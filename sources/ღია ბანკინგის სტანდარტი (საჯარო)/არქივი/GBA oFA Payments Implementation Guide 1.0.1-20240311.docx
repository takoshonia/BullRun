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C4EF3" w:rsidP="00D97806" w:rsidRDefault="00F433AA" w14:paraId="2C078E63" w14:textId="3F313AB7">
      <w:pPr>
        <w:pStyle w:val="Title"/>
      </w:pPr>
      <w:r>
        <w:t>openFinance API Framework</w:t>
      </w:r>
      <w:r w:rsidR="7594986E">
        <w:t xml:space="preserve"> </w:t>
      </w:r>
      <w:r w:rsidR="00603963">
        <w:rPr>
          <w:lang w:val="ka-GE"/>
        </w:rPr>
        <w:t>გადახდის ინიციირების</w:t>
      </w:r>
      <w:r w:rsidR="7594986E">
        <w:t xml:space="preserve"> განხორც</w:t>
      </w:r>
      <w:r w:rsidR="7D644A50">
        <w:t>იელების სახელმძღვანელო</w:t>
      </w:r>
    </w:p>
    <w:p w:rsidRPr="00934756" w:rsidR="005B05C7" w:rsidP="007A0E73" w:rsidRDefault="00CF28A7" w14:paraId="5E0A61FA" w14:textId="3861A34E">
      <w:pPr>
        <w:pStyle w:val="Subtitle"/>
        <w:rPr>
          <w:lang w:val="ka-GE"/>
        </w:rPr>
      </w:pPr>
      <w:commentRangeStart w:id="0"/>
      <w:r>
        <w:rPr>
          <w:lang w:val="ka-GE"/>
        </w:rPr>
        <w:t xml:space="preserve">ვერსია </w:t>
      </w:r>
      <w:r w:rsidR="00045F4B">
        <w:rPr>
          <w:lang w:val="ka-GE"/>
        </w:rPr>
        <w:t>1.0</w:t>
      </w:r>
      <w:r w:rsidR="00EC0F45">
        <w:rPr>
          <w:lang w:val="ka-GE"/>
        </w:rPr>
        <w:t>.1</w:t>
      </w:r>
      <w:r w:rsidR="00EC0F45">
        <w:t>-</w:t>
      </w:r>
      <w:del w:author="Mikheil Kapanadze" w:date="2024-03-07T16:44:00Z" w:id="1">
        <w:r w:rsidDel="00E04EAA" w:rsidR="00EC0F45">
          <w:delText>rc1</w:delText>
        </w:r>
      </w:del>
      <w:ins w:author="Mikheil Kapanadze" w:date="2024-03-07T16:44:00Z" w:id="2">
        <w:r w:rsidR="00E04EAA">
          <w:t>2024</w:t>
        </w:r>
        <w:r w:rsidR="00605E91">
          <w:t>03</w:t>
        </w:r>
      </w:ins>
      <w:ins w:author="Mikheil Kapanadze" w:date="2024-03-11T19:30:00Z" w:id="3">
        <w:r w:rsidR="009B002B">
          <w:t>11</w:t>
        </w:r>
      </w:ins>
      <w:ins w:author="Mikheil Kapanadze" w:date="2024-03-07T16:45:00Z" w:id="4">
        <w:commentRangeEnd w:id="0"/>
        <w:r w:rsidR="00AA0448">
          <w:rPr>
            <w:rStyle w:val="CommentReference"/>
            <w:rFonts w:eastAsiaTheme="minorHAnsi"/>
            <w:color w:val="auto"/>
            <w:spacing w:val="0"/>
          </w:rPr>
          <w:commentReference w:id="0"/>
        </w:r>
      </w:ins>
    </w:p>
    <w:p w:rsidR="005B05C7" w:rsidP="005B05C7" w:rsidRDefault="005B05C7" w14:paraId="5CC65EAB" w14:textId="77777777">
      <w:pPr>
        <w:jc w:val="center"/>
        <w:rPr>
          <w:color w:val="FF0000"/>
          <w:sz w:val="28"/>
          <w:szCs w:val="28"/>
          <w:lang w:val="ka-GE"/>
        </w:rPr>
      </w:pPr>
    </w:p>
    <w:p w:rsidRPr="005B05C7" w:rsidR="004A74EB" w:rsidP="005B05C7" w:rsidRDefault="005B05C7" w14:paraId="1C69C192" w14:textId="0643B431">
      <w:pPr>
        <w:jc w:val="center"/>
        <w:rPr>
          <w:color w:val="FF0000"/>
          <w:sz w:val="28"/>
          <w:szCs w:val="28"/>
          <w:lang w:val="ka-GE"/>
        </w:rPr>
      </w:pPr>
      <w:r w:rsidRPr="00271AED">
        <w:rPr>
          <w:color w:val="FF0000"/>
          <w:sz w:val="28"/>
          <w:szCs w:val="28"/>
          <w:lang w:val="ka-GE"/>
        </w:rPr>
        <w:t xml:space="preserve">(მხოლოდ შიდა </w:t>
      </w:r>
      <w:r w:rsidR="00934756">
        <w:rPr>
          <w:color w:val="FF0000"/>
          <w:sz w:val="28"/>
          <w:szCs w:val="28"/>
          <w:lang w:val="ka-GE"/>
        </w:rPr>
        <w:t>განხილვებისა</w:t>
      </w:r>
      <w:r w:rsidRPr="00271AED">
        <w:rPr>
          <w:color w:val="FF0000"/>
          <w:sz w:val="28"/>
          <w:szCs w:val="28"/>
          <w:lang w:val="ka-GE"/>
        </w:rPr>
        <w:t xml:space="preserve"> და კომენტარებისათვის)</w:t>
      </w:r>
      <w:r w:rsidR="00271AED">
        <w:rPr>
          <w:lang w:val="ka-GE"/>
        </w:rPr>
        <w:t xml:space="preserve"> </w:t>
      </w:r>
      <w:r w:rsidR="004A74EB">
        <w:br w:type="page"/>
      </w:r>
    </w:p>
    <w:bookmarkStart w:name="_Toc160721632" w:displacedByCustomXml="next" w:id="5"/>
    <w:sdt>
      <w:sdtPr>
        <w:id w:val="1460069924"/>
        <w:docPartObj>
          <w:docPartGallery w:val="Table of Contents"/>
          <w:docPartUnique/>
        </w:docPartObj>
        <w:rPr>
          <w:rFonts w:ascii="Calibri" w:hAnsi="Calibri" w:eastAsia="ＭＳ 明朝" w:cs="Arial" w:asciiTheme="minorAscii" w:hAnsiTheme="minorAscii" w:eastAsiaTheme="minorEastAsia" w:cstheme="minorBidi"/>
          <w:color w:val="auto"/>
          <w:sz w:val="22"/>
          <w:szCs w:val="22"/>
        </w:rPr>
      </w:sdtPr>
      <w:sdtEndPr>
        <w:rPr>
          <w:rFonts w:ascii="Calibri" w:hAnsi="Calibri" w:eastAsia="ＭＳ 明朝" w:cs="Arial" w:asciiTheme="minorAscii" w:hAnsiTheme="minorAscii" w:eastAsiaTheme="minorEastAsia" w:cstheme="minorBidi"/>
          <w:b w:val="1"/>
          <w:bCs w:val="1"/>
          <w:color w:val="auto"/>
          <w:sz w:val="22"/>
          <w:szCs w:val="22"/>
        </w:rPr>
      </w:sdtEndPr>
      <w:sdtContent>
        <w:p w:rsidR="00364700" w:rsidP="00D97806" w:rsidRDefault="123A9CD3" w14:paraId="41EFDCCA" w14:textId="799D2F16">
          <w:pPr>
            <w:pStyle w:val="Heading1"/>
          </w:pPr>
          <w:r>
            <w:t>სარჩევი</w:t>
          </w:r>
          <w:bookmarkEnd w:id="5"/>
        </w:p>
        <w:p w:rsidR="00D30E75" w:rsidRDefault="00364700" w14:paraId="009D03B5" w14:textId="225AEB28">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history="1" w:anchor="_Toc160721632">
            <w:r w:rsidRPr="002A4D31" w:rsidR="00D30E75">
              <w:rPr>
                <w:rStyle w:val="Hyperlink"/>
                <w:noProof/>
              </w:rPr>
              <w:t>1</w:t>
            </w:r>
            <w:r w:rsidR="00D30E75">
              <w:rPr>
                <w:rFonts w:eastAsiaTheme="minorEastAsia"/>
                <w:noProof/>
                <w:kern w:val="2"/>
                <w:sz w:val="24"/>
                <w:szCs w:val="24"/>
                <w14:ligatures w14:val="standardContextual"/>
              </w:rPr>
              <w:tab/>
            </w:r>
            <w:r w:rsidRPr="002A4D31" w:rsidR="00D30E75">
              <w:rPr>
                <w:rStyle w:val="Hyperlink"/>
                <w:noProof/>
              </w:rPr>
              <w:t>სარჩევი</w:t>
            </w:r>
            <w:r w:rsidR="00D30E75">
              <w:rPr>
                <w:noProof/>
                <w:webHidden/>
              </w:rPr>
              <w:tab/>
            </w:r>
            <w:r w:rsidR="00D30E75">
              <w:rPr>
                <w:noProof/>
                <w:webHidden/>
              </w:rPr>
              <w:fldChar w:fldCharType="begin"/>
            </w:r>
            <w:r w:rsidR="00D30E75">
              <w:rPr>
                <w:noProof/>
                <w:webHidden/>
              </w:rPr>
              <w:instrText xml:space="preserve"> PAGEREF _Toc160721632 \h </w:instrText>
            </w:r>
            <w:r w:rsidR="00D30E75">
              <w:rPr>
                <w:noProof/>
                <w:webHidden/>
              </w:rPr>
            </w:r>
            <w:r w:rsidR="00D30E75">
              <w:rPr>
                <w:noProof/>
                <w:webHidden/>
              </w:rPr>
              <w:fldChar w:fldCharType="separate"/>
            </w:r>
            <w:r w:rsidR="00D30E75">
              <w:rPr>
                <w:noProof/>
                <w:webHidden/>
              </w:rPr>
              <w:t>2</w:t>
            </w:r>
            <w:r w:rsidR="00D30E75">
              <w:rPr>
                <w:noProof/>
                <w:webHidden/>
              </w:rPr>
              <w:fldChar w:fldCharType="end"/>
            </w:r>
          </w:hyperlink>
        </w:p>
        <w:p w:rsidR="00D30E75" w:rsidRDefault="009B002B" w14:paraId="22A3E8A9" w14:textId="10F1AE3B">
          <w:pPr>
            <w:pStyle w:val="TOC1"/>
            <w:rPr>
              <w:rFonts w:eastAsiaTheme="minorEastAsia"/>
              <w:noProof/>
              <w:kern w:val="2"/>
              <w:sz w:val="24"/>
              <w:szCs w:val="24"/>
              <w14:ligatures w14:val="standardContextual"/>
            </w:rPr>
          </w:pPr>
          <w:hyperlink w:history="1" w:anchor="_Toc160721633">
            <w:r w:rsidRPr="002A4D31" w:rsidR="00D30E75">
              <w:rPr>
                <w:rStyle w:val="Hyperlink"/>
                <w:noProof/>
                <w:lang w:val="ka-GE"/>
              </w:rPr>
              <w:t>2</w:t>
            </w:r>
            <w:r w:rsidR="00D30E75">
              <w:rPr>
                <w:rFonts w:eastAsiaTheme="minorEastAsia"/>
                <w:noProof/>
                <w:kern w:val="2"/>
                <w:sz w:val="24"/>
                <w:szCs w:val="24"/>
                <w14:ligatures w14:val="standardContextual"/>
              </w:rPr>
              <w:tab/>
            </w:r>
            <w:r w:rsidRPr="002A4D31" w:rsidR="00D30E75">
              <w:rPr>
                <w:rStyle w:val="Hyperlink"/>
                <w:noProof/>
                <w:lang w:val="ka-GE"/>
              </w:rPr>
              <w:t>დოკუმენტის შესახებ</w:t>
            </w:r>
            <w:r w:rsidR="00D30E75">
              <w:rPr>
                <w:noProof/>
                <w:webHidden/>
              </w:rPr>
              <w:tab/>
            </w:r>
            <w:r w:rsidR="00D30E75">
              <w:rPr>
                <w:noProof/>
                <w:webHidden/>
              </w:rPr>
              <w:fldChar w:fldCharType="begin"/>
            </w:r>
            <w:r w:rsidR="00D30E75">
              <w:rPr>
                <w:noProof/>
                <w:webHidden/>
              </w:rPr>
              <w:instrText xml:space="preserve"> PAGEREF _Toc160721633 \h </w:instrText>
            </w:r>
            <w:r w:rsidR="00D30E75">
              <w:rPr>
                <w:noProof/>
                <w:webHidden/>
              </w:rPr>
            </w:r>
            <w:r w:rsidR="00D30E75">
              <w:rPr>
                <w:noProof/>
                <w:webHidden/>
              </w:rPr>
              <w:fldChar w:fldCharType="separate"/>
            </w:r>
            <w:r w:rsidR="00D30E75">
              <w:rPr>
                <w:noProof/>
                <w:webHidden/>
              </w:rPr>
              <w:t>3</w:t>
            </w:r>
            <w:r w:rsidR="00D30E75">
              <w:rPr>
                <w:noProof/>
                <w:webHidden/>
              </w:rPr>
              <w:fldChar w:fldCharType="end"/>
            </w:r>
          </w:hyperlink>
        </w:p>
        <w:p w:rsidR="00D30E75" w:rsidRDefault="009B002B" w14:paraId="05214DD4" w14:textId="22EE6BAF">
          <w:pPr>
            <w:pStyle w:val="TOC1"/>
            <w:rPr>
              <w:rFonts w:eastAsiaTheme="minorEastAsia"/>
              <w:noProof/>
              <w:kern w:val="2"/>
              <w:sz w:val="24"/>
              <w:szCs w:val="24"/>
              <w14:ligatures w14:val="standardContextual"/>
            </w:rPr>
          </w:pPr>
          <w:hyperlink w:history="1" w:anchor="_Toc160721634">
            <w:r w:rsidRPr="002A4D31" w:rsidR="00D30E75">
              <w:rPr>
                <w:rStyle w:val="Hyperlink"/>
                <w:noProof/>
                <w:lang w:val="ka-GE"/>
              </w:rPr>
              <w:t>3</w:t>
            </w:r>
            <w:r w:rsidR="00D30E75">
              <w:rPr>
                <w:rFonts w:eastAsiaTheme="minorEastAsia"/>
                <w:noProof/>
                <w:kern w:val="2"/>
                <w:sz w:val="24"/>
                <w:szCs w:val="24"/>
                <w14:ligatures w14:val="standardContextual"/>
              </w:rPr>
              <w:tab/>
            </w:r>
            <w:r w:rsidRPr="002A4D31" w:rsidR="00D30E75">
              <w:rPr>
                <w:rStyle w:val="Hyperlink"/>
                <w:noProof/>
                <w:lang w:val="ka-GE"/>
              </w:rPr>
              <w:t>დოკუმენტის ისტორია</w:t>
            </w:r>
            <w:r w:rsidR="00D30E75">
              <w:rPr>
                <w:noProof/>
                <w:webHidden/>
              </w:rPr>
              <w:tab/>
            </w:r>
            <w:r w:rsidR="00D30E75">
              <w:rPr>
                <w:noProof/>
                <w:webHidden/>
              </w:rPr>
              <w:fldChar w:fldCharType="begin"/>
            </w:r>
            <w:r w:rsidR="00D30E75">
              <w:rPr>
                <w:noProof/>
                <w:webHidden/>
              </w:rPr>
              <w:instrText xml:space="preserve"> PAGEREF _Toc160721634 \h </w:instrText>
            </w:r>
            <w:r w:rsidR="00D30E75">
              <w:rPr>
                <w:noProof/>
                <w:webHidden/>
              </w:rPr>
            </w:r>
            <w:r w:rsidR="00D30E75">
              <w:rPr>
                <w:noProof/>
                <w:webHidden/>
              </w:rPr>
              <w:fldChar w:fldCharType="separate"/>
            </w:r>
            <w:r w:rsidR="00D30E75">
              <w:rPr>
                <w:noProof/>
                <w:webHidden/>
              </w:rPr>
              <w:t>5</w:t>
            </w:r>
            <w:r w:rsidR="00D30E75">
              <w:rPr>
                <w:noProof/>
                <w:webHidden/>
              </w:rPr>
              <w:fldChar w:fldCharType="end"/>
            </w:r>
          </w:hyperlink>
        </w:p>
        <w:p w:rsidR="00D30E75" w:rsidRDefault="009B002B" w14:paraId="69B35FFE" w14:textId="3E906557">
          <w:pPr>
            <w:pStyle w:val="TOC1"/>
            <w:rPr>
              <w:rFonts w:eastAsiaTheme="minorEastAsia"/>
              <w:noProof/>
              <w:kern w:val="2"/>
              <w:sz w:val="24"/>
              <w:szCs w:val="24"/>
              <w14:ligatures w14:val="standardContextual"/>
            </w:rPr>
          </w:pPr>
          <w:hyperlink w:history="1" w:anchor="_Toc160721635">
            <w:r w:rsidRPr="002A4D31" w:rsidR="00D30E75">
              <w:rPr>
                <w:rStyle w:val="Hyperlink"/>
                <w:noProof/>
                <w:lang w:val="ka-GE"/>
              </w:rPr>
              <w:t>4</w:t>
            </w:r>
            <w:r w:rsidR="00D30E75">
              <w:rPr>
                <w:rFonts w:eastAsiaTheme="minorEastAsia"/>
                <w:noProof/>
                <w:kern w:val="2"/>
                <w:sz w:val="24"/>
                <w:szCs w:val="24"/>
                <w14:ligatures w14:val="standardContextual"/>
              </w:rPr>
              <w:tab/>
            </w:r>
            <w:r w:rsidRPr="002A4D31" w:rsidR="00D30E75">
              <w:rPr>
                <w:rStyle w:val="Hyperlink"/>
                <w:noProof/>
                <w:lang w:val="ka-GE"/>
              </w:rPr>
              <w:t>ტერმინები და აბრევიატურები</w:t>
            </w:r>
            <w:r w:rsidR="00D30E75">
              <w:rPr>
                <w:noProof/>
                <w:webHidden/>
              </w:rPr>
              <w:tab/>
            </w:r>
            <w:r w:rsidR="00D30E75">
              <w:rPr>
                <w:noProof/>
                <w:webHidden/>
              </w:rPr>
              <w:fldChar w:fldCharType="begin"/>
            </w:r>
            <w:r w:rsidR="00D30E75">
              <w:rPr>
                <w:noProof/>
                <w:webHidden/>
              </w:rPr>
              <w:instrText xml:space="preserve"> PAGEREF _Toc160721635 \h </w:instrText>
            </w:r>
            <w:r w:rsidR="00D30E75">
              <w:rPr>
                <w:noProof/>
                <w:webHidden/>
              </w:rPr>
            </w:r>
            <w:r w:rsidR="00D30E75">
              <w:rPr>
                <w:noProof/>
                <w:webHidden/>
              </w:rPr>
              <w:fldChar w:fldCharType="separate"/>
            </w:r>
            <w:r w:rsidR="00D30E75">
              <w:rPr>
                <w:noProof/>
                <w:webHidden/>
              </w:rPr>
              <w:t>5</w:t>
            </w:r>
            <w:r w:rsidR="00D30E75">
              <w:rPr>
                <w:noProof/>
                <w:webHidden/>
              </w:rPr>
              <w:fldChar w:fldCharType="end"/>
            </w:r>
          </w:hyperlink>
        </w:p>
        <w:p w:rsidR="00D30E75" w:rsidRDefault="009B002B" w14:paraId="21768EA5" w14:textId="0C9FC595">
          <w:pPr>
            <w:pStyle w:val="TOC1"/>
            <w:rPr>
              <w:rFonts w:eastAsiaTheme="minorEastAsia"/>
              <w:noProof/>
              <w:kern w:val="2"/>
              <w:sz w:val="24"/>
              <w:szCs w:val="24"/>
              <w14:ligatures w14:val="standardContextual"/>
            </w:rPr>
          </w:pPr>
          <w:hyperlink w:history="1" w:anchor="_Toc160721636">
            <w:r w:rsidRPr="002A4D31" w:rsidR="00D30E75">
              <w:rPr>
                <w:rStyle w:val="Hyperlink"/>
                <w:noProof/>
                <w:lang w:val="ka-GE"/>
              </w:rPr>
              <w:t>5</w:t>
            </w:r>
            <w:r w:rsidR="00D30E75">
              <w:rPr>
                <w:rFonts w:eastAsiaTheme="minorEastAsia"/>
                <w:noProof/>
                <w:kern w:val="2"/>
                <w:sz w:val="24"/>
                <w:szCs w:val="24"/>
                <w14:ligatures w14:val="standardContextual"/>
              </w:rPr>
              <w:tab/>
            </w:r>
            <w:r w:rsidRPr="002A4D31" w:rsidR="00D30E75">
              <w:rPr>
                <w:rStyle w:val="Hyperlink"/>
                <w:noProof/>
                <w:lang w:val="ka-GE"/>
              </w:rPr>
              <w:t>პროტოკოლისა და უსაფრთხოების საკითხები</w:t>
            </w:r>
            <w:r w:rsidR="00D30E75">
              <w:rPr>
                <w:noProof/>
                <w:webHidden/>
              </w:rPr>
              <w:tab/>
            </w:r>
            <w:r w:rsidR="00D30E75">
              <w:rPr>
                <w:noProof/>
                <w:webHidden/>
              </w:rPr>
              <w:fldChar w:fldCharType="begin"/>
            </w:r>
            <w:r w:rsidR="00D30E75">
              <w:rPr>
                <w:noProof/>
                <w:webHidden/>
              </w:rPr>
              <w:instrText xml:space="preserve"> PAGEREF _Toc160721636 \h </w:instrText>
            </w:r>
            <w:r w:rsidR="00D30E75">
              <w:rPr>
                <w:noProof/>
                <w:webHidden/>
              </w:rPr>
            </w:r>
            <w:r w:rsidR="00D30E75">
              <w:rPr>
                <w:noProof/>
                <w:webHidden/>
              </w:rPr>
              <w:fldChar w:fldCharType="separate"/>
            </w:r>
            <w:r w:rsidR="00D30E75">
              <w:rPr>
                <w:noProof/>
                <w:webHidden/>
              </w:rPr>
              <w:t>6</w:t>
            </w:r>
            <w:r w:rsidR="00D30E75">
              <w:rPr>
                <w:noProof/>
                <w:webHidden/>
              </w:rPr>
              <w:fldChar w:fldCharType="end"/>
            </w:r>
          </w:hyperlink>
        </w:p>
        <w:p w:rsidR="00D30E75" w:rsidRDefault="009B002B" w14:paraId="5C4B195F" w14:textId="187AC68D">
          <w:pPr>
            <w:pStyle w:val="TOC2"/>
            <w:tabs>
              <w:tab w:val="left" w:pos="880"/>
              <w:tab w:val="right" w:leader="dot" w:pos="9350"/>
            </w:tabs>
            <w:rPr>
              <w:rFonts w:eastAsiaTheme="minorEastAsia"/>
              <w:noProof/>
              <w:kern w:val="2"/>
              <w:sz w:val="24"/>
              <w:szCs w:val="24"/>
              <w14:ligatures w14:val="standardContextual"/>
            </w:rPr>
          </w:pPr>
          <w:hyperlink w:history="1" w:anchor="_Toc160721637">
            <w:r w:rsidRPr="002A4D31" w:rsidR="00D30E75">
              <w:rPr>
                <w:rStyle w:val="Hyperlink"/>
                <w:noProof/>
                <w:lang w:val="ka-GE"/>
              </w:rPr>
              <w:t>5.1</w:t>
            </w:r>
            <w:r w:rsidR="00D30E75">
              <w:rPr>
                <w:rFonts w:eastAsiaTheme="minorEastAsia"/>
                <w:noProof/>
                <w:kern w:val="2"/>
                <w:sz w:val="24"/>
                <w:szCs w:val="24"/>
                <w14:ligatures w14:val="standardContextual"/>
              </w:rPr>
              <w:tab/>
            </w:r>
            <w:r w:rsidRPr="002A4D31" w:rsidR="00D30E75">
              <w:rPr>
                <w:rStyle w:val="Hyperlink"/>
                <w:noProof/>
              </w:rPr>
              <w:t xml:space="preserve">API </w:t>
            </w:r>
            <w:r w:rsidRPr="002A4D31" w:rsidR="00D30E75">
              <w:rPr>
                <w:rStyle w:val="Hyperlink"/>
                <w:noProof/>
                <w:lang w:val="ka-GE"/>
              </w:rPr>
              <w:t>სტრუქტურა</w:t>
            </w:r>
            <w:r w:rsidR="00D30E75">
              <w:rPr>
                <w:noProof/>
                <w:webHidden/>
              </w:rPr>
              <w:tab/>
            </w:r>
            <w:r w:rsidR="00D30E75">
              <w:rPr>
                <w:noProof/>
                <w:webHidden/>
              </w:rPr>
              <w:fldChar w:fldCharType="begin"/>
            </w:r>
            <w:r w:rsidR="00D30E75">
              <w:rPr>
                <w:noProof/>
                <w:webHidden/>
              </w:rPr>
              <w:instrText xml:space="preserve"> PAGEREF _Toc160721637 \h </w:instrText>
            </w:r>
            <w:r w:rsidR="00D30E75">
              <w:rPr>
                <w:noProof/>
                <w:webHidden/>
              </w:rPr>
            </w:r>
            <w:r w:rsidR="00D30E75">
              <w:rPr>
                <w:noProof/>
                <w:webHidden/>
              </w:rPr>
              <w:fldChar w:fldCharType="separate"/>
            </w:r>
            <w:r w:rsidR="00D30E75">
              <w:rPr>
                <w:noProof/>
                <w:webHidden/>
              </w:rPr>
              <w:t>6</w:t>
            </w:r>
            <w:r w:rsidR="00D30E75">
              <w:rPr>
                <w:noProof/>
                <w:webHidden/>
              </w:rPr>
              <w:fldChar w:fldCharType="end"/>
            </w:r>
          </w:hyperlink>
        </w:p>
        <w:p w:rsidR="00D30E75" w:rsidRDefault="009B002B" w14:paraId="48192BA6" w14:textId="56E58A38">
          <w:pPr>
            <w:pStyle w:val="TOC2"/>
            <w:tabs>
              <w:tab w:val="left" w:pos="880"/>
              <w:tab w:val="right" w:leader="dot" w:pos="9350"/>
            </w:tabs>
            <w:rPr>
              <w:rFonts w:eastAsiaTheme="minorEastAsia"/>
              <w:noProof/>
              <w:kern w:val="2"/>
              <w:sz w:val="24"/>
              <w:szCs w:val="24"/>
              <w14:ligatures w14:val="standardContextual"/>
            </w:rPr>
          </w:pPr>
          <w:hyperlink w:history="1" w:anchor="_Toc160721638">
            <w:r w:rsidRPr="002A4D31" w:rsidR="00D30E75">
              <w:rPr>
                <w:rStyle w:val="Hyperlink"/>
                <w:noProof/>
                <w:lang w:val="ka-GE"/>
              </w:rPr>
              <w:t>5.2</w:t>
            </w:r>
            <w:r w:rsidR="00D30E75">
              <w:rPr>
                <w:rFonts w:eastAsiaTheme="minorEastAsia"/>
                <w:noProof/>
                <w:kern w:val="2"/>
                <w:sz w:val="24"/>
                <w:szCs w:val="24"/>
                <w14:ligatures w14:val="standardContextual"/>
              </w:rPr>
              <w:tab/>
            </w:r>
            <w:r w:rsidRPr="002A4D31" w:rsidR="00D30E75">
              <w:rPr>
                <w:rStyle w:val="Hyperlink"/>
                <w:noProof/>
              </w:rPr>
              <w:t>API</w:t>
            </w:r>
            <w:r w:rsidRPr="002A4D31" w:rsidR="00D30E75">
              <w:rPr>
                <w:rStyle w:val="Hyperlink"/>
                <w:noProof/>
                <w:lang w:val="ka-GE"/>
              </w:rPr>
              <w:t xml:space="preserve"> კლიენტი და მისი კავშირი ამსმპ-სთან</w:t>
            </w:r>
            <w:r w:rsidR="00D30E75">
              <w:rPr>
                <w:noProof/>
                <w:webHidden/>
              </w:rPr>
              <w:tab/>
            </w:r>
            <w:r w:rsidR="00D30E75">
              <w:rPr>
                <w:noProof/>
                <w:webHidden/>
              </w:rPr>
              <w:fldChar w:fldCharType="begin"/>
            </w:r>
            <w:r w:rsidR="00D30E75">
              <w:rPr>
                <w:noProof/>
                <w:webHidden/>
              </w:rPr>
              <w:instrText xml:space="preserve"> PAGEREF _Toc160721638 \h </w:instrText>
            </w:r>
            <w:r w:rsidR="00D30E75">
              <w:rPr>
                <w:noProof/>
                <w:webHidden/>
              </w:rPr>
            </w:r>
            <w:r w:rsidR="00D30E75">
              <w:rPr>
                <w:noProof/>
                <w:webHidden/>
              </w:rPr>
              <w:fldChar w:fldCharType="separate"/>
            </w:r>
            <w:r w:rsidR="00D30E75">
              <w:rPr>
                <w:noProof/>
                <w:webHidden/>
              </w:rPr>
              <w:t>6</w:t>
            </w:r>
            <w:r w:rsidR="00D30E75">
              <w:rPr>
                <w:noProof/>
                <w:webHidden/>
              </w:rPr>
              <w:fldChar w:fldCharType="end"/>
            </w:r>
          </w:hyperlink>
        </w:p>
        <w:p w:rsidR="00D30E75" w:rsidRDefault="009B002B" w14:paraId="08AC6CDB" w14:textId="447FB6BA">
          <w:pPr>
            <w:pStyle w:val="TOC2"/>
            <w:tabs>
              <w:tab w:val="left" w:pos="880"/>
              <w:tab w:val="right" w:leader="dot" w:pos="9350"/>
            </w:tabs>
            <w:rPr>
              <w:rFonts w:eastAsiaTheme="minorEastAsia"/>
              <w:noProof/>
              <w:kern w:val="2"/>
              <w:sz w:val="24"/>
              <w:szCs w:val="24"/>
              <w14:ligatures w14:val="standardContextual"/>
            </w:rPr>
          </w:pPr>
          <w:hyperlink w:history="1" w:anchor="_Toc160721639">
            <w:r w:rsidRPr="002A4D31" w:rsidR="00D30E75">
              <w:rPr>
                <w:rStyle w:val="Hyperlink"/>
                <w:noProof/>
                <w:lang w:val="ka-GE"/>
              </w:rPr>
              <w:t>5.3</w:t>
            </w:r>
            <w:r w:rsidR="00D30E75">
              <w:rPr>
                <w:rFonts w:eastAsiaTheme="minorEastAsia"/>
                <w:noProof/>
                <w:kern w:val="2"/>
                <w:sz w:val="24"/>
                <w:szCs w:val="24"/>
                <w14:ligatures w14:val="standardContextual"/>
              </w:rPr>
              <w:tab/>
            </w:r>
            <w:r w:rsidRPr="002A4D31" w:rsidR="00D30E75">
              <w:rPr>
                <w:rStyle w:val="Hyperlink"/>
                <w:noProof/>
                <w:lang w:val="ka-GE"/>
              </w:rPr>
              <w:t xml:space="preserve">კონტრაქტი </w:t>
            </w:r>
            <w:r w:rsidRPr="002A4D31" w:rsidR="00D30E75">
              <w:rPr>
                <w:rStyle w:val="Hyperlink"/>
                <w:noProof/>
              </w:rPr>
              <w:t>API</w:t>
            </w:r>
            <w:r w:rsidRPr="002A4D31" w:rsidR="00D30E75">
              <w:rPr>
                <w:rStyle w:val="Hyperlink"/>
                <w:noProof/>
                <w:lang w:val="ka-GE"/>
              </w:rPr>
              <w:t xml:space="preserve"> კლიენტსა და ამსმპ-ს შორის</w:t>
            </w:r>
            <w:r w:rsidR="00D30E75">
              <w:rPr>
                <w:noProof/>
                <w:webHidden/>
              </w:rPr>
              <w:tab/>
            </w:r>
            <w:r w:rsidR="00D30E75">
              <w:rPr>
                <w:noProof/>
                <w:webHidden/>
              </w:rPr>
              <w:fldChar w:fldCharType="begin"/>
            </w:r>
            <w:r w:rsidR="00D30E75">
              <w:rPr>
                <w:noProof/>
                <w:webHidden/>
              </w:rPr>
              <w:instrText xml:space="preserve"> PAGEREF _Toc160721639 \h </w:instrText>
            </w:r>
            <w:r w:rsidR="00D30E75">
              <w:rPr>
                <w:noProof/>
                <w:webHidden/>
              </w:rPr>
            </w:r>
            <w:r w:rsidR="00D30E75">
              <w:rPr>
                <w:noProof/>
                <w:webHidden/>
              </w:rPr>
              <w:fldChar w:fldCharType="separate"/>
            </w:r>
            <w:r w:rsidR="00D30E75">
              <w:rPr>
                <w:noProof/>
                <w:webHidden/>
              </w:rPr>
              <w:t>7</w:t>
            </w:r>
            <w:r w:rsidR="00D30E75">
              <w:rPr>
                <w:noProof/>
                <w:webHidden/>
              </w:rPr>
              <w:fldChar w:fldCharType="end"/>
            </w:r>
          </w:hyperlink>
        </w:p>
        <w:p w:rsidR="00D30E75" w:rsidRDefault="009B002B" w14:paraId="59D8B019" w14:textId="56307808">
          <w:pPr>
            <w:pStyle w:val="TOC2"/>
            <w:tabs>
              <w:tab w:val="left" w:pos="880"/>
              <w:tab w:val="right" w:leader="dot" w:pos="9350"/>
            </w:tabs>
            <w:rPr>
              <w:rFonts w:eastAsiaTheme="minorEastAsia"/>
              <w:noProof/>
              <w:kern w:val="2"/>
              <w:sz w:val="24"/>
              <w:szCs w:val="24"/>
              <w14:ligatures w14:val="standardContextual"/>
            </w:rPr>
          </w:pPr>
          <w:hyperlink w:history="1" w:anchor="_Toc160721640">
            <w:r w:rsidRPr="002A4D31" w:rsidR="00D30E75">
              <w:rPr>
                <w:rStyle w:val="Hyperlink"/>
                <w:noProof/>
                <w:lang w:val="ka-GE"/>
              </w:rPr>
              <w:t>5.4</w:t>
            </w:r>
            <w:r w:rsidR="00D30E75">
              <w:rPr>
                <w:rFonts w:eastAsiaTheme="minorEastAsia"/>
                <w:noProof/>
                <w:kern w:val="2"/>
                <w:sz w:val="24"/>
                <w:szCs w:val="24"/>
                <w14:ligatures w14:val="standardContextual"/>
              </w:rPr>
              <w:tab/>
            </w:r>
            <w:r w:rsidRPr="002A4D31" w:rsidR="00D30E75">
              <w:rPr>
                <w:rStyle w:val="Hyperlink"/>
                <w:noProof/>
              </w:rPr>
              <w:t>API</w:t>
            </w:r>
            <w:r w:rsidRPr="002A4D31" w:rsidR="00D30E75">
              <w:rPr>
                <w:rStyle w:val="Hyperlink"/>
                <w:noProof/>
                <w:lang w:val="ka-GE"/>
              </w:rPr>
              <w:t xml:space="preserve"> მოთხოვნისა და პასუხის ფორმატი</w:t>
            </w:r>
            <w:r w:rsidR="00D30E75">
              <w:rPr>
                <w:noProof/>
                <w:webHidden/>
              </w:rPr>
              <w:tab/>
            </w:r>
            <w:r w:rsidR="00D30E75">
              <w:rPr>
                <w:noProof/>
                <w:webHidden/>
              </w:rPr>
              <w:fldChar w:fldCharType="begin"/>
            </w:r>
            <w:r w:rsidR="00D30E75">
              <w:rPr>
                <w:noProof/>
                <w:webHidden/>
              </w:rPr>
              <w:instrText xml:space="preserve"> PAGEREF _Toc160721640 \h </w:instrText>
            </w:r>
            <w:r w:rsidR="00D30E75">
              <w:rPr>
                <w:noProof/>
                <w:webHidden/>
              </w:rPr>
            </w:r>
            <w:r w:rsidR="00D30E75">
              <w:rPr>
                <w:noProof/>
                <w:webHidden/>
              </w:rPr>
              <w:fldChar w:fldCharType="separate"/>
            </w:r>
            <w:r w:rsidR="00D30E75">
              <w:rPr>
                <w:noProof/>
                <w:webHidden/>
              </w:rPr>
              <w:t>7</w:t>
            </w:r>
            <w:r w:rsidR="00D30E75">
              <w:rPr>
                <w:noProof/>
                <w:webHidden/>
              </w:rPr>
              <w:fldChar w:fldCharType="end"/>
            </w:r>
          </w:hyperlink>
        </w:p>
        <w:p w:rsidR="00D30E75" w:rsidRDefault="009B002B" w14:paraId="68E8A52B" w14:textId="79CE9BD4">
          <w:pPr>
            <w:pStyle w:val="TOC2"/>
            <w:tabs>
              <w:tab w:val="left" w:pos="880"/>
              <w:tab w:val="right" w:leader="dot" w:pos="9350"/>
            </w:tabs>
            <w:rPr>
              <w:rFonts w:eastAsiaTheme="minorEastAsia"/>
              <w:noProof/>
              <w:kern w:val="2"/>
              <w:sz w:val="24"/>
              <w:szCs w:val="24"/>
              <w14:ligatures w14:val="standardContextual"/>
            </w:rPr>
          </w:pPr>
          <w:hyperlink w:history="1" w:anchor="_Toc160721641">
            <w:r w:rsidRPr="002A4D31" w:rsidR="00D30E75">
              <w:rPr>
                <w:rStyle w:val="Hyperlink"/>
                <w:noProof/>
                <w:lang w:val="ka-GE"/>
              </w:rPr>
              <w:t>5.5</w:t>
            </w:r>
            <w:r w:rsidR="00D30E75">
              <w:rPr>
                <w:rFonts w:eastAsiaTheme="minorEastAsia"/>
                <w:noProof/>
                <w:kern w:val="2"/>
                <w:sz w:val="24"/>
                <w:szCs w:val="24"/>
                <w14:ligatures w14:val="standardContextual"/>
              </w:rPr>
              <w:tab/>
            </w:r>
            <w:r w:rsidRPr="002A4D31" w:rsidR="00D30E75">
              <w:rPr>
                <w:rStyle w:val="Hyperlink"/>
                <w:noProof/>
                <w:lang w:val="ka-GE"/>
              </w:rPr>
              <w:t>ენებისა და რეგიონების გამოყენება</w:t>
            </w:r>
            <w:r w:rsidR="00D30E75">
              <w:rPr>
                <w:noProof/>
                <w:webHidden/>
              </w:rPr>
              <w:tab/>
            </w:r>
            <w:r w:rsidR="00D30E75">
              <w:rPr>
                <w:noProof/>
                <w:webHidden/>
              </w:rPr>
              <w:fldChar w:fldCharType="begin"/>
            </w:r>
            <w:r w:rsidR="00D30E75">
              <w:rPr>
                <w:noProof/>
                <w:webHidden/>
              </w:rPr>
              <w:instrText xml:space="preserve"> PAGEREF _Toc160721641 \h </w:instrText>
            </w:r>
            <w:r w:rsidR="00D30E75">
              <w:rPr>
                <w:noProof/>
                <w:webHidden/>
              </w:rPr>
            </w:r>
            <w:r w:rsidR="00D30E75">
              <w:rPr>
                <w:noProof/>
                <w:webHidden/>
              </w:rPr>
              <w:fldChar w:fldCharType="separate"/>
            </w:r>
            <w:r w:rsidR="00D30E75">
              <w:rPr>
                <w:noProof/>
                <w:webHidden/>
              </w:rPr>
              <w:t>8</w:t>
            </w:r>
            <w:r w:rsidR="00D30E75">
              <w:rPr>
                <w:noProof/>
                <w:webHidden/>
              </w:rPr>
              <w:fldChar w:fldCharType="end"/>
            </w:r>
          </w:hyperlink>
        </w:p>
        <w:p w:rsidR="00D30E75" w:rsidRDefault="009B002B" w14:paraId="401546A7" w14:textId="48E47194">
          <w:pPr>
            <w:pStyle w:val="TOC2"/>
            <w:tabs>
              <w:tab w:val="left" w:pos="880"/>
              <w:tab w:val="right" w:leader="dot" w:pos="9350"/>
            </w:tabs>
            <w:rPr>
              <w:rFonts w:eastAsiaTheme="minorEastAsia"/>
              <w:noProof/>
              <w:kern w:val="2"/>
              <w:sz w:val="24"/>
              <w:szCs w:val="24"/>
              <w14:ligatures w14:val="standardContextual"/>
            </w:rPr>
          </w:pPr>
          <w:hyperlink w:history="1" w:anchor="_Toc160721642">
            <w:r w:rsidRPr="002A4D31" w:rsidR="00D30E75">
              <w:rPr>
                <w:rStyle w:val="Hyperlink"/>
                <w:noProof/>
              </w:rPr>
              <w:t>5.6</w:t>
            </w:r>
            <w:r w:rsidR="00D30E75">
              <w:rPr>
                <w:rFonts w:eastAsiaTheme="minorEastAsia"/>
                <w:noProof/>
                <w:kern w:val="2"/>
                <w:sz w:val="24"/>
                <w:szCs w:val="24"/>
                <w14:ligatures w14:val="standardContextual"/>
              </w:rPr>
              <w:tab/>
            </w:r>
            <w:r w:rsidRPr="002A4D31" w:rsidR="00D30E75">
              <w:rPr>
                <w:rStyle w:val="Hyperlink"/>
                <w:noProof/>
                <w:lang w:val="ka-GE"/>
              </w:rPr>
              <w:t>მოთხოვნების უნიკალურობა და იდემპოტენტურობა</w:t>
            </w:r>
            <w:r w:rsidR="00D30E75">
              <w:rPr>
                <w:noProof/>
                <w:webHidden/>
              </w:rPr>
              <w:tab/>
            </w:r>
            <w:r w:rsidR="00D30E75">
              <w:rPr>
                <w:noProof/>
                <w:webHidden/>
              </w:rPr>
              <w:fldChar w:fldCharType="begin"/>
            </w:r>
            <w:r w:rsidR="00D30E75">
              <w:rPr>
                <w:noProof/>
                <w:webHidden/>
              </w:rPr>
              <w:instrText xml:space="preserve"> PAGEREF _Toc160721642 \h </w:instrText>
            </w:r>
            <w:r w:rsidR="00D30E75">
              <w:rPr>
                <w:noProof/>
                <w:webHidden/>
              </w:rPr>
            </w:r>
            <w:r w:rsidR="00D30E75">
              <w:rPr>
                <w:noProof/>
                <w:webHidden/>
              </w:rPr>
              <w:fldChar w:fldCharType="separate"/>
            </w:r>
            <w:r w:rsidR="00D30E75">
              <w:rPr>
                <w:noProof/>
                <w:webHidden/>
              </w:rPr>
              <w:t>8</w:t>
            </w:r>
            <w:r w:rsidR="00D30E75">
              <w:rPr>
                <w:noProof/>
                <w:webHidden/>
              </w:rPr>
              <w:fldChar w:fldCharType="end"/>
            </w:r>
          </w:hyperlink>
        </w:p>
        <w:p w:rsidR="00D30E75" w:rsidRDefault="009B002B" w14:paraId="0B443AF4" w14:textId="2E8978D9">
          <w:pPr>
            <w:pStyle w:val="TOC1"/>
            <w:rPr>
              <w:rFonts w:eastAsiaTheme="minorEastAsia"/>
              <w:noProof/>
              <w:kern w:val="2"/>
              <w:sz w:val="24"/>
              <w:szCs w:val="24"/>
              <w14:ligatures w14:val="standardContextual"/>
            </w:rPr>
          </w:pPr>
          <w:hyperlink w:history="1" w:anchor="_Toc160721643">
            <w:r w:rsidRPr="002A4D31" w:rsidR="00D30E75">
              <w:rPr>
                <w:rStyle w:val="Hyperlink"/>
                <w:noProof/>
                <w:lang w:val="ka-GE"/>
              </w:rPr>
              <w:t>6</w:t>
            </w:r>
            <w:r w:rsidR="00D30E75">
              <w:rPr>
                <w:rFonts w:eastAsiaTheme="minorEastAsia"/>
                <w:noProof/>
                <w:kern w:val="2"/>
                <w:sz w:val="24"/>
                <w:szCs w:val="24"/>
                <w14:ligatures w14:val="standardContextual"/>
              </w:rPr>
              <w:tab/>
            </w:r>
            <w:r w:rsidRPr="002A4D31" w:rsidR="00D30E75">
              <w:rPr>
                <w:rStyle w:val="Hyperlink"/>
                <w:noProof/>
                <w:lang w:val="ka-GE"/>
              </w:rPr>
              <w:t>მომხმარებლის ავთენტიფიკაცია და ავტორიზაცია</w:t>
            </w:r>
            <w:r w:rsidR="00D30E75">
              <w:rPr>
                <w:noProof/>
                <w:webHidden/>
              </w:rPr>
              <w:tab/>
            </w:r>
            <w:r w:rsidR="00D30E75">
              <w:rPr>
                <w:noProof/>
                <w:webHidden/>
              </w:rPr>
              <w:fldChar w:fldCharType="begin"/>
            </w:r>
            <w:r w:rsidR="00D30E75">
              <w:rPr>
                <w:noProof/>
                <w:webHidden/>
              </w:rPr>
              <w:instrText xml:space="preserve"> PAGEREF _Toc160721643 \h </w:instrText>
            </w:r>
            <w:r w:rsidR="00D30E75">
              <w:rPr>
                <w:noProof/>
                <w:webHidden/>
              </w:rPr>
            </w:r>
            <w:r w:rsidR="00D30E75">
              <w:rPr>
                <w:noProof/>
                <w:webHidden/>
              </w:rPr>
              <w:fldChar w:fldCharType="separate"/>
            </w:r>
            <w:r w:rsidR="00D30E75">
              <w:rPr>
                <w:noProof/>
                <w:webHidden/>
              </w:rPr>
              <w:t>9</w:t>
            </w:r>
            <w:r w:rsidR="00D30E75">
              <w:rPr>
                <w:noProof/>
                <w:webHidden/>
              </w:rPr>
              <w:fldChar w:fldCharType="end"/>
            </w:r>
          </w:hyperlink>
        </w:p>
        <w:p w:rsidR="00D30E75" w:rsidRDefault="009B002B" w14:paraId="539664A7" w14:textId="75A3943B">
          <w:pPr>
            <w:pStyle w:val="TOC1"/>
            <w:rPr>
              <w:rFonts w:eastAsiaTheme="minorEastAsia"/>
              <w:noProof/>
              <w:kern w:val="2"/>
              <w:sz w:val="24"/>
              <w:szCs w:val="24"/>
              <w14:ligatures w14:val="standardContextual"/>
            </w:rPr>
          </w:pPr>
          <w:hyperlink w:history="1" w:anchor="_Toc160721644">
            <w:r w:rsidRPr="002A4D31" w:rsidR="00D30E75">
              <w:rPr>
                <w:rStyle w:val="Hyperlink"/>
                <w:noProof/>
                <w:lang w:val="ka-GE"/>
              </w:rPr>
              <w:t>7</w:t>
            </w:r>
            <w:r w:rsidR="00D30E75">
              <w:rPr>
                <w:rFonts w:eastAsiaTheme="minorEastAsia"/>
                <w:noProof/>
                <w:kern w:val="2"/>
                <w:sz w:val="24"/>
                <w:szCs w:val="24"/>
                <w14:ligatures w14:val="standardContextual"/>
              </w:rPr>
              <w:tab/>
            </w:r>
            <w:r w:rsidRPr="002A4D31" w:rsidR="00D30E75">
              <w:rPr>
                <w:rStyle w:val="Hyperlink"/>
                <w:noProof/>
                <w:lang w:val="ka-GE"/>
              </w:rPr>
              <w:t>მხარეების იდენტიფიკაცია და ანგარიშების ფორმატირება</w:t>
            </w:r>
            <w:r w:rsidR="00D30E75">
              <w:rPr>
                <w:noProof/>
                <w:webHidden/>
              </w:rPr>
              <w:tab/>
            </w:r>
            <w:r w:rsidR="00D30E75">
              <w:rPr>
                <w:noProof/>
                <w:webHidden/>
              </w:rPr>
              <w:fldChar w:fldCharType="begin"/>
            </w:r>
            <w:r w:rsidR="00D30E75">
              <w:rPr>
                <w:noProof/>
                <w:webHidden/>
              </w:rPr>
              <w:instrText xml:space="preserve"> PAGEREF _Toc160721644 \h </w:instrText>
            </w:r>
            <w:r w:rsidR="00D30E75">
              <w:rPr>
                <w:noProof/>
                <w:webHidden/>
              </w:rPr>
            </w:r>
            <w:r w:rsidR="00D30E75">
              <w:rPr>
                <w:noProof/>
                <w:webHidden/>
              </w:rPr>
              <w:fldChar w:fldCharType="separate"/>
            </w:r>
            <w:r w:rsidR="00D30E75">
              <w:rPr>
                <w:noProof/>
                <w:webHidden/>
              </w:rPr>
              <w:t>9</w:t>
            </w:r>
            <w:r w:rsidR="00D30E75">
              <w:rPr>
                <w:noProof/>
                <w:webHidden/>
              </w:rPr>
              <w:fldChar w:fldCharType="end"/>
            </w:r>
          </w:hyperlink>
        </w:p>
        <w:p w:rsidR="00D30E75" w:rsidRDefault="009B002B" w14:paraId="4BA0357B" w14:textId="096080CD">
          <w:pPr>
            <w:pStyle w:val="TOC2"/>
            <w:tabs>
              <w:tab w:val="left" w:pos="880"/>
              <w:tab w:val="right" w:leader="dot" w:pos="9350"/>
            </w:tabs>
            <w:rPr>
              <w:rFonts w:eastAsiaTheme="minorEastAsia"/>
              <w:noProof/>
              <w:kern w:val="2"/>
              <w:sz w:val="24"/>
              <w:szCs w:val="24"/>
              <w14:ligatures w14:val="standardContextual"/>
            </w:rPr>
          </w:pPr>
          <w:hyperlink w:history="1" w:anchor="_Toc160721645">
            <w:r w:rsidRPr="002A4D31" w:rsidR="00D30E75">
              <w:rPr>
                <w:rStyle w:val="Hyperlink"/>
                <w:noProof/>
                <w:lang w:val="ka-GE"/>
              </w:rPr>
              <w:t>7.1</w:t>
            </w:r>
            <w:r w:rsidR="00D30E75">
              <w:rPr>
                <w:rFonts w:eastAsiaTheme="minorEastAsia"/>
                <w:noProof/>
                <w:kern w:val="2"/>
                <w:sz w:val="24"/>
                <w:szCs w:val="24"/>
                <w14:ligatures w14:val="standardContextual"/>
              </w:rPr>
              <w:tab/>
            </w:r>
            <w:r w:rsidRPr="002A4D31" w:rsidR="00D30E75">
              <w:rPr>
                <w:rStyle w:val="Hyperlink"/>
                <w:noProof/>
                <w:lang w:val="ka-GE"/>
              </w:rPr>
              <w:t>საგადახდო აგენტების, საბანკო ანგარიშების, ფიზიკური და იურიდიული პირების იდენტიფიკატორების გამოყენება</w:t>
            </w:r>
            <w:r w:rsidR="00D30E75">
              <w:rPr>
                <w:noProof/>
                <w:webHidden/>
              </w:rPr>
              <w:tab/>
            </w:r>
            <w:r w:rsidR="00D30E75">
              <w:rPr>
                <w:noProof/>
                <w:webHidden/>
              </w:rPr>
              <w:fldChar w:fldCharType="begin"/>
            </w:r>
            <w:r w:rsidR="00D30E75">
              <w:rPr>
                <w:noProof/>
                <w:webHidden/>
              </w:rPr>
              <w:instrText xml:space="preserve"> PAGEREF _Toc160721645 \h </w:instrText>
            </w:r>
            <w:r w:rsidR="00D30E75">
              <w:rPr>
                <w:noProof/>
                <w:webHidden/>
              </w:rPr>
            </w:r>
            <w:r w:rsidR="00D30E75">
              <w:rPr>
                <w:noProof/>
                <w:webHidden/>
              </w:rPr>
              <w:fldChar w:fldCharType="separate"/>
            </w:r>
            <w:r w:rsidR="00D30E75">
              <w:rPr>
                <w:noProof/>
                <w:webHidden/>
              </w:rPr>
              <w:t>9</w:t>
            </w:r>
            <w:r w:rsidR="00D30E75">
              <w:rPr>
                <w:noProof/>
                <w:webHidden/>
              </w:rPr>
              <w:fldChar w:fldCharType="end"/>
            </w:r>
          </w:hyperlink>
        </w:p>
        <w:p w:rsidR="00D30E75" w:rsidRDefault="009B002B" w14:paraId="5C308F37" w14:textId="48788265">
          <w:pPr>
            <w:pStyle w:val="TOC3"/>
            <w:tabs>
              <w:tab w:val="left" w:pos="1320"/>
              <w:tab w:val="right" w:leader="dot" w:pos="9350"/>
            </w:tabs>
            <w:rPr>
              <w:rFonts w:eastAsiaTheme="minorEastAsia"/>
              <w:noProof/>
              <w:kern w:val="2"/>
              <w:sz w:val="24"/>
              <w:szCs w:val="24"/>
              <w14:ligatures w14:val="standardContextual"/>
            </w:rPr>
          </w:pPr>
          <w:hyperlink w:history="1" w:anchor="_Toc160721646">
            <w:r w:rsidRPr="002A4D31" w:rsidR="00D30E75">
              <w:rPr>
                <w:rStyle w:val="Hyperlink"/>
                <w:noProof/>
                <w:lang w:val="ka-GE"/>
              </w:rPr>
              <w:t>7.1.1</w:t>
            </w:r>
            <w:r w:rsidR="00D30E75">
              <w:rPr>
                <w:rFonts w:eastAsiaTheme="minorEastAsia"/>
                <w:noProof/>
                <w:kern w:val="2"/>
                <w:sz w:val="24"/>
                <w:szCs w:val="24"/>
                <w14:ligatures w14:val="standardContextual"/>
              </w:rPr>
              <w:tab/>
            </w:r>
            <w:r w:rsidRPr="002A4D31" w:rsidR="00D30E75">
              <w:rPr>
                <w:rStyle w:val="Hyperlink"/>
                <w:noProof/>
              </w:rPr>
              <w:t>PartyIdentification</w:t>
            </w:r>
            <w:r w:rsidRPr="002A4D31" w:rsidR="00D30E75">
              <w:rPr>
                <w:rStyle w:val="Hyperlink"/>
                <w:noProof/>
                <w:lang w:val="ka-GE"/>
              </w:rPr>
              <w:t xml:space="preserve"> ტიპის გამოყენება</w:t>
            </w:r>
            <w:r w:rsidR="00D30E75">
              <w:rPr>
                <w:noProof/>
                <w:webHidden/>
              </w:rPr>
              <w:tab/>
            </w:r>
            <w:r w:rsidR="00D30E75">
              <w:rPr>
                <w:noProof/>
                <w:webHidden/>
              </w:rPr>
              <w:fldChar w:fldCharType="begin"/>
            </w:r>
            <w:r w:rsidR="00D30E75">
              <w:rPr>
                <w:noProof/>
                <w:webHidden/>
              </w:rPr>
              <w:instrText xml:space="preserve"> PAGEREF _Toc160721646 \h </w:instrText>
            </w:r>
            <w:r w:rsidR="00D30E75">
              <w:rPr>
                <w:noProof/>
                <w:webHidden/>
              </w:rPr>
            </w:r>
            <w:r w:rsidR="00D30E75">
              <w:rPr>
                <w:noProof/>
                <w:webHidden/>
              </w:rPr>
              <w:fldChar w:fldCharType="separate"/>
            </w:r>
            <w:r w:rsidR="00D30E75">
              <w:rPr>
                <w:noProof/>
                <w:webHidden/>
              </w:rPr>
              <w:t>9</w:t>
            </w:r>
            <w:r w:rsidR="00D30E75">
              <w:rPr>
                <w:noProof/>
                <w:webHidden/>
              </w:rPr>
              <w:fldChar w:fldCharType="end"/>
            </w:r>
          </w:hyperlink>
        </w:p>
        <w:p w:rsidR="00D30E75" w:rsidRDefault="009B002B" w14:paraId="4DF32186" w14:textId="2EAA9837">
          <w:pPr>
            <w:pStyle w:val="TOC3"/>
            <w:tabs>
              <w:tab w:val="left" w:pos="1320"/>
              <w:tab w:val="right" w:leader="dot" w:pos="9350"/>
            </w:tabs>
            <w:rPr>
              <w:rFonts w:eastAsiaTheme="minorEastAsia"/>
              <w:noProof/>
              <w:kern w:val="2"/>
              <w:sz w:val="24"/>
              <w:szCs w:val="24"/>
              <w14:ligatures w14:val="standardContextual"/>
            </w:rPr>
          </w:pPr>
          <w:hyperlink w:history="1" w:anchor="_Toc160721647">
            <w:r w:rsidRPr="002A4D31" w:rsidR="00D30E75">
              <w:rPr>
                <w:rStyle w:val="Hyperlink"/>
                <w:noProof/>
                <w:lang w:val="ka-GE"/>
              </w:rPr>
              <w:t>7.1.2</w:t>
            </w:r>
            <w:r w:rsidR="00D30E75">
              <w:rPr>
                <w:rFonts w:eastAsiaTheme="minorEastAsia"/>
                <w:noProof/>
                <w:kern w:val="2"/>
                <w:sz w:val="24"/>
                <w:szCs w:val="24"/>
                <w14:ligatures w14:val="standardContextual"/>
              </w:rPr>
              <w:tab/>
            </w:r>
            <w:r w:rsidRPr="002A4D31" w:rsidR="00D30E75">
              <w:rPr>
                <w:rStyle w:val="Hyperlink"/>
                <w:noProof/>
                <w:lang w:val="ka-GE"/>
              </w:rPr>
              <w:t>საქართველოს სახელმწიფო ხაზინისა და სახაზინო კოდების იდენტიფიკაცია</w:t>
            </w:r>
            <w:r w:rsidR="00D30E75">
              <w:rPr>
                <w:noProof/>
                <w:webHidden/>
              </w:rPr>
              <w:tab/>
            </w:r>
            <w:r w:rsidR="00D30E75">
              <w:rPr>
                <w:noProof/>
                <w:webHidden/>
              </w:rPr>
              <w:fldChar w:fldCharType="begin"/>
            </w:r>
            <w:r w:rsidR="00D30E75">
              <w:rPr>
                <w:noProof/>
                <w:webHidden/>
              </w:rPr>
              <w:instrText xml:space="preserve"> PAGEREF _Toc160721647 \h </w:instrText>
            </w:r>
            <w:r w:rsidR="00D30E75">
              <w:rPr>
                <w:noProof/>
                <w:webHidden/>
              </w:rPr>
            </w:r>
            <w:r w:rsidR="00D30E75">
              <w:rPr>
                <w:noProof/>
                <w:webHidden/>
              </w:rPr>
              <w:fldChar w:fldCharType="separate"/>
            </w:r>
            <w:r w:rsidR="00D30E75">
              <w:rPr>
                <w:noProof/>
                <w:webHidden/>
              </w:rPr>
              <w:t>10</w:t>
            </w:r>
            <w:r w:rsidR="00D30E75">
              <w:rPr>
                <w:noProof/>
                <w:webHidden/>
              </w:rPr>
              <w:fldChar w:fldCharType="end"/>
            </w:r>
          </w:hyperlink>
        </w:p>
        <w:p w:rsidR="00D30E75" w:rsidRDefault="009B002B" w14:paraId="0359E4C7" w14:textId="33D0EA6E">
          <w:pPr>
            <w:pStyle w:val="TOC3"/>
            <w:tabs>
              <w:tab w:val="left" w:pos="1320"/>
              <w:tab w:val="right" w:leader="dot" w:pos="9350"/>
            </w:tabs>
            <w:rPr>
              <w:rFonts w:eastAsiaTheme="minorEastAsia"/>
              <w:noProof/>
              <w:kern w:val="2"/>
              <w:sz w:val="24"/>
              <w:szCs w:val="24"/>
              <w14:ligatures w14:val="standardContextual"/>
            </w:rPr>
          </w:pPr>
          <w:hyperlink w:history="1" w:anchor="_Toc160721648">
            <w:r w:rsidRPr="002A4D31" w:rsidR="00D30E75">
              <w:rPr>
                <w:rStyle w:val="Hyperlink"/>
                <w:noProof/>
                <w:lang w:val="ka-GE"/>
              </w:rPr>
              <w:t>7.1.3</w:t>
            </w:r>
            <w:r w:rsidR="00D30E75">
              <w:rPr>
                <w:rFonts w:eastAsiaTheme="minorEastAsia"/>
                <w:noProof/>
                <w:kern w:val="2"/>
                <w:sz w:val="24"/>
                <w:szCs w:val="24"/>
                <w14:ligatures w14:val="standardContextual"/>
              </w:rPr>
              <w:tab/>
            </w:r>
            <w:r w:rsidRPr="002A4D31" w:rsidR="00D30E75">
              <w:rPr>
                <w:rStyle w:val="Hyperlink"/>
                <w:noProof/>
                <w:lang w:val="ka-GE"/>
              </w:rPr>
              <w:t xml:space="preserve">საგადამხდელო აგენტები რომლებიც არ იდენტიფიცირდებიან </w:t>
            </w:r>
            <w:r w:rsidRPr="002A4D31" w:rsidR="00D30E75">
              <w:rPr>
                <w:rStyle w:val="Hyperlink"/>
                <w:noProof/>
              </w:rPr>
              <w:t>BICFI</w:t>
            </w:r>
            <w:r w:rsidRPr="002A4D31" w:rsidR="00D30E75">
              <w:rPr>
                <w:rStyle w:val="Hyperlink"/>
                <w:noProof/>
                <w:lang w:val="ka-GE"/>
              </w:rPr>
              <w:t xml:space="preserve"> ტიპის კოდებით</w:t>
            </w:r>
            <w:r w:rsidR="00D30E75">
              <w:rPr>
                <w:noProof/>
                <w:webHidden/>
              </w:rPr>
              <w:tab/>
            </w:r>
            <w:r w:rsidR="00D30E75">
              <w:rPr>
                <w:noProof/>
                <w:webHidden/>
              </w:rPr>
              <w:fldChar w:fldCharType="begin"/>
            </w:r>
            <w:r w:rsidR="00D30E75">
              <w:rPr>
                <w:noProof/>
                <w:webHidden/>
              </w:rPr>
              <w:instrText xml:space="preserve"> PAGEREF _Toc160721648 \h </w:instrText>
            </w:r>
            <w:r w:rsidR="00D30E75">
              <w:rPr>
                <w:noProof/>
                <w:webHidden/>
              </w:rPr>
            </w:r>
            <w:r w:rsidR="00D30E75">
              <w:rPr>
                <w:noProof/>
                <w:webHidden/>
              </w:rPr>
              <w:fldChar w:fldCharType="separate"/>
            </w:r>
            <w:r w:rsidR="00D30E75">
              <w:rPr>
                <w:noProof/>
                <w:webHidden/>
              </w:rPr>
              <w:t>10</w:t>
            </w:r>
            <w:r w:rsidR="00D30E75">
              <w:rPr>
                <w:noProof/>
                <w:webHidden/>
              </w:rPr>
              <w:fldChar w:fldCharType="end"/>
            </w:r>
          </w:hyperlink>
        </w:p>
        <w:p w:rsidR="00D30E75" w:rsidRDefault="009B002B" w14:paraId="2AAA6AA1" w14:textId="441C1F49">
          <w:pPr>
            <w:pStyle w:val="TOC2"/>
            <w:tabs>
              <w:tab w:val="left" w:pos="880"/>
              <w:tab w:val="right" w:leader="dot" w:pos="9350"/>
            </w:tabs>
            <w:rPr>
              <w:rFonts w:eastAsiaTheme="minorEastAsia"/>
              <w:noProof/>
              <w:kern w:val="2"/>
              <w:sz w:val="24"/>
              <w:szCs w:val="24"/>
              <w14:ligatures w14:val="standardContextual"/>
            </w:rPr>
          </w:pPr>
          <w:hyperlink w:history="1" w:anchor="_Toc160721649">
            <w:r w:rsidRPr="002A4D31" w:rsidR="00D30E75">
              <w:rPr>
                <w:rStyle w:val="Hyperlink"/>
                <w:noProof/>
                <w:lang w:val="ka-GE"/>
              </w:rPr>
              <w:t>7.2</w:t>
            </w:r>
            <w:r w:rsidR="00D30E75">
              <w:rPr>
                <w:rFonts w:eastAsiaTheme="minorEastAsia"/>
                <w:noProof/>
                <w:kern w:val="2"/>
                <w:sz w:val="24"/>
                <w:szCs w:val="24"/>
                <w14:ligatures w14:val="standardContextual"/>
              </w:rPr>
              <w:tab/>
            </w:r>
            <w:r w:rsidRPr="002A4D31" w:rsidR="00D30E75">
              <w:rPr>
                <w:rStyle w:val="Hyperlink"/>
                <w:noProof/>
                <w:lang w:val="ka-GE"/>
              </w:rPr>
              <w:t>მულტისავალუტო ანგარიშები</w:t>
            </w:r>
            <w:r w:rsidR="00D30E75">
              <w:rPr>
                <w:noProof/>
                <w:webHidden/>
              </w:rPr>
              <w:tab/>
            </w:r>
            <w:r w:rsidR="00D30E75">
              <w:rPr>
                <w:noProof/>
                <w:webHidden/>
              </w:rPr>
              <w:fldChar w:fldCharType="begin"/>
            </w:r>
            <w:r w:rsidR="00D30E75">
              <w:rPr>
                <w:noProof/>
                <w:webHidden/>
              </w:rPr>
              <w:instrText xml:space="preserve"> PAGEREF _Toc160721649 \h </w:instrText>
            </w:r>
            <w:r w:rsidR="00D30E75">
              <w:rPr>
                <w:noProof/>
                <w:webHidden/>
              </w:rPr>
            </w:r>
            <w:r w:rsidR="00D30E75">
              <w:rPr>
                <w:noProof/>
                <w:webHidden/>
              </w:rPr>
              <w:fldChar w:fldCharType="separate"/>
            </w:r>
            <w:r w:rsidR="00D30E75">
              <w:rPr>
                <w:noProof/>
                <w:webHidden/>
              </w:rPr>
              <w:t>10</w:t>
            </w:r>
            <w:r w:rsidR="00D30E75">
              <w:rPr>
                <w:noProof/>
                <w:webHidden/>
              </w:rPr>
              <w:fldChar w:fldCharType="end"/>
            </w:r>
          </w:hyperlink>
        </w:p>
        <w:p w:rsidR="00D30E75" w:rsidRDefault="009B002B" w14:paraId="66C96F23" w14:textId="190B17D9">
          <w:pPr>
            <w:pStyle w:val="TOC1"/>
            <w:rPr>
              <w:rFonts w:eastAsiaTheme="minorEastAsia"/>
              <w:noProof/>
              <w:kern w:val="2"/>
              <w:sz w:val="24"/>
              <w:szCs w:val="24"/>
              <w14:ligatures w14:val="standardContextual"/>
            </w:rPr>
          </w:pPr>
          <w:hyperlink w:history="1" w:anchor="_Toc160721650">
            <w:r w:rsidRPr="002A4D31" w:rsidR="00D30E75">
              <w:rPr>
                <w:rStyle w:val="Hyperlink"/>
                <w:noProof/>
                <w:lang w:val="ka-GE"/>
              </w:rPr>
              <w:t>8</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ინიციირების მომსახურება</w:t>
            </w:r>
            <w:r w:rsidR="00D30E75">
              <w:rPr>
                <w:noProof/>
                <w:webHidden/>
              </w:rPr>
              <w:tab/>
            </w:r>
            <w:r w:rsidR="00D30E75">
              <w:rPr>
                <w:noProof/>
                <w:webHidden/>
              </w:rPr>
              <w:fldChar w:fldCharType="begin"/>
            </w:r>
            <w:r w:rsidR="00D30E75">
              <w:rPr>
                <w:noProof/>
                <w:webHidden/>
              </w:rPr>
              <w:instrText xml:space="preserve"> PAGEREF _Toc160721650 \h </w:instrText>
            </w:r>
            <w:r w:rsidR="00D30E75">
              <w:rPr>
                <w:noProof/>
                <w:webHidden/>
              </w:rPr>
            </w:r>
            <w:r w:rsidR="00D30E75">
              <w:rPr>
                <w:noProof/>
                <w:webHidden/>
              </w:rPr>
              <w:fldChar w:fldCharType="separate"/>
            </w:r>
            <w:r w:rsidR="00D30E75">
              <w:rPr>
                <w:noProof/>
                <w:webHidden/>
              </w:rPr>
              <w:t>11</w:t>
            </w:r>
            <w:r w:rsidR="00D30E75">
              <w:rPr>
                <w:noProof/>
                <w:webHidden/>
              </w:rPr>
              <w:fldChar w:fldCharType="end"/>
            </w:r>
          </w:hyperlink>
        </w:p>
        <w:p w:rsidR="00D30E75" w:rsidRDefault="009B002B" w14:paraId="58B98AF3" w14:textId="74091486">
          <w:pPr>
            <w:pStyle w:val="TOC2"/>
            <w:tabs>
              <w:tab w:val="left" w:pos="880"/>
              <w:tab w:val="right" w:leader="dot" w:pos="9350"/>
            </w:tabs>
            <w:rPr>
              <w:rFonts w:eastAsiaTheme="minorEastAsia"/>
              <w:noProof/>
              <w:kern w:val="2"/>
              <w:sz w:val="24"/>
              <w:szCs w:val="24"/>
              <w14:ligatures w14:val="standardContextual"/>
            </w:rPr>
          </w:pPr>
          <w:hyperlink w:history="1" w:anchor="_Toc160721651">
            <w:r w:rsidRPr="002A4D31" w:rsidR="00D30E75">
              <w:rPr>
                <w:rStyle w:val="Hyperlink"/>
                <w:noProof/>
                <w:lang w:val="ka-GE"/>
              </w:rPr>
              <w:t>8.1</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ინიციირების მომსახურების კლასები</w:t>
            </w:r>
            <w:r w:rsidR="00D30E75">
              <w:rPr>
                <w:noProof/>
                <w:webHidden/>
              </w:rPr>
              <w:tab/>
            </w:r>
            <w:r w:rsidR="00D30E75">
              <w:rPr>
                <w:noProof/>
                <w:webHidden/>
              </w:rPr>
              <w:fldChar w:fldCharType="begin"/>
            </w:r>
            <w:r w:rsidR="00D30E75">
              <w:rPr>
                <w:noProof/>
                <w:webHidden/>
              </w:rPr>
              <w:instrText xml:space="preserve"> PAGEREF _Toc160721651 \h </w:instrText>
            </w:r>
            <w:r w:rsidR="00D30E75">
              <w:rPr>
                <w:noProof/>
                <w:webHidden/>
              </w:rPr>
            </w:r>
            <w:r w:rsidR="00D30E75">
              <w:rPr>
                <w:noProof/>
                <w:webHidden/>
              </w:rPr>
              <w:fldChar w:fldCharType="separate"/>
            </w:r>
            <w:r w:rsidR="00D30E75">
              <w:rPr>
                <w:noProof/>
                <w:webHidden/>
              </w:rPr>
              <w:t>12</w:t>
            </w:r>
            <w:r w:rsidR="00D30E75">
              <w:rPr>
                <w:noProof/>
                <w:webHidden/>
              </w:rPr>
              <w:fldChar w:fldCharType="end"/>
            </w:r>
          </w:hyperlink>
        </w:p>
        <w:p w:rsidR="00D30E75" w:rsidRDefault="009B002B" w14:paraId="61146212" w14:textId="4804CD66">
          <w:pPr>
            <w:pStyle w:val="TOC3"/>
            <w:tabs>
              <w:tab w:val="left" w:pos="1320"/>
              <w:tab w:val="right" w:leader="dot" w:pos="9350"/>
            </w:tabs>
            <w:rPr>
              <w:rFonts w:eastAsiaTheme="minorEastAsia"/>
              <w:noProof/>
              <w:kern w:val="2"/>
              <w:sz w:val="24"/>
              <w:szCs w:val="24"/>
              <w14:ligatures w14:val="standardContextual"/>
            </w:rPr>
          </w:pPr>
          <w:hyperlink w:history="1" w:anchor="_Toc160721652">
            <w:r w:rsidRPr="002A4D31" w:rsidR="00D30E75">
              <w:rPr>
                <w:rStyle w:val="Hyperlink"/>
                <w:noProof/>
                <w:lang w:val="ka-GE"/>
              </w:rPr>
              <w:t>8.1.1</w:t>
            </w:r>
            <w:r w:rsidR="00D30E75">
              <w:rPr>
                <w:rFonts w:eastAsiaTheme="minorEastAsia"/>
                <w:noProof/>
                <w:kern w:val="2"/>
                <w:sz w:val="24"/>
                <w:szCs w:val="24"/>
                <w14:ligatures w14:val="standardContextual"/>
              </w:rPr>
              <w:tab/>
            </w:r>
            <w:r w:rsidRPr="002A4D31" w:rsidR="00D30E75">
              <w:rPr>
                <w:rStyle w:val="Hyperlink"/>
                <w:noProof/>
                <w:lang w:val="ka-GE"/>
              </w:rPr>
              <w:t>პირდაპირი გადახდის კლასი</w:t>
            </w:r>
            <w:r w:rsidR="00D30E75">
              <w:rPr>
                <w:noProof/>
                <w:webHidden/>
              </w:rPr>
              <w:tab/>
            </w:r>
            <w:r w:rsidR="00D30E75">
              <w:rPr>
                <w:noProof/>
                <w:webHidden/>
              </w:rPr>
              <w:fldChar w:fldCharType="begin"/>
            </w:r>
            <w:r w:rsidR="00D30E75">
              <w:rPr>
                <w:noProof/>
                <w:webHidden/>
              </w:rPr>
              <w:instrText xml:space="preserve"> PAGEREF _Toc160721652 \h </w:instrText>
            </w:r>
            <w:r w:rsidR="00D30E75">
              <w:rPr>
                <w:noProof/>
                <w:webHidden/>
              </w:rPr>
            </w:r>
            <w:r w:rsidR="00D30E75">
              <w:rPr>
                <w:noProof/>
                <w:webHidden/>
              </w:rPr>
              <w:fldChar w:fldCharType="separate"/>
            </w:r>
            <w:r w:rsidR="00D30E75">
              <w:rPr>
                <w:noProof/>
                <w:webHidden/>
              </w:rPr>
              <w:t>12</w:t>
            </w:r>
            <w:r w:rsidR="00D30E75">
              <w:rPr>
                <w:noProof/>
                <w:webHidden/>
              </w:rPr>
              <w:fldChar w:fldCharType="end"/>
            </w:r>
          </w:hyperlink>
        </w:p>
        <w:p w:rsidR="00D30E75" w:rsidRDefault="009B002B" w14:paraId="6603258D" w14:textId="2D0AF906">
          <w:pPr>
            <w:pStyle w:val="TOC3"/>
            <w:tabs>
              <w:tab w:val="left" w:pos="1320"/>
              <w:tab w:val="right" w:leader="dot" w:pos="9350"/>
            </w:tabs>
            <w:rPr>
              <w:rFonts w:eastAsiaTheme="minorEastAsia"/>
              <w:noProof/>
              <w:kern w:val="2"/>
              <w:sz w:val="24"/>
              <w:szCs w:val="24"/>
              <w14:ligatures w14:val="standardContextual"/>
            </w:rPr>
          </w:pPr>
          <w:hyperlink w:history="1" w:anchor="_Toc160721653">
            <w:r w:rsidRPr="002A4D31" w:rsidR="00D30E75">
              <w:rPr>
                <w:rStyle w:val="Hyperlink"/>
                <w:noProof/>
                <w:lang w:val="ka-GE"/>
              </w:rPr>
              <w:t>8.1.2</w:t>
            </w:r>
            <w:r w:rsidR="00D30E75">
              <w:rPr>
                <w:rFonts w:eastAsiaTheme="minorEastAsia"/>
                <w:noProof/>
                <w:kern w:val="2"/>
                <w:sz w:val="24"/>
                <w:szCs w:val="24"/>
                <w14:ligatures w14:val="standardContextual"/>
              </w:rPr>
              <w:tab/>
            </w:r>
            <w:r w:rsidRPr="002A4D31" w:rsidR="00D30E75">
              <w:rPr>
                <w:rStyle w:val="Hyperlink"/>
                <w:noProof/>
                <w:lang w:val="ka-GE"/>
              </w:rPr>
              <w:t>გადადებული გადახდების კლასი</w:t>
            </w:r>
            <w:r w:rsidR="00D30E75">
              <w:rPr>
                <w:noProof/>
                <w:webHidden/>
              </w:rPr>
              <w:tab/>
            </w:r>
            <w:r w:rsidR="00D30E75">
              <w:rPr>
                <w:noProof/>
                <w:webHidden/>
              </w:rPr>
              <w:fldChar w:fldCharType="begin"/>
            </w:r>
            <w:r w:rsidR="00D30E75">
              <w:rPr>
                <w:noProof/>
                <w:webHidden/>
              </w:rPr>
              <w:instrText xml:space="preserve"> PAGEREF _Toc160721653 \h </w:instrText>
            </w:r>
            <w:r w:rsidR="00D30E75">
              <w:rPr>
                <w:noProof/>
                <w:webHidden/>
              </w:rPr>
            </w:r>
            <w:r w:rsidR="00D30E75">
              <w:rPr>
                <w:noProof/>
                <w:webHidden/>
              </w:rPr>
              <w:fldChar w:fldCharType="separate"/>
            </w:r>
            <w:r w:rsidR="00D30E75">
              <w:rPr>
                <w:noProof/>
                <w:webHidden/>
              </w:rPr>
              <w:t>12</w:t>
            </w:r>
            <w:r w:rsidR="00D30E75">
              <w:rPr>
                <w:noProof/>
                <w:webHidden/>
              </w:rPr>
              <w:fldChar w:fldCharType="end"/>
            </w:r>
          </w:hyperlink>
        </w:p>
        <w:p w:rsidR="00D30E75" w:rsidRDefault="009B002B" w14:paraId="21C48A56" w14:textId="38ACBF76">
          <w:pPr>
            <w:pStyle w:val="TOC3"/>
            <w:tabs>
              <w:tab w:val="left" w:pos="1320"/>
              <w:tab w:val="right" w:leader="dot" w:pos="9350"/>
            </w:tabs>
            <w:rPr>
              <w:rFonts w:eastAsiaTheme="minorEastAsia"/>
              <w:noProof/>
              <w:kern w:val="2"/>
              <w:sz w:val="24"/>
              <w:szCs w:val="24"/>
              <w14:ligatures w14:val="standardContextual"/>
            </w:rPr>
          </w:pPr>
          <w:hyperlink w:history="1" w:anchor="_Toc160721654">
            <w:r w:rsidRPr="002A4D31" w:rsidR="00D30E75">
              <w:rPr>
                <w:rStyle w:val="Hyperlink"/>
                <w:noProof/>
                <w:lang w:val="ka-GE"/>
              </w:rPr>
              <w:t>8.1.3</w:t>
            </w:r>
            <w:r w:rsidR="00D30E75">
              <w:rPr>
                <w:rFonts w:eastAsiaTheme="minorEastAsia"/>
                <w:noProof/>
                <w:kern w:val="2"/>
                <w:sz w:val="24"/>
                <w:szCs w:val="24"/>
                <w14:ligatures w14:val="standardContextual"/>
              </w:rPr>
              <w:tab/>
            </w:r>
            <w:r w:rsidRPr="002A4D31" w:rsidR="00D30E75">
              <w:rPr>
                <w:rStyle w:val="Hyperlink"/>
                <w:noProof/>
                <w:lang w:val="ka-GE"/>
              </w:rPr>
              <w:t>განმეორებადი გადახდების კლასი</w:t>
            </w:r>
            <w:r w:rsidR="00D30E75">
              <w:rPr>
                <w:noProof/>
                <w:webHidden/>
              </w:rPr>
              <w:tab/>
            </w:r>
            <w:r w:rsidR="00D30E75">
              <w:rPr>
                <w:noProof/>
                <w:webHidden/>
              </w:rPr>
              <w:fldChar w:fldCharType="begin"/>
            </w:r>
            <w:r w:rsidR="00D30E75">
              <w:rPr>
                <w:noProof/>
                <w:webHidden/>
              </w:rPr>
              <w:instrText xml:space="preserve"> PAGEREF _Toc160721654 \h </w:instrText>
            </w:r>
            <w:r w:rsidR="00D30E75">
              <w:rPr>
                <w:noProof/>
                <w:webHidden/>
              </w:rPr>
            </w:r>
            <w:r w:rsidR="00D30E75">
              <w:rPr>
                <w:noProof/>
                <w:webHidden/>
              </w:rPr>
              <w:fldChar w:fldCharType="separate"/>
            </w:r>
            <w:r w:rsidR="00D30E75">
              <w:rPr>
                <w:noProof/>
                <w:webHidden/>
              </w:rPr>
              <w:t>13</w:t>
            </w:r>
            <w:r w:rsidR="00D30E75">
              <w:rPr>
                <w:noProof/>
                <w:webHidden/>
              </w:rPr>
              <w:fldChar w:fldCharType="end"/>
            </w:r>
          </w:hyperlink>
        </w:p>
        <w:p w:rsidR="00D30E75" w:rsidRDefault="009B002B" w14:paraId="0BFBBF3D" w14:textId="5141DD4B">
          <w:pPr>
            <w:pStyle w:val="TOC3"/>
            <w:tabs>
              <w:tab w:val="left" w:pos="1320"/>
              <w:tab w:val="right" w:leader="dot" w:pos="9350"/>
            </w:tabs>
            <w:rPr>
              <w:rFonts w:eastAsiaTheme="minorEastAsia"/>
              <w:noProof/>
              <w:kern w:val="2"/>
              <w:sz w:val="24"/>
              <w:szCs w:val="24"/>
              <w14:ligatures w14:val="standardContextual"/>
            </w:rPr>
          </w:pPr>
          <w:hyperlink w:history="1" w:anchor="_Toc160721655">
            <w:r w:rsidRPr="002A4D31" w:rsidR="00D30E75">
              <w:rPr>
                <w:rStyle w:val="Hyperlink"/>
                <w:noProof/>
                <w:lang w:val="ka-GE"/>
              </w:rPr>
              <w:t>8.1.4</w:t>
            </w:r>
            <w:r w:rsidR="00D30E75">
              <w:rPr>
                <w:rFonts w:eastAsiaTheme="minorEastAsia"/>
                <w:noProof/>
                <w:kern w:val="2"/>
                <w:sz w:val="24"/>
                <w:szCs w:val="24"/>
                <w14:ligatures w14:val="standardContextual"/>
              </w:rPr>
              <w:tab/>
            </w:r>
            <w:r w:rsidRPr="002A4D31" w:rsidR="00D30E75">
              <w:rPr>
                <w:rStyle w:val="Hyperlink"/>
                <w:noProof/>
                <w:lang w:val="ka-GE"/>
              </w:rPr>
              <w:t>ავტორიზაციისა და ინიციირების ფაზის გაყოფა გადადებული და განმეორებადი გადახდის კლასებისათვის</w:t>
            </w:r>
            <w:r w:rsidR="00D30E75">
              <w:rPr>
                <w:noProof/>
                <w:webHidden/>
              </w:rPr>
              <w:tab/>
            </w:r>
            <w:r w:rsidR="00D30E75">
              <w:rPr>
                <w:noProof/>
                <w:webHidden/>
              </w:rPr>
              <w:fldChar w:fldCharType="begin"/>
            </w:r>
            <w:r w:rsidR="00D30E75">
              <w:rPr>
                <w:noProof/>
                <w:webHidden/>
              </w:rPr>
              <w:instrText xml:space="preserve"> PAGEREF _Toc160721655 \h </w:instrText>
            </w:r>
            <w:r w:rsidR="00D30E75">
              <w:rPr>
                <w:noProof/>
                <w:webHidden/>
              </w:rPr>
            </w:r>
            <w:r w:rsidR="00D30E75">
              <w:rPr>
                <w:noProof/>
                <w:webHidden/>
              </w:rPr>
              <w:fldChar w:fldCharType="separate"/>
            </w:r>
            <w:r w:rsidR="00D30E75">
              <w:rPr>
                <w:noProof/>
                <w:webHidden/>
              </w:rPr>
              <w:t>13</w:t>
            </w:r>
            <w:r w:rsidR="00D30E75">
              <w:rPr>
                <w:noProof/>
                <w:webHidden/>
              </w:rPr>
              <w:fldChar w:fldCharType="end"/>
            </w:r>
          </w:hyperlink>
        </w:p>
        <w:p w:rsidR="00D30E75" w:rsidRDefault="009B002B" w14:paraId="53E45143" w14:textId="329CC6A9">
          <w:pPr>
            <w:pStyle w:val="TOC3"/>
            <w:tabs>
              <w:tab w:val="left" w:pos="1320"/>
              <w:tab w:val="right" w:leader="dot" w:pos="9350"/>
            </w:tabs>
            <w:rPr>
              <w:rFonts w:eastAsiaTheme="minorEastAsia"/>
              <w:noProof/>
              <w:kern w:val="2"/>
              <w:sz w:val="24"/>
              <w:szCs w:val="24"/>
              <w14:ligatures w14:val="standardContextual"/>
            </w:rPr>
          </w:pPr>
          <w:hyperlink w:history="1" w:anchor="_Toc160721656">
            <w:r w:rsidRPr="002A4D31" w:rsidR="00D30E75">
              <w:rPr>
                <w:rStyle w:val="Hyperlink"/>
                <w:noProof/>
                <w:lang w:val="ka-GE"/>
              </w:rPr>
              <w:t>8.1.5</w:t>
            </w:r>
            <w:r w:rsidR="00D30E75">
              <w:rPr>
                <w:rFonts w:eastAsiaTheme="minorEastAsia"/>
                <w:noProof/>
                <w:kern w:val="2"/>
                <w:sz w:val="24"/>
                <w:szCs w:val="24"/>
                <w14:ligatures w14:val="standardContextual"/>
              </w:rPr>
              <w:tab/>
            </w:r>
            <w:r w:rsidRPr="002A4D31" w:rsidR="00D30E75">
              <w:rPr>
                <w:rStyle w:val="Hyperlink"/>
                <w:noProof/>
                <w:lang w:val="ka-GE"/>
              </w:rPr>
              <w:t>გარანტირებული გადახდის შესრულების უზრუნველყოფა</w:t>
            </w:r>
            <w:r w:rsidR="00D30E75">
              <w:rPr>
                <w:noProof/>
                <w:webHidden/>
              </w:rPr>
              <w:tab/>
            </w:r>
            <w:r w:rsidR="00D30E75">
              <w:rPr>
                <w:noProof/>
                <w:webHidden/>
              </w:rPr>
              <w:fldChar w:fldCharType="begin"/>
            </w:r>
            <w:r w:rsidR="00D30E75">
              <w:rPr>
                <w:noProof/>
                <w:webHidden/>
              </w:rPr>
              <w:instrText xml:space="preserve"> PAGEREF _Toc160721656 \h </w:instrText>
            </w:r>
            <w:r w:rsidR="00D30E75">
              <w:rPr>
                <w:noProof/>
                <w:webHidden/>
              </w:rPr>
            </w:r>
            <w:r w:rsidR="00D30E75">
              <w:rPr>
                <w:noProof/>
                <w:webHidden/>
              </w:rPr>
              <w:fldChar w:fldCharType="separate"/>
            </w:r>
            <w:r w:rsidR="00D30E75">
              <w:rPr>
                <w:noProof/>
                <w:webHidden/>
              </w:rPr>
              <w:t>14</w:t>
            </w:r>
            <w:r w:rsidR="00D30E75">
              <w:rPr>
                <w:noProof/>
                <w:webHidden/>
              </w:rPr>
              <w:fldChar w:fldCharType="end"/>
            </w:r>
          </w:hyperlink>
        </w:p>
        <w:p w:rsidR="00D30E75" w:rsidRDefault="009B002B" w14:paraId="790E69D4" w14:textId="7A3E9A7F">
          <w:pPr>
            <w:pStyle w:val="TOC2"/>
            <w:tabs>
              <w:tab w:val="left" w:pos="880"/>
              <w:tab w:val="right" w:leader="dot" w:pos="9350"/>
            </w:tabs>
            <w:rPr>
              <w:rFonts w:eastAsiaTheme="minorEastAsia"/>
              <w:noProof/>
              <w:kern w:val="2"/>
              <w:sz w:val="24"/>
              <w:szCs w:val="24"/>
              <w14:ligatures w14:val="standardContextual"/>
            </w:rPr>
          </w:pPr>
          <w:hyperlink w:history="1" w:anchor="_Toc160721657">
            <w:r w:rsidRPr="002A4D31" w:rsidR="00D30E75">
              <w:rPr>
                <w:rStyle w:val="Hyperlink"/>
                <w:noProof/>
                <w:lang w:val="ka-GE"/>
              </w:rPr>
              <w:t>8.2</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ინიციირების პროდუქტები</w:t>
            </w:r>
            <w:r w:rsidR="00D30E75">
              <w:rPr>
                <w:noProof/>
                <w:webHidden/>
              </w:rPr>
              <w:tab/>
            </w:r>
            <w:r w:rsidR="00D30E75">
              <w:rPr>
                <w:noProof/>
                <w:webHidden/>
              </w:rPr>
              <w:fldChar w:fldCharType="begin"/>
            </w:r>
            <w:r w:rsidR="00D30E75">
              <w:rPr>
                <w:noProof/>
                <w:webHidden/>
              </w:rPr>
              <w:instrText xml:space="preserve"> PAGEREF _Toc160721657 \h </w:instrText>
            </w:r>
            <w:r w:rsidR="00D30E75">
              <w:rPr>
                <w:noProof/>
                <w:webHidden/>
              </w:rPr>
            </w:r>
            <w:r w:rsidR="00D30E75">
              <w:rPr>
                <w:noProof/>
                <w:webHidden/>
              </w:rPr>
              <w:fldChar w:fldCharType="separate"/>
            </w:r>
            <w:r w:rsidR="00D30E75">
              <w:rPr>
                <w:noProof/>
                <w:webHidden/>
              </w:rPr>
              <w:t>14</w:t>
            </w:r>
            <w:r w:rsidR="00D30E75">
              <w:rPr>
                <w:noProof/>
                <w:webHidden/>
              </w:rPr>
              <w:fldChar w:fldCharType="end"/>
            </w:r>
          </w:hyperlink>
        </w:p>
        <w:p w:rsidR="00D30E75" w:rsidRDefault="009B002B" w14:paraId="38FED8D6" w14:textId="24ECF688">
          <w:pPr>
            <w:pStyle w:val="TOC2"/>
            <w:tabs>
              <w:tab w:val="left" w:pos="880"/>
              <w:tab w:val="right" w:leader="dot" w:pos="9350"/>
            </w:tabs>
            <w:rPr>
              <w:rFonts w:eastAsiaTheme="minorEastAsia"/>
              <w:noProof/>
              <w:kern w:val="2"/>
              <w:sz w:val="24"/>
              <w:szCs w:val="24"/>
              <w14:ligatures w14:val="standardContextual"/>
            </w:rPr>
          </w:pPr>
          <w:hyperlink w:history="1" w:anchor="_Toc160721658">
            <w:r w:rsidRPr="002A4D31" w:rsidR="00D30E75">
              <w:rPr>
                <w:rStyle w:val="Hyperlink"/>
                <w:noProof/>
                <w:lang w:val="ka-GE"/>
              </w:rPr>
              <w:t>8.3</w:t>
            </w:r>
            <w:r w:rsidR="00D30E75">
              <w:rPr>
                <w:rFonts w:eastAsiaTheme="minorEastAsia"/>
                <w:noProof/>
                <w:kern w:val="2"/>
                <w:sz w:val="24"/>
                <w:szCs w:val="24"/>
                <w14:ligatures w14:val="standardContextual"/>
              </w:rPr>
              <w:tab/>
            </w:r>
            <w:r w:rsidRPr="002A4D31" w:rsidR="00D30E75">
              <w:rPr>
                <w:rStyle w:val="Hyperlink"/>
                <w:noProof/>
                <w:lang w:val="ka-GE"/>
              </w:rPr>
              <w:t>მონაცემთა ელემენტები გადახდის ინიციირებისათვის</w:t>
            </w:r>
            <w:r w:rsidR="00D30E75">
              <w:rPr>
                <w:noProof/>
                <w:webHidden/>
              </w:rPr>
              <w:tab/>
            </w:r>
            <w:r w:rsidR="00D30E75">
              <w:rPr>
                <w:noProof/>
                <w:webHidden/>
              </w:rPr>
              <w:fldChar w:fldCharType="begin"/>
            </w:r>
            <w:r w:rsidR="00D30E75">
              <w:rPr>
                <w:noProof/>
                <w:webHidden/>
              </w:rPr>
              <w:instrText xml:space="preserve"> PAGEREF _Toc160721658 \h </w:instrText>
            </w:r>
            <w:r w:rsidR="00D30E75">
              <w:rPr>
                <w:noProof/>
                <w:webHidden/>
              </w:rPr>
            </w:r>
            <w:r w:rsidR="00D30E75">
              <w:rPr>
                <w:noProof/>
                <w:webHidden/>
              </w:rPr>
              <w:fldChar w:fldCharType="separate"/>
            </w:r>
            <w:r w:rsidR="00D30E75">
              <w:rPr>
                <w:noProof/>
                <w:webHidden/>
              </w:rPr>
              <w:t>14</w:t>
            </w:r>
            <w:r w:rsidR="00D30E75">
              <w:rPr>
                <w:noProof/>
                <w:webHidden/>
              </w:rPr>
              <w:fldChar w:fldCharType="end"/>
            </w:r>
          </w:hyperlink>
        </w:p>
        <w:p w:rsidR="00D30E75" w:rsidRDefault="009B002B" w14:paraId="23D15619" w14:textId="3004F05D">
          <w:pPr>
            <w:pStyle w:val="TOC3"/>
            <w:tabs>
              <w:tab w:val="left" w:pos="1320"/>
              <w:tab w:val="right" w:leader="dot" w:pos="9350"/>
            </w:tabs>
            <w:rPr>
              <w:rFonts w:eastAsiaTheme="minorEastAsia"/>
              <w:noProof/>
              <w:kern w:val="2"/>
              <w:sz w:val="24"/>
              <w:szCs w:val="24"/>
              <w14:ligatures w14:val="standardContextual"/>
            </w:rPr>
          </w:pPr>
          <w:hyperlink w:history="1" w:anchor="_Toc160721659">
            <w:r w:rsidRPr="002A4D31" w:rsidR="00D30E75">
              <w:rPr>
                <w:rStyle w:val="Hyperlink"/>
                <w:noProof/>
                <w:lang w:val="ka-GE"/>
              </w:rPr>
              <w:t>8.3.1</w:t>
            </w:r>
            <w:r w:rsidR="00D30E75">
              <w:rPr>
                <w:rFonts w:eastAsiaTheme="minorEastAsia"/>
                <w:noProof/>
                <w:kern w:val="2"/>
                <w:sz w:val="24"/>
                <w:szCs w:val="24"/>
                <w14:ligatures w14:val="standardContextual"/>
              </w:rPr>
              <w:tab/>
            </w:r>
            <w:r w:rsidRPr="002A4D31" w:rsidR="00D30E75">
              <w:rPr>
                <w:rStyle w:val="Hyperlink"/>
                <w:noProof/>
                <w:lang w:val="ka-GE"/>
              </w:rPr>
              <w:t>მონაცემთა ელემენტების გამოყენება საგადახდო პროდუქტებში</w:t>
            </w:r>
            <w:r w:rsidR="00D30E75">
              <w:rPr>
                <w:noProof/>
                <w:webHidden/>
              </w:rPr>
              <w:tab/>
            </w:r>
            <w:r w:rsidR="00D30E75">
              <w:rPr>
                <w:noProof/>
                <w:webHidden/>
              </w:rPr>
              <w:fldChar w:fldCharType="begin"/>
            </w:r>
            <w:r w:rsidR="00D30E75">
              <w:rPr>
                <w:noProof/>
                <w:webHidden/>
              </w:rPr>
              <w:instrText xml:space="preserve"> PAGEREF _Toc160721659 \h </w:instrText>
            </w:r>
            <w:r w:rsidR="00D30E75">
              <w:rPr>
                <w:noProof/>
                <w:webHidden/>
              </w:rPr>
            </w:r>
            <w:r w:rsidR="00D30E75">
              <w:rPr>
                <w:noProof/>
                <w:webHidden/>
              </w:rPr>
              <w:fldChar w:fldCharType="separate"/>
            </w:r>
            <w:r w:rsidR="00D30E75">
              <w:rPr>
                <w:noProof/>
                <w:webHidden/>
              </w:rPr>
              <w:t>18</w:t>
            </w:r>
            <w:r w:rsidR="00D30E75">
              <w:rPr>
                <w:noProof/>
                <w:webHidden/>
              </w:rPr>
              <w:fldChar w:fldCharType="end"/>
            </w:r>
          </w:hyperlink>
        </w:p>
        <w:p w:rsidR="00D30E75" w:rsidRDefault="009B002B" w14:paraId="30E0B415" w14:textId="4865E499">
          <w:pPr>
            <w:pStyle w:val="TOC3"/>
            <w:tabs>
              <w:tab w:val="left" w:pos="1320"/>
              <w:tab w:val="right" w:leader="dot" w:pos="9350"/>
            </w:tabs>
            <w:rPr>
              <w:rFonts w:eastAsiaTheme="minorEastAsia"/>
              <w:noProof/>
              <w:kern w:val="2"/>
              <w:sz w:val="24"/>
              <w:szCs w:val="24"/>
              <w14:ligatures w14:val="standardContextual"/>
            </w:rPr>
          </w:pPr>
          <w:hyperlink w:history="1" w:anchor="_Toc160721660">
            <w:r w:rsidRPr="002A4D31" w:rsidR="00D30E75">
              <w:rPr>
                <w:rStyle w:val="Hyperlink"/>
                <w:noProof/>
                <w:lang w:val="ka-GE"/>
              </w:rPr>
              <w:t>8.3.2</w:t>
            </w:r>
            <w:r w:rsidR="00D30E75">
              <w:rPr>
                <w:rFonts w:eastAsiaTheme="minorEastAsia"/>
                <w:noProof/>
                <w:kern w:val="2"/>
                <w:sz w:val="24"/>
                <w:szCs w:val="24"/>
                <w14:ligatures w14:val="standardContextual"/>
              </w:rPr>
              <w:tab/>
            </w:r>
            <w:r w:rsidRPr="002A4D31" w:rsidR="00D30E75">
              <w:rPr>
                <w:rStyle w:val="Hyperlink"/>
                <w:noProof/>
                <w:lang w:val="ka-GE"/>
              </w:rPr>
              <w:t>მონაცემთა ელემენტების კავშირი ბანკთაშორისი გადარიცხვების სისტემებთან</w:t>
            </w:r>
            <w:r w:rsidR="00D30E75">
              <w:rPr>
                <w:noProof/>
                <w:webHidden/>
              </w:rPr>
              <w:tab/>
            </w:r>
            <w:r w:rsidR="00D30E75">
              <w:rPr>
                <w:noProof/>
                <w:webHidden/>
              </w:rPr>
              <w:fldChar w:fldCharType="begin"/>
            </w:r>
            <w:r w:rsidR="00D30E75">
              <w:rPr>
                <w:noProof/>
                <w:webHidden/>
              </w:rPr>
              <w:instrText xml:space="preserve"> PAGEREF _Toc160721660 \h </w:instrText>
            </w:r>
            <w:r w:rsidR="00D30E75">
              <w:rPr>
                <w:noProof/>
                <w:webHidden/>
              </w:rPr>
            </w:r>
            <w:r w:rsidR="00D30E75">
              <w:rPr>
                <w:noProof/>
                <w:webHidden/>
              </w:rPr>
              <w:fldChar w:fldCharType="separate"/>
            </w:r>
            <w:r w:rsidR="00D30E75">
              <w:rPr>
                <w:noProof/>
                <w:webHidden/>
              </w:rPr>
              <w:t>21</w:t>
            </w:r>
            <w:r w:rsidR="00D30E75">
              <w:rPr>
                <w:noProof/>
                <w:webHidden/>
              </w:rPr>
              <w:fldChar w:fldCharType="end"/>
            </w:r>
          </w:hyperlink>
        </w:p>
        <w:p w:rsidR="00D30E75" w:rsidRDefault="009B002B" w14:paraId="3769498B" w14:textId="673BA929">
          <w:pPr>
            <w:pStyle w:val="TOC3"/>
            <w:tabs>
              <w:tab w:val="left" w:pos="1320"/>
              <w:tab w:val="right" w:leader="dot" w:pos="9350"/>
            </w:tabs>
            <w:rPr>
              <w:rFonts w:eastAsiaTheme="minorEastAsia"/>
              <w:noProof/>
              <w:kern w:val="2"/>
              <w:sz w:val="24"/>
              <w:szCs w:val="24"/>
              <w14:ligatures w14:val="standardContextual"/>
            </w:rPr>
          </w:pPr>
          <w:hyperlink w:history="1" w:anchor="_Toc160721661">
            <w:r w:rsidRPr="002A4D31" w:rsidR="00D30E75">
              <w:rPr>
                <w:rStyle w:val="Hyperlink"/>
                <w:noProof/>
                <w:lang w:val="ka-GE"/>
              </w:rPr>
              <w:t>8.3.3</w:t>
            </w:r>
            <w:r w:rsidR="00D30E75">
              <w:rPr>
                <w:rFonts w:eastAsiaTheme="minorEastAsia"/>
                <w:noProof/>
                <w:kern w:val="2"/>
                <w:sz w:val="24"/>
                <w:szCs w:val="24"/>
                <w14:ligatures w14:val="standardContextual"/>
              </w:rPr>
              <w:tab/>
            </w:r>
            <w:r w:rsidRPr="002A4D31" w:rsidR="00D30E75">
              <w:rPr>
                <w:rStyle w:val="Hyperlink"/>
                <w:noProof/>
                <w:lang w:val="ka-GE"/>
              </w:rPr>
              <w:t>გადარიცხვის პრიორიტეტულობა</w:t>
            </w:r>
            <w:r w:rsidR="00D30E75">
              <w:rPr>
                <w:noProof/>
                <w:webHidden/>
              </w:rPr>
              <w:tab/>
            </w:r>
            <w:r w:rsidR="00D30E75">
              <w:rPr>
                <w:noProof/>
                <w:webHidden/>
              </w:rPr>
              <w:fldChar w:fldCharType="begin"/>
            </w:r>
            <w:r w:rsidR="00D30E75">
              <w:rPr>
                <w:noProof/>
                <w:webHidden/>
              </w:rPr>
              <w:instrText xml:space="preserve"> PAGEREF _Toc160721661 \h </w:instrText>
            </w:r>
            <w:r w:rsidR="00D30E75">
              <w:rPr>
                <w:noProof/>
                <w:webHidden/>
              </w:rPr>
            </w:r>
            <w:r w:rsidR="00D30E75">
              <w:rPr>
                <w:noProof/>
                <w:webHidden/>
              </w:rPr>
              <w:fldChar w:fldCharType="separate"/>
            </w:r>
            <w:r w:rsidR="00D30E75">
              <w:rPr>
                <w:noProof/>
                <w:webHidden/>
              </w:rPr>
              <w:t>24</w:t>
            </w:r>
            <w:r w:rsidR="00D30E75">
              <w:rPr>
                <w:noProof/>
                <w:webHidden/>
              </w:rPr>
              <w:fldChar w:fldCharType="end"/>
            </w:r>
          </w:hyperlink>
        </w:p>
        <w:p w:rsidR="00D30E75" w:rsidRDefault="009B002B" w14:paraId="5D373103" w14:textId="1F5606D7">
          <w:pPr>
            <w:pStyle w:val="TOC3"/>
            <w:tabs>
              <w:tab w:val="left" w:pos="1320"/>
              <w:tab w:val="right" w:leader="dot" w:pos="9350"/>
            </w:tabs>
            <w:rPr>
              <w:rFonts w:eastAsiaTheme="minorEastAsia"/>
              <w:noProof/>
              <w:kern w:val="2"/>
              <w:sz w:val="24"/>
              <w:szCs w:val="24"/>
              <w14:ligatures w14:val="standardContextual"/>
            </w:rPr>
          </w:pPr>
          <w:hyperlink w:history="1" w:anchor="_Toc160721662">
            <w:r w:rsidRPr="002A4D31" w:rsidR="00D30E75">
              <w:rPr>
                <w:rStyle w:val="Hyperlink"/>
                <w:noProof/>
                <w:lang w:val="ka-GE"/>
              </w:rPr>
              <w:t>8.3.4</w:t>
            </w:r>
            <w:r w:rsidR="00D30E75">
              <w:rPr>
                <w:rFonts w:eastAsiaTheme="minorEastAsia"/>
                <w:noProof/>
                <w:kern w:val="2"/>
                <w:sz w:val="24"/>
                <w:szCs w:val="24"/>
                <w14:ligatures w14:val="standardContextual"/>
              </w:rPr>
              <w:tab/>
            </w:r>
            <w:r w:rsidRPr="002A4D31" w:rsidR="00D30E75">
              <w:rPr>
                <w:rStyle w:val="Hyperlink"/>
                <w:noProof/>
                <w:lang w:val="ka-GE"/>
              </w:rPr>
              <w:t>გადარიცხვა სხვა პირის სახელით</w:t>
            </w:r>
            <w:r w:rsidR="00D30E75">
              <w:rPr>
                <w:noProof/>
                <w:webHidden/>
              </w:rPr>
              <w:tab/>
            </w:r>
            <w:r w:rsidR="00D30E75">
              <w:rPr>
                <w:noProof/>
                <w:webHidden/>
              </w:rPr>
              <w:fldChar w:fldCharType="begin"/>
            </w:r>
            <w:r w:rsidR="00D30E75">
              <w:rPr>
                <w:noProof/>
                <w:webHidden/>
              </w:rPr>
              <w:instrText xml:space="preserve"> PAGEREF _Toc160721662 \h </w:instrText>
            </w:r>
            <w:r w:rsidR="00D30E75">
              <w:rPr>
                <w:noProof/>
                <w:webHidden/>
              </w:rPr>
            </w:r>
            <w:r w:rsidR="00D30E75">
              <w:rPr>
                <w:noProof/>
                <w:webHidden/>
              </w:rPr>
              <w:fldChar w:fldCharType="separate"/>
            </w:r>
            <w:r w:rsidR="00D30E75">
              <w:rPr>
                <w:noProof/>
                <w:webHidden/>
              </w:rPr>
              <w:t>25</w:t>
            </w:r>
            <w:r w:rsidR="00D30E75">
              <w:rPr>
                <w:noProof/>
                <w:webHidden/>
              </w:rPr>
              <w:fldChar w:fldCharType="end"/>
            </w:r>
          </w:hyperlink>
        </w:p>
        <w:p w:rsidR="00D30E75" w:rsidRDefault="009B002B" w14:paraId="29601FED" w14:textId="22DE3D6F">
          <w:pPr>
            <w:pStyle w:val="TOC3"/>
            <w:tabs>
              <w:tab w:val="left" w:pos="1320"/>
              <w:tab w:val="right" w:leader="dot" w:pos="9350"/>
            </w:tabs>
            <w:rPr>
              <w:rFonts w:eastAsiaTheme="minorEastAsia"/>
              <w:noProof/>
              <w:kern w:val="2"/>
              <w:sz w:val="24"/>
              <w:szCs w:val="24"/>
              <w14:ligatures w14:val="standardContextual"/>
            </w:rPr>
          </w:pPr>
          <w:hyperlink w:history="1" w:anchor="_Toc160721663">
            <w:r w:rsidRPr="002A4D31" w:rsidR="00D30E75">
              <w:rPr>
                <w:rStyle w:val="Hyperlink"/>
                <w:noProof/>
                <w:lang w:val="ka-GE"/>
              </w:rPr>
              <w:t>8.3.5</w:t>
            </w:r>
            <w:r w:rsidR="00D30E75">
              <w:rPr>
                <w:rFonts w:eastAsiaTheme="minorEastAsia"/>
                <w:noProof/>
                <w:kern w:val="2"/>
                <w:sz w:val="24"/>
                <w:szCs w:val="24"/>
                <w14:ligatures w14:val="standardContextual"/>
              </w:rPr>
              <w:tab/>
            </w:r>
            <w:r w:rsidRPr="002A4D31" w:rsidR="00D30E75">
              <w:rPr>
                <w:rStyle w:val="Hyperlink"/>
                <w:noProof/>
              </w:rPr>
              <w:t>domestic</w:t>
            </w:r>
            <w:r w:rsidRPr="002A4D31" w:rsidR="00D30E75">
              <w:rPr>
                <w:rStyle w:val="Hyperlink"/>
                <w:noProof/>
                <w:lang w:val="ka-GE"/>
              </w:rPr>
              <w:t xml:space="preserve"> და </w:t>
            </w:r>
            <w:r w:rsidRPr="002A4D31" w:rsidR="00D30E75">
              <w:rPr>
                <w:rStyle w:val="Hyperlink"/>
                <w:noProof/>
              </w:rPr>
              <w:t>aspsp</w:t>
            </w:r>
            <w:r w:rsidRPr="002A4D31" w:rsidR="00D30E75">
              <w:rPr>
                <w:rStyle w:val="Hyperlink"/>
                <w:noProof/>
                <w:lang w:val="ka-GE"/>
              </w:rPr>
              <w:t xml:space="preserve"> პროდუქტების ურთიერთმიმართება</w:t>
            </w:r>
            <w:r w:rsidR="00D30E75">
              <w:rPr>
                <w:noProof/>
                <w:webHidden/>
              </w:rPr>
              <w:tab/>
            </w:r>
            <w:r w:rsidR="00D30E75">
              <w:rPr>
                <w:noProof/>
                <w:webHidden/>
              </w:rPr>
              <w:fldChar w:fldCharType="begin"/>
            </w:r>
            <w:r w:rsidR="00D30E75">
              <w:rPr>
                <w:noProof/>
                <w:webHidden/>
              </w:rPr>
              <w:instrText xml:space="preserve"> PAGEREF _Toc160721663 \h </w:instrText>
            </w:r>
            <w:r w:rsidR="00D30E75">
              <w:rPr>
                <w:noProof/>
                <w:webHidden/>
              </w:rPr>
            </w:r>
            <w:r w:rsidR="00D30E75">
              <w:rPr>
                <w:noProof/>
                <w:webHidden/>
              </w:rPr>
              <w:fldChar w:fldCharType="separate"/>
            </w:r>
            <w:r w:rsidR="00D30E75">
              <w:rPr>
                <w:noProof/>
                <w:webHidden/>
              </w:rPr>
              <w:t>25</w:t>
            </w:r>
            <w:r w:rsidR="00D30E75">
              <w:rPr>
                <w:noProof/>
                <w:webHidden/>
              </w:rPr>
              <w:fldChar w:fldCharType="end"/>
            </w:r>
          </w:hyperlink>
        </w:p>
        <w:p w:rsidR="00D30E75" w:rsidRDefault="009B002B" w14:paraId="67B586C9" w14:textId="5E3A8F98">
          <w:pPr>
            <w:pStyle w:val="TOC3"/>
            <w:tabs>
              <w:tab w:val="left" w:pos="1320"/>
              <w:tab w:val="right" w:leader="dot" w:pos="9350"/>
            </w:tabs>
            <w:rPr>
              <w:rFonts w:eastAsiaTheme="minorEastAsia"/>
              <w:noProof/>
              <w:kern w:val="2"/>
              <w:sz w:val="24"/>
              <w:szCs w:val="24"/>
              <w14:ligatures w14:val="standardContextual"/>
            </w:rPr>
          </w:pPr>
          <w:hyperlink w:history="1" w:anchor="_Toc160721664">
            <w:r w:rsidRPr="002A4D31" w:rsidR="00D30E75">
              <w:rPr>
                <w:rStyle w:val="Hyperlink"/>
                <w:noProof/>
                <w:lang w:val="ka-GE"/>
              </w:rPr>
              <w:t>8.3.6</w:t>
            </w:r>
            <w:r w:rsidR="00D30E75">
              <w:rPr>
                <w:rFonts w:eastAsiaTheme="minorEastAsia"/>
                <w:noProof/>
                <w:kern w:val="2"/>
                <w:sz w:val="24"/>
                <w:szCs w:val="24"/>
                <w14:ligatures w14:val="standardContextual"/>
              </w:rPr>
              <w:tab/>
            </w:r>
            <w:r w:rsidRPr="002A4D31" w:rsidR="00D30E75">
              <w:rPr>
                <w:rStyle w:val="Hyperlink"/>
                <w:noProof/>
                <w:lang w:val="ka-GE"/>
              </w:rPr>
              <w:t>გადამხდელის ანგარიშის იდენტიფიკაცია</w:t>
            </w:r>
            <w:r w:rsidR="00D30E75">
              <w:rPr>
                <w:noProof/>
                <w:webHidden/>
              </w:rPr>
              <w:tab/>
            </w:r>
            <w:r w:rsidR="00D30E75">
              <w:rPr>
                <w:noProof/>
                <w:webHidden/>
              </w:rPr>
              <w:fldChar w:fldCharType="begin"/>
            </w:r>
            <w:r w:rsidR="00D30E75">
              <w:rPr>
                <w:noProof/>
                <w:webHidden/>
              </w:rPr>
              <w:instrText xml:space="preserve"> PAGEREF _Toc160721664 \h </w:instrText>
            </w:r>
            <w:r w:rsidR="00D30E75">
              <w:rPr>
                <w:noProof/>
                <w:webHidden/>
              </w:rPr>
            </w:r>
            <w:r w:rsidR="00D30E75">
              <w:rPr>
                <w:noProof/>
                <w:webHidden/>
              </w:rPr>
              <w:fldChar w:fldCharType="separate"/>
            </w:r>
            <w:r w:rsidR="00D30E75">
              <w:rPr>
                <w:noProof/>
                <w:webHidden/>
              </w:rPr>
              <w:t>26</w:t>
            </w:r>
            <w:r w:rsidR="00D30E75">
              <w:rPr>
                <w:noProof/>
                <w:webHidden/>
              </w:rPr>
              <w:fldChar w:fldCharType="end"/>
            </w:r>
          </w:hyperlink>
        </w:p>
        <w:p w:rsidR="00D30E75" w:rsidRDefault="009B002B" w14:paraId="3A00B5FF" w14:textId="10551073">
          <w:pPr>
            <w:pStyle w:val="TOC3"/>
            <w:tabs>
              <w:tab w:val="left" w:pos="1320"/>
              <w:tab w:val="right" w:leader="dot" w:pos="9350"/>
            </w:tabs>
            <w:rPr>
              <w:rFonts w:eastAsiaTheme="minorEastAsia"/>
              <w:noProof/>
              <w:kern w:val="2"/>
              <w:sz w:val="24"/>
              <w:szCs w:val="24"/>
              <w14:ligatures w14:val="standardContextual"/>
            </w:rPr>
          </w:pPr>
          <w:hyperlink w:history="1" w:anchor="_Toc160721666">
            <w:r w:rsidRPr="002A4D31" w:rsidR="00D30E75">
              <w:rPr>
                <w:rStyle w:val="Hyperlink"/>
                <w:noProof/>
                <w:lang w:val="ka-GE"/>
              </w:rPr>
              <w:t>8.3.7</w:t>
            </w:r>
            <w:r w:rsidR="00D30E75">
              <w:rPr>
                <w:rFonts w:eastAsiaTheme="minorEastAsia"/>
                <w:noProof/>
                <w:kern w:val="2"/>
                <w:sz w:val="24"/>
                <w:szCs w:val="24"/>
                <w14:ligatures w14:val="standardContextual"/>
              </w:rPr>
              <w:tab/>
            </w:r>
            <w:r w:rsidRPr="002A4D31" w:rsidR="00D30E75">
              <w:rPr>
                <w:rStyle w:val="Hyperlink"/>
                <w:noProof/>
                <w:lang w:val="ka-GE"/>
              </w:rPr>
              <w:t>ელემენტი requestedExecutionDate და requestedExecutionDateTime</w:t>
            </w:r>
            <w:r w:rsidR="00D30E75">
              <w:rPr>
                <w:noProof/>
                <w:webHidden/>
              </w:rPr>
              <w:tab/>
            </w:r>
            <w:r w:rsidR="00D30E75">
              <w:rPr>
                <w:noProof/>
                <w:webHidden/>
              </w:rPr>
              <w:fldChar w:fldCharType="begin"/>
            </w:r>
            <w:r w:rsidR="00D30E75">
              <w:rPr>
                <w:noProof/>
                <w:webHidden/>
              </w:rPr>
              <w:instrText xml:space="preserve"> PAGEREF _Toc160721666 \h </w:instrText>
            </w:r>
            <w:r w:rsidR="00D30E75">
              <w:rPr>
                <w:noProof/>
                <w:webHidden/>
              </w:rPr>
            </w:r>
            <w:r w:rsidR="00D30E75">
              <w:rPr>
                <w:noProof/>
                <w:webHidden/>
              </w:rPr>
              <w:fldChar w:fldCharType="separate"/>
            </w:r>
            <w:r w:rsidR="00D30E75">
              <w:rPr>
                <w:noProof/>
                <w:webHidden/>
              </w:rPr>
              <w:t>27</w:t>
            </w:r>
            <w:r w:rsidR="00D30E75">
              <w:rPr>
                <w:noProof/>
                <w:webHidden/>
              </w:rPr>
              <w:fldChar w:fldCharType="end"/>
            </w:r>
          </w:hyperlink>
        </w:p>
        <w:p w:rsidR="00D30E75" w:rsidRDefault="009B002B" w14:paraId="4852BD78" w14:textId="125932C5">
          <w:pPr>
            <w:pStyle w:val="TOC3"/>
            <w:tabs>
              <w:tab w:val="left" w:pos="1320"/>
              <w:tab w:val="right" w:leader="dot" w:pos="9350"/>
            </w:tabs>
            <w:rPr>
              <w:rFonts w:eastAsiaTheme="minorEastAsia"/>
              <w:noProof/>
              <w:kern w:val="2"/>
              <w:sz w:val="24"/>
              <w:szCs w:val="24"/>
              <w14:ligatures w14:val="standardContextual"/>
            </w:rPr>
          </w:pPr>
          <w:hyperlink w:history="1" w:anchor="_Toc160721667">
            <w:r w:rsidRPr="002A4D31" w:rsidR="00D30E75">
              <w:rPr>
                <w:rStyle w:val="Hyperlink"/>
                <w:noProof/>
              </w:rPr>
              <w:t>8.3.8</w:t>
            </w:r>
            <w:r w:rsidR="00D30E75">
              <w:rPr>
                <w:rFonts w:eastAsiaTheme="minorEastAsia"/>
                <w:noProof/>
                <w:kern w:val="2"/>
                <w:sz w:val="24"/>
                <w:szCs w:val="24"/>
                <w14:ligatures w14:val="standardContextual"/>
              </w:rPr>
              <w:tab/>
            </w:r>
            <w:r w:rsidRPr="002A4D31" w:rsidR="00D30E75">
              <w:rPr>
                <w:rStyle w:val="Hyperlink"/>
                <w:noProof/>
                <w:lang w:val="ka-GE"/>
              </w:rPr>
              <w:t xml:space="preserve">ელემენტი </w:t>
            </w:r>
            <w:r w:rsidRPr="002A4D31" w:rsidR="00D30E75">
              <w:rPr>
                <w:rStyle w:val="Hyperlink"/>
                <w:noProof/>
              </w:rPr>
              <w:t>chargeBearer</w:t>
            </w:r>
            <w:r w:rsidR="00D30E75">
              <w:rPr>
                <w:noProof/>
                <w:webHidden/>
              </w:rPr>
              <w:tab/>
            </w:r>
            <w:r w:rsidR="00D30E75">
              <w:rPr>
                <w:noProof/>
                <w:webHidden/>
              </w:rPr>
              <w:fldChar w:fldCharType="begin"/>
            </w:r>
            <w:r w:rsidR="00D30E75">
              <w:rPr>
                <w:noProof/>
                <w:webHidden/>
              </w:rPr>
              <w:instrText xml:space="preserve"> PAGEREF _Toc160721667 \h </w:instrText>
            </w:r>
            <w:r w:rsidR="00D30E75">
              <w:rPr>
                <w:noProof/>
                <w:webHidden/>
              </w:rPr>
            </w:r>
            <w:r w:rsidR="00D30E75">
              <w:rPr>
                <w:noProof/>
                <w:webHidden/>
              </w:rPr>
              <w:fldChar w:fldCharType="separate"/>
            </w:r>
            <w:r w:rsidR="00D30E75">
              <w:rPr>
                <w:noProof/>
                <w:webHidden/>
              </w:rPr>
              <w:t>27</w:t>
            </w:r>
            <w:r w:rsidR="00D30E75">
              <w:rPr>
                <w:noProof/>
                <w:webHidden/>
              </w:rPr>
              <w:fldChar w:fldCharType="end"/>
            </w:r>
          </w:hyperlink>
        </w:p>
        <w:p w:rsidR="00D30E75" w:rsidRDefault="009B002B" w14:paraId="293B8986" w14:textId="2FE794C3">
          <w:pPr>
            <w:pStyle w:val="TOC1"/>
            <w:rPr>
              <w:rFonts w:eastAsiaTheme="minorEastAsia"/>
              <w:noProof/>
              <w:kern w:val="2"/>
              <w:sz w:val="24"/>
              <w:szCs w:val="24"/>
              <w14:ligatures w14:val="standardContextual"/>
            </w:rPr>
          </w:pPr>
          <w:hyperlink w:history="1" w:anchor="_Toc160721668">
            <w:r w:rsidRPr="002A4D31" w:rsidR="00D30E75">
              <w:rPr>
                <w:rStyle w:val="Hyperlink"/>
                <w:noProof/>
                <w:lang w:val="ka-GE"/>
              </w:rPr>
              <w:t>9</w:t>
            </w:r>
            <w:r w:rsidR="00D30E75">
              <w:rPr>
                <w:rFonts w:eastAsiaTheme="minorEastAsia"/>
                <w:noProof/>
                <w:kern w:val="2"/>
                <w:sz w:val="24"/>
                <w:szCs w:val="24"/>
                <w14:ligatures w14:val="standardContextual"/>
              </w:rPr>
              <w:tab/>
            </w:r>
            <w:r w:rsidRPr="002A4D31" w:rsidR="00D30E75">
              <w:rPr>
                <w:rStyle w:val="Hyperlink"/>
                <w:noProof/>
              </w:rPr>
              <w:t>API</w:t>
            </w:r>
            <w:r w:rsidRPr="002A4D31" w:rsidR="00D30E75">
              <w:rPr>
                <w:rStyle w:val="Hyperlink"/>
                <w:noProof/>
                <w:lang w:val="ka-GE"/>
              </w:rPr>
              <w:t xml:space="preserve"> ფუნქციები</w:t>
            </w:r>
            <w:r w:rsidR="00D30E75">
              <w:rPr>
                <w:noProof/>
                <w:webHidden/>
              </w:rPr>
              <w:tab/>
            </w:r>
            <w:r w:rsidR="00D30E75">
              <w:rPr>
                <w:noProof/>
                <w:webHidden/>
              </w:rPr>
              <w:fldChar w:fldCharType="begin"/>
            </w:r>
            <w:r w:rsidR="00D30E75">
              <w:rPr>
                <w:noProof/>
                <w:webHidden/>
              </w:rPr>
              <w:instrText xml:space="preserve"> PAGEREF _Toc160721668 \h </w:instrText>
            </w:r>
            <w:r w:rsidR="00D30E75">
              <w:rPr>
                <w:noProof/>
                <w:webHidden/>
              </w:rPr>
            </w:r>
            <w:r w:rsidR="00D30E75">
              <w:rPr>
                <w:noProof/>
                <w:webHidden/>
              </w:rPr>
              <w:fldChar w:fldCharType="separate"/>
            </w:r>
            <w:r w:rsidR="00D30E75">
              <w:rPr>
                <w:noProof/>
                <w:webHidden/>
              </w:rPr>
              <w:t>27</w:t>
            </w:r>
            <w:r w:rsidR="00D30E75">
              <w:rPr>
                <w:noProof/>
                <w:webHidden/>
              </w:rPr>
              <w:fldChar w:fldCharType="end"/>
            </w:r>
          </w:hyperlink>
        </w:p>
        <w:p w:rsidR="00D30E75" w:rsidRDefault="009B002B" w14:paraId="6C17A6DA" w14:textId="7E6B2B1C">
          <w:pPr>
            <w:pStyle w:val="TOC2"/>
            <w:tabs>
              <w:tab w:val="left" w:pos="880"/>
              <w:tab w:val="right" w:leader="dot" w:pos="9350"/>
            </w:tabs>
            <w:rPr>
              <w:rFonts w:eastAsiaTheme="minorEastAsia"/>
              <w:noProof/>
              <w:kern w:val="2"/>
              <w:sz w:val="24"/>
              <w:szCs w:val="24"/>
              <w14:ligatures w14:val="standardContextual"/>
            </w:rPr>
          </w:pPr>
          <w:hyperlink w:history="1" w:anchor="_Toc160721669">
            <w:r w:rsidRPr="002A4D31" w:rsidR="00D30E75">
              <w:rPr>
                <w:rStyle w:val="Hyperlink"/>
                <w:noProof/>
                <w:lang w:val="ka-GE"/>
              </w:rPr>
              <w:t>9.1</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ინიციირება</w:t>
            </w:r>
            <w:r w:rsidR="00D30E75">
              <w:rPr>
                <w:noProof/>
                <w:webHidden/>
              </w:rPr>
              <w:tab/>
            </w:r>
            <w:r w:rsidR="00D30E75">
              <w:rPr>
                <w:noProof/>
                <w:webHidden/>
              </w:rPr>
              <w:fldChar w:fldCharType="begin"/>
            </w:r>
            <w:r w:rsidR="00D30E75">
              <w:rPr>
                <w:noProof/>
                <w:webHidden/>
              </w:rPr>
              <w:instrText xml:space="preserve"> PAGEREF _Toc160721669 \h </w:instrText>
            </w:r>
            <w:r w:rsidR="00D30E75">
              <w:rPr>
                <w:noProof/>
                <w:webHidden/>
              </w:rPr>
            </w:r>
            <w:r w:rsidR="00D30E75">
              <w:rPr>
                <w:noProof/>
                <w:webHidden/>
              </w:rPr>
              <w:fldChar w:fldCharType="separate"/>
            </w:r>
            <w:r w:rsidR="00D30E75">
              <w:rPr>
                <w:noProof/>
                <w:webHidden/>
              </w:rPr>
              <w:t>27</w:t>
            </w:r>
            <w:r w:rsidR="00D30E75">
              <w:rPr>
                <w:noProof/>
                <w:webHidden/>
              </w:rPr>
              <w:fldChar w:fldCharType="end"/>
            </w:r>
          </w:hyperlink>
        </w:p>
        <w:p w:rsidR="00D30E75" w:rsidRDefault="009B002B" w14:paraId="6268FCD8" w14:textId="20017C67">
          <w:pPr>
            <w:pStyle w:val="TOC3"/>
            <w:tabs>
              <w:tab w:val="left" w:pos="1320"/>
              <w:tab w:val="right" w:leader="dot" w:pos="9350"/>
            </w:tabs>
            <w:rPr>
              <w:rFonts w:eastAsiaTheme="minorEastAsia"/>
              <w:noProof/>
              <w:kern w:val="2"/>
              <w:sz w:val="24"/>
              <w:szCs w:val="24"/>
              <w14:ligatures w14:val="standardContextual"/>
            </w:rPr>
          </w:pPr>
          <w:hyperlink w:history="1" w:anchor="_Toc160721670">
            <w:r w:rsidRPr="002A4D31" w:rsidR="00D30E75">
              <w:rPr>
                <w:rStyle w:val="Hyperlink"/>
                <w:noProof/>
                <w:lang w:val="ka-GE"/>
              </w:rPr>
              <w:t>9.1.1</w:t>
            </w:r>
            <w:r w:rsidR="00D30E75">
              <w:rPr>
                <w:rFonts w:eastAsiaTheme="minorEastAsia"/>
                <w:noProof/>
                <w:kern w:val="2"/>
                <w:sz w:val="24"/>
                <w:szCs w:val="24"/>
                <w14:ligatures w14:val="standardContextual"/>
              </w:rPr>
              <w:tab/>
            </w:r>
            <w:r w:rsidRPr="002A4D31" w:rsidR="00D30E75">
              <w:rPr>
                <w:rStyle w:val="Hyperlink"/>
                <w:noProof/>
                <w:lang w:val="ka-GE"/>
              </w:rPr>
              <w:t>ერთეულოვანი გადახდის ინიციირება</w:t>
            </w:r>
            <w:r w:rsidR="00D30E75">
              <w:rPr>
                <w:noProof/>
                <w:webHidden/>
              </w:rPr>
              <w:tab/>
            </w:r>
            <w:r w:rsidR="00D30E75">
              <w:rPr>
                <w:noProof/>
                <w:webHidden/>
              </w:rPr>
              <w:fldChar w:fldCharType="begin"/>
            </w:r>
            <w:r w:rsidR="00D30E75">
              <w:rPr>
                <w:noProof/>
                <w:webHidden/>
              </w:rPr>
              <w:instrText xml:space="preserve"> PAGEREF _Toc160721670 \h </w:instrText>
            </w:r>
            <w:r w:rsidR="00D30E75">
              <w:rPr>
                <w:noProof/>
                <w:webHidden/>
              </w:rPr>
            </w:r>
            <w:r w:rsidR="00D30E75">
              <w:rPr>
                <w:noProof/>
                <w:webHidden/>
              </w:rPr>
              <w:fldChar w:fldCharType="separate"/>
            </w:r>
            <w:r w:rsidR="00D30E75">
              <w:rPr>
                <w:noProof/>
                <w:webHidden/>
              </w:rPr>
              <w:t>27</w:t>
            </w:r>
            <w:r w:rsidR="00D30E75">
              <w:rPr>
                <w:noProof/>
                <w:webHidden/>
              </w:rPr>
              <w:fldChar w:fldCharType="end"/>
            </w:r>
          </w:hyperlink>
        </w:p>
        <w:p w:rsidR="00D30E75" w:rsidRDefault="009B002B" w14:paraId="70B8C9DA" w14:textId="655853E3">
          <w:pPr>
            <w:pStyle w:val="TOC3"/>
            <w:tabs>
              <w:tab w:val="left" w:pos="1320"/>
              <w:tab w:val="right" w:leader="dot" w:pos="9350"/>
            </w:tabs>
            <w:rPr>
              <w:rFonts w:eastAsiaTheme="minorEastAsia"/>
              <w:noProof/>
              <w:kern w:val="2"/>
              <w:sz w:val="24"/>
              <w:szCs w:val="24"/>
              <w14:ligatures w14:val="standardContextual"/>
            </w:rPr>
          </w:pPr>
          <w:hyperlink w:history="1" w:anchor="_Toc160721671">
            <w:r w:rsidRPr="002A4D31" w:rsidR="00D30E75">
              <w:rPr>
                <w:rStyle w:val="Hyperlink"/>
                <w:noProof/>
                <w:lang w:val="ka-GE"/>
              </w:rPr>
              <w:t>9.1.2</w:t>
            </w:r>
            <w:r w:rsidR="00D30E75">
              <w:rPr>
                <w:rFonts w:eastAsiaTheme="minorEastAsia"/>
                <w:noProof/>
                <w:kern w:val="2"/>
                <w:sz w:val="24"/>
                <w:szCs w:val="24"/>
                <w14:ligatures w14:val="standardContextual"/>
              </w:rPr>
              <w:tab/>
            </w:r>
            <w:r w:rsidRPr="002A4D31" w:rsidR="00D30E75">
              <w:rPr>
                <w:rStyle w:val="Hyperlink"/>
                <w:noProof/>
                <w:lang w:val="ka-GE"/>
              </w:rPr>
              <w:t>მრავლობითი გადახდის ინიციირება</w:t>
            </w:r>
            <w:r w:rsidR="00D30E75">
              <w:rPr>
                <w:noProof/>
                <w:webHidden/>
              </w:rPr>
              <w:tab/>
            </w:r>
            <w:r w:rsidR="00D30E75">
              <w:rPr>
                <w:noProof/>
                <w:webHidden/>
              </w:rPr>
              <w:fldChar w:fldCharType="begin"/>
            </w:r>
            <w:r w:rsidR="00D30E75">
              <w:rPr>
                <w:noProof/>
                <w:webHidden/>
              </w:rPr>
              <w:instrText xml:space="preserve"> PAGEREF _Toc160721671 \h </w:instrText>
            </w:r>
            <w:r w:rsidR="00D30E75">
              <w:rPr>
                <w:noProof/>
                <w:webHidden/>
              </w:rPr>
            </w:r>
            <w:r w:rsidR="00D30E75">
              <w:rPr>
                <w:noProof/>
                <w:webHidden/>
              </w:rPr>
              <w:fldChar w:fldCharType="separate"/>
            </w:r>
            <w:r w:rsidR="00D30E75">
              <w:rPr>
                <w:noProof/>
                <w:webHidden/>
              </w:rPr>
              <w:t>28</w:t>
            </w:r>
            <w:r w:rsidR="00D30E75">
              <w:rPr>
                <w:noProof/>
                <w:webHidden/>
              </w:rPr>
              <w:fldChar w:fldCharType="end"/>
            </w:r>
          </w:hyperlink>
        </w:p>
        <w:p w:rsidR="00D30E75" w:rsidRDefault="009B002B" w14:paraId="7C2492CC" w14:textId="728D940B">
          <w:pPr>
            <w:pStyle w:val="TOC3"/>
            <w:tabs>
              <w:tab w:val="left" w:pos="1320"/>
              <w:tab w:val="right" w:leader="dot" w:pos="9350"/>
            </w:tabs>
            <w:rPr>
              <w:rFonts w:eastAsiaTheme="minorEastAsia"/>
              <w:noProof/>
              <w:kern w:val="2"/>
              <w:sz w:val="24"/>
              <w:szCs w:val="24"/>
              <w14:ligatures w14:val="standardContextual"/>
            </w:rPr>
          </w:pPr>
          <w:hyperlink w:history="1" w:anchor="_Toc160721672">
            <w:r w:rsidRPr="002A4D31" w:rsidR="00D30E75">
              <w:rPr>
                <w:rStyle w:val="Hyperlink"/>
                <w:noProof/>
                <w:lang w:val="ka-GE"/>
              </w:rPr>
              <w:t>9.1.3</w:t>
            </w:r>
            <w:r w:rsidR="00D30E75">
              <w:rPr>
                <w:rFonts w:eastAsiaTheme="minorEastAsia"/>
                <w:noProof/>
                <w:kern w:val="2"/>
                <w:sz w:val="24"/>
                <w:szCs w:val="24"/>
                <w14:ligatures w14:val="standardContextual"/>
              </w:rPr>
              <w:tab/>
            </w:r>
            <w:r w:rsidRPr="002A4D31" w:rsidR="00D30E75">
              <w:rPr>
                <w:rStyle w:val="Hyperlink"/>
                <w:noProof/>
                <w:lang w:val="ka-GE"/>
              </w:rPr>
              <w:t>გადახდები გარანტირებული შესრულებით</w:t>
            </w:r>
            <w:r w:rsidR="00D30E75">
              <w:rPr>
                <w:noProof/>
                <w:webHidden/>
              </w:rPr>
              <w:tab/>
            </w:r>
            <w:r w:rsidR="00D30E75">
              <w:rPr>
                <w:noProof/>
                <w:webHidden/>
              </w:rPr>
              <w:fldChar w:fldCharType="begin"/>
            </w:r>
            <w:r w:rsidR="00D30E75">
              <w:rPr>
                <w:noProof/>
                <w:webHidden/>
              </w:rPr>
              <w:instrText xml:space="preserve"> PAGEREF _Toc160721672 \h </w:instrText>
            </w:r>
            <w:r w:rsidR="00D30E75">
              <w:rPr>
                <w:noProof/>
                <w:webHidden/>
              </w:rPr>
            </w:r>
            <w:r w:rsidR="00D30E75">
              <w:rPr>
                <w:noProof/>
                <w:webHidden/>
              </w:rPr>
              <w:fldChar w:fldCharType="separate"/>
            </w:r>
            <w:r w:rsidR="00D30E75">
              <w:rPr>
                <w:noProof/>
                <w:webHidden/>
              </w:rPr>
              <w:t>28</w:t>
            </w:r>
            <w:r w:rsidR="00D30E75">
              <w:rPr>
                <w:noProof/>
                <w:webHidden/>
              </w:rPr>
              <w:fldChar w:fldCharType="end"/>
            </w:r>
          </w:hyperlink>
        </w:p>
        <w:p w:rsidR="00D30E75" w:rsidRDefault="009B002B" w14:paraId="22209DD0" w14:textId="4E612B58">
          <w:pPr>
            <w:pStyle w:val="TOC2"/>
            <w:tabs>
              <w:tab w:val="left" w:pos="880"/>
              <w:tab w:val="right" w:leader="dot" w:pos="9350"/>
            </w:tabs>
            <w:rPr>
              <w:rFonts w:eastAsiaTheme="minorEastAsia"/>
              <w:noProof/>
              <w:kern w:val="2"/>
              <w:sz w:val="24"/>
              <w:szCs w:val="24"/>
              <w14:ligatures w14:val="standardContextual"/>
            </w:rPr>
          </w:pPr>
          <w:hyperlink w:history="1" w:anchor="_Toc160721673">
            <w:r w:rsidRPr="002A4D31" w:rsidR="00D30E75">
              <w:rPr>
                <w:rStyle w:val="Hyperlink"/>
                <w:noProof/>
                <w:lang w:val="ka-GE"/>
              </w:rPr>
              <w:t>9.2</w:t>
            </w:r>
            <w:r w:rsidR="00D30E75">
              <w:rPr>
                <w:rFonts w:eastAsiaTheme="minorEastAsia"/>
                <w:noProof/>
                <w:kern w:val="2"/>
                <w:sz w:val="24"/>
                <w:szCs w:val="24"/>
                <w14:ligatures w14:val="standardContextual"/>
              </w:rPr>
              <w:tab/>
            </w:r>
            <w:r w:rsidRPr="002A4D31" w:rsidR="00D30E75">
              <w:rPr>
                <w:rStyle w:val="Hyperlink"/>
                <w:noProof/>
                <w:lang w:val="ka-GE"/>
              </w:rPr>
              <w:t>ინიციირებული გადახდის ავტორიზაცია</w:t>
            </w:r>
            <w:r w:rsidR="00D30E75">
              <w:rPr>
                <w:noProof/>
                <w:webHidden/>
              </w:rPr>
              <w:tab/>
            </w:r>
            <w:r w:rsidR="00D30E75">
              <w:rPr>
                <w:noProof/>
                <w:webHidden/>
              </w:rPr>
              <w:fldChar w:fldCharType="begin"/>
            </w:r>
            <w:r w:rsidR="00D30E75">
              <w:rPr>
                <w:noProof/>
                <w:webHidden/>
              </w:rPr>
              <w:instrText xml:space="preserve"> PAGEREF _Toc160721673 \h </w:instrText>
            </w:r>
            <w:r w:rsidR="00D30E75">
              <w:rPr>
                <w:noProof/>
                <w:webHidden/>
              </w:rPr>
            </w:r>
            <w:r w:rsidR="00D30E75">
              <w:rPr>
                <w:noProof/>
                <w:webHidden/>
              </w:rPr>
              <w:fldChar w:fldCharType="separate"/>
            </w:r>
            <w:r w:rsidR="00D30E75">
              <w:rPr>
                <w:noProof/>
                <w:webHidden/>
              </w:rPr>
              <w:t>29</w:t>
            </w:r>
            <w:r w:rsidR="00D30E75">
              <w:rPr>
                <w:noProof/>
                <w:webHidden/>
              </w:rPr>
              <w:fldChar w:fldCharType="end"/>
            </w:r>
          </w:hyperlink>
        </w:p>
        <w:p w:rsidR="00D30E75" w:rsidRDefault="009B002B" w14:paraId="5852F839" w14:textId="035BFCFA">
          <w:pPr>
            <w:pStyle w:val="TOC3"/>
            <w:tabs>
              <w:tab w:val="left" w:pos="1320"/>
              <w:tab w:val="right" w:leader="dot" w:pos="9350"/>
            </w:tabs>
            <w:rPr>
              <w:rFonts w:eastAsiaTheme="minorEastAsia"/>
              <w:noProof/>
              <w:kern w:val="2"/>
              <w:sz w:val="24"/>
              <w:szCs w:val="24"/>
              <w14:ligatures w14:val="standardContextual"/>
            </w:rPr>
          </w:pPr>
          <w:hyperlink w:history="1" w:anchor="_Toc160721674">
            <w:r w:rsidRPr="002A4D31" w:rsidR="00D30E75">
              <w:rPr>
                <w:rStyle w:val="Hyperlink"/>
                <w:noProof/>
                <w:lang w:val="ka-GE"/>
              </w:rPr>
              <w:t>9.2.1</w:t>
            </w:r>
            <w:r w:rsidR="00D30E75">
              <w:rPr>
                <w:rFonts w:eastAsiaTheme="minorEastAsia"/>
                <w:noProof/>
                <w:kern w:val="2"/>
                <w:sz w:val="24"/>
                <w:szCs w:val="24"/>
                <w14:ligatures w14:val="standardContextual"/>
              </w:rPr>
              <w:tab/>
            </w:r>
            <w:r w:rsidRPr="002A4D31" w:rsidR="00D30E75">
              <w:rPr>
                <w:rStyle w:val="Hyperlink"/>
                <w:noProof/>
                <w:lang w:val="ka-GE"/>
              </w:rPr>
              <w:t>ამსმპ-ის მიერ გენერირებული დინამიკური ინფორმაცია ავტორიზაციისათვის</w:t>
            </w:r>
            <w:r w:rsidR="00D30E75">
              <w:rPr>
                <w:noProof/>
                <w:webHidden/>
              </w:rPr>
              <w:tab/>
            </w:r>
            <w:r w:rsidR="00D30E75">
              <w:rPr>
                <w:noProof/>
                <w:webHidden/>
              </w:rPr>
              <w:fldChar w:fldCharType="begin"/>
            </w:r>
            <w:r w:rsidR="00D30E75">
              <w:rPr>
                <w:noProof/>
                <w:webHidden/>
              </w:rPr>
              <w:instrText xml:space="preserve"> PAGEREF _Toc160721674 \h </w:instrText>
            </w:r>
            <w:r w:rsidR="00D30E75">
              <w:rPr>
                <w:noProof/>
                <w:webHidden/>
              </w:rPr>
            </w:r>
            <w:r w:rsidR="00D30E75">
              <w:rPr>
                <w:noProof/>
                <w:webHidden/>
              </w:rPr>
              <w:fldChar w:fldCharType="separate"/>
            </w:r>
            <w:r w:rsidR="00D30E75">
              <w:rPr>
                <w:noProof/>
                <w:webHidden/>
              </w:rPr>
              <w:t>29</w:t>
            </w:r>
            <w:r w:rsidR="00D30E75">
              <w:rPr>
                <w:noProof/>
                <w:webHidden/>
              </w:rPr>
              <w:fldChar w:fldCharType="end"/>
            </w:r>
          </w:hyperlink>
        </w:p>
        <w:p w:rsidR="00D30E75" w:rsidRDefault="009B002B" w14:paraId="02097D60" w14:textId="4C4DF8A2">
          <w:pPr>
            <w:pStyle w:val="TOC2"/>
            <w:tabs>
              <w:tab w:val="left" w:pos="880"/>
              <w:tab w:val="right" w:leader="dot" w:pos="9350"/>
            </w:tabs>
            <w:rPr>
              <w:rFonts w:eastAsiaTheme="minorEastAsia"/>
              <w:noProof/>
              <w:kern w:val="2"/>
              <w:sz w:val="24"/>
              <w:szCs w:val="24"/>
              <w14:ligatures w14:val="standardContextual"/>
            </w:rPr>
          </w:pPr>
          <w:hyperlink w:history="1" w:anchor="_Toc160721675">
            <w:r w:rsidRPr="002A4D31" w:rsidR="00D30E75">
              <w:rPr>
                <w:rStyle w:val="Hyperlink"/>
                <w:noProof/>
                <w:lang w:val="ka-GE"/>
              </w:rPr>
              <w:t>9.3</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სტატუსი</w:t>
            </w:r>
            <w:r w:rsidR="00D30E75">
              <w:rPr>
                <w:noProof/>
                <w:webHidden/>
              </w:rPr>
              <w:tab/>
            </w:r>
            <w:r w:rsidR="00D30E75">
              <w:rPr>
                <w:noProof/>
                <w:webHidden/>
              </w:rPr>
              <w:fldChar w:fldCharType="begin"/>
            </w:r>
            <w:r w:rsidR="00D30E75">
              <w:rPr>
                <w:noProof/>
                <w:webHidden/>
              </w:rPr>
              <w:instrText xml:space="preserve"> PAGEREF _Toc160721675 \h </w:instrText>
            </w:r>
            <w:r w:rsidR="00D30E75">
              <w:rPr>
                <w:noProof/>
                <w:webHidden/>
              </w:rPr>
            </w:r>
            <w:r w:rsidR="00D30E75">
              <w:rPr>
                <w:noProof/>
                <w:webHidden/>
              </w:rPr>
              <w:fldChar w:fldCharType="separate"/>
            </w:r>
            <w:r w:rsidR="00D30E75">
              <w:rPr>
                <w:noProof/>
                <w:webHidden/>
              </w:rPr>
              <w:t>30</w:t>
            </w:r>
            <w:r w:rsidR="00D30E75">
              <w:rPr>
                <w:noProof/>
                <w:webHidden/>
              </w:rPr>
              <w:fldChar w:fldCharType="end"/>
            </w:r>
          </w:hyperlink>
        </w:p>
        <w:p w:rsidR="00D30E75" w:rsidRDefault="009B002B" w14:paraId="411B771C" w14:textId="3F4C8751">
          <w:pPr>
            <w:pStyle w:val="TOC2"/>
            <w:tabs>
              <w:tab w:val="left" w:pos="880"/>
              <w:tab w:val="right" w:leader="dot" w:pos="9350"/>
            </w:tabs>
            <w:rPr>
              <w:rFonts w:eastAsiaTheme="minorEastAsia"/>
              <w:noProof/>
              <w:kern w:val="2"/>
              <w:sz w:val="24"/>
              <w:szCs w:val="24"/>
              <w14:ligatures w14:val="standardContextual"/>
            </w:rPr>
          </w:pPr>
          <w:hyperlink w:history="1" w:anchor="_Toc160721676">
            <w:r w:rsidRPr="002A4D31" w:rsidR="00D30E75">
              <w:rPr>
                <w:rStyle w:val="Hyperlink"/>
                <w:noProof/>
                <w:lang w:val="ka-GE"/>
              </w:rPr>
              <w:t>9.4</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დეტალები</w:t>
            </w:r>
            <w:r w:rsidR="00D30E75">
              <w:rPr>
                <w:noProof/>
                <w:webHidden/>
              </w:rPr>
              <w:tab/>
            </w:r>
            <w:r w:rsidR="00D30E75">
              <w:rPr>
                <w:noProof/>
                <w:webHidden/>
              </w:rPr>
              <w:fldChar w:fldCharType="begin"/>
            </w:r>
            <w:r w:rsidR="00D30E75">
              <w:rPr>
                <w:noProof/>
                <w:webHidden/>
              </w:rPr>
              <w:instrText xml:space="preserve"> PAGEREF _Toc160721676 \h </w:instrText>
            </w:r>
            <w:r w:rsidR="00D30E75">
              <w:rPr>
                <w:noProof/>
                <w:webHidden/>
              </w:rPr>
            </w:r>
            <w:r w:rsidR="00D30E75">
              <w:rPr>
                <w:noProof/>
                <w:webHidden/>
              </w:rPr>
              <w:fldChar w:fldCharType="separate"/>
            </w:r>
            <w:r w:rsidR="00D30E75">
              <w:rPr>
                <w:noProof/>
                <w:webHidden/>
              </w:rPr>
              <w:t>30</w:t>
            </w:r>
            <w:r w:rsidR="00D30E75">
              <w:rPr>
                <w:noProof/>
                <w:webHidden/>
              </w:rPr>
              <w:fldChar w:fldCharType="end"/>
            </w:r>
          </w:hyperlink>
        </w:p>
        <w:p w:rsidR="00D30E75" w:rsidRDefault="009B002B" w14:paraId="55B53F98" w14:textId="75067F98">
          <w:pPr>
            <w:pStyle w:val="TOC2"/>
            <w:tabs>
              <w:tab w:val="left" w:pos="880"/>
              <w:tab w:val="right" w:leader="dot" w:pos="9350"/>
            </w:tabs>
            <w:rPr>
              <w:rFonts w:eastAsiaTheme="minorEastAsia"/>
              <w:noProof/>
              <w:kern w:val="2"/>
              <w:sz w:val="24"/>
              <w:szCs w:val="24"/>
              <w14:ligatures w14:val="standardContextual"/>
            </w:rPr>
          </w:pPr>
          <w:hyperlink w:history="1" w:anchor="_Toc160721677">
            <w:r w:rsidRPr="002A4D31" w:rsidR="00D30E75">
              <w:rPr>
                <w:rStyle w:val="Hyperlink"/>
                <w:noProof/>
                <w:lang w:val="ka-GE"/>
              </w:rPr>
              <w:t>9.5</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გაუქმების მოთხოვნა</w:t>
            </w:r>
            <w:r w:rsidR="00D30E75">
              <w:rPr>
                <w:noProof/>
                <w:webHidden/>
              </w:rPr>
              <w:tab/>
            </w:r>
            <w:r w:rsidR="00D30E75">
              <w:rPr>
                <w:noProof/>
                <w:webHidden/>
              </w:rPr>
              <w:fldChar w:fldCharType="begin"/>
            </w:r>
            <w:r w:rsidR="00D30E75">
              <w:rPr>
                <w:noProof/>
                <w:webHidden/>
              </w:rPr>
              <w:instrText xml:space="preserve"> PAGEREF _Toc160721677 \h </w:instrText>
            </w:r>
            <w:r w:rsidR="00D30E75">
              <w:rPr>
                <w:noProof/>
                <w:webHidden/>
              </w:rPr>
            </w:r>
            <w:r w:rsidR="00D30E75">
              <w:rPr>
                <w:noProof/>
                <w:webHidden/>
              </w:rPr>
              <w:fldChar w:fldCharType="separate"/>
            </w:r>
            <w:r w:rsidR="00D30E75">
              <w:rPr>
                <w:noProof/>
                <w:webHidden/>
              </w:rPr>
              <w:t>31</w:t>
            </w:r>
            <w:r w:rsidR="00D30E75">
              <w:rPr>
                <w:noProof/>
                <w:webHidden/>
              </w:rPr>
              <w:fldChar w:fldCharType="end"/>
            </w:r>
          </w:hyperlink>
        </w:p>
        <w:p w:rsidR="00D30E75" w:rsidRDefault="009B002B" w14:paraId="25559392" w14:textId="79EDF7F6">
          <w:pPr>
            <w:pStyle w:val="TOC2"/>
            <w:tabs>
              <w:tab w:val="left" w:pos="880"/>
              <w:tab w:val="right" w:leader="dot" w:pos="9350"/>
            </w:tabs>
            <w:rPr>
              <w:rFonts w:eastAsiaTheme="minorEastAsia"/>
              <w:noProof/>
              <w:kern w:val="2"/>
              <w:sz w:val="24"/>
              <w:szCs w:val="24"/>
              <w14:ligatures w14:val="standardContextual"/>
            </w:rPr>
          </w:pPr>
          <w:hyperlink w:history="1" w:anchor="_Toc160721678">
            <w:r w:rsidRPr="002A4D31" w:rsidR="00D30E75">
              <w:rPr>
                <w:rStyle w:val="Hyperlink"/>
                <w:noProof/>
                <w:lang w:val="ka-GE"/>
              </w:rPr>
              <w:t>9.6</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გაუქმების ავტორიზაციის ქვე-რესურსების სია</w:t>
            </w:r>
            <w:r w:rsidR="00D30E75">
              <w:rPr>
                <w:noProof/>
                <w:webHidden/>
              </w:rPr>
              <w:tab/>
            </w:r>
            <w:r w:rsidR="00D30E75">
              <w:rPr>
                <w:noProof/>
                <w:webHidden/>
              </w:rPr>
              <w:fldChar w:fldCharType="begin"/>
            </w:r>
            <w:r w:rsidR="00D30E75">
              <w:rPr>
                <w:noProof/>
                <w:webHidden/>
              </w:rPr>
              <w:instrText xml:space="preserve"> PAGEREF _Toc160721678 \h </w:instrText>
            </w:r>
            <w:r w:rsidR="00D30E75">
              <w:rPr>
                <w:noProof/>
                <w:webHidden/>
              </w:rPr>
            </w:r>
            <w:r w:rsidR="00D30E75">
              <w:rPr>
                <w:noProof/>
                <w:webHidden/>
              </w:rPr>
              <w:fldChar w:fldCharType="separate"/>
            </w:r>
            <w:r w:rsidR="00D30E75">
              <w:rPr>
                <w:noProof/>
                <w:webHidden/>
              </w:rPr>
              <w:t>32</w:t>
            </w:r>
            <w:r w:rsidR="00D30E75">
              <w:rPr>
                <w:noProof/>
                <w:webHidden/>
              </w:rPr>
              <w:fldChar w:fldCharType="end"/>
            </w:r>
          </w:hyperlink>
        </w:p>
        <w:p w:rsidR="00D30E75" w:rsidRDefault="009B002B" w14:paraId="5F0B0A59" w14:textId="418FFF17">
          <w:pPr>
            <w:pStyle w:val="TOC1"/>
            <w:rPr>
              <w:rFonts w:eastAsiaTheme="minorEastAsia"/>
              <w:noProof/>
              <w:kern w:val="2"/>
              <w:sz w:val="24"/>
              <w:szCs w:val="24"/>
              <w14:ligatures w14:val="standardContextual"/>
            </w:rPr>
          </w:pPr>
          <w:hyperlink w:history="1" w:anchor="_Toc160721679">
            <w:r w:rsidRPr="002A4D31" w:rsidR="00D30E75">
              <w:rPr>
                <w:rStyle w:val="Hyperlink"/>
                <w:noProof/>
                <w:lang w:val="ka-GE"/>
              </w:rPr>
              <w:t>10</w:t>
            </w:r>
            <w:r w:rsidR="00D30E75">
              <w:rPr>
                <w:rFonts w:eastAsiaTheme="minorEastAsia"/>
                <w:noProof/>
                <w:kern w:val="2"/>
                <w:sz w:val="24"/>
                <w:szCs w:val="24"/>
                <w14:ligatures w14:val="standardContextual"/>
              </w:rPr>
              <w:tab/>
            </w:r>
            <w:r w:rsidRPr="002A4D31" w:rsidR="00D30E75">
              <w:rPr>
                <w:rStyle w:val="Hyperlink"/>
                <w:noProof/>
                <w:lang w:val="ka-GE"/>
              </w:rPr>
              <w:t>საგადახდო დავალების სასიცოცხლო ციკლი</w:t>
            </w:r>
            <w:r w:rsidR="00D30E75">
              <w:rPr>
                <w:noProof/>
                <w:webHidden/>
              </w:rPr>
              <w:tab/>
            </w:r>
            <w:r w:rsidR="00D30E75">
              <w:rPr>
                <w:noProof/>
                <w:webHidden/>
              </w:rPr>
              <w:fldChar w:fldCharType="begin"/>
            </w:r>
            <w:r w:rsidR="00D30E75">
              <w:rPr>
                <w:noProof/>
                <w:webHidden/>
              </w:rPr>
              <w:instrText xml:space="preserve"> PAGEREF _Toc160721679 \h </w:instrText>
            </w:r>
            <w:r w:rsidR="00D30E75">
              <w:rPr>
                <w:noProof/>
                <w:webHidden/>
              </w:rPr>
            </w:r>
            <w:r w:rsidR="00D30E75">
              <w:rPr>
                <w:noProof/>
                <w:webHidden/>
              </w:rPr>
              <w:fldChar w:fldCharType="separate"/>
            </w:r>
            <w:r w:rsidR="00D30E75">
              <w:rPr>
                <w:noProof/>
                <w:webHidden/>
              </w:rPr>
              <w:t>32</w:t>
            </w:r>
            <w:r w:rsidR="00D30E75">
              <w:rPr>
                <w:noProof/>
                <w:webHidden/>
              </w:rPr>
              <w:fldChar w:fldCharType="end"/>
            </w:r>
          </w:hyperlink>
        </w:p>
        <w:p w:rsidR="00D30E75" w:rsidRDefault="009B002B" w14:paraId="4598EF05" w14:textId="1E50ECB2">
          <w:pPr>
            <w:pStyle w:val="TOC1"/>
            <w:rPr>
              <w:rFonts w:eastAsiaTheme="minorEastAsia"/>
              <w:noProof/>
              <w:kern w:val="2"/>
              <w:sz w:val="24"/>
              <w:szCs w:val="24"/>
              <w14:ligatures w14:val="standardContextual"/>
            </w:rPr>
          </w:pPr>
          <w:hyperlink w:history="1" w:anchor="_Toc160721680">
            <w:r w:rsidRPr="002A4D31" w:rsidR="00D30E75">
              <w:rPr>
                <w:rStyle w:val="Hyperlink"/>
                <w:noProof/>
                <w:lang w:val="ka-GE"/>
              </w:rPr>
              <w:t>11</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ინიციირების ტიპური შემთხვევები</w:t>
            </w:r>
            <w:r w:rsidR="00D30E75">
              <w:rPr>
                <w:noProof/>
                <w:webHidden/>
              </w:rPr>
              <w:tab/>
            </w:r>
            <w:r w:rsidR="00D30E75">
              <w:rPr>
                <w:noProof/>
                <w:webHidden/>
              </w:rPr>
              <w:fldChar w:fldCharType="begin"/>
            </w:r>
            <w:r w:rsidR="00D30E75">
              <w:rPr>
                <w:noProof/>
                <w:webHidden/>
              </w:rPr>
              <w:instrText xml:space="preserve"> PAGEREF _Toc160721680 \h </w:instrText>
            </w:r>
            <w:r w:rsidR="00D30E75">
              <w:rPr>
                <w:noProof/>
                <w:webHidden/>
              </w:rPr>
            </w:r>
            <w:r w:rsidR="00D30E75">
              <w:rPr>
                <w:noProof/>
                <w:webHidden/>
              </w:rPr>
              <w:fldChar w:fldCharType="separate"/>
            </w:r>
            <w:r w:rsidR="00D30E75">
              <w:rPr>
                <w:noProof/>
                <w:webHidden/>
              </w:rPr>
              <w:t>36</w:t>
            </w:r>
            <w:r w:rsidR="00D30E75">
              <w:rPr>
                <w:noProof/>
                <w:webHidden/>
              </w:rPr>
              <w:fldChar w:fldCharType="end"/>
            </w:r>
          </w:hyperlink>
        </w:p>
        <w:p w:rsidR="00D30E75" w:rsidRDefault="009B002B" w14:paraId="171661DE" w14:textId="623C29EB">
          <w:pPr>
            <w:pStyle w:val="TOC2"/>
            <w:tabs>
              <w:tab w:val="left" w:pos="880"/>
              <w:tab w:val="right" w:leader="dot" w:pos="9350"/>
            </w:tabs>
            <w:rPr>
              <w:rFonts w:eastAsiaTheme="minorEastAsia"/>
              <w:noProof/>
              <w:kern w:val="2"/>
              <w:sz w:val="24"/>
              <w:szCs w:val="24"/>
              <w14:ligatures w14:val="standardContextual"/>
            </w:rPr>
          </w:pPr>
          <w:hyperlink w:history="1" w:anchor="_Toc160721681">
            <w:r w:rsidRPr="002A4D31" w:rsidR="00D30E75">
              <w:rPr>
                <w:rStyle w:val="Hyperlink"/>
                <w:noProof/>
                <w:lang w:val="ka-GE"/>
              </w:rPr>
              <w:t>11.1</w:t>
            </w:r>
            <w:r w:rsidR="00D30E75">
              <w:rPr>
                <w:rFonts w:eastAsiaTheme="minorEastAsia"/>
                <w:noProof/>
                <w:kern w:val="2"/>
                <w:sz w:val="24"/>
                <w:szCs w:val="24"/>
                <w14:ligatures w14:val="standardContextual"/>
              </w:rPr>
              <w:tab/>
            </w:r>
            <w:r w:rsidRPr="002A4D31" w:rsidR="00D30E75">
              <w:rPr>
                <w:rStyle w:val="Hyperlink"/>
                <w:noProof/>
                <w:lang w:val="ka-GE"/>
              </w:rPr>
              <w:t>კონვერტაციის ოპერაციები</w:t>
            </w:r>
            <w:r w:rsidR="00D30E75">
              <w:rPr>
                <w:noProof/>
                <w:webHidden/>
              </w:rPr>
              <w:tab/>
            </w:r>
            <w:r w:rsidR="00D30E75">
              <w:rPr>
                <w:noProof/>
                <w:webHidden/>
              </w:rPr>
              <w:fldChar w:fldCharType="begin"/>
            </w:r>
            <w:r w:rsidR="00D30E75">
              <w:rPr>
                <w:noProof/>
                <w:webHidden/>
              </w:rPr>
              <w:instrText xml:space="preserve"> PAGEREF _Toc160721681 \h </w:instrText>
            </w:r>
            <w:r w:rsidR="00D30E75">
              <w:rPr>
                <w:noProof/>
                <w:webHidden/>
              </w:rPr>
            </w:r>
            <w:r w:rsidR="00D30E75">
              <w:rPr>
                <w:noProof/>
                <w:webHidden/>
              </w:rPr>
              <w:fldChar w:fldCharType="separate"/>
            </w:r>
            <w:r w:rsidR="00D30E75">
              <w:rPr>
                <w:noProof/>
                <w:webHidden/>
              </w:rPr>
              <w:t>36</w:t>
            </w:r>
            <w:r w:rsidR="00D30E75">
              <w:rPr>
                <w:noProof/>
                <w:webHidden/>
              </w:rPr>
              <w:fldChar w:fldCharType="end"/>
            </w:r>
          </w:hyperlink>
        </w:p>
        <w:p w:rsidR="00D30E75" w:rsidRDefault="009B002B" w14:paraId="50B54D53" w14:textId="34AECDD8">
          <w:pPr>
            <w:pStyle w:val="TOC3"/>
            <w:tabs>
              <w:tab w:val="left" w:pos="1320"/>
              <w:tab w:val="right" w:leader="dot" w:pos="9350"/>
            </w:tabs>
            <w:rPr>
              <w:rFonts w:eastAsiaTheme="minorEastAsia"/>
              <w:noProof/>
              <w:kern w:val="2"/>
              <w:sz w:val="24"/>
              <w:szCs w:val="24"/>
              <w14:ligatures w14:val="standardContextual"/>
            </w:rPr>
          </w:pPr>
          <w:hyperlink w:history="1" w:anchor="_Toc160721682">
            <w:r w:rsidRPr="002A4D31" w:rsidR="00D30E75">
              <w:rPr>
                <w:rStyle w:val="Hyperlink"/>
                <w:noProof/>
                <w:lang w:val="ka-GE"/>
              </w:rPr>
              <w:t>11.1.1</w:t>
            </w:r>
            <w:r w:rsidR="00D30E75">
              <w:rPr>
                <w:rFonts w:eastAsiaTheme="minorEastAsia"/>
                <w:noProof/>
                <w:kern w:val="2"/>
                <w:sz w:val="24"/>
                <w:szCs w:val="24"/>
                <w14:ligatures w14:val="standardContextual"/>
              </w:rPr>
              <w:tab/>
            </w:r>
            <w:r w:rsidRPr="002A4D31" w:rsidR="00D30E75">
              <w:rPr>
                <w:rStyle w:val="Hyperlink"/>
                <w:noProof/>
                <w:lang w:val="ka-GE"/>
              </w:rPr>
              <w:t>კონვერტაცია მულტისავალუტო ანგარიშის „ქვეანგარიშებს“ შორის</w:t>
            </w:r>
            <w:r w:rsidR="00D30E75">
              <w:rPr>
                <w:noProof/>
                <w:webHidden/>
              </w:rPr>
              <w:tab/>
            </w:r>
            <w:r w:rsidR="00D30E75">
              <w:rPr>
                <w:noProof/>
                <w:webHidden/>
              </w:rPr>
              <w:fldChar w:fldCharType="begin"/>
            </w:r>
            <w:r w:rsidR="00D30E75">
              <w:rPr>
                <w:noProof/>
                <w:webHidden/>
              </w:rPr>
              <w:instrText xml:space="preserve"> PAGEREF _Toc160721682 \h </w:instrText>
            </w:r>
            <w:r w:rsidR="00D30E75">
              <w:rPr>
                <w:noProof/>
                <w:webHidden/>
              </w:rPr>
            </w:r>
            <w:r w:rsidR="00D30E75">
              <w:rPr>
                <w:noProof/>
                <w:webHidden/>
              </w:rPr>
              <w:fldChar w:fldCharType="separate"/>
            </w:r>
            <w:r w:rsidR="00D30E75">
              <w:rPr>
                <w:noProof/>
                <w:webHidden/>
              </w:rPr>
              <w:t>36</w:t>
            </w:r>
            <w:r w:rsidR="00D30E75">
              <w:rPr>
                <w:noProof/>
                <w:webHidden/>
              </w:rPr>
              <w:fldChar w:fldCharType="end"/>
            </w:r>
          </w:hyperlink>
        </w:p>
        <w:p w:rsidR="00D30E75" w:rsidRDefault="009B002B" w14:paraId="56645486" w14:textId="72AEC6A8">
          <w:pPr>
            <w:pStyle w:val="TOC3"/>
            <w:tabs>
              <w:tab w:val="left" w:pos="1320"/>
              <w:tab w:val="right" w:leader="dot" w:pos="9350"/>
            </w:tabs>
            <w:rPr>
              <w:rFonts w:eastAsiaTheme="minorEastAsia"/>
              <w:noProof/>
              <w:kern w:val="2"/>
              <w:sz w:val="24"/>
              <w:szCs w:val="24"/>
              <w14:ligatures w14:val="standardContextual"/>
            </w:rPr>
          </w:pPr>
          <w:hyperlink w:history="1" w:anchor="_Toc160721683">
            <w:r w:rsidRPr="002A4D31" w:rsidR="00D30E75">
              <w:rPr>
                <w:rStyle w:val="Hyperlink"/>
                <w:noProof/>
                <w:lang w:val="ka-GE"/>
              </w:rPr>
              <w:t>11.1.2</w:t>
            </w:r>
            <w:r w:rsidR="00D30E75">
              <w:rPr>
                <w:rFonts w:eastAsiaTheme="minorEastAsia"/>
                <w:noProof/>
                <w:kern w:val="2"/>
                <w:sz w:val="24"/>
                <w:szCs w:val="24"/>
                <w14:ligatures w14:val="standardContextual"/>
              </w:rPr>
              <w:tab/>
            </w:r>
            <w:r w:rsidRPr="002A4D31" w:rsidR="00D30E75">
              <w:rPr>
                <w:rStyle w:val="Hyperlink"/>
                <w:noProof/>
                <w:lang w:val="ka-GE"/>
              </w:rPr>
              <w:t>კონვერტაცია საკუთარ ანგარიშებს შორის</w:t>
            </w:r>
            <w:r w:rsidR="00D30E75">
              <w:rPr>
                <w:noProof/>
                <w:webHidden/>
              </w:rPr>
              <w:tab/>
            </w:r>
            <w:r w:rsidR="00D30E75">
              <w:rPr>
                <w:noProof/>
                <w:webHidden/>
              </w:rPr>
              <w:fldChar w:fldCharType="begin"/>
            </w:r>
            <w:r w:rsidR="00D30E75">
              <w:rPr>
                <w:noProof/>
                <w:webHidden/>
              </w:rPr>
              <w:instrText xml:space="preserve"> PAGEREF _Toc160721683 \h </w:instrText>
            </w:r>
            <w:r w:rsidR="00D30E75">
              <w:rPr>
                <w:noProof/>
                <w:webHidden/>
              </w:rPr>
            </w:r>
            <w:r w:rsidR="00D30E75">
              <w:rPr>
                <w:noProof/>
                <w:webHidden/>
              </w:rPr>
              <w:fldChar w:fldCharType="separate"/>
            </w:r>
            <w:r w:rsidR="00D30E75">
              <w:rPr>
                <w:noProof/>
                <w:webHidden/>
              </w:rPr>
              <w:t>36</w:t>
            </w:r>
            <w:r w:rsidR="00D30E75">
              <w:rPr>
                <w:noProof/>
                <w:webHidden/>
              </w:rPr>
              <w:fldChar w:fldCharType="end"/>
            </w:r>
          </w:hyperlink>
        </w:p>
        <w:p w:rsidR="00D30E75" w:rsidRDefault="009B002B" w14:paraId="620B7DAE" w14:textId="756BFCA1">
          <w:pPr>
            <w:pStyle w:val="TOC1"/>
            <w:rPr>
              <w:rFonts w:eastAsiaTheme="minorEastAsia"/>
              <w:noProof/>
              <w:kern w:val="2"/>
              <w:sz w:val="24"/>
              <w:szCs w:val="24"/>
              <w14:ligatures w14:val="standardContextual"/>
            </w:rPr>
          </w:pPr>
          <w:hyperlink w:history="1" w:anchor="_Toc160721684">
            <w:r w:rsidRPr="002A4D31" w:rsidR="00D30E75">
              <w:rPr>
                <w:rStyle w:val="Hyperlink"/>
                <w:noProof/>
                <w:lang w:val="ka-GE"/>
              </w:rPr>
              <w:t>12</w:t>
            </w:r>
            <w:r w:rsidR="00D30E75">
              <w:rPr>
                <w:rFonts w:eastAsiaTheme="minorEastAsia"/>
                <w:noProof/>
                <w:kern w:val="2"/>
                <w:sz w:val="24"/>
                <w:szCs w:val="24"/>
                <w14:ligatures w14:val="standardContextual"/>
              </w:rPr>
              <w:tab/>
            </w:r>
            <w:r w:rsidRPr="002A4D31" w:rsidR="00D30E75">
              <w:rPr>
                <w:rStyle w:val="Hyperlink"/>
                <w:noProof/>
                <w:lang w:val="ka-GE"/>
              </w:rPr>
              <w:t>წინა ბიჯზე მომხდარი ავტორიზაციის გამოყენება გადახდის ინიციირებაში</w:t>
            </w:r>
            <w:r w:rsidR="00D30E75">
              <w:rPr>
                <w:noProof/>
                <w:webHidden/>
              </w:rPr>
              <w:tab/>
            </w:r>
            <w:r w:rsidR="00D30E75">
              <w:rPr>
                <w:noProof/>
                <w:webHidden/>
              </w:rPr>
              <w:fldChar w:fldCharType="begin"/>
            </w:r>
            <w:r w:rsidR="00D30E75">
              <w:rPr>
                <w:noProof/>
                <w:webHidden/>
              </w:rPr>
              <w:instrText xml:space="preserve"> PAGEREF _Toc160721684 \h </w:instrText>
            </w:r>
            <w:r w:rsidR="00D30E75">
              <w:rPr>
                <w:noProof/>
                <w:webHidden/>
              </w:rPr>
            </w:r>
            <w:r w:rsidR="00D30E75">
              <w:rPr>
                <w:noProof/>
                <w:webHidden/>
              </w:rPr>
              <w:fldChar w:fldCharType="separate"/>
            </w:r>
            <w:r w:rsidR="00D30E75">
              <w:rPr>
                <w:noProof/>
                <w:webHidden/>
              </w:rPr>
              <w:t>36</w:t>
            </w:r>
            <w:r w:rsidR="00D30E75">
              <w:rPr>
                <w:noProof/>
                <w:webHidden/>
              </w:rPr>
              <w:fldChar w:fldCharType="end"/>
            </w:r>
          </w:hyperlink>
        </w:p>
        <w:p w:rsidR="00D30E75" w:rsidRDefault="009B002B" w14:paraId="6DE176B7" w14:textId="79F40494">
          <w:pPr>
            <w:pStyle w:val="TOC1"/>
            <w:rPr>
              <w:rFonts w:eastAsiaTheme="minorEastAsia"/>
              <w:noProof/>
              <w:kern w:val="2"/>
              <w:sz w:val="24"/>
              <w:szCs w:val="24"/>
              <w14:ligatures w14:val="standardContextual"/>
            </w:rPr>
          </w:pPr>
          <w:hyperlink w:history="1" w:anchor="_Toc160721685">
            <w:r w:rsidRPr="002A4D31" w:rsidR="00D30E75">
              <w:rPr>
                <w:rStyle w:val="Hyperlink"/>
                <w:noProof/>
                <w:lang w:val="ka-GE"/>
              </w:rPr>
              <w:t>13</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ინიციირებაზე თანხმობის გამოხატვის წესი</w:t>
            </w:r>
            <w:r w:rsidR="00D30E75">
              <w:rPr>
                <w:noProof/>
                <w:webHidden/>
              </w:rPr>
              <w:tab/>
            </w:r>
            <w:r w:rsidR="00D30E75">
              <w:rPr>
                <w:noProof/>
                <w:webHidden/>
              </w:rPr>
              <w:fldChar w:fldCharType="begin"/>
            </w:r>
            <w:r w:rsidR="00D30E75">
              <w:rPr>
                <w:noProof/>
                <w:webHidden/>
              </w:rPr>
              <w:instrText xml:space="preserve"> PAGEREF _Toc160721685 \h </w:instrText>
            </w:r>
            <w:r w:rsidR="00D30E75">
              <w:rPr>
                <w:noProof/>
                <w:webHidden/>
              </w:rPr>
            </w:r>
            <w:r w:rsidR="00D30E75">
              <w:rPr>
                <w:noProof/>
                <w:webHidden/>
              </w:rPr>
              <w:fldChar w:fldCharType="separate"/>
            </w:r>
            <w:r w:rsidR="00D30E75">
              <w:rPr>
                <w:noProof/>
                <w:webHidden/>
              </w:rPr>
              <w:t>37</w:t>
            </w:r>
            <w:r w:rsidR="00D30E75">
              <w:rPr>
                <w:noProof/>
                <w:webHidden/>
              </w:rPr>
              <w:fldChar w:fldCharType="end"/>
            </w:r>
          </w:hyperlink>
        </w:p>
        <w:p w:rsidR="00D30E75" w:rsidRDefault="009B002B" w14:paraId="7D944A01" w14:textId="4FF4CECB">
          <w:pPr>
            <w:pStyle w:val="TOC2"/>
            <w:tabs>
              <w:tab w:val="left" w:pos="880"/>
              <w:tab w:val="right" w:leader="dot" w:pos="9350"/>
            </w:tabs>
            <w:rPr>
              <w:rFonts w:eastAsiaTheme="minorEastAsia"/>
              <w:noProof/>
              <w:kern w:val="2"/>
              <w:sz w:val="24"/>
              <w:szCs w:val="24"/>
              <w14:ligatures w14:val="standardContextual"/>
            </w:rPr>
          </w:pPr>
          <w:hyperlink w:history="1" w:anchor="_Toc160721686">
            <w:r w:rsidRPr="002A4D31" w:rsidR="00D30E75">
              <w:rPr>
                <w:rStyle w:val="Hyperlink"/>
                <w:noProof/>
                <w:lang w:val="ka-GE"/>
              </w:rPr>
              <w:t>13.1</w:t>
            </w:r>
            <w:r w:rsidR="00D30E75">
              <w:rPr>
                <w:rFonts w:eastAsiaTheme="minorEastAsia"/>
                <w:noProof/>
                <w:kern w:val="2"/>
                <w:sz w:val="24"/>
                <w:szCs w:val="24"/>
                <w14:ligatures w14:val="standardContextual"/>
              </w:rPr>
              <w:tab/>
            </w:r>
            <w:r w:rsidRPr="002A4D31" w:rsidR="00D30E75">
              <w:rPr>
                <w:rStyle w:val="Hyperlink"/>
                <w:noProof/>
                <w:lang w:val="ka-GE"/>
              </w:rPr>
              <w:t>მომხმარებლის თანხმობის ვიზუალური ეკრანები</w:t>
            </w:r>
            <w:r w:rsidR="00D30E75">
              <w:rPr>
                <w:noProof/>
                <w:webHidden/>
              </w:rPr>
              <w:tab/>
            </w:r>
            <w:r w:rsidR="00D30E75">
              <w:rPr>
                <w:noProof/>
                <w:webHidden/>
              </w:rPr>
              <w:fldChar w:fldCharType="begin"/>
            </w:r>
            <w:r w:rsidR="00D30E75">
              <w:rPr>
                <w:noProof/>
                <w:webHidden/>
              </w:rPr>
              <w:instrText xml:space="preserve"> PAGEREF _Toc160721686 \h </w:instrText>
            </w:r>
            <w:r w:rsidR="00D30E75">
              <w:rPr>
                <w:noProof/>
                <w:webHidden/>
              </w:rPr>
            </w:r>
            <w:r w:rsidR="00D30E75">
              <w:rPr>
                <w:noProof/>
                <w:webHidden/>
              </w:rPr>
              <w:fldChar w:fldCharType="separate"/>
            </w:r>
            <w:r w:rsidR="00D30E75">
              <w:rPr>
                <w:noProof/>
                <w:webHidden/>
              </w:rPr>
              <w:t>37</w:t>
            </w:r>
            <w:r w:rsidR="00D30E75">
              <w:rPr>
                <w:noProof/>
                <w:webHidden/>
              </w:rPr>
              <w:fldChar w:fldCharType="end"/>
            </w:r>
          </w:hyperlink>
        </w:p>
        <w:p w:rsidR="00D30E75" w:rsidRDefault="009B002B" w14:paraId="3CE80E8F" w14:textId="0286CE80">
          <w:pPr>
            <w:pStyle w:val="TOC3"/>
            <w:tabs>
              <w:tab w:val="left" w:pos="1320"/>
              <w:tab w:val="right" w:leader="dot" w:pos="9350"/>
            </w:tabs>
            <w:rPr>
              <w:rFonts w:eastAsiaTheme="minorEastAsia"/>
              <w:noProof/>
              <w:kern w:val="2"/>
              <w:sz w:val="24"/>
              <w:szCs w:val="24"/>
              <w14:ligatures w14:val="standardContextual"/>
            </w:rPr>
          </w:pPr>
          <w:hyperlink w:history="1" w:anchor="_Toc160721687">
            <w:r w:rsidRPr="002A4D31" w:rsidR="00D30E75">
              <w:rPr>
                <w:rStyle w:val="Hyperlink"/>
                <w:noProof/>
                <w:lang w:val="ka-GE"/>
              </w:rPr>
              <w:t>13.1.1</w:t>
            </w:r>
            <w:r w:rsidR="00D30E75">
              <w:rPr>
                <w:rFonts w:eastAsiaTheme="minorEastAsia"/>
                <w:noProof/>
                <w:kern w:val="2"/>
                <w:sz w:val="24"/>
                <w:szCs w:val="24"/>
                <w14:ligatures w14:val="standardContextual"/>
              </w:rPr>
              <w:tab/>
            </w:r>
            <w:r w:rsidRPr="002A4D31" w:rsidR="00D30E75">
              <w:rPr>
                <w:rStyle w:val="Hyperlink"/>
                <w:noProof/>
                <w:lang w:val="ka-GE"/>
              </w:rPr>
              <w:t>გადახდის ინიციირება იმ შემთხვევაში როდესაც მმპ-სათვის წინასწარ ცნობილი არ არის ანგარიშის ნომერი საიდანაც უნდა გადაირიცხოს თანხა</w:t>
            </w:r>
            <w:r w:rsidR="00D30E75">
              <w:rPr>
                <w:noProof/>
                <w:webHidden/>
              </w:rPr>
              <w:tab/>
            </w:r>
            <w:r w:rsidR="00D30E75">
              <w:rPr>
                <w:noProof/>
                <w:webHidden/>
              </w:rPr>
              <w:fldChar w:fldCharType="begin"/>
            </w:r>
            <w:r w:rsidR="00D30E75">
              <w:rPr>
                <w:noProof/>
                <w:webHidden/>
              </w:rPr>
              <w:instrText xml:space="preserve"> PAGEREF _Toc160721687 \h </w:instrText>
            </w:r>
            <w:r w:rsidR="00D30E75">
              <w:rPr>
                <w:noProof/>
                <w:webHidden/>
              </w:rPr>
            </w:r>
            <w:r w:rsidR="00D30E75">
              <w:rPr>
                <w:noProof/>
                <w:webHidden/>
              </w:rPr>
              <w:fldChar w:fldCharType="separate"/>
            </w:r>
            <w:r w:rsidR="00D30E75">
              <w:rPr>
                <w:noProof/>
                <w:webHidden/>
              </w:rPr>
              <w:t>37</w:t>
            </w:r>
            <w:r w:rsidR="00D30E75">
              <w:rPr>
                <w:noProof/>
                <w:webHidden/>
              </w:rPr>
              <w:fldChar w:fldCharType="end"/>
            </w:r>
          </w:hyperlink>
        </w:p>
        <w:p w:rsidR="00D30E75" w:rsidRDefault="009B002B" w14:paraId="2D836A14" w14:textId="3B686933">
          <w:pPr>
            <w:pStyle w:val="TOC1"/>
            <w:rPr>
              <w:rFonts w:eastAsiaTheme="minorEastAsia"/>
              <w:noProof/>
              <w:kern w:val="2"/>
              <w:sz w:val="24"/>
              <w:szCs w:val="24"/>
              <w14:ligatures w14:val="standardContextual"/>
            </w:rPr>
          </w:pPr>
          <w:hyperlink w:history="1" w:anchor="_Toc160721688">
            <w:r w:rsidRPr="002A4D31" w:rsidR="00D30E75">
              <w:rPr>
                <w:rStyle w:val="Hyperlink"/>
                <w:noProof/>
                <w:lang w:val="ka-GE"/>
              </w:rPr>
              <w:t>14</w:t>
            </w:r>
            <w:r w:rsidR="00D30E75">
              <w:rPr>
                <w:rFonts w:eastAsiaTheme="minorEastAsia"/>
                <w:noProof/>
                <w:kern w:val="2"/>
                <w:sz w:val="24"/>
                <w:szCs w:val="24"/>
                <w14:ligatures w14:val="standardContextual"/>
              </w:rPr>
              <w:tab/>
            </w:r>
            <w:r w:rsidRPr="002A4D31" w:rsidR="00D30E75">
              <w:rPr>
                <w:rStyle w:val="Hyperlink"/>
                <w:noProof/>
                <w:lang w:val="ka-GE"/>
              </w:rPr>
              <w:t>წყაროები</w:t>
            </w:r>
            <w:r w:rsidR="00D30E75">
              <w:rPr>
                <w:noProof/>
                <w:webHidden/>
              </w:rPr>
              <w:tab/>
            </w:r>
            <w:r w:rsidR="00D30E75">
              <w:rPr>
                <w:noProof/>
                <w:webHidden/>
              </w:rPr>
              <w:fldChar w:fldCharType="begin"/>
            </w:r>
            <w:r w:rsidR="00D30E75">
              <w:rPr>
                <w:noProof/>
                <w:webHidden/>
              </w:rPr>
              <w:instrText xml:space="preserve"> PAGEREF _Toc160721688 \h </w:instrText>
            </w:r>
            <w:r w:rsidR="00D30E75">
              <w:rPr>
                <w:noProof/>
                <w:webHidden/>
              </w:rPr>
            </w:r>
            <w:r w:rsidR="00D30E75">
              <w:rPr>
                <w:noProof/>
                <w:webHidden/>
              </w:rPr>
              <w:fldChar w:fldCharType="separate"/>
            </w:r>
            <w:r w:rsidR="00D30E75">
              <w:rPr>
                <w:noProof/>
                <w:webHidden/>
              </w:rPr>
              <w:t>46</w:t>
            </w:r>
            <w:r w:rsidR="00D30E75">
              <w:rPr>
                <w:noProof/>
                <w:webHidden/>
              </w:rPr>
              <w:fldChar w:fldCharType="end"/>
            </w:r>
          </w:hyperlink>
        </w:p>
        <w:p w:rsidR="00335D19" w:rsidRDefault="00364700" w14:paraId="20BF3129" w14:textId="25894AD9">
          <w:pPr>
            <w:rPr>
              <w:b/>
              <w:bCs/>
            </w:rPr>
          </w:pPr>
          <w:r>
            <w:rPr>
              <w:b/>
              <w:bCs/>
            </w:rPr>
            <w:fldChar w:fldCharType="end"/>
          </w:r>
        </w:p>
        <w:p w:rsidR="00364700" w:rsidRDefault="009B002B" w14:paraId="29F61B09" w14:textId="5BC7F2EC"/>
      </w:sdtContent>
    </w:sdt>
    <w:p w:rsidRPr="005426E5" w:rsidR="007578D3" w:rsidRDefault="0087166A" w14:paraId="5F02FF03" w14:textId="6ABBFB24">
      <w:pPr>
        <w:pStyle w:val="Heading1"/>
        <w:rPr>
          <w:lang w:val="ka-GE"/>
        </w:rPr>
      </w:pPr>
      <w:bookmarkStart w:name="_Ref48576272" w:id="6"/>
      <w:bookmarkStart w:name="_Ref48576292" w:id="7"/>
      <w:bookmarkStart w:name="_Toc160721633" w:id="8"/>
      <w:r w:rsidRPr="005426E5">
        <w:rPr>
          <w:lang w:val="ka-GE"/>
        </w:rPr>
        <w:t>დოკუმენტის შესახებ</w:t>
      </w:r>
      <w:bookmarkEnd w:id="6"/>
      <w:bookmarkEnd w:id="7"/>
      <w:bookmarkEnd w:id="8"/>
    </w:p>
    <w:p w:rsidR="00FA1502" w:rsidP="004D5198" w:rsidRDefault="00FA1502" w14:paraId="489E903C" w14:textId="0B4ABB23">
      <w:pPr>
        <w:jc w:val="both"/>
        <w:rPr>
          <w:rFonts w:ascii="Calibri" w:hAnsi="Calibri"/>
          <w:lang w:val="ka-GE"/>
        </w:rPr>
      </w:pPr>
      <w:r w:rsidRPr="003B3179">
        <w:rPr>
          <w:rFonts w:ascii="Calibri" w:hAnsi="Calibri"/>
          <w:lang w:val="ka-GE"/>
        </w:rPr>
        <w:t xml:space="preserve">ეს დოკუმენტი წარმოადგენს </w:t>
      </w:r>
      <w:r w:rsidR="00FE50F9">
        <w:rPr>
          <w:rFonts w:ascii="Calibri" w:hAnsi="Calibri"/>
          <w:lang w:val="ka-GE"/>
        </w:rPr>
        <w:t xml:space="preserve">The Berlin Group </w:t>
      </w:r>
      <w:r w:rsidRPr="00FE50F9" w:rsidR="00FE50F9">
        <w:rPr>
          <w:rFonts w:ascii="Calibri" w:hAnsi="Calibri"/>
          <w:lang w:val="ka-GE"/>
        </w:rPr>
        <w:t>openFinance API Framework</w:t>
      </w:r>
      <w:r w:rsidRPr="003B3179" w:rsidR="001E38A9">
        <w:rPr>
          <w:rFonts w:ascii="Calibri" w:hAnsi="Calibri"/>
          <w:lang w:val="ka-GE"/>
        </w:rPr>
        <w:t xml:space="preserve"> განხორციელების სახელმძღვანელოს</w:t>
      </w:r>
      <w:r w:rsidRPr="003B3179" w:rsidR="5E193AB6">
        <w:rPr>
          <w:rFonts w:ascii="Calibri" w:hAnsi="Calibri"/>
          <w:lang w:val="ka-GE"/>
        </w:rPr>
        <w:t>,</w:t>
      </w:r>
      <w:r w:rsidRPr="003B3179" w:rsidR="001E38A9">
        <w:rPr>
          <w:rFonts w:ascii="Calibri" w:hAnsi="Calibri"/>
          <w:lang w:val="ka-GE"/>
        </w:rPr>
        <w:t xml:space="preserve"> საქართველოს კანონმდებლობ</w:t>
      </w:r>
      <w:r w:rsidRPr="003B3179" w:rsidR="001D458E">
        <w:rPr>
          <w:rFonts w:ascii="Calibri" w:hAnsi="Calibri"/>
          <w:lang w:val="ka-GE"/>
        </w:rPr>
        <w:t>ასთან თავსებადი</w:t>
      </w:r>
      <w:r w:rsidRPr="003B3179" w:rsidR="001E38A9">
        <w:rPr>
          <w:rFonts w:ascii="Calibri" w:hAnsi="Calibri"/>
          <w:lang w:val="ka-GE"/>
        </w:rPr>
        <w:t xml:space="preserve"> ღია ბანკინგის </w:t>
      </w:r>
      <w:r w:rsidRPr="003B3179" w:rsidR="001D458E">
        <w:rPr>
          <w:rFonts w:ascii="Calibri" w:hAnsi="Calibri"/>
          <w:lang w:val="ka-GE"/>
        </w:rPr>
        <w:t xml:space="preserve">დანერგვის მიზნით. </w:t>
      </w:r>
      <w:r w:rsidRPr="003B3179" w:rsidR="00C248F0">
        <w:rPr>
          <w:rFonts w:ascii="Calibri" w:hAnsi="Calibri"/>
          <w:lang w:val="ka-GE"/>
        </w:rPr>
        <w:t xml:space="preserve">დოკუმენტი </w:t>
      </w:r>
      <w:r w:rsidRPr="003B3179" w:rsidR="00D34DE6">
        <w:rPr>
          <w:rFonts w:ascii="Calibri" w:hAnsi="Calibri"/>
          <w:lang w:val="ka-GE"/>
        </w:rPr>
        <w:t>სრულად თავსებადია შესაბამის ჩარჩოსთან</w:t>
      </w:r>
      <w:r w:rsidR="00FE50F9">
        <w:rPr>
          <w:rFonts w:ascii="Calibri" w:hAnsi="Calibri"/>
          <w:lang w:val="ka-GE"/>
        </w:rPr>
        <w:t xml:space="preserve"> </w:t>
      </w:r>
      <w:sdt>
        <w:sdtPr>
          <w:rPr>
            <w:rFonts w:ascii="Calibri" w:hAnsi="Calibri"/>
            <w:lang w:val="ka-GE"/>
          </w:rPr>
          <w:id w:val="-668176898"/>
          <w:citation/>
        </w:sdtPr>
        <w:sdtEndPr/>
        <w:sdtContent>
          <w:r w:rsidR="00FB2E13">
            <w:rPr>
              <w:rFonts w:ascii="Calibri" w:hAnsi="Calibri"/>
              <w:lang w:val="ka-GE"/>
            </w:rPr>
            <w:fldChar w:fldCharType="begin"/>
          </w:r>
          <w:r w:rsidR="00EE67C6">
            <w:rPr>
              <w:rFonts w:ascii="Calibri" w:hAnsi="Calibri"/>
            </w:rPr>
            <w:instrText xml:space="preserve">CITATION oFAIGCom \l 1033 </w:instrText>
          </w:r>
          <w:r w:rsidR="00FB2E13">
            <w:rPr>
              <w:rFonts w:ascii="Calibri" w:hAnsi="Calibri"/>
              <w:lang w:val="ka-GE"/>
            </w:rPr>
            <w:fldChar w:fldCharType="separate"/>
          </w:r>
          <w:r w:rsidRPr="00D23137" w:rsidR="00D23137">
            <w:rPr>
              <w:rFonts w:ascii="Calibri" w:hAnsi="Calibri"/>
              <w:noProof/>
            </w:rPr>
            <w:t>(1)</w:t>
          </w:r>
          <w:r w:rsidR="00FB2E13">
            <w:rPr>
              <w:rFonts w:ascii="Calibri" w:hAnsi="Calibri"/>
              <w:lang w:val="ka-GE"/>
            </w:rPr>
            <w:fldChar w:fldCharType="end"/>
          </w:r>
        </w:sdtContent>
      </w:sdt>
      <w:r w:rsidR="00AE3DE9">
        <w:rPr>
          <w:rFonts w:ascii="Calibri" w:hAnsi="Calibri"/>
          <w:lang w:val="ka-GE"/>
        </w:rPr>
        <w:t xml:space="preserve"> </w:t>
      </w:r>
      <w:r w:rsidR="00FB2E13">
        <w:rPr>
          <w:rFonts w:ascii="Calibri" w:hAnsi="Calibri"/>
          <w:lang w:val="ka-GE"/>
        </w:rPr>
        <w:t xml:space="preserve">და </w:t>
      </w:r>
      <w:sdt>
        <w:sdtPr>
          <w:rPr>
            <w:rFonts w:ascii="Calibri" w:hAnsi="Calibri"/>
            <w:lang w:val="ka-GE"/>
          </w:rPr>
          <w:id w:val="-1473511279"/>
          <w:citation/>
        </w:sdtPr>
        <w:sdtEndPr/>
        <w:sdtContent>
          <w:r w:rsidR="0048075B">
            <w:rPr>
              <w:rFonts w:ascii="Calibri" w:hAnsi="Calibri"/>
              <w:lang w:val="ka-GE"/>
            </w:rPr>
            <w:fldChar w:fldCharType="begin"/>
          </w:r>
          <w:r w:rsidR="0048075B">
            <w:rPr>
              <w:rFonts w:ascii="Calibri" w:hAnsi="Calibri"/>
              <w:lang w:val="ka-GE"/>
            </w:rPr>
            <w:instrText xml:space="preserve"> CITATION oFAIGEPIS \l 1079 </w:instrText>
          </w:r>
          <w:r w:rsidR="0048075B">
            <w:rPr>
              <w:rFonts w:ascii="Calibri" w:hAnsi="Calibri"/>
              <w:lang w:val="ka-GE"/>
            </w:rPr>
            <w:fldChar w:fldCharType="separate"/>
          </w:r>
          <w:r w:rsidRPr="00D23137" w:rsidR="00D23137">
            <w:rPr>
              <w:rFonts w:ascii="Calibri" w:hAnsi="Calibri"/>
              <w:noProof/>
              <w:lang w:val="ka-GE"/>
            </w:rPr>
            <w:t>(2)</w:t>
          </w:r>
          <w:r w:rsidR="0048075B">
            <w:rPr>
              <w:rFonts w:ascii="Calibri" w:hAnsi="Calibri"/>
              <w:lang w:val="ka-GE"/>
            </w:rPr>
            <w:fldChar w:fldCharType="end"/>
          </w:r>
        </w:sdtContent>
      </w:sdt>
      <w:r w:rsidR="005D38E3">
        <w:rPr>
          <w:rFonts w:ascii="Calibri" w:hAnsi="Calibri"/>
          <w:lang w:val="ka-GE"/>
        </w:rPr>
        <w:t>,</w:t>
      </w:r>
      <w:r w:rsidR="00FB2E13">
        <w:rPr>
          <w:rFonts w:ascii="Calibri" w:hAnsi="Calibri"/>
          <w:lang w:val="ka-GE"/>
        </w:rPr>
        <w:t xml:space="preserve"> </w:t>
      </w:r>
      <w:r w:rsidRPr="003B3179" w:rsidR="00FE14DC">
        <w:rPr>
          <w:rFonts w:ascii="Calibri" w:hAnsi="Calibri"/>
          <w:lang w:val="ka-GE"/>
        </w:rPr>
        <w:t xml:space="preserve">აზუსტებს მათ </w:t>
      </w:r>
      <w:r w:rsidRPr="003B3179" w:rsidR="00FE14DC">
        <w:rPr>
          <w:rFonts w:ascii="Calibri" w:hAnsi="Calibri"/>
          <w:lang w:val="ka-GE"/>
        </w:rPr>
        <w:t xml:space="preserve">მოთხოვნებს, საქართველოს კანონმდებლობისა და </w:t>
      </w:r>
      <w:r w:rsidRPr="003B3179" w:rsidR="00F50EFB">
        <w:rPr>
          <w:rFonts w:ascii="Calibri" w:hAnsi="Calibri"/>
          <w:lang w:val="ka-GE"/>
        </w:rPr>
        <w:t>ადგილობრივი კონტექსტის გათვალისწინებით</w:t>
      </w:r>
      <w:r w:rsidRPr="003B3179" w:rsidR="0058593E">
        <w:rPr>
          <w:rFonts w:ascii="Calibri" w:hAnsi="Calibri"/>
          <w:lang w:val="ka-GE"/>
        </w:rPr>
        <w:t>.</w:t>
      </w:r>
    </w:p>
    <w:p w:rsidRPr="00014CE6" w:rsidR="007E545D" w:rsidP="00272E72" w:rsidRDefault="0093140C" w14:paraId="5CBF1205" w14:textId="03B20829">
      <w:pPr>
        <w:jc w:val="both"/>
        <w:rPr>
          <w:rFonts w:ascii="Calibri" w:hAnsi="Calibri"/>
        </w:rPr>
      </w:pPr>
      <w:r>
        <w:rPr>
          <w:rFonts w:ascii="Calibri" w:hAnsi="Calibri"/>
          <w:lang w:val="ka-GE"/>
        </w:rPr>
        <w:t xml:space="preserve">დოკუმენტის მიზანია, მოახდინოს საქართველოში </w:t>
      </w:r>
      <w:r w:rsidR="009459FF">
        <w:rPr>
          <w:rFonts w:ascii="Calibri" w:hAnsi="Calibri"/>
          <w:lang w:val="ka-GE"/>
        </w:rPr>
        <w:t xml:space="preserve">ღია ბანკინგის სერვისების მაქსიმალური ჰარმონიზაცია და ამ მიზნით, ის აწესებს ბევრ ისეთ შეზღუდვას, </w:t>
      </w:r>
      <w:r w:rsidR="003A5BE0">
        <w:rPr>
          <w:rFonts w:ascii="Calibri" w:hAnsi="Calibri"/>
          <w:lang w:val="ka-GE"/>
        </w:rPr>
        <w:t xml:space="preserve">რომელთან დაკავშირებითაც </w:t>
      </w:r>
      <w:r w:rsidR="005D38E3">
        <w:rPr>
          <w:rFonts w:ascii="Calibri" w:hAnsi="Calibri"/>
          <w:lang w:val="ka-GE"/>
        </w:rPr>
        <w:t xml:space="preserve">The Berlin Group </w:t>
      </w:r>
      <w:r w:rsidRPr="00FE50F9" w:rsidR="005D38E3">
        <w:rPr>
          <w:rFonts w:ascii="Calibri" w:hAnsi="Calibri"/>
          <w:lang w:val="ka-GE"/>
        </w:rPr>
        <w:t>openFinance API Framework</w:t>
      </w:r>
      <w:r w:rsidR="003A5BE0">
        <w:rPr>
          <w:rFonts w:ascii="Calibri" w:hAnsi="Calibri"/>
          <w:lang w:val="ka-GE"/>
        </w:rPr>
        <w:t xml:space="preserve"> ჩარჩო</w:t>
      </w:r>
      <w:r w:rsidR="000A6685">
        <w:rPr>
          <w:rFonts w:ascii="Calibri" w:hAnsi="Calibri"/>
          <w:lang w:val="ka-GE"/>
        </w:rPr>
        <w:t xml:space="preserve"> მეტ</w:t>
      </w:r>
      <w:r w:rsidR="00793EC5">
        <w:rPr>
          <w:rFonts w:ascii="Calibri" w:hAnsi="Calibri"/>
          <w:lang w:val="ka-GE"/>
        </w:rPr>
        <w:t xml:space="preserve"> არჩევანს </w:t>
      </w:r>
      <w:r w:rsidR="000A6685">
        <w:rPr>
          <w:rFonts w:ascii="Calibri" w:hAnsi="Calibri"/>
          <w:lang w:val="ka-GE"/>
        </w:rPr>
        <w:t>იძლევა</w:t>
      </w:r>
      <w:r w:rsidR="00AC5E50">
        <w:rPr>
          <w:rFonts w:ascii="Calibri" w:hAnsi="Calibri"/>
          <w:lang w:val="ka-GE"/>
        </w:rPr>
        <w:t xml:space="preserve">. </w:t>
      </w:r>
    </w:p>
    <w:p w:rsidR="00BA6635" w:rsidP="00AC03D6" w:rsidRDefault="00AC03D6" w14:paraId="56FF2403" w14:textId="462F11FB">
      <w:pPr>
        <w:jc w:val="both"/>
        <w:rPr>
          <w:rFonts w:ascii="Calibri" w:hAnsi="Calibri"/>
          <w:lang w:val="ka-GE"/>
        </w:rPr>
      </w:pPr>
      <w:r>
        <w:rPr>
          <w:rFonts w:ascii="Calibri" w:hAnsi="Calibri"/>
          <w:lang w:val="ka-GE"/>
        </w:rPr>
        <w:t>ასევე დოკუმენტით დარეგულირდა გარკვეული საკითხები, რომლებიც</w:t>
      </w:r>
      <w:r w:rsidR="00E67FF6">
        <w:rPr>
          <w:rFonts w:ascii="Calibri" w:hAnsi="Calibri"/>
          <w:lang w:val="ka-GE"/>
        </w:rPr>
        <w:t xml:space="preserve"> ჩაითვალა</w:t>
      </w:r>
      <w:r w:rsidR="00911524">
        <w:rPr>
          <w:rFonts w:ascii="Calibri" w:hAnsi="Calibri"/>
          <w:lang w:val="ka-GE"/>
        </w:rPr>
        <w:t xml:space="preserve"> </w:t>
      </w:r>
      <w:r w:rsidR="00E67FF6">
        <w:rPr>
          <w:rFonts w:ascii="Calibri" w:hAnsi="Calibri"/>
          <w:lang w:val="ka-GE"/>
        </w:rPr>
        <w:t>არასაკმარისად დარეგულირებულად</w:t>
      </w:r>
      <w:r w:rsidR="00481FA9">
        <w:rPr>
          <w:rFonts w:ascii="Calibri" w:hAnsi="Calibri"/>
          <w:lang w:val="ka-GE"/>
        </w:rPr>
        <w:t xml:space="preserve"> (ან რეგულირების მიღმა დატოვებულად). </w:t>
      </w:r>
      <w:r w:rsidR="00DE3B73">
        <w:rPr>
          <w:rFonts w:ascii="Calibri" w:hAnsi="Calibri"/>
          <w:lang w:val="ka-GE"/>
        </w:rPr>
        <w:t xml:space="preserve">ცალკეულ შემთხვევებში, როდესაც </w:t>
      </w:r>
      <w:r w:rsidR="00136D6F">
        <w:rPr>
          <w:rFonts w:ascii="Calibri" w:hAnsi="Calibri"/>
          <w:lang w:val="ka-GE"/>
        </w:rPr>
        <w:t xml:space="preserve">ამ დოკუმენტით გარკვეული საკითხები </w:t>
      </w:r>
      <w:r w:rsidRPr="00FE50F9" w:rsidR="00911524">
        <w:rPr>
          <w:rFonts w:ascii="Calibri" w:hAnsi="Calibri"/>
          <w:lang w:val="ka-GE"/>
        </w:rPr>
        <w:t>openFinance API Framework</w:t>
      </w:r>
      <w:r w:rsidRPr="00136D6F" w:rsidR="00136D6F">
        <w:rPr>
          <w:rFonts w:ascii="Calibri" w:hAnsi="Calibri"/>
          <w:lang w:val="ka-GE"/>
        </w:rPr>
        <w:t xml:space="preserve"> ჩარჩო</w:t>
      </w:r>
      <w:r w:rsidR="00136D6F">
        <w:rPr>
          <w:rFonts w:ascii="Calibri" w:hAnsi="Calibri"/>
          <w:lang w:val="ka-GE"/>
        </w:rPr>
        <w:t>სადმი შეუსაბამო მოთხოვნებს აწესებს, საკითხი მონიშნულია ტექსტით „</w:t>
      </w:r>
      <w:r w:rsidR="00371DE5">
        <w:rPr>
          <w:rFonts w:ascii="Calibri" w:hAnsi="Calibri"/>
          <w:lang w:val="ka-GE"/>
        </w:rPr>
        <w:t xml:space="preserve">// </w:t>
      </w:r>
      <w:r w:rsidR="003A75C6">
        <w:rPr>
          <w:rFonts w:ascii="Calibri" w:hAnsi="Calibri"/>
          <w:lang w:val="ka-GE"/>
        </w:rPr>
        <w:t xml:space="preserve">გადახვევა </w:t>
      </w:r>
      <w:r w:rsidRPr="00FE50F9" w:rsidR="00911524">
        <w:rPr>
          <w:rFonts w:ascii="Calibri" w:hAnsi="Calibri"/>
          <w:lang w:val="ka-GE"/>
        </w:rPr>
        <w:t>openFinance API Framework</w:t>
      </w:r>
      <w:r w:rsidRPr="00136D6F" w:rsidR="00136D6F">
        <w:rPr>
          <w:rFonts w:ascii="Calibri" w:hAnsi="Calibri"/>
          <w:lang w:val="ka-GE"/>
        </w:rPr>
        <w:t xml:space="preserve"> ჩარჩო</w:t>
      </w:r>
      <w:r w:rsidR="00136D6F">
        <w:rPr>
          <w:rFonts w:ascii="Calibri" w:hAnsi="Calibri"/>
          <w:lang w:val="ka-GE"/>
        </w:rPr>
        <w:t>დან“.</w:t>
      </w:r>
    </w:p>
    <w:p w:rsidRPr="003B3179" w:rsidR="000F320A" w:rsidP="00014CE6" w:rsidRDefault="000F320A" w14:paraId="60F0E9E6" w14:textId="78EE91C8">
      <w:pPr>
        <w:jc w:val="both"/>
        <w:rPr>
          <w:rFonts w:ascii="Calibri" w:hAnsi="Calibri"/>
          <w:lang w:val="ka-GE"/>
        </w:rPr>
      </w:pPr>
      <w:r w:rsidRPr="003B3179">
        <w:rPr>
          <w:rFonts w:ascii="Calibri" w:hAnsi="Calibri"/>
          <w:lang w:val="ka-GE"/>
        </w:rPr>
        <w:t>იმ გასაღები სიტყვების ქართული თარგმანების ინტერპრეტაცია, რომელიც მოცემულია</w:t>
      </w:r>
      <w:r w:rsidRPr="003B3179" w:rsidR="00C31B05">
        <w:rPr>
          <w:rFonts w:ascii="Calibri" w:hAnsi="Calibri"/>
          <w:lang w:val="ka-GE"/>
        </w:rPr>
        <w:t xml:space="preserve"> </w:t>
      </w:r>
      <w:r w:rsidRPr="003B3179">
        <w:rPr>
          <w:rFonts w:ascii="Calibri" w:hAnsi="Calibri"/>
          <w:lang w:val="ka-GE"/>
        </w:rPr>
        <w:t>ცხრილი 1-ში ("MUST", "MUST NOT", "REQUIRED", "SHALL", "SHALL NOT", "SHOULD",</w:t>
      </w:r>
      <w:r w:rsidRPr="003B3179" w:rsidR="00C31B05">
        <w:rPr>
          <w:rFonts w:ascii="Calibri" w:hAnsi="Calibri"/>
          <w:lang w:val="ka-GE"/>
        </w:rPr>
        <w:t xml:space="preserve"> </w:t>
      </w:r>
      <w:r w:rsidRPr="003B3179">
        <w:rPr>
          <w:rFonts w:ascii="Calibri" w:hAnsi="Calibri"/>
          <w:lang w:val="ka-GE"/>
        </w:rPr>
        <w:t>"SHOULD NOT", "RECOMMENDED", "MAY", და "OPTIONAL") უნდა მოხდეს</w:t>
      </w:r>
      <w:sdt>
        <w:sdtPr>
          <w:rPr>
            <w:rFonts w:ascii="Calibri" w:hAnsi="Calibri"/>
            <w:lang w:val="ka-GE"/>
          </w:rPr>
          <w:id w:val="452991262"/>
          <w:citation/>
        </w:sdtPr>
        <w:sdtEndPr/>
        <w:sdtContent>
          <w:r w:rsidRPr="003B3179" w:rsidR="00FD50F1">
            <w:rPr>
              <w:rFonts w:ascii="Calibri" w:hAnsi="Calibri"/>
              <w:lang w:val="ka-GE"/>
            </w:rPr>
            <w:fldChar w:fldCharType="begin"/>
          </w:r>
          <w:r w:rsidRPr="00E3281E" w:rsidR="00003F8D">
            <w:rPr>
              <w:rFonts w:ascii="Calibri" w:hAnsi="Calibri"/>
              <w:lang w:val="ka-GE"/>
            </w:rPr>
            <w:instrText xml:space="preserve">CITATION RFC2119 \l 1033 </w:instrText>
          </w:r>
          <w:r w:rsidRPr="003B3179" w:rsidR="00FD50F1">
            <w:rPr>
              <w:rFonts w:ascii="Calibri" w:hAnsi="Calibri"/>
              <w:lang w:val="ka-GE"/>
            </w:rPr>
            <w:fldChar w:fldCharType="separate"/>
          </w:r>
          <w:r w:rsidR="00D23137">
            <w:rPr>
              <w:rFonts w:ascii="Calibri" w:hAnsi="Calibri"/>
              <w:noProof/>
              <w:lang w:val="ka-GE"/>
            </w:rPr>
            <w:t xml:space="preserve"> </w:t>
          </w:r>
          <w:r w:rsidRPr="00D23137" w:rsidR="00D23137">
            <w:rPr>
              <w:rFonts w:ascii="Calibri" w:hAnsi="Calibri"/>
              <w:noProof/>
              <w:lang w:val="ka-GE"/>
            </w:rPr>
            <w:t>(3)</w:t>
          </w:r>
          <w:r w:rsidRPr="003B3179" w:rsidR="00FD50F1">
            <w:rPr>
              <w:rFonts w:ascii="Calibri" w:hAnsi="Calibri"/>
              <w:lang w:val="ka-GE"/>
            </w:rPr>
            <w:fldChar w:fldCharType="end"/>
          </w:r>
        </w:sdtContent>
      </w:sdt>
      <w:r w:rsidRPr="003B3179">
        <w:rPr>
          <w:rFonts w:ascii="Calibri" w:hAnsi="Calibri"/>
          <w:lang w:val="ka-GE"/>
        </w:rPr>
        <w:t xml:space="preserve"> შესაბამისად.</w:t>
      </w:r>
      <w:r w:rsidRPr="003B3179" w:rsidR="002B7773">
        <w:rPr>
          <w:rFonts w:ascii="Calibri" w:hAnsi="Calibri"/>
          <w:lang w:val="ka-GE"/>
        </w:rPr>
        <w:t xml:space="preserve"> ტერმინებს</w:t>
      </w:r>
      <w:r w:rsidRPr="003B3179" w:rsidR="001C75B6">
        <w:rPr>
          <w:rFonts w:ascii="Calibri" w:hAnsi="Calibri"/>
          <w:lang w:val="ka-GE"/>
        </w:rPr>
        <w:t xml:space="preserve"> ეს მნიშვნელობა აქვთ მხოლოდ იმ შემთხვევაში, როცა ისინი</w:t>
      </w:r>
      <w:r w:rsidRPr="003B3179" w:rsidR="002B7773">
        <w:rPr>
          <w:rFonts w:ascii="Calibri" w:hAnsi="Calibri"/>
          <w:lang w:val="ka-GE"/>
        </w:rPr>
        <w:t xml:space="preserve"> </w:t>
      </w:r>
      <w:r w:rsidRPr="003B3179" w:rsidR="001C75B6">
        <w:rPr>
          <w:rFonts w:ascii="Calibri" w:hAnsi="Calibri"/>
          <w:b/>
          <w:bCs/>
          <w:lang w:val="ka-GE"/>
        </w:rPr>
        <w:t>მსხვილი</w:t>
      </w:r>
      <w:r w:rsidRPr="003B3179" w:rsidR="00DE60B1">
        <w:rPr>
          <w:rFonts w:ascii="Calibri" w:hAnsi="Calibri"/>
          <w:b/>
          <w:bCs/>
          <w:lang w:val="ka-GE"/>
        </w:rPr>
        <w:t xml:space="preserve"> მხედრული</w:t>
      </w:r>
      <w:r w:rsidRPr="00E3281E" w:rsidR="00DE60B1">
        <w:rPr>
          <w:rFonts w:ascii="Calibri" w:hAnsi="Calibri"/>
          <w:b/>
          <w:lang w:val="ka-GE"/>
        </w:rPr>
        <w:t xml:space="preserve"> </w:t>
      </w:r>
      <w:r w:rsidRPr="003B3179" w:rsidR="001C75B6">
        <w:rPr>
          <w:rFonts w:ascii="Calibri" w:hAnsi="Calibri"/>
          <w:lang w:val="ka-GE"/>
        </w:rPr>
        <w:t xml:space="preserve"> ან/და </w:t>
      </w:r>
      <w:r w:rsidRPr="003B3179" w:rsidR="00FE3CC4">
        <w:rPr>
          <w:rFonts w:ascii="Calibri" w:hAnsi="Calibri" w:cs="Sylfaen"/>
          <w:lang w:val="ka-GE"/>
        </w:rPr>
        <w:t>Მ</w:t>
      </w:r>
      <w:r w:rsidRPr="003B3179" w:rsidR="00DD1A4F">
        <w:rPr>
          <w:rFonts w:ascii="Calibri" w:hAnsi="Calibri" w:cs="Sylfaen"/>
          <w:lang w:val="ka-GE"/>
        </w:rPr>
        <w:t>ᲗᲐᲕ</w:t>
      </w:r>
      <w:r w:rsidRPr="003B3179" w:rsidR="00B00722">
        <w:rPr>
          <w:rFonts w:ascii="Calibri" w:hAnsi="Calibri" w:cs="Sylfaen"/>
          <w:lang w:val="ka-GE"/>
        </w:rPr>
        <w:t>ᲠᲣ</w:t>
      </w:r>
      <w:r w:rsidRPr="003B3179" w:rsidR="0074184D">
        <w:rPr>
          <w:rFonts w:ascii="Calibri" w:hAnsi="Calibri" w:cs="Sylfaen"/>
          <w:lang w:val="ka-GE"/>
        </w:rPr>
        <w:t>ᲚᲘ</w:t>
      </w:r>
      <w:r w:rsidRPr="00E3281E" w:rsidR="0074184D">
        <w:rPr>
          <w:rFonts w:ascii="Calibri" w:hAnsi="Calibri" w:cs="Sylfaen"/>
          <w:lang w:val="ka-GE"/>
        </w:rPr>
        <w:t xml:space="preserve"> (</w:t>
      </w:r>
      <w:r w:rsidRPr="003B3179" w:rsidR="0074184D">
        <w:rPr>
          <w:rFonts w:ascii="Calibri" w:hAnsi="Calibri" w:cs="Sylfaen"/>
          <w:lang w:val="ka-GE"/>
        </w:rPr>
        <w:t>მთავრული)</w:t>
      </w:r>
      <w:r w:rsidRPr="003B3179" w:rsidR="001C75B6">
        <w:rPr>
          <w:rFonts w:ascii="Calibri" w:hAnsi="Calibri"/>
          <w:lang w:val="ka-GE"/>
        </w:rPr>
        <w:t xml:space="preserve"> შრიფტით არიან გამოყენებული.</w:t>
      </w:r>
    </w:p>
    <w:p w:rsidRPr="003B3179" w:rsidR="00C31B05" w:rsidP="000F320A" w:rsidRDefault="00C31B05" w14:paraId="291235AB" w14:textId="3AA1A11C">
      <w:pPr>
        <w:rPr>
          <w:rFonts w:ascii="Calibri" w:hAnsi="Calibri"/>
          <w:lang w:val="ka-GE"/>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75"/>
        <w:gridCol w:w="4675"/>
      </w:tblGrid>
      <w:tr w:rsidR="00C31B05" w:rsidTr="0038591D" w14:paraId="0A0DCA51" w14:textId="77777777">
        <w:tc>
          <w:tcPr>
            <w:tcW w:w="4675" w:type="dxa"/>
            <w:shd w:val="clear" w:color="auto" w:fill="A6A6A6" w:themeFill="background1" w:themeFillShade="A6"/>
          </w:tcPr>
          <w:p w:rsidRPr="0038591D" w:rsidR="00C31B05" w:rsidP="000F320A" w:rsidRDefault="00C31B05" w14:paraId="02590FF2" w14:textId="221CD5A7">
            <w:pPr>
              <w:rPr>
                <w:rFonts w:ascii="Calibri" w:hAnsi="Calibri"/>
              </w:rPr>
            </w:pPr>
            <w:r w:rsidRPr="0038591D">
              <w:rPr>
                <w:rFonts w:ascii="Calibri" w:hAnsi="Calibri"/>
              </w:rPr>
              <w:t>English</w:t>
            </w:r>
          </w:p>
        </w:tc>
        <w:tc>
          <w:tcPr>
            <w:tcW w:w="4675" w:type="dxa"/>
            <w:shd w:val="clear" w:color="auto" w:fill="A6A6A6" w:themeFill="background1" w:themeFillShade="A6"/>
          </w:tcPr>
          <w:p w:rsidRPr="0038591D" w:rsidR="00C31B05" w:rsidP="000F320A" w:rsidRDefault="00C31B05" w14:paraId="1486D848" w14:textId="77777777">
            <w:pPr>
              <w:rPr>
                <w:rFonts w:ascii="Calibri" w:hAnsi="Calibri"/>
                <w:lang w:val="ka-GE"/>
              </w:rPr>
            </w:pPr>
            <w:r w:rsidRPr="0038591D">
              <w:rPr>
                <w:rFonts w:ascii="Calibri" w:hAnsi="Calibri"/>
                <w:lang w:val="ka-GE"/>
              </w:rPr>
              <w:t>ქართული</w:t>
            </w:r>
          </w:p>
          <w:p w:rsidRPr="0038591D" w:rsidR="00075E13" w:rsidP="000F320A" w:rsidRDefault="00075E13" w14:paraId="2DC56DB0" w14:textId="39B5F50D">
            <w:pPr>
              <w:rPr>
                <w:rFonts w:ascii="Calibri" w:hAnsi="Calibri"/>
                <w:lang w:val="ka-GE"/>
              </w:rPr>
            </w:pPr>
          </w:p>
        </w:tc>
      </w:tr>
      <w:tr w:rsidR="00C31B05" w:rsidTr="0038591D" w14:paraId="2CE46702" w14:textId="77777777">
        <w:tc>
          <w:tcPr>
            <w:tcW w:w="4675" w:type="dxa"/>
          </w:tcPr>
          <w:p w:rsidRPr="00B64E75" w:rsidR="00C31B05" w:rsidP="000F320A" w:rsidRDefault="00BF577B" w14:paraId="4E173395" w14:textId="45C8253B">
            <w:pPr>
              <w:rPr>
                <w:rFonts w:ascii="Calibri" w:hAnsi="Calibri"/>
              </w:rPr>
            </w:pPr>
            <w:r w:rsidRPr="003B3179">
              <w:rPr>
                <w:rFonts w:ascii="Calibri" w:hAnsi="Calibri"/>
              </w:rPr>
              <w:t>MUST</w:t>
            </w:r>
          </w:p>
        </w:tc>
        <w:tc>
          <w:tcPr>
            <w:tcW w:w="4675" w:type="dxa"/>
          </w:tcPr>
          <w:p w:rsidRPr="003B3179" w:rsidR="00C31B05" w:rsidP="000F320A" w:rsidRDefault="00BF577B" w14:paraId="6B22B0C5" w14:textId="25E73421">
            <w:pPr>
              <w:rPr>
                <w:rFonts w:ascii="Calibri" w:hAnsi="Calibri"/>
                <w:lang w:val="ka-GE"/>
              </w:rPr>
            </w:pPr>
            <w:r w:rsidRPr="003B3179">
              <w:rPr>
                <w:rFonts w:ascii="Calibri" w:hAnsi="Calibri"/>
                <w:lang w:val="ka-GE"/>
              </w:rPr>
              <w:t>უნდა</w:t>
            </w:r>
          </w:p>
        </w:tc>
      </w:tr>
      <w:tr w:rsidR="00C31B05" w:rsidTr="0038591D" w14:paraId="52D78C49" w14:textId="77777777">
        <w:tc>
          <w:tcPr>
            <w:tcW w:w="4675" w:type="dxa"/>
          </w:tcPr>
          <w:p w:rsidRPr="00B64E75" w:rsidR="00C31B05" w:rsidP="000F320A" w:rsidRDefault="00BF577B" w14:paraId="515091DD" w14:textId="13C91C2E">
            <w:pPr>
              <w:rPr>
                <w:rFonts w:ascii="Calibri" w:hAnsi="Calibri"/>
              </w:rPr>
            </w:pPr>
            <w:r w:rsidRPr="003B3179">
              <w:rPr>
                <w:rFonts w:ascii="Calibri" w:hAnsi="Calibri"/>
              </w:rPr>
              <w:t>MUST NOT</w:t>
            </w:r>
          </w:p>
        </w:tc>
        <w:tc>
          <w:tcPr>
            <w:tcW w:w="4675" w:type="dxa"/>
          </w:tcPr>
          <w:p w:rsidRPr="003B3179" w:rsidR="00C31B05" w:rsidP="000F320A" w:rsidRDefault="00BF577B" w14:paraId="1AF8B8D5" w14:textId="3232A12E">
            <w:pPr>
              <w:rPr>
                <w:rFonts w:ascii="Calibri" w:hAnsi="Calibri"/>
                <w:lang w:val="ka-GE"/>
              </w:rPr>
            </w:pPr>
            <w:r w:rsidRPr="003B3179">
              <w:rPr>
                <w:rFonts w:ascii="Calibri" w:hAnsi="Calibri"/>
                <w:lang w:val="ka-GE"/>
              </w:rPr>
              <w:t>არ უნდა</w:t>
            </w:r>
          </w:p>
        </w:tc>
      </w:tr>
      <w:tr w:rsidR="00BF577B" w:rsidTr="0038591D" w14:paraId="534EAF4C" w14:textId="77777777">
        <w:tc>
          <w:tcPr>
            <w:tcW w:w="4675" w:type="dxa"/>
          </w:tcPr>
          <w:p w:rsidRPr="00B64E75" w:rsidR="00BF577B" w:rsidP="000F320A" w:rsidRDefault="00BF577B" w14:paraId="2EDF9183" w14:textId="79E585AE">
            <w:pPr>
              <w:rPr>
                <w:rFonts w:ascii="Calibri" w:hAnsi="Calibri"/>
              </w:rPr>
            </w:pPr>
            <w:r w:rsidRPr="003B3179">
              <w:rPr>
                <w:rFonts w:ascii="Calibri" w:hAnsi="Calibri"/>
              </w:rPr>
              <w:t>REQUIRED</w:t>
            </w:r>
          </w:p>
        </w:tc>
        <w:tc>
          <w:tcPr>
            <w:tcW w:w="4675" w:type="dxa"/>
          </w:tcPr>
          <w:p w:rsidRPr="003B3179" w:rsidR="00BF577B" w:rsidP="000F320A" w:rsidRDefault="00BF577B" w14:paraId="51DE2C19" w14:textId="410D4291">
            <w:pPr>
              <w:rPr>
                <w:rFonts w:ascii="Calibri" w:hAnsi="Calibri"/>
                <w:lang w:val="ka-GE"/>
              </w:rPr>
            </w:pPr>
            <w:r w:rsidRPr="003B3179">
              <w:rPr>
                <w:rFonts w:ascii="Calibri" w:hAnsi="Calibri"/>
                <w:lang w:val="ka-GE"/>
              </w:rPr>
              <w:t>სავალდებულო</w:t>
            </w:r>
            <w:r w:rsidRPr="003B3179" w:rsidR="004E6AC8">
              <w:rPr>
                <w:rFonts w:ascii="Calibri" w:hAnsi="Calibri"/>
                <w:lang w:val="ka-GE"/>
              </w:rPr>
              <w:t>ა</w:t>
            </w:r>
          </w:p>
        </w:tc>
      </w:tr>
      <w:tr w:rsidR="0088700B" w:rsidTr="0038591D" w14:paraId="0688EB19" w14:textId="77777777">
        <w:tc>
          <w:tcPr>
            <w:tcW w:w="4675" w:type="dxa"/>
          </w:tcPr>
          <w:p w:rsidRPr="00B64E75" w:rsidR="0088700B" w:rsidP="000F320A" w:rsidRDefault="0088700B" w14:paraId="73141D0F" w14:textId="3557F17F">
            <w:pPr>
              <w:rPr>
                <w:rFonts w:ascii="Calibri" w:hAnsi="Calibri"/>
              </w:rPr>
            </w:pPr>
            <w:r w:rsidRPr="003B3179">
              <w:rPr>
                <w:rFonts w:ascii="Calibri" w:hAnsi="Calibri"/>
              </w:rPr>
              <w:t>SHALL</w:t>
            </w:r>
          </w:p>
        </w:tc>
        <w:tc>
          <w:tcPr>
            <w:tcW w:w="4675" w:type="dxa"/>
          </w:tcPr>
          <w:p w:rsidRPr="003B3179" w:rsidR="0088700B" w:rsidP="000F320A" w:rsidRDefault="0088700B" w14:paraId="65ABAFEC" w14:textId="371A6315">
            <w:pPr>
              <w:rPr>
                <w:rFonts w:ascii="Calibri" w:hAnsi="Calibri"/>
                <w:lang w:val="ka-GE"/>
              </w:rPr>
            </w:pPr>
            <w:r w:rsidRPr="003B3179">
              <w:rPr>
                <w:rFonts w:ascii="Calibri" w:hAnsi="Calibri"/>
                <w:lang w:val="ka-GE"/>
              </w:rPr>
              <w:t>აუცილებელი</w:t>
            </w:r>
            <w:r w:rsidRPr="003B3179" w:rsidR="004E6AC8">
              <w:rPr>
                <w:rFonts w:ascii="Calibri" w:hAnsi="Calibri"/>
                <w:lang w:val="ka-GE"/>
              </w:rPr>
              <w:t>ა</w:t>
            </w:r>
          </w:p>
        </w:tc>
      </w:tr>
      <w:tr w:rsidR="0088700B" w:rsidTr="0038591D" w14:paraId="20E98009" w14:textId="77777777">
        <w:tc>
          <w:tcPr>
            <w:tcW w:w="4675" w:type="dxa"/>
          </w:tcPr>
          <w:p w:rsidRPr="00B64E75" w:rsidR="0088700B" w:rsidP="000F320A" w:rsidRDefault="000A1418" w14:paraId="099E0369" w14:textId="0A22EC50">
            <w:pPr>
              <w:rPr>
                <w:rFonts w:ascii="Calibri" w:hAnsi="Calibri"/>
              </w:rPr>
            </w:pPr>
            <w:r w:rsidRPr="003B3179">
              <w:rPr>
                <w:rFonts w:ascii="Calibri" w:hAnsi="Calibri"/>
              </w:rPr>
              <w:t>S</w:t>
            </w:r>
            <w:r>
              <w:rPr>
                <w:rFonts w:ascii="Calibri" w:hAnsi="Calibri"/>
              </w:rPr>
              <w:t>H</w:t>
            </w:r>
            <w:r w:rsidRPr="003B3179">
              <w:rPr>
                <w:rFonts w:ascii="Calibri" w:hAnsi="Calibri"/>
              </w:rPr>
              <w:t xml:space="preserve">ALL </w:t>
            </w:r>
            <w:r w:rsidRPr="003B3179" w:rsidR="0088700B">
              <w:rPr>
                <w:rFonts w:ascii="Calibri" w:hAnsi="Calibri"/>
              </w:rPr>
              <w:t>NOT</w:t>
            </w:r>
          </w:p>
        </w:tc>
        <w:tc>
          <w:tcPr>
            <w:tcW w:w="4675" w:type="dxa"/>
          </w:tcPr>
          <w:p w:rsidRPr="003B3179" w:rsidR="0088700B" w:rsidP="000F320A" w:rsidRDefault="0088700B" w14:paraId="0DF591DD" w14:textId="464FC70C">
            <w:pPr>
              <w:rPr>
                <w:rFonts w:ascii="Calibri" w:hAnsi="Calibri"/>
                <w:lang w:val="ka-GE"/>
              </w:rPr>
            </w:pPr>
            <w:r w:rsidRPr="003B3179">
              <w:rPr>
                <w:rFonts w:ascii="Calibri" w:hAnsi="Calibri"/>
                <w:lang w:val="ka-GE"/>
              </w:rPr>
              <w:t>არავითარ შემთხვევაში</w:t>
            </w:r>
          </w:p>
        </w:tc>
      </w:tr>
      <w:tr w:rsidR="0088700B" w:rsidTr="0038591D" w14:paraId="2ED2352E" w14:textId="77777777">
        <w:tc>
          <w:tcPr>
            <w:tcW w:w="4675" w:type="dxa"/>
          </w:tcPr>
          <w:p w:rsidRPr="00B64E75" w:rsidR="0088700B" w:rsidP="000F320A" w:rsidRDefault="0088700B" w14:paraId="1BBF3DAC" w14:textId="6C0653BF">
            <w:pPr>
              <w:rPr>
                <w:rFonts w:ascii="Calibri" w:hAnsi="Calibri"/>
              </w:rPr>
            </w:pPr>
            <w:r w:rsidRPr="003B3179">
              <w:rPr>
                <w:rFonts w:ascii="Calibri" w:hAnsi="Calibri"/>
              </w:rPr>
              <w:t>SHOULD</w:t>
            </w:r>
          </w:p>
        </w:tc>
        <w:tc>
          <w:tcPr>
            <w:tcW w:w="4675" w:type="dxa"/>
          </w:tcPr>
          <w:p w:rsidRPr="003B3179" w:rsidR="0088700B" w:rsidP="000F320A" w:rsidRDefault="0088700B" w14:paraId="12ADC102" w14:textId="0A57E949">
            <w:pPr>
              <w:rPr>
                <w:rFonts w:ascii="Calibri" w:hAnsi="Calibri"/>
                <w:lang w:val="ka-GE"/>
              </w:rPr>
            </w:pPr>
            <w:r w:rsidRPr="003B3179">
              <w:rPr>
                <w:rFonts w:ascii="Calibri" w:hAnsi="Calibri"/>
                <w:lang w:val="ka-GE"/>
              </w:rPr>
              <w:t>უმჯობესი</w:t>
            </w:r>
            <w:r w:rsidRPr="003B3179" w:rsidR="004E6AC8">
              <w:rPr>
                <w:rFonts w:ascii="Calibri" w:hAnsi="Calibri"/>
                <w:lang w:val="ka-GE"/>
              </w:rPr>
              <w:t>ა</w:t>
            </w:r>
          </w:p>
        </w:tc>
      </w:tr>
      <w:tr w:rsidR="0088700B" w:rsidTr="0038591D" w14:paraId="6F89FCFC" w14:textId="77777777">
        <w:tc>
          <w:tcPr>
            <w:tcW w:w="4675" w:type="dxa"/>
          </w:tcPr>
          <w:p w:rsidRPr="00B64E75" w:rsidR="0088700B" w:rsidP="000F320A" w:rsidRDefault="0088700B" w14:paraId="0955A4BB" w14:textId="6A45486F">
            <w:pPr>
              <w:rPr>
                <w:rFonts w:ascii="Calibri" w:hAnsi="Calibri"/>
              </w:rPr>
            </w:pPr>
            <w:r w:rsidRPr="003B3179">
              <w:rPr>
                <w:rFonts w:ascii="Calibri" w:hAnsi="Calibri"/>
              </w:rPr>
              <w:t>SHOULD NOT</w:t>
            </w:r>
          </w:p>
        </w:tc>
        <w:tc>
          <w:tcPr>
            <w:tcW w:w="4675" w:type="dxa"/>
          </w:tcPr>
          <w:p w:rsidRPr="003B3179" w:rsidR="0088700B" w:rsidP="000F320A" w:rsidRDefault="0088700B" w14:paraId="359D531B" w14:textId="699D4206">
            <w:pPr>
              <w:rPr>
                <w:rFonts w:ascii="Calibri" w:hAnsi="Calibri"/>
                <w:lang w:val="ka-GE"/>
              </w:rPr>
            </w:pPr>
            <w:r w:rsidRPr="003B3179">
              <w:rPr>
                <w:rFonts w:ascii="Calibri" w:hAnsi="Calibri"/>
                <w:lang w:val="ka-GE"/>
              </w:rPr>
              <w:t>არარეკომენდებული</w:t>
            </w:r>
            <w:r w:rsidRPr="003B3179" w:rsidR="004E6AC8">
              <w:rPr>
                <w:rFonts w:ascii="Calibri" w:hAnsi="Calibri"/>
                <w:lang w:val="ka-GE"/>
              </w:rPr>
              <w:t>ა</w:t>
            </w:r>
          </w:p>
        </w:tc>
      </w:tr>
      <w:tr w:rsidR="0088700B" w:rsidTr="0038591D" w14:paraId="5D1D107D" w14:textId="77777777">
        <w:tc>
          <w:tcPr>
            <w:tcW w:w="4675" w:type="dxa"/>
          </w:tcPr>
          <w:p w:rsidRPr="00B64E75" w:rsidR="0088700B" w:rsidP="000F320A" w:rsidRDefault="000B0CB2" w14:paraId="5B0BD8A2" w14:textId="1E58F07A">
            <w:pPr>
              <w:rPr>
                <w:rFonts w:ascii="Calibri" w:hAnsi="Calibri"/>
              </w:rPr>
            </w:pPr>
            <w:r w:rsidRPr="003B3179">
              <w:rPr>
                <w:rFonts w:ascii="Calibri" w:hAnsi="Calibri"/>
              </w:rPr>
              <w:t>RECOMMENDED</w:t>
            </w:r>
          </w:p>
        </w:tc>
        <w:tc>
          <w:tcPr>
            <w:tcW w:w="4675" w:type="dxa"/>
          </w:tcPr>
          <w:p w:rsidRPr="003B3179" w:rsidR="0088700B" w:rsidP="000F320A" w:rsidRDefault="000B0CB2" w14:paraId="70829863" w14:textId="50FADC56">
            <w:pPr>
              <w:rPr>
                <w:rFonts w:ascii="Calibri" w:hAnsi="Calibri"/>
                <w:lang w:val="ka-GE"/>
              </w:rPr>
            </w:pPr>
            <w:r w:rsidRPr="003B3179">
              <w:rPr>
                <w:rFonts w:ascii="Calibri" w:hAnsi="Calibri"/>
                <w:lang w:val="ka-GE"/>
              </w:rPr>
              <w:t>რეკომენდებული</w:t>
            </w:r>
            <w:r w:rsidRPr="003B3179" w:rsidR="004E6AC8">
              <w:rPr>
                <w:rFonts w:ascii="Calibri" w:hAnsi="Calibri"/>
                <w:lang w:val="ka-GE"/>
              </w:rPr>
              <w:t>ა</w:t>
            </w:r>
          </w:p>
        </w:tc>
      </w:tr>
      <w:tr w:rsidR="000B0CB2" w:rsidTr="0038591D" w14:paraId="4529FB8F" w14:textId="77777777">
        <w:tc>
          <w:tcPr>
            <w:tcW w:w="4675" w:type="dxa"/>
          </w:tcPr>
          <w:p w:rsidRPr="00B64E75" w:rsidR="000B0CB2" w:rsidP="000F320A" w:rsidRDefault="000B0CB2" w14:paraId="5A772FEE" w14:textId="7D45D7B0">
            <w:pPr>
              <w:rPr>
                <w:rFonts w:ascii="Calibri" w:hAnsi="Calibri"/>
              </w:rPr>
            </w:pPr>
            <w:r w:rsidRPr="003B3179">
              <w:rPr>
                <w:rFonts w:ascii="Calibri" w:hAnsi="Calibri"/>
              </w:rPr>
              <w:t>MAY</w:t>
            </w:r>
          </w:p>
        </w:tc>
        <w:tc>
          <w:tcPr>
            <w:tcW w:w="4675" w:type="dxa"/>
          </w:tcPr>
          <w:p w:rsidRPr="003B3179" w:rsidR="000B0CB2" w:rsidP="000F320A" w:rsidRDefault="000B0CB2" w14:paraId="29769474" w14:textId="42E3A842">
            <w:pPr>
              <w:rPr>
                <w:rFonts w:ascii="Calibri" w:hAnsi="Calibri"/>
                <w:lang w:val="ka-GE"/>
              </w:rPr>
            </w:pPr>
            <w:r w:rsidRPr="003B3179">
              <w:rPr>
                <w:rFonts w:ascii="Calibri" w:hAnsi="Calibri"/>
                <w:lang w:val="ka-GE"/>
              </w:rPr>
              <w:t>შესაძლო</w:t>
            </w:r>
            <w:r w:rsidRPr="003B3179" w:rsidR="004E6AC8">
              <w:rPr>
                <w:rFonts w:ascii="Calibri" w:hAnsi="Calibri"/>
                <w:lang w:val="ka-GE"/>
              </w:rPr>
              <w:t>ა</w:t>
            </w:r>
          </w:p>
        </w:tc>
      </w:tr>
      <w:tr w:rsidR="000B0CB2" w:rsidTr="0038591D" w14:paraId="429CA17D" w14:textId="77777777">
        <w:tc>
          <w:tcPr>
            <w:tcW w:w="4675" w:type="dxa"/>
          </w:tcPr>
          <w:p w:rsidRPr="00B64E75" w:rsidR="000B0CB2" w:rsidP="000F320A" w:rsidRDefault="000B0CB2" w14:paraId="646725D7" w14:textId="023DD872">
            <w:pPr>
              <w:rPr>
                <w:rFonts w:ascii="Calibri" w:hAnsi="Calibri"/>
              </w:rPr>
            </w:pPr>
            <w:r w:rsidRPr="003B3179">
              <w:rPr>
                <w:rFonts w:ascii="Calibri" w:hAnsi="Calibri"/>
              </w:rPr>
              <w:t>OPTIONAL</w:t>
            </w:r>
          </w:p>
        </w:tc>
        <w:tc>
          <w:tcPr>
            <w:tcW w:w="4675" w:type="dxa"/>
          </w:tcPr>
          <w:p w:rsidRPr="003B3179" w:rsidR="000B0CB2" w:rsidP="001162D6" w:rsidRDefault="000B0CB2" w14:paraId="64238B1C" w14:textId="32BABDB9">
            <w:pPr>
              <w:keepNext/>
              <w:rPr>
                <w:rFonts w:ascii="Calibri" w:hAnsi="Calibri"/>
                <w:lang w:val="ka-GE"/>
              </w:rPr>
            </w:pPr>
            <w:r w:rsidRPr="003B3179">
              <w:rPr>
                <w:rFonts w:ascii="Calibri" w:hAnsi="Calibri"/>
                <w:lang w:val="ka-GE"/>
              </w:rPr>
              <w:t>არააუცილებელი</w:t>
            </w:r>
            <w:r w:rsidRPr="003B3179" w:rsidR="004E6AC8">
              <w:rPr>
                <w:rFonts w:ascii="Calibri" w:hAnsi="Calibri"/>
                <w:lang w:val="ka-GE"/>
              </w:rPr>
              <w:t>ა</w:t>
            </w:r>
          </w:p>
        </w:tc>
      </w:tr>
    </w:tbl>
    <w:p w:rsidRPr="003B3179" w:rsidR="00C31B05" w:rsidP="001162D6" w:rsidRDefault="001162D6" w14:paraId="65AE8DA8" w14:textId="4728EC9F">
      <w:pPr>
        <w:rPr>
          <w:rFonts w:ascii="Calibri" w:hAnsi="Calibri"/>
          <w:lang w:val="ka-GE"/>
        </w:rPr>
      </w:pPr>
      <w:r>
        <w:t xml:space="preserve">ცხრილი </w:t>
      </w:r>
      <w:r>
        <w:fldChar w:fldCharType="begin"/>
      </w:r>
      <w:r>
        <w:instrText>SEQ ცხრილი \* ARABIC</w:instrText>
      </w:r>
      <w:r>
        <w:fldChar w:fldCharType="separate"/>
      </w:r>
      <w:r w:rsidR="0073316F">
        <w:rPr>
          <w:noProof/>
        </w:rPr>
        <w:t>1</w:t>
      </w:r>
      <w:r>
        <w:fldChar w:fldCharType="end"/>
      </w:r>
      <w:r w:rsidRPr="20AD5B8C">
        <w:rPr>
          <w:lang w:val="ka-GE"/>
        </w:rPr>
        <w:t>: ტერმინ</w:t>
      </w:r>
      <w:r w:rsidRPr="20AD5B8C">
        <w:rPr>
          <w:noProof/>
          <w:lang w:val="ka-GE"/>
        </w:rPr>
        <w:t xml:space="preserve">ოლოგიური შესაბამისობა </w:t>
      </w:r>
      <w:r w:rsidRPr="20AD5B8C">
        <w:rPr>
          <w:noProof/>
        </w:rPr>
        <w:t>RFC2119</w:t>
      </w:r>
      <w:r w:rsidRPr="20AD5B8C">
        <w:rPr>
          <w:noProof/>
          <w:lang w:val="ka-GE"/>
        </w:rPr>
        <w:t xml:space="preserve"> -თან</w:t>
      </w:r>
      <w:r w:rsidRPr="20AD5B8C" w:rsidR="0E2B21CE">
        <w:rPr>
          <w:noProof/>
          <w:lang w:val="ka-GE"/>
        </w:rPr>
        <w:t>.</w:t>
      </w:r>
    </w:p>
    <w:p w:rsidRPr="003B3179" w:rsidR="000F320A" w:rsidP="000F320A" w:rsidRDefault="000F320A" w14:paraId="0987ECA7" w14:textId="3E8E843B">
      <w:pPr>
        <w:rPr>
          <w:rFonts w:ascii="Calibri" w:hAnsi="Calibri"/>
          <w:lang w:val="ka-GE"/>
        </w:rPr>
      </w:pPr>
    </w:p>
    <w:p w:rsidR="00F04F88" w:rsidP="00F04F88" w:rsidRDefault="00AC1CD2" w14:paraId="4D653E21" w14:textId="77777777">
      <w:pPr>
        <w:jc w:val="both"/>
        <w:rPr>
          <w:rFonts w:ascii="Calibri" w:hAnsi="Calibri"/>
          <w:lang w:val="ka-GE"/>
        </w:rPr>
      </w:pPr>
      <w:r>
        <w:rPr>
          <w:rFonts w:ascii="Calibri" w:hAnsi="Calibri"/>
          <w:lang w:val="ka-GE"/>
        </w:rPr>
        <w:t xml:space="preserve">საკითხებს, რომლებიც მონიშნულია </w:t>
      </w:r>
      <w:r w:rsidR="00603570">
        <w:rPr>
          <w:rFonts w:ascii="Calibri" w:hAnsi="Calibri"/>
          <w:lang w:val="ka-GE"/>
        </w:rPr>
        <w:t>როგორც „</w:t>
      </w:r>
      <w:r w:rsidRPr="00014CE6" w:rsidR="00603570">
        <w:rPr>
          <w:rFonts w:ascii="Calibri" w:hAnsi="Calibri"/>
          <w:b/>
          <w:bCs/>
          <w:lang w:val="ka-GE"/>
        </w:rPr>
        <w:t>უმჯობესია</w:t>
      </w:r>
      <w:r w:rsidR="00603570">
        <w:rPr>
          <w:rFonts w:ascii="Calibri" w:hAnsi="Calibri"/>
          <w:lang w:val="ka-GE"/>
        </w:rPr>
        <w:t>“ „</w:t>
      </w:r>
      <w:r w:rsidRPr="00014CE6" w:rsidR="00603570">
        <w:rPr>
          <w:rFonts w:ascii="Calibri" w:hAnsi="Calibri"/>
          <w:b/>
          <w:bCs/>
          <w:lang w:val="ka-GE"/>
        </w:rPr>
        <w:t>რეკომენდებულია</w:t>
      </w:r>
      <w:r w:rsidR="00603570">
        <w:rPr>
          <w:rFonts w:ascii="Calibri" w:hAnsi="Calibri"/>
          <w:lang w:val="ka-GE"/>
        </w:rPr>
        <w:t xml:space="preserve">“ </w:t>
      </w:r>
      <w:r w:rsidR="00A171A6">
        <w:rPr>
          <w:rFonts w:ascii="Calibri" w:hAnsi="Calibri"/>
          <w:lang w:val="ka-GE"/>
        </w:rPr>
        <w:t>და „</w:t>
      </w:r>
      <w:r w:rsidRPr="00014CE6" w:rsidR="00A171A6">
        <w:rPr>
          <w:rFonts w:ascii="Calibri" w:hAnsi="Calibri"/>
          <w:b/>
          <w:bCs/>
          <w:lang w:val="ka-GE"/>
        </w:rPr>
        <w:t>არარეკომენდებულია</w:t>
      </w:r>
      <w:r w:rsidR="00A171A6">
        <w:rPr>
          <w:rFonts w:ascii="Calibri" w:hAnsi="Calibri"/>
          <w:lang w:val="ka-GE"/>
        </w:rPr>
        <w:t xml:space="preserve">“ ასევე მოჰყვება დამაზუსტებელი მითითება იმის თაობაზე, თუ რატომაა </w:t>
      </w:r>
      <w:r w:rsidR="00A171A6">
        <w:rPr>
          <w:rFonts w:ascii="Calibri" w:hAnsi="Calibri"/>
          <w:lang w:val="ka-GE"/>
        </w:rPr>
        <w:t>რეკომენდებული (ან არარეკომენდებული) აღნიშნული საკითხის გადაწყვეტა ამ დოკუმენტის დანაწესის მიხედვით.</w:t>
      </w:r>
    </w:p>
    <w:p w:rsidRPr="00D04604" w:rsidR="007867C5" w:rsidP="00DD22C3" w:rsidRDefault="00F04F88" w14:paraId="06D62CCA" w14:textId="2A2706F0">
      <w:pPr>
        <w:jc w:val="both"/>
        <w:rPr>
          <w:rFonts w:ascii="Calibri" w:hAnsi="Calibri"/>
          <w:lang w:val="ka-GE"/>
        </w:rPr>
      </w:pPr>
      <w:r w:rsidRPr="001F6697">
        <w:rPr>
          <w:rFonts w:ascii="Calibri" w:hAnsi="Calibri"/>
          <w:lang w:val="ka-GE"/>
        </w:rPr>
        <w:t xml:space="preserve">დოკუმენტს გააჩნია იერარქიული სტრუქტურა. იმ შემთხვევაში, როდესაც დოკუმენტის გარკვეული თავით აღწერილი </w:t>
      </w:r>
      <w:r>
        <w:rPr>
          <w:rFonts w:ascii="Calibri" w:hAnsi="Calibri"/>
          <w:lang w:val="ka-GE"/>
        </w:rPr>
        <w:t>საკითხი (მაგ. საბარათე ანგარიშების ინფორმაციის სერვისები)</w:t>
      </w:r>
      <w:r w:rsidRPr="001F6697">
        <w:rPr>
          <w:rFonts w:ascii="Calibri" w:hAnsi="Calibri"/>
          <w:lang w:val="ka-GE"/>
        </w:rPr>
        <w:t xml:space="preserve"> მონიშნულია როგორც „</w:t>
      </w:r>
      <w:r w:rsidRPr="00014CE6">
        <w:rPr>
          <w:rFonts w:ascii="Calibri" w:hAnsi="Calibri"/>
          <w:b/>
          <w:bCs/>
          <w:lang w:val="ka-GE"/>
        </w:rPr>
        <w:t>არააუცილებელი</w:t>
      </w:r>
      <w:r w:rsidRPr="001F6697">
        <w:rPr>
          <w:rFonts w:ascii="Calibri" w:hAnsi="Calibri"/>
          <w:lang w:val="ka-GE"/>
        </w:rPr>
        <w:t xml:space="preserve">“, აღნიშნულ თავში (და ასევე მის ქვეთავებში) მითითებული აუცილებელი მოთხოვნები ითვლება აუცილებლად მხოლოდ იმ პირობით, როდესაც ხდება </w:t>
      </w:r>
      <w:r>
        <w:rPr>
          <w:rFonts w:ascii="Calibri" w:hAnsi="Calibri"/>
          <w:lang w:val="ka-GE"/>
        </w:rPr>
        <w:t>შესაბამისი საკითხის რეალიზება</w:t>
      </w:r>
      <w:r>
        <w:rPr>
          <w:rFonts w:ascii="Calibri" w:hAnsi="Calibri"/>
        </w:rPr>
        <w:t>.</w:t>
      </w:r>
      <w:r w:rsidRPr="001F6697">
        <w:rPr>
          <w:rFonts w:ascii="Calibri" w:hAnsi="Calibri"/>
          <w:lang w:val="ka-GE"/>
        </w:rPr>
        <w:t xml:space="preserve"> </w:t>
      </w:r>
    </w:p>
    <w:p w:rsidR="000E0DE7" w:rsidP="00DD22C3" w:rsidRDefault="000E0DE7" w14:paraId="0C51283E" w14:textId="77777777">
      <w:pPr>
        <w:jc w:val="both"/>
        <w:rPr>
          <w:lang w:val="ka-GE"/>
        </w:rPr>
      </w:pPr>
    </w:p>
    <w:p w:rsidR="00A95C22" w:rsidRDefault="00A95C22" w14:paraId="7DC5BD3D" w14:textId="7ADBD839">
      <w:pPr>
        <w:pStyle w:val="Heading2"/>
        <w:rPr>
          <w:lang w:val="ka-GE"/>
        </w:rPr>
        <w:pPrChange w:author="Giorgi Sheklashvili" w:date="2024-03-07T13:50:00Z" w:id="9">
          <w:pPr>
            <w:pStyle w:val="Heading1"/>
          </w:pPr>
        </w:pPrChange>
      </w:pPr>
      <w:bookmarkStart w:name="_Ref46911217" w:id="10"/>
      <w:bookmarkStart w:name="_Toc160721634" w:id="11"/>
      <w:r w:rsidRPr="1F51C7DE">
        <w:rPr>
          <w:lang w:val="ka-GE"/>
        </w:rPr>
        <w:t>დოკუმენტის ისტორია</w:t>
      </w:r>
      <w:bookmarkEnd w:id="10"/>
      <w:bookmarkEnd w:id="11"/>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62"/>
        <w:gridCol w:w="1220"/>
        <w:gridCol w:w="7069"/>
      </w:tblGrid>
      <w:tr w:rsidR="00F05E4A" w:rsidTr="001D70D7" w14:paraId="3E6A6E53" w14:textId="77777777">
        <w:tc>
          <w:tcPr>
            <w:tcW w:w="1062" w:type="dxa"/>
            <w:shd w:val="clear" w:color="auto" w:fill="A6A6A6" w:themeFill="background1" w:themeFillShade="A6"/>
          </w:tcPr>
          <w:p w:rsidRPr="00B64E75" w:rsidR="00F05E4A" w:rsidP="007578D3" w:rsidRDefault="00F05E4A" w14:paraId="78F39A0D" w14:textId="2F6A35CF">
            <w:pPr>
              <w:rPr>
                <w:rFonts w:ascii="Calibri" w:hAnsi="Calibri"/>
                <w:lang w:val="ka-GE"/>
              </w:rPr>
            </w:pPr>
            <w:r w:rsidRPr="003B3179">
              <w:rPr>
                <w:rFonts w:ascii="Calibri" w:hAnsi="Calibri"/>
                <w:lang w:val="ka-GE"/>
              </w:rPr>
              <w:t>ვერსია</w:t>
            </w:r>
          </w:p>
        </w:tc>
        <w:tc>
          <w:tcPr>
            <w:tcW w:w="1220" w:type="dxa"/>
            <w:shd w:val="clear" w:color="auto" w:fill="A6A6A6" w:themeFill="background1" w:themeFillShade="A6"/>
          </w:tcPr>
          <w:p w:rsidRPr="00B64E75" w:rsidR="00F05E4A" w:rsidP="007578D3" w:rsidRDefault="00F05E4A" w14:paraId="1DB2790D" w14:textId="1E3F207C">
            <w:pPr>
              <w:rPr>
                <w:rFonts w:ascii="Calibri" w:hAnsi="Calibri"/>
                <w:lang w:val="ka-GE"/>
              </w:rPr>
            </w:pPr>
            <w:r w:rsidRPr="00AC36E6">
              <w:rPr>
                <w:rFonts w:ascii="Calibri" w:hAnsi="Calibri"/>
                <w:lang w:val="ka-GE"/>
              </w:rPr>
              <w:t>თარიღი</w:t>
            </w:r>
          </w:p>
        </w:tc>
        <w:tc>
          <w:tcPr>
            <w:tcW w:w="7069" w:type="dxa"/>
            <w:shd w:val="clear" w:color="auto" w:fill="A6A6A6" w:themeFill="background1" w:themeFillShade="A6"/>
          </w:tcPr>
          <w:p w:rsidRPr="003B3179" w:rsidR="00F05E4A" w:rsidP="007578D3" w:rsidRDefault="00F05E4A" w14:paraId="5C6C3642" w14:textId="3C32BDB4">
            <w:pPr>
              <w:rPr>
                <w:rFonts w:ascii="Calibri" w:hAnsi="Calibri"/>
                <w:lang w:val="ka-GE"/>
              </w:rPr>
            </w:pPr>
            <w:r w:rsidRPr="003B3179">
              <w:rPr>
                <w:rFonts w:ascii="Calibri" w:hAnsi="Calibri"/>
                <w:lang w:val="ka-GE"/>
              </w:rPr>
              <w:t>ცვლილება</w:t>
            </w:r>
          </w:p>
        </w:tc>
      </w:tr>
      <w:tr w:rsidR="00F05E4A" w:rsidTr="00DC5CAE" w14:paraId="7207D82B" w14:textId="77777777">
        <w:tc>
          <w:tcPr>
            <w:tcW w:w="1062" w:type="dxa"/>
          </w:tcPr>
          <w:p w:rsidRPr="00B64E75" w:rsidR="00F05E4A" w:rsidP="007578D3" w:rsidRDefault="00F05E4A" w14:paraId="576E4B7E" w14:textId="2E7D60A6">
            <w:pPr>
              <w:rPr>
                <w:rFonts w:ascii="Calibri" w:hAnsi="Calibri"/>
              </w:rPr>
            </w:pPr>
            <w:r w:rsidRPr="00AC36E6">
              <w:rPr>
                <w:rFonts w:ascii="Calibri" w:hAnsi="Calibri"/>
              </w:rPr>
              <w:t>0.3</w:t>
            </w:r>
          </w:p>
        </w:tc>
        <w:tc>
          <w:tcPr>
            <w:tcW w:w="1220" w:type="dxa"/>
          </w:tcPr>
          <w:p w:rsidRPr="00B64E75" w:rsidR="00F05E4A" w:rsidP="007578D3" w:rsidRDefault="00F05E4A" w14:paraId="42F8D1E2" w14:textId="15B9C800">
            <w:pPr>
              <w:rPr>
                <w:rFonts w:ascii="Calibri" w:hAnsi="Calibri"/>
                <w:lang w:val="ka-GE"/>
              </w:rPr>
            </w:pPr>
            <w:r w:rsidRPr="00AC36E6">
              <w:rPr>
                <w:rFonts w:ascii="Calibri" w:hAnsi="Calibri"/>
                <w:lang w:val="ka-GE"/>
              </w:rPr>
              <w:t>20.08.2020</w:t>
            </w:r>
          </w:p>
        </w:tc>
        <w:tc>
          <w:tcPr>
            <w:tcW w:w="7069" w:type="dxa"/>
          </w:tcPr>
          <w:p w:rsidRPr="00AC36E6" w:rsidR="00F05E4A" w:rsidP="007578D3" w:rsidRDefault="00F05E4A" w14:paraId="365EE870" w14:textId="43DBAA5C">
            <w:pPr>
              <w:rPr>
                <w:rFonts w:ascii="Calibri" w:hAnsi="Calibri"/>
                <w:lang w:val="ka-GE"/>
              </w:rPr>
            </w:pPr>
            <w:r w:rsidRPr="00AC36E6">
              <w:rPr>
                <w:rFonts w:ascii="Calibri" w:hAnsi="Calibri"/>
                <w:lang w:val="ka-GE"/>
              </w:rPr>
              <w:t>საწყისი ვერსია.</w:t>
            </w:r>
          </w:p>
        </w:tc>
      </w:tr>
    </w:tbl>
    <w:p w:rsidR="007578D3" w:rsidP="007578D3" w:rsidRDefault="007578D3" w14:paraId="35B05154" w14:textId="325670FB">
      <w:pPr>
        <w:rPr>
          <w:rFonts w:ascii="Calibri" w:hAnsi="Calibri"/>
          <w:lang w:val="ka-GE"/>
        </w:rPr>
      </w:pPr>
    </w:p>
    <w:p w:rsidRPr="00830876" w:rsidR="00C07F4B" w:rsidP="007A0E73" w:rsidRDefault="00BB09A4" w14:paraId="393913D7" w14:textId="56503D88">
      <w:pPr>
        <w:jc w:val="both"/>
        <w:rPr>
          <w:rFonts w:ascii="Calibri" w:hAnsi="Calibri"/>
          <w:lang w:val="ka-GE"/>
        </w:rPr>
      </w:pPr>
      <w:r w:rsidRPr="007A0E73">
        <w:rPr>
          <w:rFonts w:ascii="Calibri" w:hAnsi="Calibri"/>
          <w:b/>
          <w:bCs/>
          <w:i/>
          <w:iCs/>
          <w:u w:val="single"/>
          <w:lang w:val="ka-GE"/>
        </w:rPr>
        <w:t>შენიშვნა:</w:t>
      </w:r>
      <w:r>
        <w:rPr>
          <w:rFonts w:ascii="Calibri" w:hAnsi="Calibri"/>
          <w:lang w:val="ka-GE"/>
        </w:rPr>
        <w:t xml:space="preserve"> შესაძლოა დოკუმენტს ჰქონდეს მე-3 დონის ვერსიები (მაგ. 0.8.</w:t>
      </w:r>
      <w:r>
        <w:rPr>
          <w:rFonts w:ascii="Calibri" w:hAnsi="Calibri"/>
        </w:rPr>
        <w:t>RC1)</w:t>
      </w:r>
      <w:r>
        <w:rPr>
          <w:rFonts w:ascii="Calibri" w:hAnsi="Calibri"/>
          <w:lang w:val="ka-GE"/>
        </w:rPr>
        <w:t>, რაც მითითებული</w:t>
      </w:r>
      <w:r w:rsidR="009950C3">
        <w:rPr>
          <w:rFonts w:ascii="Calibri" w:hAnsi="Calibri"/>
          <w:lang w:val="ka-GE"/>
        </w:rPr>
        <w:t xml:space="preserve"> იქნება სათაურის ქვემოთ</w:t>
      </w:r>
      <w:r>
        <w:rPr>
          <w:rFonts w:ascii="Calibri" w:hAnsi="Calibri"/>
          <w:lang w:val="ka-GE"/>
        </w:rPr>
        <w:t xml:space="preserve">. </w:t>
      </w:r>
      <w:r w:rsidR="009950C3">
        <w:rPr>
          <w:rFonts w:ascii="Calibri" w:hAnsi="Calibri"/>
          <w:lang w:val="ka-GE"/>
        </w:rPr>
        <w:t>აღნიშნული მიდგომა გამოიყენება იმ შემთხვევაში, როდესაც ვერსია ჯერ კიდევ არაა საბოლოო</w:t>
      </w:r>
      <w:r w:rsidR="0003401C">
        <w:rPr>
          <w:rFonts w:ascii="Calibri" w:hAnsi="Calibri"/>
          <w:lang w:val="ka-GE"/>
        </w:rPr>
        <w:t xml:space="preserve"> და მასში შეიძება შევიდეს სარედაქციო ან/და სხვა ნაკლებად მნიშვნელოვანი შესწორებები.</w:t>
      </w:r>
      <w:r w:rsidR="009950C3">
        <w:rPr>
          <w:rFonts w:ascii="Calibri" w:hAnsi="Calibri"/>
          <w:lang w:val="ka-GE"/>
        </w:rPr>
        <w:t xml:space="preserve"> როდესაც ვერსიაზე მუშაობა დასრულდება</w:t>
      </w:r>
      <w:r w:rsidR="00C050FF">
        <w:rPr>
          <w:rFonts w:ascii="Calibri" w:hAnsi="Calibri"/>
          <w:lang w:val="ka-GE"/>
        </w:rPr>
        <w:t>, მე-3 დონის ვერსია მოიხსნება (ანუ, 0.8.</w:t>
      </w:r>
      <w:r w:rsidR="00C050FF">
        <w:rPr>
          <w:rFonts w:ascii="Calibri" w:hAnsi="Calibri"/>
        </w:rPr>
        <w:t xml:space="preserve">RC1, 0.8.RC2, …0.8.RCn </w:t>
      </w:r>
      <w:r w:rsidR="00C050FF">
        <w:rPr>
          <w:rFonts w:ascii="Calibri" w:hAnsi="Calibri"/>
          <w:lang w:val="ka-GE"/>
        </w:rPr>
        <w:t>საბოლოოდ გადაიქცევა 0.8 ვერსიად).</w:t>
      </w:r>
    </w:p>
    <w:p w:rsidRPr="003B3179" w:rsidR="00C07F4B" w:rsidP="007578D3" w:rsidRDefault="00C07F4B" w14:paraId="6A93BA93" w14:textId="77777777">
      <w:pPr>
        <w:rPr>
          <w:rFonts w:ascii="Calibri" w:hAnsi="Calibri"/>
          <w:lang w:val="ka-GE"/>
        </w:rPr>
      </w:pPr>
    </w:p>
    <w:p w:rsidR="00685A96" w:rsidP="00B95CE1" w:rsidRDefault="00EF5A25" w14:paraId="42F7FB2B" w14:textId="63132E5B">
      <w:pPr>
        <w:pStyle w:val="Heading1"/>
        <w:rPr>
          <w:lang w:val="ka-GE"/>
        </w:rPr>
      </w:pPr>
      <w:bookmarkStart w:name="_Toc160721635" w:id="12"/>
      <w:r w:rsidRPr="1F51C7DE">
        <w:rPr>
          <w:lang w:val="ka-GE"/>
        </w:rPr>
        <w:t xml:space="preserve">ტერმინები და </w:t>
      </w:r>
      <w:r w:rsidRPr="1F51C7DE" w:rsidR="00B95CE1">
        <w:rPr>
          <w:lang w:val="ka-GE"/>
        </w:rPr>
        <w:t>აბრევიატურები</w:t>
      </w:r>
      <w:bookmarkEnd w:id="12"/>
    </w:p>
    <w:p w:rsidR="00C939AE" w:rsidRDefault="00EF5A25" w14:paraId="57FCD40B" w14:textId="2E188927">
      <w:pPr>
        <w:jc w:val="both"/>
        <w:rPr>
          <w:lang w:val="ka-GE"/>
        </w:rPr>
      </w:pPr>
      <w:r>
        <w:rPr>
          <w:lang w:val="ka-GE"/>
        </w:rPr>
        <w:t xml:space="preserve">ამ დოკუმენტში </w:t>
      </w:r>
      <w:r w:rsidR="0055728B">
        <w:rPr>
          <w:lang w:val="ka-GE"/>
        </w:rPr>
        <w:t>გამოყენებულ</w:t>
      </w:r>
      <w:r w:rsidR="000A7088">
        <w:rPr>
          <w:lang w:val="ka-GE"/>
        </w:rPr>
        <w:t xml:space="preserve"> ყველა ტერმინს, რომელიც</w:t>
      </w:r>
      <w:r w:rsidR="00C939AE">
        <w:rPr>
          <w:lang w:val="ka-GE"/>
        </w:rPr>
        <w:t xml:space="preserve"> განსაზღვრულია „</w:t>
      </w:r>
      <w:r w:rsidRPr="00C939AE" w:rsidR="00C939AE">
        <w:rPr>
          <w:lang w:val="ka-GE"/>
        </w:rPr>
        <w:t>საგადახდო სისტემისა და საგადახდო მომსახურების შესახებ</w:t>
      </w:r>
      <w:r w:rsidR="00C939AE">
        <w:rPr>
          <w:lang w:val="ka-GE"/>
        </w:rPr>
        <w:t>“ საქართველოს კანონში, აქვს ამავე კანონით განსაზღვრული მნიშვნელობა</w:t>
      </w:r>
      <w:r w:rsidR="00C15F40">
        <w:rPr>
          <w:lang w:val="ka-GE"/>
        </w:rPr>
        <w:t xml:space="preserve">, გარდა იმ შემთხვევებისა როცა </w:t>
      </w:r>
      <w:r w:rsidR="001A4234">
        <w:rPr>
          <w:lang w:val="ka-GE"/>
        </w:rPr>
        <w:t>ამ თავში ტერმინი სხვაგვარად არის განსაზღვრული</w:t>
      </w:r>
      <w:r w:rsidR="00C939AE">
        <w:rPr>
          <w:lang w:val="ka-GE"/>
        </w:rPr>
        <w:t>.</w:t>
      </w:r>
      <w:r w:rsidR="000A7088">
        <w:rPr>
          <w:lang w:val="ka-GE"/>
        </w:rPr>
        <w:t xml:space="preserve"> </w:t>
      </w:r>
    </w:p>
    <w:p w:rsidRPr="007D2E16" w:rsidR="00DE4A05" w:rsidP="00DE4A05" w:rsidRDefault="00DE4A05" w14:paraId="1B8115ED" w14:textId="580BCE79">
      <w:r>
        <w:rPr>
          <w:lang w:val="ka-GE"/>
        </w:rPr>
        <w:t>დოკუმენტში, შემოკლების მიზნით შესაძლოა გამოყენებული იყოს შემდეგი აბრევიატურები</w:t>
      </w:r>
      <w:r w:rsidR="007D2E16">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16"/>
        <w:gridCol w:w="8234"/>
      </w:tblGrid>
      <w:tr w:rsidR="00DE4A05" w:rsidTr="006A2201" w14:paraId="6211AF0E" w14:textId="77777777">
        <w:tc>
          <w:tcPr>
            <w:tcW w:w="988" w:type="dxa"/>
            <w:shd w:val="clear" w:color="auto" w:fill="auto"/>
          </w:tcPr>
          <w:p w:rsidR="00DE4A05" w:rsidP="00DE4A05" w:rsidRDefault="007D2E16" w14:paraId="5111F525" w14:textId="6953BB78">
            <w:pPr>
              <w:rPr>
                <w:lang w:val="ka-GE"/>
              </w:rPr>
            </w:pPr>
            <w:r>
              <w:rPr>
                <w:lang w:val="ka-GE"/>
              </w:rPr>
              <w:t>ამს</w:t>
            </w:r>
            <w:r w:rsidR="00664EE9">
              <w:rPr>
                <w:lang w:val="ka-GE"/>
              </w:rPr>
              <w:t>მ</w:t>
            </w:r>
            <w:r>
              <w:rPr>
                <w:lang w:val="ka-GE"/>
              </w:rPr>
              <w:t>პ</w:t>
            </w:r>
          </w:p>
        </w:tc>
        <w:tc>
          <w:tcPr>
            <w:tcW w:w="8362" w:type="dxa"/>
            <w:shd w:val="clear" w:color="auto" w:fill="auto"/>
          </w:tcPr>
          <w:p w:rsidRPr="00014CE6" w:rsidR="00DE4A05" w:rsidP="00DE4A05" w:rsidRDefault="007D2E16" w14:paraId="38F675CB" w14:textId="6D9AFC13">
            <w:pPr>
              <w:rPr>
                <w:lang w:val="ka-GE"/>
              </w:rPr>
            </w:pPr>
            <w:r w:rsidRPr="58E7B15E">
              <w:rPr>
                <w:lang w:val="ka-GE"/>
              </w:rPr>
              <w:t xml:space="preserve">ანგარიშის მომსახურე </w:t>
            </w:r>
            <w:r w:rsidR="00FC4FEB">
              <w:rPr>
                <w:lang w:val="ka-GE"/>
              </w:rPr>
              <w:t>საგადახდო</w:t>
            </w:r>
            <w:r w:rsidRPr="58E7B15E" w:rsidR="00FC4FEB">
              <w:rPr>
                <w:lang w:val="ka-GE"/>
              </w:rPr>
              <w:t xml:space="preserve"> </w:t>
            </w:r>
            <w:r w:rsidRPr="58E7B15E" w:rsidR="00664EE9">
              <w:rPr>
                <w:lang w:val="ka-GE"/>
              </w:rPr>
              <w:t>მომსახურების</w:t>
            </w:r>
            <w:r w:rsidRPr="58E7B15E">
              <w:rPr>
                <w:lang w:val="ka-GE"/>
              </w:rPr>
              <w:t xml:space="preserve"> პროვაიდერი (</w:t>
            </w:r>
            <w:r>
              <w:t>Account Servicing Payment Service Provider, ASPSP)</w:t>
            </w:r>
          </w:p>
        </w:tc>
      </w:tr>
      <w:tr w:rsidR="00DE4A05" w:rsidTr="006A2201" w14:paraId="4DB2ECDC" w14:textId="77777777">
        <w:tc>
          <w:tcPr>
            <w:tcW w:w="988" w:type="dxa"/>
            <w:shd w:val="clear" w:color="auto" w:fill="auto"/>
          </w:tcPr>
          <w:p w:rsidR="00DE4A05" w:rsidP="00DE4A05" w:rsidRDefault="009129EE" w14:paraId="5B75A2C5" w14:textId="47587E53">
            <w:pPr>
              <w:rPr>
                <w:lang w:val="ka-GE"/>
              </w:rPr>
            </w:pPr>
            <w:r>
              <w:rPr>
                <w:lang w:val="ka-GE"/>
              </w:rPr>
              <w:t>მმპ</w:t>
            </w:r>
          </w:p>
        </w:tc>
        <w:tc>
          <w:tcPr>
            <w:tcW w:w="8362" w:type="dxa"/>
            <w:shd w:val="clear" w:color="auto" w:fill="auto"/>
          </w:tcPr>
          <w:p w:rsidRPr="00014CE6" w:rsidR="00DE4A05" w:rsidP="00DE4A05" w:rsidRDefault="009154C4" w14:paraId="4AF254FB" w14:textId="07FBB2AA">
            <w:pPr>
              <w:rPr>
                <w:lang w:val="ka-GE"/>
              </w:rPr>
            </w:pPr>
            <w:r>
              <w:rPr>
                <w:lang w:val="ka-GE"/>
              </w:rPr>
              <w:t>მესამე მხარის</w:t>
            </w:r>
            <w:r w:rsidR="009129EE">
              <w:rPr>
                <w:lang w:val="ka-GE"/>
              </w:rPr>
              <w:t xml:space="preserve"> პროვაიდერი (</w:t>
            </w:r>
            <w:r w:rsidR="009129EE">
              <w:t>Third Party Provider, TPP)</w:t>
            </w:r>
            <w:r w:rsidR="002E314E">
              <w:rPr>
                <w:lang w:val="ka-GE"/>
              </w:rPr>
              <w:t xml:space="preserve"> - </w:t>
            </w:r>
            <w:r w:rsidRPr="00340007" w:rsidR="00340007">
              <w:rPr>
                <w:lang w:val="ka-GE"/>
              </w:rPr>
              <w:t>საგადახდო მომსახურების პროვაიდერი</w:t>
            </w:r>
            <w:r w:rsidR="00340007">
              <w:rPr>
                <w:lang w:val="ka-GE"/>
              </w:rPr>
              <w:t>, გარდა ამსმპ</w:t>
            </w:r>
            <w:r w:rsidR="00985698">
              <w:rPr>
                <w:lang w:val="ka-GE"/>
              </w:rPr>
              <w:t>-ისა</w:t>
            </w:r>
          </w:p>
        </w:tc>
      </w:tr>
      <w:tr w:rsidR="00DE4A05" w:rsidTr="006A2201" w14:paraId="6D639C64" w14:textId="77777777">
        <w:tc>
          <w:tcPr>
            <w:tcW w:w="988" w:type="dxa"/>
            <w:shd w:val="clear" w:color="auto" w:fill="auto"/>
          </w:tcPr>
          <w:p w:rsidR="00DE4A05" w:rsidP="00DE4A05" w:rsidRDefault="00933E7B" w14:paraId="64359F4B" w14:textId="22E8A6E9">
            <w:pPr>
              <w:rPr>
                <w:lang w:val="ka-GE"/>
              </w:rPr>
            </w:pPr>
            <w:r>
              <w:rPr>
                <w:lang w:val="ka-GE"/>
              </w:rPr>
              <w:t>გი</w:t>
            </w:r>
            <w:r w:rsidR="00BA7F3B">
              <w:rPr>
                <w:lang w:val="ka-GE"/>
              </w:rPr>
              <w:t>მპ</w:t>
            </w:r>
          </w:p>
        </w:tc>
        <w:tc>
          <w:tcPr>
            <w:tcW w:w="8362" w:type="dxa"/>
            <w:shd w:val="clear" w:color="auto" w:fill="auto"/>
          </w:tcPr>
          <w:p w:rsidRPr="00014CE6" w:rsidR="00DE4A05" w:rsidP="00DE4A05" w:rsidRDefault="00933E7B" w14:paraId="782CE53F" w14:textId="52285144">
            <w:pPr>
              <w:rPr>
                <w:lang w:val="ka-GE"/>
              </w:rPr>
            </w:pPr>
            <w:r>
              <w:rPr>
                <w:lang w:val="ka-GE"/>
              </w:rPr>
              <w:t xml:space="preserve">გადახდის </w:t>
            </w:r>
            <w:r w:rsidR="00064D1F">
              <w:rPr>
                <w:lang w:val="ka-GE"/>
              </w:rPr>
              <w:t>ინიციირებ</w:t>
            </w:r>
            <w:r>
              <w:rPr>
                <w:lang w:val="ka-GE"/>
              </w:rPr>
              <w:t>ის მომსახურების პროვაიდერი (</w:t>
            </w:r>
            <w:r>
              <w:t>Payment Initiation Service Provider</w:t>
            </w:r>
            <w:r w:rsidR="00455E6C">
              <w:t>, PISP</w:t>
            </w:r>
            <w:r>
              <w:t>)</w:t>
            </w:r>
          </w:p>
        </w:tc>
      </w:tr>
      <w:tr w:rsidR="00BA7F3B" w:rsidTr="006A2201" w14:paraId="226CEF03" w14:textId="77777777">
        <w:tc>
          <w:tcPr>
            <w:tcW w:w="988" w:type="dxa"/>
            <w:shd w:val="clear" w:color="auto" w:fill="auto"/>
          </w:tcPr>
          <w:p w:rsidRPr="00455E6C" w:rsidR="00BA7F3B" w:rsidP="00DE4A05" w:rsidRDefault="00A10B8C" w14:paraId="4F6FFD42" w14:textId="6DC54C73">
            <w:pPr>
              <w:rPr>
                <w:lang w:val="ka-GE"/>
              </w:rPr>
            </w:pPr>
            <w:r>
              <w:rPr>
                <w:lang w:val="ka-GE"/>
              </w:rPr>
              <w:t>აიწპ</w:t>
            </w:r>
          </w:p>
        </w:tc>
        <w:tc>
          <w:tcPr>
            <w:tcW w:w="8362" w:type="dxa"/>
            <w:shd w:val="clear" w:color="auto" w:fill="auto"/>
          </w:tcPr>
          <w:p w:rsidRPr="00014CE6" w:rsidR="00BA7F3B" w:rsidP="00DE4A05" w:rsidRDefault="00BA7F3B" w14:paraId="1653A851" w14:textId="0BDC2578">
            <w:pPr>
              <w:rPr>
                <w:lang w:val="ka-GE"/>
              </w:rPr>
            </w:pPr>
            <w:r>
              <w:rPr>
                <w:lang w:val="ka-GE"/>
              </w:rPr>
              <w:t xml:space="preserve">ანგარიშის </w:t>
            </w:r>
            <w:r w:rsidR="00AB042A">
              <w:rPr>
                <w:lang w:val="ka-GE"/>
              </w:rPr>
              <w:t xml:space="preserve">ინფორმაციაზე წვდომის </w:t>
            </w:r>
            <w:r w:rsidR="00455E6C">
              <w:rPr>
                <w:lang w:val="ka-GE"/>
              </w:rPr>
              <w:t>პროვაიდერი (</w:t>
            </w:r>
            <w:r w:rsidR="00455E6C">
              <w:t>Account Information Service Provider, AISP)</w:t>
            </w:r>
          </w:p>
        </w:tc>
      </w:tr>
      <w:tr w:rsidRPr="005B4C82" w:rsidR="00455E6C" w:rsidTr="006A2201" w14:paraId="08088605" w14:textId="77777777">
        <w:tc>
          <w:tcPr>
            <w:tcW w:w="988" w:type="dxa"/>
            <w:shd w:val="clear" w:color="auto" w:fill="auto"/>
          </w:tcPr>
          <w:p w:rsidR="00455E6C" w:rsidP="00DE4A05" w:rsidRDefault="001C06B2" w14:paraId="2C2A0923" w14:textId="4DCF69DB">
            <w:pPr>
              <w:rPr>
                <w:lang w:val="ka-GE"/>
              </w:rPr>
            </w:pPr>
            <w:r>
              <w:rPr>
                <w:lang w:val="ka-GE"/>
              </w:rPr>
              <w:t>სიგმპ</w:t>
            </w:r>
          </w:p>
        </w:tc>
        <w:tc>
          <w:tcPr>
            <w:tcW w:w="8362" w:type="dxa"/>
            <w:shd w:val="clear" w:color="auto" w:fill="auto"/>
          </w:tcPr>
          <w:p w:rsidRPr="00014CE6" w:rsidR="00455E6C" w:rsidP="001C06B2" w:rsidRDefault="00664EE9" w14:paraId="63AD3CF6" w14:textId="30E2D2F0">
            <w:pPr>
              <w:keepNext/>
              <w:rPr>
                <w:lang w:val="ka-GE"/>
              </w:rPr>
            </w:pPr>
            <w:r>
              <w:rPr>
                <w:lang w:val="ka-GE"/>
              </w:rPr>
              <w:t>საბარათე ინსტრუმენტის გაცემის მომსახურების პროვაიდერი (</w:t>
            </w:r>
            <w:r w:rsidRPr="00E3281E" w:rsidR="001C06B2">
              <w:rPr>
                <w:lang w:val="ka-GE"/>
              </w:rPr>
              <w:t>Payment Instrument Issuing Service Provider, PIISP)</w:t>
            </w:r>
          </w:p>
        </w:tc>
      </w:tr>
      <w:tr w:rsidR="00A75A6B" w:rsidTr="006A2201" w14:paraId="254FECD3" w14:textId="77777777">
        <w:tc>
          <w:tcPr>
            <w:tcW w:w="988" w:type="dxa"/>
            <w:shd w:val="clear" w:color="auto" w:fill="auto"/>
          </w:tcPr>
          <w:p w:rsidR="00A75A6B" w:rsidP="00DE4A05" w:rsidRDefault="00A75A6B" w14:paraId="4A734686" w14:textId="76D91A34">
            <w:pPr>
              <w:rPr>
                <w:lang w:val="ka-GE"/>
              </w:rPr>
            </w:pPr>
            <w:r>
              <w:rPr>
                <w:lang w:val="ka-GE"/>
              </w:rPr>
              <w:t>გსს</w:t>
            </w:r>
          </w:p>
        </w:tc>
        <w:tc>
          <w:tcPr>
            <w:tcW w:w="8362" w:type="dxa"/>
            <w:shd w:val="clear" w:color="auto" w:fill="auto"/>
          </w:tcPr>
          <w:p w:rsidRPr="00A75A6B" w:rsidR="00A75A6B" w:rsidP="001C06B2" w:rsidRDefault="00A75A6B" w14:paraId="43656E94" w14:textId="1ED6B0D6">
            <w:pPr>
              <w:keepNext/>
            </w:pPr>
            <w:r>
              <w:rPr>
                <w:lang w:val="ka-GE"/>
              </w:rPr>
              <w:t>გაუქმებული სერტიფიკატების სია (</w:t>
            </w:r>
            <w:r>
              <w:t>Certificate Revocation List, CRL)</w:t>
            </w:r>
          </w:p>
        </w:tc>
      </w:tr>
      <w:tr w:rsidRPr="005B4C82" w:rsidR="00A75A6B" w:rsidTr="006A2201" w14:paraId="4590B9B5" w14:textId="77777777">
        <w:tc>
          <w:tcPr>
            <w:tcW w:w="988" w:type="dxa"/>
            <w:shd w:val="clear" w:color="auto" w:fill="auto"/>
          </w:tcPr>
          <w:p w:rsidRPr="00D61181" w:rsidR="00A75A6B" w:rsidP="00DE4A05" w:rsidRDefault="00D61181" w14:paraId="3A4AACA5" w14:textId="2E9536CA">
            <w:pPr>
              <w:rPr>
                <w:lang w:val="ka-GE"/>
              </w:rPr>
            </w:pPr>
            <w:r>
              <w:rPr>
                <w:lang w:val="ka-GE"/>
              </w:rPr>
              <w:t>სოსპ</w:t>
            </w:r>
          </w:p>
        </w:tc>
        <w:tc>
          <w:tcPr>
            <w:tcW w:w="8362" w:type="dxa"/>
            <w:shd w:val="clear" w:color="auto" w:fill="auto"/>
          </w:tcPr>
          <w:p w:rsidRPr="00E3281E" w:rsidR="00A75A6B" w:rsidP="001C06B2" w:rsidRDefault="00A75A6B" w14:paraId="5DCE11E0" w14:textId="4006D88C">
            <w:pPr>
              <w:keepNext/>
              <w:rPr>
                <w:lang w:val="ka-GE"/>
              </w:rPr>
            </w:pPr>
            <w:r>
              <w:rPr>
                <w:lang w:val="ka-GE"/>
              </w:rPr>
              <w:t xml:space="preserve">სერტიფიკატების </w:t>
            </w:r>
            <w:r w:rsidR="00D61181">
              <w:rPr>
                <w:lang w:val="ka-GE"/>
              </w:rPr>
              <w:t>ონლაინ სტატუსის პროტოკოლი (</w:t>
            </w:r>
            <w:r w:rsidRPr="00E3281E" w:rsidR="00D61181">
              <w:rPr>
                <w:lang w:val="ka-GE"/>
              </w:rPr>
              <w:t>Online Certificate Status Protocol, OCSP)</w:t>
            </w:r>
          </w:p>
        </w:tc>
      </w:tr>
      <w:tr w:rsidR="00BE0D31" w:rsidTr="006A2201" w14:paraId="761A50BD" w14:textId="77777777">
        <w:tc>
          <w:tcPr>
            <w:tcW w:w="988" w:type="dxa"/>
            <w:shd w:val="clear" w:color="auto" w:fill="auto"/>
          </w:tcPr>
          <w:p w:rsidR="00BE0D31" w:rsidP="00DE4A05" w:rsidRDefault="00BE0D31" w14:paraId="7F247E25" w14:textId="3EB3D312">
            <w:pPr>
              <w:rPr>
                <w:lang w:val="ka-GE"/>
              </w:rPr>
            </w:pPr>
            <w:r>
              <w:rPr>
                <w:lang w:val="ka-GE"/>
              </w:rPr>
              <w:t>სმმ</w:t>
            </w:r>
          </w:p>
        </w:tc>
        <w:tc>
          <w:tcPr>
            <w:tcW w:w="8362" w:type="dxa"/>
            <w:shd w:val="clear" w:color="auto" w:fill="auto"/>
          </w:tcPr>
          <w:p w:rsidRPr="00BE0D31" w:rsidR="00BE0D31" w:rsidP="001C06B2" w:rsidRDefault="00BE0D31" w14:paraId="360843B5" w14:textId="562F3EF1">
            <w:pPr>
              <w:keepNext/>
            </w:pPr>
            <w:r>
              <w:rPr>
                <w:lang w:val="ka-GE"/>
              </w:rPr>
              <w:t xml:space="preserve">საგადახდო მომსახურების მომხმარებელი </w:t>
            </w:r>
            <w:r>
              <w:t>(Payment Service User, PSU)</w:t>
            </w:r>
          </w:p>
        </w:tc>
      </w:tr>
      <w:tr w:rsidR="00F61514" w:rsidTr="006A2201" w14:paraId="61916BC7" w14:textId="77777777">
        <w:tc>
          <w:tcPr>
            <w:tcW w:w="988" w:type="dxa"/>
            <w:shd w:val="clear" w:color="auto" w:fill="auto"/>
          </w:tcPr>
          <w:p w:rsidRPr="00F61514" w:rsidR="00F61514" w:rsidP="00DE4A05" w:rsidRDefault="00F61514" w14:paraId="4E0CD980" w14:textId="43A7CC27">
            <w:pPr>
              <w:rPr>
                <w:lang w:val="ka-GE"/>
              </w:rPr>
            </w:pPr>
            <w:r>
              <w:t>API</w:t>
            </w:r>
            <w:r>
              <w:rPr>
                <w:lang w:val="ka-GE"/>
              </w:rPr>
              <w:t xml:space="preserve"> კლიენტი</w:t>
            </w:r>
          </w:p>
        </w:tc>
        <w:tc>
          <w:tcPr>
            <w:tcW w:w="8362" w:type="dxa"/>
            <w:shd w:val="clear" w:color="auto" w:fill="auto"/>
          </w:tcPr>
          <w:p w:rsidRPr="00EF138F" w:rsidR="00F61514" w:rsidP="001C06B2" w:rsidRDefault="00781747" w14:paraId="5E00D8FE" w14:textId="580985E2">
            <w:pPr>
              <w:keepNext/>
              <w:rPr>
                <w:lang w:val="ka-GE"/>
              </w:rPr>
            </w:pPr>
            <w:r>
              <w:rPr>
                <w:lang w:val="ka-GE"/>
              </w:rPr>
              <w:t>მესამე მხარის პროვაიდერი</w:t>
            </w:r>
            <w:r w:rsidR="005A6696">
              <w:t xml:space="preserve"> </w:t>
            </w:r>
            <w:r w:rsidR="005A6696">
              <w:rPr>
                <w:lang w:val="ka-GE"/>
              </w:rPr>
              <w:t xml:space="preserve">ან </w:t>
            </w:r>
            <w:r w:rsidR="00EF138F">
              <w:rPr>
                <w:lang w:val="ka-GE"/>
              </w:rPr>
              <w:t>კორპორატიული მომხმარებელი</w:t>
            </w:r>
          </w:p>
        </w:tc>
      </w:tr>
    </w:tbl>
    <w:p w:rsidRPr="00DE4A05" w:rsidR="00DE4A05" w:rsidP="001C06B2" w:rsidRDefault="001C06B2" w14:paraId="43F089A4" w14:textId="65601FF1">
      <w:pPr>
        <w:rPr>
          <w:lang w:val="ka-GE"/>
        </w:rPr>
      </w:pPr>
      <w:r>
        <w:t xml:space="preserve">ცხრილი </w:t>
      </w:r>
      <w:r>
        <w:fldChar w:fldCharType="begin"/>
      </w:r>
      <w:r>
        <w:instrText>SEQ ცხრილი \* ARABIC</w:instrText>
      </w:r>
      <w:r>
        <w:fldChar w:fldCharType="separate"/>
      </w:r>
      <w:r w:rsidR="0073316F">
        <w:rPr>
          <w:noProof/>
        </w:rPr>
        <w:t>2</w:t>
      </w:r>
      <w:r>
        <w:fldChar w:fldCharType="end"/>
      </w:r>
      <w:r w:rsidRPr="58E7B15E">
        <w:rPr>
          <w:lang w:val="ka-GE"/>
        </w:rPr>
        <w:t>:</w:t>
      </w:r>
      <w:r w:rsidRPr="58E7B15E" w:rsidR="30FC1C46">
        <w:rPr>
          <w:lang w:val="ka-GE"/>
        </w:rPr>
        <w:t xml:space="preserve"> </w:t>
      </w:r>
      <w:r w:rsidRPr="58E7B15E">
        <w:rPr>
          <w:lang w:val="ka-GE"/>
        </w:rPr>
        <w:t>გამოყენებული აბრევიატურები</w:t>
      </w:r>
      <w:r w:rsidRPr="58E7B15E" w:rsidR="398AAD9A">
        <w:rPr>
          <w:lang w:val="ka-GE"/>
        </w:rPr>
        <w:t>.</w:t>
      </w:r>
    </w:p>
    <w:p w:rsidR="00AB2E27" w:rsidP="00014CE6" w:rsidRDefault="00A4512F" w14:paraId="1C384CD6" w14:textId="2286BC96">
      <w:pPr>
        <w:jc w:val="both"/>
        <w:rPr>
          <w:lang w:val="ka-GE"/>
        </w:rPr>
      </w:pPr>
      <w:r w:rsidRPr="001A4234">
        <w:rPr>
          <w:lang w:val="ka-GE"/>
        </w:rPr>
        <w:t xml:space="preserve">ამ დოკუმენტის არც ერთ თავში ტერმინი „კლიენტი“ არ აღნიშნავს პირს, </w:t>
      </w:r>
      <w:r w:rsidRPr="001A4234" w:rsidR="00FC0217">
        <w:rPr>
          <w:lang w:val="ka-GE"/>
        </w:rPr>
        <w:t>რომელ</w:t>
      </w:r>
      <w:r w:rsidRPr="00B64E75" w:rsidR="00FC0217">
        <w:rPr>
          <w:rFonts w:ascii="Calibri" w:hAnsi="Calibri"/>
          <w:lang w:val="ka-GE"/>
        </w:rPr>
        <w:t>ი</w:t>
      </w:r>
      <w:r w:rsidRPr="001A4234" w:rsidR="00FC0217">
        <w:rPr>
          <w:lang w:val="ka-GE"/>
        </w:rPr>
        <w:t xml:space="preserve">ც </w:t>
      </w:r>
      <w:r>
        <w:rPr>
          <w:lang w:val="ka-GE"/>
        </w:rPr>
        <w:t xml:space="preserve">სარგებლობს </w:t>
      </w:r>
      <w:r w:rsidR="00F3615A">
        <w:rPr>
          <w:lang w:val="ka-GE"/>
        </w:rPr>
        <w:t>რაიმე სახის ფინანსური</w:t>
      </w:r>
      <w:r>
        <w:rPr>
          <w:lang w:val="ka-GE"/>
        </w:rPr>
        <w:t xml:space="preserve"> მომსახურებით. დოკუმენტის ამ ვერსიის მიზნებისათვის </w:t>
      </w:r>
      <w:r w:rsidR="00732EBB">
        <w:rPr>
          <w:lang w:val="ka-GE"/>
        </w:rPr>
        <w:t xml:space="preserve">ტერმინი „კლიენტი“ </w:t>
      </w:r>
      <w:r>
        <w:rPr>
          <w:lang w:val="ka-GE"/>
        </w:rPr>
        <w:t xml:space="preserve">შემთხვევათა უმრავლესობაში </w:t>
      </w:r>
      <w:r w:rsidR="00F3615A">
        <w:rPr>
          <w:lang w:val="ka-GE"/>
        </w:rPr>
        <w:t>აღნიშნავს</w:t>
      </w:r>
      <w:r w:rsidR="00732EBB">
        <w:rPr>
          <w:lang w:val="ka-GE"/>
        </w:rPr>
        <w:t xml:space="preserve"> მმპ-ს.</w:t>
      </w:r>
    </w:p>
    <w:p w:rsidRPr="00AB2E27" w:rsidR="00DF6730" w:rsidP="00AB2E27" w:rsidRDefault="00DF6730" w14:paraId="37B13269" w14:textId="77777777">
      <w:pPr>
        <w:rPr>
          <w:lang w:val="ka-GE"/>
        </w:rPr>
      </w:pPr>
    </w:p>
    <w:p w:rsidR="008E31BE" w:rsidP="00F50EFB" w:rsidRDefault="000D7CC6" w14:paraId="738DE5C0" w14:textId="79EE524C">
      <w:pPr>
        <w:pStyle w:val="Heading1"/>
        <w:rPr>
          <w:lang w:val="ka-GE"/>
        </w:rPr>
      </w:pPr>
      <w:bookmarkStart w:name="_Toc160721636" w:id="13"/>
      <w:r w:rsidRPr="1F51C7DE">
        <w:rPr>
          <w:lang w:val="ka-GE"/>
        </w:rPr>
        <w:t>პროტოკოლის</w:t>
      </w:r>
      <w:r w:rsidRPr="1F51C7DE" w:rsidR="00D00901">
        <w:rPr>
          <w:lang w:val="ka-GE"/>
        </w:rPr>
        <w:t>ა და უსაფრთხოების საკითხები</w:t>
      </w:r>
      <w:bookmarkEnd w:id="13"/>
    </w:p>
    <w:p w:rsidR="00781747" w:rsidP="003B0258" w:rsidRDefault="00781747" w14:paraId="2DFBC735" w14:textId="06C5C01C">
      <w:pPr>
        <w:pStyle w:val="Heading2"/>
        <w:rPr>
          <w:lang w:val="ka-GE"/>
        </w:rPr>
      </w:pPr>
      <w:bookmarkStart w:name="_Toc160721637" w:id="14"/>
      <w:r>
        <w:t xml:space="preserve">API </w:t>
      </w:r>
      <w:r w:rsidR="00E259E1">
        <w:rPr>
          <w:lang w:val="ka-GE"/>
        </w:rPr>
        <w:t>სტრ</w:t>
      </w:r>
      <w:r w:rsidR="003B0258">
        <w:rPr>
          <w:lang w:val="ka-GE"/>
        </w:rPr>
        <w:t>უქტურა</w:t>
      </w:r>
      <w:bookmarkEnd w:id="14"/>
    </w:p>
    <w:p w:rsidR="00253898" w:rsidP="003B0258" w:rsidRDefault="003B0258" w14:paraId="2779F7AE" w14:textId="30794DBA">
      <w:pPr>
        <w:rPr>
          <w:lang w:val="ka-GE"/>
        </w:rPr>
      </w:pPr>
      <w:r>
        <w:rPr>
          <w:lang w:val="ka-GE"/>
        </w:rPr>
        <w:t xml:space="preserve">აღნიშნული სრულად თავსებადია </w:t>
      </w:r>
      <w:sdt>
        <w:sdtPr>
          <w:rPr>
            <w:lang w:val="ka-GE"/>
          </w:rPr>
          <w:id w:val="-1726598279"/>
          <w:citation/>
        </w:sdtPr>
        <w:sdtEndPr/>
        <w:sdtContent>
          <w:r w:rsidR="00095CB5">
            <w:rPr>
              <w:lang w:val="ka-GE"/>
            </w:rPr>
            <w:fldChar w:fldCharType="begin"/>
          </w:r>
          <w:r w:rsidR="00095CB5">
            <w:rPr>
              <w:lang w:val="ka-GE"/>
            </w:rPr>
            <w:instrText xml:space="preserve"> CITATION oFASMPF \l 1079 </w:instrText>
          </w:r>
          <w:r w:rsidR="00095CB5">
            <w:rPr>
              <w:lang w:val="ka-GE"/>
            </w:rPr>
            <w:fldChar w:fldCharType="separate"/>
          </w:r>
          <w:r w:rsidR="00D23137">
            <w:rPr>
              <w:noProof/>
              <w:lang w:val="ka-GE"/>
            </w:rPr>
            <w:t>(4)</w:t>
          </w:r>
          <w:r w:rsidR="00095CB5">
            <w:rPr>
              <w:lang w:val="ka-GE"/>
            </w:rPr>
            <w:fldChar w:fldCharType="end"/>
          </w:r>
        </w:sdtContent>
      </w:sdt>
      <w:r w:rsidR="00095CB5">
        <w:rPr>
          <w:lang w:val="ka-GE"/>
        </w:rPr>
        <w:t>-თან და რეგულირდება -</w:t>
      </w:r>
      <w:sdt>
        <w:sdtPr>
          <w:rPr>
            <w:lang w:val="ka-GE"/>
          </w:rPr>
          <w:id w:val="1546338787"/>
          <w:citation/>
        </w:sdtPr>
        <w:sdtEndPr/>
        <w:sdtContent>
          <w:r w:rsidR="0044030D">
            <w:rPr>
              <w:lang w:val="ka-GE"/>
            </w:rPr>
            <w:fldChar w:fldCharType="begin"/>
          </w:r>
          <w:r w:rsidR="0044030D">
            <w:rPr>
              <w:lang w:val="ka-GE"/>
            </w:rPr>
            <w:instrText xml:space="preserve"> CITATION GBAoFAProtSecIG \l 1079 </w:instrText>
          </w:r>
          <w:r w:rsidR="0044030D">
            <w:rPr>
              <w:lang w:val="ka-GE"/>
            </w:rPr>
            <w:fldChar w:fldCharType="separate"/>
          </w:r>
          <w:r w:rsidR="00D23137">
            <w:rPr>
              <w:noProof/>
              <w:lang w:val="ka-GE"/>
            </w:rPr>
            <w:t xml:space="preserve"> (5)</w:t>
          </w:r>
          <w:r w:rsidR="0044030D">
            <w:rPr>
              <w:lang w:val="ka-GE"/>
            </w:rPr>
            <w:fldChar w:fldCharType="end"/>
          </w:r>
        </w:sdtContent>
      </w:sdt>
      <w:r w:rsidR="0044030D">
        <w:rPr>
          <w:lang w:val="ka-GE"/>
        </w:rPr>
        <w:t xml:space="preserve"> </w:t>
      </w:r>
      <w:commentRangeStart w:id="15"/>
      <w:r w:rsidR="00095CB5">
        <w:rPr>
          <w:lang w:val="ka-GE"/>
        </w:rPr>
        <w:t>....ით</w:t>
      </w:r>
      <w:commentRangeEnd w:id="15"/>
      <w:r w:rsidR="00095CB5">
        <w:rPr>
          <w:rStyle w:val="CommentReference"/>
        </w:rPr>
        <w:commentReference w:id="15"/>
      </w:r>
      <w:r w:rsidR="00253898">
        <w:rPr>
          <w:lang w:val="ka-GE"/>
        </w:rPr>
        <w:t xml:space="preserve">. </w:t>
      </w:r>
    </w:p>
    <w:p w:rsidR="00A535E8" w:rsidP="00A535E8" w:rsidRDefault="00253898" w14:paraId="15583FBF" w14:textId="7ADD82CD">
      <w:pPr>
        <w:rPr>
          <w:lang w:val="ka-GE"/>
        </w:rPr>
      </w:pPr>
      <w:r>
        <w:rPr>
          <w:lang w:val="ka-GE"/>
        </w:rPr>
        <w:t xml:space="preserve">ამ დოკუმენტში განისაზღვრება </w:t>
      </w:r>
      <w:r>
        <w:t>API</w:t>
      </w:r>
      <w:r>
        <w:rPr>
          <w:lang w:val="ka-GE"/>
        </w:rPr>
        <w:t xml:space="preserve"> რესურსების </w:t>
      </w:r>
      <w:r w:rsidR="003B5EC5">
        <w:rPr>
          <w:lang w:val="ka-GE"/>
        </w:rPr>
        <w:t>იდენტიფიკატორები (მაგ. /</w:t>
      </w:r>
      <w:r w:rsidR="003B5EC5">
        <w:t>v2/payments/domestic/{paymentId}</w:t>
      </w:r>
      <w:r w:rsidR="0030778B">
        <w:t xml:space="preserve">. </w:t>
      </w:r>
      <w:r w:rsidRPr="00DB4A4A" w:rsidR="00A535E8">
        <w:rPr>
          <w:b/>
          <w:bCs/>
          <w:lang w:val="ka-GE"/>
        </w:rPr>
        <w:t>აუცილებელია</w:t>
      </w:r>
      <w:r w:rsidR="00A535E8">
        <w:rPr>
          <w:lang w:val="ka-GE"/>
        </w:rPr>
        <w:t xml:space="preserve">, </w:t>
      </w:r>
      <w:r w:rsidR="0030778B">
        <w:rPr>
          <w:lang w:val="ka-GE"/>
        </w:rPr>
        <w:t xml:space="preserve">გამოქვეყნებულ </w:t>
      </w:r>
      <w:r w:rsidR="00A535E8">
        <w:t>API</w:t>
      </w:r>
      <w:r w:rsidR="00A535E8">
        <w:rPr>
          <w:lang w:val="ka-GE"/>
        </w:rPr>
        <w:t xml:space="preserve"> რესურსების მისამართებს ჰქონდეთ შემდეგი სახე: {პრეფიქსი}/{ამ დოკუმენტში განსაზღვრული მისამართი}</w:t>
      </w:r>
    </w:p>
    <w:p w:rsidR="00A535E8" w:rsidP="00A535E8" w:rsidRDefault="00A535E8" w14:paraId="759237A8" w14:textId="77777777">
      <w:r>
        <w:rPr>
          <w:lang w:val="ka-GE"/>
        </w:rPr>
        <w:t xml:space="preserve">მაგალითად: </w:t>
      </w:r>
      <w:hyperlink w:history="1" r:id="rId15">
        <w:r w:rsidRPr="0067145E">
          <w:rPr>
            <w:rStyle w:val="Hyperlink"/>
          </w:rPr>
          <w:t>https://modelbank.openfinance.ge/latest/v2/payments/domestic/666c7a59-a1c2-4758-ab7d-459e849652f6</w:t>
        </w:r>
      </w:hyperlink>
    </w:p>
    <w:p w:rsidRPr="00A535E8" w:rsidR="00A535E8" w:rsidP="00A535E8" w:rsidRDefault="00A535E8" w14:paraId="056E2DDB" w14:textId="704D8921">
      <w:pPr>
        <w:rPr>
          <w:lang w:val="ka-GE"/>
        </w:rPr>
      </w:pPr>
      <w:commentRangeStart w:id="16"/>
      <w:r>
        <w:t>{</w:t>
      </w:r>
      <w:r>
        <w:rPr>
          <w:lang w:val="ka-GE"/>
        </w:rPr>
        <w:t xml:space="preserve">პრეფიქსი} განისაზღვრება </w:t>
      </w:r>
      <w:sdt>
        <w:sdtPr>
          <w:rPr>
            <w:lang w:val="ka-GE"/>
          </w:rPr>
          <w:id w:val="-2109182060"/>
          <w:citation/>
        </w:sdtPr>
        <w:sdtEndPr/>
        <w:sdtContent>
          <w:r w:rsidR="00B218A2">
            <w:rPr>
              <w:lang w:val="ka-GE"/>
            </w:rPr>
            <w:fldChar w:fldCharType="begin"/>
          </w:r>
          <w:r w:rsidR="00B218A2">
            <w:rPr>
              <w:lang w:val="ka-GE"/>
            </w:rPr>
            <w:instrText xml:space="preserve"> CITATION GBAoFAProtSecIG \l 1079 </w:instrText>
          </w:r>
          <w:r w:rsidR="00B218A2">
            <w:rPr>
              <w:lang w:val="ka-GE"/>
            </w:rPr>
            <w:fldChar w:fldCharType="separate"/>
          </w:r>
          <w:r w:rsidR="00D23137">
            <w:rPr>
              <w:noProof/>
              <w:lang w:val="ka-GE"/>
            </w:rPr>
            <w:t>(5)</w:t>
          </w:r>
          <w:r w:rsidR="00B218A2">
            <w:rPr>
              <w:lang w:val="ka-GE"/>
            </w:rPr>
            <w:fldChar w:fldCharType="end"/>
          </w:r>
        </w:sdtContent>
      </w:sdt>
      <w:r>
        <w:rPr>
          <w:lang w:val="ka-GE"/>
        </w:rPr>
        <w:t>-ით.</w:t>
      </w:r>
      <w:commentRangeEnd w:id="16"/>
      <w:r w:rsidR="00C76481">
        <w:rPr>
          <w:rStyle w:val="CommentReference"/>
        </w:rPr>
        <w:commentReference w:id="16"/>
      </w:r>
    </w:p>
    <w:p w:rsidR="001E715B" w:rsidP="003B0258" w:rsidRDefault="001E715B" w14:paraId="263489BE" w14:textId="77777777">
      <w:pPr>
        <w:rPr>
          <w:lang w:val="ka-GE"/>
        </w:rPr>
      </w:pPr>
    </w:p>
    <w:p w:rsidR="001E715B" w:rsidP="0040418D" w:rsidRDefault="001E715B" w14:paraId="3011ACF3" w14:textId="3D2A5F26">
      <w:pPr>
        <w:pStyle w:val="Heading2"/>
        <w:rPr>
          <w:lang w:val="ka-GE"/>
        </w:rPr>
      </w:pPr>
      <w:bookmarkStart w:name="_Toc160721638" w:id="17"/>
      <w:r>
        <w:t>API</w:t>
      </w:r>
      <w:r>
        <w:rPr>
          <w:lang w:val="ka-GE"/>
        </w:rPr>
        <w:t xml:space="preserve"> კლიენტი და მისი კავშირი ამსმპ-სთან</w:t>
      </w:r>
      <w:bookmarkEnd w:id="17"/>
    </w:p>
    <w:p w:rsidR="001340B8" w:rsidP="00E5554D" w:rsidRDefault="001E715B" w14:paraId="1719565F" w14:textId="7AFABC54">
      <w:pPr>
        <w:jc w:val="both"/>
        <w:rPr>
          <w:lang w:val="ka-GE"/>
        </w:rPr>
      </w:pPr>
      <w:r>
        <w:rPr>
          <w:lang w:val="ka-GE"/>
        </w:rPr>
        <w:t xml:space="preserve">ამ დოკუმენტის </w:t>
      </w:r>
      <w:r w:rsidR="0040418D">
        <w:rPr>
          <w:lang w:val="ka-GE"/>
        </w:rPr>
        <w:t xml:space="preserve">მიზნებისათვის </w:t>
      </w:r>
      <w:r w:rsidR="0040418D">
        <w:t>API</w:t>
      </w:r>
      <w:r w:rsidR="0040418D">
        <w:rPr>
          <w:lang w:val="ka-GE"/>
        </w:rPr>
        <w:t xml:space="preserve"> კლიენტი შეიძლება იყოს როგორც </w:t>
      </w:r>
      <w:r w:rsidR="006820B3">
        <w:rPr>
          <w:lang w:val="ka-GE"/>
        </w:rPr>
        <w:t xml:space="preserve">მმპ (ღია ბანკინგის მიზნებისათვის), ისე კორპორატიული მომხმარებლის ელექტრონული სისტემა (საკუთარ ანგარიშებზე წვდომის სერვისის მიზნებისათვის). </w:t>
      </w:r>
      <w:r w:rsidR="00E5554D">
        <w:rPr>
          <w:lang w:val="ka-GE"/>
        </w:rPr>
        <w:t xml:space="preserve">ტერმინი </w:t>
      </w:r>
      <w:r w:rsidR="00E5554D">
        <w:t>API</w:t>
      </w:r>
      <w:r w:rsidR="00E5554D">
        <w:rPr>
          <w:lang w:val="ka-GE"/>
        </w:rPr>
        <w:t xml:space="preserve"> კლიენტი გამოიყენება </w:t>
      </w:r>
      <w:r w:rsidR="00E5554D">
        <w:t>openFinance API Framework-</w:t>
      </w:r>
      <w:r w:rsidR="00E5554D">
        <w:rPr>
          <w:lang w:val="ka-GE"/>
        </w:rPr>
        <w:t>თან სრული თავსებადობის მიზნებისათვის.</w:t>
      </w:r>
    </w:p>
    <w:p w:rsidR="001E715B" w:rsidP="00E5554D" w:rsidRDefault="001340B8" w14:paraId="79633F71" w14:textId="1DCF422D">
      <w:pPr>
        <w:jc w:val="both"/>
        <w:rPr>
          <w:lang w:val="ka-GE"/>
        </w:rPr>
      </w:pPr>
      <w:r>
        <w:rPr>
          <w:lang w:val="ka-GE"/>
        </w:rPr>
        <w:t xml:space="preserve">ყოველგვარი ეჭვის გამოსარიცხად, </w:t>
      </w:r>
      <w:r w:rsidR="004C5E4F">
        <w:rPr>
          <w:lang w:val="ka-GE"/>
        </w:rPr>
        <w:t>ეს დოკუმენტი</w:t>
      </w:r>
      <w:r w:rsidR="00A04191">
        <w:rPr>
          <w:lang w:val="ka-GE"/>
        </w:rPr>
        <w:t xml:space="preserve"> </w:t>
      </w:r>
      <w:r w:rsidRPr="004C5E4F" w:rsidR="00A04191">
        <w:rPr>
          <w:u w:val="single"/>
          <w:lang w:val="ka-GE"/>
        </w:rPr>
        <w:t>არ ავალდებულებს ამსმპ-ს</w:t>
      </w:r>
      <w:r w:rsidR="00A04191">
        <w:rPr>
          <w:lang w:val="ka-GE"/>
        </w:rPr>
        <w:t xml:space="preserve">, მხარი დაუჭიროს კორპორატიული </w:t>
      </w:r>
      <w:r w:rsidR="004C5E4F">
        <w:rPr>
          <w:lang w:val="ka-GE"/>
        </w:rPr>
        <w:t>მოხმარებლების წვდომას</w:t>
      </w:r>
      <w:r>
        <w:rPr>
          <w:lang w:val="ka-GE"/>
        </w:rPr>
        <w:t xml:space="preserve"> (</w:t>
      </w:r>
      <w:r w:rsidR="004F529F">
        <w:rPr>
          <w:lang w:val="ka-GE"/>
        </w:rPr>
        <w:t>რაც არ გამორიცხავს იმ ფაქტს რომ აღნიშნულ ვალდებულებას რაიმე სხვა დოკუმენტი ან სამართლებრივი აქტი აწესებდეს</w:t>
      </w:r>
      <w:r>
        <w:rPr>
          <w:lang w:val="ka-GE"/>
        </w:rPr>
        <w:t xml:space="preserve">). </w:t>
      </w:r>
    </w:p>
    <w:p w:rsidR="00F816C0" w:rsidP="00E5554D" w:rsidRDefault="006377E3" w14:paraId="7DFC4AD2" w14:textId="523498A9">
      <w:pPr>
        <w:jc w:val="both"/>
        <w:rPr>
          <w:lang w:val="ka-GE"/>
        </w:rPr>
      </w:pPr>
      <w:commentRangeStart w:id="18"/>
      <w:r w:rsidRPr="005238A3">
        <w:rPr>
          <w:b/>
          <w:bCs/>
          <w:highlight w:val="yellow"/>
          <w:lang w:val="ka-GE"/>
        </w:rPr>
        <w:t xml:space="preserve">აუცილებელია </w:t>
      </w:r>
      <w:r w:rsidRPr="005238A3" w:rsidR="000F72CA">
        <w:rPr>
          <w:highlight w:val="yellow"/>
          <w:lang w:val="ka-GE"/>
        </w:rPr>
        <w:t>მმპ-სა და ამსმპ</w:t>
      </w:r>
      <w:r w:rsidRPr="005238A3">
        <w:rPr>
          <w:highlight w:val="yellow"/>
          <w:lang w:val="ka-GE"/>
        </w:rPr>
        <w:t xml:space="preserve">-ს </w:t>
      </w:r>
      <w:r w:rsidRPr="005238A3" w:rsidR="000A6811">
        <w:rPr>
          <w:highlight w:val="yellow"/>
          <w:lang w:val="ka-GE"/>
        </w:rPr>
        <w:t xml:space="preserve">მიერ მოთხოვნის დოკუმენტზე ელექტრონული შტამპის დადება განხორციელდეს არა </w:t>
      </w:r>
      <w:sdt>
        <w:sdtPr>
          <w:rPr>
            <w:highlight w:val="yellow"/>
            <w:lang w:val="ka-GE"/>
          </w:rPr>
          <w:id w:val="-25565567"/>
          <w:citation/>
        </w:sdtPr>
        <w:sdtEndPr/>
        <w:sdtContent>
          <w:r w:rsidRPr="005238A3" w:rsidR="000A6811">
            <w:rPr>
              <w:highlight w:val="yellow"/>
              <w:lang w:val="ka-GE"/>
            </w:rPr>
            <w:fldChar w:fldCharType="begin"/>
          </w:r>
          <w:r w:rsidRPr="005238A3" w:rsidR="000A6811">
            <w:rPr>
              <w:highlight w:val="yellow"/>
              <w:lang w:val="ka-GE"/>
            </w:rPr>
            <w:instrText xml:space="preserve"> CITATION OBGEOJWS \l 1079 </w:instrText>
          </w:r>
          <w:r w:rsidRPr="005238A3" w:rsidR="000A6811">
            <w:rPr>
              <w:highlight w:val="yellow"/>
              <w:lang w:val="ka-GE"/>
            </w:rPr>
            <w:fldChar w:fldCharType="separate"/>
          </w:r>
          <w:r w:rsidRPr="00D23137" w:rsidR="00D23137">
            <w:rPr>
              <w:noProof/>
              <w:highlight w:val="yellow"/>
              <w:lang w:val="ka-GE"/>
            </w:rPr>
            <w:t>(6)</w:t>
          </w:r>
          <w:r w:rsidRPr="005238A3" w:rsidR="000A6811">
            <w:rPr>
              <w:highlight w:val="yellow"/>
              <w:lang w:val="ka-GE"/>
            </w:rPr>
            <w:fldChar w:fldCharType="end"/>
          </w:r>
        </w:sdtContent>
      </w:sdt>
      <w:r w:rsidRPr="005238A3" w:rsidR="000F72CA">
        <w:rPr>
          <w:highlight w:val="yellow"/>
          <w:lang w:val="ka-GE"/>
        </w:rPr>
        <w:t>-ის</w:t>
      </w:r>
      <w:r w:rsidRPr="005238A3" w:rsidR="000A6811">
        <w:rPr>
          <w:highlight w:val="yellow"/>
          <w:lang w:val="ka-GE"/>
        </w:rPr>
        <w:t xml:space="preserve"> არამედ </w:t>
      </w:r>
      <w:sdt>
        <w:sdtPr>
          <w:rPr>
            <w:highlight w:val="yellow"/>
            <w:lang w:val="ka-GE"/>
          </w:rPr>
          <w:id w:val="-1235699136"/>
          <w:citation/>
        </w:sdtPr>
        <w:sdtEndPr/>
        <w:sdtContent>
          <w:r w:rsidRPr="005238A3" w:rsidR="000F72CA">
            <w:rPr>
              <w:highlight w:val="yellow"/>
              <w:lang w:val="ka-GE"/>
            </w:rPr>
            <w:fldChar w:fldCharType="begin"/>
          </w:r>
          <w:r w:rsidRPr="005238A3" w:rsidR="000F72CA">
            <w:rPr>
              <w:highlight w:val="yellow"/>
              <w:lang w:val="ka-GE"/>
            </w:rPr>
            <w:instrText xml:space="preserve"> CITATION GBAoFAProtSecIG \l 1079 </w:instrText>
          </w:r>
          <w:r w:rsidRPr="005238A3" w:rsidR="000F72CA">
            <w:rPr>
              <w:highlight w:val="yellow"/>
              <w:lang w:val="ka-GE"/>
            </w:rPr>
            <w:fldChar w:fldCharType="separate"/>
          </w:r>
          <w:r w:rsidRPr="00D23137" w:rsidR="00D23137">
            <w:rPr>
              <w:noProof/>
              <w:highlight w:val="yellow"/>
              <w:lang w:val="ka-GE"/>
            </w:rPr>
            <w:t>(5)</w:t>
          </w:r>
          <w:r w:rsidRPr="005238A3" w:rsidR="000F72CA">
            <w:rPr>
              <w:highlight w:val="yellow"/>
              <w:lang w:val="ka-GE"/>
            </w:rPr>
            <w:fldChar w:fldCharType="end"/>
          </w:r>
        </w:sdtContent>
      </w:sdt>
      <w:r w:rsidRPr="005238A3" w:rsidR="000F72CA">
        <w:rPr>
          <w:highlight w:val="yellow"/>
          <w:lang w:val="ka-GE"/>
        </w:rPr>
        <w:t xml:space="preserve">-ის მიხედვით, რომელიც თავის მხრივ სრულ შესაბამისობაშია </w:t>
      </w:r>
      <w:sdt>
        <w:sdtPr>
          <w:rPr>
            <w:highlight w:val="yellow"/>
            <w:lang w:val="ka-GE"/>
          </w:rPr>
          <w:id w:val="112107087"/>
          <w:citation/>
        </w:sdtPr>
        <w:sdtEndPr/>
        <w:sdtContent>
          <w:r w:rsidRPr="005238A3" w:rsidR="000F72CA">
            <w:rPr>
              <w:highlight w:val="yellow"/>
              <w:lang w:val="ka-GE"/>
            </w:rPr>
            <w:fldChar w:fldCharType="begin"/>
          </w:r>
          <w:r w:rsidRPr="005238A3" w:rsidR="000F72CA">
            <w:rPr>
              <w:highlight w:val="yellow"/>
              <w:lang w:val="ka-GE"/>
            </w:rPr>
            <w:instrText xml:space="preserve"> CITATION oFASMPF \l 1079 </w:instrText>
          </w:r>
          <w:r w:rsidRPr="005238A3" w:rsidR="000F72CA">
            <w:rPr>
              <w:highlight w:val="yellow"/>
              <w:lang w:val="ka-GE"/>
            </w:rPr>
            <w:fldChar w:fldCharType="separate"/>
          </w:r>
          <w:r w:rsidRPr="00D23137" w:rsidR="00D23137">
            <w:rPr>
              <w:noProof/>
              <w:highlight w:val="yellow"/>
              <w:lang w:val="ka-GE"/>
            </w:rPr>
            <w:t>(4)</w:t>
          </w:r>
          <w:r w:rsidRPr="005238A3" w:rsidR="000F72CA">
            <w:rPr>
              <w:highlight w:val="yellow"/>
              <w:lang w:val="ka-GE"/>
            </w:rPr>
            <w:fldChar w:fldCharType="end"/>
          </w:r>
        </w:sdtContent>
      </w:sdt>
      <w:r w:rsidRPr="005238A3" w:rsidR="000F72CA">
        <w:rPr>
          <w:highlight w:val="yellow"/>
          <w:lang w:val="ka-GE"/>
        </w:rPr>
        <w:t>-თან.</w:t>
      </w:r>
      <w:commentRangeEnd w:id="18"/>
      <w:r w:rsidR="00B37132">
        <w:rPr>
          <w:rStyle w:val="CommentReference"/>
        </w:rPr>
        <w:commentReference w:id="18"/>
      </w:r>
    </w:p>
    <w:p w:rsidR="00E00F67" w:rsidP="00E5554D" w:rsidRDefault="00E00F67" w14:paraId="4E67DCD3" w14:textId="77777777">
      <w:pPr>
        <w:jc w:val="both"/>
        <w:rPr>
          <w:lang w:val="ka-GE"/>
        </w:rPr>
      </w:pPr>
    </w:p>
    <w:p w:rsidR="00E00F67" w:rsidP="00116A8B" w:rsidRDefault="00E00F67" w14:paraId="25CD5491" w14:textId="3869B7E3">
      <w:pPr>
        <w:pStyle w:val="Heading2"/>
        <w:rPr>
          <w:lang w:val="ka-GE"/>
        </w:rPr>
      </w:pPr>
      <w:bookmarkStart w:name="_Toc160721639" w:id="19"/>
      <w:r>
        <w:rPr>
          <w:lang w:val="ka-GE"/>
        </w:rPr>
        <w:t xml:space="preserve">კონტრაქტი </w:t>
      </w:r>
      <w:r>
        <w:t>API</w:t>
      </w:r>
      <w:r>
        <w:rPr>
          <w:lang w:val="ka-GE"/>
        </w:rPr>
        <w:t xml:space="preserve"> კლიენტსა და ამსმპ-ს შორის</w:t>
      </w:r>
      <w:bookmarkEnd w:id="19"/>
    </w:p>
    <w:p w:rsidRPr="00E00F67" w:rsidR="00E00F67" w:rsidP="00E5554D" w:rsidRDefault="00163B8E" w14:paraId="70B0DD70" w14:textId="4BA11750">
      <w:pPr>
        <w:jc w:val="both"/>
        <w:rPr>
          <w:lang w:val="ka-GE"/>
        </w:rPr>
      </w:pPr>
      <w:commentRangeStart w:id="20"/>
      <w:r>
        <w:rPr>
          <w:lang w:val="ka-GE"/>
        </w:rPr>
        <w:t xml:space="preserve">ყველა იმ შემთხვევაში, როდესაც </w:t>
      </w:r>
      <w:r>
        <w:t>openFinance API</w:t>
      </w:r>
      <w:r w:rsidR="004E0C48">
        <w:t xml:space="preserve"> Framework</w:t>
      </w:r>
      <w:r w:rsidR="00B55D2D">
        <w:rPr>
          <w:lang w:val="ka-GE"/>
        </w:rPr>
        <w:t xml:space="preserve">-ის შესაბამისი დოკუმენტი (რომელიც </w:t>
      </w:r>
      <w:r w:rsidR="00A008E0">
        <w:rPr>
          <w:lang w:val="ka-GE"/>
        </w:rPr>
        <w:t>ამ დოკუმენტიდან არის მითითებული) სავალდებულოდ (</w:t>
      </w:r>
      <w:r w:rsidR="00A008E0">
        <w:t>mandatory)</w:t>
      </w:r>
      <w:r w:rsidR="00A008E0">
        <w:rPr>
          <w:lang w:val="ka-GE"/>
        </w:rPr>
        <w:t xml:space="preserve"> განსაზღვრავს</w:t>
      </w:r>
      <w:r w:rsidR="004E0C48">
        <w:rPr>
          <w:lang w:val="ka-GE"/>
        </w:rPr>
        <w:t xml:space="preserve"> </w:t>
      </w:r>
      <w:r>
        <w:rPr>
          <w:lang w:val="ka-GE"/>
        </w:rPr>
        <w:t xml:space="preserve"> </w:t>
      </w:r>
      <w:r w:rsidR="005657AE">
        <w:rPr>
          <w:lang w:val="ka-GE"/>
        </w:rPr>
        <w:t xml:space="preserve">HTTP თავსართ </w:t>
      </w:r>
      <w:r w:rsidRPr="005657AE" w:rsidR="005657AE">
        <w:rPr>
          <w:lang w:val="ka-GE"/>
        </w:rPr>
        <w:t>API-Contract</w:t>
      </w:r>
      <w:r w:rsidR="005657AE">
        <w:rPr>
          <w:lang w:val="ka-GE"/>
        </w:rPr>
        <w:t>-</w:t>
      </w:r>
      <w:r w:rsidRPr="005657AE" w:rsidR="005657AE">
        <w:rPr>
          <w:lang w:val="ka-GE"/>
        </w:rPr>
        <w:t>ID</w:t>
      </w:r>
      <w:r w:rsidR="00A008E0">
        <w:rPr>
          <w:lang w:val="ka-GE"/>
        </w:rPr>
        <w:t xml:space="preserve"> -ს, მისი გამოყენება </w:t>
      </w:r>
      <w:r w:rsidRPr="00A008E0" w:rsidR="00A008E0">
        <w:rPr>
          <w:b/>
          <w:bCs/>
          <w:lang w:val="ka-GE"/>
        </w:rPr>
        <w:t>აუცილებელია</w:t>
      </w:r>
      <w:r w:rsidR="00A008E0">
        <w:rPr>
          <w:lang w:val="ka-GE"/>
        </w:rPr>
        <w:t xml:space="preserve">, მიუხედავად იმისა </w:t>
      </w:r>
      <w:r w:rsidR="00A008E0">
        <w:t>API</w:t>
      </w:r>
      <w:r w:rsidR="00A008E0">
        <w:rPr>
          <w:lang w:val="ka-GE"/>
        </w:rPr>
        <w:t xml:space="preserve"> ფუნქცია (და შესაბამისი ფუნქციონალი) ხელმისაწვდომია თუ არა </w:t>
      </w:r>
      <w:r w:rsidR="00813649">
        <w:rPr>
          <w:lang w:val="ka-GE"/>
        </w:rPr>
        <w:t>უსასყიდლოდ.</w:t>
      </w:r>
      <w:commentRangeEnd w:id="20"/>
      <w:r w:rsidR="0089242E">
        <w:rPr>
          <w:rStyle w:val="CommentReference"/>
        </w:rPr>
        <w:commentReference w:id="20"/>
      </w:r>
      <w:r w:rsidRPr="005657AE" w:rsidR="005657AE">
        <w:rPr>
          <w:lang w:val="ka-GE"/>
        </w:rPr>
        <w:cr/>
      </w:r>
    </w:p>
    <w:p w:rsidR="0030778B" w:rsidP="00E5554D" w:rsidRDefault="0030778B" w14:paraId="00870255" w14:textId="77777777">
      <w:pPr>
        <w:jc w:val="both"/>
        <w:rPr>
          <w:lang w:val="ka-GE"/>
        </w:rPr>
      </w:pPr>
    </w:p>
    <w:p w:rsidR="0030778B" w:rsidP="0030778B" w:rsidRDefault="0030778B" w14:paraId="65D50671" w14:textId="77777777">
      <w:pPr>
        <w:pStyle w:val="Heading2"/>
        <w:rPr>
          <w:lang w:val="ka-GE"/>
        </w:rPr>
      </w:pPr>
      <w:bookmarkStart w:name="_Toc160721640" w:id="21"/>
      <w:r>
        <w:t>API</w:t>
      </w:r>
      <w:r>
        <w:rPr>
          <w:lang w:val="ka-GE"/>
        </w:rPr>
        <w:t xml:space="preserve"> მოთხოვნისა და პასუხის ფორმატი</w:t>
      </w:r>
      <w:bookmarkEnd w:id="21"/>
    </w:p>
    <w:p w:rsidR="00B15416" w:rsidP="0030778B" w:rsidRDefault="0030778B" w14:paraId="7C6342F5" w14:textId="77777777">
      <w:pPr>
        <w:jc w:val="both"/>
        <w:rPr>
          <w:rFonts w:ascii="Calibri" w:hAnsi="Calibri"/>
          <w:lang w:val="ka-GE"/>
        </w:rPr>
      </w:pPr>
      <w:r w:rsidRPr="003B3179">
        <w:rPr>
          <w:rFonts w:ascii="Calibri" w:hAnsi="Calibri"/>
          <w:lang w:val="ka-GE"/>
        </w:rPr>
        <w:t xml:space="preserve">ამ დოკუმენტთან თავსებადობის მიზნებისათვის </w:t>
      </w:r>
      <w:r w:rsidRPr="003B3179">
        <w:rPr>
          <w:rFonts w:ascii="Calibri" w:hAnsi="Calibri"/>
          <w:b/>
          <w:bCs/>
          <w:lang w:val="ka-GE"/>
        </w:rPr>
        <w:t>აუცილებელია</w:t>
      </w:r>
      <w:r w:rsidRPr="003B3179">
        <w:rPr>
          <w:rFonts w:ascii="Calibri" w:hAnsi="Calibri"/>
          <w:lang w:val="ka-GE"/>
        </w:rPr>
        <w:t xml:space="preserve">, მხარდაჭერილი იყოს მოთხოვნისა და პასუხის </w:t>
      </w:r>
      <w:r w:rsidRPr="003B3179">
        <w:rPr>
          <w:rFonts w:ascii="Calibri" w:hAnsi="Calibri"/>
        </w:rPr>
        <w:t>JSON</w:t>
      </w:r>
      <w:r w:rsidRPr="003B3179">
        <w:rPr>
          <w:rFonts w:ascii="Calibri" w:hAnsi="Calibri"/>
          <w:lang w:val="ka-GE"/>
        </w:rPr>
        <w:t xml:space="preserve"> ფორმატი. </w:t>
      </w:r>
    </w:p>
    <w:p w:rsidR="0030778B" w:rsidP="0030778B" w:rsidRDefault="0030778B" w14:paraId="38651576" w14:textId="30BC49EA">
      <w:pPr>
        <w:jc w:val="both"/>
        <w:rPr>
          <w:rFonts w:ascii="Calibri" w:hAnsi="Calibri"/>
          <w:lang w:val="ka-GE"/>
        </w:rPr>
      </w:pPr>
      <w:r w:rsidRPr="00B15416">
        <w:rPr>
          <w:rFonts w:ascii="Calibri" w:hAnsi="Calibri"/>
          <w:b/>
          <w:bCs/>
          <w:lang w:val="ka-GE"/>
        </w:rPr>
        <w:t>შესაძლოა</w:t>
      </w:r>
      <w:r w:rsidRPr="003B3179">
        <w:rPr>
          <w:rFonts w:ascii="Calibri" w:hAnsi="Calibri"/>
          <w:lang w:val="ka-GE"/>
        </w:rPr>
        <w:t xml:space="preserve">, ამავე ინტერფეისის ფარგლებში ამსმპ-მ მხარი </w:t>
      </w:r>
      <w:r>
        <w:rPr>
          <w:rFonts w:ascii="Calibri" w:hAnsi="Calibri"/>
          <w:lang w:val="ka-GE"/>
        </w:rPr>
        <w:t xml:space="preserve">დამატებით ასევე </w:t>
      </w:r>
      <w:r w:rsidRPr="003B3179">
        <w:rPr>
          <w:rFonts w:ascii="Calibri" w:hAnsi="Calibri"/>
          <w:lang w:val="ka-GE"/>
        </w:rPr>
        <w:t xml:space="preserve">დაუჭიროს </w:t>
      </w:r>
      <w:r>
        <w:t>openFinance API Framework</w:t>
      </w:r>
      <w:r>
        <w:rPr>
          <w:rFonts w:ascii="Calibri" w:hAnsi="Calibri"/>
          <w:lang w:val="ka-GE"/>
        </w:rPr>
        <w:t>-</w:t>
      </w:r>
      <w:r w:rsidRPr="003B3179">
        <w:rPr>
          <w:rFonts w:ascii="Calibri" w:hAnsi="Calibri"/>
          <w:lang w:val="ka-GE"/>
        </w:rPr>
        <w:t>ით განსაზღვრულ სხვა ფორმატებს</w:t>
      </w:r>
      <w:r>
        <w:rPr>
          <w:rFonts w:ascii="Calibri" w:hAnsi="Calibri"/>
          <w:lang w:val="ka-GE"/>
        </w:rPr>
        <w:t>აც</w:t>
      </w:r>
      <w:r w:rsidRPr="003B3179">
        <w:rPr>
          <w:rFonts w:ascii="Calibri" w:hAnsi="Calibri"/>
          <w:lang w:val="ka-GE"/>
        </w:rPr>
        <w:t xml:space="preserve"> </w:t>
      </w:r>
      <w:r w:rsidRPr="003B3179">
        <w:rPr>
          <w:rFonts w:ascii="Calibri" w:hAnsi="Calibri"/>
        </w:rPr>
        <w:t>(</w:t>
      </w:r>
      <w:r w:rsidRPr="003B3179">
        <w:rPr>
          <w:rFonts w:ascii="Calibri" w:hAnsi="Calibri"/>
          <w:lang w:val="ka-GE"/>
        </w:rPr>
        <w:t xml:space="preserve">მაგ. </w:t>
      </w:r>
      <w:r w:rsidRPr="003B3179">
        <w:rPr>
          <w:rFonts w:ascii="Calibri" w:hAnsi="Calibri"/>
        </w:rPr>
        <w:t>XML)</w:t>
      </w:r>
      <w:r w:rsidRPr="003B3179">
        <w:rPr>
          <w:rFonts w:ascii="Calibri" w:hAnsi="Calibri"/>
          <w:lang w:val="ka-GE"/>
        </w:rPr>
        <w:t>.</w:t>
      </w:r>
      <w:r>
        <w:rPr>
          <w:rFonts w:ascii="Calibri" w:hAnsi="Calibri"/>
          <w:lang w:val="ka-GE"/>
        </w:rPr>
        <w:t xml:space="preserve"> </w:t>
      </w:r>
    </w:p>
    <w:p w:rsidR="007D2D32" w:rsidP="0030778B" w:rsidRDefault="007D2D32" w14:paraId="6E7BB61D" w14:textId="331B8B0D">
      <w:pPr>
        <w:jc w:val="both"/>
        <w:rPr>
          <w:rFonts w:ascii="Calibri" w:hAnsi="Calibri"/>
          <w:lang w:val="ka-GE"/>
        </w:rPr>
      </w:pPr>
      <w:r>
        <w:rPr>
          <w:rFonts w:ascii="Calibri" w:hAnsi="Calibri"/>
          <w:lang w:val="ka-GE"/>
        </w:rPr>
        <w:t xml:space="preserve">იმ შემთხვევაში, როდესაც </w:t>
      </w:r>
      <w:r w:rsidR="00D36FBC">
        <w:rPr>
          <w:rFonts w:ascii="Calibri" w:hAnsi="Calibri"/>
          <w:lang w:val="ka-GE"/>
        </w:rPr>
        <w:t xml:space="preserve">გამოიყენება </w:t>
      </w:r>
      <w:r w:rsidR="00D36FBC">
        <w:rPr>
          <w:rFonts w:ascii="Calibri" w:hAnsi="Calibri"/>
        </w:rPr>
        <w:t>JSON</w:t>
      </w:r>
      <w:r w:rsidR="00D36FBC">
        <w:rPr>
          <w:rFonts w:ascii="Calibri" w:hAnsi="Calibri"/>
          <w:lang w:val="ka-GE"/>
        </w:rPr>
        <w:t xml:space="preserve"> ფორმატი და </w:t>
      </w:r>
      <w:r>
        <w:rPr>
          <w:rFonts w:ascii="Calibri" w:hAnsi="Calibri"/>
        </w:rPr>
        <w:t>API</w:t>
      </w:r>
      <w:r>
        <w:rPr>
          <w:rFonts w:ascii="Calibri" w:hAnsi="Calibri"/>
          <w:lang w:val="ka-GE"/>
        </w:rPr>
        <w:t xml:space="preserve"> პასუხი აღნიშნავს შეცდომას, </w:t>
      </w:r>
      <w:r w:rsidRPr="007D2D32">
        <w:rPr>
          <w:rFonts w:ascii="Calibri" w:hAnsi="Calibri"/>
          <w:b/>
          <w:bCs/>
          <w:lang w:val="ka-GE"/>
        </w:rPr>
        <w:t>აუცილებელია</w:t>
      </w:r>
      <w:r>
        <w:rPr>
          <w:rFonts w:ascii="Calibri" w:hAnsi="Calibri"/>
          <w:lang w:val="ka-GE"/>
        </w:rPr>
        <w:t xml:space="preserve"> იგი დაბრუნდეს</w:t>
      </w:r>
      <w:r w:rsidR="008C2BE4">
        <w:rPr>
          <w:rFonts w:ascii="Calibri" w:hAnsi="Calibri"/>
          <w:lang w:val="ka-GE"/>
        </w:rPr>
        <w:t xml:space="preserve">  </w:t>
      </w:r>
      <w:r>
        <w:rPr>
          <w:rFonts w:ascii="Calibri" w:hAnsi="Calibri"/>
          <w:lang w:val="ka-GE"/>
        </w:rPr>
        <w:t xml:space="preserve"> </w:t>
      </w:r>
      <w:sdt>
        <w:sdtPr>
          <w:rPr>
            <w:rFonts w:ascii="Calibri" w:hAnsi="Calibri"/>
            <w:lang w:val="ka-GE"/>
          </w:rPr>
          <w:id w:val="-121763738"/>
          <w:citation/>
        </w:sdtPr>
        <w:sdtEndPr/>
        <w:sdtContent>
          <w:r w:rsidR="008C2BE4">
            <w:rPr>
              <w:rFonts w:ascii="Calibri" w:hAnsi="Calibri"/>
              <w:lang w:val="ka-GE"/>
            </w:rPr>
            <w:fldChar w:fldCharType="begin"/>
          </w:r>
          <w:r w:rsidR="008C2BE4">
            <w:rPr>
              <w:rFonts w:ascii="Calibri" w:hAnsi="Calibri"/>
              <w:lang w:val="ka-GE"/>
            </w:rPr>
            <w:instrText xml:space="preserve"> CITATION RFC7807 \l 1079 </w:instrText>
          </w:r>
          <w:r w:rsidR="008C2BE4">
            <w:rPr>
              <w:rFonts w:ascii="Calibri" w:hAnsi="Calibri"/>
              <w:lang w:val="ka-GE"/>
            </w:rPr>
            <w:fldChar w:fldCharType="separate"/>
          </w:r>
          <w:r w:rsidRPr="00D23137" w:rsidR="00D23137">
            <w:rPr>
              <w:rFonts w:ascii="Calibri" w:hAnsi="Calibri"/>
              <w:noProof/>
              <w:lang w:val="ka-GE"/>
            </w:rPr>
            <w:t>(7)</w:t>
          </w:r>
          <w:r w:rsidR="008C2BE4">
            <w:rPr>
              <w:rFonts w:ascii="Calibri" w:hAnsi="Calibri"/>
              <w:lang w:val="ka-GE"/>
            </w:rPr>
            <w:fldChar w:fldCharType="end"/>
          </w:r>
        </w:sdtContent>
      </w:sdt>
      <w:r w:rsidR="008C2BE4">
        <w:rPr>
          <w:rFonts w:ascii="Calibri" w:hAnsi="Calibri"/>
          <w:lang w:val="ka-GE"/>
        </w:rPr>
        <w:t xml:space="preserve"> შესაბამისად, </w:t>
      </w:r>
      <w:sdt>
        <w:sdtPr>
          <w:rPr>
            <w:rFonts w:ascii="Calibri" w:hAnsi="Calibri"/>
            <w:lang w:val="ka-GE"/>
          </w:rPr>
          <w:id w:val="-372317267"/>
          <w:citation/>
        </w:sdtPr>
        <w:sdtEndPr/>
        <w:sdtContent>
          <w:r w:rsidR="009E2CDF">
            <w:rPr>
              <w:rFonts w:ascii="Calibri" w:hAnsi="Calibri"/>
              <w:lang w:val="ka-GE"/>
            </w:rPr>
            <w:fldChar w:fldCharType="begin"/>
          </w:r>
          <w:r w:rsidR="009E2CDF">
            <w:rPr>
              <w:rFonts w:ascii="Calibri" w:hAnsi="Calibri"/>
              <w:lang w:val="ka-GE"/>
            </w:rPr>
            <w:instrText xml:space="preserve"> CITATION oFASMPF \l 1079 </w:instrText>
          </w:r>
          <w:r w:rsidR="009E2CDF">
            <w:rPr>
              <w:rFonts w:ascii="Calibri" w:hAnsi="Calibri"/>
              <w:lang w:val="ka-GE"/>
            </w:rPr>
            <w:fldChar w:fldCharType="separate"/>
          </w:r>
          <w:r w:rsidRPr="00D23137" w:rsidR="00D23137">
            <w:rPr>
              <w:rFonts w:ascii="Calibri" w:hAnsi="Calibri"/>
              <w:noProof/>
              <w:lang w:val="ka-GE"/>
            </w:rPr>
            <w:t>(4)</w:t>
          </w:r>
          <w:r w:rsidR="009E2CDF">
            <w:rPr>
              <w:rFonts w:ascii="Calibri" w:hAnsi="Calibri"/>
              <w:lang w:val="ka-GE"/>
            </w:rPr>
            <w:fldChar w:fldCharType="end"/>
          </w:r>
        </w:sdtContent>
      </w:sdt>
      <w:r w:rsidR="009E2CDF">
        <w:rPr>
          <w:rFonts w:ascii="Calibri" w:hAnsi="Calibri"/>
          <w:lang w:val="ka-GE"/>
        </w:rPr>
        <w:t xml:space="preserve"> სრულ შესაბამისობაში. იმ შეცდომებისთვის, რომლებიც განსაზღვრულია </w:t>
      </w:r>
      <w:sdt>
        <w:sdtPr>
          <w:rPr>
            <w:rFonts w:ascii="Calibri" w:hAnsi="Calibri"/>
            <w:lang w:val="ka-GE"/>
          </w:rPr>
          <w:id w:val="893401624"/>
          <w:citation/>
        </w:sdtPr>
        <w:sdtEndPr/>
        <w:sdtContent>
          <w:r w:rsidR="009E2CDF">
            <w:rPr>
              <w:rFonts w:ascii="Calibri" w:hAnsi="Calibri"/>
              <w:lang w:val="ka-GE"/>
            </w:rPr>
            <w:fldChar w:fldCharType="begin"/>
          </w:r>
          <w:r w:rsidR="009E2CDF">
            <w:rPr>
              <w:rFonts w:ascii="Calibri" w:hAnsi="Calibri"/>
              <w:lang w:val="ka-GE"/>
            </w:rPr>
            <w:instrText xml:space="preserve"> CITATION oFADD \l 1079 </w:instrText>
          </w:r>
          <w:r w:rsidR="009E2CDF">
            <w:rPr>
              <w:rFonts w:ascii="Calibri" w:hAnsi="Calibri"/>
              <w:lang w:val="ka-GE"/>
            </w:rPr>
            <w:fldChar w:fldCharType="separate"/>
          </w:r>
          <w:r w:rsidRPr="00D23137" w:rsidR="00D23137">
            <w:rPr>
              <w:rFonts w:ascii="Calibri" w:hAnsi="Calibri"/>
              <w:noProof/>
              <w:lang w:val="ka-GE"/>
            </w:rPr>
            <w:t>(8)</w:t>
          </w:r>
          <w:r w:rsidR="009E2CDF">
            <w:rPr>
              <w:rFonts w:ascii="Calibri" w:hAnsi="Calibri"/>
              <w:lang w:val="ka-GE"/>
            </w:rPr>
            <w:fldChar w:fldCharType="end"/>
          </w:r>
        </w:sdtContent>
      </w:sdt>
      <w:r w:rsidR="009E2CDF">
        <w:rPr>
          <w:rFonts w:ascii="Calibri" w:hAnsi="Calibri"/>
          <w:lang w:val="ka-GE"/>
        </w:rPr>
        <w:t xml:space="preserve"> -ით, </w:t>
      </w:r>
      <w:r w:rsidRPr="004B0BD1" w:rsidR="009E2CDF">
        <w:rPr>
          <w:rFonts w:ascii="Calibri" w:hAnsi="Calibri"/>
          <w:b/>
          <w:bCs/>
          <w:lang w:val="ka-GE"/>
        </w:rPr>
        <w:t>აუცილებელია</w:t>
      </w:r>
      <w:r w:rsidR="004B0BD1">
        <w:rPr>
          <w:rFonts w:ascii="Calibri" w:hAnsi="Calibri"/>
          <w:lang w:val="ka-GE"/>
        </w:rPr>
        <w:t xml:space="preserve"> </w:t>
      </w:r>
      <w:r w:rsidR="004B0BD1">
        <w:rPr>
          <w:rFonts w:ascii="Calibri" w:hAnsi="Calibri"/>
        </w:rPr>
        <w:t>HTTP</w:t>
      </w:r>
      <w:r w:rsidR="004B0BD1">
        <w:rPr>
          <w:rFonts w:ascii="Calibri" w:hAnsi="Calibri"/>
          <w:lang w:val="ka-GE"/>
        </w:rPr>
        <w:t xml:space="preserve"> პასუხის კოდების მკაცრი შესაბამისობა.</w:t>
      </w:r>
    </w:p>
    <w:p w:rsidR="00FA757E" w:rsidP="0030778B" w:rsidRDefault="00FA757E" w14:paraId="06EEECEF" w14:textId="6785D539">
      <w:pPr>
        <w:jc w:val="both"/>
        <w:rPr>
          <w:rFonts w:ascii="Calibri" w:hAnsi="Calibri"/>
          <w:lang w:val="ka-GE"/>
        </w:rPr>
      </w:pPr>
      <w:r>
        <w:rPr>
          <w:rFonts w:ascii="Calibri" w:hAnsi="Calibri"/>
          <w:lang w:val="ka-GE"/>
        </w:rPr>
        <w:t>მაგალითად</w:t>
      </w:r>
      <w:r w:rsidR="006D38F3">
        <w:rPr>
          <w:rFonts w:ascii="Calibri" w:hAnsi="Calibri"/>
          <w:lang w:val="ka-GE"/>
        </w:rPr>
        <w:t xml:space="preserve">, </w:t>
      </w:r>
      <w:sdt>
        <w:sdtPr>
          <w:rPr>
            <w:rFonts w:ascii="Calibri" w:hAnsi="Calibri"/>
            <w:lang w:val="ka-GE"/>
          </w:rPr>
          <w:id w:val="-909148211"/>
          <w:citation/>
        </w:sdtPr>
        <w:sdtEndPr/>
        <w:sdtContent>
          <w:r w:rsidR="005155F0">
            <w:rPr>
              <w:rFonts w:ascii="Calibri" w:hAnsi="Calibri"/>
              <w:lang w:val="ka-GE"/>
            </w:rPr>
            <w:fldChar w:fldCharType="begin"/>
          </w:r>
          <w:r w:rsidR="005155F0">
            <w:rPr>
              <w:rFonts w:ascii="Calibri" w:hAnsi="Calibri"/>
            </w:rPr>
            <w:instrText xml:space="preserve"> CITATION oFASMPF \l 1033 </w:instrText>
          </w:r>
          <w:r w:rsidR="005155F0">
            <w:rPr>
              <w:rFonts w:ascii="Calibri" w:hAnsi="Calibri"/>
              <w:lang w:val="ka-GE"/>
            </w:rPr>
            <w:fldChar w:fldCharType="separate"/>
          </w:r>
          <w:r w:rsidRPr="00D23137" w:rsidR="00D23137">
            <w:rPr>
              <w:rFonts w:ascii="Calibri" w:hAnsi="Calibri"/>
              <w:noProof/>
            </w:rPr>
            <w:t>(4)</w:t>
          </w:r>
          <w:r w:rsidR="005155F0">
            <w:rPr>
              <w:rFonts w:ascii="Calibri" w:hAnsi="Calibri"/>
              <w:lang w:val="ka-GE"/>
            </w:rPr>
            <w:fldChar w:fldCharType="end"/>
          </w:r>
        </w:sdtContent>
      </w:sdt>
      <w:r w:rsidR="005155F0">
        <w:rPr>
          <w:rFonts w:ascii="Calibri" w:hAnsi="Calibri"/>
          <w:lang w:val="ka-GE"/>
        </w:rPr>
        <w:t>-ის მიხედვით:</w:t>
      </w:r>
    </w:p>
    <w:p w:rsidRPr="00054E3A" w:rsidR="00573A01" w:rsidP="00573A01" w:rsidRDefault="00573A01" w14:paraId="7AA21E39" w14:textId="77777777">
      <w:pPr>
        <w:jc w:val="both"/>
        <w:rPr>
          <w:rFonts w:ascii="Courier New" w:hAnsi="Courier New" w:cs="Courier New"/>
          <w:sz w:val="18"/>
          <w:szCs w:val="18"/>
        </w:rPr>
      </w:pPr>
      <w:commentRangeStart w:id="22"/>
      <w:r w:rsidRPr="00054E3A">
        <w:rPr>
          <w:rFonts w:ascii="Courier New" w:hAnsi="Courier New" w:cs="Courier New"/>
          <w:sz w:val="18"/>
          <w:szCs w:val="18"/>
        </w:rPr>
        <w:t>{</w:t>
      </w:r>
    </w:p>
    <w:p w:rsidRPr="00054E3A" w:rsidR="00573A01" w:rsidP="00573A01" w:rsidRDefault="00573A01" w14:paraId="386E73D5" w14:textId="77777777">
      <w:pPr>
        <w:jc w:val="both"/>
        <w:rPr>
          <w:rFonts w:ascii="Courier New" w:hAnsi="Courier New" w:cs="Courier New"/>
          <w:sz w:val="18"/>
          <w:szCs w:val="18"/>
        </w:rPr>
      </w:pPr>
      <w:r w:rsidRPr="00054E3A">
        <w:rPr>
          <w:rFonts w:ascii="Courier New" w:hAnsi="Courier New" w:cs="Courier New"/>
          <w:sz w:val="18"/>
          <w:szCs w:val="18"/>
        </w:rPr>
        <w:t xml:space="preserve">   "type":"https://berlingroup.com/error-codes/TOKEN_INVALID",</w:t>
      </w:r>
    </w:p>
    <w:p w:rsidRPr="00054E3A" w:rsidR="00573A01" w:rsidP="00573A01" w:rsidRDefault="00573A01" w14:paraId="005E876D" w14:textId="77777777">
      <w:pPr>
        <w:jc w:val="both"/>
        <w:rPr>
          <w:rFonts w:ascii="Courier New" w:hAnsi="Courier New" w:cs="Courier New"/>
          <w:sz w:val="18"/>
          <w:szCs w:val="18"/>
        </w:rPr>
      </w:pPr>
      <w:r w:rsidRPr="00054E3A">
        <w:rPr>
          <w:rFonts w:ascii="Courier New" w:hAnsi="Courier New" w:cs="Courier New"/>
          <w:sz w:val="18"/>
          <w:szCs w:val="18"/>
        </w:rPr>
        <w:t xml:space="preserve">   "title":" The OAuth2 token is associated to the TPP but is not valid for the addressed service/resource.",</w:t>
      </w:r>
    </w:p>
    <w:p w:rsidRPr="00054E3A" w:rsidR="00573A01" w:rsidP="00573A01" w:rsidRDefault="00573A01" w14:paraId="457E1A4B" w14:textId="77777777">
      <w:pPr>
        <w:jc w:val="both"/>
        <w:rPr>
          <w:rFonts w:ascii="Courier New" w:hAnsi="Courier New" w:cs="Courier New"/>
          <w:sz w:val="18"/>
          <w:szCs w:val="18"/>
        </w:rPr>
      </w:pPr>
      <w:r w:rsidRPr="00054E3A">
        <w:rPr>
          <w:rFonts w:ascii="Courier New" w:hAnsi="Courier New" w:cs="Courier New"/>
          <w:sz w:val="18"/>
          <w:szCs w:val="18"/>
        </w:rPr>
        <w:t xml:space="preserve">   "detail":" additional text information of the ASPSP up to 500 characters ",</w:t>
      </w:r>
    </w:p>
    <w:p w:rsidRPr="00054E3A" w:rsidR="00573A01" w:rsidP="00573A01" w:rsidRDefault="00573A01" w14:paraId="11C383D8" w14:textId="77777777">
      <w:pPr>
        <w:jc w:val="both"/>
        <w:rPr>
          <w:rFonts w:ascii="Courier New" w:hAnsi="Courier New" w:cs="Courier New"/>
          <w:sz w:val="18"/>
          <w:szCs w:val="18"/>
        </w:rPr>
      </w:pPr>
      <w:r w:rsidRPr="00054E3A">
        <w:rPr>
          <w:rFonts w:ascii="Courier New" w:hAnsi="Courier New" w:cs="Courier New"/>
          <w:sz w:val="18"/>
          <w:szCs w:val="18"/>
        </w:rPr>
        <w:t xml:space="preserve">   "code":"TOKEN_INVALID",</w:t>
      </w:r>
    </w:p>
    <w:p w:rsidRPr="00054E3A" w:rsidR="00573A01" w:rsidP="00573A01" w:rsidRDefault="00573A01" w14:paraId="14A5BA1B" w14:textId="77777777">
      <w:pPr>
        <w:jc w:val="both"/>
        <w:rPr>
          <w:rFonts w:ascii="Courier New" w:hAnsi="Courier New" w:cs="Courier New"/>
          <w:sz w:val="18"/>
          <w:szCs w:val="18"/>
        </w:rPr>
      </w:pPr>
      <w:r w:rsidRPr="00054E3A">
        <w:rPr>
          <w:rFonts w:ascii="Courier New" w:hAnsi="Courier New" w:cs="Courier New"/>
          <w:sz w:val="18"/>
          <w:szCs w:val="18"/>
        </w:rPr>
        <w:t xml:space="preserve">   "additionalErrors":[</w:t>
      </w:r>
    </w:p>
    <w:p w:rsidRPr="00054E3A" w:rsidR="00573A01" w:rsidP="00573A01" w:rsidRDefault="00573A01" w14:paraId="34E15FF9" w14:textId="77777777">
      <w:pPr>
        <w:jc w:val="both"/>
        <w:rPr>
          <w:rFonts w:ascii="Courier New" w:hAnsi="Courier New" w:cs="Courier New"/>
          <w:sz w:val="18"/>
          <w:szCs w:val="18"/>
        </w:rPr>
      </w:pPr>
      <w:r w:rsidRPr="00054E3A">
        <w:rPr>
          <w:rFonts w:ascii="Courier New" w:hAnsi="Courier New" w:cs="Courier New"/>
          <w:sz w:val="18"/>
          <w:szCs w:val="18"/>
        </w:rPr>
        <w:t xml:space="preserve">      {</w:t>
      </w:r>
    </w:p>
    <w:p w:rsidRPr="00054E3A" w:rsidR="00573A01" w:rsidP="00573A01" w:rsidRDefault="00573A01" w14:paraId="452B95D8" w14:textId="77777777">
      <w:pPr>
        <w:jc w:val="both"/>
        <w:rPr>
          <w:rFonts w:ascii="Courier New" w:hAnsi="Courier New" w:cs="Courier New"/>
          <w:sz w:val="18"/>
          <w:szCs w:val="18"/>
        </w:rPr>
      </w:pPr>
      <w:r w:rsidRPr="00054E3A">
        <w:rPr>
          <w:rFonts w:ascii="Courier New" w:hAnsi="Courier New" w:cs="Courier New"/>
          <w:sz w:val="18"/>
          <w:szCs w:val="18"/>
        </w:rPr>
        <w:t xml:space="preserve">         "title":"The PSU-Corporate-ID cannot be matched by the addressed ASPSP.",</w:t>
      </w:r>
    </w:p>
    <w:p w:rsidRPr="00054E3A" w:rsidR="00573A01" w:rsidP="00573A01" w:rsidRDefault="00573A01" w14:paraId="342056C3" w14:textId="77777777">
      <w:pPr>
        <w:jc w:val="both"/>
        <w:rPr>
          <w:rFonts w:ascii="Courier New" w:hAnsi="Courier New" w:cs="Courier New"/>
          <w:sz w:val="18"/>
          <w:szCs w:val="18"/>
        </w:rPr>
      </w:pPr>
      <w:r w:rsidRPr="00054E3A">
        <w:rPr>
          <w:rFonts w:ascii="Courier New" w:hAnsi="Courier New" w:cs="Courier New"/>
          <w:sz w:val="18"/>
          <w:szCs w:val="18"/>
        </w:rPr>
        <w:t xml:space="preserve">         "detail":"additional text information of the ASPSP up to 500 characters",</w:t>
      </w:r>
    </w:p>
    <w:p w:rsidRPr="00054E3A" w:rsidR="00573A01" w:rsidP="00573A01" w:rsidRDefault="00573A01" w14:paraId="57AD41C4" w14:textId="77777777">
      <w:pPr>
        <w:jc w:val="both"/>
        <w:rPr>
          <w:rFonts w:ascii="Courier New" w:hAnsi="Courier New" w:cs="Courier New"/>
          <w:sz w:val="18"/>
          <w:szCs w:val="18"/>
        </w:rPr>
      </w:pPr>
      <w:r w:rsidRPr="00054E3A">
        <w:rPr>
          <w:rFonts w:ascii="Courier New" w:hAnsi="Courier New" w:cs="Courier New"/>
          <w:sz w:val="18"/>
          <w:szCs w:val="18"/>
        </w:rPr>
        <w:t xml:space="preserve">         "code":"CORPORATE_ID_INVALID"</w:t>
      </w:r>
    </w:p>
    <w:p w:rsidRPr="00054E3A" w:rsidR="00573A01" w:rsidP="00573A01" w:rsidRDefault="00573A01" w14:paraId="2CC0EE9F" w14:textId="77777777">
      <w:pPr>
        <w:jc w:val="both"/>
        <w:rPr>
          <w:rFonts w:ascii="Courier New" w:hAnsi="Courier New" w:cs="Courier New"/>
          <w:sz w:val="18"/>
          <w:szCs w:val="18"/>
        </w:rPr>
      </w:pPr>
      <w:r w:rsidRPr="00054E3A">
        <w:rPr>
          <w:rFonts w:ascii="Courier New" w:hAnsi="Courier New" w:cs="Courier New"/>
          <w:sz w:val="18"/>
          <w:szCs w:val="18"/>
        </w:rPr>
        <w:t xml:space="preserve">      },</w:t>
      </w:r>
    </w:p>
    <w:p w:rsidRPr="00054E3A" w:rsidR="00573A01" w:rsidP="00573A01" w:rsidRDefault="00573A01" w14:paraId="008F0B41" w14:textId="77777777">
      <w:pPr>
        <w:jc w:val="both"/>
        <w:rPr>
          <w:rFonts w:ascii="Courier New" w:hAnsi="Courier New" w:cs="Courier New"/>
          <w:sz w:val="18"/>
          <w:szCs w:val="18"/>
        </w:rPr>
      </w:pPr>
      <w:r w:rsidRPr="00054E3A">
        <w:rPr>
          <w:rFonts w:ascii="Courier New" w:hAnsi="Courier New" w:cs="Courier New"/>
          <w:sz w:val="18"/>
          <w:szCs w:val="18"/>
        </w:rPr>
        <w:t xml:space="preserve">      "…"</w:t>
      </w:r>
    </w:p>
    <w:p w:rsidRPr="00054E3A" w:rsidR="00573A01" w:rsidP="00573A01" w:rsidRDefault="00573A01" w14:paraId="0AAF66A7" w14:textId="77777777">
      <w:pPr>
        <w:jc w:val="both"/>
        <w:rPr>
          <w:rFonts w:ascii="Courier New" w:hAnsi="Courier New" w:cs="Courier New"/>
          <w:sz w:val="18"/>
          <w:szCs w:val="18"/>
        </w:rPr>
      </w:pPr>
      <w:r w:rsidRPr="00054E3A">
        <w:rPr>
          <w:rFonts w:ascii="Courier New" w:hAnsi="Courier New" w:cs="Courier New"/>
          <w:sz w:val="18"/>
          <w:szCs w:val="18"/>
        </w:rPr>
        <w:t xml:space="preserve">   ],</w:t>
      </w:r>
    </w:p>
    <w:p w:rsidRPr="00054E3A" w:rsidR="00573A01" w:rsidP="00573A01" w:rsidRDefault="00573A01" w14:paraId="0601C454" w14:textId="77777777">
      <w:pPr>
        <w:jc w:val="both"/>
        <w:rPr>
          <w:rFonts w:ascii="Courier New" w:hAnsi="Courier New" w:cs="Courier New"/>
          <w:sz w:val="18"/>
          <w:szCs w:val="18"/>
        </w:rPr>
      </w:pPr>
      <w:r w:rsidRPr="00054E3A">
        <w:rPr>
          <w:rFonts w:ascii="Courier New" w:hAnsi="Courier New" w:cs="Courier New"/>
          <w:sz w:val="18"/>
          <w:szCs w:val="18"/>
        </w:rPr>
        <w:t xml:space="preserve">   "_links":{</w:t>
      </w:r>
    </w:p>
    <w:p w:rsidRPr="00054E3A" w:rsidR="00573A01" w:rsidP="00573A01" w:rsidRDefault="00573A01" w14:paraId="0CD57737" w14:textId="77777777">
      <w:pPr>
        <w:jc w:val="both"/>
        <w:rPr>
          <w:rFonts w:ascii="Courier New" w:hAnsi="Courier New" w:cs="Courier New"/>
          <w:sz w:val="18"/>
          <w:szCs w:val="18"/>
        </w:rPr>
      </w:pPr>
      <w:r w:rsidRPr="00054E3A">
        <w:rPr>
          <w:rFonts w:ascii="Courier New" w:hAnsi="Courier New" w:cs="Courier New"/>
          <w:sz w:val="18"/>
          <w:szCs w:val="18"/>
        </w:rPr>
        <w:t xml:space="preserve">      </w:t>
      </w:r>
    </w:p>
    <w:p w:rsidRPr="00054E3A" w:rsidR="00573A01" w:rsidP="00573A01" w:rsidRDefault="00573A01" w14:paraId="744B26A5" w14:textId="77777777">
      <w:pPr>
        <w:jc w:val="both"/>
        <w:rPr>
          <w:rFonts w:ascii="Courier New" w:hAnsi="Courier New" w:cs="Courier New"/>
          <w:sz w:val="18"/>
          <w:szCs w:val="18"/>
        </w:rPr>
      </w:pPr>
      <w:r w:rsidRPr="00054E3A">
        <w:rPr>
          <w:rFonts w:ascii="Courier New" w:hAnsi="Courier New" w:cs="Courier New"/>
          <w:sz w:val="18"/>
          <w:szCs w:val="18"/>
        </w:rPr>
        <w:t xml:space="preserve">   }</w:t>
      </w:r>
    </w:p>
    <w:p w:rsidRPr="00C413DB" w:rsidR="00FA757E" w:rsidP="00573A01" w:rsidRDefault="00573A01" w14:paraId="7C98370E" w14:textId="02169034">
      <w:pPr>
        <w:jc w:val="both"/>
        <w:rPr>
          <w:rFonts w:cs="Courier New"/>
          <w:sz w:val="18"/>
          <w:szCs w:val="18"/>
          <w:lang w:val="ka-GE"/>
        </w:rPr>
      </w:pPr>
      <w:r w:rsidRPr="00054E3A">
        <w:rPr>
          <w:rFonts w:ascii="Courier New" w:hAnsi="Courier New" w:cs="Courier New"/>
          <w:sz w:val="18"/>
          <w:szCs w:val="18"/>
        </w:rPr>
        <w:t>}</w:t>
      </w:r>
      <w:commentRangeEnd w:id="22"/>
      <w:r w:rsidR="00C413DB">
        <w:rPr>
          <w:rStyle w:val="CommentReference"/>
        </w:rPr>
        <w:commentReference w:id="22"/>
      </w:r>
    </w:p>
    <w:p w:rsidR="004B0BD1" w:rsidP="0030778B" w:rsidRDefault="000A40C2" w14:paraId="010C3FA8" w14:textId="070158B2">
      <w:pPr>
        <w:jc w:val="both"/>
        <w:rPr>
          <w:rFonts w:ascii="Calibri" w:hAnsi="Calibri"/>
          <w:lang w:val="ka-GE"/>
        </w:rPr>
      </w:pPr>
      <w:commentRangeStart w:id="23"/>
      <w:r>
        <w:rPr>
          <w:rFonts w:ascii="Calibri" w:hAnsi="Calibri"/>
          <w:lang w:val="ka-GE"/>
        </w:rPr>
        <w:t xml:space="preserve">პასუხის დაბრუნებისას ამსმპ-მა </w:t>
      </w:r>
      <w:r w:rsidRPr="005155F0">
        <w:rPr>
          <w:rFonts w:ascii="Calibri" w:hAnsi="Calibri"/>
          <w:b/>
          <w:bCs/>
          <w:lang w:val="ka-GE"/>
        </w:rPr>
        <w:t>არავითარ შემთხვევაში</w:t>
      </w:r>
      <w:r>
        <w:rPr>
          <w:rFonts w:ascii="Calibri" w:hAnsi="Calibri"/>
          <w:lang w:val="ka-GE"/>
        </w:rPr>
        <w:t xml:space="preserve"> არ უნდა გამოიყენოს პრეფიქსი </w:t>
      </w:r>
      <w:r w:rsidRPr="000A40C2">
        <w:rPr>
          <w:rFonts w:ascii="Calibri" w:hAnsi="Calibri"/>
          <w:sz w:val="20"/>
          <w:szCs w:val="20"/>
          <w:lang w:val="ka-GE"/>
        </w:rPr>
        <w:t>„</w:t>
      </w:r>
      <w:r w:rsidRPr="000A40C2">
        <w:rPr>
          <w:rFonts w:ascii="Courier New" w:hAnsi="Courier New" w:cs="Courier New"/>
          <w:sz w:val="20"/>
          <w:szCs w:val="20"/>
        </w:rPr>
        <w:t>https://berlingroup.com/error-codes/</w:t>
      </w:r>
      <w:r w:rsidRPr="000A40C2">
        <w:rPr>
          <w:rFonts w:ascii="Calibri" w:hAnsi="Calibri"/>
          <w:sz w:val="20"/>
          <w:szCs w:val="20"/>
          <w:lang w:val="ka-GE"/>
        </w:rPr>
        <w:t xml:space="preserve">“ </w:t>
      </w:r>
      <w:r>
        <w:rPr>
          <w:rFonts w:ascii="Calibri" w:hAnsi="Calibri"/>
          <w:lang w:val="ka-GE"/>
        </w:rPr>
        <w:t xml:space="preserve">ველში </w:t>
      </w:r>
      <w:r>
        <w:rPr>
          <w:rFonts w:ascii="Calibri" w:hAnsi="Calibri"/>
        </w:rPr>
        <w:t>type.</w:t>
      </w:r>
      <w:r>
        <w:rPr>
          <w:rFonts w:ascii="Calibri" w:hAnsi="Calibri"/>
          <w:lang w:val="ka-GE"/>
        </w:rPr>
        <w:t xml:space="preserve"> </w:t>
      </w:r>
      <w:r w:rsidRPr="0036010E" w:rsidR="0036010E">
        <w:rPr>
          <w:rFonts w:ascii="Calibri" w:hAnsi="Calibri"/>
          <w:b/>
          <w:bCs/>
          <w:lang w:val="ka-GE"/>
        </w:rPr>
        <w:t>აუცილებელია</w:t>
      </w:r>
      <w:r w:rsidR="0036010E">
        <w:rPr>
          <w:rFonts w:ascii="Calibri" w:hAnsi="Calibri"/>
          <w:lang w:val="ka-GE"/>
        </w:rPr>
        <w:t xml:space="preserve"> ამ ველში დაბრუნებული </w:t>
      </w:r>
      <w:r w:rsidR="0086321E">
        <w:rPr>
          <w:rFonts w:ascii="Calibri" w:hAnsi="Calibri"/>
          <w:lang w:val="ka-GE"/>
        </w:rPr>
        <w:t xml:space="preserve">მისამართი იყოს მოქმედი და მისი გახსნისას იხსნებოდეს ამსმპ-ის დოკუმენტაცია, რომელიც </w:t>
      </w:r>
      <w:r w:rsidR="0086321E">
        <w:rPr>
          <w:rFonts w:ascii="Calibri" w:hAnsi="Calibri"/>
        </w:rPr>
        <w:t>API</w:t>
      </w:r>
      <w:r w:rsidR="0086321E">
        <w:rPr>
          <w:rFonts w:ascii="Calibri" w:hAnsi="Calibri"/>
          <w:lang w:val="ka-GE"/>
        </w:rPr>
        <w:t xml:space="preserve"> კლიენტს</w:t>
      </w:r>
      <w:r w:rsidR="007140FB">
        <w:rPr>
          <w:rFonts w:ascii="Calibri" w:hAnsi="Calibri"/>
          <w:lang w:val="ka-GE"/>
        </w:rPr>
        <w:t xml:space="preserve"> ინფორმაციას მიაწვდის ამ შეცდომის შესახებ,</w:t>
      </w:r>
      <w:r w:rsidR="0086321E">
        <w:rPr>
          <w:rFonts w:ascii="Calibri" w:hAnsi="Calibri"/>
          <w:lang w:val="ka-GE"/>
        </w:rPr>
        <w:t xml:space="preserve"> </w:t>
      </w:r>
      <w:r w:rsidR="00C1031E">
        <w:rPr>
          <w:rFonts w:ascii="Calibri" w:hAnsi="Calibri"/>
          <w:lang w:val="ka-GE"/>
        </w:rPr>
        <w:t>როგორც</w:t>
      </w:r>
      <w:r w:rsidR="007140FB">
        <w:rPr>
          <w:rFonts w:ascii="Calibri" w:hAnsi="Calibri"/>
          <w:lang w:val="ka-GE"/>
        </w:rPr>
        <w:t xml:space="preserve"> ეს</w:t>
      </w:r>
      <w:r w:rsidR="00C1031E">
        <w:rPr>
          <w:rFonts w:ascii="Calibri" w:hAnsi="Calibri"/>
          <w:lang w:val="ka-GE"/>
        </w:rPr>
        <w:t xml:space="preserve"> </w:t>
      </w:r>
      <w:sdt>
        <w:sdtPr>
          <w:rPr>
            <w:rFonts w:ascii="Calibri" w:hAnsi="Calibri"/>
            <w:lang w:val="ka-GE"/>
          </w:rPr>
          <w:id w:val="-468744054"/>
          <w:citation/>
        </w:sdtPr>
        <w:sdtEndPr/>
        <w:sdtContent>
          <w:r w:rsidR="0036315C">
            <w:rPr>
              <w:rFonts w:ascii="Calibri" w:hAnsi="Calibri"/>
              <w:lang w:val="ka-GE"/>
            </w:rPr>
            <w:fldChar w:fldCharType="begin"/>
          </w:r>
          <w:r w:rsidR="0036315C">
            <w:rPr>
              <w:rFonts w:ascii="Calibri" w:hAnsi="Calibri"/>
              <w:lang w:val="ka-GE"/>
            </w:rPr>
            <w:instrText xml:space="preserve"> CITATION RFC7807 \l 1079 </w:instrText>
          </w:r>
          <w:r w:rsidR="0036315C">
            <w:rPr>
              <w:rFonts w:ascii="Calibri" w:hAnsi="Calibri"/>
              <w:lang w:val="ka-GE"/>
            </w:rPr>
            <w:fldChar w:fldCharType="separate"/>
          </w:r>
          <w:r w:rsidRPr="00D23137" w:rsidR="00D23137">
            <w:rPr>
              <w:rFonts w:ascii="Calibri" w:hAnsi="Calibri"/>
              <w:noProof/>
              <w:lang w:val="ka-GE"/>
            </w:rPr>
            <w:t>(7)</w:t>
          </w:r>
          <w:r w:rsidR="0036315C">
            <w:rPr>
              <w:rFonts w:ascii="Calibri" w:hAnsi="Calibri"/>
              <w:lang w:val="ka-GE"/>
            </w:rPr>
            <w:fldChar w:fldCharType="end"/>
          </w:r>
        </w:sdtContent>
      </w:sdt>
      <w:r w:rsidR="0036315C">
        <w:rPr>
          <w:rFonts w:ascii="Calibri" w:hAnsi="Calibri"/>
          <w:lang w:val="ka-GE"/>
        </w:rPr>
        <w:t xml:space="preserve"> </w:t>
      </w:r>
      <w:r w:rsidR="007140FB">
        <w:rPr>
          <w:rFonts w:ascii="Calibri" w:hAnsi="Calibri"/>
          <w:lang w:val="ka-GE"/>
        </w:rPr>
        <w:t>-ით არის განსაზღვრული.</w:t>
      </w:r>
      <w:commentRangeEnd w:id="23"/>
      <w:r w:rsidR="00C76481">
        <w:rPr>
          <w:rStyle w:val="CommentReference"/>
        </w:rPr>
        <w:commentReference w:id="23"/>
      </w:r>
    </w:p>
    <w:p w:rsidRPr="00E42D0B" w:rsidR="000E56FA" w:rsidP="0030778B" w:rsidRDefault="000E56FA" w14:paraId="4A2E4C8B" w14:textId="4784C635">
      <w:pPr>
        <w:jc w:val="both"/>
        <w:rPr>
          <w:rFonts w:ascii="Calibri" w:hAnsi="Calibri"/>
          <w:lang w:val="ka-GE"/>
        </w:rPr>
      </w:pPr>
      <w:r w:rsidRPr="000E56FA">
        <w:rPr>
          <w:rFonts w:ascii="Calibri" w:hAnsi="Calibri"/>
          <w:b/>
          <w:bCs/>
          <w:lang w:val="ka-GE"/>
        </w:rPr>
        <w:t>აუცილებელია</w:t>
      </w:r>
      <w:r>
        <w:rPr>
          <w:rFonts w:ascii="Calibri" w:hAnsi="Calibri"/>
          <w:lang w:val="ka-GE"/>
        </w:rPr>
        <w:t xml:space="preserve"> პროგრამული დამუშავებისას </w:t>
      </w:r>
      <w:r>
        <w:rPr>
          <w:rFonts w:ascii="Calibri" w:hAnsi="Calibri"/>
        </w:rPr>
        <w:t>API</w:t>
      </w:r>
      <w:r>
        <w:rPr>
          <w:rFonts w:ascii="Calibri" w:hAnsi="Calibri"/>
          <w:lang w:val="ka-GE"/>
        </w:rPr>
        <w:t xml:space="preserve"> კლიენტი დაეყრდნოს არა </w:t>
      </w:r>
      <w:r>
        <w:rPr>
          <w:rFonts w:ascii="Calibri" w:hAnsi="Calibri"/>
        </w:rPr>
        <w:t>type</w:t>
      </w:r>
      <w:r>
        <w:rPr>
          <w:rFonts w:ascii="Calibri" w:hAnsi="Calibri"/>
          <w:lang w:val="ka-GE"/>
        </w:rPr>
        <w:t xml:space="preserve"> არამედ </w:t>
      </w:r>
      <w:r>
        <w:rPr>
          <w:rFonts w:ascii="Calibri" w:hAnsi="Calibri"/>
        </w:rPr>
        <w:t>code</w:t>
      </w:r>
      <w:r>
        <w:rPr>
          <w:rFonts w:ascii="Calibri" w:hAnsi="Calibri"/>
          <w:lang w:val="ka-GE"/>
        </w:rPr>
        <w:t xml:space="preserve"> ველ(ებ)ის მნიშვნელობებს</w:t>
      </w:r>
      <w:r w:rsidR="00E42D0B">
        <w:rPr>
          <w:rFonts w:ascii="Calibri" w:hAnsi="Calibri"/>
          <w:lang w:val="ka-GE"/>
        </w:rPr>
        <w:t>, რათა ამსმპ</w:t>
      </w:r>
      <w:r w:rsidR="00E42D0B">
        <w:rPr>
          <w:rFonts w:ascii="Calibri" w:hAnsi="Calibri"/>
        </w:rPr>
        <w:t>-</w:t>
      </w:r>
      <w:r w:rsidR="00E42D0B">
        <w:rPr>
          <w:rFonts w:ascii="Calibri" w:hAnsi="Calibri"/>
          <w:lang w:val="ka-GE"/>
        </w:rPr>
        <w:t xml:space="preserve">ს ჰქონდეს საშუალება, შეხედულებისამებრ შეცვალოს </w:t>
      </w:r>
      <w:r w:rsidR="00E42D0B">
        <w:rPr>
          <w:rFonts w:ascii="Calibri" w:hAnsi="Calibri"/>
        </w:rPr>
        <w:t>type</w:t>
      </w:r>
      <w:r w:rsidR="00E42D0B">
        <w:rPr>
          <w:rFonts w:ascii="Calibri" w:hAnsi="Calibri"/>
          <w:lang w:val="ka-GE"/>
        </w:rPr>
        <w:t>-ში დაბრუნებული მისამართები (მათ შორის დააბრუნოს ისინი კონტექსტის მიხედვით სხვადასხვა ენაზე).</w:t>
      </w:r>
    </w:p>
    <w:p w:rsidR="0030778B" w:rsidP="00E5554D" w:rsidRDefault="0030778B" w14:paraId="6B025E85" w14:textId="77777777">
      <w:pPr>
        <w:jc w:val="both"/>
        <w:rPr>
          <w:lang w:val="ka-GE"/>
        </w:rPr>
      </w:pPr>
    </w:p>
    <w:p w:rsidR="00172CAA" w:rsidP="00154E8D" w:rsidRDefault="00172CAA" w14:paraId="57B778CE" w14:textId="517487A0">
      <w:pPr>
        <w:pStyle w:val="Heading2"/>
        <w:rPr>
          <w:lang w:val="ka-GE"/>
        </w:rPr>
      </w:pPr>
      <w:bookmarkStart w:name="_Toc160721641" w:id="24"/>
      <w:r>
        <w:rPr>
          <w:lang w:val="ka-GE"/>
        </w:rPr>
        <w:t>ენების</w:t>
      </w:r>
      <w:r w:rsidR="004248BE">
        <w:rPr>
          <w:lang w:val="ka-GE"/>
        </w:rPr>
        <w:t>ა და რეგიონების</w:t>
      </w:r>
      <w:r>
        <w:rPr>
          <w:lang w:val="ka-GE"/>
        </w:rPr>
        <w:t xml:space="preserve"> გამოყენება</w:t>
      </w:r>
      <w:bookmarkEnd w:id="24"/>
    </w:p>
    <w:p w:rsidR="001045A0" w:rsidP="009817D6" w:rsidRDefault="00FC36F0" w14:paraId="1D2879F5" w14:textId="5CAA6683">
      <w:pPr>
        <w:jc w:val="both"/>
        <w:rPr>
          <w:lang w:val="ka-GE"/>
        </w:rPr>
      </w:pPr>
      <w:commentRangeStart w:id="25"/>
      <w:r>
        <w:rPr>
          <w:b/>
          <w:bCs/>
          <w:lang w:val="ka-GE"/>
        </w:rPr>
        <w:t>უმჯობესია</w:t>
      </w:r>
      <w:r w:rsidR="00087277">
        <w:rPr>
          <w:lang w:val="ka-GE"/>
        </w:rPr>
        <w:t xml:space="preserve">, მმპ-მა ამსმპ-ს გადასცეს </w:t>
      </w:r>
      <w:r w:rsidRPr="00E3281E" w:rsidR="008C35BB">
        <w:rPr>
          <w:lang w:val="ka-GE"/>
        </w:rPr>
        <w:t>Accept-Language</w:t>
      </w:r>
      <w:r w:rsidR="008C35BB">
        <w:rPr>
          <w:lang w:val="ka-GE"/>
        </w:rPr>
        <w:t xml:space="preserve"> სათაური რომელიც </w:t>
      </w:r>
      <w:r w:rsidR="00985520">
        <w:rPr>
          <w:lang w:val="ka-GE"/>
        </w:rPr>
        <w:t>თითოეული მოთხოვნის შემთხვევაში მიუთითებს</w:t>
      </w:r>
      <w:r w:rsidR="001D0E07">
        <w:rPr>
          <w:lang w:val="ka-GE"/>
        </w:rPr>
        <w:t xml:space="preserve"> იმას, რომელ ენებს ანიჭებს უპირატესობას</w:t>
      </w:r>
      <w:r w:rsidR="00985520">
        <w:rPr>
          <w:lang w:val="ka-GE"/>
        </w:rPr>
        <w:t xml:space="preserve"> სმმ</w:t>
      </w:r>
      <w:r w:rsidR="001D0E07">
        <w:rPr>
          <w:lang w:val="ka-GE"/>
        </w:rPr>
        <w:t>.</w:t>
      </w:r>
      <w:r w:rsidR="00172890">
        <w:rPr>
          <w:lang w:val="ka-GE"/>
        </w:rPr>
        <w:t xml:space="preserve"> </w:t>
      </w:r>
      <w:r w:rsidR="001045A0">
        <w:rPr>
          <w:lang w:val="ka-GE"/>
        </w:rPr>
        <w:t xml:space="preserve">სათაური </w:t>
      </w:r>
      <w:r w:rsidRPr="00E3281E" w:rsidR="001045A0">
        <w:rPr>
          <w:lang w:val="ka-GE"/>
        </w:rPr>
        <w:t xml:space="preserve">PSU-Accept-Language </w:t>
      </w:r>
      <w:r w:rsidRPr="007643F0" w:rsidR="00F242AC">
        <w:rPr>
          <w:b/>
          <w:bCs/>
          <w:lang w:val="ka-GE"/>
        </w:rPr>
        <w:t>არავითარ შემთხვევაში</w:t>
      </w:r>
      <w:r w:rsidR="00F242AC">
        <w:rPr>
          <w:lang w:val="ka-GE"/>
        </w:rPr>
        <w:t xml:space="preserve"> არ უნდა იქნას გამოყენებული </w:t>
      </w:r>
      <w:r w:rsidR="00172890">
        <w:rPr>
          <w:lang w:val="ka-GE"/>
        </w:rPr>
        <w:t>ამგვარი უპირატესობის</w:t>
      </w:r>
      <w:r w:rsidR="00F242AC">
        <w:rPr>
          <w:lang w:val="ka-GE"/>
        </w:rPr>
        <w:t xml:space="preserve"> დასადგენად</w:t>
      </w:r>
      <w:r w:rsidR="00172890">
        <w:rPr>
          <w:lang w:val="ka-GE"/>
        </w:rPr>
        <w:t xml:space="preserve"> ამსმპ-ს მიერ. მიუხედავად ამისა, მმპ-მა </w:t>
      </w:r>
      <w:r w:rsidRPr="007643F0" w:rsidR="00172890">
        <w:rPr>
          <w:b/>
          <w:bCs/>
          <w:lang w:val="ka-GE"/>
        </w:rPr>
        <w:t>შესაძლოა</w:t>
      </w:r>
      <w:r w:rsidR="00172890">
        <w:rPr>
          <w:lang w:val="ka-GE"/>
        </w:rPr>
        <w:t xml:space="preserve"> მმპ-მა მხედველობაში მიიღოს მომხმარებლის ენა </w:t>
      </w:r>
      <w:r w:rsidRPr="00E3281E" w:rsidR="00172890">
        <w:rPr>
          <w:lang w:val="ka-GE"/>
        </w:rPr>
        <w:t>Accept-Language</w:t>
      </w:r>
      <w:r w:rsidR="00F242AC">
        <w:rPr>
          <w:lang w:val="ka-GE"/>
        </w:rPr>
        <w:t xml:space="preserve"> </w:t>
      </w:r>
      <w:r w:rsidR="009C7026">
        <w:rPr>
          <w:lang w:val="ka-GE"/>
        </w:rPr>
        <w:t>მნიშვნელობების დასადგენად.</w:t>
      </w:r>
      <w:commentRangeEnd w:id="25"/>
      <w:r w:rsidR="00DF716A">
        <w:commentReference w:id="25"/>
      </w:r>
    </w:p>
    <w:p w:rsidRPr="008F6476" w:rsidR="009C7026" w:rsidP="009817D6" w:rsidRDefault="009C7026" w14:paraId="102B889C" w14:textId="023E470A">
      <w:pPr>
        <w:jc w:val="both"/>
        <w:rPr>
          <w:lang w:val="ka-GE"/>
        </w:rPr>
      </w:pPr>
      <w:r>
        <w:rPr>
          <w:lang w:val="ka-GE"/>
        </w:rPr>
        <w:t xml:space="preserve">ეს დოკუმენტი არ აწესებს რაიმე </w:t>
      </w:r>
      <w:r w:rsidR="008F6476">
        <w:rPr>
          <w:lang w:val="ka-GE"/>
        </w:rPr>
        <w:t xml:space="preserve">დამატებით </w:t>
      </w:r>
      <w:r>
        <w:rPr>
          <w:lang w:val="ka-GE"/>
        </w:rPr>
        <w:t xml:space="preserve">შეზღუდვას </w:t>
      </w:r>
      <w:r w:rsidRPr="00E3281E">
        <w:rPr>
          <w:lang w:val="ka-GE"/>
        </w:rPr>
        <w:t>Accept-Language</w:t>
      </w:r>
      <w:r>
        <w:rPr>
          <w:lang w:val="ka-GE"/>
        </w:rPr>
        <w:t>-ში გადმოცემულ მნიშვნელობებზე</w:t>
      </w:r>
      <w:r w:rsidR="00CA2A7C">
        <w:rPr>
          <w:lang w:val="ka-GE"/>
        </w:rPr>
        <w:t xml:space="preserve">. ძალაშია </w:t>
      </w:r>
      <w:r w:rsidR="008F6476">
        <w:rPr>
          <w:lang w:val="ka-GE"/>
        </w:rPr>
        <w:t>მხოლოდ</w:t>
      </w:r>
      <w:r w:rsidR="00CA2A7C">
        <w:rPr>
          <w:lang w:val="ka-GE"/>
        </w:rPr>
        <w:t xml:space="preserve"> ის დათქმები და შეზღუდვები, </w:t>
      </w:r>
      <w:r>
        <w:rPr>
          <w:lang w:val="ka-GE"/>
        </w:rPr>
        <w:t>რომ</w:t>
      </w:r>
      <w:r w:rsidR="00CA2A7C">
        <w:rPr>
          <w:lang w:val="ka-GE"/>
        </w:rPr>
        <w:t>ლებიც</w:t>
      </w:r>
      <w:r>
        <w:rPr>
          <w:lang w:val="ka-GE"/>
        </w:rPr>
        <w:t xml:space="preserve"> </w:t>
      </w:r>
      <w:r w:rsidRPr="00E3281E">
        <w:rPr>
          <w:lang w:val="ka-GE"/>
        </w:rPr>
        <w:t>HTTP</w:t>
      </w:r>
      <w:r>
        <w:rPr>
          <w:lang w:val="ka-GE"/>
        </w:rPr>
        <w:t xml:space="preserve"> პროტოკოლის განმსაზღვრელი სტანდარტებითაა დადგენილი.</w:t>
      </w:r>
      <w:r w:rsidR="008F6476">
        <w:rPr>
          <w:lang w:val="ka-GE"/>
        </w:rPr>
        <w:t xml:space="preserve"> </w:t>
      </w:r>
      <w:r w:rsidRPr="007643F0" w:rsidR="008F6476">
        <w:rPr>
          <w:b/>
          <w:bCs/>
          <w:lang w:val="ka-GE"/>
        </w:rPr>
        <w:t>აუცილებელია</w:t>
      </w:r>
      <w:r w:rsidR="008F6476">
        <w:rPr>
          <w:lang w:val="ka-GE"/>
        </w:rPr>
        <w:t xml:space="preserve">, ამსმპ-მა დაამუშავოს </w:t>
      </w:r>
      <w:r w:rsidRPr="00E3281E" w:rsidR="008F6476">
        <w:rPr>
          <w:lang w:val="ka-GE"/>
        </w:rPr>
        <w:t>Accept-Language</w:t>
      </w:r>
      <w:r w:rsidR="008F6476">
        <w:rPr>
          <w:lang w:val="ka-GE"/>
        </w:rPr>
        <w:t xml:space="preserve"> სათაური აღნიშნული წესების შესაბამისად.</w:t>
      </w:r>
    </w:p>
    <w:p w:rsidR="00750BCA" w:rsidP="009817D6" w:rsidRDefault="00FC36F0" w14:paraId="069C320C" w14:textId="5587EE4B">
      <w:pPr>
        <w:jc w:val="both"/>
        <w:rPr>
          <w:lang w:val="ka-GE"/>
        </w:rPr>
      </w:pPr>
      <w:r>
        <w:rPr>
          <w:lang w:val="ka-GE"/>
        </w:rPr>
        <w:t xml:space="preserve">თუ </w:t>
      </w:r>
      <w:r>
        <w:t>Accept-Language</w:t>
      </w:r>
      <w:r>
        <w:rPr>
          <w:lang w:val="ka-GE"/>
        </w:rPr>
        <w:t xml:space="preserve"> მითითებული არ არის, მაგრამ</w:t>
      </w:r>
      <w:r w:rsidR="000167F0">
        <w:rPr>
          <w:lang w:val="ka-GE"/>
        </w:rPr>
        <w:t xml:space="preserve"> ამსმპ-სათვის ცნობილია სმმ-ის </w:t>
      </w:r>
      <w:r w:rsidR="00F71C52">
        <w:rPr>
          <w:lang w:val="ka-GE"/>
        </w:rPr>
        <w:t xml:space="preserve">სასურველი ენის შესახებ (მაგ. </w:t>
      </w:r>
      <w:r w:rsidR="009B5FA7">
        <w:rPr>
          <w:lang w:val="ka-GE"/>
        </w:rPr>
        <w:t xml:space="preserve">მომხმარებელმა ცხადად გადართო ენა მომხმარებლის ძლიერი ავთენტიფიკაციის ეკრანზე, </w:t>
      </w:r>
      <w:r w:rsidR="00DF536B">
        <w:rPr>
          <w:lang w:val="ka-GE"/>
        </w:rPr>
        <w:t xml:space="preserve">ამსმპ-სათვის ცნობილია რომელ ენაზე იყენებს ინტერნეტ-ბანკს სმმ და ა.შ.) </w:t>
      </w:r>
      <w:r w:rsidR="009817D6">
        <w:rPr>
          <w:b/>
          <w:bCs/>
          <w:lang w:val="ka-GE"/>
        </w:rPr>
        <w:t>უმჯობესია</w:t>
      </w:r>
      <w:r w:rsidR="00DF536B">
        <w:rPr>
          <w:lang w:val="ka-GE"/>
        </w:rPr>
        <w:t xml:space="preserve"> ამსმპ</w:t>
      </w:r>
      <w:r w:rsidR="009817D6">
        <w:rPr>
          <w:lang w:val="ka-GE"/>
        </w:rPr>
        <w:t xml:space="preserve"> დაეყრდნოს აღნიშნულ ცოდნას იმის დასადგენად, რა ენაზე</w:t>
      </w:r>
      <w:r w:rsidR="00CC369A">
        <w:rPr>
          <w:lang w:val="ka-GE"/>
        </w:rPr>
        <w:t xml:space="preserve"> </w:t>
      </w:r>
      <w:r>
        <w:rPr>
          <w:lang w:val="ka-GE"/>
        </w:rPr>
        <w:t>სურს კომუნიკაცია სმმ-ს.</w:t>
      </w:r>
      <w:r w:rsidR="00345EC3">
        <w:rPr>
          <w:lang w:val="ka-GE"/>
        </w:rPr>
        <w:t xml:space="preserve"> სხვა შემთხვევაში </w:t>
      </w:r>
      <w:r w:rsidRPr="007643F0" w:rsidR="00345EC3">
        <w:rPr>
          <w:b/>
          <w:bCs/>
          <w:lang w:val="ka-GE"/>
        </w:rPr>
        <w:t>აუცილებელია</w:t>
      </w:r>
      <w:r w:rsidR="00345EC3">
        <w:rPr>
          <w:lang w:val="ka-GE"/>
        </w:rPr>
        <w:t>, ამსმპ-მა იგულისხმოს ქართული ენა, რეგიონი - საქართველო</w:t>
      </w:r>
      <w:r w:rsidR="001045A0">
        <w:rPr>
          <w:lang w:val="ka-GE"/>
        </w:rPr>
        <w:t>.</w:t>
      </w:r>
    </w:p>
    <w:p w:rsidR="00FC36F0" w:rsidP="007643F0" w:rsidRDefault="004248BE" w14:paraId="38B79D83" w14:textId="15C0C965">
      <w:pPr>
        <w:jc w:val="both"/>
        <w:rPr>
          <w:lang w:val="ka-GE"/>
        </w:rPr>
      </w:pPr>
      <w:r w:rsidRPr="007643F0">
        <w:rPr>
          <w:b/>
          <w:bCs/>
          <w:lang w:val="ka-GE"/>
        </w:rPr>
        <w:t>უმჯობესია</w:t>
      </w:r>
      <w:r>
        <w:rPr>
          <w:lang w:val="ka-GE"/>
        </w:rPr>
        <w:t xml:space="preserve">, ამსმპ-მა დააბრუნოს სათაური </w:t>
      </w:r>
      <w:r>
        <w:t xml:space="preserve">Content-Language. </w:t>
      </w:r>
      <w:r>
        <w:rPr>
          <w:lang w:val="ka-GE"/>
        </w:rPr>
        <w:t xml:space="preserve">თუ აღნიშნული სათაური არ დაბრუნდება, </w:t>
      </w:r>
      <w:r w:rsidRPr="007643F0">
        <w:rPr>
          <w:b/>
          <w:bCs/>
          <w:lang w:val="ka-GE"/>
        </w:rPr>
        <w:t>აუცილებელია</w:t>
      </w:r>
      <w:r>
        <w:rPr>
          <w:lang w:val="ka-GE"/>
        </w:rPr>
        <w:t xml:space="preserve"> მმპ-მა იგულისხმოს ქართული ენა, რეგიონი საქართველო.</w:t>
      </w:r>
    </w:p>
    <w:p w:rsidR="0020524D" w:rsidP="007643F0" w:rsidRDefault="0020524D" w14:paraId="4CD4F5ED" w14:textId="77777777">
      <w:pPr>
        <w:jc w:val="both"/>
        <w:rPr>
          <w:lang w:val="ka-GE"/>
        </w:rPr>
      </w:pPr>
    </w:p>
    <w:p w:rsidR="0020524D" w:rsidP="0020524D" w:rsidRDefault="0020524D" w14:paraId="40844AA9" w14:textId="77777777">
      <w:pPr>
        <w:pStyle w:val="Heading2"/>
      </w:pPr>
      <w:bookmarkStart w:name="_Toc160721642" w:id="26"/>
      <w:r>
        <w:rPr>
          <w:lang w:val="ka-GE"/>
        </w:rPr>
        <w:t>მოთხოვნების უნიკალურობა და იდემპოტენტურობა</w:t>
      </w:r>
      <w:bookmarkEnd w:id="26"/>
    </w:p>
    <w:p w:rsidRPr="00A5629E" w:rsidR="0020524D" w:rsidP="0020524D" w:rsidRDefault="0020524D" w14:paraId="2E310EA3" w14:textId="5A455C3F">
      <w:pPr>
        <w:jc w:val="both"/>
        <w:rPr>
          <w:lang w:val="ka-GE"/>
        </w:rPr>
      </w:pPr>
      <w:commentRangeStart w:id="27"/>
      <w:r>
        <w:rPr>
          <w:lang w:val="ka-GE"/>
        </w:rPr>
        <w:t xml:space="preserve">ყველა </w:t>
      </w:r>
      <w:r>
        <w:t>API</w:t>
      </w:r>
      <w:r>
        <w:rPr>
          <w:lang w:val="ka-GE"/>
        </w:rPr>
        <w:t xml:space="preserve"> მოთხოვნას, რომელიც აღწერილია </w:t>
      </w:r>
      <w:r w:rsidR="004C62A5">
        <w:rPr>
          <w:lang w:val="ka-GE"/>
        </w:rPr>
        <w:t>ამ</w:t>
      </w:r>
      <w:r>
        <w:rPr>
          <w:lang w:val="ka-GE"/>
        </w:rPr>
        <w:t xml:space="preserve"> დოკუმენტით, </w:t>
      </w:r>
      <w:r w:rsidRPr="00E3281E">
        <w:rPr>
          <w:b/>
          <w:lang w:val="ka-GE"/>
        </w:rPr>
        <w:t>აუცილებელია</w:t>
      </w:r>
      <w:r>
        <w:rPr>
          <w:lang w:val="ka-GE"/>
        </w:rPr>
        <w:t xml:space="preserve"> მიჰყვებოდეს </w:t>
      </w:r>
      <w:r>
        <w:t xml:space="preserve">HTTP </w:t>
      </w:r>
      <w:r>
        <w:rPr>
          <w:lang w:val="ka-GE"/>
        </w:rPr>
        <w:t xml:space="preserve">სათაური </w:t>
      </w:r>
      <w:r>
        <w:t>X-Request-ID,</w:t>
      </w:r>
      <w:r>
        <w:rPr>
          <w:lang w:val="ka-GE"/>
        </w:rPr>
        <w:t xml:space="preserve"> რომელიც არის </w:t>
      </w:r>
      <w:r>
        <w:t>UUID</w:t>
      </w:r>
      <w:r>
        <w:rPr>
          <w:lang w:val="ka-GE"/>
        </w:rPr>
        <w:t xml:space="preserve"> ტიპის</w:t>
      </w:r>
      <w:r>
        <w:t xml:space="preserve">. </w:t>
      </w:r>
      <w:r>
        <w:rPr>
          <w:lang w:val="ka-GE"/>
        </w:rPr>
        <w:t>აღნიშნული სათაურის დანიშნულებაა, ამსმპ-მა გაარჩიოს, მოთხოვნა განმეორებადია თუ არა.</w:t>
      </w:r>
      <w:commentRangeEnd w:id="27"/>
      <w:r>
        <w:commentReference w:id="27"/>
      </w:r>
      <w:r w:rsidR="007A2A1B">
        <w:rPr>
          <w:lang w:val="ka-GE"/>
        </w:rPr>
        <w:t xml:space="preserve"> </w:t>
      </w:r>
      <w:r w:rsidRPr="007A2A1B" w:rsidR="007A2A1B">
        <w:rPr>
          <w:b/>
          <w:bCs/>
          <w:lang w:val="ka-GE"/>
        </w:rPr>
        <w:t>აუცილებელია</w:t>
      </w:r>
      <w:r w:rsidR="007A2A1B">
        <w:rPr>
          <w:lang w:val="ka-GE"/>
        </w:rPr>
        <w:t xml:space="preserve"> აღნიშნული სათაურის დამუშავება მოხდეს </w:t>
      </w:r>
      <w:sdt>
        <w:sdtPr>
          <w:rPr>
            <w:lang w:val="ka-GE"/>
          </w:rPr>
          <w:id w:val="-813094903"/>
          <w:citation/>
        </w:sdtPr>
        <w:sdtEndPr/>
        <w:sdtContent>
          <w:r w:rsidR="007A2A1B">
            <w:rPr>
              <w:lang w:val="ka-GE"/>
            </w:rPr>
            <w:fldChar w:fldCharType="begin"/>
          </w:r>
          <w:r w:rsidR="007A2A1B">
            <w:rPr>
              <w:lang w:val="ka-GE"/>
            </w:rPr>
            <w:instrText xml:space="preserve"> CITATION oFASMPF \l 1079 </w:instrText>
          </w:r>
          <w:r w:rsidR="007A2A1B">
            <w:rPr>
              <w:lang w:val="ka-GE"/>
            </w:rPr>
            <w:fldChar w:fldCharType="separate"/>
          </w:r>
          <w:r w:rsidR="00D23137">
            <w:rPr>
              <w:noProof/>
              <w:lang w:val="ka-GE"/>
            </w:rPr>
            <w:t>(4)</w:t>
          </w:r>
          <w:r w:rsidR="007A2A1B">
            <w:rPr>
              <w:lang w:val="ka-GE"/>
            </w:rPr>
            <w:fldChar w:fldCharType="end"/>
          </w:r>
        </w:sdtContent>
      </w:sdt>
      <w:r w:rsidR="007A2A1B">
        <w:rPr>
          <w:lang w:val="ka-GE"/>
        </w:rPr>
        <w:t xml:space="preserve">-ის </w:t>
      </w:r>
      <w:r w:rsidR="00A5629E">
        <w:t xml:space="preserve">3.5 </w:t>
      </w:r>
      <w:r w:rsidR="00A5629E">
        <w:rPr>
          <w:lang w:val="ka-GE"/>
        </w:rPr>
        <w:t>თავის შესაბამისად.</w:t>
      </w:r>
    </w:p>
    <w:p w:rsidR="0020524D" w:rsidP="007643F0" w:rsidRDefault="0020524D" w14:paraId="46160197" w14:textId="77777777">
      <w:pPr>
        <w:jc w:val="both"/>
        <w:rPr>
          <w:lang w:val="ka-GE"/>
        </w:rPr>
      </w:pPr>
    </w:p>
    <w:p w:rsidR="005B3B8A" w:rsidP="007643F0" w:rsidRDefault="005B3B8A" w14:paraId="0544A9C9" w14:textId="77777777">
      <w:pPr>
        <w:jc w:val="both"/>
        <w:rPr>
          <w:lang w:val="ka-GE"/>
        </w:rPr>
      </w:pPr>
    </w:p>
    <w:p w:rsidR="005B3B8A" w:rsidP="005B3B8A" w:rsidRDefault="005B3B8A" w14:paraId="45712688" w14:textId="77777777">
      <w:pPr>
        <w:pStyle w:val="Heading1"/>
        <w:rPr>
          <w:lang w:val="ka-GE"/>
        </w:rPr>
      </w:pPr>
      <w:bookmarkStart w:name="_Toc160721643" w:id="28"/>
      <w:r w:rsidRPr="1F51C7DE">
        <w:rPr>
          <w:lang w:val="ka-GE"/>
        </w:rPr>
        <w:t>მომხმარებლის ავთენტიფიკაცია და ავტორიზაცია</w:t>
      </w:r>
      <w:bookmarkEnd w:id="28"/>
    </w:p>
    <w:p w:rsidRPr="003B3179" w:rsidR="005B3B8A" w:rsidP="3F6E6A3E" w:rsidRDefault="005B3B8A" w14:paraId="20E00055" w14:textId="4580AAAB">
      <w:pPr>
        <w:jc w:val="both"/>
        <w:rPr>
          <w:rFonts w:ascii="Calibri" w:hAnsi="Calibri"/>
          <w:lang w:val="en-US"/>
        </w:rPr>
      </w:pPr>
      <w:r w:rsidRPr="3F6E6A3E" w:rsidR="005B3B8A">
        <w:rPr>
          <w:rFonts w:ascii="Calibri" w:hAnsi="Calibri"/>
          <w:lang w:val="en-US"/>
        </w:rPr>
        <w:t>ამ დოკუმენტის მიზნებისათვის</w:t>
      </w:r>
      <w:r w:rsidRPr="3F6E6A3E" w:rsidR="005B3B8A">
        <w:rPr>
          <w:rFonts w:ascii="Calibri" w:hAnsi="Calibri"/>
          <w:lang w:val="en-US"/>
        </w:rPr>
        <w:t xml:space="preserve"> </w:t>
      </w:r>
      <w:r w:rsidRPr="3F6E6A3E" w:rsidR="005B3B8A">
        <w:rPr>
          <w:rFonts w:ascii="Calibri" w:hAnsi="Calibri"/>
          <w:b w:val="1"/>
          <w:bCs w:val="1"/>
          <w:lang w:val="en-US"/>
        </w:rPr>
        <w:t>აუცილებელია</w:t>
      </w:r>
      <w:r w:rsidRPr="3F6E6A3E" w:rsidR="005B3B8A">
        <w:rPr>
          <w:rFonts w:ascii="Calibri" w:hAnsi="Calibri"/>
          <w:lang w:val="en-US"/>
        </w:rPr>
        <w:t xml:space="preserve"> მომხმარებლის ავთენტიფიკაცია</w:t>
      </w:r>
      <w:r w:rsidRPr="3F6E6A3E" w:rsidR="005B3B8A">
        <w:rPr>
          <w:rFonts w:ascii="Calibri" w:hAnsi="Calibri"/>
          <w:lang w:val="en-US"/>
        </w:rPr>
        <w:t xml:space="preserve"> (როცა იგი გამოიყენება) </w:t>
      </w:r>
      <w:r w:rsidRPr="3F6E6A3E" w:rsidR="005B3B8A">
        <w:rPr>
          <w:rFonts w:ascii="Calibri" w:hAnsi="Calibri"/>
          <w:lang w:val="en-US"/>
        </w:rPr>
        <w:t xml:space="preserve"> </w:t>
      </w:r>
      <w:commentRangeStart w:id="29"/>
      <w:r w:rsidRPr="3F6E6A3E" w:rsidR="005B3B8A">
        <w:rPr>
          <w:rFonts w:ascii="Calibri" w:hAnsi="Calibri"/>
          <w:lang w:val="en-US"/>
        </w:rPr>
        <w:t xml:space="preserve">სრულად თავსებადი იყოს </w:t>
      </w:r>
      <w:sdt>
        <w:sdtPr>
          <w:rPr>
            <w:rFonts w:ascii="Calibri" w:hAnsi="Calibri"/>
            <w:lang w:val="ka-GE"/>
          </w:rPr>
          <w:id w:val="-1095176422"/>
          <w:citation/>
          <w:placeholder>
            <w:docPart w:val="DefaultPlaceholder_1081868574"/>
          </w:placeholder>
        </w:sdtPr>
        <w:sdtEndPr>
          <w:rPr>
            <w:rFonts w:ascii="Calibri" w:hAnsi="Calibri"/>
            <w:lang w:val="ka-GE"/>
          </w:rPr>
        </w:sdtEndPr>
        <w:sdtContent>
          <w:r>
            <w:rPr>
              <w:rFonts w:ascii="Calibri" w:hAnsi="Calibri"/>
              <w:lang w:val="ka-GE"/>
            </w:rPr>
            <w:fldChar w:fldCharType="begin"/>
          </w:r>
          <w:r>
            <w:rPr>
              <w:rFonts w:ascii="Calibri" w:hAnsi="Calibri"/>
              <w:lang w:val="ka-GE"/>
            </w:rPr>
            <w:instrText xml:space="preserve">CITATION OFGEIAA \l 1079 </w:instrText>
          </w:r>
          <w:r>
            <w:rPr>
              <w:rFonts w:ascii="Calibri" w:hAnsi="Calibri"/>
              <w:lang w:val="ka-GE"/>
            </w:rPr>
            <w:fldChar w:fldCharType="separate"/>
          </w:r>
          <w:r w:rsidRPr="3F6E6A3E" w:rsidR="00D23137">
            <w:rPr>
              <w:rFonts w:ascii="Calibri" w:hAnsi="Calibri"/>
              <w:noProof/>
              <w:lang w:val="en-US"/>
            </w:rPr>
            <w:t>(9)</w:t>
          </w:r>
          <w:r>
            <w:rPr>
              <w:rFonts w:ascii="Calibri" w:hAnsi="Calibri"/>
              <w:lang w:val="ka-GE"/>
            </w:rPr>
            <w:fldChar w:fldCharType="end"/>
          </w:r>
        </w:sdtContent>
      </w:sdt>
      <w:r w:rsidRPr="3F6E6A3E" w:rsidR="005B3B8A">
        <w:rPr>
          <w:rFonts w:ascii="Calibri" w:hAnsi="Calibri"/>
          <w:lang w:val="en-US"/>
        </w:rPr>
        <w:t>-სთან</w:t>
      </w:r>
      <w:commentRangeEnd w:id="29"/>
      <w:r>
        <w:rPr>
          <w:rStyle w:val="CommentReference"/>
        </w:rPr>
        <w:commentReference w:id="29"/>
      </w:r>
      <w:r w:rsidRPr="3F6E6A3E" w:rsidR="005B3B8A">
        <w:rPr>
          <w:rFonts w:ascii="Calibri" w:hAnsi="Calibri"/>
          <w:lang w:val="en-US"/>
        </w:rPr>
        <w:t xml:space="preserve">. </w:t>
      </w:r>
      <w:r w:rsidRPr="3F6E6A3E" w:rsidR="005B3B8A">
        <w:rPr>
          <w:rFonts w:ascii="Calibri" w:hAnsi="Calibri"/>
          <w:lang w:val="en-US"/>
        </w:rPr>
        <w:t xml:space="preserve"> </w:t>
      </w:r>
    </w:p>
    <w:p w:rsidR="005B3B8A" w:rsidP="007643F0" w:rsidRDefault="005B3B8A" w14:paraId="3636ABD3" w14:textId="77777777">
      <w:pPr>
        <w:jc w:val="both"/>
        <w:rPr>
          <w:lang w:val="ka-GE"/>
        </w:rPr>
      </w:pPr>
    </w:p>
    <w:p w:rsidRPr="00B64E75" w:rsidR="00713433" w:rsidP="00A055A9" w:rsidRDefault="00A055A9" w14:paraId="1FFADA1F" w14:textId="22184B2F">
      <w:pPr>
        <w:pStyle w:val="Heading1"/>
        <w:rPr>
          <w:lang w:val="ka-GE"/>
        </w:rPr>
      </w:pPr>
      <w:bookmarkStart w:name="_Toc160721644" w:id="30"/>
      <w:commentRangeStart w:id="31"/>
      <w:r w:rsidRPr="1F51C7DE">
        <w:rPr>
          <w:lang w:val="ka-GE"/>
        </w:rPr>
        <w:t>მხარეების იდენტიფიკაცია და ანგარიშების ფორმატირება</w:t>
      </w:r>
      <w:commentRangeEnd w:id="31"/>
      <w:r>
        <w:rPr>
          <w:rStyle w:val="CommentReference"/>
        </w:rPr>
        <w:commentReference w:id="31"/>
      </w:r>
      <w:bookmarkEnd w:id="30"/>
    </w:p>
    <w:p w:rsidRPr="00E3281E" w:rsidR="00541104" w:rsidP="00E3281E" w:rsidRDefault="00CD1D7D" w14:paraId="334C06A4" w14:textId="20772469">
      <w:pPr>
        <w:pStyle w:val="Heading2"/>
        <w:rPr>
          <w:lang w:val="ka-GE"/>
        </w:rPr>
      </w:pPr>
      <w:bookmarkStart w:name="_Toc160721645" w:id="32"/>
      <w:r w:rsidRPr="00E3281E">
        <w:rPr>
          <w:lang w:val="ka-GE"/>
        </w:rPr>
        <w:t>საგადახდო</w:t>
      </w:r>
      <w:r w:rsidRPr="002D06E1" w:rsidR="00755BC9">
        <w:rPr>
          <w:lang w:val="ka-GE"/>
        </w:rPr>
        <w:t xml:space="preserve"> </w:t>
      </w:r>
      <w:r w:rsidRPr="00190112" w:rsidR="00755BC9">
        <w:rPr>
          <w:lang w:val="ka-GE"/>
        </w:rPr>
        <w:t>აგენტების</w:t>
      </w:r>
      <w:r w:rsidRPr="002D06E1" w:rsidR="00755BC9">
        <w:rPr>
          <w:lang w:val="ka-GE"/>
        </w:rPr>
        <w:t xml:space="preserve">, </w:t>
      </w:r>
      <w:r w:rsidRPr="00E3281E" w:rsidR="001F4233">
        <w:rPr>
          <w:lang w:val="ka-GE"/>
        </w:rPr>
        <w:t xml:space="preserve">საბანკო </w:t>
      </w:r>
      <w:r w:rsidRPr="002D06E1" w:rsidR="00755BC9">
        <w:rPr>
          <w:lang w:val="ka-GE"/>
        </w:rPr>
        <w:t>ანგარი</w:t>
      </w:r>
      <w:r w:rsidRPr="00E3281E" w:rsidR="001F4233">
        <w:rPr>
          <w:lang w:val="ka-GE"/>
        </w:rPr>
        <w:t>შე</w:t>
      </w:r>
      <w:r w:rsidRPr="002D06E1" w:rsidR="00755BC9">
        <w:rPr>
          <w:lang w:val="ka-GE"/>
        </w:rPr>
        <w:t>ბის</w:t>
      </w:r>
      <w:r w:rsidRPr="00190112" w:rsidR="00755BC9">
        <w:rPr>
          <w:lang w:val="ka-GE"/>
        </w:rPr>
        <w:t xml:space="preserve">, </w:t>
      </w:r>
      <w:r w:rsidRPr="002D06E1" w:rsidR="00755BC9">
        <w:rPr>
          <w:lang w:val="ka-GE"/>
        </w:rPr>
        <w:t>ფიზიკუ</w:t>
      </w:r>
      <w:r w:rsidRPr="00190112" w:rsidR="00755BC9">
        <w:rPr>
          <w:lang w:val="ka-GE"/>
        </w:rPr>
        <w:t>რი</w:t>
      </w:r>
      <w:r w:rsidRPr="007A677A" w:rsidR="00755BC9">
        <w:rPr>
          <w:lang w:val="ka-GE"/>
        </w:rPr>
        <w:t xml:space="preserve"> </w:t>
      </w:r>
      <w:r w:rsidRPr="00795897" w:rsidR="00755BC9">
        <w:rPr>
          <w:lang w:val="ka-GE"/>
        </w:rPr>
        <w:t>და</w:t>
      </w:r>
      <w:r w:rsidRPr="00E75DAB" w:rsidR="00755BC9">
        <w:rPr>
          <w:lang w:val="ka-GE"/>
        </w:rPr>
        <w:t xml:space="preserve"> </w:t>
      </w:r>
      <w:r w:rsidRPr="00F01D3D" w:rsidR="00755BC9">
        <w:rPr>
          <w:lang w:val="ka-GE"/>
        </w:rPr>
        <w:t>იურიდიული</w:t>
      </w:r>
      <w:r w:rsidRPr="00E3281E" w:rsidR="00755BC9">
        <w:rPr>
          <w:lang w:val="ka-GE"/>
        </w:rPr>
        <w:t xml:space="preserve"> პირების </w:t>
      </w:r>
      <w:r w:rsidRPr="00E3281E" w:rsidR="00863399">
        <w:rPr>
          <w:lang w:val="ka-GE"/>
        </w:rPr>
        <w:t>იდენტიფიკატორების გამოყენება</w:t>
      </w:r>
      <w:bookmarkEnd w:id="32"/>
    </w:p>
    <w:p w:rsidR="00541104" w:rsidP="00541104" w:rsidRDefault="00541104" w14:paraId="50CB7F14" w14:textId="77777777">
      <w:pPr>
        <w:pStyle w:val="Heading3"/>
        <w:rPr>
          <w:lang w:val="ka-GE"/>
        </w:rPr>
      </w:pPr>
      <w:bookmarkStart w:name="_Ref72416516" w:id="33"/>
      <w:bookmarkStart w:name="_Toc160721646" w:id="34"/>
      <w:r>
        <w:t>PartyIdentification</w:t>
      </w:r>
      <w:r>
        <w:rPr>
          <w:lang w:val="ka-GE"/>
        </w:rPr>
        <w:t xml:space="preserve"> ტიპის გამოყენება</w:t>
      </w:r>
      <w:bookmarkEnd w:id="33"/>
      <w:bookmarkEnd w:id="34"/>
    </w:p>
    <w:p w:rsidR="00541104" w:rsidP="00541104" w:rsidRDefault="00541104" w14:paraId="29D71369" w14:textId="52F35F24">
      <w:pPr>
        <w:jc w:val="both"/>
        <w:rPr>
          <w:lang w:val="ka-GE"/>
        </w:rPr>
      </w:pPr>
      <w:r>
        <w:t>PartyIdentification</w:t>
      </w:r>
      <w:r>
        <w:rPr>
          <w:lang w:val="ka-GE"/>
        </w:rPr>
        <w:t xml:space="preserve"> ტიპი განსაზღვრულია </w:t>
      </w:r>
      <w:sdt>
        <w:sdtPr>
          <w:rPr>
            <w:lang w:val="ka-GE"/>
          </w:rPr>
          <w:id w:val="2138455169"/>
          <w:citation/>
        </w:sdtPr>
        <w:sdtEndPr/>
        <w:sdtContent>
          <w:r w:rsidR="00217664">
            <w:rPr>
              <w:lang w:val="ka-GE"/>
            </w:rPr>
            <w:fldChar w:fldCharType="begin"/>
          </w:r>
          <w:r w:rsidR="00217664">
            <w:instrText xml:space="preserve"> CITATION oFADD \l 1033 </w:instrText>
          </w:r>
          <w:r w:rsidR="00217664">
            <w:rPr>
              <w:lang w:val="ka-GE"/>
            </w:rPr>
            <w:fldChar w:fldCharType="separate"/>
          </w:r>
          <w:r w:rsidR="00FB34DB">
            <w:rPr>
              <w:noProof/>
            </w:rPr>
            <w:t>(8)</w:t>
          </w:r>
          <w:r w:rsidR="00217664">
            <w:rPr>
              <w:lang w:val="ka-GE"/>
            </w:rPr>
            <w:fldChar w:fldCharType="end"/>
          </w:r>
        </w:sdtContent>
      </w:sdt>
      <w:r>
        <w:t>-</w:t>
      </w:r>
      <w:r>
        <w:rPr>
          <w:lang w:val="ka-GE"/>
        </w:rPr>
        <w:t>ით. ამ დოკუმენტის მიზნებისათვის იგი გამოიყენება ფიზიკური და იურიდიული პირების საიდენტიფიკაციო ნომრების გასაცვლელად. კერძოდ, იურიდიული პირის იდენტიფიკატორს აქვს შემდეგი სახე:</w:t>
      </w:r>
    </w:p>
    <w:p w:rsidRPr="00873A09" w:rsidR="00541104" w:rsidP="00541104" w:rsidRDefault="00541104" w14:paraId="3B106143" w14:textId="77777777">
      <w:pPr>
        <w:rPr>
          <w:rFonts w:ascii="Courier New" w:hAnsi="Courier New" w:cs="Courier New"/>
          <w:sz w:val="20"/>
          <w:szCs w:val="20"/>
          <w:lang w:val="ka-GE"/>
        </w:rPr>
      </w:pPr>
      <w:r w:rsidRPr="00873A09">
        <w:rPr>
          <w:rFonts w:ascii="Courier New" w:hAnsi="Courier New" w:cs="Courier New"/>
          <w:sz w:val="20"/>
          <w:szCs w:val="20"/>
          <w:lang w:val="ka-GE"/>
        </w:rPr>
        <w:t>{</w:t>
      </w:r>
    </w:p>
    <w:p w:rsidRPr="00873A09" w:rsidR="00541104" w:rsidP="00541104" w:rsidRDefault="00541104" w14:paraId="7E701111" w14:textId="77777777">
      <w:pPr>
        <w:rPr>
          <w:rFonts w:ascii="Courier New" w:hAnsi="Courier New" w:cs="Courier New"/>
          <w:sz w:val="20"/>
          <w:szCs w:val="20"/>
          <w:lang w:val="ka-GE"/>
        </w:rPr>
      </w:pPr>
      <w:r w:rsidRPr="00873A09">
        <w:rPr>
          <w:rFonts w:ascii="Courier New" w:hAnsi="Courier New" w:cs="Courier New"/>
          <w:sz w:val="20"/>
          <w:szCs w:val="20"/>
          <w:lang w:val="ka-GE"/>
        </w:rPr>
        <w:t xml:space="preserve">   "organisationId":{</w:t>
      </w:r>
    </w:p>
    <w:p w:rsidRPr="00873A09" w:rsidR="00541104" w:rsidP="00541104" w:rsidRDefault="00541104" w14:paraId="2C4BAF30" w14:textId="77777777">
      <w:pPr>
        <w:rPr>
          <w:rFonts w:ascii="Courier New" w:hAnsi="Courier New" w:cs="Courier New"/>
          <w:sz w:val="20"/>
          <w:szCs w:val="20"/>
          <w:lang w:val="ka-GE"/>
        </w:rPr>
      </w:pPr>
      <w:r w:rsidRPr="00873A09">
        <w:rPr>
          <w:rFonts w:ascii="Courier New" w:hAnsi="Courier New" w:cs="Courier New"/>
          <w:sz w:val="20"/>
          <w:szCs w:val="20"/>
          <w:lang w:val="ka-GE"/>
        </w:rPr>
        <w:t xml:space="preserve">      "others":[</w:t>
      </w:r>
    </w:p>
    <w:p w:rsidRPr="00873A09" w:rsidR="00541104" w:rsidP="00541104" w:rsidRDefault="00541104" w14:paraId="6E8CA192" w14:textId="77777777">
      <w:pPr>
        <w:rPr>
          <w:rFonts w:ascii="Courier New" w:hAnsi="Courier New" w:cs="Courier New"/>
          <w:sz w:val="20"/>
          <w:szCs w:val="20"/>
          <w:lang w:val="ka-GE"/>
        </w:rPr>
      </w:pPr>
      <w:r w:rsidRPr="00873A09">
        <w:rPr>
          <w:rFonts w:ascii="Courier New" w:hAnsi="Courier New" w:cs="Courier New"/>
          <w:sz w:val="20"/>
          <w:szCs w:val="20"/>
          <w:lang w:val="ka-GE"/>
        </w:rPr>
        <w:t xml:space="preserve">         {</w:t>
      </w:r>
    </w:p>
    <w:p w:rsidRPr="00873A09" w:rsidR="00541104" w:rsidP="00541104" w:rsidRDefault="00541104" w14:paraId="241F55C7" w14:textId="77777777">
      <w:pPr>
        <w:rPr>
          <w:rFonts w:ascii="Courier New" w:hAnsi="Courier New" w:cs="Courier New"/>
          <w:sz w:val="20"/>
          <w:szCs w:val="20"/>
          <w:lang w:val="ka-GE"/>
        </w:rPr>
      </w:pPr>
      <w:r w:rsidRPr="00873A09">
        <w:rPr>
          <w:rFonts w:ascii="Courier New" w:hAnsi="Courier New" w:cs="Courier New"/>
          <w:sz w:val="20"/>
          <w:szCs w:val="20"/>
          <w:lang w:val="ka-GE"/>
        </w:rPr>
        <w:t xml:space="preserve">            "identification":"</w:t>
      </w:r>
      <w:r>
        <w:rPr>
          <w:rFonts w:ascii="Courier New" w:hAnsi="Courier New" w:cs="Courier New"/>
          <w:sz w:val="20"/>
          <w:szCs w:val="20"/>
        </w:rPr>
        <w:t>NTRGE-</w:t>
      </w:r>
      <w:r w:rsidRPr="00873A09">
        <w:rPr>
          <w:rFonts w:ascii="Courier New" w:hAnsi="Courier New" w:cs="Courier New"/>
          <w:sz w:val="20"/>
          <w:szCs w:val="20"/>
          <w:lang w:val="ka-GE"/>
        </w:rPr>
        <w:t>123456789"</w:t>
      </w:r>
    </w:p>
    <w:p w:rsidRPr="00873A09" w:rsidR="00541104" w:rsidP="00541104" w:rsidRDefault="00541104" w14:paraId="612A70F5" w14:textId="77777777">
      <w:pPr>
        <w:rPr>
          <w:rFonts w:ascii="Courier New" w:hAnsi="Courier New" w:cs="Courier New"/>
          <w:sz w:val="20"/>
          <w:szCs w:val="20"/>
          <w:lang w:val="ka-GE"/>
        </w:rPr>
      </w:pPr>
      <w:r w:rsidRPr="00873A09">
        <w:rPr>
          <w:rFonts w:ascii="Courier New" w:hAnsi="Courier New" w:cs="Courier New"/>
          <w:sz w:val="20"/>
          <w:szCs w:val="20"/>
          <w:lang w:val="ka-GE"/>
        </w:rPr>
        <w:t xml:space="preserve">         }</w:t>
      </w:r>
    </w:p>
    <w:p w:rsidRPr="00873A09" w:rsidR="00541104" w:rsidP="00541104" w:rsidRDefault="00541104" w14:paraId="343C53A7" w14:textId="77777777">
      <w:pPr>
        <w:rPr>
          <w:rFonts w:ascii="Courier New" w:hAnsi="Courier New" w:cs="Courier New"/>
          <w:sz w:val="20"/>
          <w:szCs w:val="20"/>
          <w:lang w:val="ka-GE"/>
        </w:rPr>
      </w:pPr>
      <w:r w:rsidRPr="00873A09">
        <w:rPr>
          <w:rFonts w:ascii="Courier New" w:hAnsi="Courier New" w:cs="Courier New"/>
          <w:sz w:val="20"/>
          <w:szCs w:val="20"/>
          <w:lang w:val="ka-GE"/>
        </w:rPr>
        <w:t xml:space="preserve">      ]</w:t>
      </w:r>
    </w:p>
    <w:p w:rsidRPr="00873A09" w:rsidR="00541104" w:rsidP="00541104" w:rsidRDefault="00541104" w14:paraId="0961EFAF" w14:textId="77777777">
      <w:pPr>
        <w:rPr>
          <w:rFonts w:ascii="Courier New" w:hAnsi="Courier New" w:cs="Courier New"/>
          <w:sz w:val="20"/>
          <w:szCs w:val="20"/>
          <w:lang w:val="ka-GE"/>
        </w:rPr>
      </w:pPr>
      <w:r w:rsidRPr="00873A09">
        <w:rPr>
          <w:rFonts w:ascii="Courier New" w:hAnsi="Courier New" w:cs="Courier New"/>
          <w:sz w:val="20"/>
          <w:szCs w:val="20"/>
          <w:lang w:val="ka-GE"/>
        </w:rPr>
        <w:t xml:space="preserve">   }</w:t>
      </w:r>
    </w:p>
    <w:p w:rsidR="00541104" w:rsidP="00541104" w:rsidRDefault="00541104" w14:paraId="0D34C107" w14:textId="77777777">
      <w:pPr>
        <w:rPr>
          <w:rFonts w:cs="Courier New"/>
          <w:sz w:val="20"/>
          <w:szCs w:val="20"/>
          <w:lang w:val="ka-GE"/>
        </w:rPr>
      </w:pPr>
      <w:r w:rsidRPr="00873A09">
        <w:rPr>
          <w:rFonts w:ascii="Courier New" w:hAnsi="Courier New" w:cs="Courier New"/>
          <w:sz w:val="20"/>
          <w:szCs w:val="20"/>
          <w:lang w:val="ka-GE"/>
        </w:rPr>
        <w:t>}</w:t>
      </w:r>
    </w:p>
    <w:p w:rsidRPr="00D43A28" w:rsidR="00541104" w:rsidP="00541104" w:rsidRDefault="00541104" w14:paraId="3BDDE2B7" w14:textId="77777777">
      <w:pPr>
        <w:rPr>
          <w:rFonts w:cs="Courier New"/>
          <w:lang w:val="ka-GE"/>
        </w:rPr>
      </w:pPr>
      <w:r w:rsidRPr="00873A09">
        <w:rPr>
          <w:rFonts w:cs="Courier New"/>
          <w:lang w:val="ka-GE"/>
        </w:rPr>
        <w:t>ხოლო ფიზიკური პირისას</w:t>
      </w:r>
      <w:r>
        <w:rPr>
          <w:rFonts w:cs="Courier New"/>
          <w:lang w:val="ka-GE"/>
        </w:rPr>
        <w:t xml:space="preserve"> კი შემდეგი</w:t>
      </w:r>
      <w:r w:rsidRPr="00873A09">
        <w:rPr>
          <w:rFonts w:cs="Courier New"/>
          <w:lang w:val="ka-GE"/>
        </w:rPr>
        <w:t>:</w:t>
      </w:r>
    </w:p>
    <w:p w:rsidRPr="00AC449E" w:rsidR="00541104" w:rsidP="00541104" w:rsidRDefault="00541104" w14:paraId="4A4F50A9" w14:textId="77777777">
      <w:pPr>
        <w:rPr>
          <w:rFonts w:ascii="Courier New" w:hAnsi="Courier New" w:cs="Courier New"/>
          <w:sz w:val="20"/>
          <w:szCs w:val="20"/>
          <w:lang w:val="ka-GE"/>
        </w:rPr>
      </w:pPr>
      <w:r w:rsidRPr="00AC449E">
        <w:rPr>
          <w:rFonts w:ascii="Courier New" w:hAnsi="Courier New" w:cs="Courier New"/>
          <w:sz w:val="20"/>
          <w:szCs w:val="20"/>
          <w:lang w:val="ka-GE"/>
        </w:rPr>
        <w:t>{</w:t>
      </w:r>
    </w:p>
    <w:p w:rsidRPr="00AC449E" w:rsidR="00541104" w:rsidP="00541104" w:rsidRDefault="00541104" w14:paraId="5FD6367D" w14:textId="77777777">
      <w:pPr>
        <w:rPr>
          <w:rFonts w:ascii="Courier New" w:hAnsi="Courier New" w:cs="Courier New"/>
          <w:sz w:val="20"/>
          <w:szCs w:val="20"/>
          <w:lang w:val="ka-GE"/>
        </w:rPr>
      </w:pPr>
      <w:r w:rsidRPr="00AC449E">
        <w:rPr>
          <w:rFonts w:ascii="Courier New" w:hAnsi="Courier New" w:cs="Courier New"/>
          <w:sz w:val="20"/>
          <w:szCs w:val="20"/>
          <w:lang w:val="ka-GE"/>
        </w:rPr>
        <w:t xml:space="preserve">   "</w:t>
      </w:r>
      <w:r>
        <w:rPr>
          <w:rFonts w:ascii="Courier New" w:hAnsi="Courier New" w:cs="Courier New"/>
          <w:sz w:val="20"/>
          <w:szCs w:val="20"/>
        </w:rPr>
        <w:t>private</w:t>
      </w:r>
      <w:r w:rsidRPr="00AC449E">
        <w:rPr>
          <w:rFonts w:ascii="Courier New" w:hAnsi="Courier New" w:cs="Courier New"/>
          <w:sz w:val="20"/>
          <w:szCs w:val="20"/>
          <w:lang w:val="ka-GE"/>
        </w:rPr>
        <w:t>Id":{</w:t>
      </w:r>
    </w:p>
    <w:p w:rsidRPr="00AC449E" w:rsidR="00541104" w:rsidP="00541104" w:rsidRDefault="00541104" w14:paraId="37F5441C" w14:textId="77777777">
      <w:pPr>
        <w:rPr>
          <w:rFonts w:ascii="Courier New" w:hAnsi="Courier New" w:cs="Courier New"/>
          <w:sz w:val="20"/>
          <w:szCs w:val="20"/>
          <w:lang w:val="ka-GE"/>
        </w:rPr>
      </w:pPr>
      <w:r w:rsidRPr="00AC449E">
        <w:rPr>
          <w:rFonts w:ascii="Courier New" w:hAnsi="Courier New" w:cs="Courier New"/>
          <w:sz w:val="20"/>
          <w:szCs w:val="20"/>
          <w:lang w:val="ka-GE"/>
        </w:rPr>
        <w:t xml:space="preserve">      "others":[</w:t>
      </w:r>
    </w:p>
    <w:p w:rsidRPr="00AC449E" w:rsidR="00541104" w:rsidP="00541104" w:rsidRDefault="00541104" w14:paraId="5742B2D3" w14:textId="77777777">
      <w:pPr>
        <w:rPr>
          <w:rFonts w:ascii="Courier New" w:hAnsi="Courier New" w:cs="Courier New"/>
          <w:sz w:val="20"/>
          <w:szCs w:val="20"/>
          <w:lang w:val="ka-GE"/>
        </w:rPr>
      </w:pPr>
      <w:r w:rsidRPr="00AC449E">
        <w:rPr>
          <w:rFonts w:ascii="Courier New" w:hAnsi="Courier New" w:cs="Courier New"/>
          <w:sz w:val="20"/>
          <w:szCs w:val="20"/>
          <w:lang w:val="ka-GE"/>
        </w:rPr>
        <w:t xml:space="preserve">         {</w:t>
      </w:r>
    </w:p>
    <w:p w:rsidRPr="00AC449E" w:rsidR="00541104" w:rsidP="00541104" w:rsidRDefault="00541104" w14:paraId="34D31B86" w14:textId="77777777">
      <w:pPr>
        <w:rPr>
          <w:rFonts w:ascii="Courier New" w:hAnsi="Courier New" w:cs="Courier New"/>
          <w:sz w:val="20"/>
          <w:szCs w:val="20"/>
          <w:lang w:val="ka-GE"/>
        </w:rPr>
      </w:pPr>
      <w:r w:rsidRPr="00AC449E">
        <w:rPr>
          <w:rFonts w:ascii="Courier New" w:hAnsi="Courier New" w:cs="Courier New"/>
          <w:sz w:val="20"/>
          <w:szCs w:val="20"/>
          <w:lang w:val="ka-GE"/>
        </w:rPr>
        <w:t xml:space="preserve">            "identification":"</w:t>
      </w:r>
      <w:r>
        <w:rPr>
          <w:rFonts w:ascii="Courier New" w:hAnsi="Courier New" w:cs="Courier New"/>
          <w:sz w:val="20"/>
          <w:szCs w:val="20"/>
        </w:rPr>
        <w:t>PNOGE-0</w:t>
      </w:r>
      <w:r w:rsidRPr="00AC449E">
        <w:rPr>
          <w:rFonts w:ascii="Courier New" w:hAnsi="Courier New" w:cs="Courier New"/>
          <w:sz w:val="20"/>
          <w:szCs w:val="20"/>
          <w:lang w:val="ka-GE"/>
        </w:rPr>
        <w:t>123456789</w:t>
      </w:r>
      <w:r>
        <w:rPr>
          <w:rFonts w:ascii="Courier New" w:hAnsi="Courier New" w:cs="Courier New"/>
          <w:sz w:val="20"/>
          <w:szCs w:val="20"/>
        </w:rPr>
        <w:t>0</w:t>
      </w:r>
      <w:r w:rsidRPr="00AC449E">
        <w:rPr>
          <w:rFonts w:ascii="Courier New" w:hAnsi="Courier New" w:cs="Courier New"/>
          <w:sz w:val="20"/>
          <w:szCs w:val="20"/>
          <w:lang w:val="ka-GE"/>
        </w:rPr>
        <w:t>"</w:t>
      </w:r>
    </w:p>
    <w:p w:rsidRPr="00AC449E" w:rsidR="00541104" w:rsidP="00541104" w:rsidRDefault="00541104" w14:paraId="21D3B97A" w14:textId="77777777">
      <w:pPr>
        <w:rPr>
          <w:rFonts w:ascii="Courier New" w:hAnsi="Courier New" w:cs="Courier New"/>
          <w:sz w:val="20"/>
          <w:szCs w:val="20"/>
          <w:lang w:val="ka-GE"/>
        </w:rPr>
      </w:pPr>
      <w:r w:rsidRPr="00AC449E">
        <w:rPr>
          <w:rFonts w:ascii="Courier New" w:hAnsi="Courier New" w:cs="Courier New"/>
          <w:sz w:val="20"/>
          <w:szCs w:val="20"/>
          <w:lang w:val="ka-GE"/>
        </w:rPr>
        <w:t xml:space="preserve">         }</w:t>
      </w:r>
    </w:p>
    <w:p w:rsidRPr="00AC449E" w:rsidR="00541104" w:rsidP="00541104" w:rsidRDefault="00541104" w14:paraId="527F2FF9" w14:textId="77777777">
      <w:pPr>
        <w:rPr>
          <w:rFonts w:ascii="Courier New" w:hAnsi="Courier New" w:cs="Courier New"/>
          <w:sz w:val="20"/>
          <w:szCs w:val="20"/>
          <w:lang w:val="ka-GE"/>
        </w:rPr>
      </w:pPr>
      <w:r w:rsidRPr="00AC449E">
        <w:rPr>
          <w:rFonts w:ascii="Courier New" w:hAnsi="Courier New" w:cs="Courier New"/>
          <w:sz w:val="20"/>
          <w:szCs w:val="20"/>
          <w:lang w:val="ka-GE"/>
        </w:rPr>
        <w:t xml:space="preserve">      ]</w:t>
      </w:r>
    </w:p>
    <w:p w:rsidRPr="00AC449E" w:rsidR="00541104" w:rsidP="00541104" w:rsidRDefault="00541104" w14:paraId="74603533" w14:textId="77777777">
      <w:pPr>
        <w:rPr>
          <w:rFonts w:ascii="Courier New" w:hAnsi="Courier New" w:cs="Courier New"/>
          <w:sz w:val="20"/>
          <w:szCs w:val="20"/>
          <w:lang w:val="ka-GE"/>
        </w:rPr>
      </w:pPr>
      <w:r w:rsidRPr="00AC449E">
        <w:rPr>
          <w:rFonts w:ascii="Courier New" w:hAnsi="Courier New" w:cs="Courier New"/>
          <w:sz w:val="20"/>
          <w:szCs w:val="20"/>
          <w:lang w:val="ka-GE"/>
        </w:rPr>
        <w:t xml:space="preserve">   }</w:t>
      </w:r>
    </w:p>
    <w:p w:rsidR="00541104" w:rsidP="00541104" w:rsidRDefault="00541104" w14:paraId="29E5EC40" w14:textId="77777777">
      <w:pPr>
        <w:rPr>
          <w:rFonts w:cs="Courier New"/>
          <w:sz w:val="20"/>
          <w:szCs w:val="20"/>
          <w:lang w:val="ka-GE"/>
        </w:rPr>
      </w:pPr>
      <w:r w:rsidRPr="00AC449E">
        <w:rPr>
          <w:rFonts w:ascii="Courier New" w:hAnsi="Courier New" w:cs="Courier New"/>
          <w:sz w:val="20"/>
          <w:szCs w:val="20"/>
          <w:lang w:val="ka-GE"/>
        </w:rPr>
        <w:t>}</w:t>
      </w:r>
    </w:p>
    <w:p w:rsidRPr="00873A09" w:rsidR="00541104" w:rsidP="00541104" w:rsidRDefault="00541104" w14:paraId="74A51D80" w14:textId="572F1389">
      <w:pPr>
        <w:jc w:val="both"/>
        <w:rPr>
          <w:rFonts w:cs="Courier New"/>
          <w:lang w:val="ka-GE"/>
        </w:rPr>
      </w:pPr>
      <w:r w:rsidRPr="00873A09">
        <w:rPr>
          <w:rFonts w:cs="Courier New"/>
          <w:b/>
          <w:bCs/>
          <w:lang w:val="ka-GE"/>
        </w:rPr>
        <w:t>აუცილებელია</w:t>
      </w:r>
      <w:r>
        <w:rPr>
          <w:rFonts w:cs="Courier New"/>
          <w:lang w:val="ka-GE"/>
        </w:rPr>
        <w:t xml:space="preserve"> იდენტიფიკატორების ფიზიკური და იურიდიული პირებისათვის იყოს იგივე, რაც </w:t>
      </w:r>
      <w:r w:rsidRPr="00E3281E">
        <w:rPr>
          <w:rFonts w:cs="Courier New"/>
          <w:lang w:val="ka-GE"/>
        </w:rPr>
        <w:t>PSU_ID</w:t>
      </w:r>
      <w:r>
        <w:rPr>
          <w:rFonts w:cs="Courier New"/>
          <w:lang w:val="ka-GE"/>
        </w:rPr>
        <w:t xml:space="preserve"> და </w:t>
      </w:r>
      <w:r w:rsidRPr="00E3281E">
        <w:rPr>
          <w:rFonts w:cs="Courier New"/>
          <w:lang w:val="ka-GE"/>
        </w:rPr>
        <w:t>PSU_CORPORATE_ID</w:t>
      </w:r>
      <w:r>
        <w:rPr>
          <w:rFonts w:cs="Courier New"/>
          <w:lang w:val="ka-GE"/>
        </w:rPr>
        <w:t xml:space="preserve"> ველებისა </w:t>
      </w:r>
      <w:sdt>
        <w:sdtPr>
          <w:rPr>
            <w:rFonts w:cs="Courier New"/>
            <w:lang w:val="ka-GE"/>
          </w:rPr>
          <w:id w:val="-709106996"/>
          <w:citation/>
        </w:sdtPr>
        <w:sdtEndPr/>
        <w:sdtContent>
          <w:r>
            <w:rPr>
              <w:rFonts w:cs="Courier New"/>
              <w:lang w:val="ka-GE"/>
            </w:rPr>
            <w:fldChar w:fldCharType="begin"/>
          </w:r>
          <w:r w:rsidR="00855693">
            <w:rPr>
              <w:rFonts w:cs="Courier New"/>
              <w:lang w:val="ka-GE"/>
            </w:rPr>
            <w:instrText xml:space="preserve">CITATION OFGEIAA \l 1079 </w:instrText>
          </w:r>
          <w:r>
            <w:rPr>
              <w:rFonts w:cs="Courier New"/>
              <w:lang w:val="ka-GE"/>
            </w:rPr>
            <w:fldChar w:fldCharType="separate"/>
          </w:r>
          <w:r w:rsidRPr="00D23137" w:rsidR="00D23137">
            <w:rPr>
              <w:rFonts w:cs="Courier New"/>
              <w:noProof/>
              <w:lang w:val="ka-GE"/>
            </w:rPr>
            <w:t>(9)</w:t>
          </w:r>
          <w:r>
            <w:rPr>
              <w:rFonts w:cs="Courier New"/>
              <w:lang w:val="ka-GE"/>
            </w:rPr>
            <w:fldChar w:fldCharType="end"/>
          </w:r>
        </w:sdtContent>
      </w:sdt>
      <w:r>
        <w:rPr>
          <w:rFonts w:cs="Courier New"/>
          <w:lang w:val="ka-GE"/>
        </w:rPr>
        <w:t>-ის მიხედვით.</w:t>
      </w:r>
    </w:p>
    <w:p w:rsidRPr="00B64E75" w:rsidR="00541104" w:rsidP="007643F0" w:rsidRDefault="00541104" w14:paraId="4D8989FF" w14:textId="77777777">
      <w:pPr>
        <w:jc w:val="both"/>
        <w:rPr>
          <w:rFonts w:ascii="Calibri" w:hAnsi="Calibri"/>
          <w:lang w:val="ka-GE"/>
        </w:rPr>
      </w:pPr>
    </w:p>
    <w:p w:rsidRPr="00D3239D" w:rsidR="00755BC9" w:rsidRDefault="00D3239D" w14:paraId="7BD311AD" w14:textId="2E74EB38">
      <w:pPr>
        <w:pStyle w:val="Heading3"/>
        <w:rPr>
          <w:lang w:val="ka-GE"/>
        </w:rPr>
      </w:pPr>
      <w:bookmarkStart w:name="_Ref83729082" w:id="35"/>
      <w:bookmarkStart w:name="_Toc160721647" w:id="36"/>
      <w:r>
        <w:rPr>
          <w:lang w:val="ka-GE"/>
        </w:rPr>
        <w:t>საქართველოს სახელმწიფო ხაზინისა და სახაზინო კოდების იდენტიფიკაცია</w:t>
      </w:r>
      <w:bookmarkEnd w:id="35"/>
      <w:bookmarkEnd w:id="36"/>
    </w:p>
    <w:p w:rsidR="00755BC9" w:rsidP="00755BC9" w:rsidRDefault="00755BC9" w14:paraId="6B5A09B7" w14:textId="6FCC59DF">
      <w:pPr>
        <w:jc w:val="both"/>
        <w:rPr>
          <w:lang w:val="ka-GE"/>
        </w:rPr>
      </w:pPr>
      <w:r>
        <w:rPr>
          <w:lang w:val="ka-GE"/>
        </w:rPr>
        <w:t>საქართველოს სახელმწიფო ბიუჯეტში გადარიცხვისას</w:t>
      </w:r>
      <w:r w:rsidRPr="00B64E75">
        <w:rPr>
          <w:rFonts w:ascii="Calibri" w:hAnsi="Calibri"/>
          <w:lang w:val="ka-GE"/>
        </w:rPr>
        <w:t xml:space="preserve"> და აღნიშნული გადარიცხვის შესახებ ინფორმაციის დაბრუნებისას</w:t>
      </w:r>
      <w:r>
        <w:rPr>
          <w:lang w:val="ka-GE"/>
        </w:rPr>
        <w:t xml:space="preserve"> </w:t>
      </w:r>
      <w:r w:rsidRPr="00873A09">
        <w:rPr>
          <w:b/>
          <w:bCs/>
          <w:lang w:val="ka-GE"/>
        </w:rPr>
        <w:t>აუცილებელია</w:t>
      </w:r>
      <w:r>
        <w:rPr>
          <w:lang w:val="ka-GE"/>
        </w:rPr>
        <w:t xml:space="preserve"> სახაზინო კოდი მითითებული იყოს როგორც კრედიტორის ანგარიში (</w:t>
      </w:r>
      <w:r>
        <w:t>creditorAccount)</w:t>
      </w:r>
      <w:r>
        <w:rPr>
          <w:lang w:val="ka-GE"/>
        </w:rPr>
        <w:t xml:space="preserve">. ამ სპეციალური მიზნისათვის გამოიყენება </w:t>
      </w:r>
      <w:r>
        <w:t>AccountReference</w:t>
      </w:r>
      <w:r>
        <w:rPr>
          <w:lang w:val="ka-GE"/>
        </w:rPr>
        <w:t xml:space="preserve"> ტიპის გაფართოებული ფორმატი, რომელიც განსაზღვრულია </w:t>
      </w:r>
      <w:sdt>
        <w:sdtPr>
          <w:rPr>
            <w:lang w:val="ka-GE"/>
          </w:rPr>
          <w:id w:val="446206312"/>
          <w:citation/>
        </w:sdtPr>
        <w:sdtEndPr/>
        <w:sdtContent>
          <w:r w:rsidR="00217664">
            <w:rPr>
              <w:lang w:val="ka-GE"/>
            </w:rPr>
            <w:fldChar w:fldCharType="begin"/>
          </w:r>
          <w:r w:rsidR="00217664">
            <w:instrText xml:space="preserve"> CITATION oFADD \l 1033 </w:instrText>
          </w:r>
          <w:r w:rsidR="00217664">
            <w:rPr>
              <w:lang w:val="ka-GE"/>
            </w:rPr>
            <w:fldChar w:fldCharType="separate"/>
          </w:r>
          <w:r w:rsidR="00FB34DB">
            <w:rPr>
              <w:noProof/>
            </w:rPr>
            <w:t>(8)</w:t>
          </w:r>
          <w:r w:rsidR="00217664">
            <w:rPr>
              <w:lang w:val="ka-GE"/>
            </w:rPr>
            <w:fldChar w:fldCharType="end"/>
          </w:r>
        </w:sdtContent>
      </w:sdt>
      <w:r>
        <w:t>-</w:t>
      </w:r>
      <w:r>
        <w:rPr>
          <w:lang w:val="ka-GE"/>
        </w:rPr>
        <w:t>ით და აქვს შემდეგი სახე:</w:t>
      </w:r>
    </w:p>
    <w:p w:rsidRPr="00873A09" w:rsidR="00755BC9" w:rsidP="00755BC9" w:rsidRDefault="00755BC9" w14:paraId="783392A9" w14:textId="77777777">
      <w:pPr>
        <w:jc w:val="both"/>
        <w:rPr>
          <w:rFonts w:ascii="Courier New" w:hAnsi="Courier New" w:cs="Courier New"/>
          <w:sz w:val="20"/>
          <w:szCs w:val="20"/>
        </w:rPr>
      </w:pPr>
      <w:r w:rsidRPr="00873A09">
        <w:rPr>
          <w:rFonts w:ascii="Courier New" w:hAnsi="Courier New" w:cs="Courier New"/>
          <w:sz w:val="20"/>
          <w:szCs w:val="20"/>
        </w:rPr>
        <w:t>{</w:t>
      </w:r>
    </w:p>
    <w:p w:rsidRPr="00873A09" w:rsidR="00755BC9" w:rsidP="00755BC9" w:rsidRDefault="00755BC9" w14:paraId="6D8E4DDC" w14:textId="77777777">
      <w:pPr>
        <w:jc w:val="both"/>
        <w:rPr>
          <w:rFonts w:ascii="Courier New" w:hAnsi="Courier New" w:cs="Courier New"/>
          <w:sz w:val="20"/>
          <w:szCs w:val="20"/>
        </w:rPr>
      </w:pPr>
      <w:r w:rsidRPr="00873A09">
        <w:rPr>
          <w:rFonts w:ascii="Courier New" w:hAnsi="Courier New" w:cs="Courier New"/>
          <w:sz w:val="20"/>
          <w:szCs w:val="20"/>
        </w:rPr>
        <w:t xml:space="preserve">   "other":{</w:t>
      </w:r>
    </w:p>
    <w:p w:rsidRPr="00873A09" w:rsidR="00755BC9" w:rsidP="00755BC9" w:rsidRDefault="00755BC9" w14:paraId="074DE37E" w14:textId="77777777">
      <w:pPr>
        <w:jc w:val="both"/>
        <w:rPr>
          <w:rFonts w:ascii="Courier New" w:hAnsi="Courier New" w:cs="Courier New"/>
          <w:sz w:val="20"/>
          <w:szCs w:val="20"/>
        </w:rPr>
      </w:pPr>
      <w:r w:rsidRPr="00873A09">
        <w:rPr>
          <w:rFonts w:ascii="Courier New" w:hAnsi="Courier New" w:cs="Courier New"/>
          <w:sz w:val="20"/>
          <w:szCs w:val="20"/>
        </w:rPr>
        <w:t xml:space="preserve">      "identification":"012345678"</w:t>
      </w:r>
    </w:p>
    <w:p w:rsidRPr="00873A09" w:rsidR="00755BC9" w:rsidP="00755BC9" w:rsidRDefault="00755BC9" w14:paraId="521D01E9" w14:textId="77777777">
      <w:pPr>
        <w:jc w:val="both"/>
        <w:rPr>
          <w:rFonts w:ascii="Courier New" w:hAnsi="Courier New" w:cs="Courier New"/>
          <w:sz w:val="20"/>
          <w:szCs w:val="20"/>
        </w:rPr>
      </w:pPr>
      <w:r w:rsidRPr="00873A09">
        <w:rPr>
          <w:rFonts w:ascii="Courier New" w:hAnsi="Courier New" w:cs="Courier New"/>
          <w:sz w:val="20"/>
          <w:szCs w:val="20"/>
        </w:rPr>
        <w:t xml:space="preserve">   }</w:t>
      </w:r>
    </w:p>
    <w:p w:rsidRPr="00873A09" w:rsidR="00755BC9" w:rsidP="00755BC9" w:rsidRDefault="00755BC9" w14:paraId="3DDF16C5" w14:textId="77777777">
      <w:pPr>
        <w:jc w:val="both"/>
        <w:rPr>
          <w:rFonts w:ascii="Courier New" w:hAnsi="Courier New" w:cs="Courier New"/>
          <w:sz w:val="20"/>
          <w:szCs w:val="20"/>
        </w:rPr>
      </w:pPr>
      <w:r w:rsidRPr="00873A09">
        <w:rPr>
          <w:rFonts w:ascii="Courier New" w:hAnsi="Courier New" w:cs="Courier New"/>
          <w:sz w:val="20"/>
          <w:szCs w:val="20"/>
        </w:rPr>
        <w:t>}</w:t>
      </w:r>
    </w:p>
    <w:p w:rsidR="00755BC9" w:rsidP="00755BC9" w:rsidRDefault="00755BC9" w14:paraId="32795637" w14:textId="77777777">
      <w:pPr>
        <w:jc w:val="both"/>
        <w:rPr>
          <w:lang w:val="ka-GE"/>
        </w:rPr>
      </w:pPr>
      <w:r>
        <w:rPr>
          <w:lang w:val="ka-GE"/>
        </w:rPr>
        <w:t>ხაზინაში გადარიცხვის</w:t>
      </w:r>
      <w:r w:rsidRPr="00B64E75">
        <w:rPr>
          <w:rFonts w:ascii="Calibri" w:hAnsi="Calibri"/>
          <w:lang w:val="ka-GE"/>
        </w:rPr>
        <w:t xml:space="preserve"> შემთხვევაში</w:t>
      </w:r>
      <w:r>
        <w:rPr>
          <w:lang w:val="ka-GE"/>
        </w:rPr>
        <w:t xml:space="preserve"> </w:t>
      </w:r>
      <w:r w:rsidRPr="00873A09">
        <w:rPr>
          <w:b/>
          <w:bCs/>
          <w:lang w:val="ka-GE"/>
        </w:rPr>
        <w:t>აუცილებელია</w:t>
      </w:r>
      <w:r>
        <w:rPr>
          <w:lang w:val="ka-GE"/>
        </w:rPr>
        <w:t xml:space="preserve"> </w:t>
      </w:r>
      <w:r w:rsidRPr="0099558C">
        <w:rPr>
          <w:lang w:val="ka-GE"/>
        </w:rPr>
        <w:t>creditorAgent</w:t>
      </w:r>
      <w:r>
        <w:rPr>
          <w:lang w:val="ka-GE"/>
        </w:rPr>
        <w:t xml:space="preserve"> ელემენტი გამოიყენებდეს და მასში </w:t>
      </w:r>
      <w:r w:rsidRPr="00B64E75">
        <w:rPr>
          <w:rFonts w:ascii="Calibri" w:hAnsi="Calibri"/>
          <w:lang w:val="ka-GE"/>
        </w:rPr>
        <w:t>მნიშვნელობა იყოს</w:t>
      </w:r>
      <w:r>
        <w:rPr>
          <w:lang w:val="ka-GE"/>
        </w:rPr>
        <w:t xml:space="preserve"> </w:t>
      </w:r>
      <w:r>
        <w:t>TRESGE22 (</w:t>
      </w:r>
      <w:r>
        <w:rPr>
          <w:lang w:val="ka-GE"/>
        </w:rPr>
        <w:t xml:space="preserve">სახელმწიფო ხაზინის </w:t>
      </w:r>
      <w:r>
        <w:t>RTGS</w:t>
      </w:r>
      <w:r>
        <w:rPr>
          <w:lang w:val="ka-GE"/>
        </w:rPr>
        <w:t xml:space="preserve"> კოდი). </w:t>
      </w:r>
    </w:p>
    <w:p w:rsidRPr="00B64E75" w:rsidR="00DF716A" w:rsidP="007643F0" w:rsidRDefault="00DF716A" w14:paraId="5C67E166" w14:textId="7886F2FF">
      <w:pPr>
        <w:jc w:val="both"/>
        <w:rPr>
          <w:rFonts w:ascii="Calibri" w:hAnsi="Calibri"/>
          <w:lang w:val="ka-GE"/>
        </w:rPr>
      </w:pPr>
    </w:p>
    <w:p w:rsidR="00D3239D" w:rsidP="00E3281E" w:rsidRDefault="004342F2" w14:paraId="6C252A0E" w14:textId="29B40BA6">
      <w:pPr>
        <w:pStyle w:val="Heading3"/>
        <w:rPr>
          <w:lang w:val="ka-GE"/>
        </w:rPr>
      </w:pPr>
      <w:bookmarkStart w:name="_Toc160721648" w:id="37"/>
      <w:r>
        <w:rPr>
          <w:lang w:val="ka-GE"/>
        </w:rPr>
        <w:t xml:space="preserve">საგადამხდელო აგენტები რომლებიც არ იდენტიფიცირდებიან </w:t>
      </w:r>
      <w:r>
        <w:t>BICFI</w:t>
      </w:r>
      <w:r>
        <w:rPr>
          <w:lang w:val="ka-GE"/>
        </w:rPr>
        <w:t xml:space="preserve"> ტიპის კოდებით</w:t>
      </w:r>
      <w:bookmarkEnd w:id="37"/>
    </w:p>
    <w:p w:rsidRPr="00B64E75" w:rsidR="004342F2" w:rsidP="007643F0" w:rsidRDefault="004342F2" w14:paraId="7B2F970C" w14:textId="7BE201B8">
      <w:pPr>
        <w:jc w:val="both"/>
        <w:rPr>
          <w:rFonts w:ascii="Calibri" w:hAnsi="Calibri"/>
          <w:lang w:val="ka-GE"/>
        </w:rPr>
      </w:pPr>
      <w:r w:rsidRPr="00B64E75">
        <w:rPr>
          <w:rFonts w:ascii="Calibri" w:hAnsi="Calibri"/>
          <w:lang w:val="ka-GE"/>
        </w:rPr>
        <w:t>მხოლოდ იმ შემთხვევისთვის, როდესაც საგადამხდელო აგენტს</w:t>
      </w:r>
      <w:r w:rsidRPr="00B64E75" w:rsidR="00F9052D">
        <w:rPr>
          <w:rFonts w:ascii="Calibri" w:hAnsi="Calibri"/>
          <w:lang w:val="ka-GE"/>
        </w:rPr>
        <w:t xml:space="preserve"> არ გააჩნია </w:t>
      </w:r>
      <w:r w:rsidRPr="00B64E75" w:rsidR="00F9052D">
        <w:rPr>
          <w:rFonts w:ascii="Calibri" w:hAnsi="Calibri"/>
        </w:rPr>
        <w:t>BICFI</w:t>
      </w:r>
      <w:r w:rsidRPr="00B64E75" w:rsidR="00F9052D">
        <w:rPr>
          <w:rFonts w:ascii="Calibri" w:hAnsi="Calibri"/>
          <w:lang w:val="ka-GE"/>
        </w:rPr>
        <w:t xml:space="preserve"> კოდი, შესაძლოა ამსმპ მხარს უჭერდეს </w:t>
      </w:r>
      <w:r w:rsidRPr="00B64E75" w:rsidR="00F9052D">
        <w:rPr>
          <w:rFonts w:ascii="Calibri" w:hAnsi="Calibri"/>
        </w:rPr>
        <w:t>AccountReference</w:t>
      </w:r>
      <w:r w:rsidRPr="00B64E75" w:rsidR="00F9052D">
        <w:rPr>
          <w:rFonts w:ascii="Calibri" w:hAnsi="Calibri"/>
          <w:lang w:val="ka-GE"/>
        </w:rPr>
        <w:t xml:space="preserve"> ტიპის გაფართოებულ ფორმატს</w:t>
      </w:r>
      <w:r w:rsidRPr="00B64E75" w:rsidR="00F72D08">
        <w:rPr>
          <w:rFonts w:ascii="Calibri" w:hAnsi="Calibri"/>
          <w:lang w:val="ka-GE"/>
        </w:rPr>
        <w:t>.</w:t>
      </w:r>
      <w:r w:rsidRPr="00B64E75">
        <w:rPr>
          <w:rFonts w:ascii="Calibri" w:hAnsi="Calibri"/>
          <w:lang w:val="ka-GE"/>
        </w:rPr>
        <w:t xml:space="preserve"> </w:t>
      </w:r>
      <w:r w:rsidRPr="00B64E75" w:rsidR="00F72D08">
        <w:rPr>
          <w:rFonts w:ascii="Calibri" w:hAnsi="Calibri"/>
          <w:lang w:val="ka-GE"/>
        </w:rPr>
        <w:t xml:space="preserve">თუ ამსმპ-სათვის ცნობილია </w:t>
      </w:r>
      <w:r w:rsidRPr="00B64E75" w:rsidR="00D1101F">
        <w:rPr>
          <w:rFonts w:ascii="Calibri" w:hAnsi="Calibri"/>
          <w:lang w:val="ka-GE"/>
        </w:rPr>
        <w:t xml:space="preserve">საგადამხდელო აგენტის </w:t>
      </w:r>
      <w:r w:rsidRPr="00B64E75" w:rsidR="00D1101F">
        <w:rPr>
          <w:rFonts w:ascii="Calibri" w:hAnsi="Calibri"/>
        </w:rPr>
        <w:t>BICFI</w:t>
      </w:r>
      <w:r w:rsidRPr="00B64E75" w:rsidR="00D1101F">
        <w:rPr>
          <w:rFonts w:ascii="Calibri" w:hAnsi="Calibri"/>
          <w:lang w:val="ka-GE"/>
        </w:rPr>
        <w:t xml:space="preserve"> კოდი, </w:t>
      </w:r>
      <w:r w:rsidRPr="00B64E75" w:rsidR="00D1101F">
        <w:rPr>
          <w:rFonts w:ascii="Calibri" w:hAnsi="Calibri"/>
          <w:b/>
          <w:lang w:val="ka-GE"/>
        </w:rPr>
        <w:t>აუცილებელია</w:t>
      </w:r>
      <w:r w:rsidRPr="00B64E75" w:rsidR="00D1101F">
        <w:rPr>
          <w:rFonts w:ascii="Calibri" w:hAnsi="Calibri"/>
          <w:lang w:val="ka-GE"/>
        </w:rPr>
        <w:t xml:space="preserve"> აღნიშნული კოდის გამოყენება. მათ შორის ისეთ შემთხვევაშიც, როდესაც ბრუნდება ისტორიული ინფორმაცია, რომელზედაც თავიდან </w:t>
      </w:r>
      <w:r w:rsidRPr="00B64E75" w:rsidR="00D1101F">
        <w:rPr>
          <w:rFonts w:ascii="Calibri" w:hAnsi="Calibri"/>
        </w:rPr>
        <w:t>BIFCI</w:t>
      </w:r>
      <w:r w:rsidRPr="00B64E75" w:rsidR="00D1101F">
        <w:rPr>
          <w:rFonts w:ascii="Calibri" w:hAnsi="Calibri"/>
          <w:lang w:val="ka-GE"/>
        </w:rPr>
        <w:t xml:space="preserve"> არ გამოიყენებოდა.</w:t>
      </w:r>
    </w:p>
    <w:p w:rsidRPr="00B64E75" w:rsidR="00D1101F" w:rsidP="007643F0" w:rsidRDefault="00EF41E9" w14:paraId="2868DF30" w14:textId="78863397">
      <w:pPr>
        <w:jc w:val="both"/>
        <w:rPr>
          <w:rFonts w:ascii="Calibri" w:hAnsi="Calibri"/>
          <w:lang w:val="ka-GE"/>
        </w:rPr>
      </w:pPr>
      <w:r w:rsidRPr="00B64E75">
        <w:rPr>
          <w:rFonts w:ascii="Calibri" w:hAnsi="Calibri"/>
          <w:b/>
          <w:lang w:val="ka-GE"/>
        </w:rPr>
        <w:t>შესაძლოა</w:t>
      </w:r>
      <w:r w:rsidRPr="00B64E75">
        <w:rPr>
          <w:rFonts w:ascii="Calibri" w:hAnsi="Calibri"/>
          <w:lang w:val="ka-GE"/>
        </w:rPr>
        <w:t xml:space="preserve"> დოკუმენტის სამომავლო ვერსიებში ამ ქვეთავში დაემატოს სხვადასხვა კონკრეტული ტიპის საგადამხდელო აგენტისა და მათი ანგარიშების იდენტიფიკაციის წესი.</w:t>
      </w:r>
    </w:p>
    <w:p w:rsidRPr="00B64E75" w:rsidR="00465313" w:rsidP="007643F0" w:rsidRDefault="00465313" w14:paraId="5C4FAD76" w14:textId="77777777">
      <w:pPr>
        <w:jc w:val="both"/>
        <w:rPr>
          <w:rFonts w:ascii="Calibri" w:hAnsi="Calibri"/>
          <w:lang w:val="ka-GE"/>
        </w:rPr>
      </w:pPr>
    </w:p>
    <w:p w:rsidR="00BF6B87" w:rsidP="007643F0" w:rsidRDefault="00BF6B87" w14:paraId="2BCBDEC5" w14:textId="615612DF">
      <w:pPr>
        <w:jc w:val="both"/>
        <w:rPr>
          <w:lang w:val="ka-GE"/>
        </w:rPr>
      </w:pPr>
    </w:p>
    <w:p w:rsidR="009C36C6" w:rsidP="009C36C6" w:rsidRDefault="009C36C6" w14:paraId="3E1EE88D" w14:textId="1DEA2A2C">
      <w:pPr>
        <w:pStyle w:val="Heading2"/>
        <w:rPr>
          <w:lang w:val="ka-GE"/>
        </w:rPr>
      </w:pPr>
      <w:bookmarkStart w:name="_Toc160721649" w:id="38"/>
      <w:r>
        <w:rPr>
          <w:lang w:val="ka-GE"/>
        </w:rPr>
        <w:t>მულტისავალუტო ანგარიშები</w:t>
      </w:r>
      <w:bookmarkEnd w:id="38"/>
    </w:p>
    <w:p w:rsidR="009C36C6" w:rsidP="009C36C6" w:rsidRDefault="009C36C6" w14:paraId="3B60AF2E" w14:textId="1E06C466">
      <w:pPr>
        <w:jc w:val="both"/>
      </w:pPr>
      <w:r>
        <w:rPr>
          <w:lang w:val="ka-GE"/>
        </w:rPr>
        <w:t>საქართველოს კანონმდებლობის მიხედვით, მულტისავალუტო ანგარიში განიმარტება შემდეგნაირად:</w:t>
      </w:r>
    </w:p>
    <w:p w:rsidRPr="003D7BCC" w:rsidR="009C36C6" w:rsidP="003D7BCC" w:rsidRDefault="009C36C6" w14:paraId="04A92CF0" w14:textId="5C9BB688">
      <w:pPr>
        <w:pStyle w:val="Quote"/>
      </w:pPr>
      <w:r w:rsidRPr="003D7BCC">
        <w:t>ანგარიში, რომელზეც აღრიცხულია ფულადი სახსრები რამდენიმე ვალუტაში ცალ-ცალკე და რომელიც რაოდენობრივად წარმოადგენს ერთ ანგარიშს;</w:t>
      </w:r>
    </w:p>
    <w:p w:rsidR="003A16F5" w:rsidP="009C36C6" w:rsidRDefault="009C36C6" w14:paraId="0F5107DF" w14:textId="77777777">
      <w:pPr>
        <w:jc w:val="both"/>
        <w:rPr>
          <w:lang w:val="ka-GE"/>
        </w:rPr>
      </w:pPr>
      <w:r>
        <w:rPr>
          <w:lang w:val="ka-GE"/>
        </w:rPr>
        <w:t xml:space="preserve">ამ დოკუმენტის მიზნებისათვის </w:t>
      </w:r>
      <w:r w:rsidRPr="009C36C6">
        <w:rPr>
          <w:b/>
          <w:bCs/>
          <w:lang w:val="ka-GE"/>
        </w:rPr>
        <w:t>აუცილებელია</w:t>
      </w:r>
      <w:r>
        <w:rPr>
          <w:lang w:val="ka-GE"/>
        </w:rPr>
        <w:t xml:space="preserve"> ამსმპ-მა მულტისავალუტო ანგარიშად მიიჩნიოს მომხმარებლის ანგარიშების ნებისმიერი ისეთი ერთობლიობა, რომლებსაც ეს ამსმპ </w:t>
      </w:r>
      <w:r w:rsidR="003A16F5">
        <w:rPr>
          <w:lang w:val="ka-GE"/>
        </w:rPr>
        <w:t xml:space="preserve">სულ მცირე ერთ შემთხვევაში </w:t>
      </w:r>
      <w:r>
        <w:rPr>
          <w:lang w:val="ka-GE"/>
        </w:rPr>
        <w:t xml:space="preserve">აერთიანებს </w:t>
      </w:r>
      <w:r w:rsidR="003A16F5">
        <w:rPr>
          <w:lang w:val="ka-GE"/>
        </w:rPr>
        <w:t xml:space="preserve">და გაერთიანებული ფორმით წარუდგენს მოხმარებელს მის </w:t>
      </w:r>
      <w:r>
        <w:rPr>
          <w:lang w:val="ka-GE"/>
        </w:rPr>
        <w:t xml:space="preserve">მიერ მომხმარებლისთვის </w:t>
      </w:r>
      <w:r w:rsidR="003A16F5">
        <w:rPr>
          <w:lang w:val="ka-GE"/>
        </w:rPr>
        <w:t>სულ მცირე ერთ არხში</w:t>
      </w:r>
      <w:r>
        <w:rPr>
          <w:lang w:val="ka-GE"/>
        </w:rPr>
        <w:t xml:space="preserve"> (ინტერნეტ-ბანკი, მობილ ბანკი და სხვა)</w:t>
      </w:r>
      <w:r w:rsidR="003A16F5">
        <w:rPr>
          <w:lang w:val="ka-GE"/>
        </w:rPr>
        <w:t xml:space="preserve">. </w:t>
      </w:r>
    </w:p>
    <w:p w:rsidR="003A16F5" w:rsidP="009C36C6" w:rsidRDefault="003A16F5" w14:paraId="4906FC7C" w14:textId="03FCABA2">
      <w:pPr>
        <w:jc w:val="both"/>
        <w:rPr>
          <w:lang w:val="ka-GE"/>
        </w:rPr>
      </w:pPr>
      <w:r>
        <w:rPr>
          <w:lang w:val="ka-GE"/>
        </w:rPr>
        <w:t>საერთო ანგარიშის ფორმით წარდგენის არაამომწურავი სია შემდეგია:</w:t>
      </w:r>
    </w:p>
    <w:p w:rsidR="00135665" w:rsidP="003A16F5" w:rsidRDefault="00135665" w14:paraId="508425D0" w14:textId="2CB59B66">
      <w:pPr>
        <w:pStyle w:val="ListParagraph"/>
        <w:numPr>
          <w:ilvl w:val="0"/>
          <w:numId w:val="52"/>
        </w:numPr>
        <w:jc w:val="both"/>
        <w:rPr>
          <w:lang w:val="ka-GE"/>
        </w:rPr>
      </w:pPr>
      <w:r>
        <w:rPr>
          <w:lang w:val="ka-GE"/>
        </w:rPr>
        <w:t>ანგარიშების სიაში საერთო სახით ჩვენება (იმ შემთხვევაში, თუ საუბარია ანარიშების სიაზე და არა, მაგალითად, „ჯამური აქტივების“ და „ჯამური ვალდებულებების“ მსგავს ჯამურ ინფორმაციაზე)</w:t>
      </w:r>
    </w:p>
    <w:p w:rsidR="00356759" w:rsidP="003A16F5" w:rsidRDefault="003A16F5" w14:paraId="5DE578FA" w14:textId="77777777">
      <w:pPr>
        <w:pStyle w:val="ListParagraph"/>
        <w:numPr>
          <w:ilvl w:val="0"/>
          <w:numId w:val="52"/>
        </w:numPr>
        <w:jc w:val="both"/>
        <w:rPr>
          <w:lang w:val="ka-GE"/>
        </w:rPr>
      </w:pPr>
      <w:r>
        <w:rPr>
          <w:lang w:val="ka-GE"/>
        </w:rPr>
        <w:t xml:space="preserve">დაჯამებული ნაშთის </w:t>
      </w:r>
      <w:r w:rsidR="00135665">
        <w:rPr>
          <w:lang w:val="ka-GE"/>
        </w:rPr>
        <w:t>გამოტანა</w:t>
      </w:r>
    </w:p>
    <w:p w:rsidR="009C36C6" w:rsidP="003A16F5" w:rsidRDefault="003A16F5" w14:paraId="5CB65785" w14:textId="5B657279">
      <w:pPr>
        <w:pStyle w:val="ListParagraph"/>
        <w:numPr>
          <w:ilvl w:val="0"/>
          <w:numId w:val="52"/>
        </w:numPr>
        <w:jc w:val="both"/>
        <w:rPr>
          <w:lang w:val="ka-GE"/>
        </w:rPr>
      </w:pPr>
      <w:r>
        <w:rPr>
          <w:lang w:val="ka-GE"/>
        </w:rPr>
        <w:t xml:space="preserve">დაჯამებული ნაშთის </w:t>
      </w:r>
      <w:r w:rsidR="00135665">
        <w:rPr>
          <w:lang w:val="ka-GE"/>
        </w:rPr>
        <w:t>გამოტანა</w:t>
      </w:r>
      <w:r w:rsidR="004867D7">
        <w:t xml:space="preserve"> </w:t>
      </w:r>
      <w:r w:rsidR="004867D7">
        <w:rPr>
          <w:lang w:val="ka-GE"/>
        </w:rPr>
        <w:t>(იმ შემთხვევაში, თუ საუბარია ანარიშების კონკრეტულ ჯგუფზე და არა, მაგალითად, „ჯამური აქტივების“ და „ჯამური ვალდებულებების“ მსგავს ჯამურ ინფორმაციაზე)</w:t>
      </w:r>
    </w:p>
    <w:p w:rsidR="003A16F5" w:rsidP="003A16F5" w:rsidRDefault="003A16F5" w14:paraId="0A91FB87" w14:textId="66883FCC">
      <w:pPr>
        <w:pStyle w:val="ListParagraph"/>
        <w:numPr>
          <w:ilvl w:val="0"/>
          <w:numId w:val="52"/>
        </w:numPr>
        <w:jc w:val="both"/>
        <w:rPr>
          <w:lang w:val="ka-GE"/>
        </w:rPr>
      </w:pPr>
      <w:r>
        <w:rPr>
          <w:lang w:val="ka-GE"/>
        </w:rPr>
        <w:t>გაერთიანებული ამონაწერის მიღების შესაძლებლობა</w:t>
      </w:r>
    </w:p>
    <w:p w:rsidRPr="003A16F5" w:rsidR="003A16F5" w:rsidP="003A16F5" w:rsidRDefault="003A16F5" w14:paraId="140458EB" w14:textId="499CA63F">
      <w:pPr>
        <w:pStyle w:val="ListParagraph"/>
        <w:numPr>
          <w:ilvl w:val="0"/>
          <w:numId w:val="52"/>
        </w:numPr>
        <w:jc w:val="both"/>
        <w:rPr>
          <w:lang w:val="ka-GE"/>
        </w:rPr>
      </w:pPr>
      <w:r>
        <w:rPr>
          <w:lang w:val="ka-GE"/>
        </w:rPr>
        <w:t xml:space="preserve">ნებისმიერი ტიპის ოპერაციის გატარებისას გაერთიანებაში შემავალი ანგარიშის ამორჩევა ხდება ავტომატურად, წინასწარ გაწერილი სცენარით (მაგ. პრიორიტეტებით) ან მის გარეშე. აღნიშნული არ ვრცელდება იმ შემთხვევაზე, როდესაც სხვადასხვა ტიპის ოპერაციებზე (მაგ. თანხის გამოტანაზე და თანხის შეტანაზე) ანგარიშების სხვადასხვა სიმრავლეა წინასწარ </w:t>
      </w:r>
      <w:r w:rsidR="00135665">
        <w:rPr>
          <w:lang w:val="ka-GE"/>
        </w:rPr>
        <w:t>დადგენილი.</w:t>
      </w:r>
    </w:p>
    <w:p w:rsidRPr="003D7BCC" w:rsidR="009C36C6" w:rsidP="007643F0" w:rsidRDefault="003D7BCC" w14:paraId="24E561C1" w14:textId="77D9E5C7">
      <w:pPr>
        <w:jc w:val="both"/>
        <w:rPr>
          <w:lang w:val="ka-GE"/>
        </w:rPr>
      </w:pPr>
      <w:r w:rsidRPr="003D7BCC">
        <w:rPr>
          <w:b/>
          <w:bCs/>
          <w:i/>
          <w:iCs/>
          <w:u w:val="single"/>
          <w:lang w:val="ka-GE"/>
        </w:rPr>
        <w:t>შენიშვნა:</w:t>
      </w:r>
      <w:r>
        <w:rPr>
          <w:lang w:val="ka-GE"/>
        </w:rPr>
        <w:t xml:space="preserve"> მიუხედავად იმისა რომ დამკვიდრებული პრაქტიკით მულტისავალუტო ანგარიშებში შემავალ ანგარიშებს, როგორც წესი, ერთიდაიგივე </w:t>
      </w:r>
      <w:r>
        <w:t>IBAN</w:t>
      </w:r>
      <w:r>
        <w:rPr>
          <w:lang w:val="ka-GE"/>
        </w:rPr>
        <w:t xml:space="preserve"> გააჩნიათ, ამ თავის მიზნებისათვის </w:t>
      </w:r>
      <w:r>
        <w:t>IBAN</w:t>
      </w:r>
      <w:r>
        <w:rPr>
          <w:lang w:val="ka-GE"/>
        </w:rPr>
        <w:t xml:space="preserve">-ების იგივეობა ავტომატურად არ ნიშნავს რომ ანგარიშები მულტისავალუტო ანგარიშს მიეკუთვნება. მეტიც, ზოგიერთ შემთხვევაში მულტისავალუტო ანგარიშში ერთიანდებიან ისეთი ანგარიშებიც, რომლებსაც </w:t>
      </w:r>
      <w:r>
        <w:t>IBAN</w:t>
      </w:r>
      <w:r>
        <w:rPr>
          <w:lang w:val="ka-GE"/>
        </w:rPr>
        <w:t xml:space="preserve"> განსხვავებული აქვთ.</w:t>
      </w:r>
    </w:p>
    <w:p w:rsidR="00D63BD7" w:rsidP="00D63BD7" w:rsidRDefault="00D63BD7" w14:paraId="608E179A" w14:textId="5BF668E9">
      <w:pPr>
        <w:pStyle w:val="Heading1"/>
        <w:rPr>
          <w:lang w:val="ka-GE"/>
        </w:rPr>
      </w:pPr>
      <w:bookmarkStart w:name="_Toc48665688" w:id="39"/>
      <w:bookmarkStart w:name="_Toc48665728" w:id="40"/>
      <w:bookmarkStart w:name="_Toc48666870" w:id="41"/>
      <w:bookmarkStart w:name="_Ref70595573" w:id="42"/>
      <w:bookmarkStart w:name="_Toc160721650" w:id="43"/>
      <w:bookmarkEnd w:id="39"/>
      <w:bookmarkEnd w:id="40"/>
      <w:bookmarkEnd w:id="41"/>
      <w:r w:rsidRPr="1F51C7DE">
        <w:rPr>
          <w:lang w:val="ka-GE"/>
        </w:rPr>
        <w:t xml:space="preserve">გადახდის </w:t>
      </w:r>
      <w:r w:rsidRPr="1F51C7DE" w:rsidR="00064D1F">
        <w:rPr>
          <w:lang w:val="ka-GE"/>
        </w:rPr>
        <w:t>ინიციირებ</w:t>
      </w:r>
      <w:r w:rsidRPr="1F51C7DE">
        <w:rPr>
          <w:lang w:val="ka-GE"/>
        </w:rPr>
        <w:t>ის მომსახურება</w:t>
      </w:r>
      <w:bookmarkEnd w:id="42"/>
      <w:bookmarkEnd w:id="43"/>
    </w:p>
    <w:p w:rsidR="00D63BD7" w:rsidP="00EC7D00" w:rsidRDefault="003E5980" w14:paraId="3D72C942" w14:textId="172F6919">
      <w:pPr>
        <w:jc w:val="both"/>
        <w:rPr>
          <w:lang w:val="ka-GE"/>
        </w:rPr>
      </w:pPr>
      <w:r>
        <w:rPr>
          <w:lang w:val="ka-GE"/>
        </w:rPr>
        <w:t xml:space="preserve">ეს </w:t>
      </w:r>
      <w:r w:rsidR="00225112">
        <w:rPr>
          <w:lang w:val="ka-GE"/>
        </w:rPr>
        <w:t>თავი</w:t>
      </w:r>
      <w:r>
        <w:rPr>
          <w:lang w:val="ka-GE"/>
        </w:rPr>
        <w:t xml:space="preserve"> განსაზღვრავს </w:t>
      </w:r>
      <w:r w:rsidR="00D536B5">
        <w:rPr>
          <w:lang w:val="ka-GE"/>
        </w:rPr>
        <w:t xml:space="preserve">გადახდის </w:t>
      </w:r>
      <w:r w:rsidR="00064D1F">
        <w:rPr>
          <w:lang w:val="ka-GE"/>
        </w:rPr>
        <w:t>ინიციირებ</w:t>
      </w:r>
      <w:r w:rsidR="00D536B5">
        <w:rPr>
          <w:lang w:val="ka-GE"/>
        </w:rPr>
        <w:t>ის მომსახურებას სხვადასხვა ტიპის სა</w:t>
      </w:r>
      <w:r w:rsidR="004D5E7F">
        <w:rPr>
          <w:lang w:val="ka-GE"/>
        </w:rPr>
        <w:t>გადახდო სერვისებისა და პროდუქტებისათვის.</w:t>
      </w:r>
      <w:r w:rsidR="00EC7D00">
        <w:rPr>
          <w:lang w:val="ka-GE"/>
        </w:rPr>
        <w:t xml:space="preserve"> საგადახდო სერვისების ჩამონათვალი სტანდარტულია და მიჰყვება </w:t>
      </w:r>
      <w:sdt>
        <w:sdtPr>
          <w:rPr>
            <w:rFonts w:ascii="Calibri" w:hAnsi="Calibri"/>
            <w:lang w:val="ka-GE"/>
          </w:rPr>
          <w:id w:val="-1892420841"/>
          <w:citation/>
        </w:sdtPr>
        <w:sdtEndPr/>
        <w:sdtContent>
          <w:r w:rsidR="00C76481">
            <w:rPr>
              <w:rFonts w:ascii="Calibri" w:hAnsi="Calibri"/>
              <w:lang w:val="ka-GE"/>
            </w:rPr>
            <w:fldChar w:fldCharType="begin"/>
          </w:r>
          <w:r w:rsidR="00C76481">
            <w:rPr>
              <w:rFonts w:ascii="Calibri" w:hAnsi="Calibri"/>
            </w:rPr>
            <w:instrText xml:space="preserve">CITATION oFAIGCom \l 1033 </w:instrText>
          </w:r>
          <w:r w:rsidR="00C76481">
            <w:rPr>
              <w:rFonts w:ascii="Calibri" w:hAnsi="Calibri"/>
              <w:lang w:val="ka-GE"/>
            </w:rPr>
            <w:fldChar w:fldCharType="separate"/>
          </w:r>
          <w:r w:rsidRPr="00FB34DB" w:rsidR="00FB34DB">
            <w:rPr>
              <w:rFonts w:ascii="Calibri" w:hAnsi="Calibri"/>
              <w:noProof/>
            </w:rPr>
            <w:t>(1)</w:t>
          </w:r>
          <w:r w:rsidR="00C76481">
            <w:rPr>
              <w:rFonts w:ascii="Calibri" w:hAnsi="Calibri"/>
              <w:lang w:val="ka-GE"/>
            </w:rPr>
            <w:fldChar w:fldCharType="end"/>
          </w:r>
        </w:sdtContent>
      </w:sdt>
      <w:r w:rsidR="00EC7D00">
        <w:rPr>
          <w:lang w:val="ka-GE"/>
        </w:rPr>
        <w:t>-ს, ხოლო პროდუქტებ</w:t>
      </w:r>
      <w:r w:rsidR="005F50C1">
        <w:rPr>
          <w:lang w:val="ka-GE"/>
        </w:rPr>
        <w:t xml:space="preserve">ი და მათი ინფორმაცია შედგენილია საქართველოს სპეციფიკის შესაბამისად. </w:t>
      </w:r>
    </w:p>
    <w:p w:rsidRPr="00E65FD8" w:rsidR="00C82A10" w:rsidP="007A0E73" w:rsidRDefault="00C82A10" w14:paraId="5F70D763" w14:textId="552AB974">
      <w:pPr>
        <w:jc w:val="both"/>
        <w:rPr>
          <w:rFonts w:eastAsia="Times New Roman" w:cstheme="minorHAnsi"/>
          <w:lang w:val="ka-GE"/>
        </w:rPr>
      </w:pPr>
      <w:r w:rsidRPr="00E3281E">
        <w:rPr>
          <w:lang w:val="ka-GE"/>
        </w:rPr>
        <w:t xml:space="preserve">გადახდის </w:t>
      </w:r>
      <w:r w:rsidR="00064D1F">
        <w:rPr>
          <w:lang w:val="ka-GE"/>
        </w:rPr>
        <w:t>ინიციირებ</w:t>
      </w:r>
      <w:r w:rsidRPr="00E3281E">
        <w:rPr>
          <w:lang w:val="ka-GE"/>
        </w:rPr>
        <w:t xml:space="preserve">ის </w:t>
      </w:r>
      <w:r w:rsidRPr="00B64E75" w:rsidR="00F4272C">
        <w:rPr>
          <w:rFonts w:ascii="Calibri" w:hAnsi="Calibri"/>
          <w:lang w:val="ka-GE"/>
        </w:rPr>
        <w:t>მომსახურებას</w:t>
      </w:r>
      <w:r w:rsidRPr="00E3281E" w:rsidR="00F4272C">
        <w:rPr>
          <w:lang w:val="ka-GE"/>
        </w:rPr>
        <w:t xml:space="preserve"> </w:t>
      </w:r>
      <w:r w:rsidRPr="00E3281E">
        <w:rPr>
          <w:lang w:val="ka-GE"/>
        </w:rPr>
        <w:t xml:space="preserve">უზრუნველყოფს გადახდის </w:t>
      </w:r>
      <w:r w:rsidR="00064D1F">
        <w:rPr>
          <w:lang w:val="ka-GE"/>
        </w:rPr>
        <w:t>ინიციირებ</w:t>
      </w:r>
      <w:r w:rsidRPr="00E3281E">
        <w:rPr>
          <w:lang w:val="ka-GE"/>
        </w:rPr>
        <w:t xml:space="preserve">ის მომსახურე პროვაიდერი (გიმპ).  </w:t>
      </w:r>
      <w:r w:rsidRPr="00B64E75" w:rsidR="00CC5F2C">
        <w:rPr>
          <w:rFonts w:ascii="Calibri" w:hAnsi="Calibri"/>
          <w:lang w:val="ka-GE"/>
        </w:rPr>
        <w:t>ამ თავში განსაზღვრული</w:t>
      </w:r>
      <w:r w:rsidRPr="00E3281E" w:rsidR="00CC5F2C">
        <w:rPr>
          <w:lang w:val="ka-GE"/>
        </w:rPr>
        <w:t xml:space="preserve"> სერვის</w:t>
      </w:r>
      <w:r w:rsidRPr="00B64E75" w:rsidR="00CC5F2C">
        <w:rPr>
          <w:rFonts w:ascii="Calibri" w:hAnsi="Calibri"/>
          <w:lang w:val="ka-GE"/>
        </w:rPr>
        <w:t>ები</w:t>
      </w:r>
      <w:r w:rsidRPr="00E3281E" w:rsidR="00CC5F2C">
        <w:rPr>
          <w:lang w:val="ka-GE"/>
        </w:rPr>
        <w:t xml:space="preserve"> </w:t>
      </w:r>
      <w:r w:rsidRPr="00E3281E">
        <w:rPr>
          <w:lang w:val="ka-GE"/>
        </w:rPr>
        <w:t xml:space="preserve">გადახდის </w:t>
      </w:r>
      <w:r w:rsidR="00064D1F">
        <w:rPr>
          <w:lang w:val="ka-GE"/>
        </w:rPr>
        <w:t>ინიციირებ</w:t>
      </w:r>
      <w:r w:rsidRPr="00E3281E">
        <w:rPr>
          <w:lang w:val="ka-GE"/>
        </w:rPr>
        <w:t xml:space="preserve">ის მომსახურების პროვაიდერს </w:t>
      </w:r>
      <w:r w:rsidRPr="00E3281E" w:rsidR="00DC4866">
        <w:rPr>
          <w:lang w:val="ka-GE"/>
        </w:rPr>
        <w:t>აძლევ</w:t>
      </w:r>
      <w:r w:rsidRPr="00B64E75" w:rsidR="00DC4866">
        <w:rPr>
          <w:rFonts w:ascii="Calibri" w:hAnsi="Calibri"/>
          <w:lang w:val="ka-GE"/>
        </w:rPr>
        <w:t xml:space="preserve">ენ საშუალებას,  </w:t>
      </w:r>
      <w:r w:rsidRPr="00B64E75" w:rsidR="00F079D1">
        <w:rPr>
          <w:rFonts w:ascii="Calibri" w:hAnsi="Calibri"/>
          <w:lang w:val="ka-GE"/>
        </w:rPr>
        <w:t xml:space="preserve">ღია ბანკინგის </w:t>
      </w:r>
      <w:r w:rsidRPr="00B64E75" w:rsidR="00DC4866">
        <w:rPr>
          <w:rFonts w:ascii="Calibri" w:hAnsi="Calibri"/>
          <w:lang w:val="ka-GE"/>
        </w:rPr>
        <w:t>ანგარიშ</w:t>
      </w:r>
      <w:r w:rsidRPr="00B64E75" w:rsidR="00C95FDE">
        <w:rPr>
          <w:rFonts w:ascii="Calibri" w:hAnsi="Calibri"/>
          <w:lang w:val="ka-GE"/>
        </w:rPr>
        <w:t>ებ</w:t>
      </w:r>
      <w:r w:rsidRPr="00B64E75" w:rsidR="00DC4866">
        <w:rPr>
          <w:rFonts w:ascii="Calibri" w:hAnsi="Calibri"/>
          <w:lang w:val="ka-GE"/>
        </w:rPr>
        <w:t xml:space="preserve">იდან განახორციელონ გადახდის ოპერაციები, </w:t>
      </w:r>
      <w:r w:rsidRPr="00B64E75" w:rsidR="00C95FDE">
        <w:rPr>
          <w:rFonts w:ascii="Calibri" w:hAnsi="Calibri"/>
          <w:lang w:val="ka-GE"/>
        </w:rPr>
        <w:t>სმმ-ის დასტურის საფუძველზე.</w:t>
      </w:r>
      <w:r w:rsidRPr="00B64E75" w:rsidR="00800785">
        <w:rPr>
          <w:rFonts w:ascii="Calibri" w:hAnsi="Calibri"/>
          <w:lang w:val="ka-GE"/>
        </w:rPr>
        <w:t xml:space="preserve"> დასტურის მიღების მექანიზმები მოცემულია ამავე თავში და მის ქვეთავებში.</w:t>
      </w:r>
    </w:p>
    <w:p w:rsidRPr="00B64E75" w:rsidR="00C82A10" w:rsidP="00C82A10" w:rsidRDefault="008F19C7" w14:paraId="0BCC006D" w14:textId="42234BC4">
      <w:pPr>
        <w:jc w:val="both"/>
        <w:rPr>
          <w:rFonts w:ascii="Calibri" w:hAnsi="Calibri" w:eastAsia="Times New Roman" w:cstheme="minorHAnsi"/>
          <w:lang w:val="ka-GE"/>
        </w:rPr>
      </w:pPr>
      <w:r w:rsidRPr="00B64E75">
        <w:rPr>
          <w:rFonts w:ascii="Calibri" w:hAnsi="Calibri" w:eastAsia="Times New Roman" w:cstheme="minorHAnsi"/>
          <w:lang w:val="ka-GE"/>
        </w:rPr>
        <w:t>ამ თავში მოცემული ს</w:t>
      </w:r>
      <w:r w:rsidRPr="00B64E75" w:rsidR="00800785">
        <w:rPr>
          <w:rFonts w:ascii="Calibri" w:hAnsi="Calibri" w:eastAsia="Times New Roman" w:cstheme="minorHAnsi"/>
          <w:lang w:val="ka-GE"/>
        </w:rPr>
        <w:t>ე</w:t>
      </w:r>
      <w:r w:rsidRPr="00B64E75" w:rsidR="00587B3E">
        <w:rPr>
          <w:rFonts w:ascii="Calibri" w:hAnsi="Calibri" w:eastAsia="Times New Roman" w:cstheme="minorHAnsi"/>
          <w:lang w:val="ka-GE"/>
        </w:rPr>
        <w:t>რვისები ითვალისწინებენ იმ შესაძლებლობას, რომ გ</w:t>
      </w:r>
      <w:r w:rsidRPr="00E65FD8" w:rsidR="00C82A10">
        <w:rPr>
          <w:rFonts w:eastAsia="Times New Roman" w:cstheme="minorHAnsi"/>
          <w:lang w:val="ka-GE"/>
        </w:rPr>
        <w:t xml:space="preserve">ადახდის </w:t>
      </w:r>
      <w:r w:rsidR="00064D1F">
        <w:rPr>
          <w:rFonts w:eastAsia="Times New Roman" w:cstheme="minorHAnsi"/>
          <w:lang w:val="ka-GE"/>
        </w:rPr>
        <w:t>ინიციირებ</w:t>
      </w:r>
      <w:r w:rsidRPr="00E65FD8" w:rsidR="00C82A10">
        <w:rPr>
          <w:rFonts w:eastAsia="Times New Roman" w:cstheme="minorHAnsi"/>
          <w:lang w:val="ka-GE"/>
        </w:rPr>
        <w:t xml:space="preserve">ამდე მესამე მხარის პროვაიდერს (გადახდის </w:t>
      </w:r>
      <w:r w:rsidR="00064D1F">
        <w:rPr>
          <w:rFonts w:eastAsia="Times New Roman" w:cstheme="minorHAnsi"/>
          <w:lang w:val="ka-GE"/>
        </w:rPr>
        <w:t>ინიციირებ</w:t>
      </w:r>
      <w:r w:rsidRPr="00E65FD8" w:rsidR="00C82A10">
        <w:rPr>
          <w:rFonts w:eastAsia="Times New Roman" w:cstheme="minorHAnsi"/>
          <w:lang w:val="ka-GE"/>
        </w:rPr>
        <w:t xml:space="preserve">ის მომსახურე პროვაიდერს) </w:t>
      </w:r>
      <w:r w:rsidRPr="00B64E75">
        <w:rPr>
          <w:rFonts w:ascii="Calibri" w:hAnsi="Calibri" w:eastAsia="Times New Roman" w:cstheme="minorHAnsi"/>
          <w:lang w:val="ka-GE"/>
        </w:rPr>
        <w:t xml:space="preserve">ასევე </w:t>
      </w:r>
      <w:r w:rsidRPr="00E65FD8" w:rsidR="00C82A10">
        <w:rPr>
          <w:rFonts w:eastAsia="Times New Roman" w:cstheme="minorHAnsi"/>
          <w:lang w:val="ka-GE"/>
        </w:rPr>
        <w:t>მოპოვებული ჰქონდეს საგადახდო მომსახურების მომხმარებლისგან გაცხადებული თანხმობა მის ანგარიშებზე წვდომ</w:t>
      </w:r>
      <w:r w:rsidRPr="00B64E75" w:rsidR="00800785">
        <w:rPr>
          <w:rFonts w:ascii="Calibri" w:hAnsi="Calibri" w:eastAsia="Times New Roman" w:cstheme="minorHAnsi"/>
          <w:lang w:val="ka-GE"/>
        </w:rPr>
        <w:t>აზე</w:t>
      </w:r>
      <w:r w:rsidRPr="00B64E75" w:rsidR="0039561E">
        <w:rPr>
          <w:rFonts w:ascii="Calibri" w:hAnsi="Calibri" w:eastAsia="Times New Roman" w:cstheme="minorHAnsi"/>
          <w:lang w:val="ka-GE"/>
        </w:rPr>
        <w:t xml:space="preserve">, თუმცა </w:t>
      </w:r>
      <w:r w:rsidRPr="00B64E75">
        <w:rPr>
          <w:rFonts w:ascii="Calibri" w:hAnsi="Calibri" w:eastAsia="Times New Roman" w:cstheme="minorHAnsi"/>
          <w:lang w:val="ka-GE"/>
        </w:rPr>
        <w:t xml:space="preserve">ასევე მხარდაჭერილია ის </w:t>
      </w:r>
      <w:r w:rsidRPr="00B64E75" w:rsidR="00800785">
        <w:rPr>
          <w:rFonts w:ascii="Calibri" w:hAnsi="Calibri" w:eastAsia="Times New Roman" w:cstheme="minorHAnsi"/>
          <w:lang w:val="ka-GE"/>
        </w:rPr>
        <w:t>შემთხვევაც</w:t>
      </w:r>
      <w:r w:rsidRPr="00B64E75">
        <w:rPr>
          <w:rFonts w:ascii="Calibri" w:hAnsi="Calibri" w:eastAsia="Times New Roman" w:cstheme="minorHAnsi"/>
          <w:lang w:val="ka-GE"/>
        </w:rPr>
        <w:t>, როდესაც ამგვარი თანხმობა არ არსებობს</w:t>
      </w:r>
      <w:r w:rsidRPr="00B64E75" w:rsidR="00800785">
        <w:rPr>
          <w:rFonts w:ascii="Calibri" w:hAnsi="Calibri" w:eastAsia="Times New Roman" w:cstheme="minorHAnsi"/>
          <w:lang w:val="ka-GE"/>
        </w:rPr>
        <w:t>.</w:t>
      </w:r>
    </w:p>
    <w:p w:rsidRPr="007A0E73" w:rsidR="009B0107" w:rsidP="009B0107" w:rsidRDefault="00450556" w14:paraId="60C11AB6" w14:textId="2E6EB57D">
      <w:pPr>
        <w:jc w:val="both"/>
        <w:rPr>
          <w:rFonts w:ascii="Calibri" w:hAnsi="Calibri"/>
          <w:lang w:val="ka-GE"/>
        </w:rPr>
      </w:pPr>
      <w:commentRangeStart w:id="44"/>
      <w:r w:rsidRPr="00B64E75">
        <w:rPr>
          <w:rFonts w:ascii="Calibri" w:hAnsi="Calibri" w:eastAsia="Times New Roman" w:cstheme="minorHAnsi"/>
          <w:lang w:val="ka-GE"/>
        </w:rPr>
        <w:t xml:space="preserve">ეს დოკუმენტი </w:t>
      </w:r>
      <w:r w:rsidRPr="00B64E75" w:rsidR="00B07FBF">
        <w:rPr>
          <w:rFonts w:ascii="Calibri" w:hAnsi="Calibri" w:eastAsia="Times New Roman" w:cstheme="minorHAnsi"/>
          <w:lang w:val="ka-GE"/>
        </w:rPr>
        <w:t xml:space="preserve">არ არეგულირებს </w:t>
      </w:r>
      <w:r w:rsidRPr="00E65FD8" w:rsidR="009B0107">
        <w:rPr>
          <w:rFonts w:eastAsia="Times New Roman" w:cstheme="minorHAnsi"/>
          <w:lang w:val="ka-GE"/>
        </w:rPr>
        <w:t>მესამე მხარის პროვაიდერ</w:t>
      </w:r>
      <w:r w:rsidRPr="00B64E75">
        <w:rPr>
          <w:rFonts w:ascii="Calibri" w:hAnsi="Calibri" w:eastAsia="Times New Roman" w:cstheme="minorHAnsi"/>
          <w:lang w:val="ka-GE"/>
        </w:rPr>
        <w:t>ს</w:t>
      </w:r>
      <w:r w:rsidRPr="00E65FD8" w:rsidR="009B0107">
        <w:rPr>
          <w:rFonts w:eastAsia="Times New Roman" w:cstheme="minorHAnsi"/>
          <w:lang w:val="ka-GE"/>
        </w:rPr>
        <w:t xml:space="preserve"> (გადახდის </w:t>
      </w:r>
      <w:r w:rsidR="00064D1F">
        <w:rPr>
          <w:rFonts w:eastAsia="Times New Roman" w:cstheme="minorHAnsi"/>
          <w:lang w:val="ka-GE"/>
        </w:rPr>
        <w:t>ინიციირებ</w:t>
      </w:r>
      <w:r w:rsidRPr="00E65FD8" w:rsidR="009B0107">
        <w:rPr>
          <w:rFonts w:eastAsia="Times New Roman" w:cstheme="minorHAnsi"/>
          <w:lang w:val="ka-GE"/>
        </w:rPr>
        <w:t>ის მომსახურე პროვაიდერ</w:t>
      </w:r>
      <w:r w:rsidRPr="00B64E75" w:rsidR="009B0107">
        <w:rPr>
          <w:rFonts w:ascii="Calibri" w:hAnsi="Calibri" w:eastAsia="Times New Roman" w:cstheme="minorHAnsi"/>
          <w:lang w:val="ka-GE"/>
        </w:rPr>
        <w:t>ი</w:t>
      </w:r>
      <w:r w:rsidRPr="00E65FD8" w:rsidR="009B0107">
        <w:rPr>
          <w:rFonts w:eastAsia="Times New Roman" w:cstheme="minorHAnsi"/>
          <w:lang w:val="ka-GE"/>
        </w:rPr>
        <w:t xml:space="preserve">) </w:t>
      </w:r>
      <w:r w:rsidRPr="00B64E75" w:rsidR="00B07FBF">
        <w:rPr>
          <w:rFonts w:ascii="Calibri" w:hAnsi="Calibri" w:eastAsia="Times New Roman" w:cstheme="minorHAnsi"/>
          <w:lang w:val="ka-GE"/>
        </w:rPr>
        <w:t>და სმმ-ს შორის არსებულ ურთიერთობებს და გულისხმობს, რომ აღნიშნული ურთიერთობა სხვა რაიმე ფორმით (ხელშეკრულება, კანონმდებლობა და ა.შ.) არის დარეგულირებული.</w:t>
      </w:r>
      <w:commentRangeEnd w:id="44"/>
      <w:r w:rsidR="00FB278E">
        <w:rPr>
          <w:rStyle w:val="CommentReference"/>
        </w:rPr>
        <w:commentReference w:id="44"/>
      </w:r>
    </w:p>
    <w:p w:rsidR="006263C5" w:rsidP="006263C5" w:rsidRDefault="006263C5" w14:paraId="589D250D" w14:textId="77777777">
      <w:pPr>
        <w:jc w:val="both"/>
        <w:rPr>
          <w:lang w:val="ka-GE"/>
        </w:rPr>
      </w:pPr>
      <w:r>
        <w:rPr>
          <w:lang w:val="ka-GE"/>
        </w:rPr>
        <w:t xml:space="preserve">შესაბამისად, ყველა ბოლოწერტილის </w:t>
      </w:r>
      <w:r w:rsidRPr="00E3281E">
        <w:rPr>
          <w:lang w:val="ka-GE"/>
        </w:rPr>
        <w:t xml:space="preserve">(endpoint) </w:t>
      </w:r>
      <w:r>
        <w:rPr>
          <w:lang w:val="ka-GE"/>
        </w:rPr>
        <w:t xml:space="preserve">მისამართს აქვს ერთნაირი, სტანდარტული დასაწყისი: </w:t>
      </w:r>
      <w:r w:rsidRPr="00242092">
        <w:rPr>
          <w:lang w:val="ka-GE"/>
        </w:rPr>
        <w:t>/v</w:t>
      </w:r>
      <w:r>
        <w:rPr>
          <w:lang w:val="ka-GE"/>
        </w:rPr>
        <w:t>2</w:t>
      </w:r>
      <w:r w:rsidRPr="00242092">
        <w:rPr>
          <w:lang w:val="ka-GE"/>
        </w:rPr>
        <w:t>/{payment-service}/{payment-product}</w:t>
      </w:r>
      <w:r>
        <w:rPr>
          <w:lang w:val="ka-GE"/>
        </w:rPr>
        <w:t>.</w:t>
      </w:r>
    </w:p>
    <w:p w:rsidRPr="007A0E73" w:rsidR="009B0107" w:rsidP="00F4272C" w:rsidRDefault="009B0107" w14:paraId="716FEFBC" w14:textId="77777777">
      <w:pPr>
        <w:jc w:val="both"/>
        <w:rPr>
          <w:rFonts w:ascii="Calibri" w:hAnsi="Calibri"/>
          <w:lang w:val="ka-GE"/>
        </w:rPr>
      </w:pPr>
    </w:p>
    <w:p w:rsidR="00DB79C9" w:rsidP="00E3281E" w:rsidRDefault="00CA52A5" w14:paraId="6A8FA555" w14:textId="0B42F395">
      <w:pPr>
        <w:pStyle w:val="Heading2"/>
        <w:rPr>
          <w:lang w:val="ka-GE"/>
        </w:rPr>
      </w:pPr>
      <w:bookmarkStart w:name="_Ref70325590" w:id="45"/>
      <w:bookmarkStart w:name="_Toc160721651" w:id="46"/>
      <w:r>
        <w:rPr>
          <w:lang w:val="ka-GE"/>
        </w:rPr>
        <w:t xml:space="preserve">გადახდის </w:t>
      </w:r>
      <w:r w:rsidR="00064D1F">
        <w:rPr>
          <w:lang w:val="ka-GE"/>
        </w:rPr>
        <w:t>ინიციირებ</w:t>
      </w:r>
      <w:r>
        <w:rPr>
          <w:lang w:val="ka-GE"/>
        </w:rPr>
        <w:t xml:space="preserve">ის მომსახურების </w:t>
      </w:r>
      <w:bookmarkEnd w:id="45"/>
      <w:r w:rsidR="00E50765">
        <w:rPr>
          <w:lang w:val="ka-GE"/>
        </w:rPr>
        <w:t>კლასები</w:t>
      </w:r>
      <w:bookmarkEnd w:id="46"/>
    </w:p>
    <w:p w:rsidR="0095789E" w:rsidP="00EC7D00" w:rsidRDefault="0031176D" w14:paraId="7B527058" w14:textId="64A6F3A6">
      <w:pPr>
        <w:jc w:val="both"/>
        <w:rPr>
          <w:lang w:val="ka-GE"/>
        </w:rPr>
      </w:pPr>
      <w:r>
        <w:rPr>
          <w:lang w:val="ka-GE"/>
        </w:rPr>
        <w:t>ამ დოკუმენტის მიზნებისათვის, საგადახდო სერვისი (</w:t>
      </w:r>
      <w:r>
        <w:t>payment service)</w:t>
      </w:r>
      <w:r w:rsidR="0095789E">
        <w:rPr>
          <w:lang w:val="ka-GE"/>
        </w:rPr>
        <w:t xml:space="preserve"> იყოფა სამ კლასად:</w:t>
      </w:r>
    </w:p>
    <w:p w:rsidR="0095789E" w:rsidP="0095789E" w:rsidRDefault="00F64283" w14:paraId="5C52E192" w14:textId="404B9B09">
      <w:pPr>
        <w:pStyle w:val="ListParagraph"/>
        <w:numPr>
          <w:ilvl w:val="0"/>
          <w:numId w:val="53"/>
        </w:numPr>
        <w:jc w:val="both"/>
        <w:rPr>
          <w:lang w:val="ka-GE"/>
        </w:rPr>
      </w:pPr>
      <w:r>
        <w:rPr>
          <w:lang w:val="ka-GE"/>
        </w:rPr>
        <w:t xml:space="preserve">პირდაპირი </w:t>
      </w:r>
      <w:r w:rsidRPr="0095789E" w:rsidR="0095789E">
        <w:rPr>
          <w:lang w:val="ka-GE"/>
        </w:rPr>
        <w:t xml:space="preserve">გადახდები, რომლებიც საჭიროებენ მხოლოდ </w:t>
      </w:r>
      <w:r>
        <w:rPr>
          <w:lang w:val="ka-GE"/>
        </w:rPr>
        <w:t xml:space="preserve">ერთჯერად </w:t>
      </w:r>
      <w:r w:rsidRPr="0095789E" w:rsidR="0095789E">
        <w:rPr>
          <w:lang w:val="ka-GE"/>
        </w:rPr>
        <w:t>ინიციირებას</w:t>
      </w:r>
      <w:r>
        <w:rPr>
          <w:lang w:val="ka-GE"/>
        </w:rPr>
        <w:t xml:space="preserve"> რაც ასევე გულისხმობს ავტორიზაციას</w:t>
      </w:r>
    </w:p>
    <w:p w:rsidR="0095789E" w:rsidP="0095789E" w:rsidRDefault="00F64283" w14:paraId="1C1D1707" w14:textId="247735D1">
      <w:pPr>
        <w:pStyle w:val="ListParagraph"/>
        <w:numPr>
          <w:ilvl w:val="0"/>
          <w:numId w:val="53"/>
        </w:numPr>
        <w:jc w:val="both"/>
        <w:rPr>
          <w:lang w:val="ka-GE"/>
        </w:rPr>
      </w:pPr>
      <w:r>
        <w:rPr>
          <w:lang w:val="ka-GE"/>
        </w:rPr>
        <w:t xml:space="preserve">გადადებული </w:t>
      </w:r>
      <w:r w:rsidR="0095789E">
        <w:rPr>
          <w:lang w:val="ka-GE"/>
        </w:rPr>
        <w:t>გადახდები,</w:t>
      </w:r>
      <w:r>
        <w:rPr>
          <w:lang w:val="ka-GE"/>
        </w:rPr>
        <w:t xml:space="preserve"> </w:t>
      </w:r>
      <w:r w:rsidR="0095789E">
        <w:rPr>
          <w:lang w:val="ka-GE"/>
        </w:rPr>
        <w:t xml:space="preserve">რომლებიც საჭიროებენ </w:t>
      </w:r>
      <w:r>
        <w:rPr>
          <w:lang w:val="ka-GE"/>
        </w:rPr>
        <w:t xml:space="preserve">ჯერ </w:t>
      </w:r>
      <w:r w:rsidR="0095789E">
        <w:rPr>
          <w:lang w:val="ka-GE"/>
        </w:rPr>
        <w:t>ავტორიზებას და შემდ</w:t>
      </w:r>
      <w:r>
        <w:rPr>
          <w:lang w:val="ka-GE"/>
        </w:rPr>
        <w:t>ეგ</w:t>
      </w:r>
      <w:r w:rsidR="0095789E">
        <w:rPr>
          <w:lang w:val="ka-GE"/>
        </w:rPr>
        <w:t xml:space="preserve"> ინიციირებას</w:t>
      </w:r>
    </w:p>
    <w:p w:rsidRPr="0095789E" w:rsidR="00F64283" w:rsidP="0095789E" w:rsidRDefault="00F64283" w14:paraId="143980EC" w14:textId="19EDEFB4">
      <w:pPr>
        <w:pStyle w:val="ListParagraph"/>
        <w:numPr>
          <w:ilvl w:val="0"/>
          <w:numId w:val="53"/>
        </w:numPr>
        <w:jc w:val="both"/>
        <w:rPr>
          <w:lang w:val="ka-GE"/>
        </w:rPr>
      </w:pPr>
      <w:r>
        <w:rPr>
          <w:lang w:val="ka-GE"/>
        </w:rPr>
        <w:t>განმეორებადი გადახდები, რომლებიც საჭიროებენ ჯერ ავტორიზებას და შემდეგ ინიციირებას.</w:t>
      </w:r>
    </w:p>
    <w:p w:rsidR="0095789E" w:rsidP="00EC7D00" w:rsidRDefault="0095789E" w14:paraId="39435863" w14:textId="77777777">
      <w:pPr>
        <w:jc w:val="both"/>
        <w:rPr>
          <w:lang w:val="ka-GE"/>
        </w:rPr>
      </w:pPr>
    </w:p>
    <w:p w:rsidRPr="0095789E" w:rsidR="00151C11" w:rsidP="00151C11" w:rsidRDefault="00151C11" w14:paraId="6A0E1A26" w14:textId="700D2894">
      <w:pPr>
        <w:pStyle w:val="Heading3"/>
        <w:rPr>
          <w:lang w:val="ka-GE"/>
        </w:rPr>
      </w:pPr>
      <w:bookmarkStart w:name="_Ref159424364" w:id="47"/>
      <w:bookmarkStart w:name="_Toc160721652" w:id="48"/>
      <w:r>
        <w:rPr>
          <w:lang w:val="ka-GE"/>
        </w:rPr>
        <w:t>პირდაპირი გადახდის კლასი</w:t>
      </w:r>
      <w:bookmarkEnd w:id="47"/>
      <w:bookmarkEnd w:id="48"/>
    </w:p>
    <w:p w:rsidR="0031176D" w:rsidP="00EC7D00" w:rsidRDefault="00F64283" w14:paraId="03A30F30" w14:textId="42DB43EF">
      <w:pPr>
        <w:jc w:val="both"/>
        <w:rPr>
          <w:lang w:val="ka-GE"/>
        </w:rPr>
      </w:pPr>
      <w:r>
        <w:rPr>
          <w:lang w:val="ka-GE"/>
        </w:rPr>
        <w:t>პირდაპირი გადახდების მომსახურების ტიპებია</w:t>
      </w:r>
      <w:r w:rsidR="00F26216">
        <w:rPr>
          <w:lang w:val="ka-GE"/>
        </w:rPr>
        <w:t>:</w:t>
      </w:r>
    </w:p>
    <w:p w:rsidR="0031176D" w:rsidP="00746190" w:rsidRDefault="003425E3" w14:paraId="039389FF" w14:textId="253F7C3A">
      <w:pPr>
        <w:numPr>
          <w:ilvl w:val="0"/>
          <w:numId w:val="23"/>
        </w:numPr>
        <w:jc w:val="both"/>
        <w:rPr>
          <w:lang w:val="ka-GE"/>
        </w:rPr>
      </w:pPr>
      <w:r>
        <w:t xml:space="preserve">payments </w:t>
      </w:r>
      <w:r>
        <w:rPr>
          <w:lang w:val="ka-GE"/>
        </w:rPr>
        <w:t>- ერთეულოვანი გადახდ</w:t>
      </w:r>
      <w:r w:rsidR="00F50B00">
        <w:rPr>
          <w:lang w:val="ka-GE"/>
        </w:rPr>
        <w:t>ები</w:t>
      </w:r>
      <w:r w:rsidR="00B45659">
        <w:rPr>
          <w:lang w:val="ka-GE"/>
        </w:rPr>
        <w:t xml:space="preserve">, განსაზღვრულია </w:t>
      </w:r>
      <w:sdt>
        <w:sdtPr>
          <w:rPr>
            <w:lang w:val="ka-GE"/>
          </w:rPr>
          <w:id w:val="249473114"/>
          <w:citation/>
        </w:sdtPr>
        <w:sdtEndPr/>
        <w:sdtContent>
          <w:r w:rsidR="00B45659">
            <w:rPr>
              <w:lang w:val="ka-GE"/>
            </w:rPr>
            <w:fldChar w:fldCharType="begin"/>
          </w:r>
          <w:r w:rsidR="00B45659">
            <w:rPr>
              <w:lang w:val="ka-GE"/>
            </w:rPr>
            <w:instrText xml:space="preserve"> CITATION oFAIGCom \l 1079 </w:instrText>
          </w:r>
          <w:r w:rsidR="00B45659">
            <w:rPr>
              <w:lang w:val="ka-GE"/>
            </w:rPr>
            <w:fldChar w:fldCharType="separate"/>
          </w:r>
          <w:r w:rsidR="00B45659">
            <w:rPr>
              <w:noProof/>
              <w:lang w:val="ka-GE"/>
            </w:rPr>
            <w:t>(1)</w:t>
          </w:r>
          <w:r w:rsidR="00B45659">
            <w:rPr>
              <w:lang w:val="ka-GE"/>
            </w:rPr>
            <w:fldChar w:fldCharType="end"/>
          </w:r>
        </w:sdtContent>
      </w:sdt>
      <w:r w:rsidR="00B45659">
        <w:rPr>
          <w:lang w:val="ka-GE"/>
        </w:rPr>
        <w:t>-</w:t>
      </w:r>
      <w:r w:rsidRPr="00B85C2B" w:rsidR="00B45659">
        <w:rPr>
          <w:lang w:val="ka-GE"/>
        </w:rPr>
        <w:t xml:space="preserve">ის </w:t>
      </w:r>
      <w:r w:rsidR="00B45659">
        <w:rPr>
          <w:lang w:val="ka-GE"/>
        </w:rPr>
        <w:t>3</w:t>
      </w:r>
      <w:r w:rsidRPr="00B85C2B" w:rsidR="00B45659">
        <w:rPr>
          <w:lang w:val="ka-GE"/>
        </w:rPr>
        <w:t>.</w:t>
      </w:r>
      <w:r w:rsidR="00B45659">
        <w:rPr>
          <w:lang w:val="ka-GE"/>
        </w:rPr>
        <w:t>4.1</w:t>
      </w:r>
      <w:r w:rsidRPr="00B85C2B" w:rsidR="00B45659">
        <w:rPr>
          <w:lang w:val="ka-GE"/>
        </w:rPr>
        <w:t xml:space="preserve"> თავის მიხედვით</w:t>
      </w:r>
      <w:r w:rsidR="00B45659">
        <w:t>.</w:t>
      </w:r>
      <w:r w:rsidR="002961B0">
        <w:rPr>
          <w:lang w:val="ka-GE"/>
        </w:rPr>
        <w:t xml:space="preserve"> მხარდაჭერა </w:t>
      </w:r>
      <w:r w:rsidRPr="002961B0" w:rsidR="002961B0">
        <w:rPr>
          <w:b/>
          <w:bCs/>
          <w:lang w:val="ka-GE"/>
        </w:rPr>
        <w:t>აუცილებელია</w:t>
      </w:r>
      <w:r w:rsidR="002961B0">
        <w:rPr>
          <w:lang w:val="ka-GE"/>
        </w:rPr>
        <w:t>.</w:t>
      </w:r>
    </w:p>
    <w:p w:rsidR="003425E3" w:rsidP="00746190" w:rsidRDefault="00F50B00" w14:paraId="12E6D3A0" w14:textId="0DE15CD9">
      <w:pPr>
        <w:numPr>
          <w:ilvl w:val="0"/>
          <w:numId w:val="23"/>
        </w:numPr>
        <w:jc w:val="both"/>
        <w:rPr>
          <w:lang w:val="ka-GE"/>
        </w:rPr>
      </w:pPr>
      <w:r>
        <w:t xml:space="preserve">bulk-payments </w:t>
      </w:r>
      <w:r>
        <w:rPr>
          <w:lang w:val="ka-GE"/>
        </w:rPr>
        <w:t>- პაკეტური გადახდები</w:t>
      </w:r>
      <w:r w:rsidR="002961B0">
        <w:rPr>
          <w:lang w:val="ka-GE"/>
        </w:rPr>
        <w:t xml:space="preserve">, განსაზღვრულია </w:t>
      </w:r>
      <w:sdt>
        <w:sdtPr>
          <w:rPr>
            <w:lang w:val="ka-GE"/>
          </w:rPr>
          <w:id w:val="-1404058875"/>
          <w:citation/>
        </w:sdtPr>
        <w:sdtEndPr/>
        <w:sdtContent>
          <w:r w:rsidR="002961B0">
            <w:rPr>
              <w:lang w:val="ka-GE"/>
            </w:rPr>
            <w:fldChar w:fldCharType="begin"/>
          </w:r>
          <w:r w:rsidR="002961B0">
            <w:rPr>
              <w:lang w:val="ka-GE"/>
            </w:rPr>
            <w:instrText xml:space="preserve"> CITATION oFAIGCom \l 1079 </w:instrText>
          </w:r>
          <w:r w:rsidR="002961B0">
            <w:rPr>
              <w:lang w:val="ka-GE"/>
            </w:rPr>
            <w:fldChar w:fldCharType="separate"/>
          </w:r>
          <w:r w:rsidR="002961B0">
            <w:rPr>
              <w:noProof/>
              <w:lang w:val="ka-GE"/>
            </w:rPr>
            <w:t>(1)</w:t>
          </w:r>
          <w:r w:rsidR="002961B0">
            <w:rPr>
              <w:lang w:val="ka-GE"/>
            </w:rPr>
            <w:fldChar w:fldCharType="end"/>
          </w:r>
        </w:sdtContent>
      </w:sdt>
      <w:r w:rsidR="002961B0">
        <w:rPr>
          <w:lang w:val="ka-GE"/>
        </w:rPr>
        <w:t>-</w:t>
      </w:r>
      <w:r w:rsidRPr="00B85C2B" w:rsidR="002961B0">
        <w:rPr>
          <w:lang w:val="ka-GE"/>
        </w:rPr>
        <w:t xml:space="preserve">ის </w:t>
      </w:r>
      <w:r w:rsidR="002961B0">
        <w:rPr>
          <w:lang w:val="ka-GE"/>
        </w:rPr>
        <w:t>3</w:t>
      </w:r>
      <w:r w:rsidRPr="00B85C2B" w:rsidR="002961B0">
        <w:rPr>
          <w:lang w:val="ka-GE"/>
        </w:rPr>
        <w:t>.</w:t>
      </w:r>
      <w:r w:rsidR="002961B0">
        <w:rPr>
          <w:lang w:val="ka-GE"/>
        </w:rPr>
        <w:t>4.3</w:t>
      </w:r>
      <w:r w:rsidRPr="00B85C2B" w:rsidR="002961B0">
        <w:rPr>
          <w:lang w:val="ka-GE"/>
        </w:rPr>
        <w:t xml:space="preserve"> თავის მიხედვით</w:t>
      </w:r>
      <w:r w:rsidR="002961B0">
        <w:rPr>
          <w:lang w:val="ka-GE"/>
        </w:rPr>
        <w:t xml:space="preserve">. მხარდაჭერა </w:t>
      </w:r>
      <w:r w:rsidRPr="002961B0" w:rsidR="002961B0">
        <w:rPr>
          <w:b/>
          <w:bCs/>
          <w:lang w:val="ka-GE"/>
        </w:rPr>
        <w:t>აუცილებელია</w:t>
      </w:r>
      <w:r w:rsidR="002961B0">
        <w:rPr>
          <w:lang w:val="ka-GE"/>
        </w:rPr>
        <w:t>.</w:t>
      </w:r>
    </w:p>
    <w:p w:rsidR="00F50B00" w:rsidP="00746190" w:rsidRDefault="00F50B00" w14:paraId="252D3804" w14:textId="3FAE5260">
      <w:pPr>
        <w:numPr>
          <w:ilvl w:val="0"/>
          <w:numId w:val="23"/>
        </w:numPr>
        <w:jc w:val="both"/>
        <w:rPr>
          <w:lang w:val="ka-GE"/>
        </w:rPr>
      </w:pPr>
      <w:r>
        <w:t xml:space="preserve">periodic-payments - </w:t>
      </w:r>
      <w:r>
        <w:rPr>
          <w:lang w:val="ka-GE"/>
        </w:rPr>
        <w:t>მუდმივი საგადახდო დავალება</w:t>
      </w:r>
      <w:r w:rsidR="002961B0">
        <w:rPr>
          <w:lang w:val="ka-GE"/>
        </w:rPr>
        <w:t xml:space="preserve">, განსაზღვრულია </w:t>
      </w:r>
      <w:sdt>
        <w:sdtPr>
          <w:rPr>
            <w:lang w:val="ka-GE"/>
          </w:rPr>
          <w:id w:val="-316888695"/>
          <w:citation/>
        </w:sdtPr>
        <w:sdtEndPr/>
        <w:sdtContent>
          <w:r w:rsidR="002961B0">
            <w:rPr>
              <w:lang w:val="ka-GE"/>
            </w:rPr>
            <w:fldChar w:fldCharType="begin"/>
          </w:r>
          <w:r w:rsidR="002961B0">
            <w:rPr>
              <w:lang w:val="ka-GE"/>
            </w:rPr>
            <w:instrText xml:space="preserve"> CITATION oFAIGCom \l 1079 </w:instrText>
          </w:r>
          <w:r w:rsidR="002961B0">
            <w:rPr>
              <w:lang w:val="ka-GE"/>
            </w:rPr>
            <w:fldChar w:fldCharType="separate"/>
          </w:r>
          <w:r w:rsidR="002961B0">
            <w:rPr>
              <w:noProof/>
              <w:lang w:val="ka-GE"/>
            </w:rPr>
            <w:t>(1)</w:t>
          </w:r>
          <w:r w:rsidR="002961B0">
            <w:rPr>
              <w:lang w:val="ka-GE"/>
            </w:rPr>
            <w:fldChar w:fldCharType="end"/>
          </w:r>
        </w:sdtContent>
      </w:sdt>
      <w:r w:rsidR="002961B0">
        <w:rPr>
          <w:lang w:val="ka-GE"/>
        </w:rPr>
        <w:t>-</w:t>
      </w:r>
      <w:r w:rsidRPr="00B85C2B" w:rsidR="002961B0">
        <w:rPr>
          <w:lang w:val="ka-GE"/>
        </w:rPr>
        <w:t xml:space="preserve">ის </w:t>
      </w:r>
      <w:r w:rsidR="002961B0">
        <w:rPr>
          <w:lang w:val="ka-GE"/>
        </w:rPr>
        <w:t>3</w:t>
      </w:r>
      <w:r w:rsidRPr="00B85C2B" w:rsidR="002961B0">
        <w:rPr>
          <w:lang w:val="ka-GE"/>
        </w:rPr>
        <w:t>.</w:t>
      </w:r>
      <w:r w:rsidR="002961B0">
        <w:rPr>
          <w:lang w:val="ka-GE"/>
        </w:rPr>
        <w:t>4.</w:t>
      </w:r>
      <w:r w:rsidR="006E65AB">
        <w:rPr>
          <w:lang w:val="ka-GE"/>
        </w:rPr>
        <w:t>4</w:t>
      </w:r>
      <w:r w:rsidRPr="00B85C2B" w:rsidR="002961B0">
        <w:rPr>
          <w:lang w:val="ka-GE"/>
        </w:rPr>
        <w:t xml:space="preserve"> თავის მიხედვით</w:t>
      </w:r>
      <w:r w:rsidR="002961B0">
        <w:rPr>
          <w:lang w:val="ka-GE"/>
        </w:rPr>
        <w:t xml:space="preserve">. მხარდაჭერა </w:t>
      </w:r>
      <w:r w:rsidRPr="002961B0" w:rsidR="002961B0">
        <w:rPr>
          <w:b/>
          <w:bCs/>
          <w:lang w:val="ka-GE"/>
        </w:rPr>
        <w:t>არააუცილებელია</w:t>
      </w:r>
      <w:r w:rsidR="002961B0">
        <w:rPr>
          <w:lang w:val="ka-GE"/>
        </w:rPr>
        <w:t>.</w:t>
      </w:r>
    </w:p>
    <w:p w:rsidRPr="004B7143" w:rsidR="00FD5AB2" w:rsidP="00746190" w:rsidRDefault="00A70A4A" w14:paraId="6E972896" w14:textId="2FD9FB3F">
      <w:pPr>
        <w:numPr>
          <w:ilvl w:val="0"/>
          <w:numId w:val="23"/>
        </w:numPr>
        <w:jc w:val="both"/>
        <w:rPr>
          <w:lang w:val="ka-GE"/>
        </w:rPr>
      </w:pPr>
      <w:r w:rsidRPr="00A70A4A">
        <w:rPr>
          <w:lang w:val="ka-GE"/>
        </w:rPr>
        <w:t>secured-payments</w:t>
      </w:r>
      <w:r>
        <w:rPr>
          <w:lang w:val="ka-GE"/>
        </w:rPr>
        <w:t xml:space="preserve"> - გადახდები გარანტირებული შესრულებით</w:t>
      </w:r>
      <w:r w:rsidR="00FA1487">
        <w:rPr>
          <w:lang w:val="ka-GE"/>
        </w:rPr>
        <w:t xml:space="preserve">, განსაზღვრულია </w:t>
      </w:r>
      <w:sdt>
        <w:sdtPr>
          <w:rPr>
            <w:lang w:val="ka-GE"/>
          </w:rPr>
          <w:id w:val="1028836613"/>
          <w:citation/>
        </w:sdtPr>
        <w:sdtEndPr/>
        <w:sdtContent>
          <w:r w:rsidR="00FA1487">
            <w:rPr>
              <w:lang w:val="ka-GE"/>
            </w:rPr>
            <w:fldChar w:fldCharType="begin"/>
          </w:r>
          <w:r w:rsidR="00FA1487">
            <w:instrText xml:space="preserve"> CITATION oFAIGEPIS \l 1033 </w:instrText>
          </w:r>
          <w:r w:rsidR="00FA1487">
            <w:rPr>
              <w:lang w:val="ka-GE"/>
            </w:rPr>
            <w:fldChar w:fldCharType="separate"/>
          </w:r>
          <w:r w:rsidR="00FA1487">
            <w:rPr>
              <w:noProof/>
            </w:rPr>
            <w:t>(2)</w:t>
          </w:r>
          <w:r w:rsidR="00FA1487">
            <w:rPr>
              <w:lang w:val="ka-GE"/>
            </w:rPr>
            <w:fldChar w:fldCharType="end"/>
          </w:r>
        </w:sdtContent>
      </w:sdt>
      <w:r w:rsidRPr="00B85C2B" w:rsidR="00FA1487">
        <w:rPr>
          <w:lang w:val="ka-GE"/>
        </w:rPr>
        <w:t>-ის 3</w:t>
      </w:r>
      <w:r w:rsidR="00FA1487">
        <w:rPr>
          <w:lang w:val="ka-GE"/>
        </w:rPr>
        <w:t>.3</w:t>
      </w:r>
      <w:r w:rsidRPr="00B85C2B" w:rsidR="00FA1487">
        <w:rPr>
          <w:lang w:val="ka-GE"/>
        </w:rPr>
        <w:t xml:space="preserve"> თავის მიხედვით</w:t>
      </w:r>
      <w:r w:rsidR="00FA1487">
        <w:rPr>
          <w:lang w:val="ka-GE"/>
        </w:rPr>
        <w:t xml:space="preserve">.  მხარდაჭერა </w:t>
      </w:r>
      <w:r w:rsidRPr="0069662B" w:rsidR="00FA1487">
        <w:rPr>
          <w:b/>
          <w:bCs/>
          <w:lang w:val="ka-GE"/>
        </w:rPr>
        <w:t>აუცილებელია.</w:t>
      </w:r>
    </w:p>
    <w:p w:rsidRPr="0095789E" w:rsidR="004B7143" w:rsidP="004B7143" w:rsidRDefault="004B7143" w14:paraId="225D1283" w14:textId="089E9CF8">
      <w:pPr>
        <w:jc w:val="both"/>
        <w:rPr>
          <w:lang w:val="ka-GE"/>
        </w:rPr>
      </w:pPr>
      <w:r>
        <w:t xml:space="preserve">secured </w:t>
      </w:r>
      <w:r w:rsidRPr="004B7143">
        <w:rPr>
          <w:lang w:val="ka-GE"/>
        </w:rPr>
        <w:t xml:space="preserve">ტიპის გადახდებში გადახდის ინიციირების გარანტირების მეთოდებზე იხილეთ </w:t>
      </w:r>
      <w:r w:rsidRPr="004B7143">
        <w:rPr>
          <w:lang w:val="ka-GE"/>
        </w:rPr>
        <w:fldChar w:fldCharType="begin"/>
      </w:r>
      <w:r w:rsidRPr="004B7143">
        <w:rPr>
          <w:lang w:val="ka-GE"/>
        </w:rPr>
        <w:instrText xml:space="preserve"> REF _Ref159423369 \r \h </w:instrText>
      </w:r>
      <w:r w:rsidRPr="004B7143">
        <w:rPr>
          <w:lang w:val="ka-GE"/>
        </w:rPr>
      </w:r>
      <w:r w:rsidRPr="004B7143">
        <w:rPr>
          <w:lang w:val="ka-GE"/>
        </w:rPr>
        <w:fldChar w:fldCharType="separate"/>
      </w:r>
      <w:r w:rsidRPr="004B7143">
        <w:rPr>
          <w:lang w:val="ka-GE"/>
        </w:rPr>
        <w:t>8.1.5</w:t>
      </w:r>
      <w:r w:rsidRPr="004B7143">
        <w:rPr>
          <w:lang w:val="ka-GE"/>
        </w:rPr>
        <w:fldChar w:fldCharType="end"/>
      </w:r>
      <w:r w:rsidRPr="004B7143">
        <w:rPr>
          <w:lang w:val="ka-GE"/>
        </w:rPr>
        <w:t xml:space="preserve"> თავი.</w:t>
      </w:r>
    </w:p>
    <w:p w:rsidR="00151C11" w:rsidP="00151C11" w:rsidRDefault="00151C11" w14:paraId="50102BA1" w14:textId="77777777">
      <w:pPr>
        <w:jc w:val="both"/>
        <w:rPr>
          <w:lang w:val="ka-GE"/>
        </w:rPr>
      </w:pPr>
    </w:p>
    <w:p w:rsidR="00F64283" w:rsidP="00151C11" w:rsidRDefault="00151C11" w14:paraId="43479898" w14:textId="05CAE07B">
      <w:pPr>
        <w:pStyle w:val="Heading3"/>
        <w:rPr>
          <w:lang w:val="ka-GE"/>
        </w:rPr>
      </w:pPr>
      <w:bookmarkStart w:name="_Toc160721653" w:id="49"/>
      <w:r>
        <w:rPr>
          <w:lang w:val="ka-GE"/>
        </w:rPr>
        <w:t>გადადებული გადახდების კლასი</w:t>
      </w:r>
      <w:bookmarkEnd w:id="49"/>
    </w:p>
    <w:p w:rsidR="008D77AD" w:rsidP="00151C11" w:rsidRDefault="0095789E" w14:paraId="299A3B2B" w14:textId="1C0124A1">
      <w:pPr>
        <w:jc w:val="both"/>
        <w:rPr>
          <w:lang w:val="ka-GE"/>
        </w:rPr>
      </w:pPr>
      <w:r w:rsidRPr="0095789E">
        <w:rPr>
          <w:lang w:val="ka-GE"/>
        </w:rPr>
        <w:t>გადადებული გადახდები</w:t>
      </w:r>
      <w:r w:rsidR="00F64283">
        <w:rPr>
          <w:lang w:val="ka-GE"/>
        </w:rPr>
        <w:t>ს მომსახურებ</w:t>
      </w:r>
      <w:r w:rsidR="008D77AD">
        <w:rPr>
          <w:lang w:val="ka-GE"/>
        </w:rPr>
        <w:t xml:space="preserve">ა გულისხმობს გადახდის ავტორიზაციისა და ინიციირების ფაზების გაყოფას.   </w:t>
      </w:r>
    </w:p>
    <w:p w:rsidRPr="0095789E" w:rsidR="0095789E" w:rsidP="00151C11" w:rsidRDefault="008D77AD" w14:paraId="166581CF" w14:textId="318237D8">
      <w:pPr>
        <w:jc w:val="both"/>
        <w:rPr>
          <w:lang w:val="ka-GE"/>
        </w:rPr>
      </w:pPr>
      <w:r>
        <w:rPr>
          <w:lang w:val="ka-GE"/>
        </w:rPr>
        <w:t>ამ კლასში შემავალი</w:t>
      </w:r>
      <w:r w:rsidR="00F64283">
        <w:rPr>
          <w:lang w:val="ka-GE"/>
        </w:rPr>
        <w:t xml:space="preserve"> ტიპებია:</w:t>
      </w:r>
    </w:p>
    <w:p w:rsidR="00FA1487" w:rsidP="00746190" w:rsidRDefault="0069662B" w14:paraId="41F05D03" w14:textId="2EB8BE40">
      <w:pPr>
        <w:numPr>
          <w:ilvl w:val="0"/>
          <w:numId w:val="23"/>
        </w:numPr>
        <w:jc w:val="both"/>
        <w:rPr>
          <w:lang w:val="ka-GE"/>
        </w:rPr>
      </w:pPr>
      <w:r w:rsidRPr="0069662B">
        <w:rPr>
          <w:lang w:val="ka-GE"/>
        </w:rPr>
        <w:t>deferred-payments</w:t>
      </w:r>
      <w:r w:rsidR="008D77AD">
        <w:rPr>
          <w:lang w:val="ka-GE"/>
        </w:rPr>
        <w:t xml:space="preserve"> - მარტივი გადადებული გადახდა, რომელიც არ გულისხმობს თანხის ბლოკირებას</w:t>
      </w:r>
      <w:r w:rsidR="00470166">
        <w:rPr>
          <w:lang w:val="ka-GE"/>
        </w:rPr>
        <w:t xml:space="preserve"> ან გადახდის სხვაგვარ გარანტირებას</w:t>
      </w:r>
      <w:r w:rsidR="008D77AD">
        <w:rPr>
          <w:lang w:val="ka-GE"/>
        </w:rPr>
        <w:t xml:space="preserve"> და დასაშვებია მხოლოდ ერთი ინიციირება. </w:t>
      </w:r>
    </w:p>
    <w:p w:rsidRPr="0069662B" w:rsidR="0069662B" w:rsidP="00746190" w:rsidRDefault="0069662B" w14:paraId="54C53D5C" w14:textId="64DE70D5">
      <w:pPr>
        <w:numPr>
          <w:ilvl w:val="0"/>
          <w:numId w:val="23"/>
        </w:numPr>
        <w:jc w:val="both"/>
        <w:rPr>
          <w:lang w:val="ka-GE"/>
        </w:rPr>
      </w:pPr>
      <w:r>
        <w:t>secured-deferred-payments</w:t>
      </w:r>
      <w:r w:rsidR="008D77AD">
        <w:rPr>
          <w:lang w:val="ka-GE"/>
        </w:rPr>
        <w:t xml:space="preserve"> - გარანტირებული მარტივი გადადებული გადახდა, რომელიც გულისხმობს თანხის ბლოკირებას</w:t>
      </w:r>
      <w:r w:rsidR="00470166">
        <w:rPr>
          <w:lang w:val="ka-GE"/>
        </w:rPr>
        <w:t xml:space="preserve"> ან გადახდის სხვაგვარ გარანტირებას</w:t>
      </w:r>
      <w:r w:rsidR="008D77AD">
        <w:rPr>
          <w:lang w:val="ka-GE"/>
        </w:rPr>
        <w:t xml:space="preserve"> და დასაშვებია მხოლოდ ერთი ინიციირება.</w:t>
      </w:r>
    </w:p>
    <w:p w:rsidRPr="0069662B" w:rsidR="0069662B" w:rsidP="00746190" w:rsidRDefault="0069662B" w14:paraId="4185FC6C" w14:textId="080DD78A">
      <w:pPr>
        <w:numPr>
          <w:ilvl w:val="0"/>
          <w:numId w:val="23"/>
        </w:numPr>
        <w:jc w:val="both"/>
        <w:rPr>
          <w:lang w:val="ka-GE"/>
        </w:rPr>
      </w:pPr>
      <w:r>
        <w:t>multiple-deferred-payments</w:t>
      </w:r>
      <w:r w:rsidR="008D77AD">
        <w:rPr>
          <w:lang w:val="ka-GE"/>
        </w:rPr>
        <w:t xml:space="preserve"> - გადადებული გადახდა, რომელიც არ გულისხმობს თანხის ბლოკირებას</w:t>
      </w:r>
      <w:r w:rsidR="00470166">
        <w:rPr>
          <w:lang w:val="ka-GE"/>
        </w:rPr>
        <w:t xml:space="preserve"> ან გადახდის სხვაგვარ გარანტირებას</w:t>
      </w:r>
      <w:r w:rsidR="008D77AD">
        <w:rPr>
          <w:lang w:val="ka-GE"/>
        </w:rPr>
        <w:t xml:space="preserve"> და დასაშვებია ავტორიზებული თანხის ნაწილ-ნაწილ გადახდის ინიციირება.</w:t>
      </w:r>
    </w:p>
    <w:p w:rsidR="008D77AD" w:rsidP="003D53FE" w:rsidRDefault="0069662B" w14:paraId="5D9661DC" w14:textId="64B49154">
      <w:pPr>
        <w:numPr>
          <w:ilvl w:val="0"/>
          <w:numId w:val="23"/>
        </w:numPr>
        <w:jc w:val="both"/>
        <w:rPr>
          <w:lang w:val="ka-GE"/>
        </w:rPr>
      </w:pPr>
      <w:r>
        <w:t>secured-multiple-deferred-payments</w:t>
      </w:r>
      <w:r w:rsidR="008D77AD">
        <w:rPr>
          <w:lang w:val="ka-GE"/>
        </w:rPr>
        <w:t xml:space="preserve"> - გარანტირებული გადახდა, რომელიც გულისხმობს თანხის ბლოკირებას</w:t>
      </w:r>
      <w:r w:rsidR="00470166">
        <w:rPr>
          <w:lang w:val="ka-GE"/>
        </w:rPr>
        <w:t xml:space="preserve"> ან გადახდის სხვაგვარ გარანტირებას</w:t>
      </w:r>
      <w:r w:rsidR="008D77AD">
        <w:rPr>
          <w:lang w:val="ka-GE"/>
        </w:rPr>
        <w:t xml:space="preserve"> და დასაშვებია ავტორიზებული თანხის ნაწილ-ნაწილ გადახდის ინიციირება.</w:t>
      </w:r>
    </w:p>
    <w:p w:rsidR="00F45016" w:rsidP="00F45016" w:rsidRDefault="00F45016" w14:paraId="701FE2A1" w14:textId="77777777">
      <w:pPr>
        <w:jc w:val="both"/>
        <w:rPr>
          <w:lang w:val="ka-GE"/>
        </w:rPr>
      </w:pPr>
    </w:p>
    <w:p w:rsidRPr="003D53FE" w:rsidR="00F45016" w:rsidP="00F45016" w:rsidRDefault="00F45016" w14:paraId="49A2B9C5" w14:textId="20F4D07A">
      <w:pPr>
        <w:jc w:val="both"/>
        <w:rPr>
          <w:lang w:val="ka-GE"/>
        </w:rPr>
      </w:pPr>
      <w:r>
        <w:rPr>
          <w:lang w:val="ka-GE"/>
        </w:rPr>
        <w:t xml:space="preserve">ყველას მხარდაჭერა </w:t>
      </w:r>
      <w:r w:rsidRPr="00F45016">
        <w:rPr>
          <w:b/>
          <w:bCs/>
          <w:lang w:val="ka-GE"/>
        </w:rPr>
        <w:t>აუცილებელია</w:t>
      </w:r>
      <w:r>
        <w:rPr>
          <w:lang w:val="ka-GE"/>
        </w:rPr>
        <w:t>.</w:t>
      </w:r>
    </w:p>
    <w:p w:rsidR="00504EB9" w:rsidP="008D77AD" w:rsidRDefault="00254880" w14:paraId="65BDDB8C" w14:textId="5CFF5CF0">
      <w:pPr>
        <w:jc w:val="both"/>
        <w:rPr>
          <w:lang w:val="ka-GE"/>
        </w:rPr>
      </w:pPr>
      <w:r w:rsidRPr="00254880">
        <w:rPr>
          <w:b/>
          <w:bCs/>
          <w:lang w:val="ka-GE"/>
        </w:rPr>
        <w:t>შესაძლოა</w:t>
      </w:r>
      <w:r>
        <w:rPr>
          <w:lang w:val="ka-GE"/>
        </w:rPr>
        <w:t xml:space="preserve"> </w:t>
      </w:r>
      <w:r>
        <w:t xml:space="preserve">API </w:t>
      </w:r>
      <w:r>
        <w:rPr>
          <w:lang w:val="ka-GE"/>
        </w:rPr>
        <w:t xml:space="preserve">კლიენტმა გადმოსცეს </w:t>
      </w:r>
      <w:r w:rsidRPr="00254880">
        <w:rPr>
          <w:lang w:val="ka-GE"/>
        </w:rPr>
        <w:t>requestedExpiryDateTime</w:t>
      </w:r>
      <w:r>
        <w:rPr>
          <w:lang w:val="ka-GE"/>
        </w:rPr>
        <w:t xml:space="preserve"> პარამეტრი, რაც მიუთითებს იმას თუ როდის უნდა გაუვიდეს დრო ავტორიზაციას/განიბლოკოს თანხა. ამსმპ-ს უფლება აქვს, არ გაითვალისწინოს აღნიშნული და დააწესოს ვადის გასვლის სხვა დრო, რომელიც </w:t>
      </w:r>
      <w:r w:rsidRPr="00254880">
        <w:rPr>
          <w:b/>
          <w:bCs/>
          <w:lang w:val="ka-GE"/>
        </w:rPr>
        <w:t>აუცილებელია</w:t>
      </w:r>
      <w:r>
        <w:rPr>
          <w:lang w:val="ka-GE"/>
        </w:rPr>
        <w:t xml:space="preserve"> დაბრუნდეს </w:t>
      </w:r>
      <w:r w:rsidRPr="00254880">
        <w:rPr>
          <w:lang w:val="ka-GE"/>
        </w:rPr>
        <w:t>expiryDateTime</w:t>
      </w:r>
      <w:r w:rsidR="003D53FE">
        <w:rPr>
          <w:lang w:val="ka-GE"/>
        </w:rPr>
        <w:t>.</w:t>
      </w:r>
    </w:p>
    <w:p w:rsidRPr="00504EB9" w:rsidR="00504EB9" w:rsidP="008D77AD" w:rsidRDefault="00504EB9" w14:paraId="440C2B01" w14:textId="640F55FC">
      <w:pPr>
        <w:jc w:val="both"/>
        <w:rPr>
          <w:lang w:val="ka-GE"/>
        </w:rPr>
      </w:pPr>
      <w:r>
        <w:t xml:space="preserve">secured </w:t>
      </w:r>
      <w:r>
        <w:rPr>
          <w:lang w:val="ka-GE"/>
        </w:rPr>
        <w:t xml:space="preserve">ტიპის გადახდებში გადახდის ინიციირების გარანტირების მეთოდებზე იხილეთ </w:t>
      </w:r>
      <w:r>
        <w:rPr>
          <w:lang w:val="ka-GE"/>
        </w:rPr>
        <w:fldChar w:fldCharType="begin"/>
      </w:r>
      <w:r>
        <w:rPr>
          <w:lang w:val="ka-GE"/>
        </w:rPr>
        <w:instrText xml:space="preserve"> REF _Ref159423369 \r \h </w:instrText>
      </w:r>
      <w:r>
        <w:rPr>
          <w:lang w:val="ka-GE"/>
        </w:rPr>
      </w:r>
      <w:r>
        <w:rPr>
          <w:lang w:val="ka-GE"/>
        </w:rPr>
        <w:fldChar w:fldCharType="separate"/>
      </w:r>
      <w:r>
        <w:rPr>
          <w:lang w:val="ka-GE"/>
        </w:rPr>
        <w:t>8.1.5</w:t>
      </w:r>
      <w:r>
        <w:rPr>
          <w:lang w:val="ka-GE"/>
        </w:rPr>
        <w:fldChar w:fldCharType="end"/>
      </w:r>
      <w:r>
        <w:rPr>
          <w:lang w:val="ka-GE"/>
        </w:rPr>
        <w:t xml:space="preserve"> თავი</w:t>
      </w:r>
      <w:r w:rsidR="003D53FE">
        <w:rPr>
          <w:lang w:val="ka-GE"/>
        </w:rPr>
        <w:t>.</w:t>
      </w:r>
    </w:p>
    <w:p w:rsidRPr="00254880" w:rsidR="00254880" w:rsidP="008D77AD" w:rsidRDefault="00254880" w14:paraId="45D897A2" w14:textId="77777777">
      <w:pPr>
        <w:jc w:val="both"/>
        <w:rPr>
          <w:lang w:val="ka-GE"/>
        </w:rPr>
      </w:pPr>
    </w:p>
    <w:p w:rsidR="00151C11" w:rsidP="00151C11" w:rsidRDefault="00151C11" w14:paraId="48E61AB5" w14:textId="578B2117">
      <w:pPr>
        <w:pStyle w:val="Heading3"/>
        <w:rPr>
          <w:lang w:val="ka-GE"/>
        </w:rPr>
      </w:pPr>
      <w:bookmarkStart w:name="_Toc160721654" w:id="50"/>
      <w:r>
        <w:rPr>
          <w:lang w:val="ka-GE"/>
        </w:rPr>
        <w:t>განმეორებადი გადახდების კლასი</w:t>
      </w:r>
      <w:bookmarkEnd w:id="50"/>
    </w:p>
    <w:p w:rsidRPr="0095789E" w:rsidR="0095789E" w:rsidP="00151C11" w:rsidRDefault="0095789E" w14:paraId="59EF39D6" w14:textId="73882451">
      <w:pPr>
        <w:jc w:val="both"/>
        <w:rPr>
          <w:lang w:val="ka-GE"/>
        </w:rPr>
      </w:pPr>
      <w:r>
        <w:rPr>
          <w:lang w:val="ka-GE"/>
        </w:rPr>
        <w:t>განმეორებადი გადახდები</w:t>
      </w:r>
      <w:r w:rsidR="00F64283">
        <w:rPr>
          <w:lang w:val="ka-GE"/>
        </w:rPr>
        <w:t>ს მომსახურების ტიპებია:</w:t>
      </w:r>
    </w:p>
    <w:p w:rsidRPr="0069662B" w:rsidR="0069662B" w:rsidP="00746190" w:rsidRDefault="0069662B" w14:paraId="74305AC9" w14:textId="200AA23E">
      <w:pPr>
        <w:numPr>
          <w:ilvl w:val="0"/>
          <w:numId w:val="23"/>
        </w:numPr>
        <w:jc w:val="both"/>
        <w:rPr>
          <w:lang w:val="ka-GE"/>
        </w:rPr>
      </w:pPr>
      <w:commentRangeStart w:id="51"/>
      <w:r>
        <w:t>recurring-payments</w:t>
      </w:r>
      <w:r>
        <w:rPr>
          <w:lang w:val="ka-GE"/>
        </w:rPr>
        <w:t xml:space="preserve">, , განსაზღვრულია </w:t>
      </w:r>
      <w:sdt>
        <w:sdtPr>
          <w:rPr>
            <w:lang w:val="ka-GE"/>
          </w:rPr>
          <w:id w:val="-1675186461"/>
          <w:citation/>
        </w:sdtPr>
        <w:sdtEndPr/>
        <w:sdtContent>
          <w:r>
            <w:rPr>
              <w:lang w:val="ka-GE"/>
            </w:rPr>
            <w:fldChar w:fldCharType="begin"/>
          </w:r>
          <w:r>
            <w:instrText xml:space="preserve"> CITATION oFAIGEPIS \l 1033 </w:instrText>
          </w:r>
          <w:r>
            <w:rPr>
              <w:lang w:val="ka-GE"/>
            </w:rPr>
            <w:fldChar w:fldCharType="separate"/>
          </w:r>
          <w:r>
            <w:rPr>
              <w:noProof/>
            </w:rPr>
            <w:t>(2)</w:t>
          </w:r>
          <w:r>
            <w:rPr>
              <w:lang w:val="ka-GE"/>
            </w:rPr>
            <w:fldChar w:fldCharType="end"/>
          </w:r>
        </w:sdtContent>
      </w:sdt>
      <w:r w:rsidRPr="00B85C2B">
        <w:rPr>
          <w:lang w:val="ka-GE"/>
        </w:rPr>
        <w:t>-ის 3</w:t>
      </w:r>
      <w:r>
        <w:rPr>
          <w:lang w:val="ka-GE"/>
        </w:rPr>
        <w:t>.7</w:t>
      </w:r>
      <w:r w:rsidRPr="00B85C2B">
        <w:rPr>
          <w:lang w:val="ka-GE"/>
        </w:rPr>
        <w:t xml:space="preserve"> თავის მიხედვით</w:t>
      </w:r>
      <w:r>
        <w:rPr>
          <w:lang w:val="ka-GE"/>
        </w:rPr>
        <w:t>.</w:t>
      </w:r>
      <w:commentRangeEnd w:id="51"/>
      <w:r w:rsidR="00F45016">
        <w:rPr>
          <w:rStyle w:val="CommentReference"/>
        </w:rPr>
        <w:commentReference w:id="51"/>
      </w:r>
      <w:r w:rsidR="00F45016">
        <w:rPr>
          <w:lang w:val="ka-GE"/>
        </w:rPr>
        <w:t xml:space="preserve"> მხარდაჭერა </w:t>
      </w:r>
      <w:r w:rsidRPr="00F45016" w:rsidR="00F45016">
        <w:rPr>
          <w:b/>
          <w:bCs/>
          <w:lang w:val="ka-GE"/>
        </w:rPr>
        <w:t>აუცილებელია</w:t>
      </w:r>
      <w:r w:rsidR="00F45016">
        <w:rPr>
          <w:lang w:val="ka-GE"/>
        </w:rPr>
        <w:t>.</w:t>
      </w:r>
    </w:p>
    <w:p w:rsidRPr="0069662B" w:rsidR="0069662B" w:rsidP="00746190" w:rsidRDefault="0069662B" w14:paraId="56974FE7" w14:textId="06DA3E5F">
      <w:pPr>
        <w:numPr>
          <w:ilvl w:val="0"/>
          <w:numId w:val="23"/>
        </w:numPr>
        <w:jc w:val="both"/>
        <w:rPr>
          <w:lang w:val="ka-GE"/>
        </w:rPr>
      </w:pPr>
      <w:r>
        <w:t>secured-recurring-payments</w:t>
      </w:r>
      <w:r>
        <w:rPr>
          <w:lang w:val="ka-GE"/>
        </w:rPr>
        <w:t xml:space="preserve">, , განსაზღვრულია </w:t>
      </w:r>
      <w:sdt>
        <w:sdtPr>
          <w:rPr>
            <w:lang w:val="ka-GE"/>
          </w:rPr>
          <w:id w:val="-241877512"/>
          <w:citation/>
        </w:sdtPr>
        <w:sdtEndPr/>
        <w:sdtContent>
          <w:r>
            <w:rPr>
              <w:lang w:val="ka-GE"/>
            </w:rPr>
            <w:fldChar w:fldCharType="begin"/>
          </w:r>
          <w:r>
            <w:instrText xml:space="preserve"> CITATION oFAIGEPIS \l 1033 </w:instrText>
          </w:r>
          <w:r>
            <w:rPr>
              <w:lang w:val="ka-GE"/>
            </w:rPr>
            <w:fldChar w:fldCharType="separate"/>
          </w:r>
          <w:r>
            <w:rPr>
              <w:noProof/>
            </w:rPr>
            <w:t>(2)</w:t>
          </w:r>
          <w:r>
            <w:rPr>
              <w:lang w:val="ka-GE"/>
            </w:rPr>
            <w:fldChar w:fldCharType="end"/>
          </w:r>
        </w:sdtContent>
      </w:sdt>
      <w:r w:rsidRPr="00B85C2B">
        <w:rPr>
          <w:lang w:val="ka-GE"/>
        </w:rPr>
        <w:t>-ის 3</w:t>
      </w:r>
      <w:r>
        <w:rPr>
          <w:lang w:val="ka-GE"/>
        </w:rPr>
        <w:t>.7</w:t>
      </w:r>
      <w:r w:rsidRPr="00B85C2B">
        <w:rPr>
          <w:lang w:val="ka-GE"/>
        </w:rPr>
        <w:t xml:space="preserve"> თავის მიხედვით</w:t>
      </w:r>
      <w:r w:rsidR="00F45016">
        <w:rPr>
          <w:lang w:val="ka-GE"/>
        </w:rPr>
        <w:t xml:space="preserve">, მხარდაჭერა </w:t>
      </w:r>
      <w:r w:rsidRPr="00F45016" w:rsidR="00F45016">
        <w:rPr>
          <w:b/>
          <w:bCs/>
          <w:lang w:val="ka-GE"/>
        </w:rPr>
        <w:t>არააუცილებელია</w:t>
      </w:r>
      <w:r>
        <w:rPr>
          <w:lang w:val="ka-GE"/>
        </w:rPr>
        <w:t>.</w:t>
      </w:r>
    </w:p>
    <w:p w:rsidRPr="0069662B" w:rsidR="0069662B" w:rsidP="00746190" w:rsidRDefault="0069662B" w14:paraId="2E26E02B" w14:textId="67314459">
      <w:pPr>
        <w:numPr>
          <w:ilvl w:val="0"/>
          <w:numId w:val="23"/>
        </w:numPr>
        <w:jc w:val="both"/>
        <w:rPr>
          <w:lang w:val="ka-GE"/>
        </w:rPr>
      </w:pPr>
      <w:commentRangeStart w:id="52"/>
      <w:r>
        <w:t>multiple-recurring-payments</w:t>
      </w:r>
      <w:r>
        <w:rPr>
          <w:lang w:val="ka-GE"/>
        </w:rPr>
        <w:t xml:space="preserve">, , განსაზღვრულია </w:t>
      </w:r>
      <w:sdt>
        <w:sdtPr>
          <w:rPr>
            <w:lang w:val="ka-GE"/>
          </w:rPr>
          <w:id w:val="332649380"/>
          <w:citation/>
        </w:sdtPr>
        <w:sdtEndPr/>
        <w:sdtContent>
          <w:r>
            <w:rPr>
              <w:lang w:val="ka-GE"/>
            </w:rPr>
            <w:fldChar w:fldCharType="begin"/>
          </w:r>
          <w:r>
            <w:instrText xml:space="preserve"> CITATION oFAIGEPIS \l 1033 </w:instrText>
          </w:r>
          <w:r>
            <w:rPr>
              <w:lang w:val="ka-GE"/>
            </w:rPr>
            <w:fldChar w:fldCharType="separate"/>
          </w:r>
          <w:r>
            <w:rPr>
              <w:noProof/>
            </w:rPr>
            <w:t>(2)</w:t>
          </w:r>
          <w:r>
            <w:rPr>
              <w:lang w:val="ka-GE"/>
            </w:rPr>
            <w:fldChar w:fldCharType="end"/>
          </w:r>
        </w:sdtContent>
      </w:sdt>
      <w:r w:rsidRPr="00B85C2B">
        <w:rPr>
          <w:lang w:val="ka-GE"/>
        </w:rPr>
        <w:t>-ის 3</w:t>
      </w:r>
      <w:r>
        <w:rPr>
          <w:lang w:val="ka-GE"/>
        </w:rPr>
        <w:t>.8</w:t>
      </w:r>
      <w:r w:rsidRPr="00B85C2B">
        <w:rPr>
          <w:lang w:val="ka-GE"/>
        </w:rPr>
        <w:t xml:space="preserve"> თავის მიხედვით</w:t>
      </w:r>
      <w:r>
        <w:rPr>
          <w:lang w:val="ka-GE"/>
        </w:rPr>
        <w:t>.</w:t>
      </w:r>
      <w:commentRangeEnd w:id="52"/>
      <w:r w:rsidR="00F45016">
        <w:rPr>
          <w:rStyle w:val="CommentReference"/>
        </w:rPr>
        <w:commentReference w:id="52"/>
      </w:r>
      <w:r w:rsidR="00F45016">
        <w:rPr>
          <w:lang w:val="ka-GE"/>
        </w:rPr>
        <w:t xml:space="preserve"> მხარდაჭერა </w:t>
      </w:r>
      <w:r w:rsidRPr="00F45016" w:rsidR="00F45016">
        <w:rPr>
          <w:b/>
          <w:bCs/>
          <w:lang w:val="ka-GE"/>
        </w:rPr>
        <w:t>აუცილებელია</w:t>
      </w:r>
      <w:r w:rsidR="00F45016">
        <w:rPr>
          <w:lang w:val="ka-GE"/>
        </w:rPr>
        <w:t>.</w:t>
      </w:r>
    </w:p>
    <w:p w:rsidR="0069662B" w:rsidP="0069662B" w:rsidRDefault="0069662B" w14:paraId="30691EE9" w14:textId="77777777">
      <w:pPr>
        <w:jc w:val="both"/>
        <w:rPr>
          <w:lang w:val="ka-GE"/>
        </w:rPr>
      </w:pPr>
    </w:p>
    <w:p w:rsidR="00151C11" w:rsidP="00151C11" w:rsidRDefault="00151C11" w14:paraId="13784452" w14:textId="71A6C319">
      <w:pPr>
        <w:pStyle w:val="Heading3"/>
        <w:rPr>
          <w:lang w:val="ka-GE"/>
        </w:rPr>
      </w:pPr>
      <w:bookmarkStart w:name="_Toc160721655" w:id="53"/>
      <w:r>
        <w:rPr>
          <w:lang w:val="ka-GE"/>
        </w:rPr>
        <w:t>ავტორიზაციისა და ინიციირების ფაზის გაყოფა გადადებული და განმეორებადი გადახდის კლასებისათვის</w:t>
      </w:r>
      <w:bookmarkEnd w:id="53"/>
    </w:p>
    <w:p w:rsidR="00980298" w:rsidP="00781971" w:rsidRDefault="00781971" w14:paraId="6A33E773" w14:textId="27144331">
      <w:pPr>
        <w:jc w:val="both"/>
        <w:rPr>
          <w:lang w:val="ka-GE"/>
        </w:rPr>
      </w:pPr>
      <w:r>
        <w:rPr>
          <w:lang w:val="ka-GE"/>
        </w:rPr>
        <w:t xml:space="preserve">გადახდის ავტორიზაციის ფაზის დროს </w:t>
      </w:r>
      <w:r>
        <w:t>API</w:t>
      </w:r>
      <w:r>
        <w:rPr>
          <w:lang w:val="ka-GE"/>
        </w:rPr>
        <w:t xml:space="preserve"> კლიენტი განსაზღვრავს საგადახდო დავალების პარამეტრებს და ხდება მომხმარებლის ავთენტიფიკაცია (მათ შორის ძლიერი ავთენტიფიკაცია, თუ ეს საჭიროა მარეგულირებელი კანონმდებლობის მიხედვით) და საგადახდო დავალების დადასტურება. ზუსტად ისევე, როგორც ეს ხდება </w:t>
      </w:r>
      <w:r>
        <w:rPr>
          <w:lang w:val="ka-GE"/>
        </w:rPr>
        <w:fldChar w:fldCharType="begin"/>
      </w:r>
      <w:r>
        <w:rPr>
          <w:lang w:val="ka-GE"/>
        </w:rPr>
        <w:instrText xml:space="preserve"> REF _Ref159424364 \r \h </w:instrText>
      </w:r>
      <w:r>
        <w:rPr>
          <w:lang w:val="ka-GE"/>
        </w:rPr>
      </w:r>
      <w:r>
        <w:rPr>
          <w:lang w:val="ka-GE"/>
        </w:rPr>
        <w:fldChar w:fldCharType="separate"/>
      </w:r>
      <w:r>
        <w:rPr>
          <w:lang w:val="ka-GE"/>
        </w:rPr>
        <w:t>8.1.1</w:t>
      </w:r>
      <w:r>
        <w:rPr>
          <w:lang w:val="ka-GE"/>
        </w:rPr>
        <w:fldChar w:fldCharType="end"/>
      </w:r>
      <w:r>
        <w:rPr>
          <w:lang w:val="ka-GE"/>
        </w:rPr>
        <w:t xml:space="preserve"> პირდაპირი გადახდის კლასის შემთხვევაში.</w:t>
      </w:r>
    </w:p>
    <w:p w:rsidR="00781971" w:rsidP="00781971" w:rsidRDefault="00781971" w14:paraId="2D24C2A8" w14:textId="789C0275">
      <w:pPr>
        <w:jc w:val="both"/>
        <w:rPr>
          <w:lang w:val="ka-GE"/>
        </w:rPr>
      </w:pPr>
      <w:r>
        <w:rPr>
          <w:lang w:val="ka-GE"/>
        </w:rPr>
        <w:t xml:space="preserve">იმ შემთხვევაში, როდესაც გადახდის ტიპი არის </w:t>
      </w:r>
      <w:r>
        <w:t xml:space="preserve">secured, </w:t>
      </w:r>
      <w:r>
        <w:rPr>
          <w:lang w:val="ka-GE"/>
        </w:rPr>
        <w:t xml:space="preserve">აუცილებელია ამსმპ-მა უზრუნველყოს რომ გადახდის ინიციირება მოხდეს. დეტალებისათვის იხილეთ </w:t>
      </w:r>
      <w:r>
        <w:rPr>
          <w:lang w:val="ka-GE"/>
        </w:rPr>
        <w:fldChar w:fldCharType="begin"/>
      </w:r>
      <w:r>
        <w:rPr>
          <w:lang w:val="ka-GE"/>
        </w:rPr>
        <w:instrText xml:space="preserve"> REF _Ref159423369 \r \h </w:instrText>
      </w:r>
      <w:r>
        <w:rPr>
          <w:lang w:val="ka-GE"/>
        </w:rPr>
      </w:r>
      <w:r>
        <w:rPr>
          <w:lang w:val="ka-GE"/>
        </w:rPr>
        <w:fldChar w:fldCharType="separate"/>
      </w:r>
      <w:r>
        <w:rPr>
          <w:lang w:val="ka-GE"/>
        </w:rPr>
        <w:t>8.1.5</w:t>
      </w:r>
      <w:r>
        <w:rPr>
          <w:lang w:val="ka-GE"/>
        </w:rPr>
        <w:fldChar w:fldCharType="end"/>
      </w:r>
      <w:r>
        <w:rPr>
          <w:lang w:val="ka-GE"/>
        </w:rPr>
        <w:t xml:space="preserve"> თავი.</w:t>
      </w:r>
    </w:p>
    <w:p w:rsidR="00FA5057" w:rsidP="00781971" w:rsidRDefault="00FA5057" w14:paraId="4311F0EB" w14:textId="77777777">
      <w:pPr>
        <w:jc w:val="both"/>
        <w:rPr>
          <w:lang w:val="ka-GE"/>
        </w:rPr>
      </w:pPr>
    </w:p>
    <w:p w:rsidR="46F5B0CC" w:rsidP="46F5B0CC" w:rsidRDefault="46F5B0CC" w14:paraId="3CED4AB6" w14:textId="5F725F96">
      <w:pPr>
        <w:jc w:val="both"/>
        <w:rPr>
          <w:ins w:author="Giorgi Sheklashvili" w:date="2024-03-11T07:50:00Z" w:id="54"/>
          <w:lang w:val="ka-GE"/>
        </w:rPr>
      </w:pPr>
    </w:p>
    <w:p w:rsidRPr="0021768B" w:rsidR="00FA5057" w:rsidP="00781971" w:rsidRDefault="00FA5057" w14:paraId="2860506D" w14:textId="28F2AA54">
      <w:pPr>
        <w:jc w:val="both"/>
      </w:pPr>
      <w:r>
        <w:rPr>
          <w:lang w:val="ka-GE"/>
        </w:rPr>
        <w:t xml:space="preserve">გადახდის ინიციირების ფაზის დროს არ ხდება </w:t>
      </w:r>
      <w:r w:rsidR="00FF4A4B">
        <w:rPr>
          <w:lang w:val="ka-GE"/>
        </w:rPr>
        <w:t xml:space="preserve">მომხმარებელთან არანაირი ურთიერთობა. </w:t>
      </w:r>
      <w:r w:rsidR="00FF4A4B">
        <w:t>API</w:t>
      </w:r>
      <w:r w:rsidR="00FF4A4B">
        <w:rPr>
          <w:lang w:val="ka-GE"/>
        </w:rPr>
        <w:t xml:space="preserve"> კლიენტი თავად უგზავნის ამსმპ-ს ყველა საჭირო ინფორმაციას.</w:t>
      </w:r>
    </w:p>
    <w:p w:rsidR="00504EB9" w:rsidP="00980298" w:rsidRDefault="00504EB9" w14:paraId="6BFE747A" w14:textId="77777777">
      <w:pPr>
        <w:rPr>
          <w:lang w:val="ka-GE"/>
        </w:rPr>
      </w:pPr>
    </w:p>
    <w:p w:rsidRPr="00980298" w:rsidR="00980298" w:rsidP="00980298" w:rsidRDefault="00980298" w14:paraId="03C37954" w14:textId="5BA5EAC8">
      <w:pPr>
        <w:pStyle w:val="Heading3"/>
        <w:rPr>
          <w:lang w:val="ka-GE"/>
        </w:rPr>
      </w:pPr>
      <w:bookmarkStart w:name="_Ref159423369" w:id="55"/>
      <w:bookmarkStart w:name="_Toc160721656" w:id="56"/>
      <w:r>
        <w:rPr>
          <w:lang w:val="ka-GE"/>
        </w:rPr>
        <w:t xml:space="preserve">გარანტირებული გადახდის </w:t>
      </w:r>
      <w:r w:rsidR="0069348F">
        <w:rPr>
          <w:lang w:val="ka-GE"/>
        </w:rPr>
        <w:t xml:space="preserve">შესრულების </w:t>
      </w:r>
      <w:r>
        <w:rPr>
          <w:lang w:val="ka-GE"/>
        </w:rPr>
        <w:t>უზრუნველყოფა</w:t>
      </w:r>
      <w:bookmarkEnd w:id="55"/>
      <w:bookmarkEnd w:id="56"/>
    </w:p>
    <w:p w:rsidR="00980298" w:rsidP="00980298" w:rsidRDefault="00980298" w14:paraId="181319B1" w14:textId="77777777">
      <w:pPr>
        <w:jc w:val="both"/>
        <w:rPr>
          <w:lang w:val="ka-GE"/>
        </w:rPr>
      </w:pPr>
      <w:r>
        <w:rPr>
          <w:lang w:val="ka-GE"/>
        </w:rPr>
        <w:t xml:space="preserve">ეს დოკუმენტი არ ზღუდავს ამსმპ-ს, </w:t>
      </w:r>
      <w:r>
        <w:t>secured</w:t>
      </w:r>
      <w:r>
        <w:rPr>
          <w:lang w:val="ka-GE"/>
        </w:rPr>
        <w:t xml:space="preserve"> ტიპის პროდუქტებში დაეყრდნოს ექსკლუზიურად ანგარიშზე თანხის ბლოკირებას. </w:t>
      </w:r>
    </w:p>
    <w:p w:rsidR="00151C11" w:rsidP="00980298" w:rsidRDefault="00980298" w14:paraId="17271F7F" w14:textId="3BFC4BF9">
      <w:pPr>
        <w:jc w:val="both"/>
        <w:rPr>
          <w:lang w:val="ka-GE"/>
        </w:rPr>
      </w:pPr>
      <w:r>
        <w:rPr>
          <w:lang w:val="ka-GE"/>
        </w:rPr>
        <w:t xml:space="preserve">ამსმპ-ს უფლება აქვს, სურვილისამებრ გამოიყენოს ნებისმიერი სხვა გზა, რათა </w:t>
      </w:r>
      <w:r>
        <w:t>API</w:t>
      </w:r>
      <w:r>
        <w:rPr>
          <w:lang w:val="ka-GE"/>
        </w:rPr>
        <w:t xml:space="preserve"> კლიენტს მისცეს რწმუნება რომ გადახდის ინიციირება შეცდომით არ დასრულდება ანგარიშზე არასაკმარისი თანხის არსებობის გამო. თუმცა </w:t>
      </w:r>
      <w:r w:rsidRPr="00980298">
        <w:rPr>
          <w:b/>
          <w:bCs/>
          <w:lang w:val="ka-GE"/>
        </w:rPr>
        <w:t>აუცილებელია</w:t>
      </w:r>
      <w:r>
        <w:rPr>
          <w:lang w:val="ka-GE"/>
        </w:rPr>
        <w:t xml:space="preserve"> secured ტიპის პროდუქტზე გადახდის ავტორიზაცია დამთავრდეს წარუმატებლად, თუ ავტორიზაციის მომენტში ამსმპ-ს ამგვარი რწმუნების გაცემა არ შეუძლია.</w:t>
      </w:r>
    </w:p>
    <w:p w:rsidRPr="00E90C2A" w:rsidR="00E90C2A" w:rsidP="00980298" w:rsidRDefault="00E90C2A" w14:paraId="67D1EF81" w14:textId="57EB8E0A">
      <w:pPr>
        <w:jc w:val="both"/>
        <w:rPr>
          <w:lang w:val="ka-GE"/>
        </w:rPr>
      </w:pPr>
      <w:r w:rsidRPr="00E90C2A">
        <w:rPr>
          <w:b/>
          <w:bCs/>
          <w:lang w:val="ka-GE"/>
        </w:rPr>
        <w:t>შესაძლოა</w:t>
      </w:r>
      <w:r>
        <w:rPr>
          <w:lang w:val="ka-GE"/>
        </w:rPr>
        <w:t xml:space="preserve"> ამსმპ-მა დააბრუნოს </w:t>
      </w:r>
      <w:r>
        <w:t xml:space="preserve">securedBy </w:t>
      </w:r>
      <w:r>
        <w:rPr>
          <w:lang w:val="ka-GE"/>
        </w:rPr>
        <w:t xml:space="preserve">ველი, სადაც მიუთითებს კონკრეტულად რა მეთოდით მოხდა ინიციირების წარმატების გარანტირება. </w:t>
      </w:r>
    </w:p>
    <w:p w:rsidR="00151C11" w:rsidP="0069662B" w:rsidRDefault="00151C11" w14:paraId="59F6D6A6" w14:textId="77777777">
      <w:pPr>
        <w:jc w:val="both"/>
        <w:rPr>
          <w:lang w:val="ka-GE"/>
        </w:rPr>
      </w:pPr>
    </w:p>
    <w:p w:rsidR="006263C5" w:rsidP="006263C5" w:rsidRDefault="006263C5" w14:paraId="62B676A6" w14:textId="1B1F6282">
      <w:pPr>
        <w:pStyle w:val="Heading2"/>
        <w:rPr>
          <w:lang w:val="ka-GE"/>
        </w:rPr>
      </w:pPr>
      <w:bookmarkStart w:name="_Ref159417889" w:id="57"/>
      <w:bookmarkStart w:name="_Toc160721657" w:id="58"/>
      <w:r>
        <w:rPr>
          <w:lang w:val="ka-GE"/>
        </w:rPr>
        <w:t>გადახდის ინიციირების პროდუქტები</w:t>
      </w:r>
      <w:bookmarkEnd w:id="57"/>
      <w:bookmarkEnd w:id="58"/>
    </w:p>
    <w:p w:rsidR="00F83F72" w:rsidP="00F26216" w:rsidRDefault="00786CF9" w14:paraId="6C4706BE" w14:textId="5B130966">
      <w:pPr>
        <w:jc w:val="both"/>
        <w:rPr>
          <w:lang w:val="ka-GE"/>
        </w:rPr>
      </w:pPr>
      <w:r>
        <w:rPr>
          <w:lang w:val="ka-GE"/>
        </w:rPr>
        <w:t>საგადახდო პროდუქტები, ამ დოკუმენტთან თავსებადობის მიზნებისათვის, შემდეგი</w:t>
      </w:r>
      <w:r w:rsidR="00424976">
        <w:rPr>
          <w:lang w:val="ka-GE"/>
        </w:rPr>
        <w:t xml:space="preserve"> კოდებით აღინიშნება</w:t>
      </w:r>
      <w:r>
        <w:rPr>
          <w:lang w:val="ka-GE"/>
        </w:rPr>
        <w:t>:</w:t>
      </w:r>
    </w:p>
    <w:p w:rsidR="00786CF9" w:rsidP="00746190" w:rsidRDefault="002F2DBF" w14:paraId="12B9C680" w14:textId="6B3156FC">
      <w:pPr>
        <w:numPr>
          <w:ilvl w:val="0"/>
          <w:numId w:val="24"/>
        </w:numPr>
        <w:jc w:val="both"/>
        <w:rPr>
          <w:lang w:val="ka-GE"/>
        </w:rPr>
      </w:pPr>
      <w:r>
        <w:t>aspsp</w:t>
      </w:r>
      <w:r w:rsidR="00832B2A">
        <w:t xml:space="preserve"> - </w:t>
      </w:r>
      <w:r w:rsidR="00832B2A">
        <w:rPr>
          <w:lang w:val="ka-GE"/>
        </w:rPr>
        <w:t>გადარიცხვა ბანკის შიგნით</w:t>
      </w:r>
      <w:r w:rsidR="0018323D">
        <w:t>.</w:t>
      </w:r>
      <w:r w:rsidR="0018323D">
        <w:rPr>
          <w:lang w:val="ka-GE"/>
        </w:rPr>
        <w:t xml:space="preserve"> მხარდაჭერა </w:t>
      </w:r>
      <w:r w:rsidRPr="007A0E73" w:rsidR="0018323D">
        <w:rPr>
          <w:b/>
          <w:bCs/>
          <w:lang w:val="ka-GE"/>
        </w:rPr>
        <w:t>რეკომენდებულია</w:t>
      </w:r>
      <w:r w:rsidR="00A10205">
        <w:rPr>
          <w:b/>
          <w:bCs/>
        </w:rPr>
        <w:t>.</w:t>
      </w:r>
    </w:p>
    <w:p w:rsidR="00832B2A" w:rsidP="00746190" w:rsidRDefault="00832B2A" w14:paraId="2239B6F9" w14:textId="42BB5667">
      <w:pPr>
        <w:numPr>
          <w:ilvl w:val="0"/>
          <w:numId w:val="24"/>
        </w:numPr>
        <w:jc w:val="both"/>
        <w:rPr>
          <w:lang w:val="ka-GE"/>
        </w:rPr>
      </w:pPr>
      <w:r>
        <w:t xml:space="preserve">domestic </w:t>
      </w:r>
      <w:r w:rsidR="00537F10">
        <w:t>–</w:t>
      </w:r>
      <w:r>
        <w:t xml:space="preserve"> </w:t>
      </w:r>
      <w:r w:rsidR="00537F10">
        <w:rPr>
          <w:lang w:val="ka-GE"/>
        </w:rPr>
        <w:t xml:space="preserve">გადარიცხვა საქართველოს ეროვნული ბანკის </w:t>
      </w:r>
      <w:r w:rsidR="00537F10">
        <w:t>RTGS</w:t>
      </w:r>
      <w:r w:rsidR="00537F10">
        <w:rPr>
          <w:lang w:val="ka-GE"/>
        </w:rPr>
        <w:t xml:space="preserve"> სისტემის </w:t>
      </w:r>
      <w:r w:rsidR="00375E30">
        <w:rPr>
          <w:lang w:val="ka-GE"/>
        </w:rPr>
        <w:t>გავლით, მათ შორის გადარიცხვა სახელმწიფო ბიუჯეტში</w:t>
      </w:r>
      <w:r w:rsidR="003012EE">
        <w:rPr>
          <w:lang w:val="ka-GE"/>
        </w:rPr>
        <w:t xml:space="preserve">, </w:t>
      </w:r>
      <w:r w:rsidR="00031AC6">
        <w:rPr>
          <w:lang w:val="ka-GE"/>
        </w:rPr>
        <w:t xml:space="preserve">ასევე </w:t>
      </w:r>
      <w:r w:rsidR="004C671D">
        <w:rPr>
          <w:lang w:val="ka-GE"/>
        </w:rPr>
        <w:t xml:space="preserve">უცხოური ვალუტის </w:t>
      </w:r>
      <w:r w:rsidR="00A82B9E">
        <w:rPr>
          <w:lang w:val="ka-GE"/>
        </w:rPr>
        <w:t>გად</w:t>
      </w:r>
      <w:r w:rsidR="00181FE7">
        <w:rPr>
          <w:lang w:val="ka-GE"/>
        </w:rPr>
        <w:t>არიცხვა</w:t>
      </w:r>
      <w:r w:rsidR="00D9036D">
        <w:rPr>
          <w:lang w:val="ka-GE"/>
        </w:rPr>
        <w:t xml:space="preserve"> ქვეყნის შიგნით</w:t>
      </w:r>
      <w:r w:rsidR="004A1772">
        <w:rPr>
          <w:lang w:val="ka-GE"/>
        </w:rPr>
        <w:t xml:space="preserve"> (</w:t>
      </w:r>
      <w:r w:rsidRPr="00E3281E" w:rsidR="004A1772">
        <w:rPr>
          <w:b/>
          <w:lang w:val="ka-GE"/>
        </w:rPr>
        <w:t>შენიშვნა:</w:t>
      </w:r>
      <w:r w:rsidR="004A1772">
        <w:rPr>
          <w:lang w:val="ka-GE"/>
        </w:rPr>
        <w:t xml:space="preserve"> ქვეყნის შიგნით </w:t>
      </w:r>
      <w:r w:rsidR="00F34F7F">
        <w:rPr>
          <w:lang w:val="ka-GE"/>
        </w:rPr>
        <w:t xml:space="preserve">უცხოურ ვალუტაში </w:t>
      </w:r>
      <w:r w:rsidR="004A1772">
        <w:rPr>
          <w:lang w:val="ka-GE"/>
        </w:rPr>
        <w:t>ანგარიშსწორებ</w:t>
      </w:r>
      <w:r w:rsidR="00F34F7F">
        <w:rPr>
          <w:lang w:val="ka-GE"/>
        </w:rPr>
        <w:t>ა საქართველოს კანონმდებლობით</w:t>
      </w:r>
      <w:r w:rsidR="00B93A77">
        <w:rPr>
          <w:lang w:val="ka-GE"/>
        </w:rPr>
        <w:t xml:space="preserve"> შეზღუდულია</w:t>
      </w:r>
      <w:r w:rsidR="0069653D">
        <w:rPr>
          <w:lang w:val="ka-GE"/>
        </w:rPr>
        <w:t xml:space="preserve"> გარკვეულ შემთხვევებში</w:t>
      </w:r>
      <w:r w:rsidR="00B93A77">
        <w:rPr>
          <w:lang w:val="ka-GE"/>
        </w:rPr>
        <w:t xml:space="preserve">. წინამდებარე დოკუმენტი აღწერს მხოლოდ </w:t>
      </w:r>
      <w:r w:rsidR="00F8498E">
        <w:rPr>
          <w:lang w:val="ka-GE"/>
        </w:rPr>
        <w:t>ტექნიკურ საშუალებას</w:t>
      </w:r>
      <w:r w:rsidR="00636936">
        <w:rPr>
          <w:lang w:val="ka-GE"/>
        </w:rPr>
        <w:t>, როგორ უნდა განხორციელდეს აღნიშნული</w:t>
      </w:r>
      <w:r w:rsidR="001F0EB4">
        <w:rPr>
          <w:lang w:val="ka-GE"/>
        </w:rPr>
        <w:t xml:space="preserve"> ოპერაცია ნებადართულ შემთხვევებში</w:t>
      </w:r>
      <w:r w:rsidR="00F8498E">
        <w:rPr>
          <w:lang w:val="ka-GE"/>
        </w:rPr>
        <w:t>)</w:t>
      </w:r>
      <w:r w:rsidR="0018323D">
        <w:rPr>
          <w:lang w:val="ka-GE"/>
        </w:rPr>
        <w:t xml:space="preserve">. მხარდაჭერა </w:t>
      </w:r>
      <w:r w:rsidRPr="007A0E73" w:rsidR="0018323D">
        <w:rPr>
          <w:b/>
          <w:bCs/>
          <w:lang w:val="ka-GE"/>
        </w:rPr>
        <w:t>აუცილებელია</w:t>
      </w:r>
      <w:r w:rsidR="0018323D">
        <w:rPr>
          <w:lang w:val="ka-GE"/>
        </w:rPr>
        <w:t>.</w:t>
      </w:r>
    </w:p>
    <w:p w:rsidR="00832B2A" w:rsidP="00746190" w:rsidRDefault="00424976" w14:paraId="1249B3A9" w14:textId="5A103B7A">
      <w:pPr>
        <w:numPr>
          <w:ilvl w:val="0"/>
          <w:numId w:val="24"/>
        </w:numPr>
        <w:jc w:val="both"/>
        <w:rPr>
          <w:lang w:val="ka-GE"/>
        </w:rPr>
      </w:pPr>
      <w:r>
        <w:t xml:space="preserve">foreign </w:t>
      </w:r>
      <w:r>
        <w:rPr>
          <w:lang w:val="ka-GE"/>
        </w:rPr>
        <w:t>- გადარიცხვა ქვეყნის გარეთ</w:t>
      </w:r>
      <w:r w:rsidR="00026770">
        <w:t xml:space="preserve"> </w:t>
      </w:r>
      <w:commentRangeStart w:id="59"/>
      <w:r w:rsidR="00026770">
        <w:t>SWIFT</w:t>
      </w:r>
      <w:r w:rsidR="00026770">
        <w:rPr>
          <w:lang w:val="ka-GE"/>
        </w:rPr>
        <w:t xml:space="preserve"> სისტემით</w:t>
      </w:r>
      <w:commentRangeEnd w:id="59"/>
      <w:r w:rsidR="00026770">
        <w:rPr>
          <w:rStyle w:val="CommentReference"/>
        </w:rPr>
        <w:commentReference w:id="59"/>
      </w:r>
      <w:r w:rsidR="00A10205">
        <w:rPr>
          <w:lang w:val="ka-GE"/>
        </w:rPr>
        <w:t xml:space="preserve">. მხარდაჭერა </w:t>
      </w:r>
      <w:r w:rsidRPr="007A0E73" w:rsidR="00A10205">
        <w:rPr>
          <w:b/>
          <w:bCs/>
          <w:lang w:val="ka-GE"/>
        </w:rPr>
        <w:t>აუცილებელია</w:t>
      </w:r>
      <w:r w:rsidR="00A10205">
        <w:rPr>
          <w:lang w:val="ka-GE"/>
        </w:rPr>
        <w:t>.</w:t>
      </w:r>
    </w:p>
    <w:p w:rsidR="0053155A" w:rsidP="00366256" w:rsidRDefault="00297BC1" w14:paraId="5C2B6C1A" w14:textId="7FFF8307">
      <w:pPr>
        <w:pStyle w:val="Heading2"/>
        <w:rPr>
          <w:lang w:val="ka-GE"/>
        </w:rPr>
      </w:pPr>
      <w:bookmarkStart w:name="_Toc160721658" w:id="60"/>
      <w:commentRangeStart w:id="61"/>
      <w:r>
        <w:rPr>
          <w:lang w:val="ka-GE"/>
        </w:rPr>
        <w:t xml:space="preserve">მონაცემთა ელემენტები გადახდის </w:t>
      </w:r>
      <w:r w:rsidR="00064D1F">
        <w:rPr>
          <w:lang w:val="ka-GE"/>
        </w:rPr>
        <w:t>ინიციირებ</w:t>
      </w:r>
      <w:r>
        <w:rPr>
          <w:lang w:val="ka-GE"/>
        </w:rPr>
        <w:t>ისათვის</w:t>
      </w:r>
      <w:commentRangeEnd w:id="61"/>
      <w:r w:rsidR="00A206BF">
        <w:rPr>
          <w:rStyle w:val="CommentReference"/>
          <w:rFonts w:asciiTheme="minorHAnsi" w:hAnsiTheme="minorHAnsi" w:eastAsiaTheme="minorHAnsi" w:cstheme="minorBidi"/>
          <w:color w:val="auto"/>
        </w:rPr>
        <w:commentReference w:id="61"/>
      </w:r>
      <w:bookmarkEnd w:id="60"/>
    </w:p>
    <w:p w:rsidR="009210F6" w:rsidP="00DB79C9" w:rsidRDefault="009210F6" w14:paraId="11CDC5CC" w14:textId="7394548F">
      <w:pPr>
        <w:jc w:val="both"/>
        <w:rPr>
          <w:lang w:val="ka-GE"/>
        </w:rPr>
      </w:pPr>
    </w:p>
    <w:tbl>
      <w:tblPr>
        <w:tblW w:w="97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63"/>
        <w:gridCol w:w="2323"/>
        <w:gridCol w:w="3108"/>
      </w:tblGrid>
      <w:tr w:rsidR="00F358F9" w:rsidTr="00EB77A3" w14:paraId="2E1E5A50" w14:textId="77777777">
        <w:trPr>
          <w:trHeight w:val="450"/>
        </w:trPr>
        <w:tc>
          <w:tcPr>
            <w:tcW w:w="4363" w:type="dxa"/>
            <w:vMerge w:val="restart"/>
            <w:shd w:val="clear" w:color="auto" w:fill="D0CECE" w:themeFill="background2" w:themeFillShade="E6"/>
          </w:tcPr>
          <w:p w:rsidR="00330E48" w:rsidP="00DB79C9" w:rsidRDefault="00330E48" w14:paraId="4C867250" w14:textId="4AC55139">
            <w:pPr>
              <w:jc w:val="both"/>
              <w:rPr>
                <w:lang w:val="ka-GE"/>
              </w:rPr>
            </w:pPr>
            <w:bookmarkStart w:name="_Hlk83713987" w:id="62"/>
            <w:r>
              <w:rPr>
                <w:lang w:val="ka-GE"/>
              </w:rPr>
              <w:t>ელემენტი</w:t>
            </w:r>
          </w:p>
        </w:tc>
        <w:tc>
          <w:tcPr>
            <w:tcW w:w="2323" w:type="dxa"/>
            <w:vMerge w:val="restart"/>
            <w:shd w:val="clear" w:color="auto" w:fill="D0CECE" w:themeFill="background2" w:themeFillShade="E6"/>
          </w:tcPr>
          <w:p w:rsidRPr="00356D63" w:rsidR="00330E48" w:rsidP="00DB79C9" w:rsidRDefault="00330E48" w14:paraId="5CDC435F" w14:textId="6455915B">
            <w:pPr>
              <w:jc w:val="both"/>
              <w:rPr>
                <w:lang w:val="ka-GE"/>
              </w:rPr>
            </w:pPr>
            <w:r>
              <w:rPr>
                <w:lang w:val="ka-GE"/>
              </w:rPr>
              <w:t>ტიპი</w:t>
            </w:r>
          </w:p>
        </w:tc>
        <w:tc>
          <w:tcPr>
            <w:tcW w:w="3108" w:type="dxa"/>
            <w:vMerge w:val="restart"/>
            <w:shd w:val="clear" w:color="auto" w:fill="D0CECE" w:themeFill="background2" w:themeFillShade="E6"/>
          </w:tcPr>
          <w:p w:rsidRPr="009D19DB" w:rsidR="00330E48" w:rsidP="00DB79C9" w:rsidRDefault="009D19DB" w14:paraId="09118B53" w14:textId="469D714C">
            <w:pPr>
              <w:jc w:val="both"/>
              <w:rPr>
                <w:lang w:val="ka-GE"/>
              </w:rPr>
            </w:pPr>
            <w:r>
              <w:rPr>
                <w:lang w:val="ka-GE"/>
              </w:rPr>
              <w:t>აღწერა</w:t>
            </w:r>
          </w:p>
        </w:tc>
      </w:tr>
      <w:tr w:rsidR="00F358F9" w:rsidTr="00EB77A3" w14:paraId="54D23134" w14:textId="77777777">
        <w:trPr>
          <w:trHeight w:val="450"/>
        </w:trPr>
        <w:tc>
          <w:tcPr>
            <w:tcW w:w="4363" w:type="dxa"/>
            <w:vMerge/>
            <w:shd w:val="clear" w:color="auto" w:fill="D0CECE" w:themeFill="background2" w:themeFillShade="E6"/>
          </w:tcPr>
          <w:p w:rsidR="00330E48" w:rsidP="00DB79C9" w:rsidRDefault="00330E48" w14:paraId="3F0A3DCA" w14:textId="77777777">
            <w:pPr>
              <w:jc w:val="both"/>
              <w:rPr>
                <w:lang w:val="ka-GE"/>
              </w:rPr>
            </w:pPr>
          </w:p>
        </w:tc>
        <w:tc>
          <w:tcPr>
            <w:tcW w:w="2323" w:type="dxa"/>
            <w:vMerge/>
            <w:shd w:val="clear" w:color="auto" w:fill="D0CECE" w:themeFill="background2" w:themeFillShade="E6"/>
          </w:tcPr>
          <w:p w:rsidR="00330E48" w:rsidP="00DB79C9" w:rsidRDefault="00330E48" w14:paraId="06F13977" w14:textId="77777777">
            <w:pPr>
              <w:jc w:val="both"/>
              <w:rPr>
                <w:lang w:val="ka-GE"/>
              </w:rPr>
            </w:pPr>
          </w:p>
        </w:tc>
        <w:tc>
          <w:tcPr>
            <w:tcW w:w="3108" w:type="dxa"/>
            <w:vMerge/>
            <w:shd w:val="clear" w:color="auto" w:fill="D0CECE" w:themeFill="background2" w:themeFillShade="E6"/>
          </w:tcPr>
          <w:p w:rsidR="00330E48" w:rsidP="00DB79C9" w:rsidRDefault="00330E48" w14:paraId="6F363DDA" w14:textId="77777777">
            <w:pPr>
              <w:jc w:val="both"/>
            </w:pPr>
          </w:p>
        </w:tc>
      </w:tr>
      <w:tr w:rsidR="00330E48" w:rsidTr="00EB77A3" w14:paraId="6AF6E761" w14:textId="77777777">
        <w:tc>
          <w:tcPr>
            <w:tcW w:w="4363" w:type="dxa"/>
          </w:tcPr>
          <w:p w:rsidR="00330E48" w:rsidP="00DB79C9" w:rsidRDefault="00330E48" w14:paraId="278EB159" w14:textId="1E7869AD">
            <w:pPr>
              <w:jc w:val="both"/>
              <w:rPr>
                <w:lang w:val="ka-GE"/>
              </w:rPr>
            </w:pPr>
            <w:del w:author="Mikheil Kapanadze" w:date="2024-03-06T14:39:00Z" w:id="63">
              <w:r w:rsidRPr="00356D63">
                <w:rPr>
                  <w:lang w:val="ka-GE"/>
                </w:rPr>
                <w:delText>endToEndIdentification</w:delText>
              </w:r>
            </w:del>
            <w:ins w:author="Mikheil Kapanadze" w:date="2024-03-06T14:39:00Z" w:id="64">
              <w:r w:rsidR="006844F7">
                <w:rPr>
                  <w:lang w:val="ka-GE"/>
                </w:rPr>
                <w:t>paymentIdentification -&gt; endToEndId</w:t>
              </w:r>
            </w:ins>
          </w:p>
        </w:tc>
        <w:tc>
          <w:tcPr>
            <w:tcW w:w="2323" w:type="dxa"/>
          </w:tcPr>
          <w:p w:rsidR="00330E48" w:rsidP="00DB79C9" w:rsidRDefault="00330E48" w14:paraId="28366B0A" w14:textId="1A8CFF60">
            <w:pPr>
              <w:jc w:val="both"/>
              <w:rPr>
                <w:lang w:val="ka-GE"/>
              </w:rPr>
            </w:pPr>
            <w:r w:rsidRPr="004A5697">
              <w:rPr>
                <w:lang w:val="ka-GE"/>
              </w:rPr>
              <w:t>Max35Text</w:t>
            </w:r>
          </w:p>
        </w:tc>
        <w:tc>
          <w:tcPr>
            <w:tcW w:w="3108" w:type="dxa"/>
          </w:tcPr>
          <w:p w:rsidR="00E17271" w:rsidP="00DB79C9" w:rsidRDefault="00094E17" w14:paraId="30E66252" w14:textId="77777777">
            <w:pPr>
              <w:jc w:val="both"/>
              <w:rPr>
                <w:lang w:val="ka-GE"/>
              </w:rPr>
            </w:pPr>
            <w:r w:rsidRPr="00094E17">
              <w:t xml:space="preserve">გადარიცხვის უნიკალური და მკაფიო იდენტიფიკატორი, რომელიც გადარიცხვას მიანიჭა გადარიცხვის </w:t>
            </w:r>
            <w:r w:rsidR="00B2757A">
              <w:rPr>
                <w:lang w:val="ka-GE"/>
              </w:rPr>
              <w:t>ინიციატორმა</w:t>
            </w:r>
            <w:r w:rsidR="00E17271">
              <w:rPr>
                <w:lang w:val="ka-GE"/>
              </w:rPr>
              <w:t>,</w:t>
            </w:r>
            <w:r w:rsidR="00C73DF8">
              <w:rPr>
                <w:lang w:val="ka-GE"/>
              </w:rPr>
              <w:t xml:space="preserve"> გადარიცხვის </w:t>
            </w:r>
            <w:r w:rsidR="00C73DF8">
              <w:rPr>
                <w:lang w:val="ka-GE"/>
              </w:rPr>
              <w:t>მიმღების</w:t>
            </w:r>
            <w:r w:rsidR="00E17271">
              <w:rPr>
                <w:lang w:val="ka-GE"/>
              </w:rPr>
              <w:t>ათვის მიწოდების მიზნით.</w:t>
            </w:r>
          </w:p>
          <w:p w:rsidR="00E17271" w:rsidP="00DB79C9" w:rsidRDefault="00E17271" w14:paraId="445D01B3" w14:textId="77777777">
            <w:pPr>
              <w:jc w:val="both"/>
            </w:pPr>
          </w:p>
          <w:p w:rsidR="00330E48" w:rsidP="00DB79C9" w:rsidRDefault="00E17271" w14:paraId="4AB531F4" w14:textId="335048B6">
            <w:pPr>
              <w:jc w:val="both"/>
            </w:pPr>
            <w:r>
              <w:rPr>
                <w:lang w:val="ka-GE"/>
              </w:rPr>
              <w:t xml:space="preserve">ძირითადად გამოიყენება </w:t>
            </w:r>
            <w:r w:rsidR="00CE1256">
              <w:rPr>
                <w:lang w:val="ka-GE"/>
              </w:rPr>
              <w:t xml:space="preserve">დავალებების დაკავშირებისათვის, ასევე </w:t>
            </w:r>
            <w:r w:rsidR="00317355">
              <w:rPr>
                <w:lang w:val="ka-GE"/>
              </w:rPr>
              <w:t>დავალების დასაკავშირებლად დავალე</w:t>
            </w:r>
            <w:r w:rsidR="00524E5F">
              <w:rPr>
                <w:lang w:val="ka-GE"/>
              </w:rPr>
              <w:t>ბის ინიციატორსა და მიმღებს შორის არსებულ რაიმე სხვა დოკუმენტებთან (მაგ. ინვოისებთან).</w:t>
            </w:r>
            <w:r w:rsidRPr="00094E17" w:rsidR="00094E17">
              <w:t xml:space="preserve"> </w:t>
            </w:r>
          </w:p>
        </w:tc>
      </w:tr>
      <w:tr w:rsidR="00330E48" w:rsidTr="00EB77A3" w14:paraId="61CEFC5A" w14:textId="77777777">
        <w:tc>
          <w:tcPr>
            <w:tcW w:w="4363" w:type="dxa"/>
          </w:tcPr>
          <w:p w:rsidRPr="00356D63" w:rsidR="00330E48" w:rsidP="007B35F8" w:rsidRDefault="00330E48" w14:paraId="53BA0230" w14:textId="1BF17051">
            <w:pPr>
              <w:jc w:val="both"/>
              <w:rPr>
                <w:lang w:val="ka-GE"/>
              </w:rPr>
            </w:pPr>
            <w:del w:author="Mikheil Kapanadze" w:date="2024-03-06T14:39:00Z" w:id="65">
              <w:r w:rsidRPr="00BC7B76">
                <w:rPr>
                  <w:lang w:val="ka-GE"/>
                </w:rPr>
                <w:delText>instructionIdentification</w:delText>
              </w:r>
            </w:del>
            <w:ins w:author="Mikheil Kapanadze" w:date="2024-03-06T14:39:00Z" w:id="66">
              <w:r w:rsidR="006844F7">
                <w:rPr>
                  <w:lang w:val="ka-GE"/>
                </w:rPr>
                <w:t>paymentIdentification -&gt; instructionId</w:t>
              </w:r>
            </w:ins>
          </w:p>
        </w:tc>
        <w:tc>
          <w:tcPr>
            <w:tcW w:w="2323" w:type="dxa"/>
          </w:tcPr>
          <w:p w:rsidRPr="004A5697" w:rsidR="00330E48" w:rsidP="007B35F8" w:rsidRDefault="00330E48" w14:paraId="21F2D4B7" w14:textId="2367F62E">
            <w:pPr>
              <w:jc w:val="both"/>
              <w:rPr>
                <w:lang w:val="ka-GE"/>
              </w:rPr>
            </w:pPr>
            <w:r w:rsidRPr="002E6FB8">
              <w:rPr>
                <w:lang w:val="ka-GE"/>
              </w:rPr>
              <w:t>Max35Text</w:t>
            </w:r>
          </w:p>
        </w:tc>
        <w:tc>
          <w:tcPr>
            <w:tcW w:w="3108" w:type="dxa"/>
          </w:tcPr>
          <w:p w:rsidR="00330E48" w:rsidP="007B35F8" w:rsidRDefault="00A07DB8" w14:paraId="7BD72BD2" w14:textId="189F8AAA">
            <w:pPr>
              <w:jc w:val="both"/>
            </w:pPr>
            <w:r w:rsidRPr="00A07DB8">
              <w:t>გადარიცხვის დავალების უნი</w:t>
            </w:r>
            <w:r>
              <w:rPr>
                <w:lang w:val="ka-GE"/>
              </w:rPr>
              <w:t>კალური</w:t>
            </w:r>
            <w:r w:rsidRPr="00A07DB8">
              <w:t xml:space="preserve"> იდენტიფიკატორი, რომელსაც ანიჭებს დავალების </w:t>
            </w:r>
            <w:r>
              <w:rPr>
                <w:lang w:val="ka-GE"/>
              </w:rPr>
              <w:t>ინიციატორი, ამ</w:t>
            </w:r>
            <w:r w:rsidRPr="00A07DB8">
              <w:t xml:space="preserve"> დავალების ცალსახად და მკაფიოდ იდენტიფიცირებისთვის</w:t>
            </w:r>
          </w:p>
        </w:tc>
      </w:tr>
      <w:tr w:rsidR="00330E48" w:rsidTr="00EB77A3" w14:paraId="1EA9BF8D" w14:textId="77777777">
        <w:tc>
          <w:tcPr>
            <w:tcW w:w="4363" w:type="dxa"/>
          </w:tcPr>
          <w:p w:rsidRPr="00BC7B76" w:rsidR="00330E48" w:rsidP="007B35F8" w:rsidRDefault="00330E48" w14:paraId="4160D1F2" w14:textId="65C68E98">
            <w:pPr>
              <w:jc w:val="both"/>
              <w:rPr>
                <w:lang w:val="ka-GE"/>
              </w:rPr>
            </w:pPr>
            <w:del w:author="Mikheil Kapanadze" w:date="2024-03-06T14:39:00Z" w:id="67">
              <w:r w:rsidRPr="00007787">
                <w:rPr>
                  <w:lang w:val="ka-GE"/>
                </w:rPr>
                <w:delText>debtorName</w:delText>
              </w:r>
            </w:del>
            <w:ins w:author="Mikheil Kapanadze" w:date="2024-03-06T14:39:00Z" w:id="68">
              <w:r w:rsidR="006844F7">
                <w:rPr>
                  <w:lang w:val="ka-GE"/>
                </w:rPr>
                <w:t>debtor -&gt; name</w:t>
              </w:r>
            </w:ins>
          </w:p>
        </w:tc>
        <w:tc>
          <w:tcPr>
            <w:tcW w:w="2323" w:type="dxa"/>
          </w:tcPr>
          <w:p w:rsidRPr="002E6FB8" w:rsidR="00330E48" w:rsidP="007B35F8" w:rsidRDefault="00330E48" w14:paraId="3A6313AC" w14:textId="47147539">
            <w:pPr>
              <w:jc w:val="both"/>
              <w:rPr>
                <w:lang w:val="ka-GE"/>
              </w:rPr>
            </w:pPr>
            <w:del w:author="Mikheil Kapanadze" w:date="2024-03-06T14:40:00Z" w:id="69">
              <w:r w:rsidRPr="00007787">
                <w:rPr>
                  <w:lang w:val="ka-GE"/>
                </w:rPr>
                <w:delText>Max70Text</w:delText>
              </w:r>
            </w:del>
            <w:ins w:author="Mikheil Kapanadze" w:date="2024-03-06T14:40:00Z" w:id="70">
              <w:r w:rsidRPr="00007787" w:rsidR="006844F7">
                <w:rPr>
                  <w:lang w:val="ka-GE"/>
                </w:rPr>
                <w:t>Max</w:t>
              </w:r>
              <w:r w:rsidR="006844F7">
                <w:t>140</w:t>
              </w:r>
              <w:r w:rsidRPr="00007787" w:rsidR="006844F7">
                <w:rPr>
                  <w:lang w:val="ka-GE"/>
                </w:rPr>
                <w:t>Text</w:t>
              </w:r>
            </w:ins>
          </w:p>
        </w:tc>
        <w:tc>
          <w:tcPr>
            <w:tcW w:w="3108" w:type="dxa"/>
          </w:tcPr>
          <w:p w:rsidRPr="009B3ACC" w:rsidR="00330E48" w:rsidP="007B35F8" w:rsidRDefault="009B3ACC" w14:paraId="05F67066" w14:textId="6A11709C">
            <w:pPr>
              <w:jc w:val="both"/>
              <w:rPr>
                <w:lang w:val="ka-GE"/>
              </w:rPr>
            </w:pPr>
            <w:r>
              <w:rPr>
                <w:lang w:val="ka-GE"/>
              </w:rPr>
              <w:t>დებ</w:t>
            </w:r>
            <w:r w:rsidR="00AC6141">
              <w:rPr>
                <w:lang w:val="ka-GE"/>
              </w:rPr>
              <w:t>ი</w:t>
            </w:r>
            <w:r>
              <w:rPr>
                <w:lang w:val="ka-GE"/>
              </w:rPr>
              <w:t>ტორის დასახელება.</w:t>
            </w:r>
          </w:p>
        </w:tc>
      </w:tr>
      <w:tr w:rsidR="00330E48" w:rsidTr="00EB77A3" w14:paraId="41EE3B51" w14:textId="77777777">
        <w:tc>
          <w:tcPr>
            <w:tcW w:w="4363" w:type="dxa"/>
          </w:tcPr>
          <w:p w:rsidRPr="00007787" w:rsidR="00330E48" w:rsidP="007B35F8" w:rsidRDefault="00330E48" w14:paraId="35C57504" w14:textId="1230580B">
            <w:pPr>
              <w:jc w:val="both"/>
              <w:rPr>
                <w:lang w:val="ka-GE"/>
              </w:rPr>
            </w:pPr>
            <w:r w:rsidRPr="00007787">
              <w:rPr>
                <w:lang w:val="ka-GE"/>
              </w:rPr>
              <w:t>debtorAccount</w:t>
            </w:r>
          </w:p>
        </w:tc>
        <w:tc>
          <w:tcPr>
            <w:tcW w:w="2323" w:type="dxa"/>
          </w:tcPr>
          <w:p w:rsidRPr="00007787" w:rsidR="00330E48" w:rsidP="007B35F8" w:rsidRDefault="00330E48" w14:paraId="7326FD95" w14:textId="3B27E74A">
            <w:pPr>
              <w:jc w:val="both"/>
              <w:rPr>
                <w:lang w:val="ka-GE"/>
              </w:rPr>
            </w:pPr>
            <w:r w:rsidRPr="009314C9">
              <w:rPr>
                <w:lang w:val="ka-GE"/>
              </w:rPr>
              <w:t>AccountReference</w:t>
            </w:r>
          </w:p>
        </w:tc>
        <w:tc>
          <w:tcPr>
            <w:tcW w:w="3108" w:type="dxa"/>
          </w:tcPr>
          <w:p w:rsidRPr="00BC09C3" w:rsidR="00330E48" w:rsidP="007B35F8" w:rsidRDefault="00BC09C3" w14:paraId="39DB22E2" w14:textId="675048C6">
            <w:pPr>
              <w:jc w:val="both"/>
              <w:rPr>
                <w:lang w:val="ka-GE"/>
              </w:rPr>
            </w:pPr>
            <w:r>
              <w:rPr>
                <w:lang w:val="ka-GE"/>
              </w:rPr>
              <w:t>დასადებ</w:t>
            </w:r>
            <w:r w:rsidR="00AC6141">
              <w:rPr>
                <w:lang w:val="ka-GE"/>
              </w:rPr>
              <w:t>ი</w:t>
            </w:r>
            <w:r>
              <w:rPr>
                <w:lang w:val="ka-GE"/>
              </w:rPr>
              <w:t>ტებელი ანგარიში, ტიპითურთ</w:t>
            </w:r>
          </w:p>
        </w:tc>
      </w:tr>
      <w:tr w:rsidR="00330E48" w:rsidTr="00EB77A3" w14:paraId="29489614" w14:textId="77777777">
        <w:tc>
          <w:tcPr>
            <w:tcW w:w="4363" w:type="dxa"/>
          </w:tcPr>
          <w:p w:rsidRPr="00E3281E" w:rsidR="00330E48" w:rsidP="007B35F8" w:rsidRDefault="00330E48" w14:paraId="52C70C72" w14:textId="1632E7B1">
            <w:pPr>
              <w:jc w:val="both"/>
            </w:pPr>
            <w:r>
              <w:t>debtor</w:t>
            </w:r>
            <w:ins w:author="Mikheil Kapanadze" w:date="2024-03-06T15:00:00Z" w:id="71">
              <w:r w:rsidR="00CA5EBF">
                <w:rPr>
                  <w:lang w:val="ka-GE"/>
                </w:rPr>
                <w:t xml:space="preserve"> -&gt; </w:t>
              </w:r>
            </w:ins>
            <w:del w:author="Mikheil Kapanadze" w:date="2024-03-06T15:00:00Z" w:id="72">
              <w:r w:rsidDel="00CA5EBF">
                <w:delText>Identification</w:delText>
              </w:r>
            </w:del>
            <w:ins w:author="Mikheil Kapanadze" w:date="2024-03-06T15:00:00Z" w:id="73">
              <w:r w:rsidR="00CA5EBF">
                <w:t>identification</w:t>
              </w:r>
            </w:ins>
          </w:p>
        </w:tc>
        <w:tc>
          <w:tcPr>
            <w:tcW w:w="2323" w:type="dxa"/>
          </w:tcPr>
          <w:p w:rsidRPr="00E3281E" w:rsidR="00330E48" w:rsidP="007B35F8" w:rsidRDefault="00330E48" w14:paraId="39355359" w14:textId="360FD7F4">
            <w:pPr>
              <w:jc w:val="both"/>
            </w:pPr>
            <w:r>
              <w:t>PartyIdentification</w:t>
            </w:r>
          </w:p>
        </w:tc>
        <w:tc>
          <w:tcPr>
            <w:tcW w:w="3108" w:type="dxa"/>
          </w:tcPr>
          <w:p w:rsidRPr="00207AFE" w:rsidR="00330E48" w:rsidP="007B35F8" w:rsidRDefault="00207AFE" w14:paraId="4DCB4051" w14:textId="16BC640A">
            <w:pPr>
              <w:jc w:val="both"/>
              <w:rPr>
                <w:lang w:val="ka-GE"/>
              </w:rPr>
            </w:pPr>
            <w:r>
              <w:rPr>
                <w:lang w:val="ka-GE"/>
              </w:rPr>
              <w:t>დებ</w:t>
            </w:r>
            <w:r w:rsidR="00AC6141">
              <w:rPr>
                <w:lang w:val="ka-GE"/>
              </w:rPr>
              <w:t>ი</w:t>
            </w:r>
            <w:r>
              <w:rPr>
                <w:lang w:val="ka-GE"/>
              </w:rPr>
              <w:t xml:space="preserve">ტორის იდენტიფიკატორი (იხ. </w:t>
            </w:r>
            <w:r>
              <w:rPr>
                <w:lang w:val="ka-GE"/>
              </w:rPr>
              <w:fldChar w:fldCharType="begin"/>
            </w:r>
            <w:r>
              <w:rPr>
                <w:lang w:val="ka-GE"/>
              </w:rPr>
              <w:instrText xml:space="preserve"> REF _Ref72416516 \r \h </w:instrText>
            </w:r>
            <w:r w:rsidR="0059726C">
              <w:rPr>
                <w:lang w:val="ka-GE"/>
              </w:rPr>
              <w:instrText xml:space="preserve"> \* MERGEFORMAT </w:instrText>
            </w:r>
            <w:r>
              <w:rPr>
                <w:lang w:val="ka-GE"/>
              </w:rPr>
            </w:r>
            <w:r>
              <w:rPr>
                <w:lang w:val="ka-GE"/>
              </w:rPr>
              <w:fldChar w:fldCharType="separate"/>
            </w:r>
            <w:r w:rsidR="0059726C">
              <w:rPr>
                <w:lang w:val="ka-GE"/>
              </w:rPr>
              <w:t>6.6.1</w:t>
            </w:r>
            <w:r>
              <w:rPr>
                <w:lang w:val="ka-GE"/>
              </w:rPr>
              <w:fldChar w:fldCharType="end"/>
            </w:r>
            <w:r>
              <w:rPr>
                <w:lang w:val="ka-GE"/>
              </w:rPr>
              <w:t xml:space="preserve"> თავი)</w:t>
            </w:r>
          </w:p>
        </w:tc>
      </w:tr>
      <w:tr w:rsidR="00330E48" w:rsidTr="00EB77A3" w14:paraId="6D5B7BCD" w14:textId="77777777">
        <w:tc>
          <w:tcPr>
            <w:tcW w:w="4363" w:type="dxa"/>
          </w:tcPr>
          <w:p w:rsidRPr="00007787" w:rsidR="00330E48" w:rsidP="007B35F8" w:rsidRDefault="00330E48" w14:paraId="6B6BCD4F" w14:textId="719214AA">
            <w:pPr>
              <w:jc w:val="both"/>
              <w:rPr>
                <w:lang w:val="ka-GE"/>
              </w:rPr>
            </w:pPr>
            <w:commentRangeStart w:id="74"/>
            <w:r w:rsidRPr="009314C9">
              <w:rPr>
                <w:lang w:val="ka-GE"/>
              </w:rPr>
              <w:t>debtorId</w:t>
            </w:r>
          </w:p>
        </w:tc>
        <w:tc>
          <w:tcPr>
            <w:tcW w:w="2323" w:type="dxa"/>
          </w:tcPr>
          <w:p w:rsidRPr="009314C9" w:rsidR="00330E48" w:rsidP="007B35F8" w:rsidRDefault="00330E48" w14:paraId="21B04A95" w14:textId="073F7981">
            <w:pPr>
              <w:jc w:val="both"/>
              <w:rPr>
                <w:lang w:val="ka-GE"/>
              </w:rPr>
            </w:pPr>
            <w:r w:rsidRPr="009314C9">
              <w:rPr>
                <w:lang w:val="ka-GE"/>
              </w:rPr>
              <w:t>Max35Text</w:t>
            </w:r>
          </w:p>
        </w:tc>
        <w:tc>
          <w:tcPr>
            <w:tcW w:w="3108" w:type="dxa"/>
          </w:tcPr>
          <w:p w:rsidRPr="00EB77A3" w:rsidR="00330E48" w:rsidP="007B35F8" w:rsidRDefault="00207AFE" w14:paraId="032A0BC7" w14:textId="3E10D312">
            <w:pPr>
              <w:jc w:val="both"/>
              <w:rPr>
                <w:lang w:val="ka-GE"/>
              </w:rPr>
            </w:pPr>
            <w:r>
              <w:rPr>
                <w:lang w:val="ka-GE"/>
              </w:rPr>
              <w:t>დე</w:t>
            </w:r>
            <w:r w:rsidR="00AC6141">
              <w:rPr>
                <w:lang w:val="ka-GE"/>
              </w:rPr>
              <w:t>ბიტორის იდენტიფიკატორი. არ გამოიყენება</w:t>
            </w:r>
            <w:r w:rsidR="00603897">
              <w:rPr>
                <w:lang w:val="ka-GE"/>
              </w:rPr>
              <w:t xml:space="preserve"> (მის ნაცვლად გამოიყენება </w:t>
            </w:r>
            <w:r w:rsidR="00603897">
              <w:t>debtorIdentification)</w:t>
            </w:r>
            <w:commentRangeEnd w:id="74"/>
            <w:r w:rsidRPr="00AC41DE" w:rsidR="006844F7">
              <w:rPr>
                <w:rStyle w:val="CommentReference"/>
              </w:rPr>
              <w:commentReference w:id="74"/>
            </w:r>
          </w:p>
        </w:tc>
      </w:tr>
      <w:tr w:rsidR="00330E48" w:rsidTr="00EB77A3" w14:paraId="0221D94F" w14:textId="77777777">
        <w:tc>
          <w:tcPr>
            <w:tcW w:w="4363" w:type="dxa"/>
          </w:tcPr>
          <w:p w:rsidRPr="00EB77A3" w:rsidR="00330E48" w:rsidP="007B35F8" w:rsidRDefault="00330E48" w14:paraId="34DB2182" w14:textId="23077570">
            <w:pPr>
              <w:jc w:val="both"/>
            </w:pPr>
            <w:r w:rsidRPr="009314C9">
              <w:rPr>
                <w:lang w:val="ka-GE"/>
              </w:rPr>
              <w:t>ultimateDebtor</w:t>
            </w:r>
            <w:ins w:author="Mikheil Kapanadze" w:date="2024-03-06T15:00:00Z" w:id="75">
              <w:r w:rsidR="00CA5EBF">
                <w:t xml:space="preserve"> -&gt; name</w:t>
              </w:r>
            </w:ins>
          </w:p>
        </w:tc>
        <w:tc>
          <w:tcPr>
            <w:tcW w:w="2323" w:type="dxa"/>
          </w:tcPr>
          <w:p w:rsidRPr="009314C9" w:rsidR="00330E48" w:rsidP="007B35F8" w:rsidRDefault="00330E48" w14:paraId="55A1519D" w14:textId="5B280610">
            <w:pPr>
              <w:jc w:val="both"/>
              <w:rPr>
                <w:lang w:val="ka-GE"/>
              </w:rPr>
            </w:pPr>
            <w:del w:author="Mikheil Kapanadze" w:date="2024-03-06T15:01:00Z" w:id="76">
              <w:r w:rsidRPr="0072446E">
                <w:rPr>
                  <w:lang w:val="ka-GE"/>
                </w:rPr>
                <w:delText>Max70Text</w:delText>
              </w:r>
            </w:del>
            <w:ins w:author="Mikheil Kapanadze" w:date="2024-03-06T15:01:00Z" w:id="77">
              <w:r w:rsidRPr="0072446E" w:rsidR="00CA5EBF">
                <w:rPr>
                  <w:lang w:val="ka-GE"/>
                </w:rPr>
                <w:t>Max</w:t>
              </w:r>
              <w:r w:rsidR="00CA5EBF">
                <w:t>140</w:t>
              </w:r>
              <w:r w:rsidRPr="0072446E" w:rsidR="00CA5EBF">
                <w:rPr>
                  <w:lang w:val="ka-GE"/>
                </w:rPr>
                <w:t>Text</w:t>
              </w:r>
            </w:ins>
          </w:p>
        </w:tc>
        <w:tc>
          <w:tcPr>
            <w:tcW w:w="3108" w:type="dxa"/>
          </w:tcPr>
          <w:p w:rsidRPr="00603897" w:rsidR="00330E48" w:rsidP="007B35F8" w:rsidRDefault="00603897" w14:paraId="28C4E8A0" w14:textId="7A140A7A">
            <w:pPr>
              <w:jc w:val="both"/>
              <w:rPr>
                <w:lang w:val="ka-GE"/>
              </w:rPr>
            </w:pPr>
            <w:r>
              <w:rPr>
                <w:lang w:val="ka-GE"/>
              </w:rPr>
              <w:t>საბოლოო დებიტორი (თუ განსხვავდება დებიტორისაგან)</w:t>
            </w:r>
          </w:p>
        </w:tc>
      </w:tr>
      <w:tr w:rsidR="00330E48" w:rsidTr="00EB77A3" w14:paraId="39BD2795" w14:textId="77777777">
        <w:tc>
          <w:tcPr>
            <w:tcW w:w="4363" w:type="dxa"/>
          </w:tcPr>
          <w:p w:rsidRPr="00E3281E" w:rsidR="00330E48" w:rsidP="007B35F8" w:rsidRDefault="00330E48" w14:paraId="5394F3AA" w14:textId="0BD26910">
            <w:pPr>
              <w:jc w:val="both"/>
            </w:pPr>
            <w:r>
              <w:t>ultimateDebtor</w:t>
            </w:r>
            <w:ins w:author="Mikheil Kapanadze" w:date="2024-03-06T15:01:00Z" w:id="78">
              <w:r w:rsidR="00CA5EBF">
                <w:t xml:space="preserve"> -&gt; </w:t>
              </w:r>
            </w:ins>
            <w:del w:author="Mikheil Kapanadze" w:date="2024-03-06T15:01:00Z" w:id="79">
              <w:r w:rsidDel="00CA5EBF">
                <w:delText>Identification</w:delText>
              </w:r>
            </w:del>
            <w:ins w:author="Mikheil Kapanadze" w:date="2024-03-06T15:01:00Z" w:id="80">
              <w:r w:rsidR="00CA5EBF">
                <w:t>identification</w:t>
              </w:r>
            </w:ins>
          </w:p>
        </w:tc>
        <w:tc>
          <w:tcPr>
            <w:tcW w:w="2323" w:type="dxa"/>
          </w:tcPr>
          <w:p w:rsidRPr="00E3281E" w:rsidR="00330E48" w:rsidP="007B35F8" w:rsidRDefault="00330E48" w14:paraId="1454A444" w14:textId="7FA63412">
            <w:pPr>
              <w:jc w:val="both"/>
            </w:pPr>
            <w:r>
              <w:t>PartyIdentification</w:t>
            </w:r>
          </w:p>
        </w:tc>
        <w:tc>
          <w:tcPr>
            <w:tcW w:w="3108" w:type="dxa"/>
          </w:tcPr>
          <w:p w:rsidRPr="00603897" w:rsidR="00330E48" w:rsidP="007B35F8" w:rsidRDefault="00603897" w14:paraId="0E2E8093" w14:textId="42FB40D1">
            <w:pPr>
              <w:jc w:val="both"/>
              <w:rPr>
                <w:lang w:val="ka-GE"/>
              </w:rPr>
            </w:pPr>
            <w:r>
              <w:rPr>
                <w:lang w:val="ka-GE"/>
              </w:rPr>
              <w:t xml:space="preserve">საბოლოო დებიტორის იდენტიფიკატორი (თუ განსხვავდება დებიტორის </w:t>
            </w:r>
            <w:r w:rsidR="00E83118">
              <w:rPr>
                <w:lang w:val="ka-GE"/>
              </w:rPr>
              <w:t>იდენტიფიკატორისაგან)</w:t>
            </w:r>
          </w:p>
        </w:tc>
      </w:tr>
      <w:tr w:rsidR="00330E48" w:rsidTr="00EB77A3" w14:paraId="6D507209" w14:textId="77777777">
        <w:tc>
          <w:tcPr>
            <w:tcW w:w="4363" w:type="dxa"/>
          </w:tcPr>
          <w:p w:rsidRPr="009314C9" w:rsidR="00330E48" w:rsidP="007B35F8" w:rsidRDefault="00330E48" w14:paraId="32EFAC8F" w14:textId="3D9E6F1E">
            <w:pPr>
              <w:jc w:val="both"/>
              <w:rPr>
                <w:lang w:val="ka-GE"/>
              </w:rPr>
            </w:pPr>
            <w:r w:rsidRPr="0072446E">
              <w:rPr>
                <w:lang w:val="ka-GE"/>
              </w:rPr>
              <w:t>instructedAmount</w:t>
            </w:r>
          </w:p>
        </w:tc>
        <w:tc>
          <w:tcPr>
            <w:tcW w:w="2323" w:type="dxa"/>
          </w:tcPr>
          <w:p w:rsidRPr="0072446E" w:rsidR="00330E48" w:rsidP="007B35F8" w:rsidRDefault="00330E48" w14:paraId="2FBBBEEB" w14:textId="1A07DE35">
            <w:pPr>
              <w:jc w:val="both"/>
              <w:rPr>
                <w:lang w:val="ka-GE"/>
              </w:rPr>
            </w:pPr>
            <w:r w:rsidRPr="0072446E">
              <w:rPr>
                <w:lang w:val="ka-GE"/>
              </w:rPr>
              <w:t>Amount</w:t>
            </w:r>
          </w:p>
        </w:tc>
        <w:tc>
          <w:tcPr>
            <w:tcW w:w="3108" w:type="dxa"/>
          </w:tcPr>
          <w:p w:rsidRPr="00E83118" w:rsidR="00330E48" w:rsidP="007B35F8" w:rsidRDefault="00E83118" w14:paraId="50981676" w14:textId="5F8A9401">
            <w:pPr>
              <w:jc w:val="both"/>
              <w:rPr>
                <w:lang w:val="ka-GE"/>
              </w:rPr>
            </w:pPr>
            <w:r>
              <w:rPr>
                <w:lang w:val="ka-GE"/>
              </w:rPr>
              <w:t>ტრანზაქციის თანხა და ვალუტა</w:t>
            </w:r>
          </w:p>
        </w:tc>
      </w:tr>
      <w:tr w:rsidR="00330E48" w:rsidTr="00EB77A3" w14:paraId="0E956344" w14:textId="77777777">
        <w:tc>
          <w:tcPr>
            <w:tcW w:w="4363" w:type="dxa"/>
          </w:tcPr>
          <w:p w:rsidRPr="00EB77A3" w:rsidR="00330E48" w:rsidP="007B35F8" w:rsidRDefault="00330E48" w14:paraId="41106CAB" w14:textId="536DAC8E">
            <w:pPr>
              <w:jc w:val="both"/>
              <w:rPr>
                <w:highlight w:val="yellow"/>
                <w:lang w:val="ka-GE"/>
              </w:rPr>
            </w:pPr>
            <w:commentRangeStart w:id="81"/>
            <w:r w:rsidRPr="00EB77A3">
              <w:rPr>
                <w:highlight w:val="yellow"/>
                <w:lang w:val="ka-GE"/>
              </w:rPr>
              <w:t>currencyOfTransfer</w:t>
            </w:r>
          </w:p>
        </w:tc>
        <w:tc>
          <w:tcPr>
            <w:tcW w:w="2323" w:type="dxa"/>
          </w:tcPr>
          <w:p w:rsidRPr="00EB77A3" w:rsidR="00330E48" w:rsidP="007B35F8" w:rsidRDefault="00330E48" w14:paraId="2E25A3C1" w14:textId="68989CA2">
            <w:pPr>
              <w:jc w:val="both"/>
              <w:rPr>
                <w:highlight w:val="yellow"/>
                <w:lang w:val="ka-GE"/>
              </w:rPr>
            </w:pPr>
            <w:r w:rsidRPr="00EB77A3">
              <w:rPr>
                <w:highlight w:val="yellow"/>
                <w:lang w:val="ka-GE"/>
              </w:rPr>
              <w:t>CurrencyCode</w:t>
            </w:r>
          </w:p>
        </w:tc>
        <w:tc>
          <w:tcPr>
            <w:tcW w:w="3108" w:type="dxa"/>
          </w:tcPr>
          <w:p w:rsidRPr="00EB77A3" w:rsidR="00330E48" w:rsidP="007B35F8" w:rsidRDefault="00E83118" w14:paraId="7507EF76" w14:textId="53DD6066">
            <w:pPr>
              <w:jc w:val="both"/>
              <w:rPr>
                <w:highlight w:val="yellow"/>
                <w:lang w:val="ka-GE"/>
              </w:rPr>
            </w:pPr>
            <w:r w:rsidRPr="00EB77A3">
              <w:rPr>
                <w:highlight w:val="yellow"/>
                <w:lang w:val="ka-GE"/>
              </w:rPr>
              <w:t>გადარიცხვის ვალუტა. არ გამოიყენება.</w:t>
            </w:r>
            <w:commentRangeEnd w:id="81"/>
            <w:r w:rsidRPr="00EB77A3" w:rsidR="006844F7">
              <w:rPr>
                <w:rStyle w:val="CommentReference"/>
                <w:highlight w:val="yellow"/>
              </w:rPr>
              <w:commentReference w:id="81"/>
            </w:r>
          </w:p>
        </w:tc>
      </w:tr>
      <w:tr w:rsidR="00330E48" w:rsidTr="00EB77A3" w14:paraId="58A487A1" w14:textId="77777777">
        <w:tc>
          <w:tcPr>
            <w:tcW w:w="4363" w:type="dxa"/>
          </w:tcPr>
          <w:p w:rsidRPr="00CB273F" w:rsidR="00330E48" w:rsidP="007B35F8" w:rsidRDefault="00330E48" w14:paraId="50C110D7" w14:textId="1D08DC07">
            <w:pPr>
              <w:jc w:val="both"/>
              <w:rPr>
                <w:lang w:val="ka-GE"/>
              </w:rPr>
            </w:pPr>
            <w:r w:rsidRPr="00256DB2">
              <w:rPr>
                <w:lang w:val="ka-GE"/>
              </w:rPr>
              <w:t>exchangeRateInformation</w:t>
            </w:r>
          </w:p>
        </w:tc>
        <w:tc>
          <w:tcPr>
            <w:tcW w:w="2323" w:type="dxa"/>
          </w:tcPr>
          <w:p w:rsidRPr="00CB273F" w:rsidR="00330E48" w:rsidP="007B35F8" w:rsidRDefault="00330E48" w14:paraId="19AFF966" w14:textId="65F79B49">
            <w:pPr>
              <w:jc w:val="both"/>
              <w:rPr>
                <w:lang w:val="ka-GE"/>
              </w:rPr>
            </w:pPr>
            <w:r w:rsidRPr="00256DB2">
              <w:rPr>
                <w:lang w:val="ka-GE"/>
              </w:rPr>
              <w:t>PaymentExchangeRate</w:t>
            </w:r>
          </w:p>
        </w:tc>
        <w:tc>
          <w:tcPr>
            <w:tcW w:w="3108" w:type="dxa"/>
          </w:tcPr>
          <w:p w:rsidRPr="00093FE1" w:rsidR="00330E48" w:rsidP="007B35F8" w:rsidRDefault="00093FE1" w14:paraId="0EFF8A1C" w14:textId="28BFE142">
            <w:pPr>
              <w:jc w:val="both"/>
              <w:rPr>
                <w:lang w:val="ka-GE"/>
              </w:rPr>
            </w:pPr>
            <w:r>
              <w:rPr>
                <w:lang w:val="ka-GE"/>
              </w:rPr>
              <w:t>ვალუტის გაცვლითი კურსის ინფორმაცია (არ გამოიყენება)</w:t>
            </w:r>
          </w:p>
        </w:tc>
      </w:tr>
      <w:tr w:rsidR="00330E48" w:rsidTr="00EB77A3" w14:paraId="075FE014" w14:textId="77777777">
        <w:tc>
          <w:tcPr>
            <w:tcW w:w="4363" w:type="dxa"/>
          </w:tcPr>
          <w:p w:rsidRPr="00256DB2" w:rsidR="00330E48" w:rsidP="007B35F8" w:rsidRDefault="00330E48" w14:paraId="26C3F82C" w14:textId="515B2C13">
            <w:pPr>
              <w:jc w:val="both"/>
              <w:rPr>
                <w:lang w:val="ka-GE"/>
              </w:rPr>
            </w:pPr>
            <w:r w:rsidRPr="00256DB2">
              <w:rPr>
                <w:lang w:val="ka-GE"/>
              </w:rPr>
              <w:t>creditorAccount</w:t>
            </w:r>
          </w:p>
        </w:tc>
        <w:tc>
          <w:tcPr>
            <w:tcW w:w="2323" w:type="dxa"/>
          </w:tcPr>
          <w:p w:rsidRPr="00256DB2" w:rsidR="00330E48" w:rsidP="007B35F8" w:rsidRDefault="00330E48" w14:paraId="47147C56" w14:textId="087612FE">
            <w:pPr>
              <w:jc w:val="both"/>
              <w:rPr>
                <w:lang w:val="ka-GE"/>
              </w:rPr>
            </w:pPr>
            <w:r w:rsidRPr="003A3D50">
              <w:rPr>
                <w:lang w:val="ka-GE"/>
              </w:rPr>
              <w:t>AccountReference</w:t>
            </w:r>
          </w:p>
        </w:tc>
        <w:tc>
          <w:tcPr>
            <w:tcW w:w="3108" w:type="dxa"/>
          </w:tcPr>
          <w:p w:rsidRPr="00621009" w:rsidR="00330E48" w:rsidP="007B35F8" w:rsidRDefault="00621009" w14:paraId="77F2CC9A" w14:textId="4FA578CF">
            <w:pPr>
              <w:jc w:val="both"/>
              <w:rPr>
                <w:lang w:val="ka-GE"/>
              </w:rPr>
            </w:pPr>
            <w:r>
              <w:rPr>
                <w:lang w:val="ka-GE"/>
              </w:rPr>
              <w:t xml:space="preserve">კრედიტორის ანგარიში, ტიპითურთ </w:t>
            </w:r>
          </w:p>
        </w:tc>
      </w:tr>
      <w:tr w:rsidR="00330E48" w:rsidTr="00EB77A3" w14:paraId="5D29503B" w14:textId="77777777">
        <w:tc>
          <w:tcPr>
            <w:tcW w:w="4363" w:type="dxa"/>
          </w:tcPr>
          <w:p w:rsidRPr="00EB77A3" w:rsidR="00330E48" w:rsidP="007B35F8" w:rsidRDefault="00330E48" w14:paraId="52B6908D" w14:textId="72EB75BA">
            <w:pPr>
              <w:jc w:val="both"/>
            </w:pPr>
            <w:r w:rsidRPr="004259E4">
              <w:rPr>
                <w:lang w:val="ka-GE"/>
              </w:rPr>
              <w:t>creditorAgent</w:t>
            </w:r>
            <w:ins w:author="Mikheil Kapanadze" w:date="2024-03-06T14:43:00Z" w:id="82">
              <w:r w:rsidR="006844F7">
                <w:rPr>
                  <w:lang w:val="ka-GE"/>
                </w:rPr>
                <w:t xml:space="preserve"> -&gt; </w:t>
              </w:r>
              <w:r w:rsidR="006844F7">
                <w:t>financialInstitutionId</w:t>
              </w:r>
            </w:ins>
            <w:ins w:author="Mikheil Kapanadze" w:date="2024-03-06T15:04:00Z" w:id="83">
              <w:r w:rsidR="00ED5253">
                <w:t xml:space="preserve"> -&gt; bicfi</w:t>
              </w:r>
            </w:ins>
          </w:p>
        </w:tc>
        <w:tc>
          <w:tcPr>
            <w:tcW w:w="2323" w:type="dxa"/>
          </w:tcPr>
          <w:p w:rsidRPr="003A3D50" w:rsidR="00330E48" w:rsidP="007B35F8" w:rsidRDefault="00330E48" w14:paraId="40D441EC" w14:textId="3485BA9A">
            <w:pPr>
              <w:jc w:val="both"/>
              <w:rPr>
                <w:lang w:val="ka-GE"/>
              </w:rPr>
            </w:pPr>
            <w:r w:rsidRPr="004259E4">
              <w:rPr>
                <w:lang w:val="ka-GE"/>
              </w:rPr>
              <w:t>BICFI</w:t>
            </w:r>
          </w:p>
        </w:tc>
        <w:tc>
          <w:tcPr>
            <w:tcW w:w="3108" w:type="dxa"/>
          </w:tcPr>
          <w:p w:rsidRPr="00437E69" w:rsidR="00330E48" w:rsidP="007B35F8" w:rsidRDefault="00DB24BA" w14:paraId="29F1C644" w14:textId="6A2C50FB">
            <w:pPr>
              <w:jc w:val="both"/>
              <w:rPr>
                <w:lang w:val="ka-GE"/>
              </w:rPr>
            </w:pPr>
            <w:r>
              <w:rPr>
                <w:lang w:val="ka-GE"/>
              </w:rPr>
              <w:t xml:space="preserve">იმ </w:t>
            </w:r>
            <w:r w:rsidR="00C24D6E">
              <w:rPr>
                <w:lang w:val="ka-GE"/>
              </w:rPr>
              <w:t>დაწესებულებ</w:t>
            </w:r>
            <w:r>
              <w:rPr>
                <w:lang w:val="ka-GE"/>
              </w:rPr>
              <w:t>ის იდენტიფიკატორი</w:t>
            </w:r>
            <w:r w:rsidR="00C24D6E">
              <w:rPr>
                <w:lang w:val="ka-GE"/>
              </w:rPr>
              <w:t>, სადაც კრედიტორის ანგარიშია გახსნილი (</w:t>
            </w:r>
            <w:r>
              <w:rPr>
                <w:lang w:val="ka-GE"/>
              </w:rPr>
              <w:t>ამ ვერსიის მიზნებისათვის - კრედიტორის მომსახურე ბანკის კოდი</w:t>
            </w:r>
            <w:r w:rsidR="00310D34">
              <w:rPr>
                <w:lang w:val="ka-GE"/>
              </w:rPr>
              <w:t>)</w:t>
            </w:r>
          </w:p>
        </w:tc>
      </w:tr>
      <w:tr w:rsidR="00330E48" w:rsidTr="00EB77A3" w14:paraId="281F28B8" w14:textId="77777777">
        <w:tc>
          <w:tcPr>
            <w:tcW w:w="4363" w:type="dxa"/>
          </w:tcPr>
          <w:p w:rsidRPr="004259E4" w:rsidR="00330E48" w:rsidP="007B35F8" w:rsidRDefault="00330E48" w14:paraId="688D21C1" w14:textId="1DB8ADE0">
            <w:pPr>
              <w:jc w:val="both"/>
              <w:rPr>
                <w:lang w:val="ka-GE"/>
              </w:rPr>
            </w:pPr>
            <w:del w:author="Mikheil Kapanadze" w:date="2024-03-06T14:44:00Z" w:id="84">
              <w:r w:rsidRPr="004259E4">
                <w:rPr>
                  <w:lang w:val="ka-GE"/>
                </w:rPr>
                <w:delText>creditorAgentName</w:delText>
              </w:r>
            </w:del>
            <w:ins w:author="Mikheil Kapanadze" w:date="2024-03-06T14:44:00Z" w:id="85">
              <w:r w:rsidR="006844F7">
                <w:rPr>
                  <w:lang w:val="ka-GE"/>
                </w:rPr>
                <w:t>creditorAgent -&gt; name</w:t>
              </w:r>
            </w:ins>
          </w:p>
        </w:tc>
        <w:tc>
          <w:tcPr>
            <w:tcW w:w="2323" w:type="dxa"/>
          </w:tcPr>
          <w:p w:rsidRPr="004259E4" w:rsidR="00330E48" w:rsidP="007B35F8" w:rsidRDefault="00330E48" w14:paraId="0954E25A" w14:textId="78ACA75E">
            <w:pPr>
              <w:jc w:val="both"/>
              <w:rPr>
                <w:lang w:val="ka-GE"/>
              </w:rPr>
            </w:pPr>
            <w:r w:rsidRPr="00DB5BFB">
              <w:rPr>
                <w:lang w:val="ka-GE"/>
              </w:rPr>
              <w:t>Max140Text</w:t>
            </w:r>
          </w:p>
        </w:tc>
        <w:tc>
          <w:tcPr>
            <w:tcW w:w="3108" w:type="dxa"/>
          </w:tcPr>
          <w:p w:rsidRPr="00310D34" w:rsidR="00330E48" w:rsidP="007B35F8" w:rsidRDefault="004A5947" w14:paraId="187C5D21" w14:textId="4B0F8840">
            <w:pPr>
              <w:jc w:val="both"/>
              <w:rPr>
                <w:lang w:val="ka-GE"/>
              </w:rPr>
            </w:pPr>
            <w:r>
              <w:rPr>
                <w:lang w:val="ka-GE"/>
              </w:rPr>
              <w:t xml:space="preserve">იმ დაწესებულების დასახელება, სადაც კრედიტორის ანგარიშია გახსნილი (ამ ვერსიის მიზნებისათვის - კრედიტორის მომსახურე ბანკის </w:t>
            </w:r>
            <w:r w:rsidR="006A65BA">
              <w:rPr>
                <w:lang w:val="ka-GE"/>
              </w:rPr>
              <w:t>დასახელება</w:t>
            </w:r>
            <w:r>
              <w:rPr>
                <w:lang w:val="ka-GE"/>
              </w:rPr>
              <w:t>)</w:t>
            </w:r>
          </w:p>
        </w:tc>
      </w:tr>
      <w:tr w:rsidR="00ED5253" w:rsidTr="00EB77A3" w14:paraId="3CFC3C1D" w14:textId="77777777">
        <w:trPr>
          <w:ins w:author="Mikheil Kapanadze" w:date="2024-03-06T15:05:00Z" w:id="86"/>
        </w:trPr>
        <w:tc>
          <w:tcPr>
            <w:tcW w:w="4363" w:type="dxa"/>
          </w:tcPr>
          <w:p w:rsidRPr="00ED5253" w:rsidR="00ED5253" w:rsidDel="006844F7" w:rsidP="007B35F8" w:rsidRDefault="00ED5253" w14:paraId="717F9837" w14:textId="3C2BC25A">
            <w:pPr>
              <w:jc w:val="both"/>
              <w:rPr>
                <w:ins w:author="Mikheil Kapanadze" w:date="2024-03-06T15:05:00Z" w:id="87"/>
                <w:lang w:val="ka-GE"/>
              </w:rPr>
            </w:pPr>
            <w:commentRangeStart w:id="88"/>
            <w:commentRangeStart w:id="89"/>
            <w:ins w:author="Mikheil Kapanadze" w:date="2024-03-06T15:05:00Z" w:id="90">
              <w:r w:rsidRPr="00ED5253">
                <w:rPr>
                  <w:lang w:val="ka-GE"/>
                </w:rPr>
                <w:t>intermediaryAgent1</w:t>
              </w:r>
            </w:ins>
            <w:ins w:author="Mikheil Kapanadze" w:date="2024-03-06T15:06:00Z" w:id="91">
              <w:r>
                <w:t xml:space="preserve"> </w:t>
              </w:r>
              <w:r>
                <w:rPr>
                  <w:lang w:val="ka-GE"/>
                </w:rPr>
                <w:t xml:space="preserve">-&gt; </w:t>
              </w:r>
              <w:r>
                <w:t>financialInstitutionId -&gt; bicfi</w:t>
              </w:r>
            </w:ins>
            <w:ins w:author="Mikheil Kapanadze" w:date="2024-03-06T15:07:00Z" w:id="92">
              <w:commentRangeEnd w:id="88"/>
              <w:r>
                <w:rPr>
                  <w:rStyle w:val="CommentReference"/>
                </w:rPr>
                <w:commentReference w:id="88"/>
              </w:r>
            </w:ins>
            <w:commentRangeEnd w:id="89"/>
            <w:r w:rsidR="005058A4">
              <w:rPr>
                <w:rStyle w:val="CommentReference"/>
              </w:rPr>
              <w:commentReference w:id="89"/>
            </w:r>
          </w:p>
        </w:tc>
        <w:tc>
          <w:tcPr>
            <w:tcW w:w="2323" w:type="dxa"/>
          </w:tcPr>
          <w:p w:rsidRPr="00DB5BFB" w:rsidR="00ED5253" w:rsidP="007B35F8" w:rsidRDefault="00ED5253" w14:paraId="46FF7270" w14:textId="258F7B0D">
            <w:pPr>
              <w:jc w:val="both"/>
              <w:rPr>
                <w:ins w:author="Mikheil Kapanadze" w:date="2024-03-06T15:05:00Z" w:id="93"/>
                <w:lang w:val="ka-GE"/>
              </w:rPr>
            </w:pPr>
            <w:ins w:author="Mikheil Kapanadze" w:date="2024-03-06T15:06:00Z" w:id="94">
              <w:r w:rsidRPr="004259E4">
                <w:rPr>
                  <w:lang w:val="ka-GE"/>
                </w:rPr>
                <w:t>BICFI</w:t>
              </w:r>
            </w:ins>
          </w:p>
        </w:tc>
        <w:tc>
          <w:tcPr>
            <w:tcW w:w="3108" w:type="dxa"/>
          </w:tcPr>
          <w:p w:rsidRPr="00ED5253" w:rsidR="00ED5253" w:rsidP="007B35F8" w:rsidRDefault="00ED5253" w14:paraId="50D60149" w14:textId="2AB25AC9">
            <w:pPr>
              <w:jc w:val="both"/>
              <w:rPr>
                <w:ins w:author="Mikheil Kapanadze" w:date="2024-03-06T15:05:00Z" w:id="95"/>
                <w:lang w:val="ka-GE"/>
              </w:rPr>
            </w:pPr>
            <w:ins w:author="Mikheil Kapanadze" w:date="2024-03-06T15:06:00Z" w:id="96">
              <w:r>
                <w:rPr>
                  <w:lang w:val="ka-GE"/>
                </w:rPr>
                <w:t>შუამავალი ფინანსური ინსტიტუცია 1</w:t>
              </w:r>
            </w:ins>
          </w:p>
        </w:tc>
      </w:tr>
      <w:tr w:rsidR="00ED5253" w:rsidTr="00ED5253" w14:paraId="622D3F0E" w14:textId="77777777">
        <w:trPr>
          <w:ins w:author="Mikheil Kapanadze" w:date="2024-03-06T15:06:00Z" w:id="97"/>
        </w:trPr>
        <w:tc>
          <w:tcPr>
            <w:tcW w:w="4363" w:type="dxa"/>
          </w:tcPr>
          <w:p w:rsidRPr="00ED5253" w:rsidR="00ED5253" w:rsidP="00ED5253" w:rsidRDefault="00ED5253" w14:paraId="29FBBA27" w14:textId="355D19C7">
            <w:pPr>
              <w:jc w:val="both"/>
              <w:rPr>
                <w:ins w:author="Mikheil Kapanadze" w:date="2024-03-06T15:06:00Z" w:id="98"/>
                <w:lang w:val="ka-GE"/>
              </w:rPr>
            </w:pPr>
            <w:commentRangeStart w:id="99"/>
            <w:ins w:author="Mikheil Kapanadze" w:date="2024-03-06T15:06:00Z" w:id="100">
              <w:r w:rsidRPr="00ED5253">
                <w:rPr>
                  <w:lang w:val="ka-GE"/>
                </w:rPr>
                <w:t>intermediaryAgent</w:t>
              </w:r>
              <w:r>
                <w:rPr>
                  <w:lang w:val="ka-GE"/>
                </w:rPr>
                <w:t>2</w:t>
              </w:r>
              <w:r>
                <w:t xml:space="preserve"> </w:t>
              </w:r>
              <w:r>
                <w:rPr>
                  <w:lang w:val="ka-GE"/>
                </w:rPr>
                <w:t xml:space="preserve">-&gt; </w:t>
              </w:r>
              <w:r>
                <w:t>financialInstitutionId -&gt; bicfi</w:t>
              </w:r>
            </w:ins>
            <w:ins w:author="Mikheil Kapanadze" w:date="2024-03-06T15:07:00Z" w:id="101">
              <w:commentRangeEnd w:id="99"/>
              <w:r>
                <w:rPr>
                  <w:rStyle w:val="CommentReference"/>
                </w:rPr>
                <w:commentReference w:id="99"/>
              </w:r>
            </w:ins>
          </w:p>
        </w:tc>
        <w:tc>
          <w:tcPr>
            <w:tcW w:w="2323" w:type="dxa"/>
          </w:tcPr>
          <w:p w:rsidRPr="004259E4" w:rsidR="00ED5253" w:rsidP="00ED5253" w:rsidRDefault="00ED5253" w14:paraId="39214655" w14:textId="07D2881C">
            <w:pPr>
              <w:jc w:val="both"/>
              <w:rPr>
                <w:ins w:author="Mikheil Kapanadze" w:date="2024-03-06T15:06:00Z" w:id="102"/>
                <w:lang w:val="ka-GE"/>
              </w:rPr>
            </w:pPr>
            <w:ins w:author="Mikheil Kapanadze" w:date="2024-03-06T15:06:00Z" w:id="103">
              <w:r w:rsidRPr="004259E4">
                <w:rPr>
                  <w:lang w:val="ka-GE"/>
                </w:rPr>
                <w:t>BICFI</w:t>
              </w:r>
            </w:ins>
          </w:p>
        </w:tc>
        <w:tc>
          <w:tcPr>
            <w:tcW w:w="3108" w:type="dxa"/>
          </w:tcPr>
          <w:p w:rsidR="00ED5253" w:rsidP="00ED5253" w:rsidRDefault="00ED5253" w14:paraId="4C93EE64" w14:textId="04A82B54">
            <w:pPr>
              <w:jc w:val="both"/>
              <w:rPr>
                <w:ins w:author="Mikheil Kapanadze" w:date="2024-03-06T15:06:00Z" w:id="104"/>
                <w:lang w:val="ka-GE"/>
              </w:rPr>
            </w:pPr>
            <w:ins w:author="Mikheil Kapanadze" w:date="2024-03-06T15:06:00Z" w:id="105">
              <w:r>
                <w:rPr>
                  <w:lang w:val="ka-GE"/>
                </w:rPr>
                <w:t>შუამავალი ფინანსური ინსტიტუცია 2</w:t>
              </w:r>
            </w:ins>
          </w:p>
        </w:tc>
      </w:tr>
      <w:tr w:rsidR="00330E48" w:rsidTr="00EB77A3" w14:paraId="674A18CC" w14:textId="77777777">
        <w:tc>
          <w:tcPr>
            <w:tcW w:w="4363" w:type="dxa"/>
          </w:tcPr>
          <w:p w:rsidRPr="004259E4" w:rsidR="00330E48" w:rsidP="007B35F8" w:rsidRDefault="00ED5253" w14:paraId="30DF1C22" w14:textId="1FE1BA2F">
            <w:pPr>
              <w:jc w:val="both"/>
              <w:rPr>
                <w:lang w:val="ka-GE"/>
              </w:rPr>
            </w:pPr>
            <w:r w:rsidRPr="00DB5BFB">
              <w:rPr>
                <w:lang w:val="ka-GE"/>
              </w:rPr>
              <w:t>creditor</w:t>
            </w:r>
            <w:ins w:author="Mikheil Kapanadze" w:date="2024-03-06T15:01:00Z" w:id="106">
              <w:r>
                <w:t xml:space="preserve"> -&gt; </w:t>
              </w:r>
            </w:ins>
            <w:del w:author="Mikheil Kapanadze" w:date="2024-03-06T15:01:00Z" w:id="107">
              <w:r w:rsidRPr="00DB5BFB" w:rsidDel="00AC13CA">
                <w:rPr>
                  <w:lang w:val="ka-GE"/>
                </w:rPr>
                <w:delText>Name</w:delText>
              </w:r>
            </w:del>
            <w:ins w:author="Mikheil Kapanadze" w:date="2024-03-06T15:01:00Z" w:id="108">
              <w:r>
                <w:t>n</w:t>
              </w:r>
              <w:r w:rsidRPr="00DB5BFB">
                <w:rPr>
                  <w:lang w:val="ka-GE"/>
                </w:rPr>
                <w:t>ame</w:t>
              </w:r>
            </w:ins>
          </w:p>
        </w:tc>
        <w:tc>
          <w:tcPr>
            <w:tcW w:w="2323" w:type="dxa"/>
          </w:tcPr>
          <w:p w:rsidRPr="00DB5BFB" w:rsidR="00330E48" w:rsidP="007B35F8" w:rsidRDefault="00330E48" w14:paraId="7A471C3D" w14:textId="1B2CE314">
            <w:pPr>
              <w:jc w:val="both"/>
              <w:rPr>
                <w:lang w:val="ka-GE"/>
              </w:rPr>
            </w:pPr>
            <w:del w:author="Mikheil Kapanadze" w:date="2024-03-06T15:01:00Z" w:id="109">
              <w:r w:rsidRPr="00DB5BFB">
                <w:rPr>
                  <w:lang w:val="ka-GE"/>
                </w:rPr>
                <w:delText>Max70Text</w:delText>
              </w:r>
            </w:del>
            <w:ins w:author="Mikheil Kapanadze" w:date="2024-03-06T15:01:00Z" w:id="110">
              <w:r w:rsidRPr="00DB5BFB" w:rsidR="00ED5253">
                <w:rPr>
                  <w:lang w:val="ka-GE"/>
                </w:rPr>
                <w:t>Max</w:t>
              </w:r>
              <w:r w:rsidR="00ED5253">
                <w:t>140</w:t>
              </w:r>
              <w:r w:rsidRPr="00DB5BFB" w:rsidR="00ED5253">
                <w:rPr>
                  <w:lang w:val="ka-GE"/>
                </w:rPr>
                <w:t>Text</w:t>
              </w:r>
            </w:ins>
          </w:p>
        </w:tc>
        <w:tc>
          <w:tcPr>
            <w:tcW w:w="3108" w:type="dxa"/>
          </w:tcPr>
          <w:p w:rsidRPr="00914D7C" w:rsidR="00330E48" w:rsidP="007B35F8" w:rsidRDefault="00914D7C" w14:paraId="151352D7" w14:textId="24362010">
            <w:pPr>
              <w:jc w:val="both"/>
              <w:rPr>
                <w:lang w:val="ka-GE"/>
              </w:rPr>
            </w:pPr>
            <w:r>
              <w:rPr>
                <w:lang w:val="ka-GE"/>
              </w:rPr>
              <w:t>კრედიტორის დასახელება</w:t>
            </w:r>
          </w:p>
        </w:tc>
      </w:tr>
      <w:tr w:rsidR="00330E48" w:rsidTr="00EB77A3" w14:paraId="6087F8B4" w14:textId="77777777">
        <w:tc>
          <w:tcPr>
            <w:tcW w:w="4363" w:type="dxa"/>
          </w:tcPr>
          <w:p w:rsidRPr="00EB77A3" w:rsidR="00330E48" w:rsidP="007B35F8" w:rsidRDefault="00330E48" w14:paraId="6CFFB0E8" w14:textId="62F58D05">
            <w:pPr>
              <w:jc w:val="both"/>
              <w:rPr>
                <w:highlight w:val="yellow"/>
                <w:lang w:val="ka-GE"/>
              </w:rPr>
            </w:pPr>
            <w:commentRangeStart w:id="111"/>
            <w:r w:rsidRPr="00EB77A3">
              <w:rPr>
                <w:highlight w:val="yellow"/>
                <w:lang w:val="ka-GE"/>
              </w:rPr>
              <w:t>creditorId</w:t>
            </w:r>
          </w:p>
        </w:tc>
        <w:tc>
          <w:tcPr>
            <w:tcW w:w="2323" w:type="dxa"/>
          </w:tcPr>
          <w:p w:rsidRPr="00EB77A3" w:rsidR="00330E48" w:rsidP="007B35F8" w:rsidRDefault="00330E48" w14:paraId="2832B7A2" w14:textId="0F161A14">
            <w:pPr>
              <w:jc w:val="both"/>
              <w:rPr>
                <w:highlight w:val="yellow"/>
                <w:lang w:val="ka-GE"/>
              </w:rPr>
            </w:pPr>
            <w:r w:rsidRPr="00EB77A3">
              <w:rPr>
                <w:highlight w:val="yellow"/>
                <w:lang w:val="ka-GE"/>
              </w:rPr>
              <w:t>Max35Text</w:t>
            </w:r>
          </w:p>
        </w:tc>
        <w:tc>
          <w:tcPr>
            <w:tcW w:w="3108" w:type="dxa"/>
          </w:tcPr>
          <w:p w:rsidRPr="00EB77A3" w:rsidR="00330E48" w:rsidP="007B35F8" w:rsidRDefault="00914D7C" w14:paraId="3CBB855D" w14:textId="0C572988">
            <w:pPr>
              <w:jc w:val="both"/>
              <w:rPr>
                <w:highlight w:val="yellow"/>
              </w:rPr>
            </w:pPr>
            <w:r w:rsidRPr="00EB77A3">
              <w:rPr>
                <w:highlight w:val="yellow"/>
                <w:lang w:val="ka-GE"/>
              </w:rPr>
              <w:t xml:space="preserve">კრედიტორის იდენტიფიკატორი (არ გამოიყენება. გამოიყენეთ </w:t>
            </w:r>
            <w:r w:rsidRPr="00EB77A3">
              <w:rPr>
                <w:highlight w:val="yellow"/>
              </w:rPr>
              <w:t>creditorIdentification)</w:t>
            </w:r>
            <w:commentRangeEnd w:id="111"/>
            <w:r w:rsidRPr="00EB77A3" w:rsidR="00ED5253">
              <w:rPr>
                <w:rStyle w:val="CommentReference"/>
                <w:highlight w:val="yellow"/>
              </w:rPr>
              <w:commentReference w:id="111"/>
            </w:r>
          </w:p>
        </w:tc>
      </w:tr>
      <w:tr w:rsidR="00330E48" w:rsidTr="00EB77A3" w14:paraId="3C7F4460" w14:textId="77777777">
        <w:tc>
          <w:tcPr>
            <w:tcW w:w="4363" w:type="dxa"/>
          </w:tcPr>
          <w:p w:rsidRPr="00EB77A3" w:rsidR="00330E48" w:rsidP="007B35F8" w:rsidRDefault="00ED5253" w14:paraId="69004DB8" w14:textId="1EB8483D">
            <w:pPr>
              <w:jc w:val="both"/>
              <w:rPr>
                <w:lang w:val="ka-GE"/>
              </w:rPr>
            </w:pPr>
            <w:ins w:author="Mikheil Kapanadze" w:date="2024-03-06T14:46:00Z" w:id="112">
              <w:r>
                <w:t>creditor</w:t>
              </w:r>
            </w:ins>
            <w:del w:author="Mikheil Kapanadze" w:date="2024-03-06T14:46:00Z" w:id="113">
              <w:r w:rsidDel="0043410B">
                <w:delText>Creditor</w:delText>
              </w:r>
            </w:del>
            <w:ins w:author="Mikheil Kapanadze" w:date="2024-03-06T14:46:00Z" w:id="114">
              <w:r>
                <w:t xml:space="preserve"> -&gt; i</w:t>
              </w:r>
            </w:ins>
            <w:del w:author="Mikheil Kapanadze" w:date="2024-03-06T14:46:00Z" w:id="115">
              <w:r w:rsidDel="0043410B">
                <w:delText>I</w:delText>
              </w:r>
            </w:del>
            <w:r>
              <w:t>dentification</w:t>
            </w:r>
          </w:p>
        </w:tc>
        <w:tc>
          <w:tcPr>
            <w:tcW w:w="2323" w:type="dxa"/>
          </w:tcPr>
          <w:p w:rsidRPr="00E3281E" w:rsidR="00330E48" w:rsidP="007B35F8" w:rsidRDefault="00330E48" w14:paraId="4BB26C80" w14:textId="41093FC0">
            <w:pPr>
              <w:jc w:val="both"/>
            </w:pPr>
            <w:r>
              <w:t>PartyIdentification</w:t>
            </w:r>
          </w:p>
        </w:tc>
        <w:tc>
          <w:tcPr>
            <w:tcW w:w="3108" w:type="dxa"/>
          </w:tcPr>
          <w:p w:rsidRPr="00914D7C" w:rsidR="00330E48" w:rsidP="007B35F8" w:rsidRDefault="00914D7C" w14:paraId="16F9507B" w14:textId="15D12CB7">
            <w:pPr>
              <w:jc w:val="both"/>
              <w:rPr>
                <w:lang w:val="ka-GE"/>
              </w:rPr>
            </w:pPr>
            <w:r>
              <w:rPr>
                <w:lang w:val="ka-GE"/>
              </w:rPr>
              <w:t>კრე</w:t>
            </w:r>
            <w:r w:rsidR="00261434">
              <w:rPr>
                <w:lang w:val="ka-GE"/>
              </w:rPr>
              <w:t>დიტორის იდენტიფიკატორი</w:t>
            </w:r>
            <w:r w:rsidR="00ED1A7D">
              <w:rPr>
                <w:lang w:val="ka-GE"/>
              </w:rPr>
              <w:t xml:space="preserve"> (იხ. </w:t>
            </w:r>
            <w:r w:rsidR="00ED1A7D">
              <w:rPr>
                <w:lang w:val="ka-GE"/>
              </w:rPr>
              <w:fldChar w:fldCharType="begin"/>
            </w:r>
            <w:r w:rsidR="00ED1A7D">
              <w:rPr>
                <w:lang w:val="ka-GE"/>
              </w:rPr>
              <w:instrText xml:space="preserve"> REF _Ref72416516 \r \h </w:instrText>
            </w:r>
            <w:r w:rsidR="0059726C">
              <w:rPr>
                <w:lang w:val="ka-GE"/>
              </w:rPr>
              <w:instrText xml:space="preserve"> \* MERGEFORMAT </w:instrText>
            </w:r>
            <w:r w:rsidR="00ED1A7D">
              <w:rPr>
                <w:lang w:val="ka-GE"/>
              </w:rPr>
            </w:r>
            <w:r w:rsidR="00ED1A7D">
              <w:rPr>
                <w:lang w:val="ka-GE"/>
              </w:rPr>
              <w:fldChar w:fldCharType="separate"/>
            </w:r>
            <w:r w:rsidR="0025017C">
              <w:rPr>
                <w:lang w:val="ka-GE"/>
              </w:rPr>
              <w:t>6.6.1</w:t>
            </w:r>
            <w:r w:rsidR="00ED1A7D">
              <w:rPr>
                <w:lang w:val="ka-GE"/>
              </w:rPr>
              <w:fldChar w:fldCharType="end"/>
            </w:r>
            <w:r w:rsidR="00ED1A7D">
              <w:rPr>
                <w:lang w:val="ka-GE"/>
              </w:rPr>
              <w:t xml:space="preserve"> თავი)</w:t>
            </w:r>
          </w:p>
        </w:tc>
      </w:tr>
      <w:tr w:rsidR="00330E48" w:rsidTr="00EB77A3" w14:paraId="7770D31E" w14:textId="77777777">
        <w:tc>
          <w:tcPr>
            <w:tcW w:w="4363" w:type="dxa"/>
          </w:tcPr>
          <w:p w:rsidRPr="00DB5BFB" w:rsidR="00330E48" w:rsidP="007B35F8" w:rsidRDefault="00ED5253" w14:paraId="6CC14407" w14:textId="1F31A699">
            <w:pPr>
              <w:jc w:val="both"/>
              <w:rPr>
                <w:lang w:val="ka-GE"/>
              </w:rPr>
            </w:pPr>
            <w:ins w:author="Mikheil Kapanadze" w:date="2024-03-06T14:47:00Z" w:id="116">
              <w:r>
                <w:rPr>
                  <w:lang w:val="ka-GE"/>
                </w:rPr>
                <w:t>creditor</w:t>
              </w:r>
            </w:ins>
            <w:del w:author="Mikheil Kapanadze" w:date="2024-03-06T14:47:00Z" w:id="117">
              <w:r w:rsidRPr="006F3AE4" w:rsidDel="0043410B">
                <w:rPr>
                  <w:lang w:val="ka-GE"/>
                </w:rPr>
                <w:delText>Creditor</w:delText>
              </w:r>
            </w:del>
            <w:ins w:author="Mikheil Kapanadze" w:date="2024-03-06T14:46:00Z" w:id="118">
              <w:r>
                <w:rPr>
                  <w:lang w:val="ka-GE"/>
                </w:rPr>
                <w:t xml:space="preserve"> -&gt; </w:t>
              </w:r>
            </w:ins>
            <w:del w:author="Mikheil Kapanadze" w:date="2024-03-06T14:46:00Z" w:id="119">
              <w:r w:rsidRPr="006F3AE4" w:rsidDel="0043410B">
                <w:rPr>
                  <w:lang w:val="ka-GE"/>
                </w:rPr>
                <w:delText>Address</w:delText>
              </w:r>
            </w:del>
            <w:ins w:author="Mikheil Kapanadze" w:date="2024-03-06T14:46:00Z" w:id="120">
              <w:r>
                <w:t>a</w:t>
              </w:r>
              <w:r w:rsidRPr="006F3AE4">
                <w:rPr>
                  <w:lang w:val="ka-GE"/>
                </w:rPr>
                <w:t>ddress</w:t>
              </w:r>
            </w:ins>
          </w:p>
        </w:tc>
        <w:tc>
          <w:tcPr>
            <w:tcW w:w="2323" w:type="dxa"/>
          </w:tcPr>
          <w:p w:rsidRPr="006F3AE4" w:rsidR="00330E48" w:rsidP="007B35F8" w:rsidRDefault="00330E48" w14:paraId="4D5BB295" w14:textId="0DF2A571">
            <w:pPr>
              <w:jc w:val="both"/>
              <w:rPr>
                <w:lang w:val="ka-GE"/>
              </w:rPr>
            </w:pPr>
            <w:r w:rsidRPr="006F3AE4">
              <w:rPr>
                <w:lang w:val="ka-GE"/>
              </w:rPr>
              <w:t>Address</w:t>
            </w:r>
          </w:p>
        </w:tc>
        <w:tc>
          <w:tcPr>
            <w:tcW w:w="3108" w:type="dxa"/>
          </w:tcPr>
          <w:p w:rsidRPr="00ED1A7D" w:rsidR="00330E48" w:rsidP="007B35F8" w:rsidRDefault="00ED1A7D" w14:paraId="51DEE9A6" w14:textId="5E850772">
            <w:pPr>
              <w:jc w:val="both"/>
              <w:rPr>
                <w:lang w:val="ka-GE"/>
              </w:rPr>
            </w:pPr>
            <w:r>
              <w:rPr>
                <w:lang w:val="ka-GE"/>
              </w:rPr>
              <w:t>კრედიტორის მისამართი</w:t>
            </w:r>
          </w:p>
        </w:tc>
      </w:tr>
      <w:tr w:rsidR="00330E48" w:rsidTr="00EB77A3" w14:paraId="12292290" w14:textId="77777777">
        <w:tc>
          <w:tcPr>
            <w:tcW w:w="4363" w:type="dxa"/>
          </w:tcPr>
          <w:p w:rsidRPr="00EB77A3" w:rsidR="00330E48" w:rsidP="007B35F8" w:rsidRDefault="00330E48" w14:paraId="3ACE0E4E" w14:textId="49ACA589">
            <w:pPr>
              <w:jc w:val="both"/>
              <w:rPr>
                <w:highlight w:val="yellow"/>
                <w:lang w:val="ka-GE"/>
              </w:rPr>
            </w:pPr>
            <w:commentRangeStart w:id="121"/>
            <w:r w:rsidRPr="00EB77A3">
              <w:rPr>
                <w:highlight w:val="yellow"/>
                <w:lang w:val="ka-GE"/>
              </w:rPr>
              <w:t>creditorNameAndAddress</w:t>
            </w:r>
          </w:p>
        </w:tc>
        <w:tc>
          <w:tcPr>
            <w:tcW w:w="2323" w:type="dxa"/>
          </w:tcPr>
          <w:p w:rsidRPr="00EB77A3" w:rsidR="00330E48" w:rsidP="007B35F8" w:rsidRDefault="00330E48" w14:paraId="0E078EA5" w14:textId="20AD23CF">
            <w:pPr>
              <w:jc w:val="both"/>
              <w:rPr>
                <w:highlight w:val="yellow"/>
                <w:lang w:val="ka-GE"/>
              </w:rPr>
            </w:pPr>
            <w:r w:rsidRPr="00EB77A3">
              <w:rPr>
                <w:highlight w:val="yellow"/>
                <w:lang w:val="ka-GE"/>
              </w:rPr>
              <w:t>Max140Text</w:t>
            </w:r>
          </w:p>
        </w:tc>
        <w:tc>
          <w:tcPr>
            <w:tcW w:w="3108" w:type="dxa"/>
          </w:tcPr>
          <w:p w:rsidRPr="00EB77A3" w:rsidR="00330E48" w:rsidP="007B35F8" w:rsidRDefault="00ED1A7D" w14:paraId="52F80E48" w14:textId="085E7CF7">
            <w:pPr>
              <w:jc w:val="both"/>
              <w:rPr>
                <w:highlight w:val="yellow"/>
                <w:lang w:val="ka-GE"/>
              </w:rPr>
            </w:pPr>
            <w:r w:rsidRPr="00EB77A3">
              <w:rPr>
                <w:highlight w:val="yellow"/>
                <w:lang w:val="ka-GE"/>
              </w:rPr>
              <w:t>კრედიტორის დასახელება და მისამართი (არ გამოიყენება</w:t>
            </w:r>
            <w:r w:rsidRPr="00EB77A3" w:rsidR="00D526BB">
              <w:rPr>
                <w:highlight w:val="yellow"/>
                <w:lang w:val="ka-GE"/>
              </w:rPr>
              <w:t xml:space="preserve">. გამოიყენეთ </w:t>
            </w:r>
            <w:r w:rsidRPr="00EB77A3" w:rsidR="00D526BB">
              <w:rPr>
                <w:highlight w:val="yellow"/>
              </w:rPr>
              <w:t>creditorIdentification</w:t>
            </w:r>
            <w:r w:rsidRPr="00EB77A3" w:rsidR="00D526BB">
              <w:rPr>
                <w:highlight w:val="yellow"/>
                <w:lang w:val="ka-GE"/>
              </w:rPr>
              <w:t xml:space="preserve"> და </w:t>
            </w:r>
            <w:r w:rsidRPr="00EB77A3" w:rsidR="00D526BB">
              <w:rPr>
                <w:highlight w:val="yellow"/>
              </w:rPr>
              <w:t>creditorAddress</w:t>
            </w:r>
            <w:r w:rsidRPr="00EB77A3" w:rsidR="00D526BB">
              <w:rPr>
                <w:highlight w:val="yellow"/>
                <w:lang w:val="ka-GE"/>
              </w:rPr>
              <w:t xml:space="preserve"> ველები</w:t>
            </w:r>
            <w:r w:rsidRPr="00EB77A3">
              <w:rPr>
                <w:highlight w:val="yellow"/>
                <w:lang w:val="ka-GE"/>
              </w:rPr>
              <w:t>)</w:t>
            </w:r>
            <w:commentRangeEnd w:id="121"/>
            <w:r w:rsidRPr="00EB77A3" w:rsidR="00ED5253">
              <w:rPr>
                <w:rStyle w:val="CommentReference"/>
                <w:highlight w:val="yellow"/>
              </w:rPr>
              <w:commentReference w:id="121"/>
            </w:r>
          </w:p>
        </w:tc>
      </w:tr>
      <w:tr w:rsidR="00330E48" w:rsidTr="00EB77A3" w14:paraId="48C1C8C3" w14:textId="77777777">
        <w:tc>
          <w:tcPr>
            <w:tcW w:w="4363" w:type="dxa"/>
          </w:tcPr>
          <w:p w:rsidRPr="00EB77A3" w:rsidR="00330E48" w:rsidP="007B35F8" w:rsidRDefault="00330E48" w14:paraId="0CA9D086" w14:textId="64E03964">
            <w:pPr>
              <w:jc w:val="both"/>
            </w:pPr>
            <w:r w:rsidRPr="001716E0">
              <w:rPr>
                <w:lang w:val="ka-GE"/>
              </w:rPr>
              <w:t>ultimateCreditor</w:t>
            </w:r>
            <w:ins w:author="Mikheil Kapanadze" w:date="2024-03-06T15:02:00Z" w:id="122">
              <w:r w:rsidR="00ED5253">
                <w:t xml:space="preserve"> -&gt; name</w:t>
              </w:r>
            </w:ins>
          </w:p>
        </w:tc>
        <w:tc>
          <w:tcPr>
            <w:tcW w:w="2323" w:type="dxa"/>
          </w:tcPr>
          <w:p w:rsidRPr="001716E0" w:rsidR="00330E48" w:rsidP="007B35F8" w:rsidRDefault="00330E48" w14:paraId="69B16797" w14:textId="1288652A">
            <w:pPr>
              <w:jc w:val="both"/>
              <w:rPr>
                <w:lang w:val="ka-GE"/>
              </w:rPr>
            </w:pPr>
            <w:del w:author="Mikheil Kapanadze" w:date="2024-03-06T15:02:00Z" w:id="123">
              <w:r w:rsidRPr="001716E0">
                <w:rPr>
                  <w:lang w:val="ka-GE"/>
                </w:rPr>
                <w:delText>Max70Text</w:delText>
              </w:r>
            </w:del>
            <w:ins w:author="Mikheil Kapanadze" w:date="2024-03-06T15:02:00Z" w:id="124">
              <w:r w:rsidRPr="001716E0" w:rsidR="00ED5253">
                <w:rPr>
                  <w:lang w:val="ka-GE"/>
                </w:rPr>
                <w:t>Max</w:t>
              </w:r>
              <w:r w:rsidR="00ED5253">
                <w:t>140</w:t>
              </w:r>
              <w:r w:rsidRPr="001716E0" w:rsidR="00ED5253">
                <w:rPr>
                  <w:lang w:val="ka-GE"/>
                </w:rPr>
                <w:t>Text</w:t>
              </w:r>
            </w:ins>
          </w:p>
        </w:tc>
        <w:tc>
          <w:tcPr>
            <w:tcW w:w="3108" w:type="dxa"/>
          </w:tcPr>
          <w:p w:rsidRPr="00D526BB" w:rsidR="00330E48" w:rsidP="007B35F8" w:rsidRDefault="00D526BB" w14:paraId="55DFED90" w14:textId="1BA67579">
            <w:pPr>
              <w:jc w:val="both"/>
              <w:rPr>
                <w:lang w:val="ka-GE"/>
              </w:rPr>
            </w:pPr>
            <w:r>
              <w:rPr>
                <w:lang w:val="ka-GE"/>
              </w:rPr>
              <w:t>საბოლოო კრედიტორი (თუ განსხვავდება კრედიტორისაგან)</w:t>
            </w:r>
          </w:p>
        </w:tc>
      </w:tr>
      <w:tr w:rsidR="00330E48" w:rsidTr="00EB77A3" w14:paraId="74879909" w14:textId="77777777">
        <w:tc>
          <w:tcPr>
            <w:tcW w:w="4363" w:type="dxa"/>
          </w:tcPr>
          <w:p w:rsidRPr="00E3281E" w:rsidR="00330E48" w:rsidP="007B35F8" w:rsidRDefault="00ED5253" w14:paraId="51819EE3" w14:textId="0CFD05DD">
            <w:pPr>
              <w:jc w:val="both"/>
            </w:pPr>
            <w:r>
              <w:t>ultimateCreditor</w:t>
            </w:r>
            <w:ins w:author="Mikheil Kapanadze" w:date="2024-03-06T15:02:00Z" w:id="125">
              <w:r>
                <w:t xml:space="preserve"> -&gt; </w:t>
              </w:r>
            </w:ins>
            <w:del w:author="Mikheil Kapanadze" w:date="2024-03-06T15:02:00Z" w:id="126">
              <w:r w:rsidDel="00BB3708">
                <w:delText>Identification</w:delText>
              </w:r>
            </w:del>
            <w:ins w:author="Mikheil Kapanadze" w:date="2024-03-06T15:02:00Z" w:id="127">
              <w:r>
                <w:t>identification</w:t>
              </w:r>
            </w:ins>
          </w:p>
        </w:tc>
        <w:tc>
          <w:tcPr>
            <w:tcW w:w="2323" w:type="dxa"/>
          </w:tcPr>
          <w:p w:rsidRPr="00E3281E" w:rsidR="00330E48" w:rsidP="007B35F8" w:rsidRDefault="00330E48" w14:paraId="74B954C9" w14:textId="2925DB2D">
            <w:pPr>
              <w:jc w:val="both"/>
            </w:pPr>
            <w:r>
              <w:t>PartyIdentification</w:t>
            </w:r>
          </w:p>
        </w:tc>
        <w:tc>
          <w:tcPr>
            <w:tcW w:w="3108" w:type="dxa"/>
          </w:tcPr>
          <w:p w:rsidRPr="00D526BB" w:rsidR="00330E48" w:rsidP="007B35F8" w:rsidRDefault="00D526BB" w14:paraId="04F6998F" w14:textId="4CFBBAE2">
            <w:pPr>
              <w:jc w:val="both"/>
              <w:rPr>
                <w:lang w:val="ka-GE"/>
              </w:rPr>
            </w:pPr>
            <w:r>
              <w:rPr>
                <w:lang w:val="ka-GE"/>
              </w:rPr>
              <w:t>საბოლოო კრედი</w:t>
            </w:r>
            <w:r w:rsidR="00634825">
              <w:rPr>
                <w:lang w:val="ka-GE"/>
              </w:rPr>
              <w:t>ტორის იდენტიფიკატორი (თუ განსხვავდება კრედიტორის იდენტიფიკატორისაგან)</w:t>
            </w:r>
          </w:p>
        </w:tc>
      </w:tr>
      <w:tr w:rsidR="00330E48" w:rsidTr="00EB77A3" w14:paraId="246466D8" w14:textId="77777777">
        <w:tc>
          <w:tcPr>
            <w:tcW w:w="4363" w:type="dxa"/>
          </w:tcPr>
          <w:p w:rsidRPr="001716E0" w:rsidR="00330E48" w:rsidP="007B35F8" w:rsidRDefault="00330E48" w14:paraId="1A711B8A" w14:textId="2470D0F1">
            <w:pPr>
              <w:jc w:val="both"/>
              <w:rPr>
                <w:lang w:val="ka-GE"/>
              </w:rPr>
            </w:pPr>
            <w:r w:rsidRPr="001716E0">
              <w:rPr>
                <w:lang w:val="ka-GE"/>
              </w:rPr>
              <w:t>purposeCode</w:t>
            </w:r>
          </w:p>
        </w:tc>
        <w:tc>
          <w:tcPr>
            <w:tcW w:w="2323" w:type="dxa"/>
          </w:tcPr>
          <w:p w:rsidRPr="001716E0" w:rsidR="00330E48" w:rsidP="007B35F8" w:rsidRDefault="00330E48" w14:paraId="003A491D" w14:textId="06A4ACCB">
            <w:pPr>
              <w:jc w:val="both"/>
              <w:rPr>
                <w:lang w:val="ka-GE"/>
              </w:rPr>
            </w:pPr>
            <w:r w:rsidRPr="001C0CB6">
              <w:rPr>
                <w:lang w:val="ka-GE"/>
              </w:rPr>
              <w:t>PurposeCode</w:t>
            </w:r>
          </w:p>
        </w:tc>
        <w:tc>
          <w:tcPr>
            <w:tcW w:w="3108" w:type="dxa"/>
          </w:tcPr>
          <w:p w:rsidRPr="00140CFB" w:rsidR="00E07F12" w:rsidP="007B35F8" w:rsidRDefault="006F0A72" w14:paraId="63783D7F" w14:textId="77777777">
            <w:pPr>
              <w:jc w:val="both"/>
              <w:rPr>
                <w:lang w:val="ka-GE"/>
              </w:rPr>
            </w:pPr>
            <w:r w:rsidRPr="006F0A72">
              <w:t xml:space="preserve">ExternalPurpose1Code </w:t>
            </w:r>
            <w:r w:rsidR="00140CFB">
              <w:rPr>
                <w:lang w:val="ka-GE"/>
              </w:rPr>
              <w:t>კოდი</w:t>
            </w:r>
            <w:r w:rsidRPr="006F0A72">
              <w:t xml:space="preserve"> ISO 20022</w:t>
            </w:r>
            <w:r w:rsidR="00140CFB">
              <w:rPr>
                <w:lang w:val="ka-GE"/>
              </w:rPr>
              <w:t xml:space="preserve">-ის მიხედვით (მაგ. </w:t>
            </w:r>
          </w:p>
          <w:p w:rsidRPr="00E07F12" w:rsidR="00330E48" w:rsidP="007B35F8" w:rsidRDefault="00E07F12" w14:paraId="5713980E" w14:textId="01D3DA52">
            <w:pPr>
              <w:jc w:val="both"/>
              <w:rPr>
                <w:rFonts w:cs="Calibri"/>
                <w:sz w:val="20"/>
                <w:szCs w:val="20"/>
                <w:lang w:val="ka-GE"/>
              </w:rPr>
            </w:pPr>
            <w:r>
              <w:rPr>
                <w:rFonts w:ascii="Helvetica" w:hAnsi="Helvetica" w:cs="Calibri"/>
                <w:sz w:val="20"/>
                <w:szCs w:val="20"/>
              </w:rPr>
              <w:t>EDUC</w:t>
            </w:r>
            <w:r>
              <w:rPr>
                <w:rFonts w:cs="Calibri"/>
                <w:sz w:val="20"/>
                <w:szCs w:val="20"/>
                <w:lang w:val="ka-GE"/>
              </w:rPr>
              <w:t xml:space="preserve"> - </w:t>
            </w:r>
            <w:r>
              <w:rPr>
                <w:lang w:val="ka-GE"/>
              </w:rPr>
              <w:t>სწავლის გადასახადი)</w:t>
            </w:r>
          </w:p>
        </w:tc>
      </w:tr>
      <w:tr w:rsidR="00330E48" w:rsidTr="00EB77A3" w14:paraId="2D8E1EC4" w14:textId="77777777">
        <w:tc>
          <w:tcPr>
            <w:tcW w:w="4363" w:type="dxa"/>
          </w:tcPr>
          <w:p w:rsidRPr="001716E0" w:rsidR="00330E48" w:rsidP="007B35F8" w:rsidRDefault="00330E48" w14:paraId="0529A3B1" w14:textId="1CAAE2FA">
            <w:pPr>
              <w:jc w:val="both"/>
              <w:rPr>
                <w:lang w:val="ka-GE"/>
              </w:rPr>
            </w:pPr>
            <w:r w:rsidRPr="00317C9F">
              <w:rPr>
                <w:lang w:val="ka-GE"/>
              </w:rPr>
              <w:t>chargeBearer</w:t>
            </w:r>
          </w:p>
        </w:tc>
        <w:tc>
          <w:tcPr>
            <w:tcW w:w="2323" w:type="dxa"/>
          </w:tcPr>
          <w:p w:rsidRPr="001C0CB6" w:rsidR="00330E48" w:rsidP="007B35F8" w:rsidRDefault="00330E48" w14:paraId="29796457" w14:textId="4F8089F0">
            <w:pPr>
              <w:jc w:val="both"/>
              <w:rPr>
                <w:lang w:val="ka-GE"/>
              </w:rPr>
            </w:pPr>
            <w:r w:rsidRPr="00317C9F">
              <w:rPr>
                <w:lang w:val="ka-GE"/>
              </w:rPr>
              <w:t>ChargeBearer</w:t>
            </w:r>
          </w:p>
        </w:tc>
        <w:tc>
          <w:tcPr>
            <w:tcW w:w="3108" w:type="dxa"/>
          </w:tcPr>
          <w:p w:rsidRPr="00603349" w:rsidR="00330E48" w:rsidP="007B35F8" w:rsidRDefault="00603349" w14:paraId="310B296F" w14:textId="6741B185">
            <w:pPr>
              <w:jc w:val="both"/>
              <w:rPr>
                <w:lang w:val="ka-GE"/>
              </w:rPr>
            </w:pPr>
            <w:r>
              <w:rPr>
                <w:lang w:val="ka-GE"/>
              </w:rPr>
              <w:t>საკომი</w:t>
            </w:r>
            <w:r w:rsidR="008D2A02">
              <w:rPr>
                <w:lang w:val="ka-GE"/>
              </w:rPr>
              <w:t xml:space="preserve">სიოს გადახდის სქემა </w:t>
            </w:r>
            <w:sdt>
              <w:sdtPr>
                <w:rPr>
                  <w:rFonts w:ascii="Calibri" w:hAnsi="Calibri"/>
                  <w:lang w:val="ka-GE"/>
                </w:rPr>
                <w:id w:val="1962994335"/>
                <w:citation/>
              </w:sdtPr>
              <w:sdtEndPr/>
              <w:sdtContent>
                <w:r w:rsidR="00ED5253">
                  <w:rPr>
                    <w:rFonts w:ascii="Calibri" w:hAnsi="Calibri"/>
                    <w:lang w:val="ka-GE"/>
                  </w:rPr>
                  <w:fldChar w:fldCharType="begin"/>
                </w:r>
                <w:r w:rsidR="00ED5253">
                  <w:rPr>
                    <w:rFonts w:ascii="Calibri" w:hAnsi="Calibri"/>
                  </w:rPr>
                  <w:instrText xml:space="preserve">CITATION oFAIGCom \l 1033 </w:instrText>
                </w:r>
                <w:r w:rsidR="00ED5253">
                  <w:rPr>
                    <w:rFonts w:ascii="Calibri" w:hAnsi="Calibri"/>
                    <w:lang w:val="ka-GE"/>
                  </w:rPr>
                  <w:fldChar w:fldCharType="separate"/>
                </w:r>
                <w:r w:rsidRPr="00FB34DB" w:rsidR="00ED5253">
                  <w:rPr>
                    <w:rFonts w:ascii="Calibri" w:hAnsi="Calibri"/>
                    <w:noProof/>
                  </w:rPr>
                  <w:t>(1)</w:t>
                </w:r>
                <w:r w:rsidR="00ED5253">
                  <w:rPr>
                    <w:rFonts w:ascii="Calibri" w:hAnsi="Calibri"/>
                    <w:lang w:val="ka-GE"/>
                  </w:rPr>
                  <w:fldChar w:fldCharType="end"/>
                </w:r>
              </w:sdtContent>
            </w:sdt>
            <w:r w:rsidR="00ED5253">
              <w:rPr>
                <w:lang w:val="ka-GE"/>
              </w:rPr>
              <w:t>-ის</w:t>
            </w:r>
            <w:r w:rsidR="008D2A02">
              <w:rPr>
                <w:lang w:val="ka-GE"/>
              </w:rPr>
              <w:t xml:space="preserve"> შესაბამისად</w:t>
            </w:r>
          </w:p>
        </w:tc>
      </w:tr>
      <w:tr w:rsidR="005E7527" w:rsidTr="00EB77A3" w14:paraId="11AFF5DB" w14:textId="77777777">
        <w:tc>
          <w:tcPr>
            <w:tcW w:w="4363" w:type="dxa"/>
          </w:tcPr>
          <w:p w:rsidRPr="00317C9F" w:rsidR="005E7527" w:rsidP="007B35F8" w:rsidRDefault="005E7527" w14:paraId="2D75CC2A" w14:textId="63E84A34">
            <w:pPr>
              <w:jc w:val="both"/>
              <w:rPr>
                <w:lang w:val="ka-GE"/>
              </w:rPr>
            </w:pPr>
            <w:commentRangeStart w:id="128"/>
            <w:r w:rsidRPr="005E7527">
              <w:rPr>
                <w:lang w:val="ka-GE"/>
              </w:rPr>
              <w:t>chargesAccount</w:t>
            </w:r>
          </w:p>
        </w:tc>
        <w:tc>
          <w:tcPr>
            <w:tcW w:w="2323" w:type="dxa"/>
          </w:tcPr>
          <w:p w:rsidRPr="00441D72" w:rsidR="005E7527" w:rsidP="007B35F8" w:rsidRDefault="00441D72" w14:paraId="1B262A3F" w14:textId="708F0662">
            <w:pPr>
              <w:jc w:val="both"/>
            </w:pPr>
            <w:r>
              <w:t>AccountReference</w:t>
            </w:r>
          </w:p>
        </w:tc>
        <w:tc>
          <w:tcPr>
            <w:tcW w:w="3108" w:type="dxa"/>
          </w:tcPr>
          <w:p w:rsidRPr="00B27522" w:rsidR="005E7527" w:rsidP="007B35F8" w:rsidRDefault="004010EA" w14:paraId="222F7533" w14:textId="6CAD9E79">
            <w:pPr>
              <w:jc w:val="both"/>
              <w:rPr>
                <w:lang w:val="ka-GE"/>
              </w:rPr>
            </w:pPr>
            <w:r>
              <w:rPr>
                <w:lang w:val="ka-GE"/>
              </w:rPr>
              <w:t>ანგარიში</w:t>
            </w:r>
            <w:r w:rsidR="00B27522">
              <w:rPr>
                <w:lang w:val="ka-GE"/>
              </w:rPr>
              <w:t xml:space="preserve">, რომლიდანაც ჩამოიჭრება საკომისიოები (თუ განსხვავებულია </w:t>
            </w:r>
            <w:r w:rsidR="00B27522">
              <w:t>debtorAccount</w:t>
            </w:r>
            <w:r w:rsidR="00B27522">
              <w:rPr>
                <w:lang w:val="ka-GE"/>
              </w:rPr>
              <w:t>-ისგან</w:t>
            </w:r>
            <w:commentRangeEnd w:id="128"/>
            <w:r w:rsidR="002A168E">
              <w:rPr>
                <w:rStyle w:val="CommentReference"/>
              </w:rPr>
              <w:commentReference w:id="128"/>
            </w:r>
          </w:p>
        </w:tc>
      </w:tr>
      <w:tr w:rsidR="00330E48" w:rsidTr="00EB77A3" w14:paraId="4417F595" w14:textId="77777777">
        <w:tc>
          <w:tcPr>
            <w:tcW w:w="4363" w:type="dxa"/>
          </w:tcPr>
          <w:p w:rsidRPr="00EB77A3" w:rsidR="00330E48" w:rsidP="007B35F8" w:rsidRDefault="00ED5253" w14:paraId="5F8E3AE2" w14:textId="5C768528">
            <w:pPr>
              <w:jc w:val="both"/>
              <w:rPr>
                <w:highlight w:val="yellow"/>
              </w:rPr>
            </w:pPr>
            <w:commentRangeStart w:id="129"/>
            <w:r w:rsidRPr="00EB77A3">
              <w:rPr>
                <w:highlight w:val="yellow"/>
                <w:lang w:val="ka-GE"/>
              </w:rPr>
              <w:t>serviceLevel</w:t>
            </w:r>
            <w:ins w:author="Mikheil Kapanadze" w:date="2024-03-06T15:09:00Z" w:id="130">
              <w:r w:rsidRPr="00EB77A3">
                <w:rPr>
                  <w:highlight w:val="yellow"/>
                </w:rPr>
                <w:t>Code</w:t>
              </w:r>
            </w:ins>
          </w:p>
        </w:tc>
        <w:tc>
          <w:tcPr>
            <w:tcW w:w="2323" w:type="dxa"/>
          </w:tcPr>
          <w:p w:rsidRPr="00EB77A3" w:rsidR="00330E48" w:rsidP="007B35F8" w:rsidRDefault="00330E48" w14:paraId="6E75E80F" w14:textId="60FC4388">
            <w:pPr>
              <w:jc w:val="both"/>
              <w:rPr>
                <w:highlight w:val="yellow"/>
                <w:lang w:val="ka-GE"/>
              </w:rPr>
            </w:pPr>
            <w:r w:rsidRPr="00EB77A3">
              <w:rPr>
                <w:highlight w:val="yellow"/>
                <w:lang w:val="ka-GE"/>
              </w:rPr>
              <w:t>ServiceLevelCode</w:t>
            </w:r>
          </w:p>
        </w:tc>
        <w:tc>
          <w:tcPr>
            <w:tcW w:w="3108" w:type="dxa"/>
          </w:tcPr>
          <w:p w:rsidRPr="00EB77A3" w:rsidR="00330E48" w:rsidP="007B35F8" w:rsidRDefault="001337C2" w14:paraId="3C54803C" w14:textId="4ACCFAFF">
            <w:pPr>
              <w:jc w:val="both"/>
              <w:rPr>
                <w:highlight w:val="yellow"/>
                <w:lang w:val="ka-GE"/>
              </w:rPr>
            </w:pPr>
            <w:r w:rsidRPr="00EB77A3">
              <w:rPr>
                <w:highlight w:val="yellow"/>
              </w:rPr>
              <w:t>ExternalServiceLevel1Code</w:t>
            </w:r>
            <w:r w:rsidRPr="00EB77A3" w:rsidR="00BE1D94">
              <w:rPr>
                <w:highlight w:val="yellow"/>
                <w:lang w:val="ka-GE"/>
              </w:rPr>
              <w:t xml:space="preserve"> კოდი </w:t>
            </w:r>
            <w:r w:rsidRPr="00EB77A3" w:rsidR="00BE1D94">
              <w:rPr>
                <w:highlight w:val="yellow"/>
              </w:rPr>
              <w:t>ISO20022</w:t>
            </w:r>
            <w:r w:rsidRPr="00EB77A3" w:rsidR="00BE1D94">
              <w:rPr>
                <w:highlight w:val="yellow"/>
                <w:lang w:val="ka-GE"/>
              </w:rPr>
              <w:t>-ის მიხედვით</w:t>
            </w:r>
            <w:commentRangeEnd w:id="129"/>
            <w:r w:rsidR="003266E9">
              <w:rPr>
                <w:rStyle w:val="CommentReference"/>
              </w:rPr>
              <w:commentReference w:id="129"/>
            </w:r>
          </w:p>
        </w:tc>
      </w:tr>
      <w:tr w:rsidR="00330E48" w:rsidTr="00EB77A3" w14:paraId="7424D6F0" w14:textId="77777777">
        <w:tc>
          <w:tcPr>
            <w:tcW w:w="4363" w:type="dxa"/>
          </w:tcPr>
          <w:p w:rsidRPr="00EB77A3" w:rsidR="00330E48" w:rsidP="007B35F8" w:rsidRDefault="00330E48" w14:paraId="1E661A68" w14:textId="2079394A">
            <w:pPr>
              <w:jc w:val="both"/>
              <w:rPr>
                <w:highlight w:val="yellow"/>
                <w:lang w:val="ka-GE"/>
              </w:rPr>
            </w:pPr>
            <w:commentRangeStart w:id="131"/>
            <w:r w:rsidRPr="00EB77A3">
              <w:rPr>
                <w:highlight w:val="yellow"/>
                <w:lang w:val="ka-GE"/>
              </w:rPr>
              <w:t>remittanceInformationUnstructured</w:t>
            </w:r>
          </w:p>
        </w:tc>
        <w:tc>
          <w:tcPr>
            <w:tcW w:w="2323" w:type="dxa"/>
          </w:tcPr>
          <w:p w:rsidRPr="00EB77A3" w:rsidR="00330E48" w:rsidP="007B35F8" w:rsidRDefault="00330E48" w14:paraId="4E0FDC74" w14:textId="3C1E9171">
            <w:pPr>
              <w:jc w:val="both"/>
              <w:rPr>
                <w:highlight w:val="yellow"/>
                <w:lang w:val="ka-GE"/>
              </w:rPr>
            </w:pPr>
            <w:r w:rsidRPr="00EB77A3">
              <w:rPr>
                <w:highlight w:val="yellow"/>
                <w:lang w:val="ka-GE"/>
              </w:rPr>
              <w:t>Max140Text</w:t>
            </w:r>
          </w:p>
        </w:tc>
        <w:tc>
          <w:tcPr>
            <w:tcW w:w="3108" w:type="dxa"/>
          </w:tcPr>
          <w:p w:rsidRPr="00EB77A3" w:rsidR="00330E48" w:rsidP="007B35F8" w:rsidRDefault="00BE1D94" w14:paraId="5189225C" w14:textId="43B9D641">
            <w:pPr>
              <w:jc w:val="both"/>
              <w:rPr>
                <w:highlight w:val="yellow"/>
                <w:lang w:val="ka-GE"/>
              </w:rPr>
            </w:pPr>
            <w:r w:rsidRPr="00EB77A3">
              <w:rPr>
                <w:highlight w:val="yellow"/>
                <w:lang w:val="ka-GE"/>
              </w:rPr>
              <w:t>გადახდის დანიშნულება, არასტრუქტურირებული სახით</w:t>
            </w:r>
            <w:commentRangeEnd w:id="131"/>
            <w:r w:rsidRPr="00EB77A3" w:rsidR="00316833">
              <w:rPr>
                <w:rStyle w:val="CommentReference"/>
                <w:highlight w:val="yellow"/>
              </w:rPr>
              <w:commentReference w:id="131"/>
            </w:r>
          </w:p>
        </w:tc>
      </w:tr>
      <w:tr w:rsidR="00330E48" w:rsidTr="00EB77A3" w14:paraId="469E0749" w14:textId="77777777">
        <w:tc>
          <w:tcPr>
            <w:tcW w:w="4363" w:type="dxa"/>
          </w:tcPr>
          <w:p w:rsidRPr="00751324" w:rsidR="00330E48" w:rsidP="007B35F8" w:rsidRDefault="00330E48" w14:paraId="64E0F559" w14:textId="6350E0E0">
            <w:pPr>
              <w:jc w:val="both"/>
              <w:rPr>
                <w:lang w:val="ka-GE"/>
              </w:rPr>
            </w:pPr>
            <w:r w:rsidRPr="00601883">
              <w:rPr>
                <w:lang w:val="ka-GE"/>
              </w:rPr>
              <w:t>remittanceInformationUnstructured</w:t>
            </w:r>
            <w:del w:author="Mikheil Kapanadze" w:date="2024-03-06T15:11:00Z" w:id="132">
              <w:r w:rsidRPr="00601883">
                <w:rPr>
                  <w:lang w:val="ka-GE"/>
                </w:rPr>
                <w:delText>Array</w:delText>
              </w:r>
            </w:del>
          </w:p>
        </w:tc>
        <w:tc>
          <w:tcPr>
            <w:tcW w:w="2323" w:type="dxa"/>
          </w:tcPr>
          <w:p w:rsidRPr="00751324" w:rsidR="00330E48" w:rsidP="007B35F8" w:rsidRDefault="00330E48" w14:paraId="25314C26" w14:textId="197EAAFC">
            <w:pPr>
              <w:jc w:val="both"/>
              <w:rPr>
                <w:lang w:val="ka-GE"/>
              </w:rPr>
            </w:pPr>
            <w:r w:rsidRPr="000B0459">
              <w:rPr>
                <w:lang w:val="ka-GE"/>
              </w:rPr>
              <w:t>Max140Text</w:t>
            </w:r>
            <w:r>
              <w:rPr>
                <w:lang w:val="ka-GE"/>
              </w:rPr>
              <w:t>-ების მასივი</w:t>
            </w:r>
          </w:p>
        </w:tc>
        <w:tc>
          <w:tcPr>
            <w:tcW w:w="3108" w:type="dxa"/>
          </w:tcPr>
          <w:p w:rsidRPr="00BE1D94" w:rsidR="00330E48" w:rsidP="007B35F8" w:rsidRDefault="00BE1D94" w14:paraId="6F431F19" w14:textId="0F2D564B">
            <w:pPr>
              <w:jc w:val="both"/>
              <w:rPr>
                <w:lang w:val="ka-GE"/>
              </w:rPr>
            </w:pPr>
            <w:r>
              <w:rPr>
                <w:lang w:val="ka-GE"/>
              </w:rPr>
              <w:t>გადახდის დანიშნულება, არასტრუქტურირებული სახით, ზომის შეზღუდვის გარეშე</w:t>
            </w:r>
          </w:p>
        </w:tc>
      </w:tr>
      <w:tr w:rsidR="00330E48" w:rsidTr="00EB77A3" w14:paraId="5713B666" w14:textId="77777777">
        <w:tc>
          <w:tcPr>
            <w:tcW w:w="4363" w:type="dxa"/>
          </w:tcPr>
          <w:p w:rsidRPr="00EB77A3" w:rsidR="00330E48" w:rsidP="007B35F8" w:rsidRDefault="00330E48" w14:paraId="1BEB6088" w14:textId="333F297B">
            <w:pPr>
              <w:jc w:val="both"/>
              <w:rPr>
                <w:highlight w:val="yellow"/>
                <w:lang w:val="ka-GE"/>
              </w:rPr>
            </w:pPr>
            <w:commentRangeStart w:id="133"/>
            <w:r w:rsidRPr="00EB77A3">
              <w:rPr>
                <w:highlight w:val="yellow"/>
                <w:lang w:val="ka-GE"/>
              </w:rPr>
              <w:t>remittanceInformationStructured</w:t>
            </w:r>
            <w:commentRangeEnd w:id="133"/>
            <w:r w:rsidRPr="00EB77A3" w:rsidR="00A025C0">
              <w:rPr>
                <w:rStyle w:val="CommentReference"/>
                <w:highlight w:val="yellow"/>
              </w:rPr>
              <w:commentReference w:id="133"/>
            </w:r>
          </w:p>
        </w:tc>
        <w:tc>
          <w:tcPr>
            <w:tcW w:w="2323" w:type="dxa"/>
          </w:tcPr>
          <w:p w:rsidRPr="00EB77A3" w:rsidR="00330E48" w:rsidP="007B35F8" w:rsidRDefault="00330E48" w14:paraId="2FE2FA5A" w14:textId="314D4455">
            <w:pPr>
              <w:jc w:val="both"/>
              <w:rPr>
                <w:highlight w:val="yellow"/>
                <w:lang w:val="ka-GE"/>
              </w:rPr>
            </w:pPr>
            <w:r w:rsidRPr="00EB77A3">
              <w:rPr>
                <w:highlight w:val="yellow"/>
                <w:lang w:val="ka-GE"/>
              </w:rPr>
              <w:t>Remittance</w:t>
            </w:r>
          </w:p>
        </w:tc>
        <w:tc>
          <w:tcPr>
            <w:tcW w:w="3108" w:type="dxa"/>
          </w:tcPr>
          <w:p w:rsidRPr="00EB77A3" w:rsidR="00330E48" w:rsidP="007B35F8" w:rsidRDefault="00BE1D94" w14:paraId="31AB2A55" w14:textId="4C33D406">
            <w:pPr>
              <w:jc w:val="both"/>
              <w:rPr>
                <w:highlight w:val="yellow"/>
                <w:lang w:val="ka-GE"/>
              </w:rPr>
            </w:pPr>
            <w:r w:rsidRPr="00EB77A3">
              <w:rPr>
                <w:highlight w:val="yellow"/>
                <w:lang w:val="ka-GE"/>
              </w:rPr>
              <w:t>გადახდის დანიშნულება, სტრუქტურირებული სახით</w:t>
            </w:r>
          </w:p>
        </w:tc>
      </w:tr>
      <w:tr w:rsidR="00330E48" w:rsidTr="00EB77A3" w14:paraId="202A15F9" w14:textId="77777777">
        <w:tc>
          <w:tcPr>
            <w:tcW w:w="4363" w:type="dxa"/>
          </w:tcPr>
          <w:p w:rsidRPr="000B0459" w:rsidR="00330E48" w:rsidP="007B35F8" w:rsidRDefault="00330E48" w14:paraId="78734ABA" w14:textId="7B073AC9">
            <w:pPr>
              <w:jc w:val="both"/>
              <w:rPr>
                <w:lang w:val="ka-GE"/>
              </w:rPr>
            </w:pPr>
            <w:r w:rsidRPr="00C9538B">
              <w:rPr>
                <w:lang w:val="ka-GE"/>
              </w:rPr>
              <w:t>remittanceInformationStructured</w:t>
            </w:r>
            <w:del w:author="Mikheil Kapanadze" w:date="2024-03-06T15:11:00Z" w:id="134">
              <w:r w:rsidRPr="00C9538B">
                <w:rPr>
                  <w:lang w:val="ka-GE"/>
                </w:rPr>
                <w:delText>Array</w:delText>
              </w:r>
            </w:del>
          </w:p>
        </w:tc>
        <w:tc>
          <w:tcPr>
            <w:tcW w:w="2323" w:type="dxa"/>
          </w:tcPr>
          <w:p w:rsidRPr="00C9538B" w:rsidR="00330E48" w:rsidP="007B35F8" w:rsidRDefault="00330E48" w14:paraId="7A06BC4D" w14:textId="13280F32">
            <w:pPr>
              <w:jc w:val="both"/>
              <w:rPr>
                <w:lang w:val="ka-GE"/>
              </w:rPr>
            </w:pPr>
            <w:r w:rsidRPr="00C9538B">
              <w:rPr>
                <w:lang w:val="ka-GE"/>
              </w:rPr>
              <w:t>Remittance</w:t>
            </w:r>
            <w:r>
              <w:rPr>
                <w:lang w:val="ka-GE"/>
              </w:rPr>
              <w:t>-ების მასივი</w:t>
            </w:r>
          </w:p>
        </w:tc>
        <w:tc>
          <w:tcPr>
            <w:tcW w:w="3108" w:type="dxa"/>
          </w:tcPr>
          <w:p w:rsidRPr="00BE1D94" w:rsidR="00330E48" w:rsidP="007B35F8" w:rsidRDefault="00BE1D94" w14:paraId="6F72C431" w14:textId="58D624DE">
            <w:pPr>
              <w:jc w:val="both"/>
              <w:rPr>
                <w:lang w:val="ka-GE"/>
              </w:rPr>
            </w:pPr>
            <w:r>
              <w:rPr>
                <w:lang w:val="ka-GE"/>
              </w:rPr>
              <w:t>გადახდის დანიშნულება, სტრუქტურირებული სახით, ზომის შეზღუდვის გარეშე</w:t>
            </w:r>
          </w:p>
        </w:tc>
      </w:tr>
      <w:tr w:rsidR="00330E48" w:rsidTr="00EB77A3" w14:paraId="65B1EC09" w14:textId="77777777">
        <w:tc>
          <w:tcPr>
            <w:tcW w:w="4363" w:type="dxa"/>
          </w:tcPr>
          <w:p w:rsidRPr="00E3281E" w:rsidR="00330E48" w:rsidP="007B35F8" w:rsidRDefault="00330E48" w14:paraId="16D92936" w14:textId="4B84D8AE">
            <w:pPr>
              <w:jc w:val="both"/>
            </w:pPr>
            <w:r>
              <w:t>additionalInformation</w:t>
            </w:r>
          </w:p>
        </w:tc>
        <w:tc>
          <w:tcPr>
            <w:tcW w:w="2323" w:type="dxa"/>
          </w:tcPr>
          <w:p w:rsidRPr="00C9538B" w:rsidR="00330E48" w:rsidP="007B35F8" w:rsidRDefault="00330E48" w14:paraId="240EBE8E" w14:textId="0CB09DDD">
            <w:pPr>
              <w:jc w:val="both"/>
              <w:rPr>
                <w:lang w:val="ka-GE"/>
              </w:rPr>
            </w:pPr>
            <w:r w:rsidRPr="0050172B">
              <w:rPr>
                <w:lang w:val="ka-GE"/>
              </w:rPr>
              <w:t>Max500Text</w:t>
            </w:r>
          </w:p>
        </w:tc>
        <w:tc>
          <w:tcPr>
            <w:tcW w:w="3108" w:type="dxa"/>
          </w:tcPr>
          <w:p w:rsidRPr="00BE1D94" w:rsidR="00330E48" w:rsidP="007B35F8" w:rsidRDefault="00BE1D94" w14:paraId="64B1216E" w14:textId="1FAE46E1">
            <w:pPr>
              <w:jc w:val="both"/>
              <w:rPr>
                <w:lang w:val="ka-GE"/>
              </w:rPr>
            </w:pPr>
            <w:r>
              <w:rPr>
                <w:lang w:val="ka-GE"/>
              </w:rPr>
              <w:t>დამატებითი ინფორმაცია</w:t>
            </w:r>
          </w:p>
        </w:tc>
      </w:tr>
      <w:tr w:rsidR="00330E48" w:rsidTr="00EB77A3" w14:paraId="34A638EA" w14:textId="77777777">
        <w:tc>
          <w:tcPr>
            <w:tcW w:w="4363" w:type="dxa"/>
          </w:tcPr>
          <w:p w:rsidRPr="00C9538B" w:rsidR="00330E48" w:rsidP="007B35F8" w:rsidRDefault="00330E48" w14:paraId="7A533398" w14:textId="645C1860">
            <w:pPr>
              <w:jc w:val="both"/>
              <w:rPr>
                <w:lang w:val="ka-GE"/>
              </w:rPr>
            </w:pPr>
            <w:bookmarkStart w:name="_Hlk83726593" w:id="135"/>
            <w:r w:rsidRPr="000D5B55">
              <w:rPr>
                <w:lang w:val="ka-GE"/>
              </w:rPr>
              <w:t>requestedExecutionDate</w:t>
            </w:r>
            <w:bookmarkEnd w:id="135"/>
          </w:p>
        </w:tc>
        <w:tc>
          <w:tcPr>
            <w:tcW w:w="2323" w:type="dxa"/>
          </w:tcPr>
          <w:p w:rsidRPr="00C9538B" w:rsidR="00330E48" w:rsidP="007B35F8" w:rsidRDefault="00330E48" w14:paraId="64EF55B0" w14:textId="4BD4952B">
            <w:pPr>
              <w:jc w:val="both"/>
              <w:rPr>
                <w:lang w:val="ka-GE"/>
              </w:rPr>
            </w:pPr>
            <w:r w:rsidRPr="000D5B55">
              <w:rPr>
                <w:lang w:val="ka-GE"/>
              </w:rPr>
              <w:t>ISODate</w:t>
            </w:r>
          </w:p>
        </w:tc>
        <w:tc>
          <w:tcPr>
            <w:tcW w:w="3108" w:type="dxa"/>
          </w:tcPr>
          <w:p w:rsidRPr="008A7EC7" w:rsidR="00330E48" w:rsidP="007B35F8" w:rsidRDefault="008A7EC7" w14:paraId="4CB72A5C" w14:textId="06DF4706">
            <w:pPr>
              <w:jc w:val="both"/>
              <w:rPr>
                <w:lang w:val="ka-GE"/>
              </w:rPr>
            </w:pPr>
            <w:r>
              <w:rPr>
                <w:lang w:val="ka-GE"/>
              </w:rPr>
              <w:t>დავალების შესრულების სასურველი თარიღი (დროის მიუთითებლად)</w:t>
            </w:r>
          </w:p>
        </w:tc>
      </w:tr>
      <w:tr w:rsidR="00330E48" w:rsidTr="00EB77A3" w14:paraId="102354FE" w14:textId="77777777">
        <w:tc>
          <w:tcPr>
            <w:tcW w:w="4363" w:type="dxa"/>
          </w:tcPr>
          <w:p w:rsidRPr="000D5B55" w:rsidR="00330E48" w:rsidP="007B35F8" w:rsidRDefault="00330E48" w14:paraId="3C598566" w14:textId="22209594">
            <w:pPr>
              <w:jc w:val="both"/>
              <w:rPr>
                <w:lang w:val="ka-GE"/>
              </w:rPr>
            </w:pPr>
            <w:r w:rsidRPr="000D5B55">
              <w:rPr>
                <w:lang w:val="ka-GE"/>
              </w:rPr>
              <w:t>requestedExecutionTime</w:t>
            </w:r>
          </w:p>
        </w:tc>
        <w:tc>
          <w:tcPr>
            <w:tcW w:w="2323" w:type="dxa"/>
          </w:tcPr>
          <w:p w:rsidRPr="000D5B55" w:rsidR="00330E48" w:rsidP="007B35F8" w:rsidRDefault="00330E48" w14:paraId="515F6CB3" w14:textId="1508312C">
            <w:pPr>
              <w:jc w:val="both"/>
              <w:rPr>
                <w:lang w:val="ka-GE"/>
              </w:rPr>
            </w:pPr>
            <w:r>
              <w:t>I</w:t>
            </w:r>
            <w:r w:rsidRPr="00886A46">
              <w:rPr>
                <w:lang w:val="ka-GE"/>
              </w:rPr>
              <w:t>SODateTime</w:t>
            </w:r>
          </w:p>
        </w:tc>
        <w:tc>
          <w:tcPr>
            <w:tcW w:w="3108" w:type="dxa"/>
          </w:tcPr>
          <w:p w:rsidRPr="008A7EC7" w:rsidR="00330E48" w:rsidP="007B35F8" w:rsidRDefault="008A7EC7" w14:paraId="54D9F647" w14:textId="422F620A">
            <w:pPr>
              <w:jc w:val="both"/>
              <w:rPr>
                <w:lang w:val="ka-GE"/>
              </w:rPr>
            </w:pPr>
            <w:r>
              <w:rPr>
                <w:lang w:val="ka-GE"/>
              </w:rPr>
              <w:t>და</w:t>
            </w:r>
            <w:r w:rsidR="0050020F">
              <w:rPr>
                <w:lang w:val="ka-GE"/>
              </w:rPr>
              <w:t>ვალების შესრულების სასურველი თარიღი და დრო</w:t>
            </w:r>
          </w:p>
        </w:tc>
      </w:tr>
      <w:tr w:rsidR="00330E48" w:rsidTr="00EB77A3" w14:paraId="4441968E" w14:textId="77777777">
        <w:tc>
          <w:tcPr>
            <w:tcW w:w="4363" w:type="dxa"/>
          </w:tcPr>
          <w:p w:rsidRPr="00E3281E" w:rsidR="00330E48" w:rsidP="007B35F8" w:rsidRDefault="00330E48" w14:paraId="2041FD50" w14:textId="23B1D98E">
            <w:pPr>
              <w:jc w:val="both"/>
            </w:pPr>
            <w:r>
              <w:t>instructionPriority</w:t>
            </w:r>
          </w:p>
        </w:tc>
        <w:tc>
          <w:tcPr>
            <w:tcW w:w="2323" w:type="dxa"/>
          </w:tcPr>
          <w:p w:rsidR="00330E48" w:rsidP="007B35F8" w:rsidRDefault="00330E48" w14:paraId="1E9FB68A" w14:textId="6B96456C">
            <w:pPr>
              <w:jc w:val="both"/>
            </w:pPr>
            <w:r>
              <w:t>PriorityCode</w:t>
            </w:r>
          </w:p>
        </w:tc>
        <w:tc>
          <w:tcPr>
            <w:tcW w:w="3108" w:type="dxa"/>
          </w:tcPr>
          <w:p w:rsidRPr="00F56A09" w:rsidR="00330E48" w:rsidP="007B35F8" w:rsidRDefault="00F56A09" w14:paraId="702A82C1" w14:textId="659D27B7">
            <w:pPr>
              <w:jc w:val="both"/>
              <w:rPr>
                <w:lang w:val="ka-GE"/>
              </w:rPr>
            </w:pPr>
            <w:r>
              <w:rPr>
                <w:lang w:val="ka-GE"/>
              </w:rPr>
              <w:t>ოპერაციის პრიორიტეტი</w:t>
            </w:r>
            <w:r w:rsidR="00D615FD">
              <w:rPr>
                <w:lang w:val="ka-GE"/>
              </w:rPr>
              <w:t xml:space="preserve"> (</w:t>
            </w:r>
            <w:r>
              <w:rPr>
                <w:lang w:val="ka-GE"/>
              </w:rPr>
              <w:t xml:space="preserve">იხ. </w:t>
            </w:r>
            <w:r w:rsidR="00D615FD">
              <w:rPr>
                <w:lang w:val="ka-GE"/>
              </w:rPr>
              <w:fldChar w:fldCharType="begin"/>
            </w:r>
            <w:r w:rsidR="00D615FD">
              <w:rPr>
                <w:lang w:val="ka-GE"/>
              </w:rPr>
              <w:instrText xml:space="preserve"> REF _Ref83717944 \r \h </w:instrText>
            </w:r>
            <w:r w:rsidR="0059726C">
              <w:rPr>
                <w:lang w:val="ka-GE"/>
              </w:rPr>
              <w:instrText xml:space="preserve"> \* MERGEFORMAT </w:instrText>
            </w:r>
            <w:r w:rsidR="00D615FD">
              <w:rPr>
                <w:lang w:val="ka-GE"/>
              </w:rPr>
            </w:r>
            <w:r w:rsidR="00D615FD">
              <w:rPr>
                <w:lang w:val="ka-GE"/>
              </w:rPr>
              <w:fldChar w:fldCharType="separate"/>
            </w:r>
            <w:r w:rsidR="00694014">
              <w:rPr>
                <w:lang w:val="ka-GE"/>
              </w:rPr>
              <w:t>7.2.3</w:t>
            </w:r>
            <w:r w:rsidR="00D615FD">
              <w:rPr>
                <w:lang w:val="ka-GE"/>
              </w:rPr>
              <w:fldChar w:fldCharType="end"/>
            </w:r>
            <w:r w:rsidR="00D615FD">
              <w:rPr>
                <w:lang w:val="ka-GE"/>
              </w:rPr>
              <w:t xml:space="preserve"> თავი)</w:t>
            </w:r>
          </w:p>
        </w:tc>
      </w:tr>
    </w:tbl>
    <w:bookmarkEnd w:id="62"/>
    <w:p w:rsidR="009210F6" w:rsidP="00E3281E" w:rsidRDefault="00297BC1" w14:paraId="1C7CE57E" w14:textId="501973CF">
      <w:pPr>
        <w:rPr>
          <w:lang w:val="ka-GE"/>
        </w:rPr>
      </w:pPr>
      <w:r>
        <w:t xml:space="preserve">ცხრილი </w:t>
      </w:r>
      <w:r>
        <w:fldChar w:fldCharType="begin"/>
      </w:r>
      <w:r>
        <w:instrText>SEQ ცხრილი \* ARABIC</w:instrText>
      </w:r>
      <w:r>
        <w:fldChar w:fldCharType="separate"/>
      </w:r>
      <w:r w:rsidR="0073316F">
        <w:rPr>
          <w:noProof/>
        </w:rPr>
        <w:t>3</w:t>
      </w:r>
      <w:r>
        <w:fldChar w:fldCharType="end"/>
      </w:r>
      <w:r>
        <w:t xml:space="preserve">: </w:t>
      </w:r>
      <w:r>
        <w:rPr>
          <w:lang w:val="ka-GE"/>
        </w:rPr>
        <w:t xml:space="preserve">მონაცემთა ელემენტები გადახდის </w:t>
      </w:r>
      <w:r w:rsidR="00064D1F">
        <w:rPr>
          <w:lang w:val="ka-GE"/>
        </w:rPr>
        <w:t>ინიციირებ</w:t>
      </w:r>
      <w:r>
        <w:rPr>
          <w:lang w:val="ka-GE"/>
        </w:rPr>
        <w:t>ისათვის</w:t>
      </w:r>
    </w:p>
    <w:p w:rsidR="009B041D" w:rsidP="004C61C9" w:rsidRDefault="009B041D" w14:paraId="0E145470" w14:textId="2E6877B1">
      <w:pPr>
        <w:rPr>
          <w:lang w:val="ka-GE"/>
        </w:rPr>
      </w:pPr>
    </w:p>
    <w:p w:rsidR="004857FE" w:rsidP="007C3CF5" w:rsidRDefault="004857FE" w14:paraId="78C47BE4" w14:textId="48F069D1">
      <w:pPr>
        <w:pStyle w:val="Heading3"/>
        <w:rPr>
          <w:lang w:val="ka-GE"/>
        </w:rPr>
      </w:pPr>
      <w:bookmarkStart w:name="_Toc160721659" w:id="136"/>
      <w:r>
        <w:rPr>
          <w:lang w:val="ka-GE"/>
        </w:rPr>
        <w:t xml:space="preserve">მონაცემთა ელემენტების გამოყენება </w:t>
      </w:r>
      <w:r w:rsidR="007C3CF5">
        <w:rPr>
          <w:lang w:val="ka-GE"/>
        </w:rPr>
        <w:t>საგადახდო პროდუქტებში</w:t>
      </w:r>
      <w:bookmarkEnd w:id="136"/>
    </w:p>
    <w:p w:rsidR="00F47AD9" w:rsidP="00224CA1" w:rsidRDefault="007C05BD" w14:paraId="01EDE690" w14:textId="00EF8E20">
      <w:pPr>
        <w:jc w:val="both"/>
        <w:rPr>
          <w:lang w:val="ka-GE"/>
        </w:rPr>
      </w:pPr>
      <w:r>
        <w:rPr>
          <w:lang w:val="ka-GE"/>
        </w:rPr>
        <w:t xml:space="preserve">მონაცემთა ელემენტების აუცილებლობა-არააუცილებლობის საკითხი </w:t>
      </w:r>
      <w:r w:rsidR="00471111">
        <w:rPr>
          <w:lang w:val="ka-GE"/>
        </w:rPr>
        <w:t xml:space="preserve">პროდუქტების ჭრილში სხვადასხვაა, რაც განპირობებულია, მათ შორის, </w:t>
      </w:r>
      <w:r w:rsidR="00444601">
        <w:rPr>
          <w:lang w:val="ka-GE"/>
        </w:rPr>
        <w:t xml:space="preserve">დოკუმენტის ამ ვერსიის </w:t>
      </w:r>
      <w:r w:rsidR="00224CA1">
        <w:rPr>
          <w:lang w:val="ka-GE"/>
        </w:rPr>
        <w:t xml:space="preserve">დროისათვის არსებული </w:t>
      </w:r>
      <w:r w:rsidR="00471111">
        <w:rPr>
          <w:lang w:val="ka-GE"/>
        </w:rPr>
        <w:t>ბანკთაშორისი გადარიცხვების სისტემების თავისებურებებით</w:t>
      </w:r>
      <w:r w:rsidR="00F47AD9">
        <w:rPr>
          <w:lang w:val="ka-GE"/>
        </w:rPr>
        <w:t>. დეტალები მოცემულია შემდეგ ცხრილში</w:t>
      </w:r>
      <w:r w:rsidR="00606400">
        <w:rPr>
          <w:lang w:val="ka-GE"/>
        </w:rPr>
        <w:t>:</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2"/>
        <w:gridCol w:w="851"/>
        <w:gridCol w:w="1134"/>
        <w:gridCol w:w="1134"/>
        <w:gridCol w:w="992"/>
        <w:gridCol w:w="1276"/>
        <w:gridCol w:w="992"/>
      </w:tblGrid>
      <w:tr w:rsidR="00213D45" w:rsidTr="00907C40" w14:paraId="2EE1A5E6" w14:textId="77777777">
        <w:trPr>
          <w:trHeight w:val="548"/>
        </w:trPr>
        <w:tc>
          <w:tcPr>
            <w:tcW w:w="2972" w:type="dxa"/>
            <w:vMerge w:val="restart"/>
            <w:shd w:val="clear" w:color="auto" w:fill="D0CECE" w:themeFill="background2" w:themeFillShade="E6"/>
          </w:tcPr>
          <w:p w:rsidR="003E301D" w:rsidP="007C2A3F" w:rsidRDefault="003E301D" w14:paraId="050A0F50" w14:textId="77777777">
            <w:pPr>
              <w:jc w:val="both"/>
              <w:rPr>
                <w:lang w:val="ka-GE"/>
              </w:rPr>
            </w:pPr>
            <w:r>
              <w:rPr>
                <w:lang w:val="ka-GE"/>
              </w:rPr>
              <w:t>ელემენტი</w:t>
            </w:r>
          </w:p>
        </w:tc>
        <w:tc>
          <w:tcPr>
            <w:tcW w:w="851" w:type="dxa"/>
            <w:vMerge w:val="restart"/>
            <w:shd w:val="clear" w:color="auto" w:fill="D0CECE" w:themeFill="background2" w:themeFillShade="E6"/>
          </w:tcPr>
          <w:p w:rsidRPr="00E3281E" w:rsidR="003E301D" w:rsidP="007C2A3F" w:rsidRDefault="003E301D" w14:paraId="2F074442" w14:textId="77777777">
            <w:pPr>
              <w:jc w:val="both"/>
            </w:pPr>
            <w:r>
              <w:t>aspsp</w:t>
            </w:r>
          </w:p>
        </w:tc>
        <w:tc>
          <w:tcPr>
            <w:tcW w:w="4536" w:type="dxa"/>
            <w:gridSpan w:val="4"/>
            <w:shd w:val="clear" w:color="auto" w:fill="D0CECE" w:themeFill="background2" w:themeFillShade="E6"/>
          </w:tcPr>
          <w:p w:rsidR="003E301D" w:rsidP="005616C0" w:rsidRDefault="003E301D" w14:paraId="5662E762" w14:textId="5E3E65BF">
            <w:pPr>
              <w:jc w:val="center"/>
            </w:pPr>
            <w:r>
              <w:t>domestic</w:t>
            </w:r>
          </w:p>
        </w:tc>
        <w:tc>
          <w:tcPr>
            <w:tcW w:w="992" w:type="dxa"/>
            <w:vMerge w:val="restart"/>
            <w:shd w:val="clear" w:color="auto" w:fill="D0CECE" w:themeFill="background2" w:themeFillShade="E6"/>
          </w:tcPr>
          <w:p w:rsidRPr="00213D45" w:rsidR="003E301D" w:rsidP="007C2A3F" w:rsidRDefault="00213D45" w14:paraId="5F4D2DC4" w14:textId="2DEBAF5D">
            <w:pPr>
              <w:jc w:val="both"/>
            </w:pPr>
            <w:r>
              <w:t>F</w:t>
            </w:r>
            <w:r w:rsidR="003E301D">
              <w:t>oreign</w:t>
            </w:r>
            <w:r>
              <w:br/>
            </w:r>
            <w:r>
              <w:rPr>
                <w:lang w:val="ka-GE"/>
              </w:rPr>
              <w:t>(</w:t>
            </w:r>
            <w:r>
              <w:t>SWIFT)</w:t>
            </w:r>
          </w:p>
        </w:tc>
      </w:tr>
      <w:tr w:rsidR="00213D45" w:rsidTr="00907C40" w14:paraId="08AD8A71" w14:textId="77777777">
        <w:trPr>
          <w:trHeight w:val="548"/>
        </w:trPr>
        <w:tc>
          <w:tcPr>
            <w:tcW w:w="2972" w:type="dxa"/>
            <w:vMerge/>
            <w:shd w:val="clear" w:color="auto" w:fill="D0CECE" w:themeFill="background2" w:themeFillShade="E6"/>
          </w:tcPr>
          <w:p w:rsidR="003E301D" w:rsidP="007C2A3F" w:rsidRDefault="003E301D" w14:paraId="21A63F66" w14:textId="77777777">
            <w:pPr>
              <w:jc w:val="both"/>
              <w:rPr>
                <w:lang w:val="ka-GE"/>
              </w:rPr>
            </w:pPr>
          </w:p>
        </w:tc>
        <w:tc>
          <w:tcPr>
            <w:tcW w:w="851" w:type="dxa"/>
            <w:vMerge/>
            <w:shd w:val="clear" w:color="auto" w:fill="D0CECE" w:themeFill="background2" w:themeFillShade="E6"/>
          </w:tcPr>
          <w:p w:rsidR="003E301D" w:rsidP="007C2A3F" w:rsidRDefault="003E301D" w14:paraId="47BDB38C" w14:textId="77777777">
            <w:pPr>
              <w:jc w:val="both"/>
            </w:pPr>
          </w:p>
        </w:tc>
        <w:tc>
          <w:tcPr>
            <w:tcW w:w="1134" w:type="dxa"/>
            <w:shd w:val="clear" w:color="auto" w:fill="D0CECE" w:themeFill="background2" w:themeFillShade="E6"/>
          </w:tcPr>
          <w:p w:rsidRPr="003E301D" w:rsidR="003E301D" w:rsidP="007C2A3F" w:rsidRDefault="003E301D" w14:paraId="17A86A43" w14:textId="3B6E8BCD">
            <w:pPr>
              <w:jc w:val="both"/>
              <w:rPr>
                <w:lang w:val="ka-GE"/>
              </w:rPr>
            </w:pPr>
            <w:r>
              <w:rPr>
                <w:lang w:val="ka-GE"/>
              </w:rPr>
              <w:t>იგივე ამსმპ</w:t>
            </w:r>
          </w:p>
        </w:tc>
        <w:tc>
          <w:tcPr>
            <w:tcW w:w="1134" w:type="dxa"/>
            <w:shd w:val="clear" w:color="auto" w:fill="D0CECE" w:themeFill="background2" w:themeFillShade="E6"/>
          </w:tcPr>
          <w:p w:rsidRPr="00367472" w:rsidR="003E301D" w:rsidP="007C2A3F" w:rsidRDefault="00367472" w14:paraId="539DE777" w14:textId="2567FDEB">
            <w:pPr>
              <w:jc w:val="both"/>
              <w:rPr>
                <w:lang w:val="ka-GE"/>
              </w:rPr>
            </w:pPr>
            <w:r>
              <w:rPr>
                <w:lang w:val="ka-GE"/>
              </w:rPr>
              <w:t>სხვა ამსმპ (</w:t>
            </w:r>
            <w:r w:rsidR="003E301D">
              <w:t>RTGS</w:t>
            </w:r>
            <w:r>
              <w:rPr>
                <w:lang w:val="ka-GE"/>
              </w:rPr>
              <w:t>)</w:t>
            </w:r>
          </w:p>
        </w:tc>
        <w:tc>
          <w:tcPr>
            <w:tcW w:w="992" w:type="dxa"/>
            <w:shd w:val="clear" w:color="auto" w:fill="D0CECE" w:themeFill="background2" w:themeFillShade="E6"/>
          </w:tcPr>
          <w:p w:rsidRPr="00367472" w:rsidR="003E301D" w:rsidP="007C2A3F" w:rsidRDefault="00367472" w14:paraId="6BC59665" w14:textId="1AB5A8FD">
            <w:pPr>
              <w:jc w:val="both"/>
              <w:rPr>
                <w:lang w:val="ka-GE"/>
              </w:rPr>
            </w:pPr>
            <w:r>
              <w:rPr>
                <w:lang w:val="ka-GE"/>
              </w:rPr>
              <w:t>სახ</w:t>
            </w:r>
            <w:r w:rsidR="00213D45">
              <w:t>.</w:t>
            </w:r>
            <w:r>
              <w:rPr>
                <w:lang w:val="ka-GE"/>
              </w:rPr>
              <w:t xml:space="preserve"> ხაზინა (</w:t>
            </w:r>
            <w:r w:rsidR="003E301D">
              <w:t>RTGS</w:t>
            </w:r>
            <w:r>
              <w:rPr>
                <w:lang w:val="ka-GE"/>
              </w:rPr>
              <w:t>)</w:t>
            </w:r>
          </w:p>
        </w:tc>
        <w:tc>
          <w:tcPr>
            <w:tcW w:w="1276" w:type="dxa"/>
            <w:shd w:val="clear" w:color="auto" w:fill="D0CECE" w:themeFill="background2" w:themeFillShade="E6"/>
          </w:tcPr>
          <w:p w:rsidRPr="00213D45" w:rsidR="003E301D" w:rsidP="007C2A3F" w:rsidRDefault="009C5CA5" w14:paraId="2EEE12B1" w14:textId="4CAD67B1">
            <w:pPr>
              <w:jc w:val="both"/>
            </w:pPr>
            <w:r>
              <w:rPr>
                <w:lang w:val="ka-GE"/>
              </w:rPr>
              <w:t>სხვა ამსმპ</w:t>
            </w:r>
            <w:r w:rsidR="00213D45">
              <w:t xml:space="preserve">, </w:t>
            </w:r>
            <w:r w:rsidR="00213D45">
              <w:rPr>
                <w:lang w:val="ka-GE"/>
              </w:rPr>
              <w:t>უცხ. ვალუტა</w:t>
            </w:r>
            <w:r>
              <w:rPr>
                <w:lang w:val="ka-GE"/>
              </w:rPr>
              <w:t xml:space="preserve"> </w:t>
            </w:r>
            <w:r>
              <w:rPr>
                <w:lang w:val="ka-GE"/>
              </w:rPr>
              <w:br/>
            </w:r>
            <w:r>
              <w:rPr>
                <w:lang w:val="ka-GE"/>
              </w:rPr>
              <w:t>(</w:t>
            </w:r>
            <w:r w:rsidR="003E301D">
              <w:t>SWIFT</w:t>
            </w:r>
            <w:r w:rsidR="00213D45">
              <w:t>)</w:t>
            </w:r>
          </w:p>
        </w:tc>
        <w:tc>
          <w:tcPr>
            <w:tcW w:w="992" w:type="dxa"/>
            <w:vMerge/>
            <w:shd w:val="clear" w:color="auto" w:fill="D0CECE" w:themeFill="background2" w:themeFillShade="E6"/>
          </w:tcPr>
          <w:p w:rsidR="003E301D" w:rsidP="007C2A3F" w:rsidRDefault="003E301D" w14:paraId="16279C8D" w14:textId="71463F0F">
            <w:pPr>
              <w:jc w:val="both"/>
            </w:pPr>
          </w:p>
        </w:tc>
      </w:tr>
      <w:tr w:rsidR="00213D45" w:rsidTr="00907C40" w14:paraId="3D58C918" w14:textId="77777777">
        <w:trPr>
          <w:trHeight w:val="264"/>
        </w:trPr>
        <w:tc>
          <w:tcPr>
            <w:tcW w:w="2972" w:type="dxa"/>
          </w:tcPr>
          <w:p w:rsidR="003E301D" w:rsidP="003E301D" w:rsidRDefault="003E301D" w14:paraId="04A4D3E4" w14:textId="2DFA8497">
            <w:pPr>
              <w:jc w:val="both"/>
              <w:rPr>
                <w:lang w:val="ka-GE"/>
              </w:rPr>
            </w:pPr>
            <w:del w:author="Mikheil Kapanadze" w:date="2024-03-06T14:39:00Z" w:id="137">
              <w:r w:rsidRPr="00356D63">
                <w:rPr>
                  <w:lang w:val="ka-GE"/>
                </w:rPr>
                <w:delText>endToEndIdentification</w:delText>
              </w:r>
            </w:del>
            <w:ins w:author="Mikheil Kapanadze" w:date="2024-03-06T14:39:00Z" w:id="138">
              <w:r w:rsidR="006844F7">
                <w:rPr>
                  <w:lang w:val="ka-GE"/>
                </w:rPr>
                <w:t>paymentIdentification -&gt; endToEndId</w:t>
              </w:r>
            </w:ins>
          </w:p>
        </w:tc>
        <w:tc>
          <w:tcPr>
            <w:tcW w:w="851" w:type="dxa"/>
          </w:tcPr>
          <w:p w:rsidR="003E301D" w:rsidP="003E301D" w:rsidRDefault="003E301D" w14:paraId="32665175" w14:textId="77777777">
            <w:pPr>
              <w:jc w:val="both"/>
            </w:pPr>
            <w:r>
              <w:t>o</w:t>
            </w:r>
          </w:p>
        </w:tc>
        <w:tc>
          <w:tcPr>
            <w:tcW w:w="1134" w:type="dxa"/>
          </w:tcPr>
          <w:p w:rsidR="003E301D" w:rsidP="003E301D" w:rsidRDefault="003E301D" w14:paraId="63E9CE00" w14:textId="35D81EEC">
            <w:pPr>
              <w:jc w:val="both"/>
            </w:pPr>
            <w:r>
              <w:t>o</w:t>
            </w:r>
          </w:p>
        </w:tc>
        <w:tc>
          <w:tcPr>
            <w:tcW w:w="1134" w:type="dxa"/>
          </w:tcPr>
          <w:p w:rsidR="003E301D" w:rsidP="003E301D" w:rsidRDefault="003E301D" w14:paraId="1A4FC3CE" w14:textId="77777777">
            <w:pPr>
              <w:jc w:val="both"/>
            </w:pPr>
            <w:r>
              <w:t>o</w:t>
            </w:r>
          </w:p>
        </w:tc>
        <w:tc>
          <w:tcPr>
            <w:tcW w:w="992" w:type="dxa"/>
          </w:tcPr>
          <w:p w:rsidR="003E301D" w:rsidP="003E301D" w:rsidRDefault="003E301D" w14:paraId="01178890" w14:textId="77777777">
            <w:pPr>
              <w:jc w:val="both"/>
            </w:pPr>
            <w:r>
              <w:t>o</w:t>
            </w:r>
          </w:p>
        </w:tc>
        <w:tc>
          <w:tcPr>
            <w:tcW w:w="1276" w:type="dxa"/>
          </w:tcPr>
          <w:p w:rsidR="003E301D" w:rsidP="003E301D" w:rsidRDefault="003E301D" w14:paraId="13DAF897" w14:textId="70E90398">
            <w:pPr>
              <w:jc w:val="both"/>
            </w:pPr>
            <w:r>
              <w:t>o</w:t>
            </w:r>
          </w:p>
        </w:tc>
        <w:tc>
          <w:tcPr>
            <w:tcW w:w="992" w:type="dxa"/>
          </w:tcPr>
          <w:p w:rsidR="003E301D" w:rsidP="003E301D" w:rsidRDefault="003E301D" w14:paraId="7EDE9DCD" w14:textId="4D99799A">
            <w:pPr>
              <w:jc w:val="both"/>
            </w:pPr>
            <w:r>
              <w:t>o</w:t>
            </w:r>
          </w:p>
        </w:tc>
      </w:tr>
      <w:tr w:rsidR="00213D45" w:rsidTr="00907C40" w14:paraId="6307EAC5" w14:textId="77777777">
        <w:trPr>
          <w:trHeight w:val="274"/>
        </w:trPr>
        <w:tc>
          <w:tcPr>
            <w:tcW w:w="2972" w:type="dxa"/>
          </w:tcPr>
          <w:p w:rsidRPr="00356D63" w:rsidR="003E301D" w:rsidP="003E301D" w:rsidRDefault="003E301D" w14:paraId="12277A42" w14:textId="75FE48A8">
            <w:pPr>
              <w:jc w:val="both"/>
              <w:rPr>
                <w:lang w:val="ka-GE"/>
              </w:rPr>
            </w:pPr>
            <w:del w:author="Mikheil Kapanadze" w:date="2024-03-06T14:39:00Z" w:id="139">
              <w:r w:rsidRPr="00BC7B76">
                <w:rPr>
                  <w:lang w:val="ka-GE"/>
                </w:rPr>
                <w:delText>instructionIdentification</w:delText>
              </w:r>
            </w:del>
            <w:ins w:author="Mikheil Kapanadze" w:date="2024-03-06T14:39:00Z" w:id="140">
              <w:r w:rsidR="006844F7">
                <w:rPr>
                  <w:lang w:val="ka-GE"/>
                </w:rPr>
                <w:t>paymentIdentification -&gt; instructionId</w:t>
              </w:r>
            </w:ins>
          </w:p>
        </w:tc>
        <w:tc>
          <w:tcPr>
            <w:tcW w:w="851" w:type="dxa"/>
          </w:tcPr>
          <w:p w:rsidR="003E301D" w:rsidP="003E301D" w:rsidRDefault="003E301D" w14:paraId="3AADE337" w14:textId="77777777">
            <w:pPr>
              <w:jc w:val="both"/>
            </w:pPr>
            <w:r>
              <w:t>o</w:t>
            </w:r>
          </w:p>
        </w:tc>
        <w:tc>
          <w:tcPr>
            <w:tcW w:w="1134" w:type="dxa"/>
          </w:tcPr>
          <w:p w:rsidR="003E301D" w:rsidP="003E301D" w:rsidRDefault="003E301D" w14:paraId="64FD0264" w14:textId="3F2712A2">
            <w:pPr>
              <w:jc w:val="both"/>
            </w:pPr>
            <w:r>
              <w:t>o</w:t>
            </w:r>
          </w:p>
        </w:tc>
        <w:tc>
          <w:tcPr>
            <w:tcW w:w="1134" w:type="dxa"/>
          </w:tcPr>
          <w:p w:rsidR="003E301D" w:rsidP="003E301D" w:rsidRDefault="003E301D" w14:paraId="3BF290B1" w14:textId="77777777">
            <w:pPr>
              <w:jc w:val="both"/>
            </w:pPr>
            <w:r>
              <w:t>o</w:t>
            </w:r>
          </w:p>
        </w:tc>
        <w:tc>
          <w:tcPr>
            <w:tcW w:w="992" w:type="dxa"/>
          </w:tcPr>
          <w:p w:rsidR="003E301D" w:rsidP="003E301D" w:rsidRDefault="003E301D" w14:paraId="63A5BCBA" w14:textId="77777777">
            <w:pPr>
              <w:jc w:val="both"/>
            </w:pPr>
            <w:r>
              <w:t>o</w:t>
            </w:r>
          </w:p>
        </w:tc>
        <w:tc>
          <w:tcPr>
            <w:tcW w:w="1276" w:type="dxa"/>
          </w:tcPr>
          <w:p w:rsidR="003E301D" w:rsidP="003E301D" w:rsidRDefault="003E301D" w14:paraId="05BB242E" w14:textId="363BD475">
            <w:pPr>
              <w:jc w:val="both"/>
            </w:pPr>
            <w:r>
              <w:t>o</w:t>
            </w:r>
          </w:p>
        </w:tc>
        <w:tc>
          <w:tcPr>
            <w:tcW w:w="992" w:type="dxa"/>
          </w:tcPr>
          <w:p w:rsidR="003E301D" w:rsidP="003E301D" w:rsidRDefault="003E301D" w14:paraId="68461105" w14:textId="520ADC88">
            <w:pPr>
              <w:jc w:val="both"/>
            </w:pPr>
            <w:r>
              <w:t>o</w:t>
            </w:r>
          </w:p>
        </w:tc>
      </w:tr>
      <w:tr w:rsidR="00213D45" w:rsidTr="00907C40" w14:paraId="76034644" w14:textId="77777777">
        <w:trPr>
          <w:trHeight w:val="274"/>
        </w:trPr>
        <w:tc>
          <w:tcPr>
            <w:tcW w:w="2972" w:type="dxa"/>
          </w:tcPr>
          <w:p w:rsidRPr="00BC7B76" w:rsidR="003E301D" w:rsidP="003E301D" w:rsidRDefault="003E301D" w14:paraId="41C66E5E" w14:textId="5E1BF75A">
            <w:pPr>
              <w:jc w:val="both"/>
              <w:rPr>
                <w:lang w:val="ka-GE"/>
              </w:rPr>
            </w:pPr>
            <w:del w:author="Mikheil Kapanadze" w:date="2024-03-06T14:39:00Z" w:id="141">
              <w:r w:rsidRPr="00007787">
                <w:rPr>
                  <w:lang w:val="ka-GE"/>
                </w:rPr>
                <w:delText>debtorName</w:delText>
              </w:r>
            </w:del>
            <w:ins w:author="Mikheil Kapanadze" w:date="2024-03-06T14:39:00Z" w:id="142">
              <w:r w:rsidR="006844F7">
                <w:rPr>
                  <w:lang w:val="ka-GE"/>
                </w:rPr>
                <w:t>debtor -&gt; name</w:t>
              </w:r>
            </w:ins>
          </w:p>
        </w:tc>
        <w:tc>
          <w:tcPr>
            <w:tcW w:w="851" w:type="dxa"/>
          </w:tcPr>
          <w:p w:rsidR="003E301D" w:rsidP="003E301D" w:rsidRDefault="003E301D" w14:paraId="2AAE5E9E" w14:textId="77777777">
            <w:pPr>
              <w:jc w:val="both"/>
            </w:pPr>
            <w:r>
              <w:t>o</w:t>
            </w:r>
          </w:p>
        </w:tc>
        <w:tc>
          <w:tcPr>
            <w:tcW w:w="1134" w:type="dxa"/>
          </w:tcPr>
          <w:p w:rsidR="003E301D" w:rsidP="003E301D" w:rsidRDefault="003E301D" w14:paraId="6A654F03" w14:textId="5902B4F4">
            <w:pPr>
              <w:jc w:val="both"/>
            </w:pPr>
            <w:r>
              <w:t>o</w:t>
            </w:r>
          </w:p>
        </w:tc>
        <w:tc>
          <w:tcPr>
            <w:tcW w:w="1134" w:type="dxa"/>
          </w:tcPr>
          <w:p w:rsidR="003E301D" w:rsidP="003E301D" w:rsidRDefault="003E301D" w14:paraId="7E7095DB" w14:textId="77777777">
            <w:pPr>
              <w:jc w:val="both"/>
            </w:pPr>
            <w:r>
              <w:t>o</w:t>
            </w:r>
          </w:p>
        </w:tc>
        <w:tc>
          <w:tcPr>
            <w:tcW w:w="992" w:type="dxa"/>
          </w:tcPr>
          <w:p w:rsidR="003E301D" w:rsidP="003E301D" w:rsidRDefault="003E301D" w14:paraId="4031F72F" w14:textId="77777777">
            <w:pPr>
              <w:jc w:val="both"/>
            </w:pPr>
            <w:r>
              <w:t>o</w:t>
            </w:r>
          </w:p>
        </w:tc>
        <w:tc>
          <w:tcPr>
            <w:tcW w:w="1276" w:type="dxa"/>
          </w:tcPr>
          <w:p w:rsidR="003E301D" w:rsidP="003E301D" w:rsidRDefault="003E301D" w14:paraId="732602E5" w14:textId="30525842">
            <w:pPr>
              <w:jc w:val="both"/>
            </w:pPr>
            <w:r>
              <w:t>o</w:t>
            </w:r>
          </w:p>
        </w:tc>
        <w:tc>
          <w:tcPr>
            <w:tcW w:w="992" w:type="dxa"/>
          </w:tcPr>
          <w:p w:rsidR="003E301D" w:rsidP="003E301D" w:rsidRDefault="003E301D" w14:paraId="57E48D08" w14:textId="5747A8DD">
            <w:pPr>
              <w:jc w:val="both"/>
            </w:pPr>
            <w:r>
              <w:t>o</w:t>
            </w:r>
          </w:p>
        </w:tc>
      </w:tr>
      <w:tr w:rsidR="00213D45" w:rsidTr="00907C40" w14:paraId="5DAFABCF" w14:textId="77777777">
        <w:trPr>
          <w:trHeight w:val="274"/>
        </w:trPr>
        <w:tc>
          <w:tcPr>
            <w:tcW w:w="2972" w:type="dxa"/>
          </w:tcPr>
          <w:p w:rsidRPr="00007787" w:rsidR="003E301D" w:rsidP="003E301D" w:rsidRDefault="003E301D" w14:paraId="76ABA126" w14:textId="77777777">
            <w:pPr>
              <w:jc w:val="both"/>
              <w:rPr>
                <w:lang w:val="ka-GE"/>
              </w:rPr>
            </w:pPr>
            <w:r w:rsidRPr="00007787">
              <w:rPr>
                <w:lang w:val="ka-GE"/>
              </w:rPr>
              <w:t>debtorAccount</w:t>
            </w:r>
            <w:r>
              <w:t xml:space="preserve"> </w:t>
            </w:r>
            <w:r>
              <w:rPr>
                <w:lang w:val="ka-GE"/>
              </w:rPr>
              <w:t>(ტიპითურთ)</w:t>
            </w:r>
          </w:p>
        </w:tc>
        <w:tc>
          <w:tcPr>
            <w:tcW w:w="851" w:type="dxa"/>
          </w:tcPr>
          <w:p w:rsidR="003E301D" w:rsidP="003E301D" w:rsidRDefault="003E301D" w14:paraId="3A40E1B2" w14:textId="77777777">
            <w:pPr>
              <w:jc w:val="both"/>
            </w:pPr>
            <w:r>
              <w:t>c</w:t>
            </w:r>
          </w:p>
        </w:tc>
        <w:tc>
          <w:tcPr>
            <w:tcW w:w="1134" w:type="dxa"/>
          </w:tcPr>
          <w:p w:rsidR="003E301D" w:rsidP="003E301D" w:rsidRDefault="003E301D" w14:paraId="736DBD17" w14:textId="57E4E841">
            <w:pPr>
              <w:jc w:val="both"/>
            </w:pPr>
            <w:r>
              <w:t>c</w:t>
            </w:r>
          </w:p>
        </w:tc>
        <w:tc>
          <w:tcPr>
            <w:tcW w:w="1134" w:type="dxa"/>
          </w:tcPr>
          <w:p w:rsidR="003E301D" w:rsidP="003E301D" w:rsidRDefault="003E301D" w14:paraId="661F45F9" w14:textId="77777777">
            <w:pPr>
              <w:jc w:val="both"/>
            </w:pPr>
            <w:r>
              <w:t>c</w:t>
            </w:r>
          </w:p>
        </w:tc>
        <w:tc>
          <w:tcPr>
            <w:tcW w:w="992" w:type="dxa"/>
          </w:tcPr>
          <w:p w:rsidR="003E301D" w:rsidP="003E301D" w:rsidRDefault="003E301D" w14:paraId="58CC5944" w14:textId="77777777">
            <w:pPr>
              <w:jc w:val="both"/>
            </w:pPr>
            <w:r>
              <w:t>c</w:t>
            </w:r>
          </w:p>
        </w:tc>
        <w:tc>
          <w:tcPr>
            <w:tcW w:w="1276" w:type="dxa"/>
          </w:tcPr>
          <w:p w:rsidR="003E301D" w:rsidP="003E301D" w:rsidRDefault="003E301D" w14:paraId="63ECD384" w14:textId="6210A7F4">
            <w:pPr>
              <w:jc w:val="both"/>
            </w:pPr>
            <w:r>
              <w:t>c</w:t>
            </w:r>
          </w:p>
        </w:tc>
        <w:tc>
          <w:tcPr>
            <w:tcW w:w="992" w:type="dxa"/>
          </w:tcPr>
          <w:p w:rsidR="003E301D" w:rsidP="003E301D" w:rsidRDefault="003E301D" w14:paraId="3289708D" w14:textId="5A6EB399">
            <w:pPr>
              <w:jc w:val="both"/>
            </w:pPr>
            <w:r>
              <w:t>c</w:t>
            </w:r>
          </w:p>
        </w:tc>
      </w:tr>
      <w:tr w:rsidR="00213D45" w:rsidTr="00907C40" w14:paraId="45BFE6F3" w14:textId="77777777">
        <w:trPr>
          <w:trHeight w:val="274"/>
        </w:trPr>
        <w:tc>
          <w:tcPr>
            <w:tcW w:w="2972" w:type="dxa"/>
          </w:tcPr>
          <w:p w:rsidRPr="00E3281E" w:rsidR="003E301D" w:rsidP="003E301D" w:rsidRDefault="004F3236" w14:paraId="375F1531" w14:textId="1D9229A2">
            <w:pPr>
              <w:jc w:val="both"/>
            </w:pPr>
            <w:ins w:author="Mikheil Kapanadze" w:date="2024-03-06T15:58:00Z" w:id="143">
              <w:r>
                <w:t>debtor</w:t>
              </w:r>
            </w:ins>
            <w:del w:author="Mikheil Kapanadze" w:date="2024-03-06T15:58:00Z" w:id="144">
              <w:r w:rsidDel="004F3236">
                <w:delText>D</w:delText>
              </w:r>
              <w:r w:rsidDel="004F3236" w:rsidR="003E301D">
                <w:delText>ebtor</w:delText>
              </w:r>
            </w:del>
            <w:ins w:author="Mikheil Kapanadze" w:date="2024-03-06T15:56:00Z" w:id="145">
              <w:r>
                <w:rPr>
                  <w:lang w:val="ka-GE"/>
                </w:rPr>
                <w:t xml:space="preserve"> -&gt; </w:t>
              </w:r>
            </w:ins>
            <w:del w:author="Mikheil Kapanadze" w:date="2024-03-06T15:57:00Z" w:id="146">
              <w:r w:rsidDel="004F3236" w:rsidR="003E301D">
                <w:delText>Identification</w:delText>
              </w:r>
            </w:del>
            <w:ins w:author="Mikheil Kapanadze" w:date="2024-03-06T15:57:00Z" w:id="147">
              <w:r>
                <w:t>identification</w:t>
              </w:r>
            </w:ins>
          </w:p>
        </w:tc>
        <w:tc>
          <w:tcPr>
            <w:tcW w:w="851" w:type="dxa"/>
          </w:tcPr>
          <w:p w:rsidR="003E301D" w:rsidP="003E301D" w:rsidRDefault="003E301D" w14:paraId="476B34F1" w14:textId="77777777">
            <w:pPr>
              <w:jc w:val="both"/>
            </w:pPr>
            <w:r>
              <w:t>o</w:t>
            </w:r>
          </w:p>
        </w:tc>
        <w:tc>
          <w:tcPr>
            <w:tcW w:w="1134" w:type="dxa"/>
          </w:tcPr>
          <w:p w:rsidR="003E301D" w:rsidP="003E301D" w:rsidRDefault="003E301D" w14:paraId="58CD790D" w14:textId="03AEE9DF">
            <w:pPr>
              <w:jc w:val="both"/>
            </w:pPr>
            <w:r>
              <w:t>o</w:t>
            </w:r>
          </w:p>
        </w:tc>
        <w:tc>
          <w:tcPr>
            <w:tcW w:w="1134" w:type="dxa"/>
          </w:tcPr>
          <w:p w:rsidR="003E301D" w:rsidP="003E301D" w:rsidRDefault="003E301D" w14:paraId="76DAD072" w14:textId="77777777">
            <w:pPr>
              <w:jc w:val="both"/>
            </w:pPr>
            <w:r>
              <w:t>o</w:t>
            </w:r>
          </w:p>
        </w:tc>
        <w:tc>
          <w:tcPr>
            <w:tcW w:w="992" w:type="dxa"/>
          </w:tcPr>
          <w:p w:rsidR="003E301D" w:rsidP="003E301D" w:rsidRDefault="003E301D" w14:paraId="437BAFE2" w14:textId="77777777">
            <w:pPr>
              <w:jc w:val="both"/>
            </w:pPr>
            <w:r>
              <w:t>c</w:t>
            </w:r>
          </w:p>
        </w:tc>
        <w:tc>
          <w:tcPr>
            <w:tcW w:w="1276" w:type="dxa"/>
          </w:tcPr>
          <w:p w:rsidR="003E301D" w:rsidP="003E301D" w:rsidRDefault="003E301D" w14:paraId="61EF7DF6" w14:textId="34081C86">
            <w:pPr>
              <w:jc w:val="both"/>
            </w:pPr>
            <w:r>
              <w:t>o</w:t>
            </w:r>
          </w:p>
        </w:tc>
        <w:tc>
          <w:tcPr>
            <w:tcW w:w="992" w:type="dxa"/>
          </w:tcPr>
          <w:p w:rsidR="003E301D" w:rsidP="003E301D" w:rsidRDefault="003E301D" w14:paraId="7B173E59" w14:textId="5E5AF17F">
            <w:pPr>
              <w:jc w:val="both"/>
            </w:pPr>
            <w:r>
              <w:t>o</w:t>
            </w:r>
          </w:p>
        </w:tc>
      </w:tr>
      <w:tr w:rsidR="00213D45" w:rsidTr="00907C40" w14:paraId="1EB672C9" w14:textId="77777777">
        <w:trPr>
          <w:trHeight w:val="274"/>
        </w:trPr>
        <w:tc>
          <w:tcPr>
            <w:tcW w:w="2972" w:type="dxa"/>
          </w:tcPr>
          <w:p w:rsidRPr="00007787" w:rsidR="003E301D" w:rsidP="003E301D" w:rsidRDefault="003E301D" w14:paraId="6E0BD39D" w14:textId="77777777">
            <w:pPr>
              <w:jc w:val="both"/>
              <w:rPr>
                <w:lang w:val="ka-GE"/>
              </w:rPr>
            </w:pPr>
            <w:r w:rsidRPr="009314C9">
              <w:rPr>
                <w:lang w:val="ka-GE"/>
              </w:rPr>
              <w:t>debtorId</w:t>
            </w:r>
          </w:p>
        </w:tc>
        <w:tc>
          <w:tcPr>
            <w:tcW w:w="851" w:type="dxa"/>
          </w:tcPr>
          <w:p w:rsidR="003E301D" w:rsidP="003E301D" w:rsidRDefault="003E301D" w14:paraId="6F1EF264" w14:textId="77777777">
            <w:pPr>
              <w:jc w:val="both"/>
            </w:pPr>
            <w:r>
              <w:t>-</w:t>
            </w:r>
          </w:p>
        </w:tc>
        <w:tc>
          <w:tcPr>
            <w:tcW w:w="1134" w:type="dxa"/>
          </w:tcPr>
          <w:p w:rsidR="003E301D" w:rsidP="003E301D" w:rsidRDefault="003E301D" w14:paraId="59BE4ED2" w14:textId="684EC4D6">
            <w:pPr>
              <w:jc w:val="both"/>
            </w:pPr>
            <w:r>
              <w:t>-</w:t>
            </w:r>
          </w:p>
        </w:tc>
        <w:tc>
          <w:tcPr>
            <w:tcW w:w="1134" w:type="dxa"/>
          </w:tcPr>
          <w:p w:rsidR="003E301D" w:rsidP="003E301D" w:rsidRDefault="003E301D" w14:paraId="1145C9FC" w14:textId="77777777">
            <w:pPr>
              <w:jc w:val="both"/>
            </w:pPr>
            <w:r>
              <w:t>-</w:t>
            </w:r>
          </w:p>
        </w:tc>
        <w:tc>
          <w:tcPr>
            <w:tcW w:w="992" w:type="dxa"/>
          </w:tcPr>
          <w:p w:rsidR="003E301D" w:rsidP="003E301D" w:rsidRDefault="003E301D" w14:paraId="3D629280" w14:textId="77777777">
            <w:pPr>
              <w:jc w:val="both"/>
            </w:pPr>
            <w:r>
              <w:t>-</w:t>
            </w:r>
          </w:p>
        </w:tc>
        <w:tc>
          <w:tcPr>
            <w:tcW w:w="1276" w:type="dxa"/>
          </w:tcPr>
          <w:p w:rsidR="003E301D" w:rsidP="003E301D" w:rsidRDefault="003E301D" w14:paraId="645CC099" w14:textId="363B1533">
            <w:pPr>
              <w:jc w:val="both"/>
            </w:pPr>
            <w:r>
              <w:t>-</w:t>
            </w:r>
          </w:p>
        </w:tc>
        <w:tc>
          <w:tcPr>
            <w:tcW w:w="992" w:type="dxa"/>
          </w:tcPr>
          <w:p w:rsidR="003E301D" w:rsidP="003E301D" w:rsidRDefault="003E301D" w14:paraId="099B1D0F" w14:textId="123A5F0A">
            <w:pPr>
              <w:jc w:val="both"/>
            </w:pPr>
            <w:r>
              <w:t>-</w:t>
            </w:r>
          </w:p>
        </w:tc>
      </w:tr>
      <w:tr w:rsidR="00213D45" w:rsidTr="00907C40" w14:paraId="552E123A" w14:textId="77777777">
        <w:trPr>
          <w:trHeight w:val="274"/>
        </w:trPr>
        <w:tc>
          <w:tcPr>
            <w:tcW w:w="2972" w:type="dxa"/>
          </w:tcPr>
          <w:p w:rsidRPr="00EB77A3" w:rsidR="003E301D" w:rsidP="003E301D" w:rsidRDefault="003E301D" w14:paraId="585E548C" w14:textId="657B4EA3">
            <w:pPr>
              <w:jc w:val="both"/>
            </w:pPr>
            <w:r w:rsidRPr="009314C9">
              <w:rPr>
                <w:lang w:val="ka-GE"/>
              </w:rPr>
              <w:t>ultimateDebtor</w:t>
            </w:r>
            <w:ins w:author="Mikheil Kapanadze" w:date="2024-03-06T15:57:00Z" w:id="148">
              <w:r w:rsidR="004F3236">
                <w:t xml:space="preserve"> -&gt; name</w:t>
              </w:r>
            </w:ins>
          </w:p>
        </w:tc>
        <w:tc>
          <w:tcPr>
            <w:tcW w:w="851" w:type="dxa"/>
          </w:tcPr>
          <w:p w:rsidR="003E301D" w:rsidP="003E301D" w:rsidRDefault="003E301D" w14:paraId="2E87967E" w14:textId="77777777">
            <w:pPr>
              <w:jc w:val="both"/>
            </w:pPr>
            <w:r>
              <w:t>o</w:t>
            </w:r>
          </w:p>
        </w:tc>
        <w:tc>
          <w:tcPr>
            <w:tcW w:w="1134" w:type="dxa"/>
          </w:tcPr>
          <w:p w:rsidR="003E301D" w:rsidP="003E301D" w:rsidRDefault="003E301D" w14:paraId="2C8C488F" w14:textId="30E221C1">
            <w:pPr>
              <w:jc w:val="both"/>
            </w:pPr>
            <w:r>
              <w:t>o</w:t>
            </w:r>
          </w:p>
        </w:tc>
        <w:tc>
          <w:tcPr>
            <w:tcW w:w="1134" w:type="dxa"/>
          </w:tcPr>
          <w:p w:rsidR="003E301D" w:rsidP="003E301D" w:rsidRDefault="003E301D" w14:paraId="22A5332C" w14:textId="77777777">
            <w:pPr>
              <w:jc w:val="both"/>
            </w:pPr>
            <w:r>
              <w:t>o</w:t>
            </w:r>
          </w:p>
        </w:tc>
        <w:tc>
          <w:tcPr>
            <w:tcW w:w="992" w:type="dxa"/>
          </w:tcPr>
          <w:p w:rsidR="003E301D" w:rsidP="003E301D" w:rsidRDefault="003E301D" w14:paraId="36A8D8D4" w14:textId="77777777">
            <w:pPr>
              <w:jc w:val="both"/>
            </w:pPr>
            <w:r>
              <w:t>c</w:t>
            </w:r>
          </w:p>
        </w:tc>
        <w:tc>
          <w:tcPr>
            <w:tcW w:w="1276" w:type="dxa"/>
          </w:tcPr>
          <w:p w:rsidR="003E301D" w:rsidP="003E301D" w:rsidRDefault="003E301D" w14:paraId="6EC00737" w14:textId="13A91B2C">
            <w:pPr>
              <w:jc w:val="both"/>
            </w:pPr>
            <w:r>
              <w:t>o</w:t>
            </w:r>
          </w:p>
        </w:tc>
        <w:tc>
          <w:tcPr>
            <w:tcW w:w="992" w:type="dxa"/>
          </w:tcPr>
          <w:p w:rsidR="003E301D" w:rsidP="003E301D" w:rsidRDefault="003E301D" w14:paraId="06931F8D" w14:textId="71128688">
            <w:pPr>
              <w:jc w:val="both"/>
            </w:pPr>
            <w:r>
              <w:t>o</w:t>
            </w:r>
          </w:p>
        </w:tc>
      </w:tr>
      <w:tr w:rsidR="00213D45" w:rsidTr="00907C40" w14:paraId="1EA2C6F3" w14:textId="77777777">
        <w:trPr>
          <w:trHeight w:val="264"/>
        </w:trPr>
        <w:tc>
          <w:tcPr>
            <w:tcW w:w="2972" w:type="dxa"/>
          </w:tcPr>
          <w:p w:rsidRPr="00E3281E" w:rsidR="003E301D" w:rsidP="003E301D" w:rsidRDefault="003E301D" w14:paraId="637E2923" w14:textId="381407FD">
            <w:pPr>
              <w:jc w:val="both"/>
            </w:pPr>
            <w:r>
              <w:t>ultimateDebtor</w:t>
            </w:r>
            <w:ins w:author="Mikheil Kapanadze" w:date="2024-03-06T15:57:00Z" w:id="149">
              <w:r w:rsidR="004F3236">
                <w:t xml:space="preserve"> -&gt; </w:t>
              </w:r>
            </w:ins>
            <w:r>
              <w:t>Identification</w:t>
            </w:r>
          </w:p>
        </w:tc>
        <w:tc>
          <w:tcPr>
            <w:tcW w:w="851" w:type="dxa"/>
          </w:tcPr>
          <w:p w:rsidR="003E301D" w:rsidP="003E301D" w:rsidRDefault="003E301D" w14:paraId="7E5DAB4A" w14:textId="77777777">
            <w:pPr>
              <w:jc w:val="both"/>
            </w:pPr>
            <w:r>
              <w:t>o</w:t>
            </w:r>
          </w:p>
        </w:tc>
        <w:tc>
          <w:tcPr>
            <w:tcW w:w="1134" w:type="dxa"/>
          </w:tcPr>
          <w:p w:rsidR="003E301D" w:rsidP="003E301D" w:rsidRDefault="003E301D" w14:paraId="14FEB270" w14:textId="6E35C50C">
            <w:pPr>
              <w:jc w:val="both"/>
            </w:pPr>
            <w:r>
              <w:t>o</w:t>
            </w:r>
          </w:p>
        </w:tc>
        <w:tc>
          <w:tcPr>
            <w:tcW w:w="1134" w:type="dxa"/>
          </w:tcPr>
          <w:p w:rsidR="003E301D" w:rsidP="003E301D" w:rsidRDefault="003E301D" w14:paraId="6A8142F8" w14:textId="77777777">
            <w:pPr>
              <w:jc w:val="both"/>
            </w:pPr>
            <w:r>
              <w:t>o</w:t>
            </w:r>
          </w:p>
        </w:tc>
        <w:tc>
          <w:tcPr>
            <w:tcW w:w="992" w:type="dxa"/>
          </w:tcPr>
          <w:p w:rsidR="003E301D" w:rsidP="003E301D" w:rsidRDefault="003E301D" w14:paraId="7BF3257E" w14:textId="77777777">
            <w:pPr>
              <w:jc w:val="both"/>
            </w:pPr>
            <w:r>
              <w:t>c</w:t>
            </w:r>
          </w:p>
        </w:tc>
        <w:tc>
          <w:tcPr>
            <w:tcW w:w="1276" w:type="dxa"/>
          </w:tcPr>
          <w:p w:rsidR="003E301D" w:rsidP="003E301D" w:rsidRDefault="003E301D" w14:paraId="3E1D51D3" w14:textId="59843210">
            <w:pPr>
              <w:jc w:val="both"/>
            </w:pPr>
            <w:r>
              <w:t>o</w:t>
            </w:r>
          </w:p>
        </w:tc>
        <w:tc>
          <w:tcPr>
            <w:tcW w:w="992" w:type="dxa"/>
          </w:tcPr>
          <w:p w:rsidR="003E301D" w:rsidP="003E301D" w:rsidRDefault="003E301D" w14:paraId="39F24736" w14:textId="36999CB3">
            <w:pPr>
              <w:jc w:val="both"/>
            </w:pPr>
            <w:r>
              <w:t>o</w:t>
            </w:r>
          </w:p>
        </w:tc>
      </w:tr>
      <w:tr w:rsidR="00213D45" w:rsidTr="00907C40" w14:paraId="198A0EFB" w14:textId="77777777">
        <w:trPr>
          <w:trHeight w:val="274"/>
        </w:trPr>
        <w:tc>
          <w:tcPr>
            <w:tcW w:w="2972" w:type="dxa"/>
          </w:tcPr>
          <w:p w:rsidRPr="009314C9" w:rsidR="003E301D" w:rsidP="003E301D" w:rsidRDefault="003E301D" w14:paraId="65B71411" w14:textId="77777777">
            <w:pPr>
              <w:jc w:val="both"/>
              <w:rPr>
                <w:lang w:val="ka-GE"/>
              </w:rPr>
            </w:pPr>
            <w:r w:rsidRPr="0072446E">
              <w:rPr>
                <w:lang w:val="ka-GE"/>
              </w:rPr>
              <w:t>instructedAmount</w:t>
            </w:r>
            <w:r>
              <w:rPr>
                <w:lang w:val="ka-GE"/>
              </w:rPr>
              <w:t xml:space="preserve"> (ვალუტითურთ)</w:t>
            </w:r>
          </w:p>
        </w:tc>
        <w:tc>
          <w:tcPr>
            <w:tcW w:w="851" w:type="dxa"/>
          </w:tcPr>
          <w:p w:rsidR="003E301D" w:rsidP="003E301D" w:rsidRDefault="003E301D" w14:paraId="30C12E46" w14:textId="77777777">
            <w:pPr>
              <w:jc w:val="both"/>
            </w:pPr>
            <w:r>
              <w:t>m</w:t>
            </w:r>
          </w:p>
        </w:tc>
        <w:tc>
          <w:tcPr>
            <w:tcW w:w="1134" w:type="dxa"/>
          </w:tcPr>
          <w:p w:rsidR="003E301D" w:rsidP="003E301D" w:rsidRDefault="003E301D" w14:paraId="156DAA0E" w14:textId="1FD558B2">
            <w:pPr>
              <w:jc w:val="both"/>
            </w:pPr>
            <w:r>
              <w:t>m</w:t>
            </w:r>
          </w:p>
        </w:tc>
        <w:tc>
          <w:tcPr>
            <w:tcW w:w="1134" w:type="dxa"/>
          </w:tcPr>
          <w:p w:rsidR="003E301D" w:rsidP="003E301D" w:rsidRDefault="003E301D" w14:paraId="7E1904E0" w14:textId="77777777">
            <w:pPr>
              <w:jc w:val="both"/>
            </w:pPr>
            <w:r>
              <w:t>m</w:t>
            </w:r>
          </w:p>
        </w:tc>
        <w:tc>
          <w:tcPr>
            <w:tcW w:w="992" w:type="dxa"/>
          </w:tcPr>
          <w:p w:rsidR="003E301D" w:rsidP="003E301D" w:rsidRDefault="003E301D" w14:paraId="20DCF03A" w14:textId="77777777">
            <w:pPr>
              <w:jc w:val="both"/>
            </w:pPr>
            <w:r>
              <w:t>m</w:t>
            </w:r>
          </w:p>
        </w:tc>
        <w:tc>
          <w:tcPr>
            <w:tcW w:w="1276" w:type="dxa"/>
          </w:tcPr>
          <w:p w:rsidR="003E301D" w:rsidP="003E301D" w:rsidRDefault="003E301D" w14:paraId="10BC1968" w14:textId="3F8169CD">
            <w:pPr>
              <w:jc w:val="both"/>
            </w:pPr>
            <w:r>
              <w:t>m</w:t>
            </w:r>
          </w:p>
        </w:tc>
        <w:tc>
          <w:tcPr>
            <w:tcW w:w="992" w:type="dxa"/>
          </w:tcPr>
          <w:p w:rsidR="003E301D" w:rsidP="003E301D" w:rsidRDefault="003E301D" w14:paraId="56F89572" w14:textId="6B21F4E0">
            <w:pPr>
              <w:jc w:val="both"/>
            </w:pPr>
            <w:r>
              <w:t>m</w:t>
            </w:r>
          </w:p>
        </w:tc>
      </w:tr>
      <w:tr w:rsidR="00213D45" w:rsidTr="00907C40" w14:paraId="7749E9D3" w14:textId="77777777">
        <w:trPr>
          <w:trHeight w:val="274"/>
        </w:trPr>
        <w:tc>
          <w:tcPr>
            <w:tcW w:w="2972" w:type="dxa"/>
          </w:tcPr>
          <w:p w:rsidRPr="0072446E" w:rsidR="003E301D" w:rsidP="003E301D" w:rsidRDefault="003E301D" w14:paraId="606D817B" w14:textId="77777777">
            <w:pPr>
              <w:jc w:val="both"/>
              <w:rPr>
                <w:lang w:val="ka-GE"/>
              </w:rPr>
            </w:pPr>
            <w:r w:rsidRPr="00CB273F">
              <w:rPr>
                <w:lang w:val="ka-GE"/>
              </w:rPr>
              <w:t>currencyOfTransfer</w:t>
            </w:r>
          </w:p>
        </w:tc>
        <w:tc>
          <w:tcPr>
            <w:tcW w:w="851" w:type="dxa"/>
          </w:tcPr>
          <w:p w:rsidR="003E301D" w:rsidP="003E301D" w:rsidRDefault="003E301D" w14:paraId="6C14016C" w14:textId="77777777">
            <w:pPr>
              <w:jc w:val="both"/>
            </w:pPr>
            <w:r>
              <w:t>-</w:t>
            </w:r>
          </w:p>
        </w:tc>
        <w:tc>
          <w:tcPr>
            <w:tcW w:w="1134" w:type="dxa"/>
          </w:tcPr>
          <w:p w:rsidR="003E301D" w:rsidP="003E301D" w:rsidRDefault="003E301D" w14:paraId="3597A4DB" w14:textId="56B8578A">
            <w:pPr>
              <w:jc w:val="both"/>
            </w:pPr>
            <w:r>
              <w:t>-</w:t>
            </w:r>
          </w:p>
        </w:tc>
        <w:tc>
          <w:tcPr>
            <w:tcW w:w="1134" w:type="dxa"/>
          </w:tcPr>
          <w:p w:rsidR="003E301D" w:rsidP="003E301D" w:rsidRDefault="003E301D" w14:paraId="56876D7E" w14:textId="77777777">
            <w:pPr>
              <w:jc w:val="both"/>
            </w:pPr>
            <w:r>
              <w:t>-</w:t>
            </w:r>
          </w:p>
        </w:tc>
        <w:tc>
          <w:tcPr>
            <w:tcW w:w="992" w:type="dxa"/>
          </w:tcPr>
          <w:p w:rsidR="003E301D" w:rsidP="003E301D" w:rsidRDefault="003E301D" w14:paraId="24804BEC" w14:textId="77777777">
            <w:pPr>
              <w:jc w:val="both"/>
            </w:pPr>
            <w:r>
              <w:t>-</w:t>
            </w:r>
          </w:p>
        </w:tc>
        <w:tc>
          <w:tcPr>
            <w:tcW w:w="1276" w:type="dxa"/>
          </w:tcPr>
          <w:p w:rsidR="003E301D" w:rsidP="003E301D" w:rsidRDefault="003E301D" w14:paraId="271A95FD" w14:textId="62C4BD14">
            <w:pPr>
              <w:jc w:val="both"/>
            </w:pPr>
            <w:r>
              <w:t>-</w:t>
            </w:r>
          </w:p>
        </w:tc>
        <w:tc>
          <w:tcPr>
            <w:tcW w:w="992" w:type="dxa"/>
          </w:tcPr>
          <w:p w:rsidR="003E301D" w:rsidP="003E301D" w:rsidRDefault="003E301D" w14:paraId="68ED6BB5" w14:textId="62E28524">
            <w:pPr>
              <w:jc w:val="both"/>
            </w:pPr>
            <w:r>
              <w:t>-</w:t>
            </w:r>
          </w:p>
        </w:tc>
      </w:tr>
      <w:tr w:rsidR="00213D45" w:rsidTr="00907C40" w14:paraId="6F31A014" w14:textId="77777777">
        <w:trPr>
          <w:trHeight w:val="274"/>
        </w:trPr>
        <w:tc>
          <w:tcPr>
            <w:tcW w:w="2972" w:type="dxa"/>
          </w:tcPr>
          <w:p w:rsidRPr="00CB273F" w:rsidR="003E301D" w:rsidP="003E301D" w:rsidRDefault="003E301D" w14:paraId="699C3325" w14:textId="77777777">
            <w:pPr>
              <w:jc w:val="both"/>
              <w:rPr>
                <w:lang w:val="ka-GE"/>
              </w:rPr>
            </w:pPr>
            <w:r w:rsidRPr="00256DB2">
              <w:rPr>
                <w:lang w:val="ka-GE"/>
              </w:rPr>
              <w:t>exchangeRateInformation</w:t>
            </w:r>
          </w:p>
        </w:tc>
        <w:tc>
          <w:tcPr>
            <w:tcW w:w="851" w:type="dxa"/>
          </w:tcPr>
          <w:p w:rsidR="003E301D" w:rsidP="003E301D" w:rsidRDefault="003E301D" w14:paraId="77AD4534" w14:textId="77777777">
            <w:pPr>
              <w:jc w:val="both"/>
            </w:pPr>
            <w:r>
              <w:t>-</w:t>
            </w:r>
          </w:p>
        </w:tc>
        <w:tc>
          <w:tcPr>
            <w:tcW w:w="1134" w:type="dxa"/>
          </w:tcPr>
          <w:p w:rsidR="003E301D" w:rsidP="003E301D" w:rsidRDefault="003E301D" w14:paraId="007B62EB" w14:textId="79032FC8">
            <w:pPr>
              <w:jc w:val="both"/>
            </w:pPr>
            <w:r>
              <w:t>-</w:t>
            </w:r>
          </w:p>
        </w:tc>
        <w:tc>
          <w:tcPr>
            <w:tcW w:w="1134" w:type="dxa"/>
          </w:tcPr>
          <w:p w:rsidR="003E301D" w:rsidP="003E301D" w:rsidRDefault="003E301D" w14:paraId="4D44C9A9" w14:textId="77777777">
            <w:pPr>
              <w:jc w:val="both"/>
            </w:pPr>
            <w:r>
              <w:t>-</w:t>
            </w:r>
          </w:p>
        </w:tc>
        <w:tc>
          <w:tcPr>
            <w:tcW w:w="992" w:type="dxa"/>
          </w:tcPr>
          <w:p w:rsidR="003E301D" w:rsidP="003E301D" w:rsidRDefault="003E301D" w14:paraId="62F93647" w14:textId="77777777">
            <w:pPr>
              <w:jc w:val="both"/>
            </w:pPr>
            <w:r>
              <w:t>-</w:t>
            </w:r>
          </w:p>
        </w:tc>
        <w:tc>
          <w:tcPr>
            <w:tcW w:w="1276" w:type="dxa"/>
          </w:tcPr>
          <w:p w:rsidR="003E301D" w:rsidP="003E301D" w:rsidRDefault="003E301D" w14:paraId="50AF7F71" w14:textId="30969FC7">
            <w:pPr>
              <w:jc w:val="both"/>
            </w:pPr>
            <w:r>
              <w:t>-</w:t>
            </w:r>
          </w:p>
        </w:tc>
        <w:tc>
          <w:tcPr>
            <w:tcW w:w="992" w:type="dxa"/>
          </w:tcPr>
          <w:p w:rsidR="003E301D" w:rsidP="003E301D" w:rsidRDefault="003E301D" w14:paraId="0DA4327D" w14:textId="07F8039E">
            <w:pPr>
              <w:jc w:val="both"/>
            </w:pPr>
            <w:r>
              <w:t>-</w:t>
            </w:r>
          </w:p>
        </w:tc>
      </w:tr>
      <w:tr w:rsidR="00213D45" w:rsidTr="00907C40" w14:paraId="4A5D2388" w14:textId="77777777">
        <w:trPr>
          <w:trHeight w:val="274"/>
        </w:trPr>
        <w:tc>
          <w:tcPr>
            <w:tcW w:w="2972" w:type="dxa"/>
          </w:tcPr>
          <w:p w:rsidRPr="00256DB2" w:rsidR="003E301D" w:rsidP="003E301D" w:rsidRDefault="003E301D" w14:paraId="5DD701B8" w14:textId="77777777">
            <w:pPr>
              <w:jc w:val="both"/>
              <w:rPr>
                <w:lang w:val="ka-GE"/>
              </w:rPr>
            </w:pPr>
            <w:r w:rsidRPr="00256DB2">
              <w:rPr>
                <w:lang w:val="ka-GE"/>
              </w:rPr>
              <w:t>creditorAccount</w:t>
            </w:r>
          </w:p>
        </w:tc>
        <w:tc>
          <w:tcPr>
            <w:tcW w:w="851" w:type="dxa"/>
          </w:tcPr>
          <w:p w:rsidR="003E301D" w:rsidP="003E301D" w:rsidRDefault="003E301D" w14:paraId="2553633E" w14:textId="77777777">
            <w:pPr>
              <w:jc w:val="both"/>
            </w:pPr>
            <w:r>
              <w:t>m</w:t>
            </w:r>
          </w:p>
        </w:tc>
        <w:tc>
          <w:tcPr>
            <w:tcW w:w="1134" w:type="dxa"/>
          </w:tcPr>
          <w:p w:rsidR="003E301D" w:rsidP="003E301D" w:rsidRDefault="003E301D" w14:paraId="2C542D13" w14:textId="0A4D0605">
            <w:pPr>
              <w:jc w:val="both"/>
            </w:pPr>
            <w:r>
              <w:t>m</w:t>
            </w:r>
          </w:p>
        </w:tc>
        <w:tc>
          <w:tcPr>
            <w:tcW w:w="1134" w:type="dxa"/>
          </w:tcPr>
          <w:p w:rsidR="003E301D" w:rsidP="003E301D" w:rsidRDefault="003E301D" w14:paraId="0B130C3B" w14:textId="77777777">
            <w:pPr>
              <w:jc w:val="both"/>
            </w:pPr>
            <w:r>
              <w:t>m</w:t>
            </w:r>
          </w:p>
        </w:tc>
        <w:tc>
          <w:tcPr>
            <w:tcW w:w="992" w:type="dxa"/>
          </w:tcPr>
          <w:p w:rsidR="003E301D" w:rsidP="003E301D" w:rsidRDefault="003E301D" w14:paraId="74C8EA94" w14:textId="77777777">
            <w:pPr>
              <w:jc w:val="both"/>
            </w:pPr>
            <w:r>
              <w:t>m</w:t>
            </w:r>
          </w:p>
        </w:tc>
        <w:tc>
          <w:tcPr>
            <w:tcW w:w="1276" w:type="dxa"/>
          </w:tcPr>
          <w:p w:rsidR="003E301D" w:rsidP="003E301D" w:rsidRDefault="003E301D" w14:paraId="13B050A8" w14:textId="1D7C6445">
            <w:pPr>
              <w:jc w:val="both"/>
            </w:pPr>
            <w:r>
              <w:t>m</w:t>
            </w:r>
          </w:p>
        </w:tc>
        <w:tc>
          <w:tcPr>
            <w:tcW w:w="992" w:type="dxa"/>
          </w:tcPr>
          <w:p w:rsidR="003E301D" w:rsidP="003E301D" w:rsidRDefault="003E301D" w14:paraId="5ADC23FA" w14:textId="393725C2">
            <w:pPr>
              <w:jc w:val="both"/>
            </w:pPr>
            <w:r>
              <w:t>m</w:t>
            </w:r>
          </w:p>
        </w:tc>
      </w:tr>
      <w:tr w:rsidR="00213D45" w:rsidTr="00907C40" w14:paraId="27D71409" w14:textId="77777777">
        <w:trPr>
          <w:trHeight w:val="274"/>
        </w:trPr>
        <w:tc>
          <w:tcPr>
            <w:tcW w:w="2972" w:type="dxa"/>
          </w:tcPr>
          <w:p w:rsidRPr="00EB77A3" w:rsidR="003E301D" w:rsidP="003E301D" w:rsidRDefault="003E301D" w14:paraId="7228FFF4" w14:textId="43855966">
            <w:pPr>
              <w:jc w:val="both"/>
            </w:pPr>
            <w:r w:rsidRPr="004259E4">
              <w:rPr>
                <w:lang w:val="ka-GE"/>
              </w:rPr>
              <w:t>creditorAgent</w:t>
            </w:r>
            <w:ins w:author="Mikheil Kapanadze" w:date="2024-03-06T15:58:00Z" w:id="150">
              <w:r w:rsidR="004F3236">
                <w:t xml:space="preserve"> -&gt; financialInstitutionId -&gt; bicfi</w:t>
              </w:r>
            </w:ins>
          </w:p>
        </w:tc>
        <w:tc>
          <w:tcPr>
            <w:tcW w:w="851" w:type="dxa"/>
          </w:tcPr>
          <w:p w:rsidR="003E301D" w:rsidP="003E301D" w:rsidRDefault="003E301D" w14:paraId="7F29F567" w14:textId="77777777">
            <w:pPr>
              <w:jc w:val="both"/>
            </w:pPr>
            <w:r>
              <w:t>o</w:t>
            </w:r>
          </w:p>
        </w:tc>
        <w:tc>
          <w:tcPr>
            <w:tcW w:w="1134" w:type="dxa"/>
          </w:tcPr>
          <w:p w:rsidR="003E301D" w:rsidP="003E301D" w:rsidRDefault="003E301D" w14:paraId="2F759073" w14:textId="47EC92C2">
            <w:pPr>
              <w:jc w:val="both"/>
            </w:pPr>
            <w:r>
              <w:t>o</w:t>
            </w:r>
          </w:p>
        </w:tc>
        <w:tc>
          <w:tcPr>
            <w:tcW w:w="1134" w:type="dxa"/>
          </w:tcPr>
          <w:p w:rsidR="003E301D" w:rsidP="003E301D" w:rsidRDefault="003E301D" w14:paraId="07B863D0" w14:textId="77777777">
            <w:pPr>
              <w:jc w:val="both"/>
            </w:pPr>
            <w:r>
              <w:t>o</w:t>
            </w:r>
          </w:p>
        </w:tc>
        <w:tc>
          <w:tcPr>
            <w:tcW w:w="992" w:type="dxa"/>
          </w:tcPr>
          <w:p w:rsidRPr="00E531DE" w:rsidR="003E301D" w:rsidP="003E301D" w:rsidRDefault="003E301D" w14:paraId="47D9CB8C" w14:textId="77777777">
            <w:pPr>
              <w:jc w:val="both"/>
            </w:pPr>
            <w:r>
              <w:t>m</w:t>
            </w:r>
          </w:p>
        </w:tc>
        <w:tc>
          <w:tcPr>
            <w:tcW w:w="1276" w:type="dxa"/>
          </w:tcPr>
          <w:p w:rsidR="003E301D" w:rsidP="003E301D" w:rsidRDefault="003E301D" w14:paraId="334DE778" w14:textId="481F6FC7">
            <w:pPr>
              <w:jc w:val="both"/>
            </w:pPr>
            <w:r>
              <w:t>m</w:t>
            </w:r>
          </w:p>
        </w:tc>
        <w:tc>
          <w:tcPr>
            <w:tcW w:w="992" w:type="dxa"/>
          </w:tcPr>
          <w:p w:rsidR="003E301D" w:rsidP="003E301D" w:rsidRDefault="003E301D" w14:paraId="0962A16A" w14:textId="09E863EB">
            <w:pPr>
              <w:jc w:val="both"/>
            </w:pPr>
            <w:r>
              <w:t>m</w:t>
            </w:r>
          </w:p>
        </w:tc>
      </w:tr>
      <w:tr w:rsidR="00213D45" w:rsidTr="00907C40" w14:paraId="66CF4834" w14:textId="77777777">
        <w:trPr>
          <w:trHeight w:val="274"/>
        </w:trPr>
        <w:tc>
          <w:tcPr>
            <w:tcW w:w="2972" w:type="dxa"/>
          </w:tcPr>
          <w:p w:rsidRPr="004259E4" w:rsidR="003E301D" w:rsidP="003E301D" w:rsidRDefault="003E301D" w14:paraId="01285D6A" w14:textId="7AE28CB6">
            <w:pPr>
              <w:jc w:val="both"/>
              <w:rPr>
                <w:lang w:val="ka-GE"/>
              </w:rPr>
            </w:pPr>
            <w:del w:author="Mikheil Kapanadze" w:date="2024-03-06T14:44:00Z" w:id="151">
              <w:r w:rsidRPr="004259E4">
                <w:rPr>
                  <w:lang w:val="ka-GE"/>
                </w:rPr>
                <w:delText>creditorAgentName</w:delText>
              </w:r>
            </w:del>
            <w:ins w:author="Mikheil Kapanadze" w:date="2024-03-06T14:44:00Z" w:id="152">
              <w:r w:rsidR="006844F7">
                <w:rPr>
                  <w:lang w:val="ka-GE"/>
                </w:rPr>
                <w:t>creditorAgent -&gt; name</w:t>
              </w:r>
            </w:ins>
          </w:p>
        </w:tc>
        <w:tc>
          <w:tcPr>
            <w:tcW w:w="851" w:type="dxa"/>
          </w:tcPr>
          <w:p w:rsidR="003E301D" w:rsidP="003E301D" w:rsidRDefault="003E301D" w14:paraId="4815DD5D" w14:textId="77777777">
            <w:pPr>
              <w:jc w:val="both"/>
            </w:pPr>
            <w:r>
              <w:t>-</w:t>
            </w:r>
          </w:p>
        </w:tc>
        <w:tc>
          <w:tcPr>
            <w:tcW w:w="1134" w:type="dxa"/>
          </w:tcPr>
          <w:p w:rsidR="003E301D" w:rsidP="003E301D" w:rsidRDefault="003E301D" w14:paraId="72F32CA0" w14:textId="59C6E502">
            <w:pPr>
              <w:jc w:val="both"/>
            </w:pPr>
            <w:r>
              <w:t>-</w:t>
            </w:r>
          </w:p>
        </w:tc>
        <w:tc>
          <w:tcPr>
            <w:tcW w:w="1134" w:type="dxa"/>
          </w:tcPr>
          <w:p w:rsidR="003E301D" w:rsidP="003E301D" w:rsidRDefault="003E301D" w14:paraId="09DA0519" w14:textId="77777777">
            <w:pPr>
              <w:jc w:val="both"/>
            </w:pPr>
            <w:r>
              <w:t>-</w:t>
            </w:r>
          </w:p>
        </w:tc>
        <w:tc>
          <w:tcPr>
            <w:tcW w:w="992" w:type="dxa"/>
          </w:tcPr>
          <w:p w:rsidR="003E301D" w:rsidP="003E301D" w:rsidRDefault="003E301D" w14:paraId="0C024F2D" w14:textId="77777777">
            <w:pPr>
              <w:jc w:val="both"/>
            </w:pPr>
            <w:r>
              <w:t>-</w:t>
            </w:r>
          </w:p>
        </w:tc>
        <w:tc>
          <w:tcPr>
            <w:tcW w:w="1276" w:type="dxa"/>
          </w:tcPr>
          <w:p w:rsidR="003E301D" w:rsidP="003E301D" w:rsidRDefault="003E301D" w14:paraId="49871888" w14:textId="790FEE6B">
            <w:pPr>
              <w:jc w:val="both"/>
            </w:pPr>
            <w:r>
              <w:t>o</w:t>
            </w:r>
          </w:p>
        </w:tc>
        <w:tc>
          <w:tcPr>
            <w:tcW w:w="992" w:type="dxa"/>
          </w:tcPr>
          <w:p w:rsidR="003E301D" w:rsidP="003E301D" w:rsidRDefault="003E301D" w14:paraId="4FA42293" w14:textId="785AAC0B">
            <w:pPr>
              <w:jc w:val="both"/>
            </w:pPr>
            <w:r>
              <w:t>o</w:t>
            </w:r>
          </w:p>
        </w:tc>
      </w:tr>
      <w:tr w:rsidR="004F3236" w:rsidTr="00907C40" w14:paraId="4E126C43" w14:textId="77777777">
        <w:trPr>
          <w:trHeight w:val="274"/>
          <w:ins w:author="Mikheil Kapanadze" w:date="2024-03-06T15:59:00Z" w:id="153"/>
        </w:trPr>
        <w:tc>
          <w:tcPr>
            <w:tcW w:w="2972" w:type="dxa"/>
          </w:tcPr>
          <w:p w:rsidRPr="004259E4" w:rsidR="004F3236" w:rsidDel="006844F7" w:rsidP="003E301D" w:rsidRDefault="004F3236" w14:paraId="4A9EB941" w14:textId="10E822B3">
            <w:pPr>
              <w:jc w:val="both"/>
              <w:rPr>
                <w:ins w:author="Mikheil Kapanadze" w:date="2024-03-06T15:59:00Z" w:id="154"/>
                <w:lang w:val="ka-GE"/>
              </w:rPr>
            </w:pPr>
            <w:ins w:author="Mikheil Kapanadze" w:date="2024-03-06T15:59:00Z" w:id="155">
              <w:r w:rsidRPr="00ED5253">
                <w:rPr>
                  <w:lang w:val="ka-GE"/>
                </w:rPr>
                <w:t>intermediaryAgent1</w:t>
              </w:r>
              <w:r>
                <w:t xml:space="preserve"> </w:t>
              </w:r>
              <w:r>
                <w:rPr>
                  <w:lang w:val="ka-GE"/>
                </w:rPr>
                <w:t xml:space="preserve">-&gt; </w:t>
              </w:r>
              <w:r>
                <w:t>financialInstitutionId -&gt; bicfi</w:t>
              </w:r>
            </w:ins>
          </w:p>
        </w:tc>
        <w:tc>
          <w:tcPr>
            <w:tcW w:w="851" w:type="dxa"/>
          </w:tcPr>
          <w:p w:rsidR="004F3236" w:rsidP="003E301D" w:rsidRDefault="004F3236" w14:paraId="4635E242" w14:textId="0CE947EE">
            <w:pPr>
              <w:jc w:val="both"/>
              <w:rPr>
                <w:ins w:author="Mikheil Kapanadze" w:date="2024-03-06T15:59:00Z" w:id="156"/>
              </w:rPr>
            </w:pPr>
            <w:ins w:author="Mikheil Kapanadze" w:date="2024-03-06T15:59:00Z" w:id="157">
              <w:r>
                <w:t>-</w:t>
              </w:r>
            </w:ins>
          </w:p>
        </w:tc>
        <w:tc>
          <w:tcPr>
            <w:tcW w:w="1134" w:type="dxa"/>
          </w:tcPr>
          <w:p w:rsidR="004F3236" w:rsidP="003E301D" w:rsidRDefault="004F3236" w14:paraId="1C35CA2E" w14:textId="205BC982">
            <w:pPr>
              <w:jc w:val="both"/>
              <w:rPr>
                <w:ins w:author="Mikheil Kapanadze" w:date="2024-03-06T15:59:00Z" w:id="158"/>
              </w:rPr>
            </w:pPr>
            <w:ins w:author="Mikheil Kapanadze" w:date="2024-03-06T15:59:00Z" w:id="159">
              <w:r>
                <w:t>-</w:t>
              </w:r>
            </w:ins>
          </w:p>
        </w:tc>
        <w:tc>
          <w:tcPr>
            <w:tcW w:w="1134" w:type="dxa"/>
          </w:tcPr>
          <w:p w:rsidR="004F3236" w:rsidP="003E301D" w:rsidRDefault="004F3236" w14:paraId="569A1622" w14:textId="533CC473">
            <w:pPr>
              <w:jc w:val="both"/>
              <w:rPr>
                <w:ins w:author="Mikheil Kapanadze" w:date="2024-03-06T15:59:00Z" w:id="160"/>
              </w:rPr>
            </w:pPr>
            <w:ins w:author="Mikheil Kapanadze" w:date="2024-03-06T15:59:00Z" w:id="161">
              <w:r>
                <w:t>-</w:t>
              </w:r>
            </w:ins>
          </w:p>
        </w:tc>
        <w:tc>
          <w:tcPr>
            <w:tcW w:w="992" w:type="dxa"/>
          </w:tcPr>
          <w:p w:rsidR="004F3236" w:rsidP="003E301D" w:rsidRDefault="004F3236" w14:paraId="705004DE" w14:textId="232B0467">
            <w:pPr>
              <w:jc w:val="both"/>
              <w:rPr>
                <w:ins w:author="Mikheil Kapanadze" w:date="2024-03-06T15:59:00Z" w:id="162"/>
              </w:rPr>
            </w:pPr>
            <w:ins w:author="Mikheil Kapanadze" w:date="2024-03-06T15:59:00Z" w:id="163">
              <w:r>
                <w:t>-</w:t>
              </w:r>
            </w:ins>
          </w:p>
        </w:tc>
        <w:tc>
          <w:tcPr>
            <w:tcW w:w="1276" w:type="dxa"/>
          </w:tcPr>
          <w:p w:rsidR="004F3236" w:rsidP="003E301D" w:rsidRDefault="004F3236" w14:paraId="48D7B5C7" w14:textId="2029156C">
            <w:pPr>
              <w:jc w:val="both"/>
              <w:rPr>
                <w:ins w:author="Mikheil Kapanadze" w:date="2024-03-06T15:59:00Z" w:id="164"/>
              </w:rPr>
            </w:pPr>
            <w:ins w:author="Mikheil Kapanadze" w:date="2024-03-06T15:59:00Z" w:id="165">
              <w:r>
                <w:t>o</w:t>
              </w:r>
            </w:ins>
          </w:p>
        </w:tc>
        <w:tc>
          <w:tcPr>
            <w:tcW w:w="992" w:type="dxa"/>
          </w:tcPr>
          <w:p w:rsidR="004F3236" w:rsidP="003E301D" w:rsidRDefault="004F3236" w14:paraId="16657A52" w14:textId="7AB380CB">
            <w:pPr>
              <w:jc w:val="both"/>
              <w:rPr>
                <w:ins w:author="Mikheil Kapanadze" w:date="2024-03-06T15:59:00Z" w:id="166"/>
              </w:rPr>
            </w:pPr>
            <w:ins w:author="Mikheil Kapanadze" w:date="2024-03-06T15:59:00Z" w:id="167">
              <w:r>
                <w:t>o</w:t>
              </w:r>
            </w:ins>
          </w:p>
        </w:tc>
      </w:tr>
      <w:tr w:rsidR="00213D45" w:rsidTr="00907C40" w14:paraId="061C5765" w14:textId="77777777">
        <w:trPr>
          <w:trHeight w:val="264"/>
        </w:trPr>
        <w:tc>
          <w:tcPr>
            <w:tcW w:w="2972" w:type="dxa"/>
          </w:tcPr>
          <w:p w:rsidRPr="004259E4" w:rsidR="003E301D" w:rsidP="003E301D" w:rsidRDefault="009D09D4" w14:paraId="3911D4D3" w14:textId="4C194DA1">
            <w:pPr>
              <w:jc w:val="both"/>
              <w:rPr>
                <w:lang w:val="ka-GE"/>
              </w:rPr>
            </w:pPr>
            <w:ins w:author="Mikheil Kapanadze" w:date="2024-03-06T16:08:00Z" w:id="168">
              <w:r>
                <w:rPr>
                  <w:lang w:val="ka-GE"/>
                </w:rPr>
                <w:t>creditor</w:t>
              </w:r>
            </w:ins>
            <w:del w:author="Mikheil Kapanadze" w:date="2024-03-06T16:08:00Z" w:id="169">
              <w:r w:rsidRPr="00DB5BFB" w:rsidDel="009D09D4" w:rsidR="004F3236">
                <w:rPr>
                  <w:lang w:val="ka-GE"/>
                </w:rPr>
                <w:delText>C</w:delText>
              </w:r>
              <w:r w:rsidRPr="00DB5BFB" w:rsidDel="009D09D4" w:rsidR="003E301D">
                <w:rPr>
                  <w:lang w:val="ka-GE"/>
                </w:rPr>
                <w:delText>reditor</w:delText>
              </w:r>
            </w:del>
            <w:ins w:author="Mikheil Kapanadze" w:date="2024-03-06T16:00:00Z" w:id="170">
              <w:r w:rsidR="004F3236">
                <w:t xml:space="preserve"> -&gt; </w:t>
              </w:r>
            </w:ins>
            <w:del w:author="Mikheil Kapanadze" w:date="2024-03-06T16:00:00Z" w:id="171">
              <w:r w:rsidRPr="00DB5BFB" w:rsidDel="004F3236" w:rsidR="003E301D">
                <w:rPr>
                  <w:lang w:val="ka-GE"/>
                </w:rPr>
                <w:delText>Name</w:delText>
              </w:r>
            </w:del>
            <w:ins w:author="Mikheil Kapanadze" w:date="2024-03-06T16:00:00Z" w:id="172">
              <w:r w:rsidR="004F3236">
                <w:t>n</w:t>
              </w:r>
              <w:r w:rsidRPr="00DB5BFB" w:rsidR="004F3236">
                <w:rPr>
                  <w:lang w:val="ka-GE"/>
                </w:rPr>
                <w:t>ame</w:t>
              </w:r>
            </w:ins>
          </w:p>
        </w:tc>
        <w:tc>
          <w:tcPr>
            <w:tcW w:w="851" w:type="dxa"/>
          </w:tcPr>
          <w:p w:rsidR="003E301D" w:rsidP="003E301D" w:rsidRDefault="003E301D" w14:paraId="352E06E4" w14:textId="77777777">
            <w:pPr>
              <w:jc w:val="both"/>
            </w:pPr>
            <w:r>
              <w:t>-</w:t>
            </w:r>
          </w:p>
        </w:tc>
        <w:tc>
          <w:tcPr>
            <w:tcW w:w="1134" w:type="dxa"/>
          </w:tcPr>
          <w:p w:rsidR="003E301D" w:rsidP="003E301D" w:rsidRDefault="003E301D" w14:paraId="239F32C3" w14:textId="3E4C50F9">
            <w:pPr>
              <w:jc w:val="both"/>
            </w:pPr>
            <w:r>
              <w:t>-</w:t>
            </w:r>
          </w:p>
        </w:tc>
        <w:tc>
          <w:tcPr>
            <w:tcW w:w="1134" w:type="dxa"/>
          </w:tcPr>
          <w:p w:rsidR="003E301D" w:rsidP="003E301D" w:rsidRDefault="001C6566" w14:paraId="41CB293A" w14:textId="4664B373">
            <w:pPr>
              <w:jc w:val="both"/>
            </w:pPr>
            <w:r>
              <w:t>m</w:t>
            </w:r>
          </w:p>
        </w:tc>
        <w:tc>
          <w:tcPr>
            <w:tcW w:w="992" w:type="dxa"/>
          </w:tcPr>
          <w:p w:rsidR="003E301D" w:rsidP="003E301D" w:rsidRDefault="003E301D" w14:paraId="29F96C17" w14:textId="77777777">
            <w:pPr>
              <w:jc w:val="both"/>
            </w:pPr>
            <w:r>
              <w:t>-</w:t>
            </w:r>
          </w:p>
        </w:tc>
        <w:tc>
          <w:tcPr>
            <w:tcW w:w="1276" w:type="dxa"/>
          </w:tcPr>
          <w:p w:rsidR="003E301D" w:rsidP="003E301D" w:rsidRDefault="008F725B" w14:paraId="5DD5D923" w14:textId="142E4818">
            <w:pPr>
              <w:jc w:val="both"/>
            </w:pPr>
            <w:r>
              <w:t>m</w:t>
            </w:r>
          </w:p>
        </w:tc>
        <w:tc>
          <w:tcPr>
            <w:tcW w:w="992" w:type="dxa"/>
          </w:tcPr>
          <w:p w:rsidR="003E301D" w:rsidP="003E301D" w:rsidRDefault="008F725B" w14:paraId="60B475E9" w14:textId="19197911">
            <w:pPr>
              <w:jc w:val="both"/>
            </w:pPr>
            <w:r>
              <w:t>m</w:t>
            </w:r>
          </w:p>
        </w:tc>
      </w:tr>
      <w:tr w:rsidR="00213D45" w:rsidTr="00907C40" w14:paraId="41559533" w14:textId="77777777">
        <w:trPr>
          <w:trHeight w:val="274"/>
        </w:trPr>
        <w:tc>
          <w:tcPr>
            <w:tcW w:w="2972" w:type="dxa"/>
          </w:tcPr>
          <w:p w:rsidRPr="00DB5BFB" w:rsidR="003E301D" w:rsidP="003E301D" w:rsidRDefault="003E301D" w14:paraId="085178D0" w14:textId="77777777">
            <w:pPr>
              <w:jc w:val="both"/>
              <w:rPr>
                <w:lang w:val="ka-GE"/>
              </w:rPr>
            </w:pPr>
            <w:r w:rsidRPr="00DB5BFB">
              <w:rPr>
                <w:lang w:val="ka-GE"/>
              </w:rPr>
              <w:t>creditorId</w:t>
            </w:r>
          </w:p>
        </w:tc>
        <w:tc>
          <w:tcPr>
            <w:tcW w:w="851" w:type="dxa"/>
          </w:tcPr>
          <w:p w:rsidR="003E301D" w:rsidP="003E301D" w:rsidRDefault="003E301D" w14:paraId="3476577C" w14:textId="77777777">
            <w:pPr>
              <w:jc w:val="both"/>
            </w:pPr>
            <w:r>
              <w:t>-</w:t>
            </w:r>
          </w:p>
        </w:tc>
        <w:tc>
          <w:tcPr>
            <w:tcW w:w="1134" w:type="dxa"/>
          </w:tcPr>
          <w:p w:rsidR="003E301D" w:rsidP="003E301D" w:rsidRDefault="003E301D" w14:paraId="4E7E2581" w14:textId="10CB32BB">
            <w:pPr>
              <w:jc w:val="both"/>
            </w:pPr>
            <w:r>
              <w:t>-</w:t>
            </w:r>
          </w:p>
        </w:tc>
        <w:tc>
          <w:tcPr>
            <w:tcW w:w="1134" w:type="dxa"/>
          </w:tcPr>
          <w:p w:rsidR="003E301D" w:rsidP="003E301D" w:rsidRDefault="003E301D" w14:paraId="3B06FE1F" w14:textId="77777777">
            <w:pPr>
              <w:jc w:val="both"/>
            </w:pPr>
            <w:r>
              <w:t>-</w:t>
            </w:r>
          </w:p>
        </w:tc>
        <w:tc>
          <w:tcPr>
            <w:tcW w:w="992" w:type="dxa"/>
          </w:tcPr>
          <w:p w:rsidR="003E301D" w:rsidP="003E301D" w:rsidRDefault="003E301D" w14:paraId="164FCF72" w14:textId="77777777">
            <w:pPr>
              <w:jc w:val="both"/>
            </w:pPr>
            <w:r>
              <w:t>-</w:t>
            </w:r>
          </w:p>
        </w:tc>
        <w:tc>
          <w:tcPr>
            <w:tcW w:w="1276" w:type="dxa"/>
          </w:tcPr>
          <w:p w:rsidR="003E301D" w:rsidP="003E301D" w:rsidRDefault="003E301D" w14:paraId="10F29C2B" w14:textId="27C7BB07">
            <w:pPr>
              <w:jc w:val="both"/>
            </w:pPr>
            <w:r>
              <w:t>-</w:t>
            </w:r>
          </w:p>
        </w:tc>
        <w:tc>
          <w:tcPr>
            <w:tcW w:w="992" w:type="dxa"/>
          </w:tcPr>
          <w:p w:rsidR="003E301D" w:rsidP="003E301D" w:rsidRDefault="003E301D" w14:paraId="0ED5F646" w14:textId="7D5715F7">
            <w:pPr>
              <w:jc w:val="both"/>
            </w:pPr>
            <w:r>
              <w:t>-</w:t>
            </w:r>
          </w:p>
        </w:tc>
      </w:tr>
      <w:tr w:rsidR="00213D45" w:rsidTr="00907C40" w14:paraId="5A333C0D" w14:textId="77777777">
        <w:trPr>
          <w:trHeight w:val="274"/>
        </w:trPr>
        <w:tc>
          <w:tcPr>
            <w:tcW w:w="2972" w:type="dxa"/>
          </w:tcPr>
          <w:p w:rsidRPr="00E3281E" w:rsidR="003E301D" w:rsidP="003E301D" w:rsidRDefault="003E301D" w14:paraId="0B49A118" w14:textId="397547E6">
            <w:pPr>
              <w:jc w:val="both"/>
            </w:pPr>
            <w:r>
              <w:t>creditor</w:t>
            </w:r>
            <w:ins w:author="Mikheil Kapanadze" w:date="2024-03-06T16:00:00Z" w:id="173">
              <w:r w:rsidR="004F3236">
                <w:t xml:space="preserve"> -&gt; </w:t>
              </w:r>
            </w:ins>
            <w:del w:author="Mikheil Kapanadze" w:date="2024-03-06T16:00:00Z" w:id="174">
              <w:r w:rsidDel="004F3236">
                <w:delText>Identification</w:delText>
              </w:r>
            </w:del>
            <w:ins w:author="Mikheil Kapanadze" w:date="2024-03-06T16:00:00Z" w:id="175">
              <w:r w:rsidR="004F3236">
                <w:t>identification</w:t>
              </w:r>
            </w:ins>
          </w:p>
        </w:tc>
        <w:tc>
          <w:tcPr>
            <w:tcW w:w="851" w:type="dxa"/>
          </w:tcPr>
          <w:p w:rsidR="003E301D" w:rsidP="003E301D" w:rsidRDefault="003E301D" w14:paraId="32C0972A" w14:textId="77777777">
            <w:pPr>
              <w:jc w:val="both"/>
            </w:pPr>
            <w:r>
              <w:t>o</w:t>
            </w:r>
          </w:p>
        </w:tc>
        <w:tc>
          <w:tcPr>
            <w:tcW w:w="1134" w:type="dxa"/>
          </w:tcPr>
          <w:p w:rsidR="003E301D" w:rsidP="003E301D" w:rsidRDefault="003E301D" w14:paraId="4BF83FD4" w14:textId="5E65F457">
            <w:pPr>
              <w:jc w:val="both"/>
            </w:pPr>
            <w:r>
              <w:t>o</w:t>
            </w:r>
          </w:p>
        </w:tc>
        <w:tc>
          <w:tcPr>
            <w:tcW w:w="1134" w:type="dxa"/>
          </w:tcPr>
          <w:p w:rsidR="003E301D" w:rsidP="003E301D" w:rsidRDefault="003E301D" w14:paraId="2173FD1A" w14:textId="77777777">
            <w:pPr>
              <w:jc w:val="both"/>
            </w:pPr>
            <w:r>
              <w:t>o</w:t>
            </w:r>
          </w:p>
        </w:tc>
        <w:tc>
          <w:tcPr>
            <w:tcW w:w="992" w:type="dxa"/>
          </w:tcPr>
          <w:p w:rsidR="003E301D" w:rsidP="003E301D" w:rsidRDefault="003E301D" w14:paraId="79C195EC" w14:textId="77777777">
            <w:pPr>
              <w:jc w:val="both"/>
            </w:pPr>
            <w:r>
              <w:t>-</w:t>
            </w:r>
          </w:p>
        </w:tc>
        <w:tc>
          <w:tcPr>
            <w:tcW w:w="1276" w:type="dxa"/>
          </w:tcPr>
          <w:p w:rsidR="003E301D" w:rsidP="003E301D" w:rsidRDefault="003E301D" w14:paraId="133F510E" w14:textId="345EC9FE">
            <w:pPr>
              <w:jc w:val="both"/>
            </w:pPr>
            <w:r>
              <w:t>o</w:t>
            </w:r>
          </w:p>
        </w:tc>
        <w:tc>
          <w:tcPr>
            <w:tcW w:w="992" w:type="dxa"/>
          </w:tcPr>
          <w:p w:rsidR="003E301D" w:rsidP="003E301D" w:rsidRDefault="003E301D" w14:paraId="12A189E1" w14:textId="3B6E5854">
            <w:pPr>
              <w:jc w:val="both"/>
            </w:pPr>
            <w:r>
              <w:t>o</w:t>
            </w:r>
          </w:p>
        </w:tc>
      </w:tr>
      <w:tr w:rsidR="00213D45" w:rsidTr="00907C40" w14:paraId="2D5E7FEB" w14:textId="77777777">
        <w:trPr>
          <w:trHeight w:val="274"/>
        </w:trPr>
        <w:tc>
          <w:tcPr>
            <w:tcW w:w="2972" w:type="dxa"/>
          </w:tcPr>
          <w:p w:rsidRPr="00DB5BFB" w:rsidR="003E301D" w:rsidP="003E301D" w:rsidRDefault="003E301D" w14:paraId="7A93AB37" w14:textId="5EE33DF8">
            <w:pPr>
              <w:jc w:val="both"/>
              <w:rPr>
                <w:lang w:val="ka-GE"/>
              </w:rPr>
            </w:pPr>
            <w:r w:rsidRPr="006F3AE4">
              <w:rPr>
                <w:lang w:val="ka-GE"/>
              </w:rPr>
              <w:t>creditor</w:t>
            </w:r>
            <w:ins w:author="Mikheil Kapanadze" w:date="2024-03-06T16:00:00Z" w:id="176">
              <w:r w:rsidR="004F3236">
                <w:t xml:space="preserve"> -&gt; </w:t>
              </w:r>
            </w:ins>
            <w:del w:author="Mikheil Kapanadze" w:date="2024-03-06T16:00:00Z" w:id="177">
              <w:r w:rsidRPr="006F3AE4" w:rsidDel="004F3236">
                <w:rPr>
                  <w:lang w:val="ka-GE"/>
                </w:rPr>
                <w:delText>Address</w:delText>
              </w:r>
            </w:del>
            <w:ins w:author="Mikheil Kapanadze" w:date="2024-03-06T16:00:00Z" w:id="178">
              <w:r w:rsidR="004F3236">
                <w:t>a</w:t>
              </w:r>
              <w:r w:rsidRPr="006F3AE4" w:rsidR="004F3236">
                <w:rPr>
                  <w:lang w:val="ka-GE"/>
                </w:rPr>
                <w:t>ddress</w:t>
              </w:r>
            </w:ins>
          </w:p>
        </w:tc>
        <w:tc>
          <w:tcPr>
            <w:tcW w:w="851" w:type="dxa"/>
          </w:tcPr>
          <w:p w:rsidR="003E301D" w:rsidP="003E301D" w:rsidRDefault="003E301D" w14:paraId="7146A4C9" w14:textId="77777777">
            <w:pPr>
              <w:jc w:val="both"/>
            </w:pPr>
            <w:r>
              <w:t>o</w:t>
            </w:r>
          </w:p>
        </w:tc>
        <w:tc>
          <w:tcPr>
            <w:tcW w:w="1134" w:type="dxa"/>
          </w:tcPr>
          <w:p w:rsidR="003E301D" w:rsidP="003E301D" w:rsidRDefault="003E301D" w14:paraId="69871746" w14:textId="085BA798">
            <w:pPr>
              <w:jc w:val="both"/>
            </w:pPr>
            <w:r>
              <w:t>o</w:t>
            </w:r>
          </w:p>
        </w:tc>
        <w:tc>
          <w:tcPr>
            <w:tcW w:w="1134" w:type="dxa"/>
          </w:tcPr>
          <w:p w:rsidR="003E301D" w:rsidP="003E301D" w:rsidRDefault="003E301D" w14:paraId="3E2C98C6" w14:textId="77777777">
            <w:pPr>
              <w:jc w:val="both"/>
            </w:pPr>
            <w:r>
              <w:t>o</w:t>
            </w:r>
          </w:p>
        </w:tc>
        <w:tc>
          <w:tcPr>
            <w:tcW w:w="992" w:type="dxa"/>
          </w:tcPr>
          <w:p w:rsidR="003E301D" w:rsidP="003E301D" w:rsidRDefault="003E301D" w14:paraId="4FEDB12E" w14:textId="77777777">
            <w:pPr>
              <w:jc w:val="both"/>
            </w:pPr>
            <w:r>
              <w:t>o</w:t>
            </w:r>
          </w:p>
        </w:tc>
        <w:tc>
          <w:tcPr>
            <w:tcW w:w="1276" w:type="dxa"/>
          </w:tcPr>
          <w:p w:rsidR="003E301D" w:rsidP="003E301D" w:rsidRDefault="003E301D" w14:paraId="0D953A0E" w14:textId="3377F5EF">
            <w:pPr>
              <w:jc w:val="both"/>
            </w:pPr>
            <w:r>
              <w:t>o</w:t>
            </w:r>
          </w:p>
        </w:tc>
        <w:tc>
          <w:tcPr>
            <w:tcW w:w="992" w:type="dxa"/>
          </w:tcPr>
          <w:p w:rsidR="003E301D" w:rsidP="003E301D" w:rsidRDefault="003E301D" w14:paraId="6CB315F6" w14:textId="053CEE79">
            <w:pPr>
              <w:jc w:val="both"/>
            </w:pPr>
            <w:r>
              <w:t>o</w:t>
            </w:r>
          </w:p>
        </w:tc>
      </w:tr>
      <w:tr w:rsidR="00213D45" w:rsidTr="00907C40" w14:paraId="28F1661A" w14:textId="77777777">
        <w:trPr>
          <w:trHeight w:val="274"/>
        </w:trPr>
        <w:tc>
          <w:tcPr>
            <w:tcW w:w="2972" w:type="dxa"/>
          </w:tcPr>
          <w:p w:rsidRPr="006F3AE4" w:rsidR="003E301D" w:rsidP="003E301D" w:rsidRDefault="003E301D" w14:paraId="1D5E3676" w14:textId="77777777">
            <w:pPr>
              <w:jc w:val="both"/>
              <w:rPr>
                <w:lang w:val="ka-GE"/>
              </w:rPr>
            </w:pPr>
            <w:r w:rsidRPr="006F3AE4">
              <w:rPr>
                <w:lang w:val="ka-GE"/>
              </w:rPr>
              <w:t>creditorNameAndAddress</w:t>
            </w:r>
          </w:p>
        </w:tc>
        <w:tc>
          <w:tcPr>
            <w:tcW w:w="851" w:type="dxa"/>
          </w:tcPr>
          <w:p w:rsidR="003E301D" w:rsidP="003E301D" w:rsidRDefault="003E301D" w14:paraId="5FE1D1FE" w14:textId="77777777">
            <w:pPr>
              <w:jc w:val="both"/>
            </w:pPr>
            <w:r>
              <w:t>-</w:t>
            </w:r>
          </w:p>
        </w:tc>
        <w:tc>
          <w:tcPr>
            <w:tcW w:w="1134" w:type="dxa"/>
          </w:tcPr>
          <w:p w:rsidR="003E301D" w:rsidP="003E301D" w:rsidRDefault="003E301D" w14:paraId="6F0EB2F7" w14:textId="3F391A9B">
            <w:pPr>
              <w:jc w:val="both"/>
            </w:pPr>
            <w:r>
              <w:t>-</w:t>
            </w:r>
          </w:p>
        </w:tc>
        <w:tc>
          <w:tcPr>
            <w:tcW w:w="1134" w:type="dxa"/>
          </w:tcPr>
          <w:p w:rsidR="003E301D" w:rsidP="003E301D" w:rsidRDefault="003E301D" w14:paraId="7541D6BC" w14:textId="77777777">
            <w:pPr>
              <w:jc w:val="both"/>
            </w:pPr>
            <w:r>
              <w:t>-</w:t>
            </w:r>
          </w:p>
        </w:tc>
        <w:tc>
          <w:tcPr>
            <w:tcW w:w="992" w:type="dxa"/>
          </w:tcPr>
          <w:p w:rsidR="003E301D" w:rsidP="003E301D" w:rsidRDefault="003E301D" w14:paraId="79D7E5DA" w14:textId="77777777">
            <w:pPr>
              <w:jc w:val="both"/>
            </w:pPr>
            <w:r>
              <w:t>-</w:t>
            </w:r>
          </w:p>
        </w:tc>
        <w:tc>
          <w:tcPr>
            <w:tcW w:w="1276" w:type="dxa"/>
          </w:tcPr>
          <w:p w:rsidR="003E301D" w:rsidP="003E301D" w:rsidRDefault="003E301D" w14:paraId="542D5FB6" w14:textId="1C229171">
            <w:pPr>
              <w:jc w:val="both"/>
            </w:pPr>
            <w:r>
              <w:t>-</w:t>
            </w:r>
          </w:p>
        </w:tc>
        <w:tc>
          <w:tcPr>
            <w:tcW w:w="992" w:type="dxa"/>
          </w:tcPr>
          <w:p w:rsidR="003E301D" w:rsidP="003E301D" w:rsidRDefault="003E301D" w14:paraId="6A99CA43" w14:textId="205ABDBB">
            <w:pPr>
              <w:jc w:val="both"/>
            </w:pPr>
            <w:r>
              <w:t>-</w:t>
            </w:r>
          </w:p>
        </w:tc>
      </w:tr>
      <w:tr w:rsidR="00213D45" w:rsidTr="00907C40" w14:paraId="0778E26D" w14:textId="77777777">
        <w:trPr>
          <w:trHeight w:val="274"/>
        </w:trPr>
        <w:tc>
          <w:tcPr>
            <w:tcW w:w="2972" w:type="dxa"/>
          </w:tcPr>
          <w:p w:rsidRPr="00EB77A3" w:rsidR="003E301D" w:rsidP="003E301D" w:rsidRDefault="003E301D" w14:paraId="4FE6AD4A" w14:textId="0815E69D">
            <w:pPr>
              <w:jc w:val="both"/>
            </w:pPr>
            <w:r w:rsidRPr="001716E0">
              <w:rPr>
                <w:lang w:val="ka-GE"/>
              </w:rPr>
              <w:t>ultimateCreditor</w:t>
            </w:r>
            <w:ins w:author="Mikheil Kapanadze" w:date="2024-03-06T15:57:00Z" w:id="179">
              <w:r w:rsidR="004F3236">
                <w:t xml:space="preserve"> -&gt; name</w:t>
              </w:r>
            </w:ins>
          </w:p>
        </w:tc>
        <w:tc>
          <w:tcPr>
            <w:tcW w:w="851" w:type="dxa"/>
          </w:tcPr>
          <w:p w:rsidR="003E301D" w:rsidP="003E301D" w:rsidRDefault="003E301D" w14:paraId="1E9F00E1" w14:textId="77777777">
            <w:pPr>
              <w:jc w:val="both"/>
            </w:pPr>
            <w:r>
              <w:t>-</w:t>
            </w:r>
          </w:p>
        </w:tc>
        <w:tc>
          <w:tcPr>
            <w:tcW w:w="1134" w:type="dxa"/>
          </w:tcPr>
          <w:p w:rsidR="003E301D" w:rsidP="003E301D" w:rsidRDefault="003E301D" w14:paraId="2671347D" w14:textId="0CBE827B">
            <w:pPr>
              <w:jc w:val="both"/>
            </w:pPr>
            <w:r>
              <w:t>-</w:t>
            </w:r>
          </w:p>
        </w:tc>
        <w:tc>
          <w:tcPr>
            <w:tcW w:w="1134" w:type="dxa"/>
          </w:tcPr>
          <w:p w:rsidR="003E301D" w:rsidP="003E301D" w:rsidRDefault="003E301D" w14:paraId="54F17F72" w14:textId="77777777">
            <w:pPr>
              <w:jc w:val="both"/>
            </w:pPr>
            <w:r>
              <w:t>-</w:t>
            </w:r>
          </w:p>
        </w:tc>
        <w:tc>
          <w:tcPr>
            <w:tcW w:w="992" w:type="dxa"/>
          </w:tcPr>
          <w:p w:rsidR="003E301D" w:rsidP="003E301D" w:rsidRDefault="003E301D" w14:paraId="4FB30BBC" w14:textId="77777777">
            <w:pPr>
              <w:jc w:val="both"/>
            </w:pPr>
            <w:r>
              <w:t>-</w:t>
            </w:r>
          </w:p>
        </w:tc>
        <w:tc>
          <w:tcPr>
            <w:tcW w:w="1276" w:type="dxa"/>
          </w:tcPr>
          <w:p w:rsidR="003E301D" w:rsidP="003E301D" w:rsidRDefault="003E301D" w14:paraId="06FE7C03" w14:textId="753257B1">
            <w:pPr>
              <w:jc w:val="both"/>
            </w:pPr>
            <w:r>
              <w:t>-</w:t>
            </w:r>
          </w:p>
        </w:tc>
        <w:tc>
          <w:tcPr>
            <w:tcW w:w="992" w:type="dxa"/>
          </w:tcPr>
          <w:p w:rsidR="003E301D" w:rsidP="003E301D" w:rsidRDefault="003E301D" w14:paraId="22D6048A" w14:textId="01C1E86E">
            <w:pPr>
              <w:jc w:val="both"/>
            </w:pPr>
            <w:r>
              <w:t>-</w:t>
            </w:r>
          </w:p>
        </w:tc>
      </w:tr>
      <w:tr w:rsidR="00213D45" w:rsidTr="00907C40" w14:paraId="1FD01326" w14:textId="77777777">
        <w:trPr>
          <w:trHeight w:val="274"/>
        </w:trPr>
        <w:tc>
          <w:tcPr>
            <w:tcW w:w="2972" w:type="dxa"/>
          </w:tcPr>
          <w:p w:rsidRPr="00E3281E" w:rsidR="003E301D" w:rsidP="003E301D" w:rsidRDefault="003E301D" w14:paraId="43931D3B" w14:textId="1015CF90">
            <w:pPr>
              <w:jc w:val="both"/>
            </w:pPr>
            <w:r>
              <w:t>ultimateCreditor</w:t>
            </w:r>
            <w:ins w:author="Mikheil Kapanadze" w:date="2024-03-06T15:57:00Z" w:id="180">
              <w:r w:rsidR="004F3236">
                <w:t xml:space="preserve"> -&gt; </w:t>
              </w:r>
            </w:ins>
            <w:del w:author="Mikheil Kapanadze" w:date="2024-03-06T15:57:00Z" w:id="181">
              <w:r w:rsidDel="004F3236">
                <w:delText>Identification</w:delText>
              </w:r>
            </w:del>
            <w:ins w:author="Mikheil Kapanadze" w:date="2024-03-06T15:57:00Z" w:id="182">
              <w:r w:rsidR="004F3236">
                <w:t>identification</w:t>
              </w:r>
            </w:ins>
          </w:p>
        </w:tc>
        <w:tc>
          <w:tcPr>
            <w:tcW w:w="851" w:type="dxa"/>
          </w:tcPr>
          <w:p w:rsidR="003E301D" w:rsidP="003E301D" w:rsidRDefault="003E301D" w14:paraId="75F8DA51" w14:textId="77777777">
            <w:pPr>
              <w:jc w:val="both"/>
            </w:pPr>
            <w:r>
              <w:t>-</w:t>
            </w:r>
          </w:p>
        </w:tc>
        <w:tc>
          <w:tcPr>
            <w:tcW w:w="1134" w:type="dxa"/>
          </w:tcPr>
          <w:p w:rsidR="003E301D" w:rsidP="003E301D" w:rsidRDefault="003E301D" w14:paraId="1DCE2D35" w14:textId="03A057D1">
            <w:pPr>
              <w:jc w:val="both"/>
            </w:pPr>
            <w:r>
              <w:t>-</w:t>
            </w:r>
          </w:p>
        </w:tc>
        <w:tc>
          <w:tcPr>
            <w:tcW w:w="1134" w:type="dxa"/>
          </w:tcPr>
          <w:p w:rsidR="003E301D" w:rsidP="003E301D" w:rsidRDefault="003E301D" w14:paraId="66DC533A" w14:textId="77777777">
            <w:pPr>
              <w:jc w:val="both"/>
            </w:pPr>
            <w:r>
              <w:t>-</w:t>
            </w:r>
          </w:p>
        </w:tc>
        <w:tc>
          <w:tcPr>
            <w:tcW w:w="992" w:type="dxa"/>
          </w:tcPr>
          <w:p w:rsidR="003E301D" w:rsidP="003E301D" w:rsidRDefault="003E301D" w14:paraId="2D71D760" w14:textId="77777777">
            <w:pPr>
              <w:jc w:val="both"/>
            </w:pPr>
            <w:r>
              <w:t>-</w:t>
            </w:r>
          </w:p>
        </w:tc>
        <w:tc>
          <w:tcPr>
            <w:tcW w:w="1276" w:type="dxa"/>
          </w:tcPr>
          <w:p w:rsidR="003E301D" w:rsidP="003E301D" w:rsidRDefault="003E301D" w14:paraId="231F2DC3" w14:textId="275B119F">
            <w:pPr>
              <w:jc w:val="both"/>
            </w:pPr>
            <w:r>
              <w:t>-</w:t>
            </w:r>
          </w:p>
        </w:tc>
        <w:tc>
          <w:tcPr>
            <w:tcW w:w="992" w:type="dxa"/>
          </w:tcPr>
          <w:p w:rsidR="003E301D" w:rsidP="003E301D" w:rsidRDefault="003E301D" w14:paraId="036048A8" w14:textId="44664984">
            <w:pPr>
              <w:jc w:val="both"/>
            </w:pPr>
            <w:r>
              <w:t>-</w:t>
            </w:r>
          </w:p>
        </w:tc>
      </w:tr>
      <w:tr w:rsidR="00213D45" w:rsidTr="00907C40" w14:paraId="5334D351" w14:textId="77777777">
        <w:trPr>
          <w:trHeight w:val="264"/>
        </w:trPr>
        <w:tc>
          <w:tcPr>
            <w:tcW w:w="2972" w:type="dxa"/>
          </w:tcPr>
          <w:p w:rsidRPr="001716E0" w:rsidR="003E301D" w:rsidP="003E301D" w:rsidRDefault="003E301D" w14:paraId="0C7B628A" w14:textId="77777777">
            <w:pPr>
              <w:jc w:val="both"/>
              <w:rPr>
                <w:lang w:val="ka-GE"/>
              </w:rPr>
            </w:pPr>
            <w:r w:rsidRPr="001716E0">
              <w:rPr>
                <w:lang w:val="ka-GE"/>
              </w:rPr>
              <w:t>purposeCode</w:t>
            </w:r>
          </w:p>
        </w:tc>
        <w:tc>
          <w:tcPr>
            <w:tcW w:w="851" w:type="dxa"/>
          </w:tcPr>
          <w:p w:rsidR="003E301D" w:rsidP="003E301D" w:rsidRDefault="003E301D" w14:paraId="6B5D72EE" w14:textId="77777777">
            <w:pPr>
              <w:jc w:val="both"/>
            </w:pPr>
            <w:r>
              <w:t>-</w:t>
            </w:r>
          </w:p>
        </w:tc>
        <w:tc>
          <w:tcPr>
            <w:tcW w:w="1134" w:type="dxa"/>
          </w:tcPr>
          <w:p w:rsidR="003E301D" w:rsidP="003E301D" w:rsidRDefault="003E301D" w14:paraId="22828ABA" w14:textId="3955AA11">
            <w:pPr>
              <w:jc w:val="both"/>
            </w:pPr>
            <w:r>
              <w:t>-</w:t>
            </w:r>
          </w:p>
        </w:tc>
        <w:tc>
          <w:tcPr>
            <w:tcW w:w="1134" w:type="dxa"/>
          </w:tcPr>
          <w:p w:rsidR="003E301D" w:rsidP="003E301D" w:rsidRDefault="003E301D" w14:paraId="7B0F0560" w14:textId="77777777">
            <w:pPr>
              <w:jc w:val="both"/>
            </w:pPr>
            <w:r>
              <w:t>-</w:t>
            </w:r>
          </w:p>
        </w:tc>
        <w:tc>
          <w:tcPr>
            <w:tcW w:w="992" w:type="dxa"/>
          </w:tcPr>
          <w:p w:rsidR="003E301D" w:rsidP="003E301D" w:rsidRDefault="003E301D" w14:paraId="0A4E29E4" w14:textId="77777777">
            <w:pPr>
              <w:jc w:val="both"/>
            </w:pPr>
            <w:r>
              <w:t>-</w:t>
            </w:r>
          </w:p>
        </w:tc>
        <w:tc>
          <w:tcPr>
            <w:tcW w:w="1276" w:type="dxa"/>
          </w:tcPr>
          <w:p w:rsidR="003E301D" w:rsidP="003E301D" w:rsidRDefault="003E301D" w14:paraId="04B2A47D" w14:textId="6BBFBF06">
            <w:pPr>
              <w:jc w:val="both"/>
            </w:pPr>
            <w:r>
              <w:t>-</w:t>
            </w:r>
          </w:p>
        </w:tc>
        <w:tc>
          <w:tcPr>
            <w:tcW w:w="992" w:type="dxa"/>
          </w:tcPr>
          <w:p w:rsidR="003E301D" w:rsidP="003E301D" w:rsidRDefault="003E301D" w14:paraId="73A9C699" w14:textId="0C21B893">
            <w:pPr>
              <w:jc w:val="both"/>
            </w:pPr>
            <w:r>
              <w:t>-</w:t>
            </w:r>
          </w:p>
        </w:tc>
      </w:tr>
      <w:tr w:rsidR="00213D45" w:rsidTr="00907C40" w14:paraId="6A23B818" w14:textId="77777777">
        <w:trPr>
          <w:trHeight w:val="274"/>
        </w:trPr>
        <w:tc>
          <w:tcPr>
            <w:tcW w:w="2972" w:type="dxa"/>
          </w:tcPr>
          <w:p w:rsidRPr="001716E0" w:rsidR="003E301D" w:rsidP="003E301D" w:rsidRDefault="003E301D" w14:paraId="2C9BAE75" w14:textId="77777777">
            <w:pPr>
              <w:jc w:val="both"/>
              <w:rPr>
                <w:lang w:val="ka-GE"/>
              </w:rPr>
            </w:pPr>
            <w:r w:rsidRPr="00317C9F">
              <w:rPr>
                <w:lang w:val="ka-GE"/>
              </w:rPr>
              <w:t>chargeBearer</w:t>
            </w:r>
          </w:p>
        </w:tc>
        <w:tc>
          <w:tcPr>
            <w:tcW w:w="851" w:type="dxa"/>
          </w:tcPr>
          <w:p w:rsidR="003E301D" w:rsidP="003E301D" w:rsidRDefault="003E301D" w14:paraId="3C72FB65" w14:textId="77777777">
            <w:pPr>
              <w:jc w:val="both"/>
            </w:pPr>
            <w:r>
              <w:t>-</w:t>
            </w:r>
          </w:p>
        </w:tc>
        <w:tc>
          <w:tcPr>
            <w:tcW w:w="1134" w:type="dxa"/>
          </w:tcPr>
          <w:p w:rsidR="003E301D" w:rsidP="003E301D" w:rsidRDefault="003E301D" w14:paraId="740287BF" w14:textId="266A3069">
            <w:pPr>
              <w:jc w:val="both"/>
            </w:pPr>
            <w:r>
              <w:t>o</w:t>
            </w:r>
          </w:p>
        </w:tc>
        <w:tc>
          <w:tcPr>
            <w:tcW w:w="1134" w:type="dxa"/>
          </w:tcPr>
          <w:p w:rsidR="003E301D" w:rsidP="003E301D" w:rsidRDefault="003E301D" w14:paraId="22232C95" w14:textId="77777777">
            <w:pPr>
              <w:jc w:val="both"/>
            </w:pPr>
            <w:r>
              <w:t>o</w:t>
            </w:r>
          </w:p>
        </w:tc>
        <w:tc>
          <w:tcPr>
            <w:tcW w:w="992" w:type="dxa"/>
          </w:tcPr>
          <w:p w:rsidR="003E301D" w:rsidP="003E301D" w:rsidRDefault="003E301D" w14:paraId="3A721045" w14:textId="77777777">
            <w:pPr>
              <w:jc w:val="both"/>
            </w:pPr>
            <w:r>
              <w:t>-</w:t>
            </w:r>
          </w:p>
        </w:tc>
        <w:tc>
          <w:tcPr>
            <w:tcW w:w="1276" w:type="dxa"/>
          </w:tcPr>
          <w:p w:rsidR="003E301D" w:rsidP="003E301D" w:rsidRDefault="003E301D" w14:paraId="497C731A" w14:textId="36104736">
            <w:pPr>
              <w:jc w:val="both"/>
            </w:pPr>
            <w:r>
              <w:t>o</w:t>
            </w:r>
          </w:p>
        </w:tc>
        <w:tc>
          <w:tcPr>
            <w:tcW w:w="992" w:type="dxa"/>
          </w:tcPr>
          <w:p w:rsidR="003E301D" w:rsidP="003E301D" w:rsidRDefault="003E301D" w14:paraId="44E6ED20" w14:textId="12EA81A6">
            <w:pPr>
              <w:jc w:val="both"/>
            </w:pPr>
            <w:r>
              <w:t>o</w:t>
            </w:r>
          </w:p>
        </w:tc>
      </w:tr>
      <w:tr w:rsidR="00213D45" w:rsidTr="00907C40" w14:paraId="74F11BB4" w14:textId="77777777">
        <w:trPr>
          <w:trHeight w:val="274"/>
        </w:trPr>
        <w:tc>
          <w:tcPr>
            <w:tcW w:w="2972" w:type="dxa"/>
          </w:tcPr>
          <w:p w:rsidRPr="00EB77A3" w:rsidR="003E301D" w:rsidP="003E301D" w:rsidRDefault="003E301D" w14:paraId="775A57E4" w14:textId="57FA060A">
            <w:pPr>
              <w:jc w:val="both"/>
            </w:pPr>
            <w:r w:rsidRPr="0004397A">
              <w:rPr>
                <w:lang w:val="ka-GE"/>
              </w:rPr>
              <w:t>serviceLevel</w:t>
            </w:r>
            <w:ins w:author="Mikheil Kapanadze" w:date="2024-03-06T16:35:00Z" w:id="183">
              <w:r w:rsidR="00084FB7">
                <w:t>Code</w:t>
              </w:r>
            </w:ins>
          </w:p>
        </w:tc>
        <w:tc>
          <w:tcPr>
            <w:tcW w:w="851" w:type="dxa"/>
          </w:tcPr>
          <w:p w:rsidR="003E301D" w:rsidP="003E301D" w:rsidRDefault="003E301D" w14:paraId="4D6B4AB0" w14:textId="77777777">
            <w:pPr>
              <w:jc w:val="both"/>
            </w:pPr>
            <w:r>
              <w:t>-</w:t>
            </w:r>
          </w:p>
        </w:tc>
        <w:tc>
          <w:tcPr>
            <w:tcW w:w="1134" w:type="dxa"/>
          </w:tcPr>
          <w:p w:rsidR="003E301D" w:rsidP="003E301D" w:rsidRDefault="003E301D" w14:paraId="713CC1C6" w14:textId="52CFE4A4">
            <w:pPr>
              <w:jc w:val="both"/>
            </w:pPr>
            <w:r>
              <w:t>-</w:t>
            </w:r>
          </w:p>
        </w:tc>
        <w:tc>
          <w:tcPr>
            <w:tcW w:w="1134" w:type="dxa"/>
          </w:tcPr>
          <w:p w:rsidR="003E301D" w:rsidP="003E301D" w:rsidRDefault="003E301D" w14:paraId="281D2C7D" w14:textId="77777777">
            <w:pPr>
              <w:jc w:val="both"/>
            </w:pPr>
            <w:r>
              <w:t>-</w:t>
            </w:r>
          </w:p>
        </w:tc>
        <w:tc>
          <w:tcPr>
            <w:tcW w:w="992" w:type="dxa"/>
          </w:tcPr>
          <w:p w:rsidR="003E301D" w:rsidP="003E301D" w:rsidRDefault="003E301D" w14:paraId="02407621" w14:textId="77777777">
            <w:pPr>
              <w:jc w:val="both"/>
            </w:pPr>
            <w:r>
              <w:t>-</w:t>
            </w:r>
          </w:p>
        </w:tc>
        <w:tc>
          <w:tcPr>
            <w:tcW w:w="1276" w:type="dxa"/>
          </w:tcPr>
          <w:p w:rsidR="003E301D" w:rsidP="003E301D" w:rsidRDefault="003E301D" w14:paraId="3AC6EE6B" w14:textId="2988AA2D">
            <w:pPr>
              <w:jc w:val="both"/>
            </w:pPr>
            <w:r>
              <w:t>-</w:t>
            </w:r>
          </w:p>
        </w:tc>
        <w:tc>
          <w:tcPr>
            <w:tcW w:w="992" w:type="dxa"/>
          </w:tcPr>
          <w:p w:rsidR="003E301D" w:rsidP="003E301D" w:rsidRDefault="003E301D" w14:paraId="7E0084BC" w14:textId="38CD65CB">
            <w:pPr>
              <w:jc w:val="both"/>
            </w:pPr>
            <w:r>
              <w:t>-</w:t>
            </w:r>
          </w:p>
        </w:tc>
      </w:tr>
      <w:tr w:rsidR="00213D45" w:rsidTr="00907C40" w14:paraId="391CCF27" w14:textId="77777777">
        <w:trPr>
          <w:trHeight w:val="274"/>
        </w:trPr>
        <w:tc>
          <w:tcPr>
            <w:tcW w:w="2972" w:type="dxa"/>
          </w:tcPr>
          <w:p w:rsidRPr="0004397A" w:rsidR="003E301D" w:rsidP="003E301D" w:rsidRDefault="003E301D" w14:paraId="60C0BF73" w14:textId="77777777">
            <w:pPr>
              <w:jc w:val="both"/>
              <w:rPr>
                <w:lang w:val="ka-GE"/>
              </w:rPr>
            </w:pPr>
            <w:r w:rsidRPr="00751324">
              <w:rPr>
                <w:lang w:val="ka-GE"/>
              </w:rPr>
              <w:t>remittanceInformationUnstructured</w:t>
            </w:r>
          </w:p>
        </w:tc>
        <w:tc>
          <w:tcPr>
            <w:tcW w:w="851" w:type="dxa"/>
          </w:tcPr>
          <w:p w:rsidR="003E301D" w:rsidP="003E301D" w:rsidRDefault="003E301D" w14:paraId="3526AD6E" w14:textId="77777777">
            <w:pPr>
              <w:jc w:val="both"/>
            </w:pPr>
            <w:r>
              <w:t>c</w:t>
            </w:r>
          </w:p>
        </w:tc>
        <w:tc>
          <w:tcPr>
            <w:tcW w:w="1134" w:type="dxa"/>
          </w:tcPr>
          <w:p w:rsidR="003E301D" w:rsidP="003E301D" w:rsidRDefault="003E301D" w14:paraId="09FB6768" w14:textId="0C833FC6">
            <w:pPr>
              <w:jc w:val="both"/>
            </w:pPr>
            <w:r>
              <w:t>c</w:t>
            </w:r>
          </w:p>
        </w:tc>
        <w:tc>
          <w:tcPr>
            <w:tcW w:w="1134" w:type="dxa"/>
          </w:tcPr>
          <w:p w:rsidR="003E301D" w:rsidP="003E301D" w:rsidRDefault="003E301D" w14:paraId="27D817B9" w14:textId="77777777">
            <w:pPr>
              <w:jc w:val="both"/>
            </w:pPr>
            <w:r>
              <w:t>c</w:t>
            </w:r>
          </w:p>
        </w:tc>
        <w:tc>
          <w:tcPr>
            <w:tcW w:w="992" w:type="dxa"/>
          </w:tcPr>
          <w:p w:rsidR="003E301D" w:rsidP="003E301D" w:rsidRDefault="003E301D" w14:paraId="2812E7FB" w14:textId="77777777">
            <w:pPr>
              <w:jc w:val="both"/>
            </w:pPr>
            <w:r>
              <w:t>c</w:t>
            </w:r>
          </w:p>
        </w:tc>
        <w:tc>
          <w:tcPr>
            <w:tcW w:w="1276" w:type="dxa"/>
          </w:tcPr>
          <w:p w:rsidR="003E301D" w:rsidP="003E301D" w:rsidRDefault="003E301D" w14:paraId="053E45F1" w14:textId="7AF545BA">
            <w:pPr>
              <w:jc w:val="both"/>
            </w:pPr>
            <w:r>
              <w:t>c</w:t>
            </w:r>
          </w:p>
        </w:tc>
        <w:tc>
          <w:tcPr>
            <w:tcW w:w="992" w:type="dxa"/>
          </w:tcPr>
          <w:p w:rsidR="003E301D" w:rsidP="003E301D" w:rsidRDefault="003E301D" w14:paraId="785A3E81" w14:textId="4AD9166E">
            <w:pPr>
              <w:jc w:val="both"/>
            </w:pPr>
            <w:r>
              <w:t>c</w:t>
            </w:r>
          </w:p>
        </w:tc>
      </w:tr>
      <w:tr w:rsidR="00213D45" w:rsidTr="00907C40" w14:paraId="13ABFE08" w14:textId="77777777">
        <w:trPr>
          <w:trHeight w:val="274"/>
        </w:trPr>
        <w:tc>
          <w:tcPr>
            <w:tcW w:w="2972" w:type="dxa"/>
          </w:tcPr>
          <w:p w:rsidRPr="00751324" w:rsidR="003E301D" w:rsidP="003E301D" w:rsidRDefault="003E301D" w14:paraId="2143E16A" w14:textId="77777777">
            <w:pPr>
              <w:jc w:val="both"/>
              <w:rPr>
                <w:lang w:val="ka-GE"/>
              </w:rPr>
            </w:pPr>
            <w:r w:rsidRPr="00601883">
              <w:rPr>
                <w:lang w:val="ka-GE"/>
              </w:rPr>
              <w:t>remittanceInformationUnstructuredArray</w:t>
            </w:r>
          </w:p>
        </w:tc>
        <w:tc>
          <w:tcPr>
            <w:tcW w:w="851" w:type="dxa"/>
          </w:tcPr>
          <w:p w:rsidR="003E301D" w:rsidP="003E301D" w:rsidRDefault="004F3236" w14:paraId="4D7FFAB1" w14:textId="3572EF69">
            <w:pPr>
              <w:jc w:val="both"/>
            </w:pPr>
            <w:ins w:author="Mikheil Kapanadze" w:date="2024-03-06T15:57:00Z" w:id="184">
              <w:r>
                <w:t>-</w:t>
              </w:r>
            </w:ins>
            <w:del w:author="Mikheil Kapanadze" w:date="2024-03-06T15:57:00Z" w:id="185">
              <w:r w:rsidR="003E301D">
                <w:delText>c</w:delText>
              </w:r>
            </w:del>
          </w:p>
        </w:tc>
        <w:tc>
          <w:tcPr>
            <w:tcW w:w="1134" w:type="dxa"/>
          </w:tcPr>
          <w:p w:rsidR="003E301D" w:rsidP="003E301D" w:rsidRDefault="003E301D" w14:paraId="5E625D2F" w14:textId="2AE30D66">
            <w:pPr>
              <w:jc w:val="both"/>
            </w:pPr>
            <w:del w:author="Mikheil Kapanadze" w:date="2024-03-06T15:57:00Z" w:id="186">
              <w:r>
                <w:delText>c</w:delText>
              </w:r>
            </w:del>
            <w:ins w:author="Mikheil Kapanadze" w:date="2024-03-06T15:57:00Z" w:id="187">
              <w:r w:rsidR="004F3236">
                <w:t>-</w:t>
              </w:r>
            </w:ins>
          </w:p>
        </w:tc>
        <w:tc>
          <w:tcPr>
            <w:tcW w:w="1134" w:type="dxa"/>
          </w:tcPr>
          <w:p w:rsidR="003E301D" w:rsidP="003E301D" w:rsidRDefault="003E301D" w14:paraId="41C13AE8" w14:textId="20DA1AF6">
            <w:pPr>
              <w:jc w:val="both"/>
            </w:pPr>
            <w:del w:author="Mikheil Kapanadze" w:date="2024-03-06T15:57:00Z" w:id="188">
              <w:r>
                <w:delText>c</w:delText>
              </w:r>
            </w:del>
            <w:ins w:author="Mikheil Kapanadze" w:date="2024-03-06T15:57:00Z" w:id="189">
              <w:r w:rsidR="004F3236">
                <w:t>-</w:t>
              </w:r>
            </w:ins>
          </w:p>
        </w:tc>
        <w:tc>
          <w:tcPr>
            <w:tcW w:w="992" w:type="dxa"/>
          </w:tcPr>
          <w:p w:rsidR="003E301D" w:rsidP="003E301D" w:rsidRDefault="003E301D" w14:paraId="2CFDB19F" w14:textId="68DCC3D0">
            <w:pPr>
              <w:jc w:val="both"/>
            </w:pPr>
            <w:del w:author="Mikheil Kapanadze" w:date="2024-03-06T15:57:00Z" w:id="190">
              <w:r>
                <w:delText>c</w:delText>
              </w:r>
            </w:del>
            <w:ins w:author="Mikheil Kapanadze" w:date="2024-03-06T15:57:00Z" w:id="191">
              <w:r w:rsidR="004F3236">
                <w:t>-</w:t>
              </w:r>
            </w:ins>
          </w:p>
        </w:tc>
        <w:tc>
          <w:tcPr>
            <w:tcW w:w="1276" w:type="dxa"/>
          </w:tcPr>
          <w:p w:rsidR="003E301D" w:rsidP="003E301D" w:rsidRDefault="003E301D" w14:paraId="49D290CC" w14:textId="7137D4A1">
            <w:pPr>
              <w:jc w:val="both"/>
            </w:pPr>
            <w:del w:author="Mikheil Kapanadze" w:date="2024-03-06T15:57:00Z" w:id="192">
              <w:r>
                <w:delText>c</w:delText>
              </w:r>
            </w:del>
            <w:ins w:author="Mikheil Kapanadze" w:date="2024-03-06T15:57:00Z" w:id="193">
              <w:r w:rsidR="004F3236">
                <w:t>-</w:t>
              </w:r>
            </w:ins>
          </w:p>
        </w:tc>
        <w:tc>
          <w:tcPr>
            <w:tcW w:w="992" w:type="dxa"/>
          </w:tcPr>
          <w:p w:rsidR="003E301D" w:rsidP="003E301D" w:rsidRDefault="003E301D" w14:paraId="1B93E459" w14:textId="5485534A">
            <w:pPr>
              <w:jc w:val="both"/>
            </w:pPr>
            <w:del w:author="Mikheil Kapanadze" w:date="2024-03-06T15:57:00Z" w:id="194">
              <w:r>
                <w:delText>c</w:delText>
              </w:r>
            </w:del>
            <w:ins w:author="Mikheil Kapanadze" w:date="2024-03-06T15:57:00Z" w:id="195">
              <w:r w:rsidR="004F3236">
                <w:t>-</w:t>
              </w:r>
            </w:ins>
          </w:p>
        </w:tc>
      </w:tr>
      <w:tr w:rsidR="00213D45" w:rsidTr="00907C40" w14:paraId="29E96131" w14:textId="77777777">
        <w:trPr>
          <w:trHeight w:val="274"/>
        </w:trPr>
        <w:tc>
          <w:tcPr>
            <w:tcW w:w="2972" w:type="dxa"/>
          </w:tcPr>
          <w:p w:rsidRPr="00601883" w:rsidR="003E301D" w:rsidP="003E301D" w:rsidRDefault="003E301D" w14:paraId="483D2843" w14:textId="77777777">
            <w:pPr>
              <w:jc w:val="both"/>
              <w:rPr>
                <w:lang w:val="ka-GE"/>
              </w:rPr>
            </w:pPr>
            <w:r w:rsidRPr="000B0459">
              <w:rPr>
                <w:lang w:val="ka-GE"/>
              </w:rPr>
              <w:t>remittanceInformationStructured</w:t>
            </w:r>
          </w:p>
        </w:tc>
        <w:tc>
          <w:tcPr>
            <w:tcW w:w="851" w:type="dxa"/>
          </w:tcPr>
          <w:p w:rsidR="003E301D" w:rsidP="003E301D" w:rsidRDefault="003E301D" w14:paraId="0D9DFFD6" w14:textId="77777777">
            <w:pPr>
              <w:jc w:val="both"/>
            </w:pPr>
            <w:r>
              <w:t>-</w:t>
            </w:r>
          </w:p>
        </w:tc>
        <w:tc>
          <w:tcPr>
            <w:tcW w:w="1134" w:type="dxa"/>
          </w:tcPr>
          <w:p w:rsidR="003E301D" w:rsidP="003E301D" w:rsidRDefault="003E301D" w14:paraId="30FC0DE4" w14:textId="7BF6CF4A">
            <w:pPr>
              <w:jc w:val="both"/>
            </w:pPr>
            <w:r>
              <w:t>-</w:t>
            </w:r>
          </w:p>
        </w:tc>
        <w:tc>
          <w:tcPr>
            <w:tcW w:w="1134" w:type="dxa"/>
          </w:tcPr>
          <w:p w:rsidR="003E301D" w:rsidP="003E301D" w:rsidRDefault="003E301D" w14:paraId="016C6E84" w14:textId="77777777">
            <w:pPr>
              <w:jc w:val="both"/>
            </w:pPr>
            <w:r>
              <w:t>-</w:t>
            </w:r>
          </w:p>
        </w:tc>
        <w:tc>
          <w:tcPr>
            <w:tcW w:w="992" w:type="dxa"/>
          </w:tcPr>
          <w:p w:rsidR="003E301D" w:rsidP="003E301D" w:rsidRDefault="003E301D" w14:paraId="37D87327" w14:textId="77777777">
            <w:pPr>
              <w:jc w:val="both"/>
            </w:pPr>
            <w:r>
              <w:t>-</w:t>
            </w:r>
          </w:p>
        </w:tc>
        <w:tc>
          <w:tcPr>
            <w:tcW w:w="1276" w:type="dxa"/>
          </w:tcPr>
          <w:p w:rsidR="003E301D" w:rsidP="003E301D" w:rsidRDefault="003E301D" w14:paraId="31AE0029" w14:textId="24C6E07D">
            <w:pPr>
              <w:jc w:val="both"/>
            </w:pPr>
            <w:r>
              <w:t>-</w:t>
            </w:r>
          </w:p>
        </w:tc>
        <w:tc>
          <w:tcPr>
            <w:tcW w:w="992" w:type="dxa"/>
          </w:tcPr>
          <w:p w:rsidR="003E301D" w:rsidP="003E301D" w:rsidRDefault="003E301D" w14:paraId="05C677AA" w14:textId="5DA22D3A">
            <w:pPr>
              <w:jc w:val="both"/>
            </w:pPr>
            <w:r>
              <w:t>-</w:t>
            </w:r>
          </w:p>
        </w:tc>
      </w:tr>
      <w:tr w:rsidR="00213D45" w:rsidTr="00907C40" w14:paraId="32C8221C" w14:textId="77777777">
        <w:trPr>
          <w:trHeight w:val="274"/>
        </w:trPr>
        <w:tc>
          <w:tcPr>
            <w:tcW w:w="2972" w:type="dxa"/>
          </w:tcPr>
          <w:p w:rsidRPr="000B0459" w:rsidR="003E301D" w:rsidP="003E301D" w:rsidRDefault="003E301D" w14:paraId="7942639F" w14:textId="77777777">
            <w:pPr>
              <w:jc w:val="both"/>
              <w:rPr>
                <w:lang w:val="ka-GE"/>
              </w:rPr>
            </w:pPr>
            <w:r w:rsidRPr="00C9538B">
              <w:rPr>
                <w:lang w:val="ka-GE"/>
              </w:rPr>
              <w:t>remittanceInformationStructuredArray</w:t>
            </w:r>
          </w:p>
        </w:tc>
        <w:tc>
          <w:tcPr>
            <w:tcW w:w="851" w:type="dxa"/>
          </w:tcPr>
          <w:p w:rsidR="003E301D" w:rsidP="003E301D" w:rsidRDefault="003E301D" w14:paraId="0499B1CA" w14:textId="77777777">
            <w:pPr>
              <w:jc w:val="both"/>
            </w:pPr>
            <w:r>
              <w:t>-</w:t>
            </w:r>
          </w:p>
        </w:tc>
        <w:tc>
          <w:tcPr>
            <w:tcW w:w="1134" w:type="dxa"/>
          </w:tcPr>
          <w:p w:rsidR="003E301D" w:rsidP="003E301D" w:rsidRDefault="003E301D" w14:paraId="3D25EC5D" w14:textId="467B363B">
            <w:pPr>
              <w:jc w:val="both"/>
            </w:pPr>
            <w:r>
              <w:t>-</w:t>
            </w:r>
          </w:p>
        </w:tc>
        <w:tc>
          <w:tcPr>
            <w:tcW w:w="1134" w:type="dxa"/>
          </w:tcPr>
          <w:p w:rsidR="003E301D" w:rsidP="003E301D" w:rsidRDefault="003E301D" w14:paraId="174656DF" w14:textId="77777777">
            <w:pPr>
              <w:jc w:val="both"/>
            </w:pPr>
            <w:r>
              <w:t>-</w:t>
            </w:r>
          </w:p>
        </w:tc>
        <w:tc>
          <w:tcPr>
            <w:tcW w:w="992" w:type="dxa"/>
          </w:tcPr>
          <w:p w:rsidR="003E301D" w:rsidP="003E301D" w:rsidRDefault="003E301D" w14:paraId="007F743C" w14:textId="77777777">
            <w:pPr>
              <w:jc w:val="both"/>
            </w:pPr>
            <w:r>
              <w:t>-</w:t>
            </w:r>
          </w:p>
        </w:tc>
        <w:tc>
          <w:tcPr>
            <w:tcW w:w="1276" w:type="dxa"/>
          </w:tcPr>
          <w:p w:rsidR="003E301D" w:rsidP="003E301D" w:rsidRDefault="003E301D" w14:paraId="328108C6" w14:textId="7C9ED70D">
            <w:pPr>
              <w:jc w:val="both"/>
            </w:pPr>
            <w:r>
              <w:t>-</w:t>
            </w:r>
          </w:p>
        </w:tc>
        <w:tc>
          <w:tcPr>
            <w:tcW w:w="992" w:type="dxa"/>
          </w:tcPr>
          <w:p w:rsidR="003E301D" w:rsidP="003E301D" w:rsidRDefault="003E301D" w14:paraId="349AD41D" w14:textId="490DD3BE">
            <w:pPr>
              <w:jc w:val="both"/>
            </w:pPr>
            <w:r>
              <w:t>-</w:t>
            </w:r>
          </w:p>
        </w:tc>
      </w:tr>
      <w:tr w:rsidR="00213D45" w:rsidTr="00907C40" w14:paraId="0B97FD63" w14:textId="77777777">
        <w:trPr>
          <w:trHeight w:val="264"/>
        </w:trPr>
        <w:tc>
          <w:tcPr>
            <w:tcW w:w="2972" w:type="dxa"/>
          </w:tcPr>
          <w:p w:rsidRPr="00E3281E" w:rsidR="003E301D" w:rsidP="003E301D" w:rsidRDefault="003E301D" w14:paraId="42D15108" w14:textId="77777777">
            <w:pPr>
              <w:jc w:val="both"/>
            </w:pPr>
            <w:r>
              <w:t>additionalInformation</w:t>
            </w:r>
          </w:p>
        </w:tc>
        <w:tc>
          <w:tcPr>
            <w:tcW w:w="851" w:type="dxa"/>
          </w:tcPr>
          <w:p w:rsidR="003E301D" w:rsidP="003E301D" w:rsidRDefault="003E301D" w14:paraId="72C70AD7" w14:textId="77777777">
            <w:pPr>
              <w:jc w:val="both"/>
            </w:pPr>
            <w:r>
              <w:t>-</w:t>
            </w:r>
          </w:p>
        </w:tc>
        <w:tc>
          <w:tcPr>
            <w:tcW w:w="1134" w:type="dxa"/>
          </w:tcPr>
          <w:p w:rsidR="003E301D" w:rsidP="003E301D" w:rsidRDefault="003E301D" w14:paraId="6DEA63A1" w14:textId="7FDC4215">
            <w:pPr>
              <w:jc w:val="both"/>
            </w:pPr>
            <w:r>
              <w:t>-</w:t>
            </w:r>
          </w:p>
        </w:tc>
        <w:tc>
          <w:tcPr>
            <w:tcW w:w="1134" w:type="dxa"/>
          </w:tcPr>
          <w:p w:rsidR="003E301D" w:rsidP="003E301D" w:rsidRDefault="003E301D" w14:paraId="58F7D8F5" w14:textId="77777777">
            <w:pPr>
              <w:jc w:val="both"/>
            </w:pPr>
            <w:r>
              <w:t>-</w:t>
            </w:r>
          </w:p>
        </w:tc>
        <w:tc>
          <w:tcPr>
            <w:tcW w:w="992" w:type="dxa"/>
          </w:tcPr>
          <w:p w:rsidR="003E301D" w:rsidP="003E301D" w:rsidRDefault="003E301D" w14:paraId="374B1CC6" w14:textId="77777777">
            <w:pPr>
              <w:jc w:val="both"/>
            </w:pPr>
            <w:r>
              <w:t>-</w:t>
            </w:r>
          </w:p>
        </w:tc>
        <w:tc>
          <w:tcPr>
            <w:tcW w:w="1276" w:type="dxa"/>
          </w:tcPr>
          <w:p w:rsidR="003E301D" w:rsidP="003E301D" w:rsidRDefault="003E301D" w14:paraId="494FA18E" w14:textId="74ACFE0A">
            <w:pPr>
              <w:jc w:val="both"/>
            </w:pPr>
            <w:r>
              <w:t>o</w:t>
            </w:r>
          </w:p>
        </w:tc>
        <w:tc>
          <w:tcPr>
            <w:tcW w:w="992" w:type="dxa"/>
          </w:tcPr>
          <w:p w:rsidR="003E301D" w:rsidP="003E301D" w:rsidRDefault="003E301D" w14:paraId="579BB5BD" w14:textId="73601D44">
            <w:pPr>
              <w:jc w:val="both"/>
            </w:pPr>
            <w:r>
              <w:t>o</w:t>
            </w:r>
          </w:p>
        </w:tc>
      </w:tr>
      <w:tr w:rsidR="00213D45" w:rsidTr="00907C40" w14:paraId="18AC5C9B" w14:textId="77777777">
        <w:trPr>
          <w:trHeight w:val="274"/>
        </w:trPr>
        <w:tc>
          <w:tcPr>
            <w:tcW w:w="2972" w:type="dxa"/>
          </w:tcPr>
          <w:p w:rsidRPr="00C9538B" w:rsidR="003E301D" w:rsidP="003E301D" w:rsidRDefault="003E301D" w14:paraId="60E07DC1" w14:textId="77777777">
            <w:pPr>
              <w:jc w:val="both"/>
              <w:rPr>
                <w:lang w:val="ka-GE"/>
              </w:rPr>
            </w:pPr>
            <w:r w:rsidRPr="000D5B55">
              <w:rPr>
                <w:lang w:val="ka-GE"/>
              </w:rPr>
              <w:t>requestedExecutionDate</w:t>
            </w:r>
          </w:p>
        </w:tc>
        <w:tc>
          <w:tcPr>
            <w:tcW w:w="851" w:type="dxa"/>
          </w:tcPr>
          <w:p w:rsidR="003E301D" w:rsidP="003E301D" w:rsidRDefault="003E301D" w14:paraId="3D634A16" w14:textId="77777777">
            <w:pPr>
              <w:jc w:val="both"/>
            </w:pPr>
            <w:r>
              <w:t>o</w:t>
            </w:r>
          </w:p>
        </w:tc>
        <w:tc>
          <w:tcPr>
            <w:tcW w:w="1134" w:type="dxa"/>
          </w:tcPr>
          <w:p w:rsidR="003E301D" w:rsidP="003E301D" w:rsidRDefault="003E301D" w14:paraId="5E13FA9E" w14:textId="3FE018DD">
            <w:pPr>
              <w:jc w:val="both"/>
            </w:pPr>
            <w:r>
              <w:t>o</w:t>
            </w:r>
          </w:p>
        </w:tc>
        <w:tc>
          <w:tcPr>
            <w:tcW w:w="1134" w:type="dxa"/>
          </w:tcPr>
          <w:p w:rsidR="003E301D" w:rsidP="003E301D" w:rsidRDefault="003E301D" w14:paraId="251E0E6D" w14:textId="77777777">
            <w:pPr>
              <w:jc w:val="both"/>
            </w:pPr>
            <w:r>
              <w:t>o</w:t>
            </w:r>
          </w:p>
        </w:tc>
        <w:tc>
          <w:tcPr>
            <w:tcW w:w="992" w:type="dxa"/>
          </w:tcPr>
          <w:p w:rsidR="003E301D" w:rsidP="003E301D" w:rsidRDefault="003E301D" w14:paraId="0D1C3CAC" w14:textId="77777777">
            <w:pPr>
              <w:jc w:val="both"/>
            </w:pPr>
            <w:r>
              <w:t>o</w:t>
            </w:r>
          </w:p>
        </w:tc>
        <w:tc>
          <w:tcPr>
            <w:tcW w:w="1276" w:type="dxa"/>
          </w:tcPr>
          <w:p w:rsidR="003E301D" w:rsidP="003E301D" w:rsidRDefault="003E301D" w14:paraId="1B9EA2AA" w14:textId="2B9AAA43">
            <w:pPr>
              <w:jc w:val="both"/>
            </w:pPr>
            <w:r>
              <w:t>-</w:t>
            </w:r>
          </w:p>
        </w:tc>
        <w:tc>
          <w:tcPr>
            <w:tcW w:w="992" w:type="dxa"/>
          </w:tcPr>
          <w:p w:rsidR="003E301D" w:rsidP="003E301D" w:rsidRDefault="003E301D" w14:paraId="0F505A7E" w14:textId="54DC1F03">
            <w:pPr>
              <w:jc w:val="both"/>
            </w:pPr>
            <w:r>
              <w:t>-</w:t>
            </w:r>
          </w:p>
        </w:tc>
      </w:tr>
      <w:tr w:rsidR="00213D45" w:rsidTr="00907C40" w14:paraId="7A85289C" w14:textId="77777777">
        <w:trPr>
          <w:trHeight w:val="274"/>
        </w:trPr>
        <w:tc>
          <w:tcPr>
            <w:tcW w:w="2972" w:type="dxa"/>
          </w:tcPr>
          <w:p w:rsidRPr="000D5B55" w:rsidR="003E301D" w:rsidP="003E301D" w:rsidRDefault="003E301D" w14:paraId="27696F11" w14:textId="77777777">
            <w:pPr>
              <w:jc w:val="both"/>
              <w:rPr>
                <w:lang w:val="ka-GE"/>
              </w:rPr>
            </w:pPr>
            <w:r w:rsidRPr="000D5B55">
              <w:rPr>
                <w:lang w:val="ka-GE"/>
              </w:rPr>
              <w:t>requestedExecutionTime</w:t>
            </w:r>
          </w:p>
        </w:tc>
        <w:tc>
          <w:tcPr>
            <w:tcW w:w="851" w:type="dxa"/>
          </w:tcPr>
          <w:p w:rsidR="003E301D" w:rsidP="003E301D" w:rsidRDefault="003E301D" w14:paraId="4EE9E9A3" w14:textId="77777777">
            <w:pPr>
              <w:jc w:val="both"/>
            </w:pPr>
            <w:r>
              <w:t>-</w:t>
            </w:r>
          </w:p>
        </w:tc>
        <w:tc>
          <w:tcPr>
            <w:tcW w:w="1134" w:type="dxa"/>
          </w:tcPr>
          <w:p w:rsidR="003E301D" w:rsidP="003E301D" w:rsidRDefault="003E301D" w14:paraId="0B12BBD3" w14:textId="1326AC3B">
            <w:pPr>
              <w:jc w:val="both"/>
            </w:pPr>
            <w:r>
              <w:t>-</w:t>
            </w:r>
          </w:p>
        </w:tc>
        <w:tc>
          <w:tcPr>
            <w:tcW w:w="1134" w:type="dxa"/>
          </w:tcPr>
          <w:p w:rsidR="003E301D" w:rsidP="003E301D" w:rsidRDefault="003E301D" w14:paraId="7EB4FE1C" w14:textId="77777777">
            <w:pPr>
              <w:jc w:val="both"/>
            </w:pPr>
            <w:r>
              <w:t>-</w:t>
            </w:r>
          </w:p>
        </w:tc>
        <w:tc>
          <w:tcPr>
            <w:tcW w:w="992" w:type="dxa"/>
          </w:tcPr>
          <w:p w:rsidR="003E301D" w:rsidP="003E301D" w:rsidRDefault="003E301D" w14:paraId="00856798" w14:textId="77777777">
            <w:pPr>
              <w:jc w:val="both"/>
            </w:pPr>
            <w:r>
              <w:t>-</w:t>
            </w:r>
          </w:p>
        </w:tc>
        <w:tc>
          <w:tcPr>
            <w:tcW w:w="1276" w:type="dxa"/>
          </w:tcPr>
          <w:p w:rsidR="003E301D" w:rsidP="003E301D" w:rsidRDefault="003E301D" w14:paraId="3682E441" w14:textId="6782A414">
            <w:pPr>
              <w:keepNext/>
              <w:jc w:val="both"/>
            </w:pPr>
            <w:r>
              <w:t>-</w:t>
            </w:r>
          </w:p>
        </w:tc>
        <w:tc>
          <w:tcPr>
            <w:tcW w:w="992" w:type="dxa"/>
          </w:tcPr>
          <w:p w:rsidR="003E301D" w:rsidP="003E301D" w:rsidRDefault="003E301D" w14:paraId="18E3E998" w14:textId="42684DF1">
            <w:pPr>
              <w:keepNext/>
              <w:jc w:val="both"/>
            </w:pPr>
            <w:r>
              <w:t>-</w:t>
            </w:r>
          </w:p>
        </w:tc>
      </w:tr>
      <w:tr w:rsidR="00213D45" w:rsidTr="00907C40" w14:paraId="7477B2EC" w14:textId="77777777">
        <w:trPr>
          <w:trHeight w:val="274"/>
        </w:trPr>
        <w:tc>
          <w:tcPr>
            <w:tcW w:w="2972" w:type="dxa"/>
          </w:tcPr>
          <w:p w:rsidRPr="00E3281E" w:rsidR="003E301D" w:rsidP="003E301D" w:rsidRDefault="003E301D" w14:paraId="6173DD72" w14:textId="77777777">
            <w:pPr>
              <w:jc w:val="both"/>
            </w:pPr>
            <w:r>
              <w:t>instructionPriority</w:t>
            </w:r>
          </w:p>
        </w:tc>
        <w:tc>
          <w:tcPr>
            <w:tcW w:w="851" w:type="dxa"/>
          </w:tcPr>
          <w:p w:rsidR="003E301D" w:rsidP="003E301D" w:rsidRDefault="003E301D" w14:paraId="5AF6003A" w14:textId="77777777">
            <w:pPr>
              <w:jc w:val="both"/>
            </w:pPr>
            <w:r>
              <w:t>-</w:t>
            </w:r>
          </w:p>
        </w:tc>
        <w:tc>
          <w:tcPr>
            <w:tcW w:w="1134" w:type="dxa"/>
          </w:tcPr>
          <w:p w:rsidR="003E301D" w:rsidP="003E301D" w:rsidRDefault="003E301D" w14:paraId="5BDB3C44" w14:textId="4DAA1405">
            <w:pPr>
              <w:jc w:val="both"/>
            </w:pPr>
            <w:r>
              <w:t>o</w:t>
            </w:r>
          </w:p>
        </w:tc>
        <w:tc>
          <w:tcPr>
            <w:tcW w:w="1134" w:type="dxa"/>
          </w:tcPr>
          <w:p w:rsidR="003E301D" w:rsidP="003E301D" w:rsidRDefault="003E301D" w14:paraId="2A739FE4" w14:textId="77777777">
            <w:pPr>
              <w:jc w:val="both"/>
            </w:pPr>
            <w:r>
              <w:t>o</w:t>
            </w:r>
          </w:p>
        </w:tc>
        <w:tc>
          <w:tcPr>
            <w:tcW w:w="992" w:type="dxa"/>
          </w:tcPr>
          <w:p w:rsidR="003E301D" w:rsidP="003E301D" w:rsidRDefault="003E301D" w14:paraId="30C9BA1B" w14:textId="0B2DDB2D">
            <w:pPr>
              <w:jc w:val="both"/>
            </w:pPr>
            <w:r>
              <w:t>o</w:t>
            </w:r>
          </w:p>
        </w:tc>
        <w:tc>
          <w:tcPr>
            <w:tcW w:w="1276" w:type="dxa"/>
          </w:tcPr>
          <w:p w:rsidR="003E301D" w:rsidP="003E301D" w:rsidRDefault="003E301D" w14:paraId="3CAA8290" w14:textId="389BB8F6">
            <w:pPr>
              <w:keepNext/>
              <w:jc w:val="both"/>
            </w:pPr>
            <w:r>
              <w:t>o</w:t>
            </w:r>
          </w:p>
        </w:tc>
        <w:tc>
          <w:tcPr>
            <w:tcW w:w="992" w:type="dxa"/>
          </w:tcPr>
          <w:p w:rsidR="003E301D" w:rsidP="003E301D" w:rsidRDefault="003E301D" w14:paraId="45F57433" w14:textId="0484850D">
            <w:pPr>
              <w:keepNext/>
              <w:jc w:val="both"/>
            </w:pPr>
            <w:r>
              <w:t>o</w:t>
            </w:r>
          </w:p>
        </w:tc>
      </w:tr>
    </w:tbl>
    <w:p w:rsidRPr="00A45406" w:rsidR="009B041D" w:rsidP="00CE6A87" w:rsidRDefault="00CE6A87" w14:paraId="047B6556" w14:textId="5FD09C8B">
      <w:r>
        <w:t xml:space="preserve">ცხრილი </w:t>
      </w:r>
      <w:r>
        <w:fldChar w:fldCharType="begin"/>
      </w:r>
      <w:r>
        <w:instrText>SEQ ცხრილი \* ARABIC</w:instrText>
      </w:r>
      <w:r>
        <w:fldChar w:fldCharType="separate"/>
      </w:r>
      <w:r w:rsidR="0073316F">
        <w:rPr>
          <w:noProof/>
        </w:rPr>
        <w:t>4</w:t>
      </w:r>
      <w:r>
        <w:fldChar w:fldCharType="end"/>
      </w:r>
      <w:r>
        <w:rPr>
          <w:lang w:val="ka-GE"/>
        </w:rPr>
        <w:t>: მონაცემთა ველების აუცილებლობა პროდუქტების ჭრილში</w:t>
      </w:r>
    </w:p>
    <w:p w:rsidR="00E15EF0" w:rsidP="004C61C9" w:rsidRDefault="004C61C9" w14:paraId="36671312" w14:textId="7A680B03">
      <w:pPr>
        <w:rPr>
          <w:lang w:val="ka-GE"/>
        </w:rPr>
      </w:pPr>
      <w:r>
        <w:rPr>
          <w:lang w:val="ka-GE"/>
        </w:rPr>
        <w:t>ცხრილში გამოყენებულია შემდეგი აღნიშვნები:</w:t>
      </w:r>
    </w:p>
    <w:p w:rsidRPr="00A2485F" w:rsidR="004C61C9" w:rsidP="00746190" w:rsidRDefault="00A53C01" w14:paraId="7CBE767E" w14:textId="6900F4F2">
      <w:pPr>
        <w:numPr>
          <w:ilvl w:val="0"/>
          <w:numId w:val="24"/>
        </w:numPr>
        <w:rPr>
          <w:lang w:val="ka-GE"/>
        </w:rPr>
      </w:pPr>
      <w:r>
        <w:rPr>
          <w:rFonts w:ascii="Calibri" w:hAnsi="Calibri"/>
        </w:rPr>
        <w:t>o</w:t>
      </w:r>
      <w:r w:rsidRPr="006C2446" w:rsidR="00843162">
        <w:rPr>
          <w:rFonts w:ascii="Calibri" w:hAnsi="Calibri"/>
        </w:rPr>
        <w:t xml:space="preserve"> </w:t>
      </w:r>
      <w:r w:rsidRPr="00A2485F" w:rsidR="004C61C9">
        <w:rPr>
          <w:lang w:val="ka-GE"/>
        </w:rPr>
        <w:t>- არასავა</w:t>
      </w:r>
      <w:r>
        <w:rPr>
          <w:lang w:val="ka-GE"/>
        </w:rPr>
        <w:t>ლ</w:t>
      </w:r>
      <w:r w:rsidRPr="00A2485F" w:rsidR="004C61C9">
        <w:rPr>
          <w:lang w:val="ka-GE"/>
        </w:rPr>
        <w:t>დებულო</w:t>
      </w:r>
    </w:p>
    <w:p w:rsidRPr="00A2485F" w:rsidR="004C61C9" w:rsidP="00746190" w:rsidRDefault="004C61C9" w14:paraId="7BA3E55F" w14:textId="3E56497C">
      <w:pPr>
        <w:numPr>
          <w:ilvl w:val="0"/>
          <w:numId w:val="26"/>
        </w:numPr>
        <w:rPr>
          <w:lang w:val="ka-GE"/>
        </w:rPr>
      </w:pPr>
      <w:r>
        <w:t xml:space="preserve">m - </w:t>
      </w:r>
      <w:r w:rsidRPr="00A2485F">
        <w:rPr>
          <w:lang w:val="ka-GE"/>
        </w:rPr>
        <w:t>სავალდებულ</w:t>
      </w:r>
      <w:r w:rsidR="00793670">
        <w:rPr>
          <w:lang w:val="ka-GE"/>
        </w:rPr>
        <w:t>ო</w:t>
      </w:r>
    </w:p>
    <w:p w:rsidRPr="00A2485F" w:rsidR="004C61C9" w:rsidP="00746190" w:rsidRDefault="00A2485F" w14:paraId="63C705B2" w14:textId="099D46AB">
      <w:pPr>
        <w:numPr>
          <w:ilvl w:val="0"/>
          <w:numId w:val="26"/>
        </w:numPr>
        <w:rPr>
          <w:lang w:val="ka-GE"/>
        </w:rPr>
      </w:pPr>
      <w:r>
        <w:t>c</w:t>
      </w:r>
      <w:r w:rsidRPr="00A2485F">
        <w:rPr>
          <w:lang w:val="ka-GE"/>
        </w:rPr>
        <w:t xml:space="preserve"> </w:t>
      </w:r>
      <w:r>
        <w:t>-</w:t>
      </w:r>
      <w:r w:rsidRPr="00A2485F">
        <w:rPr>
          <w:lang w:val="ka-GE"/>
        </w:rPr>
        <w:t xml:space="preserve"> პირობითი</w:t>
      </w:r>
    </w:p>
    <w:p w:rsidR="00A95DC7" w:rsidP="00746190" w:rsidRDefault="00A2485F" w14:paraId="7DD32CB3" w14:textId="3FA76953">
      <w:pPr>
        <w:numPr>
          <w:ilvl w:val="0"/>
          <w:numId w:val="26"/>
        </w:numPr>
        <w:rPr>
          <w:lang w:val="ka-GE"/>
        </w:rPr>
      </w:pPr>
      <w:r w:rsidRPr="00A2485F">
        <w:rPr>
          <w:lang w:val="ka-GE"/>
        </w:rPr>
        <w:t>„-„ - არავითარ შემთხვევაში</w:t>
      </w:r>
    </w:p>
    <w:p w:rsidR="007C3CF5" w:rsidP="009133B9" w:rsidRDefault="00606400" w14:paraId="1480681A" w14:textId="79DAA9B4">
      <w:pPr>
        <w:jc w:val="both"/>
        <w:rPr>
          <w:lang w:val="ka-GE"/>
        </w:rPr>
      </w:pPr>
      <w:r>
        <w:rPr>
          <w:lang w:val="ka-GE"/>
        </w:rPr>
        <w:t xml:space="preserve">თუ ცხრილში რომელიმე </w:t>
      </w:r>
      <w:r w:rsidR="00A53C01">
        <w:rPr>
          <w:lang w:val="ka-GE"/>
        </w:rPr>
        <w:t>ე</w:t>
      </w:r>
      <w:r w:rsidR="00EA3594">
        <w:rPr>
          <w:lang w:val="ka-GE"/>
        </w:rPr>
        <w:t xml:space="preserve">ლემენტის გასწვრივ მითითებულია „არავითარ შემთხვევაში“, მაშინ გადახდის </w:t>
      </w:r>
      <w:r w:rsidR="00064D1F">
        <w:rPr>
          <w:lang w:val="ka-GE"/>
        </w:rPr>
        <w:t>ინიციირებ</w:t>
      </w:r>
      <w:r w:rsidR="00EA3594">
        <w:rPr>
          <w:lang w:val="ka-GE"/>
        </w:rPr>
        <w:t xml:space="preserve">ისას მმპ-მა </w:t>
      </w:r>
      <w:r w:rsidRPr="00EA3594" w:rsidR="00EA3594">
        <w:rPr>
          <w:b/>
          <w:bCs/>
          <w:lang w:val="ka-GE"/>
        </w:rPr>
        <w:t>არავითარ შემთხვევაში</w:t>
      </w:r>
      <w:r w:rsidR="00EA3594">
        <w:rPr>
          <w:lang w:val="ka-GE"/>
        </w:rPr>
        <w:t xml:space="preserve"> არ უნდა გაუგზავნოს ამსმპ-ს ამ ველში</w:t>
      </w:r>
      <w:r w:rsidR="00DC5375">
        <w:rPr>
          <w:lang w:val="ka-GE"/>
        </w:rPr>
        <w:t xml:space="preserve"> მითითებული მნიშვნელობა, წინააღმდეგ </w:t>
      </w:r>
      <w:r w:rsidRPr="383897DA" w:rsidR="00DC5375">
        <w:rPr>
          <w:lang w:val="ka-GE"/>
        </w:rPr>
        <w:t>შემთ</w:t>
      </w:r>
      <w:r w:rsidRPr="383897DA" w:rsidR="3CC6BF6A">
        <w:rPr>
          <w:lang w:val="ka-GE"/>
        </w:rPr>
        <w:t>ხ</w:t>
      </w:r>
      <w:r w:rsidRPr="383897DA" w:rsidR="00DC5375">
        <w:rPr>
          <w:lang w:val="ka-GE"/>
        </w:rPr>
        <w:t>ვევაში</w:t>
      </w:r>
      <w:r w:rsidR="00DC5375">
        <w:rPr>
          <w:lang w:val="ka-GE"/>
        </w:rPr>
        <w:t xml:space="preserve"> </w:t>
      </w:r>
      <w:r w:rsidRPr="00DC5375" w:rsidR="00DC5375">
        <w:rPr>
          <w:b/>
          <w:bCs/>
          <w:lang w:val="ka-GE"/>
        </w:rPr>
        <w:t>აუცილებელია</w:t>
      </w:r>
      <w:r w:rsidR="00DC5375">
        <w:rPr>
          <w:lang w:val="ka-GE"/>
        </w:rPr>
        <w:t xml:space="preserve"> ამსმპ-მა უარჰყოს შეტყობინება, შეცდომის კოდით </w:t>
      </w:r>
      <w:r w:rsidRPr="00517061" w:rsidR="00517061">
        <w:rPr>
          <w:lang w:val="ka-GE"/>
        </w:rPr>
        <w:t>FORMAT_ERROR</w:t>
      </w:r>
      <w:r w:rsidR="009133B9">
        <w:rPr>
          <w:lang w:val="ka-GE"/>
        </w:rPr>
        <w:t>.</w:t>
      </w:r>
    </w:p>
    <w:p w:rsidRPr="00CB3F8F" w:rsidR="00CB3F8F" w:rsidP="009133B9" w:rsidRDefault="00CB3F8F" w14:paraId="795CA0D5" w14:textId="1A5D7B9B">
      <w:pPr>
        <w:jc w:val="both"/>
      </w:pPr>
      <w:r>
        <w:rPr>
          <w:lang w:val="ka-GE"/>
        </w:rPr>
        <w:t xml:space="preserve">თუ ამა თუ იმ ველისათვის ცხრილში განსაზღვრულია კონკრეტული ფორმატი (მაგ. ანგარიში უნდა იყოს </w:t>
      </w:r>
      <w:r>
        <w:t>IBAN</w:t>
      </w:r>
      <w:r>
        <w:rPr>
          <w:lang w:val="ka-GE"/>
        </w:rPr>
        <w:t>, ველის ზომა არის შეზღუდული და ა.შ.</w:t>
      </w:r>
      <w:r>
        <w:t xml:space="preserve">), </w:t>
      </w:r>
      <w:r w:rsidRPr="009134E9">
        <w:rPr>
          <w:b/>
          <w:bCs/>
          <w:lang w:val="ka-GE"/>
        </w:rPr>
        <w:t>აუცილებელია</w:t>
      </w:r>
      <w:r>
        <w:rPr>
          <w:lang w:val="ka-GE"/>
        </w:rPr>
        <w:t xml:space="preserve"> ფორმატის შემოწმება მოხდეს გადახდის </w:t>
      </w:r>
      <w:r w:rsidR="00064D1F">
        <w:rPr>
          <w:lang w:val="ka-GE"/>
        </w:rPr>
        <w:t>ინიციირებ</w:t>
      </w:r>
      <w:r>
        <w:rPr>
          <w:lang w:val="ka-GE"/>
        </w:rPr>
        <w:t xml:space="preserve">ისთანავე და წარუმატებლობის შემთხვევაში დაბრუნდეს შეცდომა </w:t>
      </w:r>
      <w:r>
        <w:t>FORMAT_ERROR.</w:t>
      </w:r>
    </w:p>
    <w:p w:rsidR="00347404" w:rsidP="009133B9" w:rsidRDefault="00C52F73" w14:paraId="49FF8731" w14:textId="57A7CAA9">
      <w:pPr>
        <w:jc w:val="both"/>
        <w:rPr>
          <w:lang w:val="ka-GE"/>
        </w:rPr>
      </w:pPr>
      <w:r>
        <w:rPr>
          <w:lang w:val="ka-GE"/>
        </w:rPr>
        <w:t xml:space="preserve">თუ ცხრილში რომელიმე ელემენტის გასწვრივ მითითებულია „არასავალდებულო“, მმპ-მა ამ ველის მნიშვნელობა ამსმპ-ს გაუგზავნა და ამსმპ-ს </w:t>
      </w:r>
      <w:r w:rsidR="00BB4E6B">
        <w:rPr>
          <w:lang w:val="ka-GE"/>
        </w:rPr>
        <w:t xml:space="preserve">აქვს </w:t>
      </w:r>
      <w:r w:rsidR="009148E9">
        <w:rPr>
          <w:lang w:val="ka-GE"/>
        </w:rPr>
        <w:t xml:space="preserve">იგივე მნიშვნელობა </w:t>
      </w:r>
      <w:r w:rsidR="00D77A71">
        <w:rPr>
          <w:lang w:val="ka-GE"/>
        </w:rPr>
        <w:t>საკუთარ ელექტრონულ სისტემაში</w:t>
      </w:r>
      <w:r w:rsidR="00035051">
        <w:rPr>
          <w:lang w:val="ka-GE"/>
        </w:rPr>
        <w:t>,</w:t>
      </w:r>
      <w:r w:rsidR="00D77A71">
        <w:rPr>
          <w:lang w:val="ka-GE"/>
        </w:rPr>
        <w:t xml:space="preserve"> </w:t>
      </w:r>
      <w:r w:rsidRPr="00EE1839" w:rsidR="00EE1839">
        <w:rPr>
          <w:b/>
          <w:bCs/>
          <w:lang w:val="ka-GE"/>
        </w:rPr>
        <w:t>უმჯობესია</w:t>
      </w:r>
      <w:r w:rsidR="00BB4E6B">
        <w:rPr>
          <w:lang w:val="ka-GE"/>
        </w:rPr>
        <w:t xml:space="preserve"> </w:t>
      </w:r>
      <w:r w:rsidR="00EE1839">
        <w:rPr>
          <w:lang w:val="ka-GE"/>
        </w:rPr>
        <w:t xml:space="preserve">ამსმპ-მა </w:t>
      </w:r>
      <w:r w:rsidR="00035051">
        <w:rPr>
          <w:lang w:val="ka-GE"/>
        </w:rPr>
        <w:t>შეადაროს გადმოცემული მნიშვნელობა თავის სისტემაში დაცულთან</w:t>
      </w:r>
      <w:r w:rsidR="00EE1839">
        <w:rPr>
          <w:lang w:val="ka-GE"/>
        </w:rPr>
        <w:t xml:space="preserve"> (მაგ. როდესაც გადარიცხვა </w:t>
      </w:r>
      <w:r w:rsidR="00765A9F">
        <w:rPr>
          <w:lang w:val="ka-GE"/>
        </w:rPr>
        <w:t xml:space="preserve">ხდება იმავე ბანკში და მითითებულია </w:t>
      </w:r>
      <w:r w:rsidR="00765A9F">
        <w:t>creditorName</w:t>
      </w:r>
      <w:r w:rsidR="00765A9F">
        <w:rPr>
          <w:lang w:val="ka-GE"/>
        </w:rPr>
        <w:t xml:space="preserve"> ველი).</w:t>
      </w:r>
      <w:r w:rsidR="002E09E1">
        <w:rPr>
          <w:lang w:val="ka-GE"/>
        </w:rPr>
        <w:t xml:space="preserve"> </w:t>
      </w:r>
      <w:r w:rsidRPr="006A02B7" w:rsidR="006A02B7">
        <w:rPr>
          <w:b/>
          <w:bCs/>
          <w:lang w:val="ka-GE"/>
        </w:rPr>
        <w:t>უმჯობესია</w:t>
      </w:r>
      <w:r w:rsidR="006A02B7">
        <w:rPr>
          <w:lang w:val="ka-GE"/>
        </w:rPr>
        <w:t xml:space="preserve"> </w:t>
      </w:r>
      <w:r w:rsidR="002E09E1">
        <w:rPr>
          <w:lang w:val="ka-GE"/>
        </w:rPr>
        <w:t>შემოწმებ</w:t>
      </w:r>
      <w:r w:rsidR="006A02B7">
        <w:rPr>
          <w:lang w:val="ka-GE"/>
        </w:rPr>
        <w:t xml:space="preserve">ა </w:t>
      </w:r>
      <w:r w:rsidR="00527B07">
        <w:rPr>
          <w:lang w:val="ka-GE"/>
        </w:rPr>
        <w:t xml:space="preserve">მოხდეს გადახდის </w:t>
      </w:r>
      <w:r w:rsidR="00064D1F">
        <w:rPr>
          <w:lang w:val="ka-GE"/>
        </w:rPr>
        <w:t>ინიციირებ</w:t>
      </w:r>
      <w:r w:rsidR="00527B07">
        <w:rPr>
          <w:lang w:val="ka-GE"/>
        </w:rPr>
        <w:t>ისთანავე და</w:t>
      </w:r>
      <w:r w:rsidR="002E09E1">
        <w:rPr>
          <w:lang w:val="ka-GE"/>
        </w:rPr>
        <w:t xml:space="preserve"> წარუმატებლობის შემთხვევაში ამსმპ-მა დააბრუნოს </w:t>
      </w:r>
      <w:r w:rsidR="002E09E1">
        <w:t xml:space="preserve">PAYMENT_FAILED </w:t>
      </w:r>
      <w:r w:rsidR="002E09E1">
        <w:rPr>
          <w:lang w:val="ka-GE"/>
        </w:rPr>
        <w:t>შეცდომა</w:t>
      </w:r>
      <w:r w:rsidR="00347404">
        <w:t xml:space="preserve">, </w:t>
      </w:r>
      <w:r w:rsidR="00347404">
        <w:rPr>
          <w:lang w:val="ka-GE"/>
        </w:rPr>
        <w:t>სათანადო დეტალების მითითებით</w:t>
      </w:r>
      <w:r w:rsidR="00796B6B">
        <w:rPr>
          <w:lang w:val="ka-GE"/>
        </w:rPr>
        <w:t xml:space="preserve">, გადახდის </w:t>
      </w:r>
      <w:r w:rsidR="00064D1F">
        <w:rPr>
          <w:lang w:val="ka-GE"/>
        </w:rPr>
        <w:t>ინიციირებ</w:t>
      </w:r>
      <w:r w:rsidR="00796B6B">
        <w:rPr>
          <w:lang w:val="ka-GE"/>
        </w:rPr>
        <w:t>ის მოთხოვნის პასუხად</w:t>
      </w:r>
      <w:r w:rsidR="002E09E1">
        <w:t>.</w:t>
      </w:r>
      <w:r w:rsidR="007429BC">
        <w:rPr>
          <w:lang w:val="ka-GE"/>
        </w:rPr>
        <w:t xml:space="preserve"> </w:t>
      </w:r>
    </w:p>
    <w:p w:rsidR="003B6DF6" w:rsidP="00793670" w:rsidRDefault="00793670" w14:paraId="0F9E7B1F" w14:textId="0E276F0E">
      <w:pPr>
        <w:jc w:val="both"/>
        <w:rPr>
          <w:lang w:val="ka-GE"/>
        </w:rPr>
      </w:pPr>
      <w:r>
        <w:rPr>
          <w:lang w:val="ka-GE"/>
        </w:rPr>
        <w:t>თუ ცხრილში რომელიმე ელემენტის გასწვრივ მითითებულია „სავალდებულო“</w:t>
      </w:r>
      <w:r w:rsidR="000B4E27">
        <w:rPr>
          <w:lang w:val="ka-GE"/>
        </w:rPr>
        <w:t xml:space="preserve"> და</w:t>
      </w:r>
      <w:r>
        <w:rPr>
          <w:lang w:val="ka-GE"/>
        </w:rPr>
        <w:t xml:space="preserve"> მმპ-მა ამ ველის მნიშვნელობა ამსმპ-ს </w:t>
      </w:r>
      <w:r w:rsidR="000B4E27">
        <w:rPr>
          <w:lang w:val="ka-GE"/>
        </w:rPr>
        <w:t xml:space="preserve">არ </w:t>
      </w:r>
      <w:r>
        <w:rPr>
          <w:lang w:val="ka-GE"/>
        </w:rPr>
        <w:t>გაუგზავნა</w:t>
      </w:r>
      <w:r w:rsidR="000B4E27">
        <w:rPr>
          <w:lang w:val="ka-GE"/>
        </w:rPr>
        <w:t xml:space="preserve">, </w:t>
      </w:r>
      <w:r w:rsidRPr="000B4E27" w:rsidR="000B4E27">
        <w:rPr>
          <w:b/>
          <w:bCs/>
          <w:lang w:val="ka-GE"/>
        </w:rPr>
        <w:t>აუცილებელია</w:t>
      </w:r>
      <w:r w:rsidR="000B4E27">
        <w:rPr>
          <w:lang w:val="ka-GE"/>
        </w:rPr>
        <w:t xml:space="preserve"> ამსმპ-მა დააბრუნოს შეცდომა </w:t>
      </w:r>
      <w:r w:rsidR="000B4E27">
        <w:t>FORMAT_ERROR.</w:t>
      </w:r>
      <w:r>
        <w:rPr>
          <w:lang w:val="ka-GE"/>
        </w:rPr>
        <w:t xml:space="preserve"> </w:t>
      </w:r>
      <w:r w:rsidR="000B4E27">
        <w:rPr>
          <w:lang w:val="ka-GE"/>
        </w:rPr>
        <w:t xml:space="preserve">თუ </w:t>
      </w:r>
      <w:r>
        <w:rPr>
          <w:lang w:val="ka-GE"/>
        </w:rPr>
        <w:t xml:space="preserve">ამსმპ-ს აქვს იგივე მნიშვნელობა საკუთარ ელექტრონულ სისტემაში, </w:t>
      </w:r>
      <w:r w:rsidR="000B4E27">
        <w:rPr>
          <w:b/>
          <w:bCs/>
          <w:lang w:val="ka-GE"/>
        </w:rPr>
        <w:t>აუცილებელია</w:t>
      </w:r>
      <w:r>
        <w:rPr>
          <w:lang w:val="ka-GE"/>
        </w:rPr>
        <w:t xml:space="preserve"> ამსმპ-მა შეადაროს გადმოცემული მნიშვნელობა თავის სისტემაში დაცულთან (მაგ.</w:t>
      </w:r>
      <w:r w:rsidR="000B4E27">
        <w:t xml:space="preserve"> </w:t>
      </w:r>
      <w:r w:rsidR="007E5291">
        <w:rPr>
          <w:lang w:val="ka-GE"/>
        </w:rPr>
        <w:t xml:space="preserve">გადმოცემულია </w:t>
      </w:r>
      <w:r w:rsidR="000B4E27">
        <w:t>debtorAccount</w:t>
      </w:r>
      <w:r w:rsidR="000B4E27">
        <w:rPr>
          <w:lang w:val="ka-GE"/>
        </w:rPr>
        <w:t xml:space="preserve"> ველი</w:t>
      </w:r>
      <w:r w:rsidR="007E5291">
        <w:rPr>
          <w:lang w:val="ka-GE"/>
        </w:rPr>
        <w:t xml:space="preserve">, რომელიც ბანკში </w:t>
      </w:r>
      <w:r w:rsidR="007959C1">
        <w:rPr>
          <w:lang w:val="ka-GE"/>
        </w:rPr>
        <w:t>არსებობს</w:t>
      </w:r>
      <w:r>
        <w:rPr>
          <w:lang w:val="ka-GE"/>
        </w:rPr>
        <w:t xml:space="preserve">). </w:t>
      </w:r>
      <w:r w:rsidRPr="006A02B7">
        <w:rPr>
          <w:b/>
          <w:bCs/>
          <w:lang w:val="ka-GE"/>
        </w:rPr>
        <w:t>უმჯობესია</w:t>
      </w:r>
      <w:r>
        <w:rPr>
          <w:lang w:val="ka-GE"/>
        </w:rPr>
        <w:t xml:space="preserve"> შემოწმება მოხდეს გადახდის </w:t>
      </w:r>
      <w:r w:rsidR="00064D1F">
        <w:rPr>
          <w:lang w:val="ka-GE"/>
        </w:rPr>
        <w:t>ინიციირებ</w:t>
      </w:r>
      <w:r>
        <w:rPr>
          <w:lang w:val="ka-GE"/>
        </w:rPr>
        <w:t xml:space="preserve">ისთანავე და წარუმატებლობის შემთხვევაში ამსმპ-მა დააბრუნოს </w:t>
      </w:r>
      <w:r>
        <w:t xml:space="preserve">PAYMENT_FAILED </w:t>
      </w:r>
      <w:r>
        <w:rPr>
          <w:lang w:val="ka-GE"/>
        </w:rPr>
        <w:t>შეცდომა</w:t>
      </w:r>
      <w:r>
        <w:t xml:space="preserve">, </w:t>
      </w:r>
      <w:r>
        <w:rPr>
          <w:lang w:val="ka-GE"/>
        </w:rPr>
        <w:t xml:space="preserve">სათანადო დეტალების მითითებით, გადახდის </w:t>
      </w:r>
      <w:r w:rsidR="00064D1F">
        <w:rPr>
          <w:lang w:val="ka-GE"/>
        </w:rPr>
        <w:t>ინიციირებ</w:t>
      </w:r>
      <w:r>
        <w:rPr>
          <w:lang w:val="ka-GE"/>
        </w:rPr>
        <w:t>ის მოთხოვნის პასუხად</w:t>
      </w:r>
      <w:r>
        <w:t>.</w:t>
      </w:r>
      <w:r>
        <w:rPr>
          <w:lang w:val="ka-GE"/>
        </w:rPr>
        <w:t xml:space="preserve"> </w:t>
      </w:r>
    </w:p>
    <w:p w:rsidR="009133B9" w:rsidP="009133B9" w:rsidRDefault="000B4E27" w14:paraId="4C3F95DA" w14:textId="484AFC2E">
      <w:pPr>
        <w:jc w:val="both"/>
        <w:rPr>
          <w:lang w:val="ka-GE"/>
        </w:rPr>
      </w:pPr>
      <w:r>
        <w:rPr>
          <w:lang w:val="ka-GE"/>
        </w:rPr>
        <w:t xml:space="preserve">თუ </w:t>
      </w:r>
      <w:r w:rsidR="00E97E45">
        <w:rPr>
          <w:lang w:val="ka-GE"/>
        </w:rPr>
        <w:t>ცხრილში რომელიმე ელემენტის გასწვრივ მითითებულია „პირობითი“, მისი სავალდებულობა-არასავალდებულობა განისაზღვრება კონტექსტიდან გამომდინარე და მასზე ვრცელდება ამ თავით „სავალდებულო“ და „არასავალდებულო“ ველებზე დაწესებული მოთხოვნები.</w:t>
      </w:r>
    </w:p>
    <w:p w:rsidR="00FB3A0F" w:rsidP="009133B9" w:rsidRDefault="00FB3A0F" w14:paraId="7FB94A52" w14:textId="73A829F4">
      <w:pPr>
        <w:jc w:val="both"/>
        <w:rPr>
          <w:lang w:val="ka-GE"/>
        </w:rPr>
      </w:pPr>
    </w:p>
    <w:p w:rsidR="00FB3A0F" w:rsidP="00C55348" w:rsidRDefault="00FB3A0F" w14:paraId="34117001" w14:textId="77777777">
      <w:pPr>
        <w:pStyle w:val="Heading3"/>
        <w:rPr>
          <w:lang w:val="ka-GE"/>
        </w:rPr>
      </w:pPr>
      <w:bookmarkStart w:name="_Toc160721660" w:id="196"/>
      <w:r>
        <w:rPr>
          <w:lang w:val="ka-GE"/>
        </w:rPr>
        <w:t>მონაცემთა ელემენტების კავშირი ბანკთაშორისი გადარიცხვების სისტემებთან</w:t>
      </w:r>
      <w:bookmarkEnd w:id="196"/>
    </w:p>
    <w:p w:rsidR="00FB3A0F" w:rsidP="00FB3A0F" w:rsidRDefault="00FB3A0F" w14:paraId="1C02B7FF" w14:textId="30096293">
      <w:pPr>
        <w:jc w:val="both"/>
        <w:rPr>
          <w:lang w:val="ka-GE"/>
        </w:rPr>
      </w:pPr>
      <w:r>
        <w:rPr>
          <w:lang w:val="ka-GE"/>
        </w:rPr>
        <w:t xml:space="preserve">თუ გადახდის </w:t>
      </w:r>
      <w:r w:rsidR="00064D1F">
        <w:rPr>
          <w:lang w:val="ka-GE"/>
        </w:rPr>
        <w:t>ინიციირებ</w:t>
      </w:r>
      <w:r>
        <w:rPr>
          <w:lang w:val="ka-GE"/>
        </w:rPr>
        <w:t>ის მოთხოვნის დაკმაყოფილება იწვევს ბანკთაშორის  გადარიცხვას</w:t>
      </w:r>
      <w:r w:rsidR="00486156">
        <w:rPr>
          <w:lang w:val="ka-GE"/>
        </w:rPr>
        <w:t xml:space="preserve"> (</w:t>
      </w:r>
      <w:r w:rsidR="00190BD4">
        <w:rPr>
          <w:lang w:val="ka-GE"/>
        </w:rPr>
        <w:t xml:space="preserve">ანუ გადახდის პროდუქტი არის </w:t>
      </w:r>
      <w:r w:rsidR="00190BD4">
        <w:t xml:space="preserve">domestic, </w:t>
      </w:r>
      <w:r w:rsidR="00190BD4">
        <w:rPr>
          <w:lang w:val="ka-GE"/>
        </w:rPr>
        <w:t xml:space="preserve">როდესაც დებიტორის და კრედიტორის ბანკები </w:t>
      </w:r>
      <w:r w:rsidR="00190BD4">
        <w:rPr>
          <w:lang w:val="ka-GE"/>
        </w:rPr>
        <w:t xml:space="preserve">განსხვავებულია, ან </w:t>
      </w:r>
      <w:r w:rsidR="00190BD4">
        <w:t xml:space="preserve">foreign, </w:t>
      </w:r>
      <w:r w:rsidR="00190BD4">
        <w:rPr>
          <w:lang w:val="ka-GE"/>
        </w:rPr>
        <w:t xml:space="preserve">რაც ნიშნავს რომ გადარიცხვამ უნდა გაიაროს </w:t>
      </w:r>
      <w:r w:rsidR="00190BD4">
        <w:t>RTGS</w:t>
      </w:r>
      <w:r w:rsidR="00190BD4">
        <w:rPr>
          <w:lang w:val="ka-GE"/>
        </w:rPr>
        <w:t xml:space="preserve"> ან </w:t>
      </w:r>
      <w:r w:rsidR="00190BD4">
        <w:t>SWIFT</w:t>
      </w:r>
      <w:r w:rsidR="00190BD4">
        <w:rPr>
          <w:lang w:val="ka-GE"/>
        </w:rPr>
        <w:t xml:space="preserve"> სისტემა</w:t>
      </w:r>
      <w:r w:rsidR="00190BD4">
        <w:t>)</w:t>
      </w:r>
      <w:r>
        <w:rPr>
          <w:lang w:val="ka-GE"/>
        </w:rPr>
        <w:t xml:space="preserve"> და მმპ-მა ამსმპ-ს გაუგზავნა ისეთი ველები, რომლებიც არ არიან მითითებული ამ თავის ქვეთავებში, ამსმპ-ს უფლება აქვს, არ გაუგზავნოს ეს ველები კრედიტორის აგენტს და კრედიტორს. </w:t>
      </w:r>
    </w:p>
    <w:p w:rsidR="00FB3A0F" w:rsidP="00FB3A0F" w:rsidRDefault="00FB3A0F" w14:paraId="2F597F1D" w14:textId="77777777">
      <w:pPr>
        <w:jc w:val="both"/>
        <w:rPr>
          <w:lang w:val="ka-GE"/>
        </w:rPr>
      </w:pPr>
      <w:r>
        <w:rPr>
          <w:lang w:val="ka-GE"/>
        </w:rPr>
        <w:t xml:space="preserve">თუ რომელიმე არასავალდებულო ველი არ არის გადმოცემული მმპ-ს მხრიდან და მას ამსმპ თავის მხარეს ავსებს, </w:t>
      </w:r>
      <w:r w:rsidRPr="00FA7B1C">
        <w:rPr>
          <w:b/>
          <w:bCs/>
          <w:lang w:val="ka-GE"/>
        </w:rPr>
        <w:t>აუცილებელია</w:t>
      </w:r>
      <w:r>
        <w:rPr>
          <w:lang w:val="ka-GE"/>
        </w:rPr>
        <w:t xml:space="preserve"> ამ თავში მითითებული წესები გავრცელდეს ამსმპ-ის მიერ შევსებულ მნიშვნელობებზეც</w:t>
      </w:r>
    </w:p>
    <w:p w:rsidR="00FB3A0F" w:rsidP="00C55348" w:rsidRDefault="00FB3A0F" w14:paraId="176E4E55" w14:textId="484A97A5">
      <w:pPr>
        <w:pStyle w:val="Heading4"/>
      </w:pPr>
      <w:del w:author="Mikheil Kapanadze" w:date="2024-03-06T14:39:00Z" w:id="197">
        <w:r w:rsidDel="006844F7">
          <w:delText>debtorName</w:delText>
        </w:r>
      </w:del>
      <w:ins w:author="Mikheil Kapanadze" w:date="2024-03-06T14:39:00Z" w:id="198">
        <w:r w:rsidR="006844F7">
          <w:t>debtor -&gt; name</w:t>
        </w:r>
      </w:ins>
      <w:r>
        <w:t xml:space="preserve">, debtorAccount </w:t>
      </w:r>
      <w:r w:rsidRPr="14674B7E">
        <w:rPr>
          <w:lang w:val="ka-GE"/>
        </w:rPr>
        <w:t>და</w:t>
      </w:r>
      <w:r>
        <w:t xml:space="preserve"> debtor</w:t>
      </w:r>
      <w:ins w:author="Mikheil Kapanadze" w:date="2024-03-06T16:01:00Z" w:id="199">
        <w:r w:rsidR="00AD387F">
          <w:t xml:space="preserve"> -&gt; </w:t>
        </w:r>
      </w:ins>
      <w:del w:author="Mikheil Kapanadze" w:date="2024-03-06T16:01:00Z" w:id="200">
        <w:r w:rsidDel="00AD387F">
          <w:delText>Identification</w:delText>
        </w:r>
      </w:del>
      <w:ins w:author="Mikheil Kapanadze" w:date="2024-03-06T16:01:00Z" w:id="201">
        <w:r w:rsidR="00AD387F">
          <w:t>identification</w:t>
        </w:r>
      </w:ins>
    </w:p>
    <w:p w:rsidR="00FB3A0F" w:rsidP="00FB3A0F" w:rsidRDefault="00FB3A0F" w14:paraId="7DBFE1B3" w14:textId="77777777">
      <w:pPr>
        <w:rPr>
          <w:lang w:val="ka-GE"/>
        </w:rPr>
      </w:pPr>
      <w:r w:rsidRPr="0031531F">
        <w:rPr>
          <w:b/>
          <w:bCs/>
          <w:lang w:val="ka-GE"/>
        </w:rPr>
        <w:t>აუცილებელია</w:t>
      </w:r>
      <w:r>
        <w:rPr>
          <w:lang w:val="ka-GE"/>
        </w:rPr>
        <w:t xml:space="preserve"> </w:t>
      </w:r>
      <w:r>
        <w:t>RTGS, MT</w:t>
      </w:r>
      <w:r w:rsidRPr="0031531F">
        <w:rPr>
          <w:lang w:val="ka-GE"/>
        </w:rPr>
        <w:t xml:space="preserve"> შეტყობინება</w:t>
      </w:r>
      <w:r>
        <w:rPr>
          <w:lang w:val="ka-GE"/>
        </w:rPr>
        <w:t xml:space="preserve">ში თარგმნისას გამოყენებული იქნას </w:t>
      </w:r>
      <w:r w:rsidRPr="0031531F">
        <w:rPr>
          <w:lang w:val="ka-GE"/>
        </w:rPr>
        <w:t xml:space="preserve"> ველი ‘50’</w:t>
      </w:r>
      <w:r>
        <w:rPr>
          <w:lang w:val="ka-GE"/>
        </w:rPr>
        <w:t xml:space="preserve">, ოპციით </w:t>
      </w:r>
      <w:r>
        <w:t>K</w:t>
      </w:r>
      <w:r>
        <w:rPr>
          <w:lang w:val="ka-GE"/>
        </w:rPr>
        <w:t xml:space="preserve"> შემდეგი წესით:</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5"/>
        <w:gridCol w:w="7795"/>
      </w:tblGrid>
      <w:tr w:rsidR="00FB3A0F" w:rsidTr="00713433" w14:paraId="12B56D43" w14:textId="77777777">
        <w:tc>
          <w:tcPr>
            <w:tcW w:w="1555" w:type="dxa"/>
            <w:shd w:val="clear" w:color="auto" w:fill="auto"/>
          </w:tcPr>
          <w:p w:rsidR="00FB3A0F" w:rsidP="007C2A3F" w:rsidRDefault="00FB3A0F" w14:paraId="45429387" w14:textId="77777777">
            <w:pPr>
              <w:rPr>
                <w:lang w:val="ka-GE"/>
              </w:rPr>
            </w:pPr>
            <w:r>
              <w:rPr>
                <w:lang w:val="ka-GE"/>
              </w:rPr>
              <w:t>სტრიქონი</w:t>
            </w:r>
          </w:p>
        </w:tc>
        <w:tc>
          <w:tcPr>
            <w:tcW w:w="7795" w:type="dxa"/>
            <w:shd w:val="clear" w:color="auto" w:fill="auto"/>
          </w:tcPr>
          <w:p w:rsidR="00FB3A0F" w:rsidP="007C2A3F" w:rsidRDefault="00FB3A0F" w14:paraId="2622737E" w14:textId="77777777">
            <w:pPr>
              <w:rPr>
                <w:lang w:val="ka-GE"/>
              </w:rPr>
            </w:pPr>
            <w:r>
              <w:rPr>
                <w:lang w:val="ka-GE"/>
              </w:rPr>
              <w:t>მნიშვნელობა</w:t>
            </w:r>
          </w:p>
        </w:tc>
      </w:tr>
      <w:tr w:rsidR="00FB3A0F" w:rsidTr="00713433" w14:paraId="593526E0" w14:textId="77777777">
        <w:tc>
          <w:tcPr>
            <w:tcW w:w="1555" w:type="dxa"/>
          </w:tcPr>
          <w:p w:rsidR="00FB3A0F" w:rsidP="007C2A3F" w:rsidRDefault="00FB3A0F" w14:paraId="552D5790" w14:textId="77777777">
            <w:pPr>
              <w:rPr>
                <w:lang w:val="ka-GE"/>
              </w:rPr>
            </w:pPr>
            <w:r>
              <w:rPr>
                <w:lang w:val="ka-GE"/>
              </w:rPr>
              <w:t>1</w:t>
            </w:r>
          </w:p>
        </w:tc>
        <w:tc>
          <w:tcPr>
            <w:tcW w:w="7795" w:type="dxa"/>
          </w:tcPr>
          <w:p w:rsidR="00FB3A0F" w:rsidP="007C2A3F" w:rsidRDefault="00FB3A0F" w14:paraId="4785204E" w14:textId="6F29083B">
            <w:pPr>
              <w:rPr>
                <w:lang w:val="ka-GE"/>
              </w:rPr>
            </w:pPr>
            <w:r>
              <w:rPr>
                <w:lang w:val="ka-GE"/>
              </w:rPr>
              <w:t xml:space="preserve">‘/’ რომელსაც მოჰყვება </w:t>
            </w:r>
            <w:r>
              <w:t>debtorAccount</w:t>
            </w:r>
            <w:ins w:author="Mikheil Kapanadze" w:date="2024-03-06T17:36:00Z" w:id="202">
              <w:r w:rsidR="00AC41DE">
                <w:t xml:space="preserve"> </w:t>
              </w:r>
              <w:commentRangeStart w:id="203"/>
              <w:r w:rsidR="00AC41DE">
                <w:t>-&gt;</w:t>
              </w:r>
            </w:ins>
            <w:ins w:author="Mikheil Kapanadze" w:date="2024-03-06T17:37:00Z" w:id="204">
              <w:commentRangeEnd w:id="203"/>
              <w:r w:rsidR="00777442">
                <w:rPr>
                  <w:rStyle w:val="CommentReference"/>
                </w:rPr>
                <w:commentReference w:id="203"/>
              </w:r>
            </w:ins>
            <w:ins w:author="Mikheil Kapanadze" w:date="2024-03-06T17:36:00Z" w:id="205">
              <w:r w:rsidR="00AC41DE">
                <w:t xml:space="preserve"> iban</w:t>
              </w:r>
            </w:ins>
            <w:del w:author="Mikheil Kapanadze" w:date="2024-03-06T17:36:00Z" w:id="206">
              <w:r>
                <w:delText>.IBAN</w:delText>
              </w:r>
            </w:del>
          </w:p>
        </w:tc>
      </w:tr>
      <w:tr w:rsidR="00FB3A0F" w:rsidTr="00713433" w14:paraId="6B236D8E" w14:textId="77777777">
        <w:tc>
          <w:tcPr>
            <w:tcW w:w="1555" w:type="dxa"/>
          </w:tcPr>
          <w:p w:rsidR="00FB3A0F" w:rsidP="007C2A3F" w:rsidRDefault="00FB3A0F" w14:paraId="672157B5" w14:textId="77777777">
            <w:pPr>
              <w:rPr>
                <w:lang w:val="ka-GE"/>
              </w:rPr>
            </w:pPr>
            <w:r>
              <w:rPr>
                <w:lang w:val="ka-GE"/>
              </w:rPr>
              <w:t>2</w:t>
            </w:r>
          </w:p>
        </w:tc>
        <w:tc>
          <w:tcPr>
            <w:tcW w:w="7795" w:type="dxa"/>
          </w:tcPr>
          <w:p w:rsidR="00FB3A0F" w:rsidP="007C2A3F" w:rsidRDefault="00FB3A0F" w14:paraId="052EB005" w14:textId="5FA0238C">
            <w:pPr>
              <w:rPr>
                <w:lang w:val="ka-GE"/>
              </w:rPr>
            </w:pPr>
            <w:r>
              <w:rPr>
                <w:lang w:val="ka-GE"/>
              </w:rPr>
              <w:t xml:space="preserve">გადამხდელის კოდი </w:t>
            </w:r>
            <w:r>
              <w:t>debtor</w:t>
            </w:r>
            <w:ins w:author="Mikheil Kapanadze" w:date="2024-03-06T16:01:00Z" w:id="207">
              <w:r w:rsidR="007E49F4">
                <w:t xml:space="preserve"> -&gt; </w:t>
              </w:r>
            </w:ins>
            <w:del w:author="Mikheil Kapanadze" w:date="2024-03-06T16:01:00Z" w:id="208">
              <w:r w:rsidDel="007E49F4">
                <w:delText>Identification</w:delText>
              </w:r>
            </w:del>
            <w:ins w:author="Mikheil Kapanadze" w:date="2024-03-06T16:01:00Z" w:id="209">
              <w:r w:rsidR="007E49F4">
                <w:t>identification</w:t>
              </w:r>
            </w:ins>
            <w:r>
              <w:rPr>
                <w:lang w:val="ka-GE"/>
              </w:rPr>
              <w:t xml:space="preserve">-იდან (9 ან 11 ციფრი). ამისათვის </w:t>
            </w:r>
            <w:r>
              <w:t xml:space="preserve">partyIdentification </w:t>
            </w:r>
            <w:r>
              <w:rPr>
                <w:lang w:val="ka-GE"/>
              </w:rPr>
              <w:t xml:space="preserve">ობიექტიდან უნდა მოხდეს 9 ან 11 ციფრიანი კოდის ამოღება (ფორმატირების წესისათვის იხ. </w:t>
            </w:r>
            <w:r>
              <w:rPr>
                <w:lang w:val="ka-GE"/>
              </w:rPr>
              <w:fldChar w:fldCharType="begin"/>
            </w:r>
            <w:r>
              <w:rPr>
                <w:lang w:val="ka-GE"/>
              </w:rPr>
              <w:instrText xml:space="preserve"> REF _Ref72416516 \r \h </w:instrText>
            </w:r>
            <w:r w:rsidR="001147DE">
              <w:rPr>
                <w:lang w:val="ka-GE"/>
              </w:rPr>
              <w:instrText xml:space="preserve"> \* MERGEFORMAT </w:instrText>
            </w:r>
            <w:r>
              <w:rPr>
                <w:lang w:val="ka-GE"/>
              </w:rPr>
            </w:r>
            <w:r>
              <w:rPr>
                <w:lang w:val="ka-GE"/>
              </w:rPr>
              <w:fldChar w:fldCharType="separate"/>
            </w:r>
            <w:r w:rsidR="001147DE">
              <w:rPr>
                <w:lang w:val="ka-GE"/>
              </w:rPr>
              <w:t>6.6.1</w:t>
            </w:r>
            <w:r>
              <w:rPr>
                <w:lang w:val="ka-GE"/>
              </w:rPr>
              <w:fldChar w:fldCharType="end"/>
            </w:r>
            <w:r>
              <w:rPr>
                <w:lang w:val="ka-GE"/>
              </w:rPr>
              <w:t xml:space="preserve"> თავი)</w:t>
            </w:r>
          </w:p>
        </w:tc>
      </w:tr>
      <w:tr w:rsidR="00FB3A0F" w:rsidTr="00713433" w14:paraId="321B8FB7" w14:textId="77777777">
        <w:tc>
          <w:tcPr>
            <w:tcW w:w="1555" w:type="dxa"/>
          </w:tcPr>
          <w:p w:rsidR="00FB3A0F" w:rsidP="007C2A3F" w:rsidRDefault="00FB3A0F" w14:paraId="492ED433" w14:textId="77777777">
            <w:pPr>
              <w:rPr>
                <w:lang w:val="ka-GE"/>
              </w:rPr>
            </w:pPr>
            <w:r>
              <w:rPr>
                <w:lang w:val="ka-GE"/>
              </w:rPr>
              <w:t>3</w:t>
            </w:r>
          </w:p>
        </w:tc>
        <w:tc>
          <w:tcPr>
            <w:tcW w:w="7795" w:type="dxa"/>
          </w:tcPr>
          <w:p w:rsidRPr="00AD6C16" w:rsidR="00FB3A0F" w:rsidP="007C2A3F" w:rsidRDefault="00FB3A0F" w14:paraId="248F8CDC" w14:textId="32F3D655">
            <w:del w:author="Mikheil Kapanadze" w:date="2024-03-06T14:39:00Z" w:id="210">
              <w:r>
                <w:delText>debtorName</w:delText>
              </w:r>
            </w:del>
            <w:ins w:author="Mikheil Kapanadze" w:date="2024-03-06T14:39:00Z" w:id="211">
              <w:r w:rsidR="006844F7">
                <w:t>debtor -&gt; name</w:t>
              </w:r>
            </w:ins>
          </w:p>
        </w:tc>
      </w:tr>
    </w:tbl>
    <w:p w:rsidRPr="005013A9" w:rsidR="00FB3A0F" w:rsidP="00FB3A0F" w:rsidRDefault="00FB3A0F" w14:paraId="6665375F" w14:textId="77777777"/>
    <w:p w:rsidRPr="00A931F2" w:rsidR="00FB3A0F" w:rsidP="00FB3A0F" w:rsidRDefault="00FB3A0F" w14:paraId="540A13D3" w14:textId="77777777">
      <w:pPr>
        <w:rPr>
          <w:lang w:val="ka-GE"/>
        </w:rPr>
      </w:pPr>
      <w:r>
        <w:t xml:space="preserve">SWIFT, MT </w:t>
      </w:r>
      <w:r w:rsidRPr="0031531F">
        <w:rPr>
          <w:lang w:val="ka-GE"/>
        </w:rPr>
        <w:t xml:space="preserve">შეტყობინება - </w:t>
      </w:r>
      <w:r>
        <w:rPr>
          <w:lang w:val="ka-GE"/>
        </w:rPr>
        <w:t xml:space="preserve">თუ ანგარიში არის </w:t>
      </w:r>
      <w:r>
        <w:t>IBAN</w:t>
      </w:r>
      <w:r>
        <w:rPr>
          <w:lang w:val="ka-GE"/>
        </w:rPr>
        <w:t xml:space="preserve"> ფორმატისა, </w:t>
      </w:r>
      <w:r w:rsidRPr="0000345C">
        <w:rPr>
          <w:b/>
          <w:bCs/>
          <w:lang w:val="ka-GE"/>
        </w:rPr>
        <w:t>აუცილებელია</w:t>
      </w:r>
      <w:r>
        <w:rPr>
          <w:lang w:val="ka-GE"/>
        </w:rPr>
        <w:t xml:space="preserve"> ველი შეივსოს იმავე წესით, რითაც </w:t>
      </w:r>
      <w:r>
        <w:t>RTGS MT</w:t>
      </w:r>
      <w:r>
        <w:rPr>
          <w:lang w:val="ka-GE"/>
        </w:rPr>
        <w:t xml:space="preserve"> შეტყობინებაში. სხვა შემთხვევაში </w:t>
      </w:r>
      <w:r w:rsidRPr="0094159C">
        <w:rPr>
          <w:b/>
          <w:bCs/>
          <w:lang w:val="ka-GE"/>
        </w:rPr>
        <w:t>შესაძლოა</w:t>
      </w:r>
      <w:r>
        <w:rPr>
          <w:lang w:val="ka-GE"/>
        </w:rPr>
        <w:t xml:space="preserve"> ბანკმა შეტყობინება დააფორმატოს საკუთარი შეხედულებისამებრ.</w:t>
      </w:r>
    </w:p>
    <w:p w:rsidRPr="00D5202D" w:rsidR="00FB3A0F" w:rsidP="00C55348" w:rsidRDefault="00FB3A0F" w14:paraId="21A7571A" w14:textId="50EF353D">
      <w:pPr>
        <w:pStyle w:val="Heading4"/>
      </w:pPr>
      <w:r>
        <w:t>ultimateDebtor</w:t>
      </w:r>
      <w:ins w:author="Mikheil Kapanadze" w:date="2024-03-06T16:01:00Z" w:id="212">
        <w:r w:rsidR="008D237C">
          <w:t xml:space="preserve"> -&gt; name</w:t>
        </w:r>
      </w:ins>
      <w:r>
        <w:rPr>
          <w:lang w:val="ka-GE"/>
        </w:rPr>
        <w:t xml:space="preserve">, </w:t>
      </w:r>
      <w:r>
        <w:t>ultimateDebtor</w:t>
      </w:r>
      <w:ins w:author="Mikheil Kapanadze" w:date="2024-03-06T16:01:00Z" w:id="213">
        <w:r w:rsidR="008D237C">
          <w:t xml:space="preserve"> -&gt; </w:t>
        </w:r>
      </w:ins>
      <w:del w:author="Mikheil Kapanadze" w:date="2024-03-06T16:01:00Z" w:id="214">
        <w:r w:rsidDel="008D237C">
          <w:delText>Identification</w:delText>
        </w:r>
      </w:del>
      <w:ins w:author="Mikheil Kapanadze" w:date="2024-03-06T16:01:00Z" w:id="215">
        <w:r w:rsidR="008D237C">
          <w:t>identification</w:t>
        </w:r>
      </w:ins>
    </w:p>
    <w:p w:rsidR="00FB3A0F" w:rsidP="00FB3A0F" w:rsidRDefault="00FB3A0F" w14:paraId="2BC544EE" w14:textId="77777777">
      <w:pPr>
        <w:rPr>
          <w:lang w:val="ka-GE"/>
        </w:rPr>
      </w:pPr>
      <w:r w:rsidRPr="0031531F">
        <w:rPr>
          <w:b/>
          <w:bCs/>
          <w:lang w:val="ka-GE"/>
        </w:rPr>
        <w:t>აუცილებელია</w:t>
      </w:r>
      <w:r>
        <w:rPr>
          <w:lang w:val="ka-GE"/>
        </w:rPr>
        <w:t xml:space="preserve"> </w:t>
      </w:r>
      <w:r>
        <w:t>RTGS, MT</w:t>
      </w:r>
      <w:r w:rsidRPr="0031531F">
        <w:rPr>
          <w:lang w:val="ka-GE"/>
        </w:rPr>
        <w:t xml:space="preserve"> შეტყობინება</w:t>
      </w:r>
      <w:r>
        <w:rPr>
          <w:lang w:val="ka-GE"/>
        </w:rPr>
        <w:t>ში თარგმნისას</w:t>
      </w:r>
      <w:r>
        <w:t xml:space="preserve">, </w:t>
      </w:r>
      <w:r>
        <w:rPr>
          <w:lang w:val="ka-GE"/>
        </w:rPr>
        <w:t xml:space="preserve">როცა გადარიცხვა ხდება საქართველოს სახელმწიფო ხაზინაში, გამოყენებული იქნას </w:t>
      </w:r>
      <w:r w:rsidRPr="0031531F">
        <w:rPr>
          <w:lang w:val="ka-GE"/>
        </w:rPr>
        <w:t xml:space="preserve"> ველი ‘</w:t>
      </w:r>
      <w:r>
        <w:rPr>
          <w:lang w:val="ka-GE"/>
        </w:rPr>
        <w:t>72</w:t>
      </w:r>
      <w:r w:rsidRPr="0031531F">
        <w:rPr>
          <w:lang w:val="ka-GE"/>
        </w:rPr>
        <w:t>’</w:t>
      </w:r>
      <w:r>
        <w:rPr>
          <w:lang w:val="ka-GE"/>
        </w:rPr>
        <w:t>, შემდეგი წესით:</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5"/>
        <w:gridCol w:w="7795"/>
      </w:tblGrid>
      <w:tr w:rsidR="00FB3A0F" w:rsidTr="003A39AE" w14:paraId="09C6BD3E" w14:textId="77777777">
        <w:tc>
          <w:tcPr>
            <w:tcW w:w="1555" w:type="dxa"/>
            <w:shd w:val="clear" w:color="auto" w:fill="auto"/>
          </w:tcPr>
          <w:p w:rsidR="00FB3A0F" w:rsidP="007C2A3F" w:rsidRDefault="00FB3A0F" w14:paraId="49F2390D" w14:textId="77777777">
            <w:pPr>
              <w:rPr>
                <w:lang w:val="ka-GE"/>
              </w:rPr>
            </w:pPr>
            <w:r>
              <w:rPr>
                <w:lang w:val="ka-GE"/>
              </w:rPr>
              <w:t>სტრიქონი</w:t>
            </w:r>
          </w:p>
        </w:tc>
        <w:tc>
          <w:tcPr>
            <w:tcW w:w="7795" w:type="dxa"/>
            <w:shd w:val="clear" w:color="auto" w:fill="auto"/>
          </w:tcPr>
          <w:p w:rsidR="00FB3A0F" w:rsidP="007C2A3F" w:rsidRDefault="00FB3A0F" w14:paraId="6C837259" w14:textId="77777777">
            <w:pPr>
              <w:rPr>
                <w:lang w:val="ka-GE"/>
              </w:rPr>
            </w:pPr>
            <w:r>
              <w:rPr>
                <w:lang w:val="ka-GE"/>
              </w:rPr>
              <w:t>მნიშვნელობა</w:t>
            </w:r>
          </w:p>
        </w:tc>
      </w:tr>
      <w:tr w:rsidR="00FB3A0F" w:rsidTr="003A39AE" w14:paraId="478DA73F" w14:textId="77777777">
        <w:tc>
          <w:tcPr>
            <w:tcW w:w="1555" w:type="dxa"/>
          </w:tcPr>
          <w:p w:rsidRPr="00FD310E" w:rsidR="00FB3A0F" w:rsidP="007C2A3F" w:rsidRDefault="00FB3A0F" w14:paraId="28569F35" w14:textId="77777777">
            <w:r>
              <w:t>1</w:t>
            </w:r>
          </w:p>
        </w:tc>
        <w:tc>
          <w:tcPr>
            <w:tcW w:w="7795" w:type="dxa"/>
          </w:tcPr>
          <w:p w:rsidR="00FB3A0F" w:rsidP="007C2A3F" w:rsidRDefault="00FB3A0F" w14:paraId="1E268A20" w14:textId="2F48DDCB">
            <w:pPr>
              <w:rPr>
                <w:lang w:val="ka-GE"/>
              </w:rPr>
            </w:pPr>
            <w:r>
              <w:rPr>
                <w:lang w:val="ka-GE"/>
              </w:rPr>
              <w:t>‘/</w:t>
            </w:r>
            <w:r>
              <w:t>TIN/</w:t>
            </w:r>
            <w:r>
              <w:rPr>
                <w:lang w:val="ka-GE"/>
              </w:rPr>
              <w:t>’ რომელსაც მოჰყვება</w:t>
            </w:r>
            <w:r>
              <w:t xml:space="preserve"> </w:t>
            </w:r>
            <w:r>
              <w:rPr>
                <w:lang w:val="ka-GE"/>
              </w:rPr>
              <w:t xml:space="preserve">გადამხდელის კოდი </w:t>
            </w:r>
            <w:r>
              <w:t>ultimateDebtor</w:t>
            </w:r>
            <w:ins w:author="Mikheil Kapanadze" w:date="2024-03-06T16:02:00Z" w:id="216">
              <w:r w:rsidR="006E26B8">
                <w:t xml:space="preserve"> -&gt; </w:t>
              </w:r>
            </w:ins>
            <w:r>
              <w:t>Identification</w:t>
            </w:r>
            <w:r>
              <w:rPr>
                <w:lang w:val="ka-GE"/>
              </w:rPr>
              <w:t xml:space="preserve">-იდან (9 ან 11 ციფრი). ამისათვის </w:t>
            </w:r>
            <w:r>
              <w:t xml:space="preserve">partyIdentification </w:t>
            </w:r>
            <w:r>
              <w:rPr>
                <w:lang w:val="ka-GE"/>
              </w:rPr>
              <w:t xml:space="preserve">ობიექტიდან უნდა მოხდეს 9 ან 11 ციფრიანი კოდის ამოღება (ფორმატირების წესისათვის იხ. </w:t>
            </w:r>
            <w:r>
              <w:rPr>
                <w:lang w:val="ka-GE"/>
              </w:rPr>
              <w:fldChar w:fldCharType="begin"/>
            </w:r>
            <w:r>
              <w:rPr>
                <w:lang w:val="ka-GE"/>
              </w:rPr>
              <w:instrText xml:space="preserve"> REF _Ref72416516 \r \h </w:instrText>
            </w:r>
            <w:r w:rsidR="003A39AE">
              <w:rPr>
                <w:lang w:val="ka-GE"/>
              </w:rPr>
              <w:instrText xml:space="preserve"> \* MERGEFORMAT </w:instrText>
            </w:r>
            <w:r>
              <w:rPr>
                <w:lang w:val="ka-GE"/>
              </w:rPr>
            </w:r>
            <w:r>
              <w:rPr>
                <w:lang w:val="ka-GE"/>
              </w:rPr>
              <w:fldChar w:fldCharType="separate"/>
            </w:r>
            <w:r w:rsidR="003A39AE">
              <w:rPr>
                <w:lang w:val="ka-GE"/>
              </w:rPr>
              <w:t>7.6.1</w:t>
            </w:r>
            <w:r>
              <w:rPr>
                <w:lang w:val="ka-GE"/>
              </w:rPr>
              <w:fldChar w:fldCharType="end"/>
            </w:r>
            <w:r>
              <w:rPr>
                <w:lang w:val="ka-GE"/>
              </w:rPr>
              <w:t xml:space="preserve"> თავი)</w:t>
            </w:r>
          </w:p>
        </w:tc>
      </w:tr>
      <w:tr w:rsidR="00FB3A0F" w:rsidTr="003A39AE" w14:paraId="70AD61BB" w14:textId="77777777">
        <w:tc>
          <w:tcPr>
            <w:tcW w:w="1555" w:type="dxa"/>
          </w:tcPr>
          <w:p w:rsidRPr="00953909" w:rsidR="00FB3A0F" w:rsidP="007C2A3F" w:rsidRDefault="00FB3A0F" w14:paraId="2055E984" w14:textId="77777777">
            <w:r>
              <w:t>2</w:t>
            </w:r>
          </w:p>
        </w:tc>
        <w:tc>
          <w:tcPr>
            <w:tcW w:w="7795" w:type="dxa"/>
          </w:tcPr>
          <w:p w:rsidRPr="00F21C9D" w:rsidR="00FB3A0F" w:rsidP="007C2A3F" w:rsidRDefault="00FB3A0F" w14:paraId="1AEC2753" w14:textId="3982AFFB">
            <w:r>
              <w:t xml:space="preserve">‘/TPN/’ </w:t>
            </w:r>
            <w:r>
              <w:rPr>
                <w:lang w:val="ka-GE"/>
              </w:rPr>
              <w:t xml:space="preserve">რომელსაც მოჰყვება </w:t>
            </w:r>
            <w:r>
              <w:t>ultimateDebtor</w:t>
            </w:r>
            <w:ins w:author="Mikheil Kapanadze" w:date="2024-03-06T16:02:00Z" w:id="217">
              <w:r w:rsidR="006E26B8">
                <w:t xml:space="preserve"> - &gt; name</w:t>
              </w:r>
            </w:ins>
          </w:p>
        </w:tc>
      </w:tr>
    </w:tbl>
    <w:p w:rsidRPr="005013A9" w:rsidR="00FB3A0F" w:rsidP="00FB3A0F" w:rsidRDefault="00FB3A0F" w14:paraId="468B472F" w14:textId="77777777"/>
    <w:p w:rsidRPr="00A931F2" w:rsidR="00FB3A0F" w:rsidP="00FB3A0F" w:rsidRDefault="00FB3A0F" w14:paraId="6836A07A" w14:textId="77777777">
      <w:pPr>
        <w:rPr>
          <w:lang w:val="ka-GE"/>
        </w:rPr>
      </w:pPr>
      <w:r>
        <w:t xml:space="preserve">SWIFT, MT </w:t>
      </w:r>
      <w:r w:rsidRPr="0031531F">
        <w:rPr>
          <w:lang w:val="ka-GE"/>
        </w:rPr>
        <w:t>შეტყობინება</w:t>
      </w:r>
      <w:r>
        <w:rPr>
          <w:lang w:val="ka-GE"/>
        </w:rPr>
        <w:t xml:space="preserve">, ასევე </w:t>
      </w:r>
      <w:r>
        <w:t>RTGS MT</w:t>
      </w:r>
      <w:r>
        <w:rPr>
          <w:lang w:val="ka-GE"/>
        </w:rPr>
        <w:t xml:space="preserve"> როდესაც გადარიცხვა არ ხდება საქართველოს სახელმწიფო ხაზინაში</w:t>
      </w:r>
      <w:r>
        <w:t xml:space="preserve"> -</w:t>
      </w:r>
      <w:r w:rsidRPr="0031531F">
        <w:rPr>
          <w:lang w:val="ka-GE"/>
        </w:rPr>
        <w:t xml:space="preserve"> </w:t>
      </w:r>
      <w:r w:rsidRPr="0094159C">
        <w:rPr>
          <w:b/>
          <w:bCs/>
          <w:lang w:val="ka-GE"/>
        </w:rPr>
        <w:t>შესაძლოა</w:t>
      </w:r>
      <w:r>
        <w:rPr>
          <w:lang w:val="ka-GE"/>
        </w:rPr>
        <w:t xml:space="preserve"> ბანკმა შეტყობინება დააფორმატოს საკუთარი შეხედულებისამებრ.</w:t>
      </w:r>
    </w:p>
    <w:p w:rsidR="00FB3A0F" w:rsidP="00FB3A0F" w:rsidRDefault="00FB3A0F" w14:paraId="12B75053" w14:textId="77777777">
      <w:pPr>
        <w:jc w:val="both"/>
        <w:rPr>
          <w:lang w:val="ka-GE"/>
        </w:rPr>
      </w:pPr>
    </w:p>
    <w:p w:rsidR="00FB3A0F" w:rsidP="00C55348" w:rsidRDefault="00FB3A0F" w14:paraId="1D913820" w14:textId="77777777">
      <w:pPr>
        <w:pStyle w:val="Heading4"/>
      </w:pPr>
      <w:r>
        <w:t>instructedAmount, requestedExecutionDate</w:t>
      </w:r>
      <w:r w:rsidRPr="14674B7E">
        <w:rPr>
          <w:lang w:val="ka-GE"/>
        </w:rPr>
        <w:t>/</w:t>
      </w:r>
      <w:r>
        <w:t xml:space="preserve">requestedExecutionDateTime </w:t>
      </w:r>
    </w:p>
    <w:p w:rsidR="00D271CB" w:rsidP="00FB3A0F" w:rsidRDefault="009F05F3" w14:paraId="0E858164" w14:textId="77777777">
      <w:pPr>
        <w:jc w:val="both"/>
        <w:rPr>
          <w:lang w:val="ka-GE"/>
        </w:rPr>
      </w:pPr>
      <w:r w:rsidRPr="009F05F3">
        <w:rPr>
          <w:b/>
          <w:bCs/>
          <w:lang w:val="ka-GE"/>
        </w:rPr>
        <w:t>აუცილებელია</w:t>
      </w:r>
      <w:r>
        <w:rPr>
          <w:lang w:val="ka-GE"/>
        </w:rPr>
        <w:t xml:space="preserve"> </w:t>
      </w:r>
      <w:r w:rsidR="00FB3A0F">
        <w:t>RTGS MT</w:t>
      </w:r>
      <w:r w:rsidR="00FB3A0F">
        <w:rPr>
          <w:lang w:val="ka-GE"/>
        </w:rPr>
        <w:t xml:space="preserve"> შეტყობინებაში</w:t>
      </w:r>
      <w:r>
        <w:rPr>
          <w:lang w:val="ka-GE"/>
        </w:rPr>
        <w:t xml:space="preserve"> თარგმნისას</w:t>
      </w:r>
      <w:r w:rsidR="00FB3A0F">
        <w:rPr>
          <w:lang w:val="ka-GE"/>
        </w:rPr>
        <w:t xml:space="preserve"> ველი 32</w:t>
      </w:r>
      <w:r w:rsidR="00FB3A0F">
        <w:t>a</w:t>
      </w:r>
      <w:r>
        <w:rPr>
          <w:lang w:val="ka-GE"/>
        </w:rPr>
        <w:t>-ს გამოყენება</w:t>
      </w:r>
      <w:r w:rsidR="00B37D47">
        <w:rPr>
          <w:lang w:val="ka-GE"/>
        </w:rPr>
        <w:t xml:space="preserve">, </w:t>
      </w:r>
      <w:r>
        <w:rPr>
          <w:lang w:val="ka-GE"/>
        </w:rPr>
        <w:t>რომელშიც</w:t>
      </w:r>
      <w:r w:rsidR="00B37D47">
        <w:rPr>
          <w:lang w:val="ka-GE"/>
        </w:rPr>
        <w:t xml:space="preserve"> </w:t>
      </w:r>
      <w:r>
        <w:rPr>
          <w:lang w:val="ka-GE"/>
        </w:rPr>
        <w:t>ჩა</w:t>
      </w:r>
      <w:r w:rsidR="00B37D47">
        <w:rPr>
          <w:lang w:val="ka-GE"/>
        </w:rPr>
        <w:t xml:space="preserve">იწერება </w:t>
      </w:r>
      <w:r w:rsidR="0013429D">
        <w:rPr>
          <w:lang w:val="ka-GE"/>
        </w:rPr>
        <w:t>შესრულების თარიღი (</w:t>
      </w:r>
      <w:r w:rsidR="00B37D47">
        <w:rPr>
          <w:lang w:val="ka-GE"/>
        </w:rPr>
        <w:t>განისაზღვრება</w:t>
      </w:r>
      <w:r w:rsidR="00FB3A0F">
        <w:rPr>
          <w:lang w:val="ka-GE"/>
        </w:rPr>
        <w:t xml:space="preserve"> </w:t>
      </w:r>
      <w:r w:rsidRPr="003D015D" w:rsidR="00FB3A0F">
        <w:rPr>
          <w:lang w:val="ka-GE"/>
        </w:rPr>
        <w:t>requestedExecutionDate</w:t>
      </w:r>
      <w:r w:rsidR="00B37D47">
        <w:rPr>
          <w:lang w:val="ka-GE"/>
        </w:rPr>
        <w:t>/</w:t>
      </w:r>
      <w:r w:rsidRPr="003D015D" w:rsidR="00FB3A0F">
        <w:rPr>
          <w:lang w:val="ka-GE"/>
        </w:rPr>
        <w:t>requestedExecutionDateTime</w:t>
      </w:r>
      <w:r w:rsidR="00B37D47">
        <w:rPr>
          <w:lang w:val="ka-GE"/>
        </w:rPr>
        <w:t xml:space="preserve">-დან), ვალუტა და თანხა </w:t>
      </w:r>
      <w:r w:rsidR="00B37D47">
        <w:t>instructedAmount</w:t>
      </w:r>
      <w:r w:rsidR="00B37D47">
        <w:rPr>
          <w:lang w:val="ka-GE"/>
        </w:rPr>
        <w:t xml:space="preserve">-დან. </w:t>
      </w:r>
    </w:p>
    <w:p w:rsidRPr="00163239" w:rsidR="00FB3A0F" w:rsidP="00FB3A0F" w:rsidRDefault="00B37D47" w14:paraId="39EED1E9" w14:textId="707FF046">
      <w:pPr>
        <w:jc w:val="both"/>
        <w:rPr>
          <w:lang w:val="ka-GE"/>
        </w:rPr>
      </w:pPr>
      <w:r w:rsidRPr="00D271CB">
        <w:rPr>
          <w:b/>
          <w:bCs/>
          <w:i/>
          <w:iCs/>
          <w:u w:val="single"/>
          <w:lang w:val="ka-GE"/>
        </w:rPr>
        <w:t>მაგალითად</w:t>
      </w:r>
      <w:r>
        <w:rPr>
          <w:lang w:val="ka-GE"/>
        </w:rPr>
        <w:t xml:space="preserve"> </w:t>
      </w:r>
      <w:r w:rsidR="00D271CB">
        <w:rPr>
          <w:lang w:val="ka-GE"/>
        </w:rPr>
        <w:t xml:space="preserve">ველის მნიშვნელობა შეიძლება იყოს </w:t>
      </w:r>
      <w:r w:rsidRPr="50F4DC86" w:rsidR="00FB3A0F">
        <w:rPr>
          <w:lang w:val="ka-GE"/>
        </w:rPr>
        <w:t>981209USD1000</w:t>
      </w:r>
      <w:r w:rsidRPr="007A7FBB" w:rsidR="00FB3A0F">
        <w:rPr>
          <w:lang w:val="ka-GE"/>
        </w:rPr>
        <w:t>,00</w:t>
      </w:r>
      <w:r w:rsidR="00163239">
        <w:rPr>
          <w:lang w:val="ka-GE"/>
        </w:rPr>
        <w:t xml:space="preserve"> </w:t>
      </w:r>
      <w:r w:rsidR="00730D1F">
        <w:rPr>
          <w:lang w:val="ka-GE"/>
        </w:rPr>
        <w:t>როგორც ეს</w:t>
      </w:r>
      <w:r w:rsidR="00163239">
        <w:rPr>
          <w:lang w:val="ka-GE"/>
        </w:rPr>
        <w:t xml:space="preserve"> </w:t>
      </w:r>
      <w:r w:rsidR="00163239">
        <w:t>SWIFT</w:t>
      </w:r>
      <w:r w:rsidR="00163239">
        <w:rPr>
          <w:lang w:val="ka-GE"/>
        </w:rPr>
        <w:t>-ის წესებითაა განსაზღვრული</w:t>
      </w:r>
      <w:r w:rsidR="008611EE">
        <w:rPr>
          <w:lang w:val="ka-GE"/>
        </w:rPr>
        <w:t>.</w:t>
      </w:r>
    </w:p>
    <w:p w:rsidRPr="008A73EB" w:rsidR="00FB3A0F" w:rsidP="009133B9" w:rsidRDefault="009F05F3" w14:paraId="155E5926" w14:textId="05FFDB75">
      <w:pPr>
        <w:jc w:val="both"/>
        <w:rPr>
          <w:lang w:val="ka-GE"/>
        </w:rPr>
      </w:pPr>
      <w:r>
        <w:t>SWIFT MT</w:t>
      </w:r>
      <w:r>
        <w:rPr>
          <w:lang w:val="ka-GE"/>
        </w:rPr>
        <w:t xml:space="preserve"> შეტყობინებაში </w:t>
      </w:r>
      <w:r w:rsidRPr="009F05F3">
        <w:rPr>
          <w:b/>
          <w:bCs/>
          <w:lang w:val="ka-GE"/>
        </w:rPr>
        <w:t>შესაძლოა</w:t>
      </w:r>
      <w:r>
        <w:rPr>
          <w:lang w:val="ka-GE"/>
        </w:rPr>
        <w:t xml:space="preserve"> </w:t>
      </w:r>
      <w:r w:rsidR="008A73EB">
        <w:rPr>
          <w:lang w:val="ka-GE"/>
        </w:rPr>
        <w:t>32</w:t>
      </w:r>
      <w:r w:rsidR="008A73EB">
        <w:t>a</w:t>
      </w:r>
      <w:r w:rsidR="008A73EB">
        <w:rPr>
          <w:lang w:val="ka-GE"/>
        </w:rPr>
        <w:t xml:space="preserve">-ს ნაცვლად გამოყენებული </w:t>
      </w:r>
      <w:r>
        <w:rPr>
          <w:lang w:val="ka-GE"/>
        </w:rPr>
        <w:t xml:space="preserve">იქნას </w:t>
      </w:r>
      <w:r w:rsidR="00C76203">
        <w:rPr>
          <w:lang w:val="ka-GE"/>
        </w:rPr>
        <w:t>ველი 33</w:t>
      </w:r>
      <w:r w:rsidR="00C76203">
        <w:t>b</w:t>
      </w:r>
      <w:r w:rsidR="008A73EB">
        <w:rPr>
          <w:lang w:val="ka-GE"/>
        </w:rPr>
        <w:t>.</w:t>
      </w:r>
    </w:p>
    <w:p w:rsidR="009F05F3" w:rsidP="002742FD" w:rsidRDefault="00535738" w14:paraId="6B50E9F3" w14:textId="6D60C0DD">
      <w:pPr>
        <w:pStyle w:val="Heading4"/>
        <w:rPr>
          <w:lang w:val="ka-GE"/>
        </w:rPr>
      </w:pPr>
      <w:r w:rsidRPr="00535738">
        <w:rPr>
          <w:lang w:val="ka-GE"/>
        </w:rPr>
        <w:t>creditorAccount</w:t>
      </w:r>
      <w:r w:rsidR="002742FD">
        <w:rPr>
          <w:lang w:val="ka-GE"/>
        </w:rPr>
        <w:t xml:space="preserve">, </w:t>
      </w:r>
      <w:del w:author="Mikheil Kapanadze" w:date="2024-03-06T16:02:00Z" w:id="218">
        <w:r w:rsidRPr="002742FD" w:rsidDel="003407BC" w:rsidR="002742FD">
          <w:rPr>
            <w:lang w:val="ka-GE"/>
          </w:rPr>
          <w:delText>creditorName</w:delText>
        </w:r>
      </w:del>
      <w:ins w:author="Mikheil Kapanadze" w:date="2024-03-06T16:02:00Z" w:id="219">
        <w:r w:rsidRPr="002742FD" w:rsidR="003407BC">
          <w:rPr>
            <w:lang w:val="ka-GE"/>
          </w:rPr>
          <w:t>creditor</w:t>
        </w:r>
        <w:r w:rsidR="003407BC">
          <w:t xml:space="preserve"> -&gt; n</w:t>
        </w:r>
        <w:r w:rsidRPr="002742FD" w:rsidR="003407BC">
          <w:rPr>
            <w:lang w:val="ka-GE"/>
          </w:rPr>
          <w:t>ame</w:t>
        </w:r>
      </w:ins>
      <w:r w:rsidR="002742FD">
        <w:rPr>
          <w:lang w:val="ka-GE"/>
        </w:rPr>
        <w:t xml:space="preserve">, </w:t>
      </w:r>
      <w:r w:rsidRPr="002742FD" w:rsidR="002742FD">
        <w:rPr>
          <w:lang w:val="ka-GE"/>
        </w:rPr>
        <w:t>creditor</w:t>
      </w:r>
      <w:ins w:author="Mikheil Kapanadze" w:date="2024-03-06T16:02:00Z" w:id="220">
        <w:r w:rsidR="003407BC">
          <w:t xml:space="preserve"> -&gt; </w:t>
        </w:r>
      </w:ins>
      <w:del w:author="Mikheil Kapanadze" w:date="2024-03-06T16:02:00Z" w:id="221">
        <w:r w:rsidRPr="002742FD" w:rsidDel="003407BC" w:rsidR="002742FD">
          <w:rPr>
            <w:lang w:val="ka-GE"/>
          </w:rPr>
          <w:delText>Identification</w:delText>
        </w:r>
      </w:del>
      <w:ins w:author="Mikheil Kapanadze" w:date="2024-03-06T16:02:00Z" w:id="222">
        <w:r w:rsidR="003407BC">
          <w:t>i</w:t>
        </w:r>
        <w:r w:rsidRPr="002742FD" w:rsidR="003407BC">
          <w:rPr>
            <w:lang w:val="ka-GE"/>
          </w:rPr>
          <w:t>dentification</w:t>
        </w:r>
      </w:ins>
      <w:r w:rsidR="00F15A3D">
        <w:t>, creditor</w:t>
      </w:r>
      <w:ins w:author="Mikheil Kapanadze" w:date="2024-03-06T16:02:00Z" w:id="223">
        <w:r w:rsidR="003407BC">
          <w:t xml:space="preserve"> -&gt; </w:t>
        </w:r>
      </w:ins>
      <w:del w:author="Mikheil Kapanadze" w:date="2024-03-06T16:02:00Z" w:id="224">
        <w:r w:rsidDel="003407BC" w:rsidR="00F15A3D">
          <w:delText>Address</w:delText>
        </w:r>
      </w:del>
      <w:ins w:author="Mikheil Kapanadze" w:date="2024-03-06T16:02:00Z" w:id="225">
        <w:r w:rsidR="003407BC">
          <w:t>address</w:t>
        </w:r>
      </w:ins>
    </w:p>
    <w:p w:rsidR="002742FD" w:rsidP="002742FD" w:rsidRDefault="002742FD" w14:paraId="67DB5636" w14:textId="6C66424F">
      <w:pPr>
        <w:rPr>
          <w:lang w:val="ka-GE"/>
        </w:rPr>
      </w:pPr>
      <w:bookmarkStart w:name="_Hlk83732039" w:id="226"/>
      <w:r w:rsidRPr="0031531F">
        <w:rPr>
          <w:b/>
          <w:bCs/>
          <w:lang w:val="ka-GE"/>
        </w:rPr>
        <w:t>აუცილებელია</w:t>
      </w:r>
      <w:r>
        <w:rPr>
          <w:lang w:val="ka-GE"/>
        </w:rPr>
        <w:t xml:space="preserve"> </w:t>
      </w:r>
      <w:r>
        <w:t>RTGS, MT</w:t>
      </w:r>
      <w:r w:rsidRPr="0031531F">
        <w:rPr>
          <w:lang w:val="ka-GE"/>
        </w:rPr>
        <w:t xml:space="preserve"> შეტყობინება</w:t>
      </w:r>
      <w:r>
        <w:rPr>
          <w:lang w:val="ka-GE"/>
        </w:rPr>
        <w:t xml:space="preserve">ში თარგმნისას გამოყენებული იქნას </w:t>
      </w:r>
      <w:r w:rsidRPr="0031531F">
        <w:rPr>
          <w:lang w:val="ka-GE"/>
        </w:rPr>
        <w:t xml:space="preserve"> ველი ‘5</w:t>
      </w:r>
      <w:r>
        <w:t>9</w:t>
      </w:r>
      <w:r w:rsidRPr="0031531F">
        <w:rPr>
          <w:lang w:val="ka-GE"/>
        </w:rPr>
        <w:t>’</w:t>
      </w:r>
      <w:bookmarkEnd w:id="226"/>
      <w:r>
        <w:rPr>
          <w:lang w:val="ka-GE"/>
        </w:rPr>
        <w:t>, ოპციი</w:t>
      </w:r>
      <w:r w:rsidR="005D5229">
        <w:rPr>
          <w:lang w:val="ka-GE"/>
        </w:rPr>
        <w:t>ს გარეშე,</w:t>
      </w:r>
      <w:r>
        <w:rPr>
          <w:lang w:val="ka-GE"/>
        </w:rPr>
        <w:t xml:space="preserve"> შემდეგი წესით:</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5"/>
        <w:gridCol w:w="7795"/>
      </w:tblGrid>
      <w:tr w:rsidR="002742FD" w:rsidTr="00894EA0" w14:paraId="77DE6187" w14:textId="77777777">
        <w:tc>
          <w:tcPr>
            <w:tcW w:w="1555" w:type="dxa"/>
            <w:shd w:val="clear" w:color="auto" w:fill="auto"/>
          </w:tcPr>
          <w:p w:rsidR="002742FD" w:rsidP="007C2A3F" w:rsidRDefault="002742FD" w14:paraId="64874795" w14:textId="77777777">
            <w:pPr>
              <w:rPr>
                <w:lang w:val="ka-GE"/>
              </w:rPr>
            </w:pPr>
            <w:r>
              <w:rPr>
                <w:lang w:val="ka-GE"/>
              </w:rPr>
              <w:t>სტრიქონი</w:t>
            </w:r>
          </w:p>
        </w:tc>
        <w:tc>
          <w:tcPr>
            <w:tcW w:w="7795" w:type="dxa"/>
            <w:shd w:val="clear" w:color="auto" w:fill="auto"/>
          </w:tcPr>
          <w:p w:rsidR="002742FD" w:rsidP="007C2A3F" w:rsidRDefault="002742FD" w14:paraId="34D20389" w14:textId="77777777">
            <w:pPr>
              <w:rPr>
                <w:lang w:val="ka-GE"/>
              </w:rPr>
            </w:pPr>
            <w:r>
              <w:rPr>
                <w:lang w:val="ka-GE"/>
              </w:rPr>
              <w:t>მნიშვნელობა</w:t>
            </w:r>
          </w:p>
        </w:tc>
      </w:tr>
      <w:tr w:rsidR="002742FD" w:rsidTr="00894EA0" w14:paraId="3C88B7F0" w14:textId="77777777">
        <w:tc>
          <w:tcPr>
            <w:tcW w:w="1555" w:type="dxa"/>
          </w:tcPr>
          <w:p w:rsidR="002742FD" w:rsidP="007C2A3F" w:rsidRDefault="002742FD" w14:paraId="2950722E" w14:textId="77777777">
            <w:pPr>
              <w:rPr>
                <w:lang w:val="ka-GE"/>
              </w:rPr>
            </w:pPr>
            <w:r>
              <w:rPr>
                <w:lang w:val="ka-GE"/>
              </w:rPr>
              <w:t>1</w:t>
            </w:r>
          </w:p>
        </w:tc>
        <w:tc>
          <w:tcPr>
            <w:tcW w:w="7795" w:type="dxa"/>
          </w:tcPr>
          <w:p w:rsidRPr="005D5229" w:rsidR="002742FD" w:rsidP="007C2A3F" w:rsidRDefault="002742FD" w14:paraId="0E390530" w14:textId="5E5AD72B">
            <w:pPr>
              <w:rPr>
                <w:lang w:val="ka-GE"/>
              </w:rPr>
            </w:pPr>
            <w:r>
              <w:rPr>
                <w:lang w:val="ka-GE"/>
              </w:rPr>
              <w:t xml:space="preserve">‘/’ რომელსაც მოჰყვება </w:t>
            </w:r>
            <w:r>
              <w:t>creditorAccount</w:t>
            </w:r>
            <w:ins w:author="Mikheil Kapanadze" w:date="2024-03-06T16:08:00Z" w:id="227">
              <w:r w:rsidR="009D09D4">
                <w:t xml:space="preserve"> -&gt; </w:t>
              </w:r>
            </w:ins>
            <w:del w:author="Mikheil Kapanadze" w:date="2024-03-06T16:08:00Z" w:id="228">
              <w:r w:rsidDel="009D09D4">
                <w:delText>.</w:delText>
              </w:r>
            </w:del>
            <w:del w:author="Mikheil Kapanadze" w:date="2024-03-06T16:09:00Z" w:id="229">
              <w:r w:rsidDel="00D9218C">
                <w:delText>IBAN</w:delText>
              </w:r>
            </w:del>
            <w:ins w:author="Mikheil Kapanadze" w:date="2024-03-06T16:09:00Z" w:id="230">
              <w:r w:rsidR="00D9218C">
                <w:t>iban</w:t>
              </w:r>
            </w:ins>
            <w:r w:rsidR="005D5229">
              <w:rPr>
                <w:lang w:val="ka-GE"/>
              </w:rPr>
              <w:t xml:space="preserve"> ან </w:t>
            </w:r>
            <w:r w:rsidR="005D5229">
              <w:t>creditorAccount</w:t>
            </w:r>
            <w:ins w:author="Mikheil Kapanadze" w:date="2024-03-06T16:08:00Z" w:id="231">
              <w:r w:rsidR="009D09D4">
                <w:t xml:space="preserve"> -&gt; </w:t>
              </w:r>
            </w:ins>
            <w:del w:author="Mikheil Kapanadze" w:date="2024-03-06T16:08:00Z" w:id="232">
              <w:r w:rsidR="005D5229">
                <w:delText>.</w:delText>
              </w:r>
            </w:del>
            <w:r w:rsidR="005D5229">
              <w:t>other</w:t>
            </w:r>
            <w:ins w:author="Mikheil Kapanadze" w:date="2024-03-06T16:08:00Z" w:id="233">
              <w:r w:rsidR="009D09D4">
                <w:t xml:space="preserve"> -&gt; </w:t>
              </w:r>
            </w:ins>
            <w:del w:author="Mikheil Kapanadze" w:date="2024-03-06T16:08:00Z" w:id="234">
              <w:r w:rsidR="005D5229">
                <w:delText>.</w:delText>
              </w:r>
            </w:del>
            <w:r w:rsidR="005D5229">
              <w:t>identification (</w:t>
            </w:r>
            <w:r w:rsidR="005D5229">
              <w:rPr>
                <w:lang w:val="ka-GE"/>
              </w:rPr>
              <w:t xml:space="preserve">სახელმწიფო ხაზინაში გადარიცხვისას. იხ. </w:t>
            </w:r>
            <w:r w:rsidR="005D5229">
              <w:rPr>
                <w:lang w:val="ka-GE"/>
              </w:rPr>
              <w:fldChar w:fldCharType="begin"/>
            </w:r>
            <w:r w:rsidR="005D5229">
              <w:rPr>
                <w:lang w:val="ka-GE"/>
              </w:rPr>
              <w:instrText xml:space="preserve"> REF _Ref83729082 \r \h </w:instrText>
            </w:r>
            <w:r w:rsidR="00894EA0">
              <w:rPr>
                <w:lang w:val="ka-GE"/>
              </w:rPr>
              <w:instrText xml:space="preserve"> \* MERGEFORMAT </w:instrText>
            </w:r>
            <w:r w:rsidR="005D5229">
              <w:rPr>
                <w:lang w:val="ka-GE"/>
              </w:rPr>
            </w:r>
            <w:r w:rsidR="005D5229">
              <w:rPr>
                <w:lang w:val="ka-GE"/>
              </w:rPr>
              <w:fldChar w:fldCharType="separate"/>
            </w:r>
            <w:r w:rsidR="005D5229">
              <w:rPr>
                <w:lang w:val="ka-GE"/>
              </w:rPr>
              <w:t>7.6.2</w:t>
            </w:r>
            <w:r w:rsidR="005D5229">
              <w:rPr>
                <w:lang w:val="ka-GE"/>
              </w:rPr>
              <w:fldChar w:fldCharType="end"/>
            </w:r>
            <w:r w:rsidR="005D5229">
              <w:rPr>
                <w:lang w:val="ka-GE"/>
              </w:rPr>
              <w:t xml:space="preserve"> თავი)</w:t>
            </w:r>
          </w:p>
        </w:tc>
      </w:tr>
      <w:tr w:rsidR="002742FD" w:rsidTr="00894EA0" w14:paraId="13E20EA6" w14:textId="77777777">
        <w:tc>
          <w:tcPr>
            <w:tcW w:w="1555" w:type="dxa"/>
          </w:tcPr>
          <w:p w:rsidR="002742FD" w:rsidP="007C2A3F" w:rsidRDefault="002742FD" w14:paraId="64054030" w14:textId="77777777">
            <w:pPr>
              <w:rPr>
                <w:lang w:val="ka-GE"/>
              </w:rPr>
            </w:pPr>
            <w:r>
              <w:rPr>
                <w:lang w:val="ka-GE"/>
              </w:rPr>
              <w:t>2</w:t>
            </w:r>
          </w:p>
        </w:tc>
        <w:tc>
          <w:tcPr>
            <w:tcW w:w="7795" w:type="dxa"/>
          </w:tcPr>
          <w:p w:rsidR="002742FD" w:rsidP="007C2A3F" w:rsidRDefault="002742FD" w14:paraId="387C4EA6" w14:textId="11C5EE89">
            <w:pPr>
              <w:rPr>
                <w:lang w:val="ka-GE"/>
              </w:rPr>
            </w:pPr>
            <w:del w:author="Mikheil Kapanadze" w:date="2024-03-06T16:03:00Z" w:id="235">
              <w:r w:rsidDel="001C4F35">
                <w:rPr>
                  <w:lang w:val="ka-GE"/>
                </w:rPr>
                <w:delText xml:space="preserve">გადამხდელის </w:delText>
              </w:r>
            </w:del>
            <w:ins w:author="Mikheil Kapanadze" w:date="2024-03-06T16:03:00Z" w:id="236">
              <w:r w:rsidR="001C4F35">
                <w:rPr>
                  <w:lang w:val="ka-GE"/>
                </w:rPr>
                <w:t xml:space="preserve">მიმღების </w:t>
              </w:r>
            </w:ins>
            <w:r>
              <w:rPr>
                <w:lang w:val="ka-GE"/>
              </w:rPr>
              <w:t xml:space="preserve">კოდი </w:t>
            </w:r>
            <w:del w:author="Mikheil Kapanadze" w:date="2024-03-06T16:03:00Z" w:id="237">
              <w:r w:rsidDel="001C4F35">
                <w:delText>debtorIdentification</w:delText>
              </w:r>
            </w:del>
            <w:ins w:author="Mikheil Kapanadze" w:date="2024-03-06T16:03:00Z" w:id="238">
              <w:r w:rsidR="001C4F35">
                <w:t>creditor -&gt; identification</w:t>
              </w:r>
            </w:ins>
            <w:r>
              <w:rPr>
                <w:lang w:val="ka-GE"/>
              </w:rPr>
              <w:t xml:space="preserve">-იდან (9 ან 11 ციფრი). ამისათვის </w:t>
            </w:r>
            <w:r>
              <w:t xml:space="preserve">partyIdentification </w:t>
            </w:r>
            <w:r>
              <w:rPr>
                <w:lang w:val="ka-GE"/>
              </w:rPr>
              <w:t xml:space="preserve">ობიექტიდან უნდა მოხდეს 9 ან 11 ციფრიანი კოდის ამოღება (ფორმატირების წესისათვის იხ. </w:t>
            </w:r>
            <w:r>
              <w:rPr>
                <w:lang w:val="ka-GE"/>
              </w:rPr>
              <w:fldChar w:fldCharType="begin"/>
            </w:r>
            <w:r>
              <w:rPr>
                <w:lang w:val="ka-GE"/>
              </w:rPr>
              <w:instrText xml:space="preserve"> REF _Ref72416516 \r \h </w:instrText>
            </w:r>
            <w:r w:rsidR="00894EA0">
              <w:rPr>
                <w:lang w:val="ka-GE"/>
              </w:rPr>
              <w:instrText xml:space="preserve"> \* MERGEFORMAT </w:instrText>
            </w:r>
            <w:r>
              <w:rPr>
                <w:lang w:val="ka-GE"/>
              </w:rPr>
            </w:r>
            <w:r>
              <w:rPr>
                <w:lang w:val="ka-GE"/>
              </w:rPr>
              <w:fldChar w:fldCharType="separate"/>
            </w:r>
            <w:r>
              <w:rPr>
                <w:lang w:val="ka-GE"/>
              </w:rPr>
              <w:t>7.6.1</w:t>
            </w:r>
            <w:r>
              <w:rPr>
                <w:lang w:val="ka-GE"/>
              </w:rPr>
              <w:fldChar w:fldCharType="end"/>
            </w:r>
            <w:r>
              <w:rPr>
                <w:lang w:val="ka-GE"/>
              </w:rPr>
              <w:t xml:space="preserve"> თავი)</w:t>
            </w:r>
          </w:p>
        </w:tc>
      </w:tr>
      <w:tr w:rsidR="002742FD" w:rsidTr="00894EA0" w14:paraId="1EBD3045" w14:textId="77777777">
        <w:tc>
          <w:tcPr>
            <w:tcW w:w="1555" w:type="dxa"/>
          </w:tcPr>
          <w:p w:rsidR="002742FD" w:rsidP="007C2A3F" w:rsidRDefault="002742FD" w14:paraId="6258AFB3" w14:textId="77777777">
            <w:pPr>
              <w:rPr>
                <w:lang w:val="ka-GE"/>
              </w:rPr>
            </w:pPr>
            <w:r>
              <w:rPr>
                <w:lang w:val="ka-GE"/>
              </w:rPr>
              <w:t>3</w:t>
            </w:r>
          </w:p>
        </w:tc>
        <w:tc>
          <w:tcPr>
            <w:tcW w:w="7795" w:type="dxa"/>
          </w:tcPr>
          <w:p w:rsidRPr="00AD6C16" w:rsidR="002742FD" w:rsidP="007C2A3F" w:rsidRDefault="005D5229" w14:paraId="7F59451C" w14:textId="05D36353">
            <w:del w:author="Mikheil Kapanadze" w:date="2024-03-06T16:03:00Z" w:id="239">
              <w:r>
                <w:delText>creditor</w:delText>
              </w:r>
              <w:r w:rsidR="002742FD">
                <w:delText>Name</w:delText>
              </w:r>
            </w:del>
            <w:ins w:author="Mikheil Kapanadze" w:date="2024-03-06T16:03:00Z" w:id="240">
              <w:r w:rsidR="001C4F35">
                <w:t>creditor -&gt; name</w:t>
              </w:r>
            </w:ins>
          </w:p>
        </w:tc>
      </w:tr>
    </w:tbl>
    <w:p w:rsidRPr="005013A9" w:rsidR="002742FD" w:rsidP="002742FD" w:rsidRDefault="002742FD" w14:paraId="5AF18C86" w14:textId="77777777"/>
    <w:p w:rsidR="008B004D" w:rsidP="008B004D" w:rsidRDefault="008B004D" w14:paraId="473EC59E" w14:textId="6AF7EDB4">
      <w:pPr>
        <w:rPr>
          <w:lang w:val="ka-GE"/>
        </w:rPr>
      </w:pPr>
      <w:r w:rsidRPr="0031531F">
        <w:rPr>
          <w:b/>
          <w:bCs/>
          <w:lang w:val="ka-GE"/>
        </w:rPr>
        <w:t>აუცილებელია</w:t>
      </w:r>
      <w:r>
        <w:rPr>
          <w:lang w:val="ka-GE"/>
        </w:rPr>
        <w:t xml:space="preserve"> </w:t>
      </w:r>
      <w:r>
        <w:t>SWIFT MT</w:t>
      </w:r>
      <w:r w:rsidRPr="0031531F">
        <w:rPr>
          <w:lang w:val="ka-GE"/>
        </w:rPr>
        <w:t xml:space="preserve"> შეტყობინება</w:t>
      </w:r>
      <w:r>
        <w:rPr>
          <w:lang w:val="ka-GE"/>
        </w:rPr>
        <w:t xml:space="preserve">ში თარგმნისას გამოყენებული იქნას </w:t>
      </w:r>
      <w:r w:rsidRPr="0031531F">
        <w:rPr>
          <w:lang w:val="ka-GE"/>
        </w:rPr>
        <w:t xml:space="preserve"> ველი ‘5</w:t>
      </w:r>
      <w:r>
        <w:t>9</w:t>
      </w:r>
      <w:r w:rsidRPr="0031531F">
        <w:rPr>
          <w:lang w:val="ka-GE"/>
        </w:rPr>
        <w:t>’</w:t>
      </w:r>
      <w:r>
        <w:rPr>
          <w:lang w:val="ka-GE"/>
        </w:rPr>
        <w:t xml:space="preserve">, </w:t>
      </w:r>
      <w:r>
        <w:t>F</w:t>
      </w:r>
      <w:r>
        <w:rPr>
          <w:lang w:val="ka-GE"/>
        </w:rPr>
        <w:t xml:space="preserve"> ოპცით. თუ მიმღების ანგარიში </w:t>
      </w:r>
      <w:r>
        <w:t>IBAN</w:t>
      </w:r>
      <w:r>
        <w:rPr>
          <w:lang w:val="ka-GE"/>
        </w:rPr>
        <w:t xml:space="preserve"> ფორმატისაა, შევსება უნდა მოხდეს შემდეგი წესით:</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5"/>
        <w:gridCol w:w="7795"/>
      </w:tblGrid>
      <w:tr w:rsidR="008B004D" w:rsidTr="0038783C" w14:paraId="15DE5229" w14:textId="77777777">
        <w:tc>
          <w:tcPr>
            <w:tcW w:w="1555" w:type="dxa"/>
            <w:shd w:val="clear" w:color="auto" w:fill="A6A6A6" w:themeFill="background1" w:themeFillShade="A6"/>
          </w:tcPr>
          <w:p w:rsidR="008B004D" w:rsidP="007C2A3F" w:rsidRDefault="008B004D" w14:paraId="4E30111E" w14:textId="77777777">
            <w:pPr>
              <w:rPr>
                <w:lang w:val="ka-GE"/>
              </w:rPr>
            </w:pPr>
            <w:r>
              <w:rPr>
                <w:lang w:val="ka-GE"/>
              </w:rPr>
              <w:t>სტრიქონი</w:t>
            </w:r>
          </w:p>
        </w:tc>
        <w:tc>
          <w:tcPr>
            <w:tcW w:w="7795" w:type="dxa"/>
            <w:shd w:val="clear" w:color="auto" w:fill="A6A6A6" w:themeFill="background1" w:themeFillShade="A6"/>
          </w:tcPr>
          <w:p w:rsidR="008B004D" w:rsidP="007C2A3F" w:rsidRDefault="008B004D" w14:paraId="250D9A1F" w14:textId="77777777">
            <w:pPr>
              <w:rPr>
                <w:lang w:val="ka-GE"/>
              </w:rPr>
            </w:pPr>
            <w:r>
              <w:rPr>
                <w:lang w:val="ka-GE"/>
              </w:rPr>
              <w:t>მნიშვნელობა</w:t>
            </w:r>
          </w:p>
        </w:tc>
      </w:tr>
      <w:tr w:rsidR="008B004D" w:rsidTr="0038783C" w14:paraId="2A325D5E" w14:textId="77777777">
        <w:tc>
          <w:tcPr>
            <w:tcW w:w="1555" w:type="dxa"/>
          </w:tcPr>
          <w:p w:rsidR="008B004D" w:rsidP="007C2A3F" w:rsidRDefault="008B004D" w14:paraId="0D029988" w14:textId="77777777">
            <w:pPr>
              <w:rPr>
                <w:lang w:val="ka-GE"/>
              </w:rPr>
            </w:pPr>
            <w:r>
              <w:rPr>
                <w:lang w:val="ka-GE"/>
              </w:rPr>
              <w:t>1</w:t>
            </w:r>
          </w:p>
        </w:tc>
        <w:tc>
          <w:tcPr>
            <w:tcW w:w="7795" w:type="dxa"/>
          </w:tcPr>
          <w:p w:rsidRPr="005D5229" w:rsidR="008B004D" w:rsidP="007C2A3F" w:rsidRDefault="008B004D" w14:paraId="37C8B772" w14:textId="7C013F60">
            <w:pPr>
              <w:rPr>
                <w:lang w:val="ka-GE"/>
              </w:rPr>
            </w:pPr>
            <w:r>
              <w:rPr>
                <w:lang w:val="ka-GE"/>
              </w:rPr>
              <w:t xml:space="preserve">‘/’ რომელსაც მოჰყვება </w:t>
            </w:r>
            <w:r>
              <w:t>creditorAccount</w:t>
            </w:r>
            <w:ins w:author="Mikheil Kapanadze" w:date="2024-03-06T16:04:00Z" w:id="241">
              <w:r w:rsidR="008764DC">
                <w:t xml:space="preserve"> -&gt; </w:t>
              </w:r>
            </w:ins>
            <w:del w:author="Mikheil Kapanadze" w:date="2024-03-06T16:04:00Z" w:id="242">
              <w:r w:rsidDel="008764DC">
                <w:delText>.</w:delText>
              </w:r>
            </w:del>
            <w:del w:author="Mikheil Kapanadze" w:date="2024-03-06T16:09:00Z" w:id="243">
              <w:r w:rsidDel="00175013">
                <w:delText>IBAN</w:delText>
              </w:r>
            </w:del>
            <w:ins w:author="Mikheil Kapanadze" w:date="2024-03-06T16:09:00Z" w:id="244">
              <w:r w:rsidR="00175013">
                <w:t>iban</w:t>
              </w:r>
            </w:ins>
          </w:p>
        </w:tc>
      </w:tr>
      <w:tr w:rsidR="001D3009" w:rsidTr="0038783C" w14:paraId="747933FE" w14:textId="77777777">
        <w:tc>
          <w:tcPr>
            <w:tcW w:w="1555" w:type="dxa"/>
          </w:tcPr>
          <w:p w:rsidR="001D3009" w:rsidP="007C2A3F" w:rsidRDefault="001D3009" w14:paraId="6934A787" w14:textId="77777777">
            <w:pPr>
              <w:rPr>
                <w:lang w:val="ka-GE"/>
              </w:rPr>
            </w:pPr>
            <w:r>
              <w:rPr>
                <w:lang w:val="ka-GE"/>
              </w:rPr>
              <w:t>2</w:t>
            </w:r>
          </w:p>
        </w:tc>
        <w:tc>
          <w:tcPr>
            <w:tcW w:w="7795" w:type="dxa"/>
            <w:vMerge w:val="restart"/>
          </w:tcPr>
          <w:p w:rsidR="001D3009" w:rsidP="007C2A3F" w:rsidRDefault="001D3009" w14:paraId="4BBA854E" w14:textId="5F396D29">
            <w:pPr>
              <w:rPr>
                <w:lang w:val="ka-GE"/>
              </w:rPr>
            </w:pPr>
            <w:r>
              <w:rPr>
                <w:lang w:val="ka-GE"/>
              </w:rPr>
              <w:t xml:space="preserve">მნიშვნელობა უნდა აიწყოს </w:t>
            </w:r>
            <w:r>
              <w:t>creditor</w:t>
            </w:r>
            <w:ins w:author="Mikheil Kapanadze" w:date="2024-03-06T16:03:00Z" w:id="245">
              <w:r w:rsidR="003D7B50">
                <w:rPr>
                  <w:lang w:val="ka-GE"/>
                </w:rPr>
                <w:t xml:space="preserve"> -&gt; </w:t>
              </w:r>
            </w:ins>
            <w:del w:author="Mikheil Kapanadze" w:date="2024-03-06T16:03:00Z" w:id="246">
              <w:r w:rsidDel="003D7B50">
                <w:delText xml:space="preserve">Name </w:delText>
              </w:r>
            </w:del>
            <w:ins w:author="Mikheil Kapanadze" w:date="2024-03-06T16:03:00Z" w:id="247">
              <w:r w:rsidR="003D7B50">
                <w:t xml:space="preserve">name </w:t>
              </w:r>
            </w:ins>
            <w:r>
              <w:rPr>
                <w:lang w:val="ka-GE"/>
              </w:rPr>
              <w:t xml:space="preserve">და </w:t>
            </w:r>
            <w:r>
              <w:t>creditor</w:t>
            </w:r>
            <w:ins w:author="Mikheil Kapanadze" w:date="2024-03-06T16:03:00Z" w:id="248">
              <w:r w:rsidR="003D7B50">
                <w:t xml:space="preserve"> -&gt; </w:t>
              </w:r>
            </w:ins>
            <w:del w:author="Mikheil Kapanadze" w:date="2024-03-06T16:03:00Z" w:id="249">
              <w:r w:rsidDel="003D7B50">
                <w:delText>Address</w:delText>
              </w:r>
            </w:del>
            <w:ins w:author="Mikheil Kapanadze" w:date="2024-03-06T16:03:00Z" w:id="250">
              <w:r w:rsidR="003D7B50">
                <w:t>address</w:t>
              </w:r>
            </w:ins>
            <w:r>
              <w:rPr>
                <w:lang w:val="ka-GE"/>
              </w:rPr>
              <w:t>-დან</w:t>
            </w:r>
          </w:p>
          <w:p w:rsidR="001D3009" w:rsidP="007C2A3F" w:rsidRDefault="001D3009" w14:paraId="7D62DB8C" w14:textId="77777777">
            <w:pPr>
              <w:rPr>
                <w:lang w:val="ka-GE"/>
              </w:rPr>
            </w:pPr>
          </w:p>
          <w:p w:rsidRPr="001D3009" w:rsidR="001D3009" w:rsidP="007C2A3F" w:rsidRDefault="001D3009" w14:paraId="240BD1B8" w14:textId="7B74D273">
            <w:pPr>
              <w:rPr>
                <w:lang w:val="ka-GE"/>
              </w:rPr>
            </w:pPr>
          </w:p>
        </w:tc>
      </w:tr>
      <w:tr w:rsidR="001D3009" w:rsidTr="0038783C" w14:paraId="0EEAFDE7" w14:textId="77777777">
        <w:tc>
          <w:tcPr>
            <w:tcW w:w="1555" w:type="dxa"/>
          </w:tcPr>
          <w:p w:rsidR="001D3009" w:rsidP="007C2A3F" w:rsidRDefault="001D3009" w14:paraId="68CC814B" w14:textId="77777777">
            <w:pPr>
              <w:rPr>
                <w:lang w:val="ka-GE"/>
              </w:rPr>
            </w:pPr>
            <w:r>
              <w:rPr>
                <w:lang w:val="ka-GE"/>
              </w:rPr>
              <w:t>3</w:t>
            </w:r>
          </w:p>
        </w:tc>
        <w:tc>
          <w:tcPr>
            <w:tcW w:w="7795" w:type="dxa"/>
            <w:vMerge/>
          </w:tcPr>
          <w:p w:rsidRPr="00780814" w:rsidR="001D3009" w:rsidP="007C2A3F" w:rsidRDefault="001D3009" w14:paraId="08891B5A" w14:textId="17B7FE16">
            <w:pPr>
              <w:rPr>
                <w:lang w:val="ka-GE"/>
              </w:rPr>
            </w:pPr>
          </w:p>
        </w:tc>
      </w:tr>
      <w:tr w:rsidR="001D3009" w:rsidTr="0038783C" w14:paraId="04568E9C" w14:textId="77777777">
        <w:tc>
          <w:tcPr>
            <w:tcW w:w="1555" w:type="dxa"/>
          </w:tcPr>
          <w:p w:rsidRPr="00780814" w:rsidR="001D3009" w:rsidP="007C2A3F" w:rsidRDefault="001D3009" w14:paraId="4216DB86" w14:textId="540D1D20">
            <w:r>
              <w:t>4</w:t>
            </w:r>
          </w:p>
        </w:tc>
        <w:tc>
          <w:tcPr>
            <w:tcW w:w="7795" w:type="dxa"/>
            <w:vMerge/>
          </w:tcPr>
          <w:p w:rsidRPr="00780814" w:rsidR="001D3009" w:rsidP="007C2A3F" w:rsidRDefault="001D3009" w14:paraId="01F08CCF" w14:textId="41669A92">
            <w:pPr>
              <w:rPr>
                <w:lang w:val="ka-GE"/>
              </w:rPr>
            </w:pPr>
          </w:p>
        </w:tc>
      </w:tr>
      <w:tr w:rsidR="001D3009" w:rsidTr="0038783C" w14:paraId="54B79E5E" w14:textId="77777777">
        <w:tc>
          <w:tcPr>
            <w:tcW w:w="1555" w:type="dxa"/>
          </w:tcPr>
          <w:p w:rsidRPr="00780814" w:rsidR="001D3009" w:rsidP="007C2A3F" w:rsidRDefault="001D3009" w14:paraId="2C941917" w14:textId="7608198C">
            <w:pPr>
              <w:rPr>
                <w:lang w:val="ka-GE"/>
              </w:rPr>
            </w:pPr>
            <w:r>
              <w:rPr>
                <w:lang w:val="ka-GE"/>
              </w:rPr>
              <w:t>5</w:t>
            </w:r>
          </w:p>
        </w:tc>
        <w:tc>
          <w:tcPr>
            <w:tcW w:w="7795" w:type="dxa"/>
            <w:vMerge/>
          </w:tcPr>
          <w:p w:rsidRPr="00780814" w:rsidR="001D3009" w:rsidP="007C2A3F" w:rsidRDefault="001D3009" w14:paraId="4893447F" w14:textId="7C486209">
            <w:pPr>
              <w:rPr>
                <w:lang w:val="ka-GE"/>
              </w:rPr>
            </w:pPr>
          </w:p>
        </w:tc>
      </w:tr>
    </w:tbl>
    <w:p w:rsidR="008B004D" w:rsidP="008B004D" w:rsidRDefault="008B004D" w14:paraId="681B2EDA" w14:textId="01DEC817"/>
    <w:p w:rsidR="001D3009" w:rsidP="008B004D" w:rsidRDefault="004A12A7" w14:paraId="5AAECE81" w14:textId="2283B825">
      <w:pPr>
        <w:rPr>
          <w:lang w:val="ka-GE"/>
        </w:rPr>
      </w:pPr>
      <w:r>
        <w:t>C</w:t>
      </w:r>
      <w:r w:rsidR="001D3009">
        <w:t>reditor</w:t>
      </w:r>
      <w:ins w:author="Mikheil Kapanadze" w:date="2024-03-06T16:03:00Z" w:id="251">
        <w:r>
          <w:t xml:space="preserve"> -&gt; </w:t>
        </w:r>
      </w:ins>
      <w:del w:author="Mikheil Kapanadze" w:date="2024-03-06T16:03:00Z" w:id="252">
        <w:r w:rsidDel="004A12A7" w:rsidR="001D3009">
          <w:rPr>
            <w:lang w:val="ka-GE"/>
          </w:rPr>
          <w:delText>N</w:delText>
        </w:r>
        <w:r w:rsidDel="004A12A7" w:rsidR="001D3009">
          <w:delText xml:space="preserve">ame </w:delText>
        </w:r>
      </w:del>
      <w:ins w:author="Mikheil Kapanadze" w:date="2024-03-06T16:03:00Z" w:id="253">
        <w:r>
          <w:t xml:space="preserve">name </w:t>
        </w:r>
      </w:ins>
      <w:r w:rsidR="001D3009">
        <w:rPr>
          <w:lang w:val="ka-GE"/>
        </w:rPr>
        <w:t xml:space="preserve">და </w:t>
      </w:r>
      <w:r w:rsidR="001D3009">
        <w:t>creditor</w:t>
      </w:r>
      <w:ins w:author="Mikheil Kapanadze" w:date="2024-03-06T16:04:00Z" w:id="254">
        <w:r>
          <w:t xml:space="preserve"> -&gt; </w:t>
        </w:r>
      </w:ins>
      <w:del w:author="Mikheil Kapanadze" w:date="2024-03-06T16:04:00Z" w:id="255">
        <w:r w:rsidDel="004A12A7" w:rsidR="001D3009">
          <w:delText>Address</w:delText>
        </w:r>
      </w:del>
      <w:ins w:author="Mikheil Kapanadze" w:date="2024-03-06T16:04:00Z" w:id="256">
        <w:r>
          <w:t>address</w:t>
        </w:r>
      </w:ins>
      <w:r w:rsidR="001D3009">
        <w:rPr>
          <w:lang w:val="ka-GE"/>
        </w:rPr>
        <w:t>-იდან 59</w:t>
      </w:r>
      <w:r w:rsidR="001D3009">
        <w:t>F</w:t>
      </w:r>
      <w:r w:rsidR="001D3009">
        <w:rPr>
          <w:lang w:val="ka-GE"/>
        </w:rPr>
        <w:t xml:space="preserve"> ველის</w:t>
      </w:r>
      <w:r w:rsidR="001D3009">
        <w:t xml:space="preserve"> </w:t>
      </w:r>
      <w:r w:rsidR="001D3009">
        <w:rPr>
          <w:lang w:val="ka-GE"/>
        </w:rPr>
        <w:t xml:space="preserve">აწყობისას </w:t>
      </w:r>
      <w:r w:rsidRPr="001D3009" w:rsidR="001D3009">
        <w:rPr>
          <w:b/>
          <w:bCs/>
          <w:lang w:val="ka-GE"/>
        </w:rPr>
        <w:t>აუცილებელია</w:t>
      </w:r>
      <w:r w:rsidR="001D3009">
        <w:rPr>
          <w:lang w:val="ka-GE"/>
        </w:rPr>
        <w:t xml:space="preserve"> შემდეგი წესის გათვალისწინება, ქვემოთ მოცემული პრიორიტეტულობით:</w:t>
      </w:r>
    </w:p>
    <w:p w:rsidR="001D3009" w:rsidP="00746190" w:rsidRDefault="001D3009" w14:paraId="4FBE3B1A" w14:textId="63B61F28">
      <w:pPr>
        <w:numPr>
          <w:ilvl w:val="0"/>
          <w:numId w:val="44"/>
        </w:numPr>
        <w:rPr>
          <w:lang w:val="ka-GE"/>
        </w:rPr>
      </w:pPr>
      <w:r>
        <w:t>creditor</w:t>
      </w:r>
      <w:ins w:author="Mikheil Kapanadze" w:date="2024-03-06T16:04:00Z" w:id="257">
        <w:r w:rsidR="0042368C">
          <w:t xml:space="preserve"> </w:t>
        </w:r>
      </w:ins>
      <w:del w:author="Mikheil Kapanadze" w:date="2024-03-06T16:04:00Z" w:id="258">
        <w:r w:rsidDel="0042368C">
          <w:delText xml:space="preserve">Name </w:delText>
        </w:r>
      </w:del>
      <w:ins w:author="Mikheil Kapanadze" w:date="2024-03-06T16:04:00Z" w:id="259">
        <w:r w:rsidR="0042368C">
          <w:t>-&gt; name</w:t>
        </w:r>
        <w:r>
          <w:t xml:space="preserve"> </w:t>
        </w:r>
      </w:ins>
      <w:r>
        <w:rPr>
          <w:lang w:val="ka-GE"/>
        </w:rPr>
        <w:t xml:space="preserve">ჩაიწეროს სრულად (ციფრი ‘1’. </w:t>
      </w:r>
      <w:r w:rsidRPr="001D3009">
        <w:rPr>
          <w:b/>
          <w:bCs/>
          <w:lang w:val="ka-GE"/>
        </w:rPr>
        <w:t>შესაძლოა</w:t>
      </w:r>
      <w:r>
        <w:rPr>
          <w:lang w:val="ka-GE"/>
        </w:rPr>
        <w:t xml:space="preserve"> გრძელდებოდეს რამდენიმე სტრიქონზე)</w:t>
      </w:r>
    </w:p>
    <w:p w:rsidR="001D3009" w:rsidP="00746190" w:rsidRDefault="001D3009" w14:paraId="359CFDAF" w14:textId="316CADED">
      <w:pPr>
        <w:numPr>
          <w:ilvl w:val="0"/>
          <w:numId w:val="44"/>
        </w:numPr>
        <w:rPr>
          <w:lang w:val="ka-GE"/>
        </w:rPr>
      </w:pPr>
      <w:r>
        <w:t>creditorAddress</w:t>
      </w:r>
      <w:ins w:author="Mikheil Kapanadze" w:date="2024-03-06T16:04:00Z" w:id="260">
        <w:r w:rsidR="0042368C">
          <w:t xml:space="preserve"> -&gt; </w:t>
        </w:r>
      </w:ins>
      <w:del w:author="Mikheil Kapanadze" w:date="2024-03-06T16:04:00Z" w:id="261">
        <w:r>
          <w:delText>.</w:delText>
        </w:r>
      </w:del>
      <w:r>
        <w:t>country (</w:t>
      </w:r>
      <w:r>
        <w:rPr>
          <w:lang w:val="ka-GE"/>
        </w:rPr>
        <w:t xml:space="preserve">ქვეყნის კოდი) ჩაიწეროს სრულად, ასევე ჩაიწეროს </w:t>
      </w:r>
      <w:r>
        <w:t>creditorAddress</w:t>
      </w:r>
      <w:ins w:author="Mikheil Kapanadze" w:date="2024-03-06T16:04:00Z" w:id="262">
        <w:r w:rsidR="0042368C">
          <w:t xml:space="preserve"> -&gt; </w:t>
        </w:r>
      </w:ins>
      <w:del w:author="Mikheil Kapanadze" w:date="2024-03-06T16:04:00Z" w:id="263">
        <w:r>
          <w:delText>.</w:delText>
        </w:r>
      </w:del>
      <w:r>
        <w:t xml:space="preserve">townName, </w:t>
      </w:r>
      <w:r>
        <w:rPr>
          <w:lang w:val="ka-GE"/>
        </w:rPr>
        <w:t>თუ გადმოცემულია</w:t>
      </w:r>
      <w:r>
        <w:t xml:space="preserve"> </w:t>
      </w:r>
      <w:r>
        <w:rPr>
          <w:lang w:val="ka-GE"/>
        </w:rPr>
        <w:t xml:space="preserve">და </w:t>
      </w:r>
      <w:r>
        <w:t>creditorAddress</w:t>
      </w:r>
      <w:ins w:author="Mikheil Kapanadze" w:date="2024-03-06T16:04:00Z" w:id="264">
        <w:r w:rsidR="0042368C">
          <w:t xml:space="preserve"> -&gt; </w:t>
        </w:r>
      </w:ins>
      <w:del w:author="Mikheil Kapanadze" w:date="2024-03-06T16:04:00Z" w:id="265">
        <w:r>
          <w:delText>.</w:delText>
        </w:r>
      </w:del>
      <w:r>
        <w:t xml:space="preserve">postCode, </w:t>
      </w:r>
      <w:r>
        <w:rPr>
          <w:lang w:val="ka-GE"/>
        </w:rPr>
        <w:t xml:space="preserve">თუ გადმოცემულია (ციფრი ‘3’. </w:t>
      </w:r>
      <w:r w:rsidRPr="00446673">
        <w:rPr>
          <w:b/>
          <w:bCs/>
          <w:lang w:val="ka-GE"/>
        </w:rPr>
        <w:t>შესაძლოა</w:t>
      </w:r>
      <w:r>
        <w:rPr>
          <w:lang w:val="ka-GE"/>
        </w:rPr>
        <w:t xml:space="preserve"> გრძელდებოდეს რამდენიმე სტრიქონზე, თუ შესაძლებელია)</w:t>
      </w:r>
    </w:p>
    <w:p w:rsidR="001D3009" w:rsidP="00746190" w:rsidRDefault="001D3009" w14:paraId="0B712087" w14:textId="2CC48D50">
      <w:pPr>
        <w:numPr>
          <w:ilvl w:val="0"/>
          <w:numId w:val="44"/>
        </w:numPr>
        <w:rPr>
          <w:lang w:val="ka-GE"/>
        </w:rPr>
      </w:pPr>
      <w:r>
        <w:t>creditorAddress</w:t>
      </w:r>
      <w:del w:author="Mikheil Kapanadze" w:date="2024-03-06T16:04:00Z" w:id="266">
        <w:r>
          <w:delText>.</w:delText>
        </w:r>
      </w:del>
      <w:ins w:author="Mikheil Kapanadze" w:date="2024-03-06T16:04:00Z" w:id="267">
        <w:r w:rsidR="0042368C">
          <w:t xml:space="preserve"> -&gt; </w:t>
        </w:r>
      </w:ins>
      <w:r>
        <w:t xml:space="preserve">streetName, </w:t>
      </w:r>
      <w:r w:rsidR="00746190">
        <w:t>creditorAddress</w:t>
      </w:r>
      <w:del w:author="Mikheil Kapanadze" w:date="2024-03-06T16:04:00Z" w:id="268">
        <w:r w:rsidR="00746190">
          <w:delText>.</w:delText>
        </w:r>
      </w:del>
      <w:ins w:author="Mikheil Kapanadze" w:date="2024-03-06T16:04:00Z" w:id="269">
        <w:r w:rsidR="0042368C">
          <w:t xml:space="preserve"> -&gt;</w:t>
        </w:r>
      </w:ins>
      <w:r w:rsidR="00746190">
        <w:t xml:space="preserve">buildingNumber, </w:t>
      </w:r>
      <w:r w:rsidR="00746190">
        <w:rPr>
          <w:lang w:val="ka-GE"/>
        </w:rPr>
        <w:t>თუ სტრიქონები დარჩა (ციფრი ‘2’)</w:t>
      </w:r>
      <w:r w:rsidR="00135996">
        <w:rPr>
          <w:lang w:val="ka-GE"/>
        </w:rPr>
        <w:t xml:space="preserve">. </w:t>
      </w:r>
      <w:r w:rsidRPr="00135996" w:rsidR="00135996">
        <w:rPr>
          <w:b/>
          <w:bCs/>
          <w:lang w:val="ka-GE"/>
        </w:rPr>
        <w:t>შესაძლოა</w:t>
      </w:r>
      <w:r w:rsidR="00135996">
        <w:rPr>
          <w:lang w:val="ka-GE"/>
        </w:rPr>
        <w:t xml:space="preserve"> ზედმეტი სიგრძე მოიჭრას.</w:t>
      </w:r>
    </w:p>
    <w:p w:rsidRPr="001D3009" w:rsidR="001D3009" w:rsidP="00746190" w:rsidRDefault="001D3009" w14:paraId="3F100600" w14:textId="77777777">
      <w:pPr>
        <w:rPr>
          <w:lang w:val="ka-GE"/>
        </w:rPr>
      </w:pPr>
    </w:p>
    <w:p w:rsidR="002742FD" w:rsidP="009133B9" w:rsidRDefault="00446673" w14:paraId="4147BDA2" w14:textId="06334948">
      <w:pPr>
        <w:jc w:val="both"/>
        <w:rPr>
          <w:lang w:val="ka-GE"/>
        </w:rPr>
      </w:pPr>
      <w:r>
        <w:rPr>
          <w:lang w:val="ka-GE"/>
        </w:rPr>
        <w:t xml:space="preserve">მაგალითად: </w:t>
      </w:r>
    </w:p>
    <w:p w:rsidRPr="00446673" w:rsidR="00446673" w:rsidP="00446673" w:rsidRDefault="00446673" w14:paraId="1DD4F48E" w14:textId="282E4ED9">
      <w:pPr>
        <w:jc w:val="both"/>
        <w:rPr>
          <w:rFonts w:ascii="Courier New" w:hAnsi="Courier New" w:cs="Courier New"/>
          <w:sz w:val="20"/>
          <w:szCs w:val="20"/>
        </w:rPr>
      </w:pPr>
      <w:r w:rsidRPr="00446673">
        <w:rPr>
          <w:rFonts w:ascii="Courier New" w:hAnsi="Courier New" w:cs="Courier New"/>
          <w:sz w:val="20"/>
          <w:szCs w:val="20"/>
          <w:lang w:val="ka-GE"/>
        </w:rPr>
        <w:t>:59F:1/</w:t>
      </w:r>
      <w:r w:rsidRPr="00446673">
        <w:rPr>
          <w:rFonts w:ascii="Courier New" w:hAnsi="Courier New" w:cs="Courier New"/>
          <w:sz w:val="20"/>
          <w:szCs w:val="20"/>
        </w:rPr>
        <w:t>MIKHEIL KAPANADZE</w:t>
      </w:r>
    </w:p>
    <w:p w:rsidRPr="00446673" w:rsidR="00446673" w:rsidP="00446673" w:rsidRDefault="00446673" w14:paraId="0DB6AB34" w14:textId="43F18DBB">
      <w:pPr>
        <w:jc w:val="both"/>
        <w:rPr>
          <w:rFonts w:ascii="Courier New" w:hAnsi="Courier New" w:cs="Courier New"/>
          <w:sz w:val="20"/>
          <w:szCs w:val="20"/>
        </w:rPr>
      </w:pPr>
      <w:r w:rsidRPr="00446673">
        <w:rPr>
          <w:rFonts w:ascii="Courier New" w:hAnsi="Courier New" w:cs="Courier New"/>
          <w:sz w:val="20"/>
          <w:szCs w:val="20"/>
          <w:lang w:val="ka-GE"/>
        </w:rPr>
        <w:t>2/</w:t>
      </w:r>
      <w:r w:rsidRPr="00446673">
        <w:rPr>
          <w:rFonts w:ascii="Courier New" w:hAnsi="Courier New" w:cs="Courier New"/>
          <w:sz w:val="20"/>
          <w:szCs w:val="20"/>
        </w:rPr>
        <w:t>37-39 Merab Kostava Street</w:t>
      </w:r>
    </w:p>
    <w:p w:rsidRPr="00446673" w:rsidR="00446673" w:rsidP="00446673" w:rsidRDefault="00446673" w14:paraId="24D719C0" w14:textId="449F8406">
      <w:pPr>
        <w:jc w:val="both"/>
        <w:rPr>
          <w:rFonts w:ascii="Courier New" w:hAnsi="Courier New" w:cs="Courier New"/>
          <w:sz w:val="20"/>
          <w:szCs w:val="20"/>
        </w:rPr>
      </w:pPr>
      <w:r w:rsidRPr="00446673">
        <w:rPr>
          <w:rFonts w:ascii="Courier New" w:hAnsi="Courier New" w:cs="Courier New"/>
          <w:sz w:val="20"/>
          <w:szCs w:val="20"/>
        </w:rPr>
        <w:t>2/Grato Building</w:t>
      </w:r>
      <w:r>
        <w:rPr>
          <w:rFonts w:ascii="Courier New" w:hAnsi="Courier New" w:cs="Courier New"/>
          <w:sz w:val="20"/>
          <w:szCs w:val="20"/>
        </w:rPr>
        <w:t xml:space="preserve"> 8th Floor</w:t>
      </w:r>
      <w:r w:rsidRPr="00446673">
        <w:rPr>
          <w:rFonts w:ascii="Courier New" w:hAnsi="Courier New" w:cs="Courier New"/>
          <w:sz w:val="20"/>
          <w:szCs w:val="20"/>
        </w:rPr>
        <w:t xml:space="preserve"> </w:t>
      </w:r>
    </w:p>
    <w:p w:rsidRPr="00446673" w:rsidR="00446673" w:rsidP="00446673" w:rsidRDefault="00446673" w14:paraId="788EF61E" w14:textId="7C32FF0F">
      <w:pPr>
        <w:jc w:val="both"/>
        <w:rPr>
          <w:rFonts w:ascii="Courier New" w:hAnsi="Courier New" w:cs="Courier New"/>
          <w:sz w:val="20"/>
          <w:szCs w:val="20"/>
        </w:rPr>
      </w:pPr>
      <w:r w:rsidRPr="00446673">
        <w:rPr>
          <w:rFonts w:ascii="Courier New" w:hAnsi="Courier New" w:cs="Courier New"/>
          <w:sz w:val="20"/>
          <w:szCs w:val="20"/>
          <w:lang w:val="ka-GE"/>
        </w:rPr>
        <w:t>3/</w:t>
      </w:r>
      <w:r w:rsidRPr="00446673">
        <w:rPr>
          <w:rFonts w:ascii="Courier New" w:hAnsi="Courier New" w:cs="Courier New"/>
          <w:sz w:val="20"/>
          <w:szCs w:val="20"/>
        </w:rPr>
        <w:t>GE</w:t>
      </w:r>
      <w:r w:rsidRPr="00446673">
        <w:rPr>
          <w:rFonts w:ascii="Courier New" w:hAnsi="Courier New" w:cs="Courier New"/>
          <w:sz w:val="20"/>
          <w:szCs w:val="20"/>
          <w:lang w:val="ka-GE"/>
        </w:rPr>
        <w:t>/</w:t>
      </w:r>
      <w:r w:rsidRPr="00446673">
        <w:rPr>
          <w:rFonts w:ascii="Courier New" w:hAnsi="Courier New" w:cs="Courier New"/>
          <w:sz w:val="20"/>
          <w:szCs w:val="20"/>
        </w:rPr>
        <w:t>TBILISI 0179</w:t>
      </w:r>
    </w:p>
    <w:p w:rsidR="00793670" w:rsidP="009133B9" w:rsidRDefault="00793670" w14:paraId="630146A7" w14:textId="432C4A16">
      <w:pPr>
        <w:jc w:val="both"/>
        <w:rPr>
          <w:lang w:val="ka-GE"/>
        </w:rPr>
      </w:pPr>
    </w:p>
    <w:p w:rsidR="002C4677" w:rsidP="002C4677" w:rsidRDefault="002C4677" w14:paraId="152309DB" w14:textId="13A93FD8">
      <w:pPr>
        <w:pStyle w:val="Heading4"/>
        <w:rPr>
          <w:lang w:val="ka-GE"/>
        </w:rPr>
      </w:pPr>
      <w:r w:rsidRPr="002C4677">
        <w:rPr>
          <w:lang w:val="ka-GE"/>
        </w:rPr>
        <w:t>remittanceInformationUnstructured</w:t>
      </w:r>
      <w:del w:author="Mikheil Kapanadze" w:date="2024-03-06T16:05:00Z" w:id="270">
        <w:r>
          <w:delText>/</w:delText>
        </w:r>
        <w:r w:rsidRPr="002C4677">
          <w:rPr>
            <w:lang w:val="ka-GE"/>
          </w:rPr>
          <w:delText>remittanceInformationUnstructuredArray</w:delText>
        </w:r>
      </w:del>
      <w:r w:rsidR="00C2662C">
        <w:t>,</w:t>
      </w:r>
      <w:r>
        <w:rPr>
          <w:lang w:val="ka-GE"/>
        </w:rPr>
        <w:t xml:space="preserve"> </w:t>
      </w:r>
      <w:r>
        <w:t>additionalInformation</w:t>
      </w:r>
      <w:r w:rsidR="00C2662C">
        <w:rPr>
          <w:lang w:val="ka-GE"/>
        </w:rPr>
        <w:t xml:space="preserve"> და </w:t>
      </w:r>
      <w:r w:rsidR="00C2662C">
        <w:t>purposeCode</w:t>
      </w:r>
    </w:p>
    <w:p w:rsidR="002C4677" w:rsidP="009133B9" w:rsidRDefault="002C4677" w14:paraId="781FC88B" w14:textId="064BEF1A">
      <w:pPr>
        <w:jc w:val="both"/>
      </w:pPr>
      <w:r w:rsidRPr="0031531F">
        <w:rPr>
          <w:b/>
          <w:bCs/>
          <w:lang w:val="ka-GE"/>
        </w:rPr>
        <w:t>აუცილებელია</w:t>
      </w:r>
      <w:r>
        <w:rPr>
          <w:lang w:val="ka-GE"/>
        </w:rPr>
        <w:t xml:space="preserve"> </w:t>
      </w:r>
      <w:r>
        <w:t xml:space="preserve">RTGS MT </w:t>
      </w:r>
      <w:r>
        <w:rPr>
          <w:lang w:val="ka-GE"/>
        </w:rPr>
        <w:t xml:space="preserve">და </w:t>
      </w:r>
      <w:r>
        <w:t>SWIFT MT</w:t>
      </w:r>
      <w:r w:rsidRPr="0031531F">
        <w:rPr>
          <w:lang w:val="ka-GE"/>
        </w:rPr>
        <w:t xml:space="preserve"> შეტყობინება</w:t>
      </w:r>
      <w:r>
        <w:rPr>
          <w:lang w:val="ka-GE"/>
        </w:rPr>
        <w:t xml:space="preserve">ში თარგმნისას გამოყენებული იქნას </w:t>
      </w:r>
      <w:r w:rsidRPr="0031531F">
        <w:rPr>
          <w:lang w:val="ka-GE"/>
        </w:rPr>
        <w:t xml:space="preserve"> ველი ‘</w:t>
      </w:r>
      <w:r>
        <w:t>70</w:t>
      </w:r>
      <w:r w:rsidRPr="0031531F">
        <w:rPr>
          <w:lang w:val="ka-GE"/>
        </w:rPr>
        <w:t>’</w:t>
      </w:r>
      <w:r w:rsidR="10A518A6">
        <w:t>(Remittance Information).</w:t>
      </w:r>
      <w:r>
        <w:t xml:space="preserve"> </w:t>
      </w:r>
    </w:p>
    <w:p w:rsidR="00E370ED" w:rsidP="009133B9" w:rsidRDefault="002C4677" w14:paraId="24C5F387" w14:textId="77777777">
      <w:pPr>
        <w:jc w:val="both"/>
        <w:rPr>
          <w:lang w:val="ka-GE"/>
        </w:rPr>
      </w:pPr>
      <w:r w:rsidRPr="002C4677">
        <w:rPr>
          <w:b/>
          <w:bCs/>
          <w:lang w:val="ka-GE"/>
        </w:rPr>
        <w:t>აუცილებელია</w:t>
      </w:r>
      <w:r>
        <w:rPr>
          <w:lang w:val="ka-GE"/>
        </w:rPr>
        <w:t xml:space="preserve"> </w:t>
      </w:r>
      <w:r w:rsidRPr="002C4677">
        <w:rPr>
          <w:lang w:val="ka-GE"/>
        </w:rPr>
        <w:t>remittanceInformationUnstructured</w:t>
      </w:r>
      <w:del w:author="Mikheil Kapanadze" w:date="2024-03-06T16:05:00Z" w:id="271">
        <w:r w:rsidRPr="002C4677">
          <w:rPr>
            <w:lang w:val="ka-GE"/>
          </w:rPr>
          <w:delText>Array</w:delText>
        </w:r>
      </w:del>
      <w:r>
        <w:rPr>
          <w:lang w:val="ka-GE"/>
        </w:rPr>
        <w:t xml:space="preserve">-სგან აიწყოს მთლიანი სტრიქონი და მოიჭრას პირველი 140 სიმბოლო </w:t>
      </w:r>
      <w:r>
        <w:t>MT</w:t>
      </w:r>
      <w:r>
        <w:rPr>
          <w:lang w:val="ka-GE"/>
        </w:rPr>
        <w:t xml:space="preserve"> შეტყობინებაში ჩასაწერად. </w:t>
      </w:r>
    </w:p>
    <w:p w:rsidRPr="00C645CD" w:rsidR="002C4677" w:rsidP="009133B9" w:rsidRDefault="00A721C4" w14:paraId="7EE6D994" w14:textId="26839FD4">
      <w:pPr>
        <w:jc w:val="both"/>
        <w:rPr>
          <w:lang w:val="ka-GE"/>
        </w:rPr>
      </w:pPr>
      <w:r>
        <w:t>RTGS MT</w:t>
      </w:r>
      <w:r>
        <w:rPr>
          <w:lang w:val="ka-GE"/>
        </w:rPr>
        <w:t xml:space="preserve">-ს შემთხვევაში </w:t>
      </w:r>
      <w:r w:rsidRPr="002C4677" w:rsidR="002C4677">
        <w:rPr>
          <w:b/>
          <w:bCs/>
          <w:lang w:val="ka-GE"/>
        </w:rPr>
        <w:t>აუცილებელია</w:t>
      </w:r>
      <w:r w:rsidR="002C4677">
        <w:rPr>
          <w:lang w:val="ka-GE"/>
        </w:rPr>
        <w:t xml:space="preserve"> </w:t>
      </w:r>
      <w:r w:rsidRPr="002C4677">
        <w:rPr>
          <w:lang w:val="ka-GE"/>
        </w:rPr>
        <w:t>remittanceInformationUnstructured</w:t>
      </w:r>
      <w:del w:author="Mikheil Kapanadze" w:date="2024-03-06T16:05:00Z" w:id="272">
        <w:r w:rsidRPr="002C4677">
          <w:rPr>
            <w:lang w:val="ka-GE"/>
          </w:rPr>
          <w:delText>Array</w:delText>
        </w:r>
      </w:del>
      <w:r>
        <w:rPr>
          <w:lang w:val="ka-GE"/>
        </w:rPr>
        <w:t xml:space="preserve">-სგან </w:t>
      </w:r>
      <w:r w:rsidR="002C4677">
        <w:rPr>
          <w:lang w:val="ka-GE"/>
        </w:rPr>
        <w:t xml:space="preserve">დარჩენილი ინფორმაცია ჩაიწეროს  </w:t>
      </w:r>
      <w:r w:rsidR="008125D5">
        <w:t xml:space="preserve">77T </w:t>
      </w:r>
      <w:r w:rsidR="008125D5">
        <w:rPr>
          <w:lang w:val="ka-GE"/>
        </w:rPr>
        <w:t>ველში</w:t>
      </w:r>
      <w:r>
        <w:rPr>
          <w:lang w:val="ka-GE"/>
        </w:rPr>
        <w:t xml:space="preserve">, ხოლო </w:t>
      </w:r>
      <w:r>
        <w:t>SWIFT MT</w:t>
      </w:r>
      <w:r>
        <w:rPr>
          <w:lang w:val="ka-GE"/>
        </w:rPr>
        <w:t>-ს შემთხვევაში 72</w:t>
      </w:r>
      <w:r>
        <w:t>-</w:t>
      </w:r>
      <w:r>
        <w:rPr>
          <w:lang w:val="ka-GE"/>
        </w:rPr>
        <w:t>ე ველში</w:t>
      </w:r>
      <w:r w:rsidR="00C645CD">
        <w:rPr>
          <w:lang w:val="ka-GE"/>
        </w:rPr>
        <w:t xml:space="preserve">. </w:t>
      </w:r>
      <w:r w:rsidRPr="00C645CD" w:rsidR="00C645CD">
        <w:rPr>
          <w:b/>
          <w:bCs/>
          <w:lang w:val="ka-GE"/>
        </w:rPr>
        <w:t>შესაძლოა</w:t>
      </w:r>
      <w:r w:rsidR="00C645CD">
        <w:t xml:space="preserve"> </w:t>
      </w:r>
      <w:r w:rsidR="00C645CD">
        <w:rPr>
          <w:lang w:val="ka-GE"/>
        </w:rPr>
        <w:t>მნიშვნელობა მოიჭრას, შესაბამისი ველების სიგრძიდან გამომდინარე.</w:t>
      </w:r>
    </w:p>
    <w:p w:rsidRPr="006B06C0" w:rsidR="008125D5" w:rsidP="009133B9" w:rsidRDefault="006B06C0" w14:paraId="17C84DC2" w14:textId="34A78323">
      <w:pPr>
        <w:jc w:val="both"/>
        <w:rPr>
          <w:lang w:val="ka-GE"/>
        </w:rPr>
      </w:pPr>
      <w:r>
        <w:t>RTGS MT</w:t>
      </w:r>
      <w:r>
        <w:rPr>
          <w:lang w:val="ka-GE"/>
        </w:rPr>
        <w:t xml:space="preserve">-ს შემთხვევაში </w:t>
      </w:r>
      <w:r w:rsidRPr="008125D5" w:rsidR="008125D5">
        <w:rPr>
          <w:b/>
          <w:bCs/>
          <w:lang w:val="ka-GE"/>
        </w:rPr>
        <w:t>აუცილებელია</w:t>
      </w:r>
      <w:r w:rsidR="008125D5">
        <w:rPr>
          <w:lang w:val="ka-GE"/>
        </w:rPr>
        <w:t xml:space="preserve"> </w:t>
      </w:r>
      <w:r w:rsidR="008125D5">
        <w:t>additionalInformation</w:t>
      </w:r>
      <w:r w:rsidR="008125D5">
        <w:rPr>
          <w:lang w:val="ka-GE"/>
        </w:rPr>
        <w:t xml:space="preserve"> ჩაიწეროს 77</w:t>
      </w:r>
      <w:r w:rsidR="008125D5">
        <w:t xml:space="preserve">T </w:t>
      </w:r>
      <w:r w:rsidR="008125D5">
        <w:rPr>
          <w:lang w:val="ka-GE"/>
        </w:rPr>
        <w:t xml:space="preserve">ველში, </w:t>
      </w:r>
      <w:r w:rsidRPr="002C4677" w:rsidR="008125D5">
        <w:rPr>
          <w:lang w:val="ka-GE"/>
        </w:rPr>
        <w:t>remittanceInformationUnstructured</w:t>
      </w:r>
      <w:del w:author="Mikheil Kapanadze" w:date="2024-03-06T16:05:00Z" w:id="273">
        <w:r w:rsidRPr="002C4677" w:rsidR="008125D5">
          <w:rPr>
            <w:lang w:val="ka-GE"/>
          </w:rPr>
          <w:delText>Array</w:delText>
        </w:r>
      </w:del>
      <w:r w:rsidR="008125D5">
        <w:rPr>
          <w:lang w:val="ka-GE"/>
        </w:rPr>
        <w:t xml:space="preserve">-ს დარჩენილი ფრაგმენტის შემდეგ, </w:t>
      </w:r>
      <w:r>
        <w:rPr>
          <w:lang w:val="ka-GE"/>
        </w:rPr>
        <w:t xml:space="preserve">ხოლო </w:t>
      </w:r>
      <w:r>
        <w:t>SWIFT</w:t>
      </w:r>
      <w:r>
        <w:rPr>
          <w:lang w:val="ka-GE"/>
        </w:rPr>
        <w:t xml:space="preserve"> </w:t>
      </w:r>
      <w:r>
        <w:t>MT</w:t>
      </w:r>
      <w:r>
        <w:rPr>
          <w:lang w:val="ka-GE"/>
        </w:rPr>
        <w:t>-ს შემთხვევაში - 72-ე ველში.</w:t>
      </w:r>
      <w:r w:rsidR="003C1511">
        <w:rPr>
          <w:lang w:val="ka-GE"/>
        </w:rPr>
        <w:t xml:space="preserve"> </w:t>
      </w:r>
      <w:r w:rsidRPr="00C645CD" w:rsidR="003C1511">
        <w:rPr>
          <w:b/>
          <w:bCs/>
          <w:lang w:val="ka-GE"/>
        </w:rPr>
        <w:t>შესაძლოა</w:t>
      </w:r>
      <w:r w:rsidR="003C1511">
        <w:t xml:space="preserve"> </w:t>
      </w:r>
      <w:r w:rsidR="003C1511">
        <w:rPr>
          <w:lang w:val="ka-GE"/>
        </w:rPr>
        <w:t>მნიშვნელობა მოიჭრას, შესაბამისი ველების სიგრძიდან გამომდინარე.</w:t>
      </w:r>
    </w:p>
    <w:p w:rsidRPr="00C52232" w:rsidR="008471E1" w:rsidP="009133B9" w:rsidRDefault="008471E1" w14:paraId="395A52FD" w14:textId="6671C4B8">
      <w:pPr>
        <w:jc w:val="both"/>
        <w:rPr>
          <w:lang w:val="ka-GE"/>
        </w:rPr>
      </w:pPr>
      <w:r>
        <w:rPr>
          <w:lang w:val="ka-GE"/>
        </w:rPr>
        <w:t xml:space="preserve">თუ </w:t>
      </w:r>
      <w:r w:rsidR="003C1511">
        <w:rPr>
          <w:lang w:val="ka-GE"/>
        </w:rPr>
        <w:t xml:space="preserve">გადმოცემულია </w:t>
      </w:r>
      <w:r>
        <w:t xml:space="preserve">purposeCode </w:t>
      </w:r>
      <w:r w:rsidR="003C1511">
        <w:rPr>
          <w:lang w:val="ka-GE"/>
        </w:rPr>
        <w:t xml:space="preserve">და არ არის გადმოცემული </w:t>
      </w:r>
      <w:r w:rsidR="003C1511">
        <w:t>additionalInformation</w:t>
      </w:r>
      <w:r>
        <w:rPr>
          <w:lang w:val="ka-GE"/>
        </w:rPr>
        <w:t xml:space="preserve">, </w:t>
      </w:r>
      <w:r w:rsidRPr="009C4CB3" w:rsidR="007606E7">
        <w:rPr>
          <w:b/>
          <w:bCs/>
          <w:lang w:val="ka-GE"/>
        </w:rPr>
        <w:t>აუცილებელია</w:t>
      </w:r>
      <w:r w:rsidR="007606E7">
        <w:rPr>
          <w:lang w:val="ka-GE"/>
        </w:rPr>
        <w:t xml:space="preserve"> </w:t>
      </w:r>
      <w:r w:rsidRPr="34750659" w:rsidR="007606E7">
        <w:rPr>
          <w:lang w:val="ka-GE"/>
        </w:rPr>
        <w:t xml:space="preserve"> </w:t>
      </w:r>
      <w:r w:rsidRPr="34750659" w:rsidR="00C52232">
        <w:rPr>
          <w:lang w:val="ka-GE"/>
        </w:rPr>
        <w:t xml:space="preserve">შეტყობინებაში </w:t>
      </w:r>
      <w:r w:rsidRPr="34750659" w:rsidR="7EE88267">
        <w:rPr>
          <w:lang w:val="ka-GE"/>
        </w:rPr>
        <w:t>ეს</w:t>
      </w:r>
      <w:r w:rsidR="00C52232">
        <w:rPr>
          <w:lang w:val="ka-GE"/>
        </w:rPr>
        <w:t xml:space="preserve"> </w:t>
      </w:r>
      <w:r w:rsidR="007606E7">
        <w:rPr>
          <w:lang w:val="ka-GE"/>
        </w:rPr>
        <w:t>კოდი</w:t>
      </w:r>
      <w:r w:rsidR="00DC2DB1">
        <w:rPr>
          <w:lang w:val="ka-GE"/>
        </w:rPr>
        <w:t xml:space="preserve"> </w:t>
      </w:r>
      <w:r w:rsidR="00C52232">
        <w:rPr>
          <w:lang w:val="ka-GE"/>
        </w:rPr>
        <w:t xml:space="preserve">იყოს განხილული </w:t>
      </w:r>
      <w:r w:rsidR="00C52232">
        <w:t>additionalInformation</w:t>
      </w:r>
      <w:r w:rsidR="00C52232">
        <w:rPr>
          <w:lang w:val="ka-GE"/>
        </w:rPr>
        <w:t xml:space="preserve">-ის დატვირთვის მატარებლად, ხოლო თუ გადმოცემულია ორივე მათგანი, </w:t>
      </w:r>
      <w:r w:rsidRPr="00537664" w:rsidR="00537664">
        <w:rPr>
          <w:b/>
          <w:bCs/>
          <w:lang w:val="ka-GE"/>
        </w:rPr>
        <w:t>აუცილებელია</w:t>
      </w:r>
      <w:r w:rsidR="00537664">
        <w:rPr>
          <w:lang w:val="ka-GE"/>
        </w:rPr>
        <w:t xml:space="preserve"> </w:t>
      </w:r>
      <w:r w:rsidR="00537664">
        <w:t>purposeCode</w:t>
      </w:r>
      <w:r w:rsidR="00537664">
        <w:rPr>
          <w:lang w:val="ka-GE"/>
        </w:rPr>
        <w:t xml:space="preserve"> მიეწეროს ბოლოში (საჭიროებისამებრ, </w:t>
      </w:r>
      <w:r w:rsidR="00537664">
        <w:t>additionalInformation</w:t>
      </w:r>
      <w:r w:rsidR="00537664">
        <w:rPr>
          <w:lang w:val="ka-GE"/>
        </w:rPr>
        <w:t>-ის მოჭრის ხარჯზე)</w:t>
      </w:r>
      <w:r w:rsidR="00C52232">
        <w:rPr>
          <w:lang w:val="ka-GE"/>
        </w:rPr>
        <w:t>.</w:t>
      </w:r>
    </w:p>
    <w:p w:rsidR="00EC4436" w:rsidP="009133B9" w:rsidRDefault="00EC4436" w14:paraId="41B5A7E4" w14:textId="1AD8FD6A">
      <w:pPr>
        <w:jc w:val="both"/>
        <w:rPr>
          <w:lang w:val="ka-GE"/>
        </w:rPr>
      </w:pPr>
    </w:p>
    <w:p w:rsidR="009A7F02" w:rsidP="005B3807" w:rsidRDefault="005B3807" w14:paraId="117E9C35" w14:textId="263757D9">
      <w:pPr>
        <w:pStyle w:val="Heading4"/>
      </w:pPr>
      <w:r w:rsidRPr="005B3807">
        <w:t>chargeBearer</w:t>
      </w:r>
    </w:p>
    <w:p w:rsidRPr="004F46BB" w:rsidR="0003129C" w:rsidP="004F46BB" w:rsidRDefault="0003129C" w14:paraId="3431DBB3" w14:textId="675B65A2">
      <w:pPr>
        <w:jc w:val="both"/>
      </w:pPr>
      <w:r>
        <w:t>RTGS MT</w:t>
      </w:r>
      <w:r>
        <w:rPr>
          <w:lang w:val="ka-GE"/>
        </w:rPr>
        <w:t xml:space="preserve">-ს შემთხვევაში, თუ ეს ველი გადმოცემულია, მასში დასაშვებია მხოლოდ </w:t>
      </w:r>
      <w:r>
        <w:t>OUR</w:t>
      </w:r>
      <w:r>
        <w:rPr>
          <w:lang w:val="ka-GE"/>
        </w:rPr>
        <w:t xml:space="preserve"> მნიშვნელობა. აუცილებელია, სხვა ყველა შემთხვევაში გადახდის </w:t>
      </w:r>
      <w:r w:rsidR="00064D1F">
        <w:rPr>
          <w:lang w:val="ka-GE"/>
        </w:rPr>
        <w:t>ინიციირებ</w:t>
      </w:r>
      <w:r>
        <w:rPr>
          <w:lang w:val="ka-GE"/>
        </w:rPr>
        <w:t>ა დ</w:t>
      </w:r>
      <w:r w:rsidR="004F46BB">
        <w:rPr>
          <w:lang w:val="ka-GE"/>
        </w:rPr>
        <w:t xml:space="preserve">ასრულდეს შეცდომით </w:t>
      </w:r>
      <w:r w:rsidR="004F46BB">
        <w:t>FORMAT_ERROR.</w:t>
      </w:r>
    </w:p>
    <w:p w:rsidR="00565729" w:rsidP="004F46BB" w:rsidRDefault="005B3807" w14:paraId="515FD6F9" w14:textId="77777777">
      <w:pPr>
        <w:jc w:val="both"/>
        <w:rPr>
          <w:lang w:val="ka-GE"/>
        </w:rPr>
      </w:pPr>
      <w:r>
        <w:t>SWIFT MT</w:t>
      </w:r>
      <w:r>
        <w:rPr>
          <w:lang w:val="ka-GE"/>
        </w:rPr>
        <w:t>-ს შემთხვევაში აუცილებელია აღნიშნული ველი</w:t>
      </w:r>
      <w:r w:rsidR="00AC2F2A">
        <w:rPr>
          <w:lang w:val="ka-GE"/>
        </w:rPr>
        <w:t xml:space="preserve">ს მნიშვნელობა ჩაიწეროს </w:t>
      </w:r>
      <w:r w:rsidR="001B7CD8">
        <w:rPr>
          <w:lang w:val="ka-GE"/>
        </w:rPr>
        <w:t>71</w:t>
      </w:r>
      <w:r w:rsidR="001B7CD8">
        <w:t xml:space="preserve">A </w:t>
      </w:r>
      <w:r w:rsidR="001B7CD8">
        <w:rPr>
          <w:lang w:val="ka-GE"/>
        </w:rPr>
        <w:t>ველში</w:t>
      </w:r>
      <w:r w:rsidR="00565729">
        <w:rPr>
          <w:lang w:val="ka-GE"/>
        </w:rPr>
        <w:t>, შემდეგი პრინციპით:</w:t>
      </w:r>
    </w:p>
    <w:p w:rsidRPr="00A34914" w:rsidR="00446673" w:rsidP="00565729" w:rsidRDefault="00A34914" w14:paraId="07774801" w14:textId="13E6CD71">
      <w:pPr>
        <w:numPr>
          <w:ilvl w:val="0"/>
          <w:numId w:val="45"/>
        </w:numPr>
        <w:jc w:val="both"/>
        <w:rPr>
          <w:lang w:val="ka-GE"/>
        </w:rPr>
      </w:pPr>
      <w:r w:rsidRPr="00A34914">
        <w:rPr>
          <w:lang w:val="ka-GE"/>
        </w:rPr>
        <w:t>DEBT</w:t>
      </w:r>
      <w:r>
        <w:t xml:space="preserve"> -&gt; </w:t>
      </w:r>
      <w:r w:rsidR="00AD69DF">
        <w:t>OUR</w:t>
      </w:r>
    </w:p>
    <w:p w:rsidRPr="00AD69DF" w:rsidR="00A34914" w:rsidP="00565729" w:rsidRDefault="00AD69DF" w14:paraId="67A0DCD7" w14:textId="6CC30929">
      <w:pPr>
        <w:numPr>
          <w:ilvl w:val="0"/>
          <w:numId w:val="45"/>
        </w:numPr>
        <w:jc w:val="both"/>
        <w:rPr>
          <w:lang w:val="ka-GE"/>
        </w:rPr>
      </w:pPr>
      <w:r>
        <w:t>CRED -&gt; BEN</w:t>
      </w:r>
    </w:p>
    <w:p w:rsidRPr="00AD69DF" w:rsidR="00AD69DF" w:rsidP="00565729" w:rsidRDefault="00AD69DF" w14:paraId="114348C2" w14:textId="11EBB08D">
      <w:pPr>
        <w:numPr>
          <w:ilvl w:val="0"/>
          <w:numId w:val="45"/>
        </w:numPr>
        <w:jc w:val="both"/>
        <w:rPr>
          <w:lang w:val="ka-GE"/>
        </w:rPr>
      </w:pPr>
      <w:r>
        <w:t>SHAR -&gt; SHA</w:t>
      </w:r>
    </w:p>
    <w:p w:rsidRPr="00565729" w:rsidR="00AD69DF" w:rsidP="00565729" w:rsidRDefault="00AD69DF" w14:paraId="19E0BD35" w14:textId="7477377D">
      <w:pPr>
        <w:numPr>
          <w:ilvl w:val="0"/>
          <w:numId w:val="45"/>
        </w:numPr>
        <w:jc w:val="both"/>
        <w:rPr>
          <w:ins w:author="Mikheil Kapanadze" w:date="2024-03-06T16:37:00Z" w:id="274"/>
          <w:lang w:val="ka-GE"/>
        </w:rPr>
      </w:pPr>
      <w:r>
        <w:t xml:space="preserve">SLEV </w:t>
      </w:r>
      <w:r w:rsidR="00D9411A">
        <w:t xml:space="preserve">– </w:t>
      </w:r>
      <w:r w:rsidR="00D9411A">
        <w:rPr>
          <w:lang w:val="ka-GE"/>
        </w:rPr>
        <w:t xml:space="preserve">არ გამოიყენება, </w:t>
      </w:r>
      <w:r w:rsidRPr="007411D0" w:rsidR="007411D0">
        <w:rPr>
          <w:b/>
          <w:bCs/>
          <w:lang w:val="ka-GE"/>
        </w:rPr>
        <w:t>აუცილებელია</w:t>
      </w:r>
      <w:r w:rsidR="00D9411A">
        <w:rPr>
          <w:lang w:val="ka-GE"/>
        </w:rPr>
        <w:t xml:space="preserve"> დასრულდეს </w:t>
      </w:r>
      <w:r w:rsidR="0003129C">
        <w:t>PAYMENT_FAILED</w:t>
      </w:r>
      <w:r w:rsidR="0003129C">
        <w:rPr>
          <w:lang w:val="ka-GE"/>
        </w:rPr>
        <w:t xml:space="preserve"> შეცდომით</w:t>
      </w:r>
      <w:r w:rsidR="009B2686">
        <w:rPr>
          <w:lang w:val="ka-GE"/>
        </w:rPr>
        <w:t xml:space="preserve"> (იხ. </w:t>
      </w:r>
      <w:r w:rsidR="009B2686">
        <w:rPr>
          <w:lang w:val="ka-GE"/>
        </w:rPr>
        <w:fldChar w:fldCharType="begin"/>
      </w:r>
      <w:r w:rsidR="009B2686">
        <w:rPr>
          <w:lang w:val="ka-GE"/>
        </w:rPr>
        <w:instrText xml:space="preserve"> REF _Ref83735191 \r \h </w:instrText>
      </w:r>
      <w:r w:rsidR="009B2686">
        <w:rPr>
          <w:lang w:val="ka-GE"/>
        </w:rPr>
      </w:r>
      <w:r w:rsidR="009B2686">
        <w:rPr>
          <w:lang w:val="ka-GE"/>
        </w:rPr>
        <w:fldChar w:fldCharType="separate"/>
      </w:r>
      <w:r w:rsidR="009B2686">
        <w:rPr>
          <w:lang w:val="ka-GE"/>
        </w:rPr>
        <w:t>8.2.9</w:t>
      </w:r>
      <w:r w:rsidR="009B2686">
        <w:rPr>
          <w:lang w:val="ka-GE"/>
        </w:rPr>
        <w:fldChar w:fldCharType="end"/>
      </w:r>
      <w:r w:rsidR="009B2686">
        <w:rPr>
          <w:lang w:val="ka-GE"/>
        </w:rPr>
        <w:t xml:space="preserve"> თავი).</w:t>
      </w:r>
    </w:p>
    <w:p w:rsidR="003266E9" w:rsidP="003266E9" w:rsidRDefault="003266E9" w14:paraId="19D67D4D" w14:textId="77777777">
      <w:pPr>
        <w:jc w:val="both"/>
        <w:rPr>
          <w:ins w:author="Mikheil Kapanadze" w:date="2024-03-06T16:37:00Z" w:id="275"/>
          <w:lang w:val="ka-GE"/>
        </w:rPr>
      </w:pPr>
    </w:p>
    <w:p w:rsidRPr="00EB77A3" w:rsidR="003266E9" w:rsidP="00EB77A3" w:rsidRDefault="003266E9" w14:paraId="5919D3E0" w14:textId="6D7C8E40">
      <w:pPr>
        <w:pStyle w:val="Heading4"/>
      </w:pPr>
      <w:ins w:author="Mikheil Kapanadze" w:date="2024-03-06T16:37:00Z" w:id="276">
        <w:r>
          <w:t>intermediaryAgent1, intermediaryAgent2</w:t>
        </w:r>
      </w:ins>
    </w:p>
    <w:p w:rsidR="003266E9" w:rsidP="009133B9" w:rsidRDefault="003266E9" w14:paraId="1C33FADF" w14:textId="77777777">
      <w:pPr>
        <w:jc w:val="both"/>
        <w:rPr>
          <w:ins w:author="Mikheil Kapanadze" w:date="2024-03-06T16:38:00Z" w:id="277"/>
          <w:lang w:val="ka-GE"/>
        </w:rPr>
      </w:pPr>
      <w:ins w:author="Mikheil Kapanadze" w:date="2024-03-06T16:38:00Z" w:id="278">
        <w:r>
          <w:rPr>
            <w:lang w:val="ka-GE"/>
          </w:rPr>
          <w:t xml:space="preserve">აღნიშნული ველები გამოიყენება საერთაშორისო გადარიცხვისას. </w:t>
        </w:r>
      </w:ins>
    </w:p>
    <w:p w:rsidRPr="005B3807" w:rsidR="005B3807" w:rsidP="009133B9" w:rsidRDefault="003266E9" w14:paraId="1B35DA5A" w14:textId="398AEE21">
      <w:pPr>
        <w:jc w:val="both"/>
        <w:rPr>
          <w:ins w:author="Mikheil Kapanadze" w:date="2024-03-06T16:38:00Z" w:id="279"/>
          <w:lang w:val="ka-GE"/>
        </w:rPr>
      </w:pPr>
      <w:commentRangeStart w:id="280"/>
      <w:ins w:author="Mikheil Kapanadze" w:date="2024-03-06T16:38:00Z" w:id="281">
        <w:r>
          <w:t>SWIFT MT</w:t>
        </w:r>
        <w:r>
          <w:rPr>
            <w:lang w:val="ka-GE"/>
          </w:rPr>
          <w:t>-ს შემთხვევაში აუცილებელია აღნიშნული ველის მნიშვნელობა ჩაიწეროს ...</w:t>
        </w:r>
      </w:ins>
      <w:ins w:author="Mikheil Kapanadze" w:date="2024-03-06T16:39:00Z" w:id="282">
        <w:commentRangeEnd w:id="280"/>
        <w:r w:rsidR="004F7EC4">
          <w:rPr>
            <w:rStyle w:val="CommentReference"/>
          </w:rPr>
          <w:commentReference w:id="280"/>
        </w:r>
      </w:ins>
    </w:p>
    <w:p w:rsidRPr="005B3807" w:rsidR="003266E9" w:rsidP="009133B9" w:rsidRDefault="003266E9" w14:paraId="0092D0B9" w14:textId="77777777">
      <w:pPr>
        <w:jc w:val="both"/>
        <w:rPr>
          <w:lang w:val="ka-GE"/>
        </w:rPr>
      </w:pPr>
    </w:p>
    <w:p w:rsidR="00FE2E95" w:rsidP="00FE2E95" w:rsidRDefault="00FE2E95" w14:paraId="658ED692" w14:textId="4113C024">
      <w:pPr>
        <w:pStyle w:val="Heading3"/>
        <w:rPr>
          <w:lang w:val="ka-GE"/>
        </w:rPr>
      </w:pPr>
      <w:bookmarkStart w:name="_Toc73014455" w:id="283"/>
      <w:bookmarkStart w:name="_Toc74746634" w:id="284"/>
      <w:bookmarkStart w:name="_Toc74746740" w:id="285"/>
      <w:bookmarkStart w:name="_Toc75115499" w:id="286"/>
      <w:bookmarkStart w:name="_Toc73014456" w:id="287"/>
      <w:bookmarkStart w:name="_Toc74746635" w:id="288"/>
      <w:bookmarkStart w:name="_Toc74746741" w:id="289"/>
      <w:bookmarkStart w:name="_Toc75115500" w:id="290"/>
      <w:bookmarkStart w:name="_Ref83717944" w:id="291"/>
      <w:bookmarkStart w:name="_Toc160721661" w:id="292"/>
      <w:bookmarkEnd w:id="283"/>
      <w:bookmarkEnd w:id="284"/>
      <w:bookmarkEnd w:id="285"/>
      <w:bookmarkEnd w:id="286"/>
      <w:bookmarkEnd w:id="287"/>
      <w:bookmarkEnd w:id="288"/>
      <w:bookmarkEnd w:id="289"/>
      <w:bookmarkEnd w:id="290"/>
      <w:r>
        <w:rPr>
          <w:lang w:val="ka-GE"/>
        </w:rPr>
        <w:t>გადა</w:t>
      </w:r>
      <w:r w:rsidRPr="00E3281E" w:rsidR="00382E3B">
        <w:rPr>
          <w:lang w:val="ka-GE"/>
        </w:rPr>
        <w:t>რიცხვის პრიორიტეტულობა</w:t>
      </w:r>
      <w:bookmarkEnd w:id="291"/>
      <w:bookmarkEnd w:id="292"/>
      <w:r w:rsidRPr="00E3281E" w:rsidR="00382E3B">
        <w:rPr>
          <w:lang w:val="ka-GE"/>
        </w:rPr>
        <w:t xml:space="preserve"> </w:t>
      </w:r>
      <w:r w:rsidRPr="00E3281E">
        <w:rPr>
          <w:lang w:val="ka-GE"/>
        </w:rPr>
        <w:t xml:space="preserve"> </w:t>
      </w:r>
    </w:p>
    <w:p w:rsidRPr="00E3281E" w:rsidR="00E5543E" w:rsidRDefault="00E5543E" w14:paraId="54E7551B" w14:textId="77D96C66">
      <w:pPr>
        <w:jc w:val="both"/>
        <w:rPr>
          <w:rFonts w:ascii="Calibri" w:hAnsi="Calibri"/>
          <w:lang w:val="ka-GE"/>
        </w:rPr>
      </w:pPr>
      <w:r w:rsidRPr="00E3281E">
        <w:rPr>
          <w:rFonts w:ascii="Calibri" w:hAnsi="Calibri"/>
          <w:lang w:val="ka-GE"/>
        </w:rPr>
        <w:t xml:space="preserve">გადახდის </w:t>
      </w:r>
      <w:r w:rsidR="00064D1F">
        <w:rPr>
          <w:rFonts w:ascii="Calibri" w:hAnsi="Calibri"/>
          <w:lang w:val="ka-GE"/>
        </w:rPr>
        <w:t>ინიციირებ</w:t>
      </w:r>
      <w:r w:rsidRPr="006C2446" w:rsidR="00DA7314">
        <w:rPr>
          <w:rFonts w:ascii="Calibri" w:hAnsi="Calibri"/>
          <w:lang w:val="ka-GE"/>
        </w:rPr>
        <w:t xml:space="preserve">ის დროს </w:t>
      </w:r>
      <w:r w:rsidRPr="006C2446" w:rsidR="001528BE">
        <w:rPr>
          <w:rFonts w:ascii="Calibri" w:hAnsi="Calibri"/>
          <w:lang w:val="ka-GE"/>
        </w:rPr>
        <w:t>შესაძლებელია მისი პრიორიტეტულობის განსაზღვრა, რისთვის</w:t>
      </w:r>
      <w:r w:rsidRPr="00B64E75" w:rsidR="00B43104">
        <w:rPr>
          <w:rFonts w:ascii="Calibri" w:hAnsi="Calibri"/>
          <w:lang w:val="ka-GE"/>
        </w:rPr>
        <w:t>აც</w:t>
      </w:r>
      <w:r w:rsidRPr="006C2446" w:rsidR="001528BE">
        <w:rPr>
          <w:rFonts w:ascii="Calibri" w:hAnsi="Calibri"/>
          <w:lang w:val="ka-GE"/>
        </w:rPr>
        <w:t xml:space="preserve"> </w:t>
      </w:r>
      <w:r w:rsidRPr="006C2446" w:rsidR="00FF2943">
        <w:rPr>
          <w:rFonts w:ascii="Calibri" w:hAnsi="Calibri"/>
          <w:lang w:val="ka-GE"/>
        </w:rPr>
        <w:t xml:space="preserve">გამოიყენება </w:t>
      </w:r>
      <w:r w:rsidRPr="006C2446" w:rsidR="00FF2943">
        <w:rPr>
          <w:rFonts w:ascii="Calibri" w:hAnsi="Calibri"/>
        </w:rPr>
        <w:t xml:space="preserve">instructionPriority </w:t>
      </w:r>
      <w:r w:rsidR="003819E2">
        <w:rPr>
          <w:rFonts w:ascii="Calibri" w:hAnsi="Calibri"/>
          <w:lang w:val="ka-GE"/>
        </w:rPr>
        <w:t xml:space="preserve">ატრიბუტი. თუ აღნიშნული ველი შევსებულია, </w:t>
      </w:r>
      <w:r w:rsidRPr="00E3281E" w:rsidR="003819E2">
        <w:rPr>
          <w:rFonts w:ascii="Calibri" w:hAnsi="Calibri"/>
          <w:b/>
          <w:bCs/>
          <w:lang w:val="ka-GE"/>
        </w:rPr>
        <w:t>აუცილებელია</w:t>
      </w:r>
      <w:r w:rsidR="003819E2">
        <w:rPr>
          <w:rFonts w:ascii="Calibri" w:hAnsi="Calibri"/>
          <w:lang w:val="ka-GE"/>
        </w:rPr>
        <w:t>, მასში მითითებული იყოს ერთ-ერთი შემდეგი მნიშვნელობა</w:t>
      </w:r>
      <w:r w:rsidRPr="00E3281E">
        <w:rPr>
          <w:rFonts w:ascii="Calibri" w:hAnsi="Calibri"/>
          <w:lang w:val="ka-GE"/>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5"/>
        <w:gridCol w:w="7285"/>
      </w:tblGrid>
      <w:tr w:rsidRPr="00D60678" w:rsidR="00E5543E" w:rsidTr="0038783C" w14:paraId="18711462" w14:textId="77777777">
        <w:tc>
          <w:tcPr>
            <w:tcW w:w="2065" w:type="dxa"/>
            <w:shd w:val="clear" w:color="auto" w:fill="A6A6A6" w:themeFill="background1" w:themeFillShade="A6"/>
          </w:tcPr>
          <w:p w:rsidRPr="0038783C" w:rsidR="00E5543E" w:rsidP="008964D1" w:rsidRDefault="00E5543E" w14:paraId="49B8C479" w14:textId="77777777">
            <w:pPr>
              <w:jc w:val="both"/>
              <w:rPr>
                <w:sz w:val="21"/>
                <w:szCs w:val="21"/>
              </w:rPr>
            </w:pPr>
            <w:r w:rsidRPr="0038783C">
              <w:rPr>
                <w:sz w:val="21"/>
                <w:szCs w:val="21"/>
                <w:lang w:val="ka-GE"/>
              </w:rPr>
              <w:t>გადახდის ტიპი</w:t>
            </w:r>
          </w:p>
        </w:tc>
        <w:tc>
          <w:tcPr>
            <w:tcW w:w="7285" w:type="dxa"/>
            <w:shd w:val="clear" w:color="auto" w:fill="A6A6A6" w:themeFill="background1" w:themeFillShade="A6"/>
          </w:tcPr>
          <w:p w:rsidRPr="0038783C" w:rsidR="00E5543E" w:rsidP="008964D1" w:rsidRDefault="00E5543E" w14:paraId="505643BA" w14:textId="77777777">
            <w:pPr>
              <w:jc w:val="both"/>
              <w:rPr>
                <w:sz w:val="21"/>
                <w:szCs w:val="21"/>
              </w:rPr>
            </w:pPr>
            <w:r w:rsidRPr="0038783C">
              <w:rPr>
                <w:sz w:val="21"/>
                <w:szCs w:val="21"/>
                <w:lang w:val="ka-GE"/>
              </w:rPr>
              <w:t xml:space="preserve">აღწერა </w:t>
            </w:r>
          </w:p>
        </w:tc>
      </w:tr>
      <w:tr w:rsidRPr="00D60678" w:rsidR="00E5543E" w:rsidTr="0038783C" w14:paraId="468C3066" w14:textId="77777777">
        <w:tc>
          <w:tcPr>
            <w:tcW w:w="2065" w:type="dxa"/>
          </w:tcPr>
          <w:p w:rsidRPr="00E06301" w:rsidR="00E5543E" w:rsidP="008964D1" w:rsidRDefault="00E5543E" w14:paraId="4527B6F6" w14:textId="77777777">
            <w:pPr>
              <w:jc w:val="both"/>
              <w:rPr>
                <w:sz w:val="21"/>
                <w:szCs w:val="21"/>
              </w:rPr>
            </w:pPr>
            <w:r w:rsidRPr="00E06301">
              <w:rPr>
                <w:sz w:val="21"/>
                <w:szCs w:val="21"/>
              </w:rPr>
              <w:t>NORM</w:t>
            </w:r>
          </w:p>
        </w:tc>
        <w:tc>
          <w:tcPr>
            <w:tcW w:w="7285" w:type="dxa"/>
          </w:tcPr>
          <w:p w:rsidRPr="00E06301" w:rsidR="00E5543E" w:rsidP="008964D1" w:rsidRDefault="00E5543E" w14:paraId="1FA2E086" w14:textId="0A8736EC">
            <w:pPr>
              <w:jc w:val="both"/>
              <w:rPr>
                <w:sz w:val="21"/>
                <w:szCs w:val="21"/>
                <w:lang w:val="ka-GE"/>
              </w:rPr>
            </w:pPr>
            <w:r w:rsidRPr="00E06301">
              <w:rPr>
                <w:sz w:val="21"/>
                <w:szCs w:val="21"/>
                <w:lang w:val="ka-GE"/>
              </w:rPr>
              <w:t>სტანდარტული გადახდა</w:t>
            </w:r>
          </w:p>
        </w:tc>
      </w:tr>
      <w:tr w:rsidRPr="00D60678" w:rsidR="00E5543E" w:rsidTr="0038783C" w14:paraId="1A0BBAB0" w14:textId="77777777">
        <w:tc>
          <w:tcPr>
            <w:tcW w:w="2065" w:type="dxa"/>
          </w:tcPr>
          <w:p w:rsidRPr="00E06301" w:rsidR="00E5543E" w:rsidP="008964D1" w:rsidRDefault="00E5543E" w14:paraId="0B2989FB" w14:textId="77777777">
            <w:pPr>
              <w:jc w:val="both"/>
              <w:rPr>
                <w:sz w:val="21"/>
                <w:szCs w:val="21"/>
              </w:rPr>
            </w:pPr>
            <w:r w:rsidRPr="00E06301">
              <w:rPr>
                <w:sz w:val="21"/>
                <w:szCs w:val="21"/>
              </w:rPr>
              <w:t>HIGH</w:t>
            </w:r>
          </w:p>
        </w:tc>
        <w:tc>
          <w:tcPr>
            <w:tcW w:w="7285" w:type="dxa"/>
          </w:tcPr>
          <w:p w:rsidRPr="00E06301" w:rsidR="00E5543E" w:rsidP="00E3281E" w:rsidRDefault="00E5543E" w14:paraId="539F1C41" w14:textId="5F4D5D7F">
            <w:pPr>
              <w:keepNext/>
              <w:jc w:val="both"/>
              <w:rPr>
                <w:sz w:val="21"/>
                <w:szCs w:val="21"/>
                <w:lang w:val="ka-GE"/>
              </w:rPr>
            </w:pPr>
            <w:r w:rsidRPr="00E06301">
              <w:rPr>
                <w:sz w:val="21"/>
                <w:szCs w:val="21"/>
                <w:lang w:val="ka-GE"/>
              </w:rPr>
              <w:t>გადახდა მაღალი პრიორიტეტულობით</w:t>
            </w:r>
          </w:p>
        </w:tc>
      </w:tr>
    </w:tbl>
    <w:p w:rsidR="00E5543E" w:rsidP="00E3281E" w:rsidRDefault="00655C5A" w14:paraId="4F05B9F1" w14:textId="611274B5">
      <w:pPr>
        <w:rPr>
          <w:lang w:val="ka-GE"/>
        </w:rPr>
      </w:pPr>
      <w:r>
        <w:t xml:space="preserve">ცხრილი </w:t>
      </w:r>
      <w:r>
        <w:fldChar w:fldCharType="begin"/>
      </w:r>
      <w:r>
        <w:instrText>SEQ ცხრილი \* ARABIC</w:instrText>
      </w:r>
      <w:r>
        <w:fldChar w:fldCharType="separate"/>
      </w:r>
      <w:r w:rsidR="0073316F">
        <w:rPr>
          <w:noProof/>
        </w:rPr>
        <w:t>5</w:t>
      </w:r>
      <w:r>
        <w:fldChar w:fldCharType="end"/>
      </w:r>
      <w:r>
        <w:t xml:space="preserve">: </w:t>
      </w:r>
      <w:r>
        <w:rPr>
          <w:lang w:val="ka-GE"/>
        </w:rPr>
        <w:t>გადახდის პრიორიტეტები</w:t>
      </w:r>
    </w:p>
    <w:p w:rsidR="00E435B9" w:rsidP="00E3281E" w:rsidRDefault="00E435B9" w14:paraId="67A83E7C" w14:textId="31C99C41">
      <w:pPr>
        <w:jc w:val="both"/>
        <w:rPr>
          <w:rFonts w:ascii="Calibri" w:hAnsi="Calibri"/>
          <w:lang w:val="ka-GE"/>
        </w:rPr>
      </w:pPr>
      <w:r w:rsidRPr="006C2446">
        <w:rPr>
          <w:rFonts w:ascii="Calibri" w:hAnsi="Calibri"/>
          <w:lang w:val="ka-GE"/>
        </w:rPr>
        <w:t xml:space="preserve">თუ არ არის მითითებული პრიორიტეტულობა, </w:t>
      </w:r>
      <w:r w:rsidRPr="00E3281E" w:rsidR="0017787A">
        <w:rPr>
          <w:rFonts w:ascii="Calibri" w:hAnsi="Calibri"/>
          <w:b/>
          <w:bCs/>
          <w:lang w:val="ka-GE"/>
        </w:rPr>
        <w:t>აუცილებელია</w:t>
      </w:r>
      <w:r w:rsidR="0017787A">
        <w:rPr>
          <w:rFonts w:ascii="Calibri" w:hAnsi="Calibri"/>
          <w:lang w:val="ka-GE"/>
        </w:rPr>
        <w:t xml:space="preserve"> </w:t>
      </w:r>
      <w:r w:rsidRPr="008474B6">
        <w:rPr>
          <w:rFonts w:ascii="Calibri" w:hAnsi="Calibri"/>
          <w:lang w:val="ka-GE"/>
        </w:rPr>
        <w:t>გადახდა ჩაითვ</w:t>
      </w:r>
      <w:r w:rsidRPr="00B64E75" w:rsidR="007A677A">
        <w:rPr>
          <w:rFonts w:ascii="Calibri" w:hAnsi="Calibri"/>
          <w:lang w:val="ka-GE"/>
        </w:rPr>
        <w:t>ალოს</w:t>
      </w:r>
      <w:r w:rsidRPr="008474B6">
        <w:rPr>
          <w:rFonts w:ascii="Calibri" w:hAnsi="Calibri"/>
          <w:lang w:val="ka-GE"/>
        </w:rPr>
        <w:t xml:space="preserve"> სტანდარტული პრიორიტეტულობის</w:t>
      </w:r>
      <w:r w:rsidR="0017787A">
        <w:rPr>
          <w:rFonts w:ascii="Calibri" w:hAnsi="Calibri"/>
          <w:lang w:val="ka-GE"/>
        </w:rPr>
        <w:t xml:space="preserve"> მქონედ (როგორც </w:t>
      </w:r>
      <w:r w:rsidRPr="00E3281E">
        <w:rPr>
          <w:rFonts w:ascii="Calibri" w:hAnsi="Calibri"/>
        </w:rPr>
        <w:t xml:space="preserve">NORM </w:t>
      </w:r>
      <w:r w:rsidRPr="006C2446">
        <w:rPr>
          <w:rFonts w:ascii="Calibri" w:hAnsi="Calibri"/>
          <w:lang w:val="ka-GE"/>
        </w:rPr>
        <w:t xml:space="preserve">კოდის </w:t>
      </w:r>
      <w:r w:rsidR="0017787A">
        <w:rPr>
          <w:rFonts w:ascii="Calibri" w:hAnsi="Calibri"/>
          <w:lang w:val="ka-GE"/>
        </w:rPr>
        <w:t xml:space="preserve">ცხადად </w:t>
      </w:r>
      <w:r w:rsidRPr="008474B6">
        <w:rPr>
          <w:rFonts w:ascii="Calibri" w:hAnsi="Calibri"/>
          <w:lang w:val="ka-GE"/>
        </w:rPr>
        <w:t>მითითებ</w:t>
      </w:r>
      <w:r w:rsidR="0017787A">
        <w:rPr>
          <w:rFonts w:ascii="Calibri" w:hAnsi="Calibri"/>
          <w:lang w:val="ka-GE"/>
        </w:rPr>
        <w:t>ის შემთხვევაში)</w:t>
      </w:r>
      <w:r w:rsidRPr="008474B6">
        <w:rPr>
          <w:rFonts w:ascii="Calibri" w:hAnsi="Calibri"/>
          <w:lang w:val="ka-GE"/>
        </w:rPr>
        <w:t>.</w:t>
      </w:r>
      <w:r w:rsidRPr="006C2446">
        <w:rPr>
          <w:rFonts w:ascii="Calibri" w:hAnsi="Calibri"/>
          <w:lang w:val="ka-GE"/>
        </w:rPr>
        <w:t xml:space="preserve"> </w:t>
      </w:r>
    </w:p>
    <w:p w:rsidR="004864B4" w:rsidP="00E3281E" w:rsidRDefault="00520C5D" w14:paraId="1E7C2E66" w14:textId="040FDA98">
      <w:pPr>
        <w:jc w:val="both"/>
        <w:rPr>
          <w:rFonts w:ascii="Calibri" w:hAnsi="Calibri"/>
          <w:lang w:val="ka-GE"/>
        </w:rPr>
      </w:pPr>
      <w:r>
        <w:rPr>
          <w:rFonts w:ascii="Calibri" w:hAnsi="Calibri"/>
        </w:rPr>
        <w:t>RTGS</w:t>
      </w:r>
      <w:r>
        <w:rPr>
          <w:rFonts w:ascii="Calibri" w:hAnsi="Calibri"/>
          <w:lang w:val="ka-GE"/>
        </w:rPr>
        <w:t>-ის საშუალებით საქართველოს</w:t>
      </w:r>
      <w:r w:rsidR="004864B4">
        <w:rPr>
          <w:rFonts w:ascii="Calibri" w:hAnsi="Calibri"/>
          <w:lang w:val="ka-GE"/>
        </w:rPr>
        <w:t xml:space="preserve"> შიგნით გადარიცხვის მიზნებისათვის </w:t>
      </w:r>
      <w:r w:rsidRPr="004864B4" w:rsidR="004864B4">
        <w:rPr>
          <w:rFonts w:ascii="Calibri" w:hAnsi="Calibri"/>
          <w:b/>
          <w:bCs/>
          <w:lang w:val="ka-GE"/>
        </w:rPr>
        <w:t>აუცილებელია</w:t>
      </w:r>
      <w:r w:rsidR="004864B4">
        <w:rPr>
          <w:rFonts w:ascii="Calibri" w:hAnsi="Calibri"/>
          <w:lang w:val="ka-GE"/>
        </w:rPr>
        <w:t xml:space="preserve"> ამსმპ-მა მმპ-სგან ამ ველში </w:t>
      </w:r>
      <w:r w:rsidR="004864B4">
        <w:rPr>
          <w:rFonts w:ascii="Calibri" w:hAnsi="Calibri"/>
        </w:rPr>
        <w:t>HIGH</w:t>
      </w:r>
      <w:r w:rsidR="004864B4">
        <w:rPr>
          <w:rFonts w:ascii="Calibri" w:hAnsi="Calibri"/>
          <w:lang w:val="ka-GE"/>
        </w:rPr>
        <w:t>-ის მოსვლა მიიჩნიოს ინდივიდუალური გადარიცხვის მოთხოვნად.</w:t>
      </w:r>
    </w:p>
    <w:p w:rsidRPr="00CC0C18" w:rsidR="00694E16" w:rsidP="00E3281E" w:rsidRDefault="00694E16" w14:paraId="19EB0394" w14:textId="16D8B82E">
      <w:pPr>
        <w:jc w:val="both"/>
        <w:rPr>
          <w:rFonts w:ascii="Calibri" w:hAnsi="Calibri"/>
          <w:lang w:val="ka-GE"/>
        </w:rPr>
      </w:pPr>
      <w:r w:rsidRPr="00CC0C18">
        <w:rPr>
          <w:rFonts w:ascii="Calibri" w:hAnsi="Calibri"/>
          <w:b/>
          <w:bCs/>
          <w:i/>
          <w:iCs/>
          <w:u w:val="single"/>
          <w:lang w:val="ka-GE"/>
        </w:rPr>
        <w:t>შენიშვნა:</w:t>
      </w:r>
      <w:r>
        <w:rPr>
          <w:rFonts w:ascii="Calibri" w:hAnsi="Calibri"/>
          <w:lang w:val="ka-GE"/>
        </w:rPr>
        <w:t xml:space="preserve"> </w:t>
      </w:r>
      <w:r w:rsidR="00C33D3F">
        <w:rPr>
          <w:rFonts w:ascii="Calibri" w:hAnsi="Calibri"/>
          <w:lang w:val="ka-GE"/>
        </w:rPr>
        <w:t xml:space="preserve">მმპ-ის მხრიდან </w:t>
      </w:r>
      <w:r>
        <w:rPr>
          <w:rFonts w:ascii="Calibri" w:hAnsi="Calibri"/>
          <w:lang w:val="ka-GE"/>
        </w:rPr>
        <w:t xml:space="preserve">პრიორიტეტულობის </w:t>
      </w:r>
      <w:r w:rsidR="00C33D3F">
        <w:rPr>
          <w:rFonts w:ascii="Calibri" w:hAnsi="Calibri"/>
          <w:lang w:val="ka-GE"/>
        </w:rPr>
        <w:t xml:space="preserve">განსაზღვრა არ ავალდებულებს ამსმპ-ს, ღია ბანკინგის მიზნებისათვის შექმნას რაიმე ახალი </w:t>
      </w:r>
      <w:r w:rsidR="0096465F">
        <w:rPr>
          <w:rFonts w:ascii="Calibri" w:hAnsi="Calibri"/>
          <w:lang w:val="ka-GE"/>
        </w:rPr>
        <w:t>ფინანსური მომსახურება</w:t>
      </w:r>
      <w:r w:rsidR="00E41630">
        <w:rPr>
          <w:rFonts w:ascii="Calibri" w:hAnsi="Calibri"/>
          <w:lang w:val="ka-GE"/>
        </w:rPr>
        <w:t xml:space="preserve">. მაგალითად, თუ ამსმპ-ს სავალუტო გადარიცხვებისათვის არ აქვს პრიორიტეტიზაცია, </w:t>
      </w:r>
      <w:r w:rsidRPr="00CC0C18" w:rsidR="00E41630">
        <w:rPr>
          <w:rFonts w:ascii="Calibri" w:hAnsi="Calibri"/>
          <w:b/>
          <w:bCs/>
          <w:lang w:val="ka-GE"/>
        </w:rPr>
        <w:t>შესაძლოა</w:t>
      </w:r>
      <w:r w:rsidR="00E41630">
        <w:rPr>
          <w:rFonts w:ascii="Calibri" w:hAnsi="Calibri"/>
          <w:lang w:val="ka-GE"/>
        </w:rPr>
        <w:t xml:space="preserve"> მან ყურადღება არ მიაქციოს მმპ-ს მხრიდან გადმოცემულ </w:t>
      </w:r>
      <w:r w:rsidR="000168AC">
        <w:rPr>
          <w:rFonts w:ascii="Calibri" w:hAnsi="Calibri"/>
        </w:rPr>
        <w:t xml:space="preserve">HIGH </w:t>
      </w:r>
      <w:r w:rsidR="00E41630">
        <w:rPr>
          <w:rFonts w:ascii="Calibri" w:hAnsi="Calibri"/>
          <w:lang w:val="ka-GE"/>
        </w:rPr>
        <w:t>მნიშვნელობას და დაამუშავოს</w:t>
      </w:r>
      <w:r w:rsidR="000168AC">
        <w:rPr>
          <w:rFonts w:ascii="Calibri" w:hAnsi="Calibri"/>
          <w:lang w:val="ka-GE"/>
        </w:rPr>
        <w:t xml:space="preserve"> იგი სხვა გადარიცხვების მსგავსად </w:t>
      </w:r>
      <w:r w:rsidR="000168AC">
        <w:rPr>
          <w:rFonts w:ascii="Calibri" w:hAnsi="Calibri"/>
        </w:rPr>
        <w:t>NORM</w:t>
      </w:r>
      <w:r w:rsidR="000168AC">
        <w:rPr>
          <w:rFonts w:ascii="Calibri" w:hAnsi="Calibri"/>
          <w:lang w:val="ka-GE"/>
        </w:rPr>
        <w:t xml:space="preserve"> პრიორიტეტით.</w:t>
      </w:r>
    </w:p>
    <w:p w:rsidRPr="00E3281E" w:rsidR="00FE2E95" w:rsidRDefault="00FE2E95" w14:paraId="1B4DF92F" w14:textId="77777777">
      <w:pPr>
        <w:rPr>
          <w:rFonts w:ascii="Calibri" w:hAnsi="Calibri"/>
          <w:lang w:val="ka-GE"/>
        </w:rPr>
      </w:pPr>
    </w:p>
    <w:p w:rsidR="008447FD" w:rsidP="00791A85" w:rsidRDefault="008447FD" w14:paraId="7925E0D4" w14:textId="5BB22EE0">
      <w:pPr>
        <w:pStyle w:val="Heading3"/>
        <w:rPr>
          <w:lang w:val="ka-GE"/>
        </w:rPr>
      </w:pPr>
      <w:bookmarkStart w:name="_Toc160721662" w:id="293"/>
      <w:r>
        <w:rPr>
          <w:lang w:val="ka-GE"/>
        </w:rPr>
        <w:t xml:space="preserve">გადარიცხვა </w:t>
      </w:r>
      <w:r w:rsidR="00D3648F">
        <w:rPr>
          <w:lang w:val="ka-GE"/>
        </w:rPr>
        <w:t xml:space="preserve">სხვა პირის </w:t>
      </w:r>
      <w:r w:rsidR="001034B1">
        <w:rPr>
          <w:lang w:val="ka-GE"/>
        </w:rPr>
        <w:t>სახელით</w:t>
      </w:r>
      <w:bookmarkEnd w:id="293"/>
    </w:p>
    <w:p w:rsidR="00D3648F" w:rsidP="001034B1" w:rsidRDefault="00D3648F" w14:paraId="225CED3E" w14:textId="5A57EB61">
      <w:pPr>
        <w:jc w:val="both"/>
        <w:rPr>
          <w:rFonts w:ascii="Calibri" w:hAnsi="Calibri"/>
          <w:lang w:val="ka-GE"/>
        </w:rPr>
      </w:pPr>
      <w:r>
        <w:rPr>
          <w:lang w:val="ka-GE"/>
        </w:rPr>
        <w:t xml:space="preserve">იმ შემთხვევაში, როდესაც გადარიცხვა მესამე პირის </w:t>
      </w:r>
      <w:r w:rsidR="001034B1">
        <w:rPr>
          <w:lang w:val="ka-GE"/>
        </w:rPr>
        <w:t>სახელით</w:t>
      </w:r>
      <w:r>
        <w:rPr>
          <w:lang w:val="ka-GE"/>
        </w:rPr>
        <w:t xml:space="preserve"> ხდება</w:t>
      </w:r>
      <w:r w:rsidR="001034B1">
        <w:rPr>
          <w:lang w:val="ka-GE"/>
        </w:rPr>
        <w:t xml:space="preserve"> (მაგ. გადარიცხვა სახელმწიფო ბიუჯეტში სხვა პირის სასარგებლოდ)</w:t>
      </w:r>
      <w:r>
        <w:rPr>
          <w:lang w:val="ka-GE"/>
        </w:rPr>
        <w:t xml:space="preserve">, </w:t>
      </w:r>
      <w:r w:rsidRPr="00E3281E">
        <w:rPr>
          <w:b/>
          <w:lang w:val="ka-GE"/>
        </w:rPr>
        <w:t>აუცილებელია</w:t>
      </w:r>
      <w:r>
        <w:rPr>
          <w:lang w:val="ka-GE"/>
        </w:rPr>
        <w:t xml:space="preserve"> გამოყენებული იქნას </w:t>
      </w:r>
      <w:commentRangeStart w:id="294"/>
      <w:r>
        <w:rPr>
          <w:lang w:val="ka-GE"/>
        </w:rPr>
        <w:t xml:space="preserve">ველები </w:t>
      </w:r>
      <w:r>
        <w:t>ultimateDebtor</w:t>
      </w:r>
      <w:ins w:author="Mikheil Kapanadze" w:date="2024-03-06T16:06:00Z" w:id="295">
        <w:r>
          <w:t xml:space="preserve"> </w:t>
        </w:r>
        <w:r w:rsidR="0035095C">
          <w:t>-&gt; name</w:t>
        </w:r>
      </w:ins>
      <w:r>
        <w:rPr>
          <w:lang w:val="ka-GE"/>
        </w:rPr>
        <w:t xml:space="preserve"> </w:t>
      </w:r>
      <w:r w:rsidR="001034B1">
        <w:rPr>
          <w:lang w:val="ka-GE"/>
        </w:rPr>
        <w:t xml:space="preserve">და </w:t>
      </w:r>
      <w:r w:rsidRPr="00347B8B" w:rsidR="00347B8B">
        <w:rPr>
          <w:lang w:val="ka-GE"/>
        </w:rPr>
        <w:t>ultimateDebtor</w:t>
      </w:r>
      <w:ins w:author="Mikheil Kapanadze" w:date="2024-03-06T16:06:00Z" w:id="296">
        <w:r w:rsidR="0035095C">
          <w:t xml:space="preserve"> -&gt; i</w:t>
        </w:r>
      </w:ins>
      <w:del w:author="Mikheil Kapanadze" w:date="2024-03-06T16:06:00Z" w:id="297">
        <w:r w:rsidRPr="00347B8B" w:rsidDel="0035095C" w:rsidR="00347B8B">
          <w:rPr>
            <w:lang w:val="ka-GE"/>
          </w:rPr>
          <w:delText>I</w:delText>
        </w:r>
      </w:del>
      <w:r w:rsidRPr="00347B8B" w:rsidR="00347B8B">
        <w:rPr>
          <w:lang w:val="ka-GE"/>
        </w:rPr>
        <w:t>dentification</w:t>
      </w:r>
      <w:r w:rsidR="00EF5C07">
        <w:rPr>
          <w:lang w:val="ka-GE"/>
        </w:rPr>
        <w:t>, რომლებითაც გადაეცემა, შესა</w:t>
      </w:r>
      <w:r w:rsidR="00D43A28">
        <w:rPr>
          <w:lang w:val="ka-GE"/>
        </w:rPr>
        <w:t>ბ</w:t>
      </w:r>
      <w:r w:rsidR="00EF5C07">
        <w:rPr>
          <w:lang w:val="ka-GE"/>
        </w:rPr>
        <w:t>ამისად, მესამე პირის სახელი</w:t>
      </w:r>
      <w:r w:rsidR="00702A8E">
        <w:rPr>
          <w:lang w:val="ka-GE"/>
        </w:rPr>
        <w:t xml:space="preserve"> და საიდენტიფიკაციო მონაცემები</w:t>
      </w:r>
      <w:r w:rsidRPr="00B64E75" w:rsidR="002311AD">
        <w:rPr>
          <w:rFonts w:ascii="Calibri" w:hAnsi="Calibri"/>
          <w:lang w:val="ka-GE"/>
        </w:rPr>
        <w:t>.</w:t>
      </w:r>
      <w:commentRangeEnd w:id="294"/>
      <w:r w:rsidR="004F7EC4">
        <w:rPr>
          <w:rStyle w:val="CommentReference"/>
        </w:rPr>
        <w:commentReference w:id="294"/>
      </w:r>
    </w:p>
    <w:p w:rsidRPr="00B64E75" w:rsidR="005A5F26" w:rsidP="001034B1" w:rsidRDefault="005A5F26" w14:paraId="35FE88CD" w14:textId="5D91CEC3">
      <w:pPr>
        <w:jc w:val="both"/>
        <w:rPr>
          <w:rFonts w:ascii="Calibri" w:hAnsi="Calibri"/>
          <w:lang w:val="ka-GE"/>
        </w:rPr>
      </w:pPr>
      <w:r>
        <w:rPr>
          <w:rFonts w:ascii="Calibri" w:hAnsi="Calibri"/>
          <w:lang w:val="ka-GE"/>
        </w:rPr>
        <w:t xml:space="preserve">თუ ამსმპ მხარს არ უჭერს ამგვარი ინფორმაციის გადაცემას </w:t>
      </w:r>
      <w:ins w:author="Mikheil Kapanadze" w:date="2024-03-07T16:27:00Z" w:id="298">
        <w:r w:rsidR="00ED17D5">
          <w:rPr>
            <w:rFonts w:ascii="Calibri" w:hAnsi="Calibri"/>
            <w:lang w:val="ka-GE"/>
          </w:rPr>
          <w:t xml:space="preserve">არც ერთ </w:t>
        </w:r>
      </w:ins>
      <w:r>
        <w:rPr>
          <w:rFonts w:ascii="Calibri" w:hAnsi="Calibri"/>
          <w:lang w:val="ka-GE"/>
        </w:rPr>
        <w:t>საკუთარ ონლაინ არხ</w:t>
      </w:r>
      <w:del w:author="Mikheil Kapanadze" w:date="2024-03-07T16:27:00Z" w:id="299">
        <w:r w:rsidDel="00ED17D5">
          <w:rPr>
            <w:rFonts w:ascii="Calibri" w:hAnsi="Calibri"/>
            <w:lang w:val="ka-GE"/>
          </w:rPr>
          <w:delText>ებ</w:delText>
        </w:r>
      </w:del>
      <w:r>
        <w:rPr>
          <w:rFonts w:ascii="Calibri" w:hAnsi="Calibri"/>
          <w:lang w:val="ka-GE"/>
        </w:rPr>
        <w:t>ში</w:t>
      </w:r>
      <w:ins w:author="Mikheil Kapanadze" w:date="2024-03-07T16:27:00Z" w:id="300">
        <w:r w:rsidR="00ED17D5">
          <w:rPr>
            <w:rFonts w:ascii="Calibri" w:hAnsi="Calibri"/>
            <w:lang w:val="ka-GE"/>
          </w:rPr>
          <w:t xml:space="preserve"> (ინტერნეტბანკი, მობილბანკი და ა.შ.)</w:t>
        </w:r>
      </w:ins>
      <w:r>
        <w:rPr>
          <w:rFonts w:ascii="Calibri" w:hAnsi="Calibri"/>
          <w:lang w:val="ka-GE"/>
        </w:rPr>
        <w:t xml:space="preserve">, </w:t>
      </w:r>
      <w:r w:rsidRPr="00CC0C18">
        <w:rPr>
          <w:rFonts w:ascii="Calibri" w:hAnsi="Calibri"/>
          <w:b/>
          <w:bCs/>
          <w:lang w:val="ka-GE"/>
        </w:rPr>
        <w:t>შესაძლოა</w:t>
      </w:r>
      <w:r>
        <w:rPr>
          <w:rFonts w:ascii="Calibri" w:hAnsi="Calibri"/>
          <w:lang w:val="ka-GE"/>
        </w:rPr>
        <w:t xml:space="preserve"> ამსმპ-მა იგნორირება გაუკეთოს აღნიშნულ მონაცემებს.</w:t>
      </w:r>
    </w:p>
    <w:p w:rsidR="00BC0409" w:rsidP="0099558C" w:rsidRDefault="00BC0409" w14:paraId="3B7F1CC7" w14:textId="77777777">
      <w:pPr>
        <w:jc w:val="both"/>
        <w:rPr>
          <w:lang w:val="ka-GE"/>
        </w:rPr>
      </w:pPr>
    </w:p>
    <w:p w:rsidR="00575B86" w:rsidP="00575B86" w:rsidRDefault="007F7C7B" w14:paraId="32B474BC" w14:textId="57521C43">
      <w:pPr>
        <w:pStyle w:val="Heading3"/>
        <w:rPr>
          <w:lang w:val="ka-GE"/>
        </w:rPr>
      </w:pPr>
      <w:bookmarkStart w:name="_Toc160721663" w:id="301"/>
      <w:r>
        <w:t>domestic</w:t>
      </w:r>
      <w:r>
        <w:rPr>
          <w:lang w:val="ka-GE"/>
        </w:rPr>
        <w:t xml:space="preserve"> და </w:t>
      </w:r>
      <w:r w:rsidR="002F2DBF">
        <w:t>aspsp</w:t>
      </w:r>
      <w:r>
        <w:rPr>
          <w:lang w:val="ka-GE"/>
        </w:rPr>
        <w:t xml:space="preserve"> </w:t>
      </w:r>
      <w:r w:rsidR="00CA2584">
        <w:rPr>
          <w:lang w:val="ka-GE"/>
        </w:rPr>
        <w:t>პროდუქტების</w:t>
      </w:r>
      <w:r>
        <w:rPr>
          <w:lang w:val="ka-GE"/>
        </w:rPr>
        <w:t xml:space="preserve"> ურთიერთმიმართება</w:t>
      </w:r>
      <w:bookmarkEnd w:id="301"/>
    </w:p>
    <w:p w:rsidR="00997B74" w:rsidP="001A69E1" w:rsidRDefault="00883337" w14:paraId="6BC8861E" w14:textId="573822A8">
      <w:pPr>
        <w:jc w:val="both"/>
        <w:rPr>
          <w:lang w:val="ka-GE"/>
        </w:rPr>
      </w:pPr>
      <w:r w:rsidRPr="00E3281E">
        <w:rPr>
          <w:b/>
          <w:lang w:val="ka-GE"/>
        </w:rPr>
        <w:t>აუცილებელია</w:t>
      </w:r>
      <w:r w:rsidR="001A69E1">
        <w:rPr>
          <w:lang w:val="ka-GE"/>
        </w:rPr>
        <w:t>,</w:t>
      </w:r>
      <w:r>
        <w:rPr>
          <w:lang w:val="ka-GE"/>
        </w:rPr>
        <w:t xml:space="preserve"> ამსმპ-მა </w:t>
      </w:r>
      <w:r w:rsidR="00E80C7B">
        <w:rPr>
          <w:lang w:val="ka-GE"/>
        </w:rPr>
        <w:t>მიიღოს და დაამუშავოს</w:t>
      </w:r>
      <w:r>
        <w:rPr>
          <w:lang w:val="ka-GE"/>
        </w:rPr>
        <w:t xml:space="preserve"> </w:t>
      </w:r>
      <w:r w:rsidR="00E80C7B">
        <w:rPr>
          <w:lang w:val="ka-GE"/>
        </w:rPr>
        <w:t xml:space="preserve">გადახდის </w:t>
      </w:r>
      <w:r w:rsidR="00064D1F">
        <w:rPr>
          <w:lang w:val="ka-GE"/>
        </w:rPr>
        <w:t>ინიციირებ</w:t>
      </w:r>
      <w:r w:rsidR="00E80C7B">
        <w:rPr>
          <w:lang w:val="ka-GE"/>
        </w:rPr>
        <w:t>ის</w:t>
      </w:r>
      <w:r w:rsidR="00CA2584">
        <w:rPr>
          <w:lang w:val="ka-GE"/>
        </w:rPr>
        <w:t xml:space="preserve"> მოთხოვნები</w:t>
      </w:r>
      <w:r>
        <w:rPr>
          <w:lang w:val="ka-GE"/>
        </w:rPr>
        <w:t xml:space="preserve">, როდესაც </w:t>
      </w:r>
      <w:r w:rsidR="00CA2584">
        <w:rPr>
          <w:lang w:val="ka-GE"/>
        </w:rPr>
        <w:t xml:space="preserve">საგადახდო პროდუქტი არის </w:t>
      </w:r>
      <w:r w:rsidRPr="00E3281E" w:rsidR="00CA2584">
        <w:rPr>
          <w:lang w:val="ka-GE"/>
        </w:rPr>
        <w:t>domestic</w:t>
      </w:r>
      <w:r w:rsidR="00CA2584">
        <w:rPr>
          <w:lang w:val="ka-GE"/>
        </w:rPr>
        <w:t xml:space="preserve">, მაგრამ </w:t>
      </w:r>
      <w:r w:rsidR="007917E3">
        <w:rPr>
          <w:lang w:val="ka-GE"/>
        </w:rPr>
        <w:t xml:space="preserve">გადარიცხვა ხდება არა სხვა ამსმპ-ში, არამედ თავად ამ ამსმპ-ში სხვა ანგარიშზე </w:t>
      </w:r>
      <w:r w:rsidR="001A69E1">
        <w:rPr>
          <w:lang w:val="ka-GE"/>
        </w:rPr>
        <w:t xml:space="preserve">(ანუ </w:t>
      </w:r>
      <w:r w:rsidRPr="00E3281E" w:rsidR="001A69E1">
        <w:rPr>
          <w:lang w:val="ka-GE"/>
        </w:rPr>
        <w:t>creditorAccount</w:t>
      </w:r>
      <w:r w:rsidR="00997B74">
        <w:rPr>
          <w:lang w:val="ka-GE"/>
        </w:rPr>
        <w:t xml:space="preserve"> და </w:t>
      </w:r>
      <w:r w:rsidRPr="00E3281E" w:rsidR="00997B74">
        <w:rPr>
          <w:lang w:val="ka-GE"/>
        </w:rPr>
        <w:t>debtorAccount</w:t>
      </w:r>
      <w:r w:rsidR="001A69E1">
        <w:rPr>
          <w:lang w:val="ka-GE"/>
        </w:rPr>
        <w:t xml:space="preserve"> მიუთითებ</w:t>
      </w:r>
      <w:r w:rsidR="00997B74">
        <w:rPr>
          <w:lang w:val="ka-GE"/>
        </w:rPr>
        <w:t>ენ</w:t>
      </w:r>
      <w:r w:rsidR="001A69E1">
        <w:rPr>
          <w:lang w:val="ka-GE"/>
        </w:rPr>
        <w:t xml:space="preserve"> ანგარიშს ამავე ამსმპ-ში</w:t>
      </w:r>
      <w:r w:rsidRPr="00E3281E" w:rsidR="00997B74">
        <w:rPr>
          <w:lang w:val="ka-GE"/>
        </w:rPr>
        <w:t>, creditorAgent</w:t>
      </w:r>
      <w:r w:rsidR="00997B74">
        <w:rPr>
          <w:lang w:val="ka-GE"/>
        </w:rPr>
        <w:t xml:space="preserve"> იგივეა რაც </w:t>
      </w:r>
      <w:r w:rsidRPr="00E3281E" w:rsidR="00997B74">
        <w:rPr>
          <w:lang w:val="ka-GE"/>
        </w:rPr>
        <w:t>debtorAgent</w:t>
      </w:r>
      <w:r w:rsidR="00997B74">
        <w:rPr>
          <w:lang w:val="ka-GE"/>
        </w:rPr>
        <w:t>, ცხადად ან არაცხადად და ა.შ.</w:t>
      </w:r>
      <w:r w:rsidR="00672746">
        <w:rPr>
          <w:lang w:val="ka-GE"/>
        </w:rPr>
        <w:t xml:space="preserve">). </w:t>
      </w:r>
    </w:p>
    <w:p w:rsidR="004966EE" w:rsidP="001A69E1" w:rsidRDefault="002F2DBF" w14:paraId="38CB25EA" w14:textId="2DD3639B">
      <w:pPr>
        <w:jc w:val="both"/>
        <w:rPr>
          <w:lang w:val="ka-GE"/>
        </w:rPr>
      </w:pPr>
      <w:r w:rsidRPr="00E3281E">
        <w:rPr>
          <w:lang w:val="ka-GE"/>
        </w:rPr>
        <w:t>aspsp</w:t>
      </w:r>
      <w:r w:rsidR="00540E12">
        <w:rPr>
          <w:lang w:val="ka-GE"/>
        </w:rPr>
        <w:t xml:space="preserve"> </w:t>
      </w:r>
      <w:r w:rsidR="00D9746D">
        <w:rPr>
          <w:lang w:val="ka-GE"/>
        </w:rPr>
        <w:t xml:space="preserve">ტიპის სერვისი გამოიყენება </w:t>
      </w:r>
      <w:r w:rsidR="00353579">
        <w:rPr>
          <w:lang w:val="ka-GE"/>
        </w:rPr>
        <w:t xml:space="preserve">იმისათვის, რომ </w:t>
      </w:r>
      <w:r w:rsidR="007B4A2B">
        <w:rPr>
          <w:lang w:val="ka-GE"/>
        </w:rPr>
        <w:t>ამსმპ</w:t>
      </w:r>
      <w:r w:rsidR="00353579">
        <w:rPr>
          <w:lang w:val="ka-GE"/>
        </w:rPr>
        <w:t xml:space="preserve">-მ </w:t>
      </w:r>
      <w:r w:rsidR="00997B74">
        <w:rPr>
          <w:lang w:val="ka-GE"/>
        </w:rPr>
        <w:t xml:space="preserve">მმპ-ებს შესთავაზოს დამატებითი </w:t>
      </w:r>
      <w:r w:rsidR="00820EFA">
        <w:rPr>
          <w:lang w:val="ka-GE"/>
        </w:rPr>
        <w:t>მოქნილობა</w:t>
      </w:r>
      <w:r w:rsidR="00A5328C">
        <w:rPr>
          <w:lang w:val="ka-GE"/>
        </w:rPr>
        <w:t xml:space="preserve"> საკუთარი </w:t>
      </w:r>
      <w:r w:rsidR="00AE022E">
        <w:rPr>
          <w:lang w:val="ka-GE"/>
        </w:rPr>
        <w:t>სისტემის ფარგლებში</w:t>
      </w:r>
      <w:r w:rsidR="00820EFA">
        <w:rPr>
          <w:lang w:val="ka-GE"/>
        </w:rPr>
        <w:t xml:space="preserve">. </w:t>
      </w:r>
    </w:p>
    <w:p w:rsidRPr="00D55F9F" w:rsidR="00820EFA" w:rsidP="001A69E1" w:rsidRDefault="00DD201D" w14:paraId="60481617" w14:textId="5C86BDBA">
      <w:pPr>
        <w:jc w:val="both"/>
        <w:rPr>
          <w:lang w:val="ka-GE"/>
        </w:rPr>
      </w:pPr>
      <w:r>
        <w:rPr>
          <w:b/>
          <w:bCs/>
          <w:lang w:val="ka-GE"/>
        </w:rPr>
        <w:t>უმჯობესია</w:t>
      </w:r>
      <w:r w:rsidR="004966EE">
        <w:rPr>
          <w:lang w:val="ka-GE"/>
        </w:rPr>
        <w:t xml:space="preserve">, </w:t>
      </w:r>
      <w:r w:rsidR="002F2DBF">
        <w:t>aspsp</w:t>
      </w:r>
      <w:r w:rsidR="004966EE">
        <w:rPr>
          <w:lang w:val="ka-GE"/>
        </w:rPr>
        <w:t xml:space="preserve"> ტიპის პროდუქტში</w:t>
      </w:r>
      <w:r w:rsidR="0024180B">
        <w:rPr>
          <w:lang w:val="ka-GE"/>
        </w:rPr>
        <w:t xml:space="preserve"> </w:t>
      </w:r>
      <w:r w:rsidR="00E90C68">
        <w:t>creditor</w:t>
      </w:r>
      <w:r>
        <w:t xml:space="preserve">Account </w:t>
      </w:r>
      <w:r w:rsidR="00584F39">
        <w:t>-</w:t>
      </w:r>
      <w:r w:rsidR="00584F39">
        <w:rPr>
          <w:lang w:val="ka-GE"/>
        </w:rPr>
        <w:t xml:space="preserve">ში </w:t>
      </w:r>
      <w:r w:rsidR="008C6819">
        <w:t>IBA</w:t>
      </w:r>
      <w:r w:rsidR="0058454F">
        <w:rPr>
          <w:lang w:val="ka-GE"/>
        </w:rPr>
        <w:t xml:space="preserve">N-ით იდენტიფიკაციის შესაძლებლობის გარდა </w:t>
      </w:r>
      <w:r w:rsidR="002A239C">
        <w:rPr>
          <w:lang w:val="ka-GE"/>
        </w:rPr>
        <w:t>ასევე</w:t>
      </w:r>
      <w:r w:rsidR="0058454F">
        <w:rPr>
          <w:lang w:val="ka-GE"/>
        </w:rPr>
        <w:t xml:space="preserve"> </w:t>
      </w:r>
      <w:r w:rsidR="00584F39">
        <w:rPr>
          <w:lang w:val="ka-GE"/>
        </w:rPr>
        <w:t xml:space="preserve">მხარდაჭერილი იყოს </w:t>
      </w:r>
      <w:r w:rsidR="00820EFA">
        <w:t>AccountReference</w:t>
      </w:r>
      <w:r w:rsidR="00820EFA">
        <w:rPr>
          <w:lang w:val="ka-GE"/>
        </w:rPr>
        <w:t xml:space="preserve"> </w:t>
      </w:r>
      <w:r w:rsidR="00584F39">
        <w:rPr>
          <w:lang w:val="ka-GE"/>
        </w:rPr>
        <w:t>ანგარიშის იდენტიფიცირება შემდეგი ატრიბუტებით:</w:t>
      </w:r>
    </w:p>
    <w:p w:rsidR="00584F39" w:rsidP="00746190" w:rsidRDefault="000E42E9" w14:paraId="27860E02" w14:textId="70967E3B">
      <w:pPr>
        <w:numPr>
          <w:ilvl w:val="0"/>
          <w:numId w:val="27"/>
        </w:numPr>
        <w:jc w:val="both"/>
        <w:rPr>
          <w:lang w:val="ka-GE"/>
        </w:rPr>
      </w:pPr>
      <w:r>
        <w:t xml:space="preserve">pan </w:t>
      </w:r>
      <w:r>
        <w:rPr>
          <w:lang w:val="ka-GE"/>
        </w:rPr>
        <w:t>- ბარათის ნომერი</w:t>
      </w:r>
    </w:p>
    <w:p w:rsidR="000E42E9" w:rsidP="00746190" w:rsidRDefault="001D7173" w14:paraId="31D47A86" w14:textId="72E0F11F">
      <w:pPr>
        <w:numPr>
          <w:ilvl w:val="0"/>
          <w:numId w:val="27"/>
        </w:numPr>
        <w:jc w:val="both"/>
        <w:rPr>
          <w:lang w:val="ka-GE"/>
        </w:rPr>
      </w:pPr>
      <w:r>
        <w:t xml:space="preserve">maskedPan - </w:t>
      </w:r>
      <w:r w:rsidR="00B76CE3">
        <w:rPr>
          <w:lang w:val="ka-GE"/>
        </w:rPr>
        <w:t>ბარათის ნომერი მასკირებული სახით</w:t>
      </w:r>
    </w:p>
    <w:p w:rsidR="00B76CE3" w:rsidP="00746190" w:rsidRDefault="003E1B5D" w14:paraId="3A8F34B6" w14:textId="68D94CA9">
      <w:pPr>
        <w:numPr>
          <w:ilvl w:val="0"/>
          <w:numId w:val="27"/>
        </w:numPr>
        <w:jc w:val="both"/>
        <w:rPr>
          <w:lang w:val="ka-GE"/>
        </w:rPr>
      </w:pPr>
      <w:r>
        <w:t xml:space="preserve">msisdn - </w:t>
      </w:r>
      <w:r>
        <w:rPr>
          <w:lang w:val="ka-GE"/>
        </w:rPr>
        <w:t>ტელეფონის ნომერი</w:t>
      </w:r>
      <w:r w:rsidR="00CB43A9">
        <w:t xml:space="preserve"> (</w:t>
      </w:r>
      <w:r w:rsidR="00CB43A9">
        <w:rPr>
          <w:lang w:val="ka-GE"/>
        </w:rPr>
        <w:t>მაგ. 9955</w:t>
      </w:r>
      <w:r w:rsidR="00A06EBE">
        <w:rPr>
          <w:lang w:val="ka-GE"/>
        </w:rPr>
        <w:t>77123456)</w:t>
      </w:r>
    </w:p>
    <w:p w:rsidR="00E86A7A" w:rsidP="00E86A7A" w:rsidRDefault="00E86A7A" w14:paraId="49B9781C" w14:textId="7A645EEC">
      <w:pPr>
        <w:jc w:val="both"/>
        <w:rPr>
          <w:lang w:val="ka-GE"/>
        </w:rPr>
      </w:pPr>
    </w:p>
    <w:p w:rsidR="007F7C7B" w:rsidP="00E3281E" w:rsidRDefault="00E86A7A" w14:paraId="2170EEB2" w14:textId="7181A652">
      <w:pPr>
        <w:jc w:val="both"/>
        <w:rPr>
          <w:lang w:val="ka-GE"/>
        </w:rPr>
      </w:pPr>
      <w:r w:rsidRPr="00E3281E">
        <w:rPr>
          <w:b/>
          <w:lang w:val="ka-GE"/>
        </w:rPr>
        <w:t>შესაძლოა</w:t>
      </w:r>
      <w:r>
        <w:rPr>
          <w:lang w:val="ka-GE"/>
        </w:rPr>
        <w:t xml:space="preserve"> </w:t>
      </w:r>
      <w:r w:rsidR="002F2DBF">
        <w:t>aspsp</w:t>
      </w:r>
      <w:r>
        <w:rPr>
          <w:lang w:val="ka-GE"/>
        </w:rPr>
        <w:t xml:space="preserve"> ტიპის პროდუქტში ამსმპ-მა ასევე მხარი დაუჭიროს შემთხვევას, როდესაც </w:t>
      </w:r>
      <w:r>
        <w:t>creditorAccount</w:t>
      </w:r>
      <w:r>
        <w:rPr>
          <w:lang w:val="ka-GE"/>
        </w:rPr>
        <w:t xml:space="preserve"> საერთოდ არაა მითითებული</w:t>
      </w:r>
      <w:r w:rsidR="00C55CE7">
        <w:rPr>
          <w:lang w:val="ka-GE"/>
        </w:rPr>
        <w:t xml:space="preserve"> და მითითებულია </w:t>
      </w:r>
      <w:r w:rsidR="00C55CE7">
        <w:t>creditorIdentification</w:t>
      </w:r>
      <w:r w:rsidR="00C55CE7">
        <w:rPr>
          <w:lang w:val="ka-GE"/>
        </w:rPr>
        <w:t>. ამ შემთხვევაში მმპ</w:t>
      </w:r>
      <w:r w:rsidR="007D2CDD">
        <w:rPr>
          <w:lang w:val="ka-GE"/>
        </w:rPr>
        <w:t xml:space="preserve"> თანხას რიცხავს პირადი ნომრის ან ორგანიზაციის საიდენტიფიკაციო ნომრის მიხედვით</w:t>
      </w:r>
      <w:r w:rsidR="00BD14C2">
        <w:rPr>
          <w:lang w:val="ka-GE"/>
        </w:rPr>
        <w:t xml:space="preserve">, ხოლო ამსმპ </w:t>
      </w:r>
      <w:r w:rsidR="00B47C66">
        <w:rPr>
          <w:lang w:val="ka-GE"/>
        </w:rPr>
        <w:t>მიმღების ანგარიშს</w:t>
      </w:r>
      <w:r w:rsidR="000017D7">
        <w:rPr>
          <w:lang w:val="ka-GE"/>
        </w:rPr>
        <w:t xml:space="preserve"> ირჩევს </w:t>
      </w:r>
      <w:r w:rsidR="007A52D3">
        <w:rPr>
          <w:lang w:val="ka-GE"/>
        </w:rPr>
        <w:t xml:space="preserve">ავტომატურად, </w:t>
      </w:r>
      <w:r w:rsidR="001E2DA3">
        <w:rPr>
          <w:lang w:val="ka-GE"/>
        </w:rPr>
        <w:t>ამ ანგარიშის მფლობელისთვის ცნობილი მეთოდით</w:t>
      </w:r>
      <w:r w:rsidR="00656961">
        <w:rPr>
          <w:lang w:val="ka-GE"/>
        </w:rPr>
        <w:t>.</w:t>
      </w:r>
    </w:p>
    <w:p w:rsidR="00162B34" w:rsidP="00E3281E" w:rsidRDefault="00162B34" w14:paraId="3261032D" w14:textId="2E69EFA7">
      <w:pPr>
        <w:jc w:val="both"/>
        <w:rPr>
          <w:lang w:val="ka-GE"/>
        </w:rPr>
      </w:pPr>
      <w:r>
        <w:rPr>
          <w:lang w:val="ka-GE"/>
        </w:rPr>
        <w:t xml:space="preserve">თუ </w:t>
      </w:r>
      <w:r w:rsidR="00EC2296">
        <w:t xml:space="preserve">aspsp </w:t>
      </w:r>
      <w:r w:rsidR="00EC2296">
        <w:rPr>
          <w:lang w:val="ka-GE"/>
        </w:rPr>
        <w:t xml:space="preserve">ტიპის პროდუქტში </w:t>
      </w:r>
      <w:r w:rsidR="0036175E">
        <w:t>creditorAccount</w:t>
      </w:r>
      <w:r w:rsidR="00EC2296">
        <w:rPr>
          <w:lang w:val="ka-GE"/>
        </w:rPr>
        <w:t>-ად</w:t>
      </w:r>
      <w:r w:rsidR="0036175E">
        <w:rPr>
          <w:lang w:val="ka-GE"/>
        </w:rPr>
        <w:t xml:space="preserve"> </w:t>
      </w:r>
      <w:r w:rsidR="00EC2296">
        <w:rPr>
          <w:lang w:val="ka-GE"/>
        </w:rPr>
        <w:t xml:space="preserve">გადმოცემულია </w:t>
      </w:r>
      <w:r w:rsidR="00EC2296">
        <w:t>maskedPan</w:t>
      </w:r>
      <w:r w:rsidR="00EC2296">
        <w:rPr>
          <w:lang w:val="ka-GE"/>
        </w:rPr>
        <w:t xml:space="preserve"> და არ არის მითითებული </w:t>
      </w:r>
      <w:r w:rsidR="00EC2296">
        <w:t>creditorIdentification</w:t>
      </w:r>
      <w:r w:rsidR="00EC2296">
        <w:rPr>
          <w:lang w:val="ka-GE"/>
        </w:rPr>
        <w:t xml:space="preserve"> რომელიც მიუთითებს სხვა პირზე, </w:t>
      </w:r>
      <w:r w:rsidRPr="00EC2296" w:rsidR="00EC2296">
        <w:rPr>
          <w:b/>
          <w:bCs/>
          <w:lang w:val="ka-GE"/>
        </w:rPr>
        <w:t>აუცილებელია</w:t>
      </w:r>
      <w:r w:rsidR="00EC2296">
        <w:rPr>
          <w:lang w:val="ka-GE"/>
        </w:rPr>
        <w:t xml:space="preserve"> ამსმპ-მა აღნიშნული ჩათვალოს მომხმარებლის მიერ საკუთარ ანგარიშებს შორის გადარიცხვად (ანუ </w:t>
      </w:r>
      <w:r w:rsidR="0054008A">
        <w:rPr>
          <w:lang w:val="ka-GE"/>
        </w:rPr>
        <w:t>დებიტორს უნდა ჰქონდეს</w:t>
      </w:r>
      <w:r w:rsidR="00EC2296">
        <w:rPr>
          <w:lang w:val="ka-GE"/>
        </w:rPr>
        <w:t xml:space="preserve"> </w:t>
      </w:r>
      <w:r w:rsidR="0054008A">
        <w:rPr>
          <w:lang w:val="ka-GE"/>
        </w:rPr>
        <w:t xml:space="preserve">ბარათის აღნიშნული ნომრით), ხოლო </w:t>
      </w:r>
      <w:r w:rsidR="0054008A">
        <w:t>creditorIdentification</w:t>
      </w:r>
      <w:r w:rsidR="0054008A">
        <w:rPr>
          <w:lang w:val="ka-GE"/>
        </w:rPr>
        <w:t>-ის გადმოცემის შემთხვევაში - შესაბამისი პირის</w:t>
      </w:r>
      <w:r w:rsidR="0062323D">
        <w:rPr>
          <w:lang w:val="ka-GE"/>
        </w:rPr>
        <w:t xml:space="preserve"> ანგარიშზე გადარიცხვად.</w:t>
      </w:r>
      <w:r>
        <w:rPr>
          <w:lang w:val="ka-GE"/>
        </w:rPr>
        <w:t xml:space="preserve"> </w:t>
      </w:r>
    </w:p>
    <w:p w:rsidRPr="00EC5F49" w:rsidR="00A7695B" w:rsidP="2413A721" w:rsidRDefault="000037B5" w14:paraId="6A2F29DD" w14:textId="1837D241">
      <w:pPr>
        <w:jc w:val="both"/>
        <w:rPr>
          <w:lang w:val="ka-GE"/>
        </w:rPr>
      </w:pPr>
      <w:r w:rsidRPr="2413A721">
        <w:rPr>
          <w:b/>
          <w:bCs/>
          <w:lang w:val="ka-GE"/>
        </w:rPr>
        <w:t>უმჯობესია</w:t>
      </w:r>
      <w:r w:rsidRPr="2413A721">
        <w:rPr>
          <w:lang w:val="ka-GE"/>
        </w:rPr>
        <w:t xml:space="preserve"> მმპ-მა არ გადასცეს creditorAgent ელემენტი</w:t>
      </w:r>
      <w:r w:rsidRPr="2413A721" w:rsidR="00B36CDE">
        <w:rPr>
          <w:lang w:val="ka-GE"/>
        </w:rPr>
        <w:t>,</w:t>
      </w:r>
      <w:r w:rsidRPr="2413A721">
        <w:rPr>
          <w:lang w:val="ka-GE"/>
        </w:rPr>
        <w:t xml:space="preserve"> როდესაც ხდება </w:t>
      </w:r>
      <w:r w:rsidRPr="2413A721" w:rsidR="002F2DBF">
        <w:rPr>
          <w:lang w:val="ka-GE"/>
        </w:rPr>
        <w:t>aspsp</w:t>
      </w:r>
      <w:r w:rsidRPr="2413A721">
        <w:rPr>
          <w:lang w:val="ka-GE"/>
        </w:rPr>
        <w:t xml:space="preserve"> </w:t>
      </w:r>
      <w:r w:rsidRPr="2413A721" w:rsidR="006D5F7B">
        <w:rPr>
          <w:lang w:val="ka-GE"/>
        </w:rPr>
        <w:t>გადახდა.</w:t>
      </w:r>
      <w:r w:rsidRPr="2413A721" w:rsidR="00A7695B">
        <w:rPr>
          <w:lang w:val="ka-GE"/>
        </w:rPr>
        <w:t xml:space="preserve"> თუმცა თუ აღნიშნული ელემენტი მითითებულია და არ </w:t>
      </w:r>
      <w:r w:rsidRPr="2413A721" w:rsidR="00EC5F49">
        <w:rPr>
          <w:lang w:val="ka-GE"/>
        </w:rPr>
        <w:t>შეიცავს ამსმპ-ს BIC კოდს</w:t>
      </w:r>
      <w:r w:rsidRPr="2413A721" w:rsidR="00A7695B">
        <w:rPr>
          <w:lang w:val="ka-GE"/>
        </w:rPr>
        <w:t>, ან თუ creditorAccount არის IBAN</w:t>
      </w:r>
      <w:r w:rsidRPr="2413A721" w:rsidR="00EC5F49">
        <w:rPr>
          <w:lang w:val="ka-GE"/>
        </w:rPr>
        <w:t xml:space="preserve"> სხვა ამსმპ-</w:t>
      </w:r>
      <w:del w:author="Giorgi Sheklashvili" w:date="2024-03-11T09:33:00Z" w:id="302">
        <w:r w:rsidRPr="2413A721" w:rsidDel="00EC5F49">
          <w:rPr>
            <w:lang w:val="ka-GE"/>
          </w:rPr>
          <w:delText>ს</w:delText>
        </w:r>
      </w:del>
      <w:r w:rsidRPr="2413A721" w:rsidR="00EC5F49">
        <w:rPr>
          <w:lang w:val="ka-GE"/>
        </w:rPr>
        <w:t>ი</w:t>
      </w:r>
      <w:ins w:author="Giorgi Sheklashvili" w:date="2024-03-11T09:33:00Z" w:id="303">
        <w:r w:rsidRPr="2413A721" w:rsidR="09240F37">
          <w:rPr>
            <w:lang w:val="ka-GE"/>
          </w:rPr>
          <w:t>ს</w:t>
        </w:r>
      </w:ins>
      <w:r w:rsidRPr="2413A721" w:rsidR="00EC5F49">
        <w:rPr>
          <w:lang w:val="ka-GE"/>
        </w:rPr>
        <w:t xml:space="preserve">, </w:t>
      </w:r>
      <w:r w:rsidRPr="2413A721" w:rsidR="00EC5F49">
        <w:rPr>
          <w:b/>
          <w:bCs/>
          <w:lang w:val="ka-GE"/>
        </w:rPr>
        <w:t>აუცილებელია</w:t>
      </w:r>
      <w:r w:rsidRPr="2413A721" w:rsidR="00EC5F49">
        <w:rPr>
          <w:lang w:val="ka-GE"/>
        </w:rPr>
        <w:t xml:space="preserve"> ამსმპ-მა დააბრუნოს შეცდომა</w:t>
      </w:r>
      <w:r w:rsidRPr="2413A721" w:rsidR="0006496A">
        <w:rPr>
          <w:lang w:val="ka-GE"/>
        </w:rPr>
        <w:t xml:space="preserve"> FORMAT_ERROR</w:t>
      </w:r>
      <w:r w:rsidRPr="2413A721" w:rsidR="00EC5F49">
        <w:rPr>
          <w:lang w:val="ka-GE"/>
        </w:rPr>
        <w:t>.</w:t>
      </w:r>
    </w:p>
    <w:p w:rsidRPr="00BE06D6" w:rsidR="00665546" w:rsidP="000037B5" w:rsidRDefault="00665546" w14:paraId="22BBDD25" w14:textId="0D034801">
      <w:pPr>
        <w:jc w:val="both"/>
        <w:rPr>
          <w:lang w:val="ka-GE"/>
        </w:rPr>
      </w:pPr>
      <w:r w:rsidRPr="00E3281E">
        <w:rPr>
          <w:lang w:val="ka-GE"/>
        </w:rPr>
        <w:t>domestic</w:t>
      </w:r>
      <w:r>
        <w:rPr>
          <w:lang w:val="ka-GE"/>
        </w:rPr>
        <w:t xml:space="preserve"> გადახდებში </w:t>
      </w:r>
      <w:r w:rsidRPr="00E3281E" w:rsidR="00BE06D6">
        <w:rPr>
          <w:lang w:val="ka-GE"/>
        </w:rPr>
        <w:t>IBAN</w:t>
      </w:r>
      <w:r w:rsidR="00BE06D6">
        <w:rPr>
          <w:lang w:val="ka-GE"/>
        </w:rPr>
        <w:t xml:space="preserve">-ის გარდა სხვა ტიპის ანგარიშები </w:t>
      </w:r>
      <w:r w:rsidRPr="00E3281E" w:rsidR="00BE06D6">
        <w:rPr>
          <w:b/>
          <w:lang w:val="ka-GE"/>
        </w:rPr>
        <w:t>არავითარ შემთხვევაში</w:t>
      </w:r>
      <w:r w:rsidR="00BE06D6">
        <w:rPr>
          <w:lang w:val="ka-GE"/>
        </w:rPr>
        <w:t xml:space="preserve"> არ უნდა იყოს გადაცემული</w:t>
      </w:r>
      <w:r w:rsidR="00907B4C">
        <w:rPr>
          <w:lang w:val="ka-GE"/>
        </w:rPr>
        <w:t>.</w:t>
      </w:r>
      <w:r w:rsidR="00552BD0">
        <w:rPr>
          <w:lang w:val="ka-GE"/>
        </w:rPr>
        <w:t xml:space="preserve"> </w:t>
      </w:r>
      <w:r w:rsidRPr="00460A97" w:rsidR="00552BD0">
        <w:rPr>
          <w:b/>
          <w:bCs/>
          <w:lang w:val="ka-GE"/>
        </w:rPr>
        <w:t>უმჯობესია</w:t>
      </w:r>
      <w:r w:rsidR="00552BD0">
        <w:rPr>
          <w:lang w:val="ka-GE"/>
        </w:rPr>
        <w:t xml:space="preserve">, მმპ-მა არ გამოიყენოს </w:t>
      </w:r>
      <w:r w:rsidRPr="00E3281E" w:rsidR="00552BD0">
        <w:rPr>
          <w:lang w:val="ka-GE"/>
        </w:rPr>
        <w:t xml:space="preserve">creditorAgent </w:t>
      </w:r>
      <w:r w:rsidR="00552BD0">
        <w:rPr>
          <w:lang w:val="ka-GE"/>
        </w:rPr>
        <w:t xml:space="preserve">ელემენტი როდესაც ხდება </w:t>
      </w:r>
      <w:r w:rsidRPr="00E3281E" w:rsidR="00552BD0">
        <w:rPr>
          <w:lang w:val="ka-GE"/>
        </w:rPr>
        <w:t>domestic</w:t>
      </w:r>
      <w:r w:rsidR="00552BD0">
        <w:rPr>
          <w:lang w:val="ka-GE"/>
        </w:rPr>
        <w:t xml:space="preserve"> გადახდა და მიმღები ამსმპ-ს იდენტიფიკაცია მოხდეს </w:t>
      </w:r>
      <w:r w:rsidRPr="00E3281E" w:rsidR="00552BD0">
        <w:rPr>
          <w:lang w:val="ka-GE"/>
        </w:rPr>
        <w:t>creditorAccount</w:t>
      </w:r>
      <w:r w:rsidR="00552BD0">
        <w:rPr>
          <w:lang w:val="ka-GE"/>
        </w:rPr>
        <w:t xml:space="preserve"> ელემენტის მიხედვით (როდესაც ეს უკანასკნელი </w:t>
      </w:r>
      <w:r w:rsidRPr="00E3281E" w:rsidR="00552BD0">
        <w:rPr>
          <w:lang w:val="ka-GE"/>
        </w:rPr>
        <w:t>IBAN</w:t>
      </w:r>
      <w:r w:rsidR="00552BD0">
        <w:rPr>
          <w:lang w:val="ka-GE"/>
        </w:rPr>
        <w:t>-ია).</w:t>
      </w:r>
    </w:p>
    <w:p w:rsidR="000037B5" w:rsidP="00F11E63" w:rsidRDefault="005F68A5" w14:paraId="306DE0D3" w14:textId="2F768D5C">
      <w:pPr>
        <w:jc w:val="both"/>
        <w:rPr>
          <w:lang w:val="ka-GE"/>
        </w:rPr>
      </w:pPr>
      <w:r>
        <w:rPr>
          <w:lang w:val="ka-GE"/>
        </w:rPr>
        <w:t xml:space="preserve">თუ ხდება </w:t>
      </w:r>
      <w:r w:rsidRPr="00E3281E">
        <w:rPr>
          <w:lang w:val="ka-GE"/>
        </w:rPr>
        <w:t>domestic</w:t>
      </w:r>
      <w:r>
        <w:rPr>
          <w:lang w:val="ka-GE"/>
        </w:rPr>
        <w:t xml:space="preserve"> გადახდა და გადაცემულია როგორც </w:t>
      </w:r>
      <w:r w:rsidRPr="00E3281E">
        <w:rPr>
          <w:lang w:val="ka-GE"/>
        </w:rPr>
        <w:t>creditorAgent</w:t>
      </w:r>
      <w:r w:rsidRPr="00E3281E" w:rsidR="00413F48">
        <w:rPr>
          <w:lang w:val="ka-GE"/>
        </w:rPr>
        <w:t>,</w:t>
      </w:r>
      <w:r>
        <w:rPr>
          <w:lang w:val="ka-GE"/>
        </w:rPr>
        <w:t xml:space="preserve"> ისე </w:t>
      </w:r>
      <w:r w:rsidRPr="00E3281E">
        <w:rPr>
          <w:lang w:val="ka-GE"/>
        </w:rPr>
        <w:t xml:space="preserve">creditorAccount </w:t>
      </w:r>
      <w:r w:rsidR="003504C1">
        <w:rPr>
          <w:lang w:val="ka-GE"/>
        </w:rPr>
        <w:t xml:space="preserve">ელემენტი და </w:t>
      </w:r>
      <w:r w:rsidRPr="00E3281E" w:rsidR="003504C1">
        <w:rPr>
          <w:lang w:val="ka-GE"/>
        </w:rPr>
        <w:t>creditorAccount</w:t>
      </w:r>
      <w:r w:rsidR="003504C1">
        <w:rPr>
          <w:lang w:val="ka-GE"/>
        </w:rPr>
        <w:t xml:space="preserve"> ელემენტი მიუთითებს </w:t>
      </w:r>
      <w:r w:rsidRPr="00E3281E" w:rsidR="003504C1">
        <w:rPr>
          <w:lang w:val="ka-GE"/>
        </w:rPr>
        <w:t>IBAN</w:t>
      </w:r>
      <w:r w:rsidR="003504C1">
        <w:rPr>
          <w:lang w:val="ka-GE"/>
        </w:rPr>
        <w:t>-ს, აუცილებელია</w:t>
      </w:r>
      <w:r w:rsidR="00EF72DE">
        <w:rPr>
          <w:lang w:val="ka-GE"/>
        </w:rPr>
        <w:t xml:space="preserve"> გადახდის მიმღებმა </w:t>
      </w:r>
      <w:r w:rsidR="00EF72DE">
        <w:rPr>
          <w:lang w:val="ka-GE"/>
        </w:rPr>
        <w:t>ამსმპ-მა შეამოწმოს</w:t>
      </w:r>
      <w:r w:rsidRPr="00E3281E" w:rsidR="000116E3">
        <w:rPr>
          <w:lang w:val="ka-GE"/>
        </w:rPr>
        <w:t>,</w:t>
      </w:r>
      <w:r w:rsidR="00EF72DE">
        <w:rPr>
          <w:lang w:val="ka-GE"/>
        </w:rPr>
        <w:t xml:space="preserve"> </w:t>
      </w:r>
      <w:r w:rsidR="002C28BB">
        <w:rPr>
          <w:lang w:val="ka-GE"/>
        </w:rPr>
        <w:t xml:space="preserve">რომ </w:t>
      </w:r>
      <w:r w:rsidRPr="00E3281E" w:rsidR="002C28BB">
        <w:rPr>
          <w:lang w:val="ka-GE"/>
        </w:rPr>
        <w:t>creditorAccount</w:t>
      </w:r>
      <w:r w:rsidR="002C28BB">
        <w:rPr>
          <w:lang w:val="ka-GE"/>
        </w:rPr>
        <w:t xml:space="preserve"> ანგარიში მიეკუთვნება </w:t>
      </w:r>
      <w:r w:rsidR="00FB072F">
        <w:rPr>
          <w:lang w:val="ka-GE"/>
        </w:rPr>
        <w:t xml:space="preserve"> </w:t>
      </w:r>
      <w:r w:rsidRPr="00E3281E" w:rsidR="002C28BB">
        <w:rPr>
          <w:lang w:val="ka-GE"/>
        </w:rPr>
        <w:t>creditorAgent</w:t>
      </w:r>
      <w:r w:rsidR="002C28BB">
        <w:rPr>
          <w:lang w:val="ka-GE"/>
        </w:rPr>
        <w:t xml:space="preserve">-ს და </w:t>
      </w:r>
      <w:r w:rsidR="00521103">
        <w:rPr>
          <w:lang w:val="ka-GE"/>
        </w:rPr>
        <w:t>თუ ეს ასე არ არის, დააბრუნოს შეცდომა</w:t>
      </w:r>
      <w:r w:rsidRPr="00D91761" w:rsidR="0019022D">
        <w:rPr>
          <w:lang w:val="ka-GE"/>
        </w:rPr>
        <w:t xml:space="preserve"> FORMAT_ERROR</w:t>
      </w:r>
      <w:r w:rsidR="00521103">
        <w:rPr>
          <w:lang w:val="ka-GE"/>
        </w:rPr>
        <w:t xml:space="preserve">. </w:t>
      </w:r>
    </w:p>
    <w:p w:rsidR="00F11E63" w:rsidP="00E3281E" w:rsidRDefault="00F11E63" w14:paraId="6DEE1344" w14:textId="77777777">
      <w:pPr>
        <w:jc w:val="both"/>
        <w:rPr>
          <w:lang w:val="ka-GE"/>
        </w:rPr>
      </w:pPr>
    </w:p>
    <w:p w:rsidR="006122AF" w:rsidP="00F11E63" w:rsidRDefault="00F11E63" w14:paraId="6F332EC2" w14:textId="1F8FECA5">
      <w:pPr>
        <w:pStyle w:val="Heading3"/>
        <w:rPr>
          <w:lang w:val="ka-GE"/>
        </w:rPr>
      </w:pPr>
      <w:bookmarkStart w:name="_Toc160721664" w:id="304"/>
      <w:r>
        <w:rPr>
          <w:lang w:val="ka-GE"/>
        </w:rPr>
        <w:t>გადამხდელის ანგარიშის იდენტიფიკაცია</w:t>
      </w:r>
      <w:bookmarkEnd w:id="304"/>
    </w:p>
    <w:p w:rsidR="00F11E63" w:rsidP="00E3281E" w:rsidRDefault="00F11E63" w14:paraId="3CF316C4" w14:textId="55042AC8">
      <w:pPr>
        <w:jc w:val="both"/>
        <w:rPr>
          <w:lang w:val="ka-GE"/>
        </w:rPr>
      </w:pPr>
      <w:r w:rsidRPr="00E3281E">
        <w:rPr>
          <w:b/>
          <w:lang w:val="ka-GE"/>
        </w:rPr>
        <w:t>აუცილებელია</w:t>
      </w:r>
      <w:r>
        <w:rPr>
          <w:lang w:val="ka-GE"/>
        </w:rPr>
        <w:t xml:space="preserve">, </w:t>
      </w:r>
      <w:r w:rsidR="00445605">
        <w:rPr>
          <w:lang w:val="ka-GE"/>
        </w:rPr>
        <w:t xml:space="preserve">ამსმპ მხარს უჭერდეს </w:t>
      </w:r>
      <w:r>
        <w:rPr>
          <w:lang w:val="ka-GE"/>
        </w:rPr>
        <w:t xml:space="preserve">გადამხდელის </w:t>
      </w:r>
      <w:r w:rsidR="00445605">
        <w:rPr>
          <w:lang w:val="ka-GE"/>
        </w:rPr>
        <w:t>ანგარიშის</w:t>
      </w:r>
      <w:r w:rsidR="00445605">
        <w:t xml:space="preserve"> (debtorAccount)</w:t>
      </w:r>
      <w:r w:rsidR="00445605">
        <w:rPr>
          <w:lang w:val="ka-GE"/>
        </w:rPr>
        <w:t xml:space="preserve"> იდენტიფიკაციის შემდეგ მეთოდებს:</w:t>
      </w:r>
    </w:p>
    <w:p w:rsidRPr="00E3281E" w:rsidR="00445605" w:rsidP="00746190" w:rsidRDefault="00445605" w14:paraId="46DFFBBD" w14:textId="2556AFCC">
      <w:pPr>
        <w:numPr>
          <w:ilvl w:val="0"/>
          <w:numId w:val="28"/>
        </w:numPr>
        <w:jc w:val="both"/>
        <w:rPr>
          <w:lang w:val="ka-GE"/>
        </w:rPr>
      </w:pPr>
      <w:r>
        <w:t>IBAN</w:t>
      </w:r>
    </w:p>
    <w:p w:rsidRPr="00E3281E" w:rsidR="003A287B" w:rsidP="00746190" w:rsidRDefault="003A287B" w14:paraId="09A2E21B" w14:textId="180666D5">
      <w:pPr>
        <w:numPr>
          <w:ilvl w:val="0"/>
          <w:numId w:val="28"/>
        </w:numPr>
        <w:jc w:val="both"/>
        <w:rPr>
          <w:lang w:val="ka-GE"/>
        </w:rPr>
      </w:pPr>
      <w:r>
        <w:t>maskedPan</w:t>
      </w:r>
      <w:r w:rsidR="007C5604">
        <w:t xml:space="preserve"> </w:t>
      </w:r>
    </w:p>
    <w:p w:rsidR="003A287B" w:rsidP="00E3281E" w:rsidRDefault="003A287B" w14:paraId="30F15A81" w14:textId="125B3AD2">
      <w:pPr>
        <w:jc w:val="both"/>
        <w:rPr>
          <w:lang w:val="ka-GE"/>
        </w:rPr>
      </w:pPr>
      <w:r w:rsidRPr="00E3281E">
        <w:rPr>
          <w:b/>
          <w:lang w:val="ka-GE"/>
        </w:rPr>
        <w:t>უმჯობესია</w:t>
      </w:r>
      <w:r>
        <w:rPr>
          <w:lang w:val="ka-GE"/>
        </w:rPr>
        <w:t xml:space="preserve">, ამსმპ მხარს უჭერდეს გადამხდელის ანგარიშის იდენტიფიკაციას </w:t>
      </w:r>
      <w:r w:rsidR="00C5635D">
        <w:rPr>
          <w:lang w:val="ka-GE"/>
        </w:rPr>
        <w:t>შემდეგი მეთოდებით:</w:t>
      </w:r>
    </w:p>
    <w:p w:rsidRPr="00E3281E" w:rsidR="00C5635D" w:rsidP="00746190" w:rsidRDefault="00C5635D" w14:paraId="50EC3778" w14:textId="4EBCEC4F">
      <w:pPr>
        <w:numPr>
          <w:ilvl w:val="0"/>
          <w:numId w:val="29"/>
        </w:numPr>
        <w:jc w:val="both"/>
        <w:rPr>
          <w:lang w:val="ka-GE"/>
        </w:rPr>
      </w:pPr>
      <w:r>
        <w:t>msisdn</w:t>
      </w:r>
      <w:r>
        <w:rPr>
          <w:lang w:val="ka-GE"/>
        </w:rPr>
        <w:t xml:space="preserve"> ტელეფონის </w:t>
      </w:r>
      <w:r w:rsidR="007F307D">
        <w:rPr>
          <w:lang w:val="ka-GE"/>
        </w:rPr>
        <w:t>ნომერი</w:t>
      </w:r>
      <w:r w:rsidR="00A06EBE">
        <w:rPr>
          <w:lang w:val="ka-GE"/>
        </w:rPr>
        <w:t xml:space="preserve"> </w:t>
      </w:r>
      <w:r w:rsidRPr="00A06EBE" w:rsidR="00A06EBE">
        <w:rPr>
          <w:lang w:val="ka-GE"/>
        </w:rPr>
        <w:t>(მაგ. 995577123456)</w:t>
      </w:r>
      <w:r w:rsidR="00EE06C0">
        <w:rPr>
          <w:lang w:val="ka-GE"/>
        </w:rPr>
        <w:t xml:space="preserve">, ამ მეთოდის მხარდაჭერის შემთხვევაში </w:t>
      </w:r>
      <w:r w:rsidRPr="00E3281E" w:rsidR="00EE06C0">
        <w:rPr>
          <w:b/>
          <w:lang w:val="ka-GE"/>
        </w:rPr>
        <w:t>აუცილებელია</w:t>
      </w:r>
      <w:r w:rsidR="00A534E4">
        <w:rPr>
          <w:lang w:val="ka-GE"/>
        </w:rPr>
        <w:t xml:space="preserve"> </w:t>
      </w:r>
      <w:r w:rsidR="00426AE5">
        <w:rPr>
          <w:lang w:val="ka-GE"/>
        </w:rPr>
        <w:t>ამსმპ</w:t>
      </w:r>
      <w:r w:rsidR="00B030C9">
        <w:rPr>
          <w:lang w:val="ka-GE"/>
        </w:rPr>
        <w:t xml:space="preserve"> გადამხდელის ანგარიშს </w:t>
      </w:r>
      <w:r w:rsidR="008D03F3">
        <w:rPr>
          <w:lang w:val="ka-GE"/>
        </w:rPr>
        <w:t xml:space="preserve">ავტომატურად </w:t>
      </w:r>
      <w:r w:rsidR="00B030C9">
        <w:rPr>
          <w:lang w:val="ka-GE"/>
        </w:rPr>
        <w:t xml:space="preserve">ირჩევდეს ანგარიშის მფლობელისათვის </w:t>
      </w:r>
      <w:r w:rsidR="008D03F3">
        <w:rPr>
          <w:lang w:val="ka-GE"/>
        </w:rPr>
        <w:t xml:space="preserve">ცნობილი </w:t>
      </w:r>
      <w:r w:rsidR="00C33688">
        <w:rPr>
          <w:lang w:val="ka-GE"/>
        </w:rPr>
        <w:t xml:space="preserve">რაიმე </w:t>
      </w:r>
      <w:r w:rsidR="008D03F3">
        <w:rPr>
          <w:lang w:val="ka-GE"/>
        </w:rPr>
        <w:t>მეთოდით.</w:t>
      </w:r>
    </w:p>
    <w:p w:rsidR="00C5635D" w:rsidP="00746190" w:rsidRDefault="00B761D7" w14:paraId="0A142863" w14:textId="492F7D37">
      <w:pPr>
        <w:numPr>
          <w:ilvl w:val="0"/>
          <w:numId w:val="29"/>
        </w:numPr>
        <w:jc w:val="both"/>
        <w:rPr>
          <w:lang w:val="ka-GE"/>
        </w:rPr>
      </w:pPr>
      <w:r>
        <w:t>pan</w:t>
      </w:r>
      <w:r>
        <w:rPr>
          <w:lang w:val="ka-GE"/>
        </w:rPr>
        <w:t xml:space="preserve"> - ბარათის ნომერი</w:t>
      </w:r>
    </w:p>
    <w:p w:rsidR="00765EC0" w:rsidRDefault="00184FC9" w14:paraId="2CD9AB47" w14:textId="142E1486">
      <w:pPr>
        <w:jc w:val="both"/>
        <w:rPr>
          <w:lang w:val="ka-GE"/>
        </w:rPr>
      </w:pPr>
      <w:r>
        <w:rPr>
          <w:b/>
          <w:bCs/>
          <w:lang w:val="ka-GE"/>
        </w:rPr>
        <w:t xml:space="preserve">აუცილებელია, </w:t>
      </w:r>
      <w:r>
        <w:rPr>
          <w:lang w:val="ka-GE"/>
        </w:rPr>
        <w:t>ამსმპ მხარს უჭერდეს შემთხვევას</w:t>
      </w:r>
      <w:r w:rsidR="00865C9F">
        <w:rPr>
          <w:lang w:val="ka-GE"/>
        </w:rPr>
        <w:t xml:space="preserve">, როდესაც </w:t>
      </w:r>
      <w:r w:rsidR="00F64E25">
        <w:rPr>
          <w:lang w:val="ka-GE"/>
        </w:rPr>
        <w:t>მმპ-</w:t>
      </w:r>
      <w:r w:rsidR="00886DE6">
        <w:rPr>
          <w:lang w:val="ka-GE"/>
        </w:rPr>
        <w:t>ი</w:t>
      </w:r>
      <w:r w:rsidR="00F64E25">
        <w:rPr>
          <w:lang w:val="ka-GE"/>
        </w:rPr>
        <w:t xml:space="preserve">ს მხრიდან გადახდის </w:t>
      </w:r>
      <w:r w:rsidR="00064D1F">
        <w:rPr>
          <w:lang w:val="ka-GE"/>
        </w:rPr>
        <w:t>ინიციირებ</w:t>
      </w:r>
      <w:r w:rsidR="00F64E25">
        <w:rPr>
          <w:lang w:val="ka-GE"/>
        </w:rPr>
        <w:t xml:space="preserve">ისას </w:t>
      </w:r>
      <w:r w:rsidR="00865C9F">
        <w:rPr>
          <w:lang w:val="ka-GE"/>
        </w:rPr>
        <w:t xml:space="preserve">მითითებული არ არის </w:t>
      </w:r>
      <w:r w:rsidR="005C7478">
        <w:rPr>
          <w:lang w:val="ka-GE"/>
        </w:rPr>
        <w:t xml:space="preserve">გადამხდელის </w:t>
      </w:r>
      <w:r w:rsidR="00814E71">
        <w:rPr>
          <w:lang w:val="ka-GE"/>
        </w:rPr>
        <w:t xml:space="preserve">და მისი </w:t>
      </w:r>
      <w:r w:rsidR="005C7478">
        <w:rPr>
          <w:lang w:val="ka-GE"/>
        </w:rPr>
        <w:t>ანგარიშის</w:t>
      </w:r>
      <w:r w:rsidR="00814E71">
        <w:rPr>
          <w:lang w:val="ka-GE"/>
        </w:rPr>
        <w:t xml:space="preserve"> საიდენტიფიკაციო </w:t>
      </w:r>
      <w:r w:rsidR="00F64E25">
        <w:rPr>
          <w:lang w:val="ka-GE"/>
        </w:rPr>
        <w:t xml:space="preserve">არანაირი </w:t>
      </w:r>
      <w:r w:rsidR="00814E71">
        <w:rPr>
          <w:lang w:val="ka-GE"/>
        </w:rPr>
        <w:t xml:space="preserve">ინფორმაცია. </w:t>
      </w:r>
      <w:r w:rsidR="00CD034C">
        <w:rPr>
          <w:lang w:val="ka-GE"/>
        </w:rPr>
        <w:t xml:space="preserve">მმპ-ის მხრიდან </w:t>
      </w:r>
      <w:r w:rsidR="00814E71">
        <w:rPr>
          <w:lang w:val="ka-GE"/>
        </w:rPr>
        <w:t>ა</w:t>
      </w:r>
      <w:r w:rsidR="004D2D1C">
        <w:rPr>
          <w:lang w:val="ka-GE"/>
        </w:rPr>
        <w:t xml:space="preserve">სეთი გადახდის </w:t>
      </w:r>
      <w:r w:rsidR="00064D1F">
        <w:rPr>
          <w:lang w:val="ka-GE"/>
        </w:rPr>
        <w:t>ინიციირებ</w:t>
      </w:r>
      <w:r w:rsidR="004D2D1C">
        <w:rPr>
          <w:lang w:val="ka-GE"/>
        </w:rPr>
        <w:t xml:space="preserve">ისას </w:t>
      </w:r>
      <w:r w:rsidRPr="004D2D1C" w:rsidR="004D2D1C">
        <w:rPr>
          <w:b/>
          <w:bCs/>
          <w:lang w:val="ka-GE"/>
        </w:rPr>
        <w:t>აუცილებელია</w:t>
      </w:r>
      <w:r w:rsidR="004D2D1C">
        <w:rPr>
          <w:lang w:val="ka-GE"/>
        </w:rPr>
        <w:t xml:space="preserve"> </w:t>
      </w:r>
      <w:r w:rsidR="00814E71">
        <w:rPr>
          <w:lang w:val="ka-GE"/>
        </w:rPr>
        <w:t xml:space="preserve">ამსმპ-მა </w:t>
      </w:r>
      <w:r w:rsidR="00CD034C">
        <w:rPr>
          <w:lang w:val="ka-GE"/>
        </w:rPr>
        <w:t>მოითხოვოს გადამისამართების ან განცალკევებული</w:t>
      </w:r>
      <w:r w:rsidR="00B42060">
        <w:rPr>
          <w:lang w:val="ka-GE"/>
        </w:rPr>
        <w:t xml:space="preserve"> ტიპის</w:t>
      </w:r>
      <w:r w:rsidR="00CD034C">
        <w:rPr>
          <w:lang w:val="ka-GE"/>
        </w:rPr>
        <w:t xml:space="preserve"> ავთენტიფიკაცია </w:t>
      </w:r>
      <w:sdt>
        <w:sdtPr>
          <w:rPr>
            <w:lang w:val="ka-GE"/>
          </w:rPr>
          <w:id w:val="919997001"/>
          <w:citation/>
        </w:sdtPr>
        <w:sdtEndPr/>
        <w:sdtContent>
          <w:r w:rsidR="00CD034C">
            <w:rPr>
              <w:lang w:val="ka-GE"/>
            </w:rPr>
            <w:fldChar w:fldCharType="begin"/>
          </w:r>
          <w:r w:rsidR="00CD034C">
            <w:rPr>
              <w:lang w:val="ka-GE"/>
            </w:rPr>
            <w:instrText xml:space="preserve"> CITATION Placeholder1 \l 1079 </w:instrText>
          </w:r>
          <w:r w:rsidR="00CD034C">
            <w:rPr>
              <w:lang w:val="ka-GE"/>
            </w:rPr>
            <w:fldChar w:fldCharType="separate"/>
          </w:r>
          <w:r w:rsidR="00D23137">
            <w:rPr>
              <w:noProof/>
              <w:lang w:val="ka-GE"/>
            </w:rPr>
            <w:t>(</w:t>
          </w:r>
          <w:r w:rsidR="00FB34DB">
            <w:rPr>
              <w:noProof/>
              <w:lang w:val="ka-GE"/>
            </w:rPr>
            <w:t>10</w:t>
          </w:r>
          <w:r w:rsidR="00D23137">
            <w:rPr>
              <w:noProof/>
              <w:lang w:val="ka-GE"/>
            </w:rPr>
            <w:t>)</w:t>
          </w:r>
          <w:r w:rsidR="00CD034C">
            <w:rPr>
              <w:lang w:val="ka-GE"/>
            </w:rPr>
            <w:fldChar w:fldCharType="end"/>
          </w:r>
        </w:sdtContent>
      </w:sdt>
      <w:r w:rsidR="00CD034C">
        <w:rPr>
          <w:lang w:val="ka-GE"/>
        </w:rPr>
        <w:t xml:space="preserve">-ის მიხედვით, აარჩევინოს სმმ-ს </w:t>
      </w:r>
      <w:r w:rsidR="000F5B02">
        <w:rPr>
          <w:lang w:val="ka-GE"/>
        </w:rPr>
        <w:t xml:space="preserve">სასურველი ანგარიში და შემდეგ მიიღოს </w:t>
      </w:r>
      <w:r w:rsidR="00136F07">
        <w:rPr>
          <w:lang w:val="ka-GE"/>
        </w:rPr>
        <w:t xml:space="preserve">მისგან </w:t>
      </w:r>
      <w:r w:rsidR="000F5B02">
        <w:rPr>
          <w:lang w:val="ka-GE"/>
        </w:rPr>
        <w:t>თანხმობა ოპერაციაზე.</w:t>
      </w:r>
    </w:p>
    <w:p w:rsidRPr="00865C9F" w:rsidR="000F5B02" w:rsidRDefault="000F5B02" w14:paraId="62084EDB" w14:textId="5B4405DD">
      <w:pPr>
        <w:jc w:val="both"/>
        <w:rPr>
          <w:lang w:val="ka-GE"/>
        </w:rPr>
      </w:pPr>
      <w:r>
        <w:rPr>
          <w:b/>
          <w:bCs/>
          <w:lang w:val="ka-GE"/>
        </w:rPr>
        <w:t>უმჯობესია</w:t>
      </w:r>
      <w:r>
        <w:rPr>
          <w:lang w:val="ka-GE"/>
        </w:rPr>
        <w:t xml:space="preserve">, ამსმპ მხარს უჭერდეს შემთხვევას, როდესაც </w:t>
      </w:r>
      <w:r>
        <w:t>debtorAccount</w:t>
      </w:r>
      <w:r>
        <w:rPr>
          <w:lang w:val="ka-GE"/>
        </w:rPr>
        <w:t xml:space="preserve"> მითითებული არ არის, თუმცა მითითებულია </w:t>
      </w:r>
      <w:r>
        <w:t>debtorIdenification</w:t>
      </w:r>
      <w:r>
        <w:rPr>
          <w:lang w:val="ka-GE"/>
        </w:rPr>
        <w:t xml:space="preserve"> - ფიზიკური ან იურიდიული პირის პირადი ნომერი/საიდენტიფიკაციო ნომერი და ამ სცენარის მხარდაჭერის შემთხვევაში </w:t>
      </w:r>
      <w:r w:rsidRPr="000B063D">
        <w:rPr>
          <w:b/>
          <w:bCs/>
          <w:lang w:val="ka-GE"/>
        </w:rPr>
        <w:t>აუცილებელია</w:t>
      </w:r>
      <w:r>
        <w:rPr>
          <w:lang w:val="ka-GE"/>
        </w:rPr>
        <w:t xml:space="preserve"> ამსმპ გადამხდელის ანგარიშს ავტომატურად ირჩევდეს ანგარიშის მფლობელისათვის ცნობილი რაიმე მეთოდით.</w:t>
      </w:r>
    </w:p>
    <w:p w:rsidR="00E531DE" w:rsidP="00BB3B13" w:rsidRDefault="009B021B" w14:paraId="11B4B4B3" w14:textId="0C829A30">
      <w:pPr>
        <w:pStyle w:val="Heading3"/>
        <w:rPr>
          <w:del w:author="Mikheil Kapanadze" w:date="2024-03-06T16:06:00Z" w:id="305"/>
          <w:lang w:val="ka-GE"/>
        </w:rPr>
      </w:pPr>
      <w:bookmarkStart w:name="_Toc160721665" w:id="306"/>
      <w:del w:author="Mikheil Kapanadze" w:date="2024-03-06T16:06:00Z" w:id="307">
        <w:r>
          <w:rPr>
            <w:lang w:val="ka-GE"/>
          </w:rPr>
          <w:delText xml:space="preserve">ელემენტი </w:delText>
        </w:r>
        <w:bookmarkStart w:name="_Hlk70290786" w:id="308"/>
        <w:bookmarkStart w:name="_Hlk70290811" w:id="309"/>
        <w:r w:rsidRPr="009B021B">
          <w:rPr>
            <w:lang w:val="ka-GE"/>
          </w:rPr>
          <w:delText>remittanceInformation</w:delText>
        </w:r>
        <w:r w:rsidR="00ED30D0">
          <w:delText>Unstructured</w:delText>
        </w:r>
        <w:bookmarkEnd w:id="308"/>
        <w:r w:rsidR="00ED30D0">
          <w:delText xml:space="preserve"> </w:delText>
        </w:r>
        <w:r w:rsidR="00ED30D0">
          <w:rPr>
            <w:lang w:val="ka-GE"/>
          </w:rPr>
          <w:delText>და</w:delText>
        </w:r>
        <w:r w:rsidR="00ED30D0">
          <w:delText xml:space="preserve"> </w:delText>
        </w:r>
        <w:r w:rsidRPr="00ED30D0" w:rsidR="00ED30D0">
          <w:delText>remittanceInformationUnstructured</w:delText>
        </w:r>
        <w:r w:rsidR="00ED30D0">
          <w:delText>Array</w:delText>
        </w:r>
        <w:bookmarkEnd w:id="306"/>
        <w:bookmarkEnd w:id="309"/>
        <w:r w:rsidR="00D618E3">
          <w:br/>
        </w:r>
      </w:del>
    </w:p>
    <w:p w:rsidR="00242092" w:rsidP="00DB79C9" w:rsidRDefault="00ED30D0" w14:paraId="106B8B80" w14:textId="2968E24D">
      <w:pPr>
        <w:jc w:val="both"/>
        <w:rPr>
          <w:del w:author="Mikheil Kapanadze" w:date="2024-03-06T16:06:00Z" w:id="310"/>
          <w:lang w:val="ka-GE"/>
        </w:rPr>
      </w:pPr>
      <w:del w:author="Mikheil Kapanadze" w:date="2024-03-06T16:06:00Z" w:id="311">
        <w:r w:rsidRPr="00ED30D0">
          <w:rPr>
            <w:lang w:val="ka-GE"/>
          </w:rPr>
          <w:delText>remittanceInformationUnstructured და remittanceInformationUnstructuredArray</w:delText>
        </w:r>
        <w:r>
          <w:rPr>
            <w:lang w:val="ka-GE"/>
          </w:rPr>
          <w:delText xml:space="preserve"> ერთად </w:delText>
        </w:r>
        <w:r w:rsidRPr="00E3281E">
          <w:rPr>
            <w:b/>
            <w:lang w:val="ka-GE"/>
          </w:rPr>
          <w:delText>არავითარ შემთხვევაში</w:delText>
        </w:r>
        <w:r>
          <w:rPr>
            <w:lang w:val="ka-GE"/>
          </w:rPr>
          <w:delText xml:space="preserve"> არ უნდა იყოს გამოყენებული. </w:delText>
        </w:r>
        <w:r w:rsidRPr="00E3281E">
          <w:rPr>
            <w:b/>
            <w:lang w:val="ka-GE"/>
          </w:rPr>
          <w:delText>აუცილებელია</w:delText>
        </w:r>
        <w:r>
          <w:rPr>
            <w:lang w:val="ka-GE"/>
          </w:rPr>
          <w:delText xml:space="preserve"> </w:delText>
        </w:r>
        <w:r w:rsidR="00B76545">
          <w:rPr>
            <w:lang w:val="ka-GE"/>
          </w:rPr>
          <w:delText xml:space="preserve">მხოლოდ </w:delText>
        </w:r>
        <w:r>
          <w:rPr>
            <w:lang w:val="ka-GE"/>
          </w:rPr>
          <w:delText>ერთი მათგანის გამოყენება.</w:delText>
        </w:r>
        <w:r w:rsidR="00A663FF">
          <w:rPr>
            <w:lang w:val="ka-GE"/>
          </w:rPr>
          <w:delText xml:space="preserve"> თუ </w:delText>
        </w:r>
        <w:r w:rsidR="002B2768">
          <w:rPr>
            <w:lang w:val="ka-GE"/>
          </w:rPr>
          <w:delText xml:space="preserve">გადასაცემი ინფორმაცია ეტევა </w:delText>
        </w:r>
        <w:r w:rsidRPr="002B2768" w:rsidR="002B2768">
          <w:rPr>
            <w:lang w:val="ka-GE"/>
          </w:rPr>
          <w:delText>remittanceInformationUnstructured</w:delText>
        </w:r>
        <w:r w:rsidR="002B2768">
          <w:rPr>
            <w:lang w:val="ka-GE"/>
          </w:rPr>
          <w:delText xml:space="preserve">-ის ფარგლებში (140 სიმბოლო), </w:delText>
        </w:r>
        <w:r w:rsidRPr="00E3281E" w:rsidR="002B2768">
          <w:rPr>
            <w:b/>
            <w:lang w:val="ka-GE"/>
          </w:rPr>
          <w:delText>უმჯობესია</w:delText>
        </w:r>
        <w:r w:rsidR="002B2768">
          <w:rPr>
            <w:lang w:val="ka-GE"/>
          </w:rPr>
          <w:delText xml:space="preserve"> </w:delText>
        </w:r>
        <w:r w:rsidRPr="002B2768" w:rsidR="002B2768">
          <w:rPr>
            <w:lang w:val="ka-GE"/>
          </w:rPr>
          <w:delText>remittanceInformationUnstructured</w:delText>
        </w:r>
        <w:r w:rsidR="002B2768">
          <w:rPr>
            <w:lang w:val="ka-GE"/>
          </w:rPr>
          <w:delText>-ის გამოყენება.</w:delText>
        </w:r>
      </w:del>
    </w:p>
    <w:p w:rsidR="00BE7F7B" w:rsidP="00DB79C9" w:rsidRDefault="00BE7F7B" w14:paraId="49B78EF6" w14:textId="1F89469E">
      <w:pPr>
        <w:jc w:val="both"/>
        <w:rPr>
          <w:lang w:val="ka-GE"/>
        </w:rPr>
      </w:pPr>
    </w:p>
    <w:p w:rsidR="00947850" w:rsidP="003B2352" w:rsidRDefault="003B2352" w14:paraId="7066E8A6" w14:textId="4D00DADD">
      <w:pPr>
        <w:pStyle w:val="Heading3"/>
        <w:rPr>
          <w:lang w:val="ka-GE"/>
        </w:rPr>
      </w:pPr>
      <w:bookmarkStart w:name="_Toc160721666" w:id="312"/>
      <w:r>
        <w:rPr>
          <w:lang w:val="ka-GE"/>
        </w:rPr>
        <w:t xml:space="preserve">ელემენტი </w:t>
      </w:r>
      <w:r w:rsidRPr="003B2352">
        <w:rPr>
          <w:lang w:val="ka-GE"/>
        </w:rPr>
        <w:t>requestedExecutionDate</w:t>
      </w:r>
      <w:r>
        <w:rPr>
          <w:lang w:val="ka-GE"/>
        </w:rPr>
        <w:t xml:space="preserve"> და </w:t>
      </w:r>
      <w:r w:rsidRPr="003B2352">
        <w:rPr>
          <w:lang w:val="ka-GE"/>
        </w:rPr>
        <w:t>requestedExecutionDateTime</w:t>
      </w:r>
      <w:bookmarkEnd w:id="312"/>
    </w:p>
    <w:p w:rsidR="003B2352" w:rsidP="003B2352" w:rsidRDefault="007E0398" w14:paraId="34D93344" w14:textId="4FF55742">
      <w:pPr>
        <w:rPr>
          <w:lang w:val="ka-GE"/>
        </w:rPr>
      </w:pPr>
      <w:r>
        <w:rPr>
          <w:lang w:val="ka-GE"/>
        </w:rPr>
        <w:t xml:space="preserve">თუ მითითებულია ორივე ველი, </w:t>
      </w:r>
      <w:r w:rsidRPr="00D14BC3">
        <w:rPr>
          <w:b/>
          <w:bCs/>
          <w:lang w:val="ka-GE"/>
        </w:rPr>
        <w:t>აუცილებელია</w:t>
      </w:r>
      <w:r>
        <w:rPr>
          <w:lang w:val="ka-GE"/>
        </w:rPr>
        <w:t xml:space="preserve"> </w:t>
      </w:r>
      <w:r w:rsidRPr="00D14BC3" w:rsidR="00D14BC3">
        <w:rPr>
          <w:lang w:val="ka-GE"/>
        </w:rPr>
        <w:t>requestedExecutionDateTime</w:t>
      </w:r>
      <w:r w:rsidR="00D14BC3">
        <w:rPr>
          <w:lang w:val="ka-GE"/>
        </w:rPr>
        <w:t xml:space="preserve">-ში მითითებული თარიღი ემთხვეოდეს </w:t>
      </w:r>
      <w:r w:rsidRPr="00D14BC3" w:rsidR="00D14BC3">
        <w:rPr>
          <w:lang w:val="ka-GE"/>
        </w:rPr>
        <w:t>requestedExecutionDate</w:t>
      </w:r>
      <w:r w:rsidR="00D14BC3">
        <w:rPr>
          <w:lang w:val="ka-GE"/>
        </w:rPr>
        <w:t>-ში მითითებულს.</w:t>
      </w:r>
    </w:p>
    <w:p w:rsidR="0003129C" w:rsidP="003B2352" w:rsidRDefault="0003129C" w14:paraId="1221585E" w14:textId="57B3C50E">
      <w:pPr>
        <w:rPr>
          <w:lang w:val="ka-GE"/>
        </w:rPr>
      </w:pPr>
    </w:p>
    <w:p w:rsidR="0003129C" w:rsidP="00B67B18" w:rsidRDefault="0003129C" w14:paraId="269B99A8" w14:textId="5B1EA540">
      <w:pPr>
        <w:pStyle w:val="Heading3"/>
      </w:pPr>
      <w:bookmarkStart w:name="_Ref83735191" w:id="313"/>
      <w:bookmarkStart w:name="_Toc160721667" w:id="314"/>
      <w:r>
        <w:rPr>
          <w:lang w:val="ka-GE"/>
        </w:rPr>
        <w:t xml:space="preserve">ელემენტი </w:t>
      </w:r>
      <w:r>
        <w:t>chargeBearer</w:t>
      </w:r>
      <w:bookmarkEnd w:id="313"/>
      <w:bookmarkEnd w:id="314"/>
    </w:p>
    <w:p w:rsidR="00810C1C" w:rsidP="00681035" w:rsidRDefault="00585DEB" w14:paraId="2F9D4C1E" w14:textId="4B6CA1EF">
      <w:pPr>
        <w:jc w:val="both"/>
      </w:pPr>
      <w:r>
        <w:rPr>
          <w:lang w:val="ka-GE"/>
        </w:rPr>
        <w:t>საქართველოს ტერიტორიაზე</w:t>
      </w:r>
      <w:r w:rsidR="008F1119">
        <w:rPr>
          <w:lang w:val="ka-GE"/>
        </w:rPr>
        <w:t xml:space="preserve"> </w:t>
      </w:r>
      <w:r>
        <w:rPr>
          <w:lang w:val="ka-GE"/>
        </w:rPr>
        <w:t xml:space="preserve">ლარის გადარიცხვისას აღნიშნული ველი ან არ უნდა გადაეცეს, ან მასში უნდა გადაეცეს მნიშვნელობა </w:t>
      </w:r>
      <w:r>
        <w:t xml:space="preserve">OUR. </w:t>
      </w:r>
      <w:r>
        <w:rPr>
          <w:lang w:val="ka-GE"/>
        </w:rPr>
        <w:t xml:space="preserve">სხვა ყველა </w:t>
      </w:r>
      <w:r w:rsidR="008F1119">
        <w:rPr>
          <w:lang w:val="ka-GE"/>
        </w:rPr>
        <w:t xml:space="preserve">შემთხვევაში </w:t>
      </w:r>
      <w:r w:rsidRPr="00810C1C" w:rsidR="008F1119">
        <w:rPr>
          <w:b/>
          <w:bCs/>
          <w:lang w:val="ka-GE"/>
        </w:rPr>
        <w:t>აუცილებელია</w:t>
      </w:r>
      <w:r w:rsidR="008F1119">
        <w:rPr>
          <w:lang w:val="ka-GE"/>
        </w:rPr>
        <w:t xml:space="preserve"> გადახდის </w:t>
      </w:r>
      <w:r w:rsidR="00064D1F">
        <w:rPr>
          <w:lang w:val="ka-GE"/>
        </w:rPr>
        <w:t>ინიციირებ</w:t>
      </w:r>
      <w:r w:rsidR="008F1119">
        <w:rPr>
          <w:lang w:val="ka-GE"/>
        </w:rPr>
        <w:t xml:space="preserve">ის გამოძახება დასრულდეს შეცდომით </w:t>
      </w:r>
      <w:r w:rsidR="00B67B18">
        <w:t xml:space="preserve">PAYMENT_FAILED. </w:t>
      </w:r>
    </w:p>
    <w:p w:rsidR="00585DEB" w:rsidP="00681035" w:rsidRDefault="00810C1C" w14:paraId="41B66B4E" w14:textId="40BE64D7">
      <w:pPr>
        <w:jc w:val="both"/>
      </w:pPr>
      <w:r>
        <w:t>foreign</w:t>
      </w:r>
      <w:r>
        <w:rPr>
          <w:lang w:val="ka-GE"/>
        </w:rPr>
        <w:t xml:space="preserve"> </w:t>
      </w:r>
      <w:r w:rsidR="001152E0">
        <w:rPr>
          <w:lang w:val="ka-GE"/>
        </w:rPr>
        <w:t xml:space="preserve"> </w:t>
      </w:r>
      <w:r>
        <w:rPr>
          <w:lang w:val="ka-GE"/>
        </w:rPr>
        <w:t xml:space="preserve">გადარიცხვისას პროდუქტში </w:t>
      </w:r>
      <w:r w:rsidRPr="00810C1C">
        <w:rPr>
          <w:b/>
          <w:bCs/>
          <w:lang w:val="ka-GE"/>
        </w:rPr>
        <w:t>არავითარ შემთხვევაში</w:t>
      </w:r>
      <w:r>
        <w:rPr>
          <w:lang w:val="ka-GE"/>
        </w:rPr>
        <w:t xml:space="preserve"> არ უნდა გადაეცეს </w:t>
      </w:r>
      <w:r>
        <w:t>SLEV</w:t>
      </w:r>
      <w:r>
        <w:rPr>
          <w:lang w:val="ka-GE"/>
        </w:rPr>
        <w:t xml:space="preserve"> და </w:t>
      </w:r>
      <w:r w:rsidRPr="00810C1C">
        <w:rPr>
          <w:b/>
          <w:bCs/>
          <w:lang w:val="ka-GE"/>
        </w:rPr>
        <w:t>აუცილებელია</w:t>
      </w:r>
      <w:r>
        <w:rPr>
          <w:lang w:val="ka-GE"/>
        </w:rPr>
        <w:t xml:space="preserve"> გადახდის </w:t>
      </w:r>
      <w:r w:rsidR="00064D1F">
        <w:rPr>
          <w:lang w:val="ka-GE"/>
        </w:rPr>
        <w:t>ინიციირებ</w:t>
      </w:r>
      <w:r>
        <w:rPr>
          <w:lang w:val="ka-GE"/>
        </w:rPr>
        <w:t xml:space="preserve">ის გამოძახება დასრულდეს შეცდომით </w:t>
      </w:r>
      <w:r>
        <w:t>PAYMENT_FAILED.</w:t>
      </w:r>
    </w:p>
    <w:p w:rsidRPr="00CA76EB" w:rsidR="00810C1C" w:rsidP="00681035" w:rsidRDefault="00810C1C" w14:paraId="23D5CC5B" w14:textId="2C7755AB">
      <w:pPr>
        <w:jc w:val="both"/>
        <w:rPr>
          <w:lang w:val="ka-GE"/>
        </w:rPr>
      </w:pPr>
      <w:r>
        <w:rPr>
          <w:lang w:val="ka-GE"/>
        </w:rPr>
        <w:t xml:space="preserve">თუ ველი გადაცემული არ არის, </w:t>
      </w:r>
      <w:r w:rsidRPr="00CA76EB" w:rsidR="00CA76EB">
        <w:rPr>
          <w:b/>
          <w:bCs/>
          <w:lang w:val="ka-GE"/>
        </w:rPr>
        <w:t>აუცილებელია</w:t>
      </w:r>
      <w:r w:rsidR="00CA76EB">
        <w:rPr>
          <w:lang w:val="ka-GE"/>
        </w:rPr>
        <w:t xml:space="preserve"> ნაგულისხმევი მნიშვნელობა </w:t>
      </w:r>
      <w:r w:rsidRPr="2920A99C" w:rsidR="00CA76EB">
        <w:rPr>
          <w:lang w:val="ka-GE"/>
        </w:rPr>
        <w:t>იყო</w:t>
      </w:r>
      <w:r w:rsidRPr="2920A99C" w:rsidR="0CCB7F3D">
        <w:rPr>
          <w:lang w:val="ka-GE"/>
        </w:rPr>
        <w:t>ს</w:t>
      </w:r>
      <w:r w:rsidR="00CA76EB">
        <w:rPr>
          <w:lang w:val="ka-GE"/>
        </w:rPr>
        <w:t xml:space="preserve"> </w:t>
      </w:r>
      <w:r w:rsidR="00CA76EB">
        <w:t xml:space="preserve">OUR - </w:t>
      </w:r>
      <w:r w:rsidR="00CA76EB">
        <w:rPr>
          <w:lang w:val="ka-GE"/>
        </w:rPr>
        <w:t>საკომისიო, ასეთის არსებობის შემთხვევაში, ეკისრება დებიტორს.</w:t>
      </w:r>
    </w:p>
    <w:p w:rsidR="00ED30D0" w:rsidP="00DB79C9" w:rsidRDefault="00ED30D0" w14:paraId="52D840CE" w14:textId="77777777">
      <w:pPr>
        <w:jc w:val="both"/>
        <w:rPr>
          <w:lang w:val="ka-GE"/>
        </w:rPr>
      </w:pPr>
    </w:p>
    <w:p w:rsidRPr="0082453A" w:rsidR="0082453A" w:rsidP="0082453A" w:rsidRDefault="0082453A" w14:paraId="566A7B1B" w14:textId="4BBA3C71">
      <w:pPr>
        <w:pStyle w:val="Heading1"/>
        <w:rPr>
          <w:lang w:val="ka-GE"/>
        </w:rPr>
      </w:pPr>
      <w:bookmarkStart w:name="_Toc160721668" w:id="315"/>
      <w:r>
        <w:t>API</w:t>
      </w:r>
      <w:r w:rsidRPr="1F51C7DE">
        <w:rPr>
          <w:lang w:val="ka-GE"/>
        </w:rPr>
        <w:t xml:space="preserve"> ფუნქციები</w:t>
      </w:r>
      <w:bookmarkEnd w:id="315"/>
    </w:p>
    <w:p w:rsidR="006A702C" w:rsidP="001E4A3F" w:rsidRDefault="001E4A3F" w14:paraId="488D6553" w14:textId="2C0A10AA">
      <w:pPr>
        <w:pStyle w:val="Heading2"/>
        <w:rPr>
          <w:lang w:val="ka-GE"/>
        </w:rPr>
      </w:pPr>
      <w:bookmarkStart w:name="_Ref70208944" w:id="316"/>
      <w:bookmarkStart w:name="_Toc160721669" w:id="317"/>
      <w:bookmarkStart w:name="_Hlk71181450" w:id="318"/>
      <w:r>
        <w:rPr>
          <w:lang w:val="ka-GE"/>
        </w:rPr>
        <w:t xml:space="preserve">გადახდის </w:t>
      </w:r>
      <w:r w:rsidR="00064D1F">
        <w:rPr>
          <w:lang w:val="ka-GE"/>
        </w:rPr>
        <w:t>ინიციირებ</w:t>
      </w:r>
      <w:r>
        <w:rPr>
          <w:lang w:val="ka-GE"/>
        </w:rPr>
        <w:t>ა</w:t>
      </w:r>
      <w:bookmarkEnd w:id="316"/>
      <w:bookmarkEnd w:id="317"/>
    </w:p>
    <w:p w:rsidR="00C96541" w:rsidP="00C96541" w:rsidRDefault="00C96541" w14:paraId="534C9C8F" w14:textId="77777777">
      <w:pPr>
        <w:rPr>
          <w:lang w:val="ka-GE"/>
        </w:rPr>
      </w:pPr>
      <w:r>
        <w:rPr>
          <w:lang w:val="ka-GE"/>
        </w:rPr>
        <w:t>გამოძახება:</w:t>
      </w:r>
    </w:p>
    <w:p w:rsidRPr="00E3281E" w:rsidR="00C96541" w:rsidP="00C96541" w:rsidRDefault="006C4F4C" w14:paraId="3D1EFFED" w14:textId="2739861C">
      <w:pPr>
        <w:rPr>
          <w:rFonts w:cs="Courier New"/>
          <w:lang w:val="ka-GE"/>
        </w:rPr>
      </w:pPr>
      <w:r>
        <w:rPr>
          <w:rFonts w:ascii="Courier New" w:hAnsi="Courier New" w:cs="Courier New"/>
        </w:rPr>
        <w:t>POST</w:t>
      </w:r>
      <w:r w:rsidRPr="009F7AE7" w:rsidR="00C96541">
        <w:rPr>
          <w:rFonts w:ascii="Courier New" w:hAnsi="Courier New" w:cs="Courier New"/>
          <w:lang w:val="ka-GE"/>
        </w:rPr>
        <w:t xml:space="preserve"> </w:t>
      </w:r>
      <w:bookmarkStart w:name="_Hlk70282300" w:id="319"/>
      <w:r w:rsidRPr="009F7AE7" w:rsidR="00C96541">
        <w:rPr>
          <w:rFonts w:ascii="Courier New" w:hAnsi="Courier New" w:cs="Courier New"/>
          <w:lang w:val="ka-GE"/>
        </w:rPr>
        <w:t>/v</w:t>
      </w:r>
      <w:r w:rsidR="008B05E2">
        <w:rPr>
          <w:rFonts w:ascii="Courier New" w:hAnsi="Courier New" w:cs="Courier New"/>
          <w:lang w:val="ka-GE"/>
        </w:rPr>
        <w:t>2</w:t>
      </w:r>
      <w:r w:rsidRPr="009F7AE7" w:rsidR="00C96541">
        <w:rPr>
          <w:rFonts w:ascii="Courier New" w:hAnsi="Courier New" w:cs="Courier New"/>
          <w:lang w:val="ka-GE"/>
        </w:rPr>
        <w:t>/{payment-service}/{payment-product}</w:t>
      </w:r>
      <w:bookmarkEnd w:id="319"/>
    </w:p>
    <w:p w:rsidR="0034569F" w:rsidP="00C96541" w:rsidRDefault="0034569F" w14:paraId="13124FFC" w14:textId="65445548">
      <w:pPr>
        <w:jc w:val="both"/>
        <w:rPr>
          <w:b/>
          <w:bCs/>
          <w:lang w:val="ka-GE"/>
        </w:rPr>
      </w:pPr>
      <w:bookmarkStart w:name="_Hlk70281990" w:id="320"/>
      <w:r>
        <w:rPr>
          <w:lang w:val="ka-GE"/>
        </w:rPr>
        <w:t xml:space="preserve">მოთხოვნის პარამეტრები და დასაბრუნებელი მნიშვნელობები რეგულირდება </w:t>
      </w:r>
      <w:sdt>
        <w:sdtPr>
          <w:rPr>
            <w:rFonts w:ascii="Calibri" w:hAnsi="Calibri"/>
            <w:lang w:val="ka-GE"/>
          </w:rPr>
          <w:id w:val="-1555926338"/>
          <w:citation/>
        </w:sdtPr>
        <w:sdtEndPr/>
        <w:sdtContent>
          <w:r w:rsidR="006D5639">
            <w:rPr>
              <w:rFonts w:ascii="Calibri" w:hAnsi="Calibri"/>
              <w:lang w:val="ka-GE"/>
            </w:rPr>
            <w:fldChar w:fldCharType="begin"/>
          </w:r>
          <w:r w:rsidR="006D5639">
            <w:rPr>
              <w:rFonts w:ascii="Calibri" w:hAnsi="Calibri"/>
            </w:rPr>
            <w:instrText xml:space="preserve">CITATION oFAIGCom \l 1033 </w:instrText>
          </w:r>
          <w:r w:rsidR="006D5639">
            <w:rPr>
              <w:rFonts w:ascii="Calibri" w:hAnsi="Calibri"/>
              <w:lang w:val="ka-GE"/>
            </w:rPr>
            <w:fldChar w:fldCharType="separate"/>
          </w:r>
          <w:r w:rsidRPr="00FB34DB" w:rsidR="00FB34DB">
            <w:rPr>
              <w:rFonts w:ascii="Calibri" w:hAnsi="Calibri"/>
              <w:noProof/>
            </w:rPr>
            <w:t>(1)</w:t>
          </w:r>
          <w:r w:rsidR="006D5639">
            <w:rPr>
              <w:rFonts w:ascii="Calibri" w:hAnsi="Calibri"/>
              <w:lang w:val="ka-GE"/>
            </w:rPr>
            <w:fldChar w:fldCharType="end"/>
          </w:r>
        </w:sdtContent>
      </w:sdt>
      <w:r w:rsidR="006D5639">
        <w:rPr>
          <w:lang w:val="ka-GE"/>
        </w:rPr>
        <w:t xml:space="preserve"> </w:t>
      </w:r>
      <w:r>
        <w:rPr>
          <w:lang w:val="ka-GE"/>
        </w:rPr>
        <w:t xml:space="preserve">-ის მიხედვით, დამატებითი მოთხოვნები მოცემულია წინამდებარე თავში </w:t>
      </w:r>
      <w:bookmarkEnd w:id="320"/>
      <w:r>
        <w:rPr>
          <w:lang w:val="ka-GE"/>
        </w:rPr>
        <w:t>და მის ქვეთავებში.</w:t>
      </w:r>
      <w:r w:rsidR="006D62ED">
        <w:rPr>
          <w:lang w:val="ka-GE"/>
        </w:rPr>
        <w:t xml:space="preserve"> </w:t>
      </w:r>
      <w:bookmarkEnd w:id="318"/>
      <w:r w:rsidRPr="00E3281E" w:rsidR="001E341C">
        <w:rPr>
          <w:b/>
          <w:lang w:val="ka-GE"/>
        </w:rPr>
        <w:t>აუცილებელია</w:t>
      </w:r>
      <w:r w:rsidR="001E341C">
        <w:rPr>
          <w:lang w:val="ka-GE"/>
        </w:rPr>
        <w:t xml:space="preserve">, სულ მცირე, </w:t>
      </w:r>
      <w:r w:rsidRPr="00E3281E" w:rsidR="001E341C">
        <w:rPr>
          <w:lang w:val="ka-GE"/>
        </w:rPr>
        <w:t>JS</w:t>
      </w:r>
      <w:r w:rsidRPr="00E3281E" w:rsidR="00FC69D6">
        <w:rPr>
          <w:lang w:val="ka-GE"/>
        </w:rPr>
        <w:t>ON</w:t>
      </w:r>
      <w:r w:rsidR="001E341C">
        <w:rPr>
          <w:lang w:val="ka-GE"/>
        </w:rPr>
        <w:t xml:space="preserve"> ვარიანტების მხარდაჭერა.</w:t>
      </w:r>
      <w:r>
        <w:rPr>
          <w:lang w:val="ka-GE"/>
        </w:rPr>
        <w:t xml:space="preserve"> </w:t>
      </w:r>
      <w:r w:rsidRPr="00E3281E" w:rsidR="001E341C">
        <w:rPr>
          <w:lang w:val="ka-GE"/>
        </w:rPr>
        <w:t>XML</w:t>
      </w:r>
      <w:r w:rsidR="001E341C">
        <w:rPr>
          <w:lang w:val="ka-GE"/>
        </w:rPr>
        <w:t xml:space="preserve"> ვარიანტების მხარდაჭერა</w:t>
      </w:r>
      <w:r w:rsidR="004316B3">
        <w:rPr>
          <w:lang w:val="ka-GE"/>
        </w:rPr>
        <w:t xml:space="preserve"> </w:t>
      </w:r>
      <w:r w:rsidRPr="00E3281E" w:rsidR="004316B3">
        <w:rPr>
          <w:b/>
          <w:lang w:val="ka-GE"/>
        </w:rPr>
        <w:t>არააუცილებელია</w:t>
      </w:r>
      <w:r w:rsidR="00483B9C">
        <w:rPr>
          <w:b/>
          <w:bCs/>
          <w:lang w:val="ka-GE"/>
        </w:rPr>
        <w:t>.</w:t>
      </w:r>
    </w:p>
    <w:p w:rsidRPr="00292B86" w:rsidR="00483B9C" w:rsidP="00C96541" w:rsidRDefault="00B965BB" w14:paraId="120F4A88" w14:textId="2AFE86A9">
      <w:pPr>
        <w:jc w:val="both"/>
        <w:rPr>
          <w:lang w:val="ka-GE"/>
        </w:rPr>
      </w:pPr>
      <w:commentRangeStart w:id="321"/>
      <w:r w:rsidRPr="17054A2C">
        <w:rPr>
          <w:b/>
          <w:bCs/>
          <w:lang w:val="ka-GE"/>
        </w:rPr>
        <w:t>აუცილებელია</w:t>
      </w:r>
      <w:r>
        <w:rPr>
          <w:lang w:val="ka-GE"/>
        </w:rPr>
        <w:t xml:space="preserve">, ამსმპ-მა დაამუშავოს </w:t>
      </w:r>
      <w:r w:rsidRPr="00B965BB">
        <w:rPr>
          <w:lang w:val="ka-GE"/>
        </w:rPr>
        <w:t>TPP-Rejection-NoFunds-Preferred</w:t>
      </w:r>
      <w:r>
        <w:rPr>
          <w:lang w:val="ka-GE"/>
        </w:rPr>
        <w:t xml:space="preserve"> </w:t>
      </w:r>
      <w:r w:rsidR="00E840A8">
        <w:rPr>
          <w:lang w:val="ka-GE"/>
        </w:rPr>
        <w:t>თავსართი</w:t>
      </w:r>
      <w:r w:rsidR="00CD4C52">
        <w:rPr>
          <w:lang w:val="ka-GE"/>
        </w:rPr>
        <w:t xml:space="preserve"> (იგნორირება არ გაუკეთოს მას)</w:t>
      </w:r>
      <w:r w:rsidR="005B2840">
        <w:rPr>
          <w:lang w:val="ka-GE"/>
        </w:rPr>
        <w:t xml:space="preserve">, თუ აღნიშნული თავსართი შესაბამისი სერვისისათვის მხარდაჭერილია </w:t>
      </w:r>
      <w:sdt>
        <w:sdtPr>
          <w:rPr>
            <w:lang w:val="ka-GE"/>
          </w:rPr>
          <w:id w:val="989061106"/>
          <w:citation/>
        </w:sdtPr>
        <w:sdtEndPr/>
        <w:sdtContent>
          <w:r w:rsidR="005B2840">
            <w:rPr>
              <w:lang w:val="ka-GE"/>
            </w:rPr>
            <w:fldChar w:fldCharType="begin"/>
          </w:r>
          <w:r w:rsidR="005B2840">
            <w:rPr>
              <w:lang w:val="ka-GE"/>
            </w:rPr>
            <w:instrText xml:space="preserve"> CITATION oFAIGCom \l 1079 </w:instrText>
          </w:r>
          <w:r w:rsidR="005B2840">
            <w:rPr>
              <w:lang w:val="ka-GE"/>
            </w:rPr>
            <w:fldChar w:fldCharType="separate"/>
          </w:r>
          <w:r w:rsidR="005B2840">
            <w:rPr>
              <w:noProof/>
              <w:lang w:val="ka-GE"/>
            </w:rPr>
            <w:t>(1)</w:t>
          </w:r>
          <w:r w:rsidR="005B2840">
            <w:rPr>
              <w:lang w:val="ka-GE"/>
            </w:rPr>
            <w:fldChar w:fldCharType="end"/>
          </w:r>
        </w:sdtContent>
      </w:sdt>
      <w:r w:rsidR="005B2840">
        <w:rPr>
          <w:lang w:val="ka-GE"/>
        </w:rPr>
        <w:t xml:space="preserve">-ით ან </w:t>
      </w:r>
      <w:sdt>
        <w:sdtPr>
          <w:rPr>
            <w:lang w:val="ka-GE"/>
          </w:rPr>
          <w:id w:val="-12374029"/>
          <w:citation/>
        </w:sdtPr>
        <w:sdtEndPr/>
        <w:sdtContent>
          <w:r w:rsidR="005B2840">
            <w:rPr>
              <w:lang w:val="ka-GE"/>
            </w:rPr>
            <w:fldChar w:fldCharType="begin"/>
          </w:r>
          <w:r w:rsidR="005B2840">
            <w:rPr>
              <w:lang w:val="ka-GE"/>
            </w:rPr>
            <w:instrText xml:space="preserve"> CITATION oFAIGEPIS \l 1079 </w:instrText>
          </w:r>
          <w:r w:rsidR="005B2840">
            <w:rPr>
              <w:lang w:val="ka-GE"/>
            </w:rPr>
            <w:fldChar w:fldCharType="separate"/>
          </w:r>
          <w:r w:rsidR="005B2840">
            <w:rPr>
              <w:noProof/>
              <w:lang w:val="ka-GE"/>
            </w:rPr>
            <w:t>(2)</w:t>
          </w:r>
          <w:r w:rsidR="005B2840">
            <w:rPr>
              <w:lang w:val="ka-GE"/>
            </w:rPr>
            <w:fldChar w:fldCharType="end"/>
          </w:r>
        </w:sdtContent>
      </w:sdt>
      <w:r w:rsidR="005B2840">
        <w:rPr>
          <w:lang w:val="ka-GE"/>
        </w:rPr>
        <w:t>-ით</w:t>
      </w:r>
      <w:r w:rsidR="00CD4C52">
        <w:rPr>
          <w:lang w:val="ka-GE"/>
        </w:rPr>
        <w:t xml:space="preserve">. დამუშავების წესი განისაზღვრება </w:t>
      </w:r>
      <w:r w:rsidR="005B2840">
        <w:rPr>
          <w:lang w:val="ka-GE"/>
        </w:rPr>
        <w:t>შესაბამისი სტანდარტ</w:t>
      </w:r>
      <w:r w:rsidR="00292B86">
        <w:rPr>
          <w:lang w:val="ka-GE"/>
        </w:rPr>
        <w:t xml:space="preserve">ით. კერძოდ, თუ ამ </w:t>
      </w:r>
      <w:r w:rsidR="003808E6">
        <w:rPr>
          <w:lang w:val="ka-GE"/>
        </w:rPr>
        <w:t>თავსართში</w:t>
      </w:r>
      <w:r w:rsidR="00292B86">
        <w:rPr>
          <w:lang w:val="ka-GE"/>
        </w:rPr>
        <w:t xml:space="preserve"> გადმოცემულია </w:t>
      </w:r>
      <w:r w:rsidRPr="00E3281E" w:rsidR="00292B86">
        <w:rPr>
          <w:lang w:val="ka-GE"/>
        </w:rPr>
        <w:t xml:space="preserve">true </w:t>
      </w:r>
      <w:r w:rsidR="001C1B4E">
        <w:rPr>
          <w:lang w:val="ka-GE"/>
        </w:rPr>
        <w:t xml:space="preserve">ან </w:t>
      </w:r>
      <w:r w:rsidR="003808E6">
        <w:rPr>
          <w:lang w:val="ka-GE"/>
        </w:rPr>
        <w:t>თავსართი</w:t>
      </w:r>
      <w:r w:rsidR="001C1B4E">
        <w:rPr>
          <w:lang w:val="ka-GE"/>
        </w:rPr>
        <w:t xml:space="preserve"> გადმოცემული არ არის, </w:t>
      </w:r>
      <w:r w:rsidRPr="17054A2C" w:rsidR="00292B86">
        <w:rPr>
          <w:b/>
          <w:bCs/>
          <w:lang w:val="ka-GE"/>
        </w:rPr>
        <w:t>აუცილებელია</w:t>
      </w:r>
      <w:r w:rsidR="00292B86">
        <w:rPr>
          <w:lang w:val="ka-GE"/>
        </w:rPr>
        <w:t xml:space="preserve"> ამსმპ-მა </w:t>
      </w:r>
      <w:r w:rsidR="00160FF5">
        <w:rPr>
          <w:lang w:val="ka-GE"/>
        </w:rPr>
        <w:t xml:space="preserve">შეამოწმოს ანგარიშზე ხელმისაწვდომი </w:t>
      </w:r>
      <w:r w:rsidR="00E43372">
        <w:rPr>
          <w:lang w:val="ka-GE"/>
        </w:rPr>
        <w:t>ნაშთის</w:t>
      </w:r>
      <w:r w:rsidR="00160FF5">
        <w:rPr>
          <w:lang w:val="ka-GE"/>
        </w:rPr>
        <w:t xml:space="preserve"> არსებობა</w:t>
      </w:r>
      <w:r w:rsidR="005A1F0D">
        <w:rPr>
          <w:lang w:val="ka-GE"/>
        </w:rPr>
        <w:t xml:space="preserve"> და უარყოს გადახდა</w:t>
      </w:r>
      <w:r w:rsidR="00745EE9">
        <w:rPr>
          <w:lang w:val="ka-GE"/>
        </w:rPr>
        <w:t xml:space="preserve"> </w:t>
      </w:r>
      <w:r w:rsidR="00064D1F">
        <w:rPr>
          <w:lang w:val="ka-GE"/>
        </w:rPr>
        <w:t>ინიციირებ</w:t>
      </w:r>
      <w:r w:rsidR="00745EE9">
        <w:rPr>
          <w:lang w:val="ka-GE"/>
        </w:rPr>
        <w:t>ის ეტაპზე</w:t>
      </w:r>
      <w:r w:rsidR="00E43372">
        <w:rPr>
          <w:lang w:val="ka-GE"/>
        </w:rPr>
        <w:t>ვე</w:t>
      </w:r>
      <w:r w:rsidR="00DA7154">
        <w:rPr>
          <w:lang w:val="ka-GE"/>
        </w:rPr>
        <w:t>, თუ თანხა არასაკმარისია</w:t>
      </w:r>
      <w:r w:rsidR="001A2426">
        <w:t xml:space="preserve">. </w:t>
      </w:r>
      <w:del w:author="Giorgi Sheklashvili" w:date="2024-03-11T10:15:00Z" w:id="322">
        <w:r w:rsidRPr="17054A2C" w:rsidDel="001A2426">
          <w:rPr>
            <w:lang w:val="ka-GE"/>
          </w:rPr>
          <w:delText xml:space="preserve">თუ </w:delText>
        </w:r>
      </w:del>
      <w:r w:rsidR="001A2426">
        <w:rPr>
          <w:lang w:val="ka-GE"/>
        </w:rPr>
        <w:t xml:space="preserve">თუ აღნიშნული თავსართის მნიშვნელობა არის </w:t>
      </w:r>
      <w:r w:rsidR="001A2426">
        <w:t>false</w:t>
      </w:r>
      <w:r w:rsidR="00D37F8A">
        <w:rPr>
          <w:lang w:val="ka-GE"/>
        </w:rPr>
        <w:t xml:space="preserve">, </w:t>
      </w:r>
      <w:r w:rsidRPr="00950040" w:rsidR="00D37F8A">
        <w:rPr>
          <w:b/>
          <w:bCs/>
          <w:lang w:val="ka-GE"/>
        </w:rPr>
        <w:t>შესაძლოა</w:t>
      </w:r>
      <w:r w:rsidR="00D37F8A">
        <w:rPr>
          <w:lang w:val="ka-GE"/>
        </w:rPr>
        <w:t xml:space="preserve"> ამსმპ-მა </w:t>
      </w:r>
      <w:r w:rsidR="00F62811">
        <w:rPr>
          <w:lang w:val="ka-GE"/>
        </w:rPr>
        <w:t xml:space="preserve">შეაჩეროს </w:t>
      </w:r>
      <w:r w:rsidR="001E74F9">
        <w:rPr>
          <w:lang w:val="ka-GE"/>
        </w:rPr>
        <w:t>გადახდის დავალება ანგარიშზე თანხის ჩარიცხვამდე</w:t>
      </w:r>
      <w:r w:rsidR="0046732F">
        <w:rPr>
          <w:lang w:val="ka-GE"/>
        </w:rPr>
        <w:t xml:space="preserve"> (</w:t>
      </w:r>
      <w:r w:rsidR="009370FE">
        <w:rPr>
          <w:lang w:val="ka-GE"/>
        </w:rPr>
        <w:t>მოლოდონის</w:t>
      </w:r>
      <w:r w:rsidR="0046732F">
        <w:rPr>
          <w:lang w:val="ka-GE"/>
        </w:rPr>
        <w:t xml:space="preserve"> პერი</w:t>
      </w:r>
      <w:r w:rsidR="009370FE">
        <w:rPr>
          <w:lang w:val="ka-GE"/>
        </w:rPr>
        <w:t>ო</w:t>
      </w:r>
      <w:r w:rsidR="0046732F">
        <w:rPr>
          <w:lang w:val="ka-GE"/>
        </w:rPr>
        <w:t>დში</w:t>
      </w:r>
      <w:r w:rsidR="009370FE">
        <w:rPr>
          <w:lang w:val="ka-GE"/>
        </w:rPr>
        <w:t xml:space="preserve"> </w:t>
      </w:r>
      <w:r w:rsidRPr="0046732F" w:rsidR="0046732F">
        <w:rPr>
          <w:lang w:val="ka-GE"/>
        </w:rPr>
        <w:t>გადახდას ექნება ACCP სტატუსი, და fundsavailable</w:t>
      </w:r>
      <w:r w:rsidR="009370FE">
        <w:t xml:space="preserve"> </w:t>
      </w:r>
      <w:r w:rsidR="009370FE">
        <w:rPr>
          <w:lang w:val="ka-GE"/>
        </w:rPr>
        <w:t xml:space="preserve">იქნება </w:t>
      </w:r>
      <w:r w:rsidRPr="0046732F" w:rsidR="0046732F">
        <w:rPr>
          <w:lang w:val="ka-GE"/>
        </w:rPr>
        <w:t>fal</w:t>
      </w:r>
      <w:r w:rsidR="009370FE">
        <w:t>s</w:t>
      </w:r>
      <w:r w:rsidRPr="0046732F" w:rsidR="0046732F">
        <w:rPr>
          <w:lang w:val="ka-GE"/>
        </w:rPr>
        <w:t>e</w:t>
      </w:r>
      <w:r w:rsidR="009370FE">
        <w:t>)</w:t>
      </w:r>
      <w:r w:rsidR="0046732F">
        <w:rPr>
          <w:lang w:val="ka-GE"/>
        </w:rPr>
        <w:t xml:space="preserve"> </w:t>
      </w:r>
      <w:r w:rsidR="00160FF5">
        <w:rPr>
          <w:lang w:val="ka-GE"/>
        </w:rPr>
        <w:t>.</w:t>
      </w:r>
      <w:commentRangeEnd w:id="321"/>
      <w:r w:rsidR="00945FAB">
        <w:rPr>
          <w:rStyle w:val="CommentReference"/>
        </w:rPr>
        <w:commentReference w:id="321"/>
      </w:r>
    </w:p>
    <w:p w:rsidRPr="007A0E73" w:rsidR="007570D9" w:rsidRDefault="007570D9" w14:paraId="16058F2F" w14:textId="77777777">
      <w:pPr>
        <w:jc w:val="both"/>
        <w:rPr>
          <w:rFonts w:ascii="Calibri" w:hAnsi="Calibri"/>
          <w:lang w:val="ka-GE"/>
        </w:rPr>
      </w:pPr>
    </w:p>
    <w:p w:rsidRPr="00292B86" w:rsidR="006C6FB6" w:rsidP="00C96541" w:rsidRDefault="006C6FB6" w14:paraId="14E1BB22" w14:textId="77777777">
      <w:pPr>
        <w:jc w:val="both"/>
        <w:rPr>
          <w:lang w:val="ka-GE"/>
        </w:rPr>
      </w:pPr>
    </w:p>
    <w:p w:rsidR="00FF398B" w:rsidP="00FF398B" w:rsidRDefault="00FF398B" w14:paraId="23C8B55B" w14:textId="277A13DD">
      <w:pPr>
        <w:pStyle w:val="Heading3"/>
        <w:rPr>
          <w:lang w:val="ka-GE"/>
        </w:rPr>
      </w:pPr>
      <w:bookmarkStart w:name="_Toc160721670" w:id="323"/>
      <w:r>
        <w:rPr>
          <w:lang w:val="ka-GE"/>
        </w:rPr>
        <w:t xml:space="preserve">ერთეულოვანი გადახდის </w:t>
      </w:r>
      <w:r w:rsidR="00064D1F">
        <w:rPr>
          <w:lang w:val="ka-GE"/>
        </w:rPr>
        <w:t>ინიციირებ</w:t>
      </w:r>
      <w:r>
        <w:rPr>
          <w:lang w:val="ka-GE"/>
        </w:rPr>
        <w:t>ა</w:t>
      </w:r>
      <w:bookmarkEnd w:id="323"/>
    </w:p>
    <w:p w:rsidR="002A720C" w:rsidP="002A720C" w:rsidRDefault="002A720C" w14:paraId="09CAED47" w14:textId="77777777">
      <w:pPr>
        <w:rPr>
          <w:lang w:val="ka-GE"/>
        </w:rPr>
      </w:pPr>
      <w:r>
        <w:rPr>
          <w:lang w:val="ka-GE"/>
        </w:rPr>
        <w:t>გამოძახება:</w:t>
      </w:r>
    </w:p>
    <w:p w:rsidRPr="00AC449E" w:rsidR="002A720C" w:rsidP="002A720C" w:rsidRDefault="002A720C" w14:paraId="48FD65B4" w14:textId="0EE8287F">
      <w:pPr>
        <w:rPr>
          <w:rFonts w:cs="Courier New"/>
          <w:lang w:val="ka-GE"/>
        </w:rPr>
      </w:pPr>
      <w:r>
        <w:rPr>
          <w:rFonts w:ascii="Courier New" w:hAnsi="Courier New" w:cs="Courier New"/>
        </w:rPr>
        <w:t>POST</w:t>
      </w:r>
      <w:r w:rsidRPr="009F7AE7">
        <w:rPr>
          <w:rFonts w:ascii="Courier New" w:hAnsi="Courier New" w:cs="Courier New"/>
          <w:lang w:val="ka-GE"/>
        </w:rPr>
        <w:t xml:space="preserve"> /v</w:t>
      </w:r>
      <w:r w:rsidR="00777C8B">
        <w:rPr>
          <w:rFonts w:ascii="Courier New" w:hAnsi="Courier New" w:cs="Courier New"/>
          <w:lang w:val="ka-GE"/>
        </w:rPr>
        <w:t>2</w:t>
      </w:r>
      <w:r w:rsidRPr="009F7AE7">
        <w:rPr>
          <w:rFonts w:ascii="Courier New" w:hAnsi="Courier New" w:cs="Courier New"/>
          <w:lang w:val="ka-GE"/>
        </w:rPr>
        <w:t>/</w:t>
      </w:r>
      <w:r>
        <w:rPr>
          <w:rFonts w:ascii="Courier New" w:hAnsi="Courier New" w:cs="Courier New"/>
        </w:rPr>
        <w:t>payments</w:t>
      </w:r>
      <w:r w:rsidRPr="009F7AE7">
        <w:rPr>
          <w:rFonts w:ascii="Courier New" w:hAnsi="Courier New" w:cs="Courier New"/>
          <w:lang w:val="ka-GE"/>
        </w:rPr>
        <w:t>/{payment-product}</w:t>
      </w:r>
    </w:p>
    <w:p w:rsidR="005D4C94" w:rsidP="00C96541" w:rsidRDefault="00C96541" w14:paraId="2E69C1C9" w14:textId="77777777">
      <w:pPr>
        <w:jc w:val="both"/>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w:t>
      </w:r>
      <w:r w:rsidR="008E3467">
        <w:rPr>
          <w:lang w:val="ka-GE"/>
        </w:rPr>
        <w:fldChar w:fldCharType="begin"/>
      </w:r>
      <w:r w:rsidR="008E3467">
        <w:rPr>
          <w:lang w:val="ka-GE"/>
        </w:rPr>
        <w:instrText xml:space="preserve"> REF _Ref159417889 \r \h </w:instrText>
      </w:r>
      <w:r w:rsidR="008E3467">
        <w:rPr>
          <w:lang w:val="ka-GE"/>
        </w:rPr>
      </w:r>
      <w:r w:rsidR="008E3467">
        <w:rPr>
          <w:lang w:val="ka-GE"/>
        </w:rPr>
        <w:fldChar w:fldCharType="separate"/>
      </w:r>
      <w:r w:rsidR="008E3467">
        <w:rPr>
          <w:lang w:val="ka-GE"/>
        </w:rPr>
        <w:t>8.2</w:t>
      </w:r>
      <w:r w:rsidR="008E3467">
        <w:rPr>
          <w:lang w:val="ka-GE"/>
        </w:rPr>
        <w:fldChar w:fldCharType="end"/>
      </w:r>
      <w:r w:rsidR="008E3467">
        <w:rPr>
          <w:lang w:val="ka-GE"/>
        </w:rPr>
        <w:t xml:space="preserve"> თავში განსაზღვრული ყველა პროდუქტისათვის</w:t>
      </w:r>
      <w:r w:rsidR="00B85C2B">
        <w:rPr>
          <w:lang w:val="ka-GE"/>
        </w:rPr>
        <w:t>.</w:t>
      </w:r>
    </w:p>
    <w:p w:rsidRPr="003D6304" w:rsidR="005D4C94" w:rsidP="005D4C94" w:rsidRDefault="005D4C94" w14:paraId="47E0B9E0" w14:textId="77777777">
      <w:pPr>
        <w:jc w:val="both"/>
        <w:rPr>
          <w:lang w:val="ka-GE"/>
        </w:rPr>
      </w:pPr>
      <w:commentRangeStart w:id="324"/>
      <w:r>
        <w:rPr>
          <w:lang w:val="ka-GE"/>
        </w:rPr>
        <w:t xml:space="preserve">თუ </w:t>
      </w:r>
      <w:r>
        <w:t>API</w:t>
      </w:r>
      <w:r>
        <w:rPr>
          <w:lang w:val="ka-GE"/>
        </w:rPr>
        <w:t xml:space="preserve"> კლიენტი არ არის მმპ, აუცილებელია </w:t>
      </w:r>
      <w:r w:rsidRPr="006847AB">
        <w:rPr>
          <w:b/>
          <w:bCs/>
          <w:lang w:val="ka-GE"/>
        </w:rPr>
        <w:t>აუცილებელია</w:t>
      </w:r>
      <w:r>
        <w:rPr>
          <w:lang w:val="ka-GE"/>
        </w:rPr>
        <w:t xml:space="preserve"> გადაეცეს </w:t>
      </w:r>
      <w:r>
        <w:t>A</w:t>
      </w:r>
      <w:r w:rsidRPr="006847AB">
        <w:rPr>
          <w:lang w:val="ka-GE"/>
        </w:rPr>
        <w:t>PI-Contract</w:t>
      </w:r>
      <w:r>
        <w:rPr>
          <w:lang w:val="ka-GE"/>
        </w:rPr>
        <w:t>-</w:t>
      </w:r>
      <w:r w:rsidRPr="006847AB">
        <w:rPr>
          <w:lang w:val="ka-GE"/>
        </w:rPr>
        <w:t>ID</w:t>
      </w:r>
      <w:r>
        <w:rPr>
          <w:lang w:val="ka-GE"/>
        </w:rPr>
        <w:t xml:space="preserve"> თავსართი. თუ </w:t>
      </w:r>
      <w:r>
        <w:t>API</w:t>
      </w:r>
      <w:r>
        <w:rPr>
          <w:lang w:val="ka-GE"/>
        </w:rPr>
        <w:t xml:space="preserve"> კლიენტი არის მმპ, ამსმპ-მა </w:t>
      </w:r>
      <w:r w:rsidRPr="005D4C94">
        <w:rPr>
          <w:b/>
          <w:bCs/>
          <w:lang w:val="ka-GE"/>
        </w:rPr>
        <w:t>არავითარ შემთხვევაში</w:t>
      </w:r>
      <w:r>
        <w:rPr>
          <w:lang w:val="ka-GE"/>
        </w:rPr>
        <w:t xml:space="preserve"> არ უნდა დაავალდებულოს იგი, გამოიყენოს </w:t>
      </w:r>
      <w:r>
        <w:t>A</w:t>
      </w:r>
      <w:r w:rsidRPr="006847AB">
        <w:rPr>
          <w:lang w:val="ka-GE"/>
        </w:rPr>
        <w:t>PI-Contract</w:t>
      </w:r>
      <w:r>
        <w:rPr>
          <w:lang w:val="ka-GE"/>
        </w:rPr>
        <w:t>-</w:t>
      </w:r>
      <w:r w:rsidRPr="006847AB">
        <w:rPr>
          <w:lang w:val="ka-GE"/>
        </w:rPr>
        <w:t>ID</w:t>
      </w:r>
      <w:r>
        <w:rPr>
          <w:lang w:val="ka-GE"/>
        </w:rPr>
        <w:t xml:space="preserve"> თავსართი. </w:t>
      </w:r>
      <w:commentRangeEnd w:id="324"/>
      <w:r w:rsidR="003D6304">
        <w:rPr>
          <w:rStyle w:val="CommentReference"/>
        </w:rPr>
        <w:commentReference w:id="324"/>
      </w:r>
    </w:p>
    <w:p w:rsidRPr="0031617C" w:rsidR="00C96541" w:rsidP="00C96541" w:rsidRDefault="00B85C2B" w14:paraId="694D091A" w14:textId="375F4B39">
      <w:pPr>
        <w:jc w:val="both"/>
        <w:rPr>
          <w:lang w:val="ka-GE"/>
        </w:rPr>
      </w:pPr>
      <w:r w:rsidRPr="00B85C2B">
        <w:rPr>
          <w:lang w:val="ka-GE"/>
        </w:rPr>
        <w:t>მოთხოვნის პარამეტრები და დასაბრუნებელი მნიშვნელობები რეგულირდება</w:t>
      </w:r>
      <w:r w:rsidR="009C701A">
        <w:rPr>
          <w:lang w:val="ka-GE"/>
        </w:rPr>
        <w:t xml:space="preserve"> </w:t>
      </w:r>
      <w:sdt>
        <w:sdtPr>
          <w:rPr>
            <w:lang w:val="ka-GE"/>
          </w:rPr>
          <w:id w:val="-1026324291"/>
          <w:citation/>
        </w:sdtPr>
        <w:sdtEndPr/>
        <w:sdtContent>
          <w:r w:rsidR="009C701A">
            <w:rPr>
              <w:lang w:val="ka-GE"/>
            </w:rPr>
            <w:fldChar w:fldCharType="begin"/>
          </w:r>
          <w:r w:rsidR="009C701A">
            <w:rPr>
              <w:lang w:val="ka-GE"/>
            </w:rPr>
            <w:instrText xml:space="preserve"> CITATION oFAIGCom \l 1079 </w:instrText>
          </w:r>
          <w:r w:rsidR="009C701A">
            <w:rPr>
              <w:lang w:val="ka-GE"/>
            </w:rPr>
            <w:fldChar w:fldCharType="separate"/>
          </w:r>
          <w:r w:rsidR="009C701A">
            <w:rPr>
              <w:noProof/>
              <w:lang w:val="ka-GE"/>
            </w:rPr>
            <w:t>(1)</w:t>
          </w:r>
          <w:r w:rsidR="009C701A">
            <w:rPr>
              <w:lang w:val="ka-GE"/>
            </w:rPr>
            <w:fldChar w:fldCharType="end"/>
          </w:r>
        </w:sdtContent>
      </w:sdt>
      <w:r w:rsidR="009C701A">
        <w:rPr>
          <w:lang w:val="ka-GE"/>
        </w:rPr>
        <w:t>-</w:t>
      </w:r>
      <w:r w:rsidRPr="00B85C2B">
        <w:rPr>
          <w:lang w:val="ka-GE"/>
        </w:rPr>
        <w:t xml:space="preserve">ის </w:t>
      </w:r>
      <w:r w:rsidR="008357C6">
        <w:rPr>
          <w:lang w:val="ka-GE"/>
        </w:rPr>
        <w:t>3</w:t>
      </w:r>
      <w:r w:rsidRPr="00B85C2B">
        <w:rPr>
          <w:lang w:val="ka-GE"/>
        </w:rPr>
        <w:t>.</w:t>
      </w:r>
      <w:r w:rsidR="00BE6AD3">
        <w:rPr>
          <w:lang w:val="ka-GE"/>
        </w:rPr>
        <w:t>4</w:t>
      </w:r>
      <w:r>
        <w:rPr>
          <w:lang w:val="ka-GE"/>
        </w:rPr>
        <w:t>.1</w:t>
      </w:r>
      <w:r w:rsidRPr="00B85C2B">
        <w:rPr>
          <w:lang w:val="ka-GE"/>
        </w:rPr>
        <w:t xml:space="preserve"> თავის მიხედვით</w:t>
      </w:r>
      <w:r w:rsidR="0031617C">
        <w:t>.</w:t>
      </w:r>
      <w:r w:rsidR="0031617C">
        <w:rPr>
          <w:lang w:val="ka-GE"/>
        </w:rPr>
        <w:t xml:space="preserve"> </w:t>
      </w:r>
      <w:bookmarkStart w:name="_Hlk70325618" w:id="325"/>
      <w:r w:rsidR="0031617C">
        <w:rPr>
          <w:lang w:val="ka-GE"/>
        </w:rPr>
        <w:t>გადასაცემ მონაცემთა მოცულობა და შინაარსი</w:t>
      </w:r>
      <w:r w:rsidR="008813F3">
        <w:rPr>
          <w:lang w:val="ka-GE"/>
        </w:rPr>
        <w:t>, ასევე საგადამხდელო პროდუქტები</w:t>
      </w:r>
      <w:r w:rsidR="00A740B7">
        <w:rPr>
          <w:lang w:val="ka-GE"/>
        </w:rPr>
        <w:t xml:space="preserve"> განისაზღვრება</w:t>
      </w:r>
      <w:r w:rsidR="0031617C">
        <w:rPr>
          <w:lang w:val="ka-GE"/>
        </w:rPr>
        <w:t xml:space="preserve"> </w:t>
      </w:r>
      <w:r w:rsidR="0031617C">
        <w:rPr>
          <w:lang w:val="ka-GE"/>
        </w:rPr>
        <w:fldChar w:fldCharType="begin"/>
      </w:r>
      <w:r w:rsidR="0031617C">
        <w:rPr>
          <w:lang w:val="ka-GE"/>
        </w:rPr>
        <w:instrText xml:space="preserve"> REF _Ref70325590 \r \h </w:instrText>
      </w:r>
      <w:r w:rsidR="0031617C">
        <w:rPr>
          <w:lang w:val="ka-GE"/>
        </w:rPr>
      </w:r>
      <w:r w:rsidR="0031617C">
        <w:rPr>
          <w:lang w:val="ka-GE"/>
        </w:rPr>
        <w:fldChar w:fldCharType="separate"/>
      </w:r>
      <w:r w:rsidR="00777C8B">
        <w:rPr>
          <w:lang w:val="ka-GE"/>
        </w:rPr>
        <w:t>8.1</w:t>
      </w:r>
      <w:r w:rsidR="0031617C">
        <w:rPr>
          <w:lang w:val="ka-GE"/>
        </w:rPr>
        <w:fldChar w:fldCharType="end"/>
      </w:r>
      <w:r w:rsidR="0031617C">
        <w:rPr>
          <w:lang w:val="ka-GE"/>
        </w:rPr>
        <w:t xml:space="preserve"> თავით და მისი ქვეთავებით.</w:t>
      </w:r>
      <w:r w:rsidR="0031617C">
        <w:t xml:space="preserve"> </w:t>
      </w:r>
      <w:bookmarkEnd w:id="325"/>
    </w:p>
    <w:p w:rsidR="005936A5" w:rsidP="00C96541" w:rsidRDefault="005936A5" w14:paraId="47821C8F" w14:textId="5CACD4FA">
      <w:pPr>
        <w:jc w:val="both"/>
        <w:rPr>
          <w:lang w:val="ka-GE"/>
        </w:rPr>
      </w:pPr>
    </w:p>
    <w:p w:rsidR="005936A5" w:rsidP="005936A5" w:rsidRDefault="005936A5" w14:paraId="575D5BDC" w14:textId="03341BC0">
      <w:pPr>
        <w:pStyle w:val="Heading3"/>
        <w:rPr>
          <w:lang w:val="ka-GE"/>
        </w:rPr>
      </w:pPr>
      <w:bookmarkStart w:name="_Ref86877607" w:id="326"/>
      <w:bookmarkStart w:name="_Toc160721671" w:id="327"/>
      <w:r>
        <w:rPr>
          <w:lang w:val="ka-GE"/>
        </w:rPr>
        <w:t xml:space="preserve">მრავლობითი გადახდის </w:t>
      </w:r>
      <w:r w:rsidR="00064D1F">
        <w:rPr>
          <w:lang w:val="ka-GE"/>
        </w:rPr>
        <w:t>ინიციირებ</w:t>
      </w:r>
      <w:r>
        <w:rPr>
          <w:lang w:val="ka-GE"/>
        </w:rPr>
        <w:t>ა</w:t>
      </w:r>
      <w:bookmarkEnd w:id="326"/>
      <w:bookmarkEnd w:id="327"/>
    </w:p>
    <w:p w:rsidR="005936A5" w:rsidP="005936A5" w:rsidRDefault="005936A5" w14:paraId="3399EA47" w14:textId="77777777">
      <w:pPr>
        <w:rPr>
          <w:lang w:val="ka-GE"/>
        </w:rPr>
      </w:pPr>
      <w:r>
        <w:rPr>
          <w:lang w:val="ka-GE"/>
        </w:rPr>
        <w:t>გამოძახება:</w:t>
      </w:r>
    </w:p>
    <w:p w:rsidRPr="00AC449E" w:rsidR="005936A5" w:rsidP="005936A5" w:rsidRDefault="005936A5" w14:paraId="32BD7A17" w14:textId="65977B29">
      <w:pPr>
        <w:rPr>
          <w:rFonts w:cs="Courier New"/>
          <w:lang w:val="ka-GE"/>
        </w:rPr>
      </w:pPr>
      <w:r>
        <w:rPr>
          <w:rFonts w:ascii="Courier New" w:hAnsi="Courier New" w:cs="Courier New"/>
        </w:rPr>
        <w:t>POST</w:t>
      </w:r>
      <w:r w:rsidRPr="009F7AE7">
        <w:rPr>
          <w:rFonts w:ascii="Courier New" w:hAnsi="Courier New" w:cs="Courier New"/>
          <w:lang w:val="ka-GE"/>
        </w:rPr>
        <w:t xml:space="preserve"> /v</w:t>
      </w:r>
      <w:r w:rsidR="00777C8B">
        <w:rPr>
          <w:rFonts w:ascii="Courier New" w:hAnsi="Courier New" w:cs="Courier New"/>
          <w:lang w:val="ka-GE"/>
        </w:rPr>
        <w:t>2</w:t>
      </w:r>
      <w:r w:rsidRPr="009F7AE7">
        <w:rPr>
          <w:rFonts w:ascii="Courier New" w:hAnsi="Courier New" w:cs="Courier New"/>
          <w:lang w:val="ka-GE"/>
        </w:rPr>
        <w:t>/</w:t>
      </w:r>
      <w:r>
        <w:rPr>
          <w:rFonts w:ascii="Courier New" w:hAnsi="Courier New" w:cs="Courier New"/>
        </w:rPr>
        <w:t>bulk-payments</w:t>
      </w:r>
      <w:r w:rsidRPr="009F7AE7">
        <w:rPr>
          <w:rFonts w:ascii="Courier New" w:hAnsi="Courier New" w:cs="Courier New"/>
          <w:lang w:val="ka-GE"/>
        </w:rPr>
        <w:t>/{payment-product}</w:t>
      </w:r>
    </w:p>
    <w:p w:rsidR="00AA5237" w:rsidP="005936A5" w:rsidRDefault="006A045F" w14:paraId="67FFA0D9" w14:textId="77777777">
      <w:pPr>
        <w:jc w:val="both"/>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w:t>
      </w:r>
      <w:r>
        <w:rPr>
          <w:lang w:val="ka-GE"/>
        </w:rPr>
        <w:fldChar w:fldCharType="begin"/>
      </w:r>
      <w:r>
        <w:rPr>
          <w:lang w:val="ka-GE"/>
        </w:rPr>
        <w:instrText xml:space="preserve"> REF _Ref159417889 \r \h </w:instrText>
      </w:r>
      <w:r>
        <w:rPr>
          <w:lang w:val="ka-GE"/>
        </w:rPr>
      </w:r>
      <w:r>
        <w:rPr>
          <w:lang w:val="ka-GE"/>
        </w:rPr>
        <w:fldChar w:fldCharType="separate"/>
      </w:r>
      <w:r>
        <w:rPr>
          <w:lang w:val="ka-GE"/>
        </w:rPr>
        <w:t>8.2</w:t>
      </w:r>
      <w:r>
        <w:rPr>
          <w:lang w:val="ka-GE"/>
        </w:rPr>
        <w:fldChar w:fldCharType="end"/>
      </w:r>
      <w:r>
        <w:rPr>
          <w:lang w:val="ka-GE"/>
        </w:rPr>
        <w:t xml:space="preserve"> თავში განსაზღვრული ყველა პროდუქტისათვის. </w:t>
      </w:r>
    </w:p>
    <w:p w:rsidRPr="003D6304" w:rsidR="005D4C94" w:rsidP="005936A5" w:rsidRDefault="005D4C94" w14:paraId="31918282" w14:textId="350676B6">
      <w:pPr>
        <w:jc w:val="both"/>
        <w:rPr>
          <w:lang w:val="ka-GE"/>
        </w:rPr>
      </w:pPr>
      <w:commentRangeStart w:id="328"/>
      <w:r>
        <w:rPr>
          <w:lang w:val="ka-GE"/>
        </w:rPr>
        <w:t xml:space="preserve">თუ </w:t>
      </w:r>
      <w:r>
        <w:t>API</w:t>
      </w:r>
      <w:r>
        <w:rPr>
          <w:lang w:val="ka-GE"/>
        </w:rPr>
        <w:t xml:space="preserve"> კლიენტი არ არის მმპ, აუცილებელია </w:t>
      </w:r>
      <w:r w:rsidRPr="006847AB">
        <w:rPr>
          <w:b/>
          <w:bCs/>
          <w:lang w:val="ka-GE"/>
        </w:rPr>
        <w:t>აუცილებელია</w:t>
      </w:r>
      <w:r>
        <w:rPr>
          <w:lang w:val="ka-GE"/>
        </w:rPr>
        <w:t xml:space="preserve"> გადაეცეს </w:t>
      </w:r>
      <w:r>
        <w:t>A</w:t>
      </w:r>
      <w:r w:rsidRPr="006847AB">
        <w:rPr>
          <w:lang w:val="ka-GE"/>
        </w:rPr>
        <w:t>PI-Contract</w:t>
      </w:r>
      <w:r>
        <w:rPr>
          <w:lang w:val="ka-GE"/>
        </w:rPr>
        <w:t>-</w:t>
      </w:r>
      <w:r w:rsidRPr="006847AB">
        <w:rPr>
          <w:lang w:val="ka-GE"/>
        </w:rPr>
        <w:t>ID</w:t>
      </w:r>
      <w:r>
        <w:rPr>
          <w:lang w:val="ka-GE"/>
        </w:rPr>
        <w:t xml:space="preserve"> თავსართი. თუ </w:t>
      </w:r>
      <w:r>
        <w:t>API</w:t>
      </w:r>
      <w:r>
        <w:rPr>
          <w:lang w:val="ka-GE"/>
        </w:rPr>
        <w:t xml:space="preserve"> კლიენტი არის მმპ, ამსმპ-მა </w:t>
      </w:r>
      <w:r w:rsidRPr="005D4C94">
        <w:rPr>
          <w:b/>
          <w:bCs/>
          <w:lang w:val="ka-GE"/>
        </w:rPr>
        <w:t>არავითარ შემთხვევაში</w:t>
      </w:r>
      <w:r>
        <w:rPr>
          <w:lang w:val="ka-GE"/>
        </w:rPr>
        <w:t xml:space="preserve"> არ უნდა დაავალდებულოს იგი, გამოიყენოს </w:t>
      </w:r>
      <w:r>
        <w:t>A</w:t>
      </w:r>
      <w:r w:rsidRPr="006847AB">
        <w:rPr>
          <w:lang w:val="ka-GE"/>
        </w:rPr>
        <w:t>PI-Contract</w:t>
      </w:r>
      <w:r>
        <w:rPr>
          <w:lang w:val="ka-GE"/>
        </w:rPr>
        <w:t>-</w:t>
      </w:r>
      <w:r w:rsidRPr="006847AB">
        <w:rPr>
          <w:lang w:val="ka-GE"/>
        </w:rPr>
        <w:t>ID</w:t>
      </w:r>
      <w:r>
        <w:rPr>
          <w:lang w:val="ka-GE"/>
        </w:rPr>
        <w:t xml:space="preserve"> თავსართი. </w:t>
      </w:r>
      <w:commentRangeEnd w:id="328"/>
      <w:r w:rsidR="003D6304">
        <w:rPr>
          <w:rStyle w:val="CommentReference"/>
        </w:rPr>
        <w:commentReference w:id="328"/>
      </w:r>
    </w:p>
    <w:p w:rsidR="005936A5" w:rsidP="005936A5" w:rsidRDefault="005936A5" w14:paraId="2A018518" w14:textId="4C6AEA71">
      <w:pPr>
        <w:jc w:val="both"/>
        <w:rPr>
          <w:lang w:val="ka-GE"/>
        </w:rPr>
      </w:pPr>
      <w:r w:rsidRPr="00B85C2B">
        <w:rPr>
          <w:lang w:val="ka-GE"/>
        </w:rPr>
        <w:t xml:space="preserve">მოთხოვნის პარამეტრები და დასაბრუნებელი მნიშვნელობები </w:t>
      </w:r>
      <w:r w:rsidRPr="00B85C2B" w:rsidR="00C255C0">
        <w:rPr>
          <w:lang w:val="ka-GE"/>
        </w:rPr>
        <w:t>რეგულირდება</w:t>
      </w:r>
      <w:r w:rsidR="00C255C0">
        <w:rPr>
          <w:lang w:val="ka-GE"/>
        </w:rPr>
        <w:t xml:space="preserve"> </w:t>
      </w:r>
      <w:sdt>
        <w:sdtPr>
          <w:rPr>
            <w:lang w:val="ka-GE"/>
          </w:rPr>
          <w:id w:val="1160277112"/>
          <w:citation/>
        </w:sdtPr>
        <w:sdtEndPr/>
        <w:sdtContent>
          <w:r w:rsidR="00C255C0">
            <w:rPr>
              <w:lang w:val="ka-GE"/>
            </w:rPr>
            <w:fldChar w:fldCharType="begin"/>
          </w:r>
          <w:r w:rsidR="00C255C0">
            <w:rPr>
              <w:lang w:val="ka-GE"/>
            </w:rPr>
            <w:instrText xml:space="preserve"> CITATION oFAIGCom \l 1079 </w:instrText>
          </w:r>
          <w:r w:rsidR="00C255C0">
            <w:rPr>
              <w:lang w:val="ka-GE"/>
            </w:rPr>
            <w:fldChar w:fldCharType="separate"/>
          </w:r>
          <w:r w:rsidR="00C255C0">
            <w:rPr>
              <w:noProof/>
              <w:lang w:val="ka-GE"/>
            </w:rPr>
            <w:t>(1)</w:t>
          </w:r>
          <w:r w:rsidR="00C255C0">
            <w:rPr>
              <w:lang w:val="ka-GE"/>
            </w:rPr>
            <w:fldChar w:fldCharType="end"/>
          </w:r>
        </w:sdtContent>
      </w:sdt>
      <w:r w:rsidR="00C255C0">
        <w:rPr>
          <w:lang w:val="ka-GE"/>
        </w:rPr>
        <w:t>-</w:t>
      </w:r>
      <w:r w:rsidRPr="00B85C2B" w:rsidR="00C255C0">
        <w:rPr>
          <w:lang w:val="ka-GE"/>
        </w:rPr>
        <w:t xml:space="preserve">ის </w:t>
      </w:r>
      <w:r w:rsidR="00C255C0">
        <w:rPr>
          <w:lang w:val="ka-GE"/>
        </w:rPr>
        <w:t>3</w:t>
      </w:r>
      <w:r w:rsidRPr="00B85C2B" w:rsidR="00C255C0">
        <w:rPr>
          <w:lang w:val="ka-GE"/>
        </w:rPr>
        <w:t>.</w:t>
      </w:r>
      <w:r w:rsidR="00C255C0">
        <w:rPr>
          <w:lang w:val="ka-GE"/>
        </w:rPr>
        <w:t>4.3</w:t>
      </w:r>
      <w:r w:rsidRPr="00B85C2B" w:rsidR="00C255C0">
        <w:rPr>
          <w:lang w:val="ka-GE"/>
        </w:rPr>
        <w:t xml:space="preserve"> </w:t>
      </w:r>
      <w:r w:rsidRPr="00B85C2B">
        <w:rPr>
          <w:lang w:val="ka-GE"/>
        </w:rPr>
        <w:t>თავის მიხედვით</w:t>
      </w:r>
      <w:r w:rsidR="0031617C">
        <w:rPr>
          <w:lang w:val="ka-GE"/>
        </w:rPr>
        <w:t>. გადასაცემ მონაცემთა მოცულობა და შინაარსი</w:t>
      </w:r>
      <w:r w:rsidR="00A740B7">
        <w:rPr>
          <w:lang w:val="ka-GE"/>
        </w:rPr>
        <w:t>, ასევე საგადამხდელო პროდუქტები</w:t>
      </w:r>
      <w:r w:rsidR="0031617C">
        <w:rPr>
          <w:lang w:val="ka-GE"/>
        </w:rPr>
        <w:t xml:space="preserve"> განისაზღვრება </w:t>
      </w:r>
      <w:r w:rsidR="0031617C">
        <w:rPr>
          <w:lang w:val="ka-GE"/>
        </w:rPr>
        <w:fldChar w:fldCharType="begin"/>
      </w:r>
      <w:r w:rsidR="0031617C">
        <w:rPr>
          <w:lang w:val="ka-GE"/>
        </w:rPr>
        <w:instrText xml:space="preserve"> REF _Ref70325590 \r \h </w:instrText>
      </w:r>
      <w:r w:rsidR="0031617C">
        <w:rPr>
          <w:lang w:val="ka-GE"/>
        </w:rPr>
      </w:r>
      <w:r w:rsidR="0031617C">
        <w:rPr>
          <w:lang w:val="ka-GE"/>
        </w:rPr>
        <w:fldChar w:fldCharType="separate"/>
      </w:r>
      <w:r w:rsidR="0031617C">
        <w:rPr>
          <w:lang w:val="ka-GE"/>
        </w:rPr>
        <w:t>8.1</w:t>
      </w:r>
      <w:r w:rsidR="0031617C">
        <w:rPr>
          <w:lang w:val="ka-GE"/>
        </w:rPr>
        <w:fldChar w:fldCharType="end"/>
      </w:r>
      <w:r w:rsidR="0031617C">
        <w:rPr>
          <w:lang w:val="ka-GE"/>
        </w:rPr>
        <w:t xml:space="preserve"> თავით და მისი ქვეთავებით.</w:t>
      </w:r>
    </w:p>
    <w:p w:rsidR="00004EEE" w:rsidP="005936A5" w:rsidRDefault="00004EEE" w14:paraId="2D0C7714" w14:textId="77777777">
      <w:pPr>
        <w:jc w:val="both"/>
        <w:rPr>
          <w:lang w:val="ka-GE"/>
        </w:rPr>
      </w:pPr>
    </w:p>
    <w:p w:rsidR="00004EEE" w:rsidP="00004EEE" w:rsidRDefault="00004EEE" w14:paraId="025EE6D3" w14:textId="59D098A2">
      <w:pPr>
        <w:pStyle w:val="Heading3"/>
        <w:rPr>
          <w:lang w:val="ka-GE"/>
        </w:rPr>
      </w:pPr>
      <w:bookmarkStart w:name="_Toc160721672" w:id="329"/>
      <w:r w:rsidRPr="00004EEE">
        <w:rPr>
          <w:lang w:val="ka-GE"/>
        </w:rPr>
        <w:t>გადახდები გარანტირებული შესრულებით</w:t>
      </w:r>
      <w:bookmarkEnd w:id="329"/>
    </w:p>
    <w:p w:rsidRPr="007D1020" w:rsidR="007D1020" w:rsidP="007D1020" w:rsidRDefault="007D1020" w14:paraId="0EC283FB" w14:textId="200839CE">
      <w:pPr>
        <w:rPr>
          <w:lang w:val="ka-GE"/>
        </w:rPr>
      </w:pPr>
      <w:r>
        <w:rPr>
          <w:lang w:val="ka-GE"/>
        </w:rPr>
        <w:t>გამოძახება:</w:t>
      </w:r>
    </w:p>
    <w:p w:rsidRPr="00AC449E" w:rsidR="00004EEE" w:rsidP="00004EEE" w:rsidRDefault="00004EEE" w14:paraId="685648FB" w14:textId="6EDE2B24">
      <w:pPr>
        <w:rPr>
          <w:rFonts w:cs="Courier New"/>
          <w:lang w:val="ka-GE"/>
        </w:rPr>
      </w:pPr>
      <w:r>
        <w:rPr>
          <w:rFonts w:ascii="Courier New" w:hAnsi="Courier New" w:cs="Courier New"/>
        </w:rPr>
        <w:t>POST</w:t>
      </w:r>
      <w:r w:rsidRPr="009F7AE7">
        <w:rPr>
          <w:rFonts w:ascii="Courier New" w:hAnsi="Courier New" w:cs="Courier New"/>
          <w:lang w:val="ka-GE"/>
        </w:rPr>
        <w:t xml:space="preserve"> /v</w:t>
      </w:r>
      <w:r>
        <w:rPr>
          <w:rFonts w:ascii="Courier New" w:hAnsi="Courier New" w:cs="Courier New"/>
          <w:lang w:val="ka-GE"/>
        </w:rPr>
        <w:t>2</w:t>
      </w:r>
      <w:r w:rsidRPr="009F7AE7">
        <w:rPr>
          <w:rFonts w:ascii="Courier New" w:hAnsi="Courier New" w:cs="Courier New"/>
          <w:lang w:val="ka-GE"/>
        </w:rPr>
        <w:t>/</w:t>
      </w:r>
      <w:r w:rsidR="00570DD5">
        <w:rPr>
          <w:rFonts w:ascii="Courier New" w:hAnsi="Courier New" w:cs="Courier New"/>
        </w:rPr>
        <w:t>secured</w:t>
      </w:r>
      <w:r>
        <w:rPr>
          <w:rFonts w:ascii="Courier New" w:hAnsi="Courier New" w:cs="Courier New"/>
        </w:rPr>
        <w:t>-payments</w:t>
      </w:r>
      <w:r w:rsidRPr="009F7AE7">
        <w:rPr>
          <w:rFonts w:ascii="Courier New" w:hAnsi="Courier New" w:cs="Courier New"/>
          <w:lang w:val="ka-GE"/>
        </w:rPr>
        <w:t>/{payment-product}</w:t>
      </w:r>
    </w:p>
    <w:p w:rsidR="00AA5237" w:rsidP="00004EEE" w:rsidRDefault="00004EEE" w14:paraId="17C898F7" w14:textId="0DDBF722">
      <w:pPr>
        <w:jc w:val="both"/>
        <w:rPr>
          <w:lang w:val="ka-GE"/>
        </w:rPr>
      </w:pPr>
      <w:r>
        <w:rPr>
          <w:lang w:val="ka-GE"/>
        </w:rPr>
        <w:t xml:space="preserve">აღნიშნული მოთხოვნის მხარდაჭერა </w:t>
      </w:r>
      <w:r w:rsidRPr="00AC449E" w:rsidR="006847AB">
        <w:rPr>
          <w:b/>
          <w:bCs/>
          <w:lang w:val="ka-GE"/>
        </w:rPr>
        <w:t>აუცილებელია</w:t>
      </w:r>
      <w:r w:rsidR="006847AB">
        <w:rPr>
          <w:lang w:val="ka-GE"/>
        </w:rPr>
        <w:t xml:space="preserve"> </w:t>
      </w:r>
      <w:r w:rsidR="006847AB">
        <w:rPr>
          <w:lang w:val="ka-GE"/>
        </w:rPr>
        <w:fldChar w:fldCharType="begin"/>
      </w:r>
      <w:r w:rsidR="006847AB">
        <w:rPr>
          <w:lang w:val="ka-GE"/>
        </w:rPr>
        <w:instrText xml:space="preserve"> REF _Ref159417889 \r \h </w:instrText>
      </w:r>
      <w:r w:rsidR="006847AB">
        <w:rPr>
          <w:lang w:val="ka-GE"/>
        </w:rPr>
      </w:r>
      <w:r w:rsidR="006847AB">
        <w:rPr>
          <w:lang w:val="ka-GE"/>
        </w:rPr>
        <w:fldChar w:fldCharType="separate"/>
      </w:r>
      <w:r w:rsidR="006847AB">
        <w:rPr>
          <w:lang w:val="ka-GE"/>
        </w:rPr>
        <w:t>8.2</w:t>
      </w:r>
      <w:r w:rsidR="006847AB">
        <w:rPr>
          <w:lang w:val="ka-GE"/>
        </w:rPr>
        <w:fldChar w:fldCharType="end"/>
      </w:r>
      <w:r w:rsidR="006847AB">
        <w:rPr>
          <w:lang w:val="ka-GE"/>
        </w:rPr>
        <w:t xml:space="preserve"> თავში განსაზღვრული ყველა პროდუქტებში, ისეთი </w:t>
      </w:r>
      <w:r w:rsidR="006847AB">
        <w:t>API</w:t>
      </w:r>
      <w:r w:rsidR="006847AB">
        <w:rPr>
          <w:lang w:val="ka-GE"/>
        </w:rPr>
        <w:t xml:space="preserve"> კლიენტებისათვის რომლებსაც ამსმპ-ის მიერ მინიჭებული აქვთ კონტრაქტის ნომერი (რომელიც </w:t>
      </w:r>
      <w:r w:rsidRPr="006847AB" w:rsidR="006847AB">
        <w:rPr>
          <w:b/>
          <w:bCs/>
          <w:lang w:val="ka-GE"/>
        </w:rPr>
        <w:t>აუცილებელია</w:t>
      </w:r>
      <w:r w:rsidR="006847AB">
        <w:rPr>
          <w:lang w:val="ka-GE"/>
        </w:rPr>
        <w:t xml:space="preserve"> გადაეცეს </w:t>
      </w:r>
      <w:r w:rsidR="006847AB">
        <w:t>A</w:t>
      </w:r>
      <w:r w:rsidRPr="006847AB" w:rsidR="006847AB">
        <w:rPr>
          <w:lang w:val="ka-GE"/>
        </w:rPr>
        <w:t>PI-Contract</w:t>
      </w:r>
      <w:r w:rsidR="006847AB">
        <w:rPr>
          <w:lang w:val="ka-GE"/>
        </w:rPr>
        <w:t>-</w:t>
      </w:r>
      <w:r w:rsidRPr="006847AB" w:rsidR="006847AB">
        <w:rPr>
          <w:lang w:val="ka-GE"/>
        </w:rPr>
        <w:t>ID</w:t>
      </w:r>
      <w:r w:rsidR="006847AB">
        <w:rPr>
          <w:lang w:val="ka-GE"/>
        </w:rPr>
        <w:t xml:space="preserve"> თავსართ</w:t>
      </w:r>
      <w:r w:rsidR="005D4C94">
        <w:rPr>
          <w:lang w:val="ka-GE"/>
        </w:rPr>
        <w:t>ი</w:t>
      </w:r>
      <w:r w:rsidR="006847AB">
        <w:rPr>
          <w:lang w:val="ka-GE"/>
        </w:rPr>
        <w:t>)</w:t>
      </w:r>
      <w:r>
        <w:rPr>
          <w:lang w:val="ka-GE"/>
        </w:rPr>
        <w:t xml:space="preserve">.  </w:t>
      </w:r>
    </w:p>
    <w:p w:rsidR="00004EEE" w:rsidP="00004EEE" w:rsidRDefault="00004EEE" w14:paraId="513ABE6B" w14:textId="399D6193">
      <w:pPr>
        <w:jc w:val="both"/>
        <w:rPr>
          <w:lang w:val="ka-GE"/>
        </w:rPr>
      </w:pPr>
      <w:r w:rsidRPr="00B85C2B">
        <w:rPr>
          <w:lang w:val="ka-GE"/>
        </w:rPr>
        <w:t>მოთხოვნის პარამეტრები და დასაბრუნებელი მნიშვნელობები რეგულირდება</w:t>
      </w:r>
      <w:r w:rsidR="00FD4C60">
        <w:rPr>
          <w:lang w:val="ka-GE"/>
        </w:rPr>
        <w:t xml:space="preserve"> </w:t>
      </w:r>
      <w:sdt>
        <w:sdtPr>
          <w:rPr>
            <w:lang w:val="ka-GE"/>
          </w:rPr>
          <w:id w:val="-928124324"/>
          <w:citation/>
        </w:sdtPr>
        <w:sdtEndPr/>
        <w:sdtContent>
          <w:r w:rsidR="00FD4C60">
            <w:rPr>
              <w:lang w:val="ka-GE"/>
            </w:rPr>
            <w:fldChar w:fldCharType="begin"/>
          </w:r>
          <w:r w:rsidR="00FD4C60">
            <w:instrText xml:space="preserve"> CITATION oFAIGEPIS \l 1033 </w:instrText>
          </w:r>
          <w:r w:rsidR="00FD4C60">
            <w:rPr>
              <w:lang w:val="ka-GE"/>
            </w:rPr>
            <w:fldChar w:fldCharType="separate"/>
          </w:r>
          <w:r w:rsidR="00FD4C60">
            <w:rPr>
              <w:noProof/>
            </w:rPr>
            <w:t>(2)</w:t>
          </w:r>
          <w:r w:rsidR="00FD4C60">
            <w:rPr>
              <w:lang w:val="ka-GE"/>
            </w:rPr>
            <w:fldChar w:fldCharType="end"/>
          </w:r>
        </w:sdtContent>
      </w:sdt>
      <w:r w:rsidRPr="00B85C2B">
        <w:rPr>
          <w:lang w:val="ka-GE"/>
        </w:rPr>
        <w:t>-ის 3</w:t>
      </w:r>
      <w:r>
        <w:rPr>
          <w:lang w:val="ka-GE"/>
        </w:rPr>
        <w:t>.3</w:t>
      </w:r>
      <w:r w:rsidRPr="00B85C2B">
        <w:rPr>
          <w:lang w:val="ka-GE"/>
        </w:rPr>
        <w:t xml:space="preserve"> თავის მიხედვით</w:t>
      </w:r>
      <w:r>
        <w:rPr>
          <w:lang w:val="ka-GE"/>
        </w:rPr>
        <w:t xml:space="preserve">. გადასაცემ მონაცემთა მოცულობა და შინაარსი, ასევე საგადამხდელო პროდუქტები განისაზღვრება </w:t>
      </w:r>
      <w:r>
        <w:rPr>
          <w:lang w:val="ka-GE"/>
        </w:rPr>
        <w:fldChar w:fldCharType="begin"/>
      </w:r>
      <w:r>
        <w:rPr>
          <w:lang w:val="ka-GE"/>
        </w:rPr>
        <w:instrText xml:space="preserve"> REF _Ref70325590 \r \h </w:instrText>
      </w:r>
      <w:r>
        <w:rPr>
          <w:lang w:val="ka-GE"/>
        </w:rPr>
      </w:r>
      <w:r>
        <w:rPr>
          <w:lang w:val="ka-GE"/>
        </w:rPr>
        <w:fldChar w:fldCharType="separate"/>
      </w:r>
      <w:r>
        <w:rPr>
          <w:lang w:val="ka-GE"/>
        </w:rPr>
        <w:t>8.1</w:t>
      </w:r>
      <w:r>
        <w:rPr>
          <w:lang w:val="ka-GE"/>
        </w:rPr>
        <w:fldChar w:fldCharType="end"/>
      </w:r>
      <w:r>
        <w:rPr>
          <w:lang w:val="ka-GE"/>
        </w:rPr>
        <w:t xml:space="preserve"> თავით და მისი ქვეთავებით.</w:t>
      </w:r>
    </w:p>
    <w:p w:rsidR="007D1020" w:rsidP="00004EEE" w:rsidRDefault="00DA0C0C" w14:paraId="420FD02F" w14:textId="0B3200EC">
      <w:pPr>
        <w:jc w:val="both"/>
        <w:rPr>
          <w:lang w:val="ka-GE"/>
        </w:rPr>
      </w:pPr>
      <w:r w:rsidRPr="0063315D">
        <w:rPr>
          <w:b/>
          <w:bCs/>
          <w:i/>
          <w:iCs/>
          <w:u w:val="single"/>
          <w:lang w:val="ka-GE"/>
        </w:rPr>
        <w:t>შენიშვნა:</w:t>
      </w:r>
      <w:r>
        <w:rPr>
          <w:lang w:val="ka-GE"/>
        </w:rPr>
        <w:t xml:space="preserve"> </w:t>
      </w:r>
      <w:sdt>
        <w:sdtPr>
          <w:rPr>
            <w:lang w:val="ka-GE"/>
          </w:rPr>
          <w:id w:val="1875661191"/>
          <w:citation/>
        </w:sdtPr>
        <w:sdtEndPr/>
        <w:sdtContent>
          <w:r>
            <w:rPr>
              <w:lang w:val="ka-GE"/>
            </w:rPr>
            <w:fldChar w:fldCharType="begin"/>
          </w:r>
          <w:r>
            <w:rPr>
              <w:lang w:val="ka-GE"/>
            </w:rPr>
            <w:instrText xml:space="preserve"> CITATION oFAIGEPIS \l 1079 </w:instrText>
          </w:r>
          <w:r>
            <w:rPr>
              <w:lang w:val="ka-GE"/>
            </w:rPr>
            <w:fldChar w:fldCharType="separate"/>
          </w:r>
          <w:r>
            <w:rPr>
              <w:noProof/>
              <w:lang w:val="ka-GE"/>
            </w:rPr>
            <w:t>(2)</w:t>
          </w:r>
          <w:r>
            <w:rPr>
              <w:lang w:val="ka-GE"/>
            </w:rPr>
            <w:fldChar w:fldCharType="end"/>
          </w:r>
        </w:sdtContent>
      </w:sdt>
      <w:r>
        <w:rPr>
          <w:lang w:val="ka-GE"/>
        </w:rPr>
        <w:t>-ის თანახმად აღნიშნული გამოძახება პრაქტიკულად სრულად ემთხვევა ერთეულოვანი გადახდის ინიციირებ</w:t>
      </w:r>
      <w:r w:rsidR="000E284D">
        <w:rPr>
          <w:lang w:val="ka-GE"/>
        </w:rPr>
        <w:t xml:space="preserve">ის იმ სქემას, როდესაც </w:t>
      </w:r>
      <w:r w:rsidRPr="00B965BB" w:rsidR="000E284D">
        <w:rPr>
          <w:lang w:val="ka-GE"/>
        </w:rPr>
        <w:t>TPP-Rejection-NoFunds-Preferred</w:t>
      </w:r>
      <w:r w:rsidR="000E284D">
        <w:rPr>
          <w:lang w:val="ka-GE"/>
        </w:rPr>
        <w:t>=</w:t>
      </w:r>
      <w:r w:rsidR="000E284D">
        <w:t xml:space="preserve">true, </w:t>
      </w:r>
      <w:r w:rsidR="000E284D">
        <w:rPr>
          <w:lang w:val="ka-GE"/>
        </w:rPr>
        <w:t xml:space="preserve">ამდენად </w:t>
      </w:r>
      <w:sdt>
        <w:sdtPr>
          <w:rPr>
            <w:lang w:val="ka-GE"/>
          </w:rPr>
          <w:id w:val="1998223218"/>
          <w:citation/>
        </w:sdtPr>
        <w:sdtEndPr/>
        <w:sdtContent>
          <w:r w:rsidR="000E284D">
            <w:rPr>
              <w:lang w:val="ka-GE"/>
            </w:rPr>
            <w:fldChar w:fldCharType="begin"/>
          </w:r>
          <w:r w:rsidR="000E284D">
            <w:rPr>
              <w:lang w:val="ka-GE"/>
            </w:rPr>
            <w:instrText xml:space="preserve"> CITATION oFAIGEPIS \l 1079 </w:instrText>
          </w:r>
          <w:r w:rsidR="000E284D">
            <w:rPr>
              <w:lang w:val="ka-GE"/>
            </w:rPr>
            <w:fldChar w:fldCharType="separate"/>
          </w:r>
          <w:r w:rsidR="000E284D">
            <w:rPr>
              <w:noProof/>
              <w:lang w:val="ka-GE"/>
            </w:rPr>
            <w:t>(2)</w:t>
          </w:r>
          <w:r w:rsidR="000E284D">
            <w:rPr>
              <w:lang w:val="ka-GE"/>
            </w:rPr>
            <w:fldChar w:fldCharType="end"/>
          </w:r>
        </w:sdtContent>
      </w:sdt>
      <w:r w:rsidR="000E284D">
        <w:rPr>
          <w:lang w:val="ka-GE"/>
        </w:rPr>
        <w:t>-ის თანახმად აღნიშნული თავსართი მხარდაჭერილი არ არის.</w:t>
      </w:r>
      <w:r>
        <w:rPr>
          <w:lang w:val="ka-GE"/>
        </w:rPr>
        <w:t xml:space="preserve"> </w:t>
      </w:r>
    </w:p>
    <w:p w:rsidR="00004EEE" w:rsidP="005936A5" w:rsidRDefault="00004EEE" w14:paraId="48DB0187" w14:textId="77777777">
      <w:pPr>
        <w:jc w:val="both"/>
      </w:pPr>
    </w:p>
    <w:p w:rsidRPr="008E3467" w:rsidR="003D6304" w:rsidP="005936A5" w:rsidRDefault="003D6304" w14:paraId="0C2ED98B" w14:textId="77777777">
      <w:pPr>
        <w:jc w:val="both"/>
      </w:pPr>
    </w:p>
    <w:p w:rsidRPr="00D43A28" w:rsidR="006A702C" w:rsidP="00E3281E" w:rsidRDefault="006A702C" w14:paraId="67834E53" w14:textId="75AEE09D">
      <w:pPr>
        <w:rPr>
          <w:lang w:val="ka-GE"/>
        </w:rPr>
      </w:pPr>
    </w:p>
    <w:p w:rsidR="001E4A3F" w:rsidP="001E4A3F" w:rsidRDefault="00064D1F" w14:paraId="473CE429" w14:textId="77F8C8FF">
      <w:pPr>
        <w:pStyle w:val="Heading2"/>
        <w:rPr>
          <w:lang w:val="ka-GE"/>
        </w:rPr>
      </w:pPr>
      <w:bookmarkStart w:name="_Toc160721673" w:id="330"/>
      <w:r>
        <w:rPr>
          <w:lang w:val="ka-GE"/>
        </w:rPr>
        <w:t>ინიციირებ</w:t>
      </w:r>
      <w:r w:rsidR="006A702C">
        <w:rPr>
          <w:lang w:val="ka-GE"/>
        </w:rPr>
        <w:t xml:space="preserve">ული გადახდის </w:t>
      </w:r>
      <w:r w:rsidR="001E4A3F">
        <w:rPr>
          <w:lang w:val="ka-GE"/>
        </w:rPr>
        <w:t>ავტორიზაცი</w:t>
      </w:r>
      <w:r w:rsidR="006A702C">
        <w:rPr>
          <w:lang w:val="ka-GE"/>
        </w:rPr>
        <w:t>ა</w:t>
      </w:r>
      <w:bookmarkEnd w:id="330"/>
    </w:p>
    <w:p w:rsidR="001E4A3F" w:rsidP="00E3281E" w:rsidRDefault="001029B1" w14:paraId="015A2944" w14:textId="69EF9197">
      <w:pPr>
        <w:jc w:val="both"/>
        <w:rPr>
          <w:lang w:val="ka-GE"/>
        </w:rPr>
      </w:pPr>
      <w:r>
        <w:rPr>
          <w:lang w:val="ka-GE"/>
        </w:rPr>
        <w:t xml:space="preserve">გადახდის </w:t>
      </w:r>
      <w:r w:rsidR="00064D1F">
        <w:rPr>
          <w:lang w:val="ka-GE"/>
        </w:rPr>
        <w:t>ინიციირებ</w:t>
      </w:r>
      <w:r>
        <w:rPr>
          <w:lang w:val="ka-GE"/>
        </w:rPr>
        <w:t>ის სერვისის გამოძახება</w:t>
      </w:r>
      <w:r w:rsidR="008B10C3">
        <w:t xml:space="preserve"> </w:t>
      </w:r>
      <w:r w:rsidR="008B10C3">
        <w:rPr>
          <w:lang w:val="ka-GE"/>
        </w:rPr>
        <w:t>ცხადად ან არაცხადად</w:t>
      </w:r>
      <w:r>
        <w:rPr>
          <w:lang w:val="ka-GE"/>
        </w:rPr>
        <w:t xml:space="preserve"> წარმოშობს </w:t>
      </w:r>
      <w:r w:rsidR="008B10C3">
        <w:rPr>
          <w:lang w:val="ka-GE"/>
        </w:rPr>
        <w:t>ავტორიზაციის ბოლოწერტილებს (</w:t>
      </w:r>
      <w:r w:rsidR="008B10C3">
        <w:t>authorization endpoints)</w:t>
      </w:r>
      <w:r w:rsidR="00235B09">
        <w:rPr>
          <w:lang w:val="ka-GE"/>
        </w:rPr>
        <w:t xml:space="preserve">, რომელთა დამუშავების წესები განისაზღვრება </w:t>
      </w:r>
      <w:sdt>
        <w:sdtPr>
          <w:rPr>
            <w:lang w:val="ka-GE"/>
          </w:rPr>
          <w:id w:val="-667633009"/>
          <w:citation/>
        </w:sdtPr>
        <w:sdtEndPr/>
        <w:sdtContent>
          <w:r w:rsidR="00AB47D2">
            <w:rPr>
              <w:lang w:val="ka-GE"/>
            </w:rPr>
            <w:fldChar w:fldCharType="begin"/>
          </w:r>
          <w:r w:rsidR="00855693">
            <w:rPr>
              <w:lang w:val="ka-GE"/>
            </w:rPr>
            <w:instrText xml:space="preserve">CITATION OFGEIAA \l 1079 </w:instrText>
          </w:r>
          <w:r w:rsidR="00AB47D2">
            <w:rPr>
              <w:lang w:val="ka-GE"/>
            </w:rPr>
            <w:fldChar w:fldCharType="separate"/>
          </w:r>
          <w:r w:rsidR="00D23137">
            <w:rPr>
              <w:noProof/>
              <w:lang w:val="ka-GE"/>
            </w:rPr>
            <w:t>(9)</w:t>
          </w:r>
          <w:r w:rsidR="00AB47D2">
            <w:rPr>
              <w:lang w:val="ka-GE"/>
            </w:rPr>
            <w:fldChar w:fldCharType="end"/>
          </w:r>
        </w:sdtContent>
      </w:sdt>
      <w:r w:rsidR="00AB47D2">
        <w:rPr>
          <w:lang w:val="ka-GE"/>
        </w:rPr>
        <w:t>-ით.</w:t>
      </w:r>
    </w:p>
    <w:p w:rsidR="00AB47D2" w:rsidP="00E3281E" w:rsidRDefault="00AB47D2" w14:paraId="23E60F2F" w14:textId="69A3E7FF">
      <w:pPr>
        <w:pStyle w:val="Heading3"/>
        <w:rPr>
          <w:lang w:val="ka-GE"/>
        </w:rPr>
      </w:pPr>
      <w:bookmarkStart w:name="_Ref86845017" w:id="331"/>
      <w:bookmarkStart w:name="_Toc160721674" w:id="332"/>
      <w:r>
        <w:rPr>
          <w:lang w:val="ka-GE"/>
        </w:rPr>
        <w:t xml:space="preserve">ამსმპ-ის მიერ </w:t>
      </w:r>
      <w:r w:rsidR="004B4F3A">
        <w:rPr>
          <w:lang w:val="ka-GE"/>
        </w:rPr>
        <w:t>გენერირებული დინამიკური ინფორმაცია ავტორიზაც</w:t>
      </w:r>
      <w:r w:rsidR="00692543">
        <w:rPr>
          <w:lang w:val="ka-GE"/>
        </w:rPr>
        <w:t>ი</w:t>
      </w:r>
      <w:r w:rsidR="004B4F3A">
        <w:rPr>
          <w:lang w:val="ka-GE"/>
        </w:rPr>
        <w:t>ისათვის</w:t>
      </w:r>
      <w:bookmarkEnd w:id="331"/>
      <w:bookmarkEnd w:id="332"/>
    </w:p>
    <w:p w:rsidR="008079C1" w:rsidP="00B92C46" w:rsidRDefault="004B4F3A" w14:paraId="5EFF5D7B" w14:textId="076F93AF">
      <w:pPr>
        <w:jc w:val="both"/>
        <w:rPr>
          <w:lang w:val="ka-GE"/>
        </w:rPr>
      </w:pPr>
      <w:commentRangeStart w:id="333"/>
      <w:r>
        <w:rPr>
          <w:lang w:val="ka-GE"/>
        </w:rPr>
        <w:t xml:space="preserve">მანამ, სანამ მოხდება გადახდის ავტორიზაცია, </w:t>
      </w:r>
      <w:r w:rsidRPr="00E3281E">
        <w:rPr>
          <w:b/>
          <w:lang w:val="ka-GE"/>
        </w:rPr>
        <w:t>აუცილებელია</w:t>
      </w:r>
      <w:r>
        <w:rPr>
          <w:lang w:val="ka-GE"/>
        </w:rPr>
        <w:t xml:space="preserve"> ამსმპ-მა </w:t>
      </w:r>
      <w:r w:rsidR="00D5766F">
        <w:rPr>
          <w:lang w:val="ka-GE"/>
        </w:rPr>
        <w:t xml:space="preserve">გამოითვალოს </w:t>
      </w:r>
      <w:r w:rsidR="00886042">
        <w:rPr>
          <w:lang w:val="ka-GE"/>
        </w:rPr>
        <w:t xml:space="preserve">გადახდის </w:t>
      </w:r>
      <w:r w:rsidR="00064D1F">
        <w:rPr>
          <w:lang w:val="ka-GE"/>
        </w:rPr>
        <w:t>ინიციირებ</w:t>
      </w:r>
      <w:r w:rsidR="00886042">
        <w:rPr>
          <w:lang w:val="ka-GE"/>
        </w:rPr>
        <w:t xml:space="preserve">ასთან დაკავშირებული </w:t>
      </w:r>
      <w:r w:rsidR="007C65E6">
        <w:rPr>
          <w:lang w:val="ka-GE"/>
        </w:rPr>
        <w:t xml:space="preserve">დინამიკური ინფორმაცია (მაგ. </w:t>
      </w:r>
      <w:r w:rsidR="00886042">
        <w:rPr>
          <w:lang w:val="ka-GE"/>
        </w:rPr>
        <w:t>საკომისიოები</w:t>
      </w:r>
      <w:r w:rsidR="007C65E6">
        <w:rPr>
          <w:lang w:val="ka-GE"/>
        </w:rPr>
        <w:t>)</w:t>
      </w:r>
      <w:r>
        <w:rPr>
          <w:lang w:val="ka-GE"/>
        </w:rPr>
        <w:t xml:space="preserve"> და დაუბრუნოს მათი შედეგი მმპ-ს</w:t>
      </w:r>
      <w:r w:rsidR="00273B53">
        <w:rPr>
          <w:lang w:val="ka-GE"/>
        </w:rPr>
        <w:t>, გარდა ავტორიზაციი</w:t>
      </w:r>
      <w:r w:rsidRPr="00B64E75" w:rsidR="003039FF">
        <w:rPr>
          <w:rFonts w:ascii="Calibri" w:hAnsi="Calibri"/>
          <w:lang w:val="ka-GE"/>
        </w:rPr>
        <w:t>ს</w:t>
      </w:r>
      <w:r w:rsidR="00273B53">
        <w:rPr>
          <w:lang w:val="ka-GE"/>
        </w:rPr>
        <w:t>თვის აუცილებელი ინფორმაცი</w:t>
      </w:r>
      <w:r w:rsidR="00A24972">
        <w:rPr>
          <w:lang w:val="ka-GE"/>
        </w:rPr>
        <w:t>ისა</w:t>
      </w:r>
      <w:r w:rsidR="00DC6FDF">
        <w:t>,</w:t>
      </w:r>
      <w:r w:rsidR="00D610D4">
        <w:rPr>
          <w:lang w:val="ka-GE"/>
        </w:rPr>
        <w:t xml:space="preserve"> მაშინ და მხოლოდ მაშინ,</w:t>
      </w:r>
      <w:r w:rsidR="00DC6FDF">
        <w:t xml:space="preserve"> </w:t>
      </w:r>
      <w:r w:rsidR="00DC6FDF">
        <w:rPr>
          <w:lang w:val="ka-GE"/>
        </w:rPr>
        <w:t xml:space="preserve">თუ </w:t>
      </w:r>
      <w:r w:rsidR="00D10611">
        <w:rPr>
          <w:lang w:val="ka-GE"/>
        </w:rPr>
        <w:t xml:space="preserve">გადახდის </w:t>
      </w:r>
      <w:r w:rsidR="00064D1F">
        <w:rPr>
          <w:lang w:val="ka-GE"/>
        </w:rPr>
        <w:t>ინიციირებ</w:t>
      </w:r>
      <w:r w:rsidR="00D10611">
        <w:rPr>
          <w:lang w:val="ka-GE"/>
        </w:rPr>
        <w:t>ის შეტყობინებაში გადმოცემული</w:t>
      </w:r>
      <w:r w:rsidR="00DC6FDF">
        <w:rPr>
          <w:lang w:val="ka-GE"/>
        </w:rPr>
        <w:t xml:space="preserve"> </w:t>
      </w:r>
      <w:r w:rsidR="00025D9A">
        <w:rPr>
          <w:lang w:val="ka-GE"/>
        </w:rPr>
        <w:t>ინფორმაცია საკმარისია</w:t>
      </w:r>
      <w:r w:rsidR="00D01394">
        <w:rPr>
          <w:lang w:val="ka-GE"/>
        </w:rPr>
        <w:t xml:space="preserve"> დინამიკური ინფორმაციის ცალსახა</w:t>
      </w:r>
      <w:r w:rsidR="00D10611">
        <w:rPr>
          <w:lang w:val="ka-GE"/>
        </w:rPr>
        <w:t>დ</w:t>
      </w:r>
      <w:r w:rsidR="00D01394">
        <w:rPr>
          <w:lang w:val="ka-GE"/>
        </w:rPr>
        <w:t xml:space="preserve"> გამოთვლისათვის</w:t>
      </w:r>
      <w:r w:rsidR="00B92C46">
        <w:rPr>
          <w:lang w:val="ka-GE"/>
        </w:rPr>
        <w:t xml:space="preserve"> და ის აღარ შეიცვლება გადახდის </w:t>
      </w:r>
      <w:r w:rsidR="00064D1F">
        <w:rPr>
          <w:lang w:val="ka-GE"/>
        </w:rPr>
        <w:t>ინიციირებ</w:t>
      </w:r>
      <w:r w:rsidR="00B92C46">
        <w:rPr>
          <w:lang w:val="ka-GE"/>
        </w:rPr>
        <w:t xml:space="preserve">ის </w:t>
      </w:r>
      <w:r w:rsidR="008079C1">
        <w:rPr>
          <w:lang w:val="ka-GE"/>
        </w:rPr>
        <w:t>ავტორიზაციის</w:t>
      </w:r>
      <w:r w:rsidR="00B92C46">
        <w:rPr>
          <w:lang w:val="ka-GE"/>
        </w:rPr>
        <w:t xml:space="preserve"> </w:t>
      </w:r>
      <w:r w:rsidR="008079C1">
        <w:rPr>
          <w:lang w:val="ka-GE"/>
        </w:rPr>
        <w:t>პროცესში.</w:t>
      </w:r>
      <w:commentRangeEnd w:id="333"/>
      <w:r w:rsidR="0096614C">
        <w:rPr>
          <w:rStyle w:val="CommentReference"/>
        </w:rPr>
        <w:commentReference w:id="333"/>
      </w:r>
    </w:p>
    <w:p w:rsidR="00985B48" w:rsidP="00B92C46" w:rsidRDefault="008079C1" w14:paraId="67157F89" w14:textId="3B99FB82">
      <w:pPr>
        <w:jc w:val="both"/>
        <w:rPr>
          <w:lang w:val="ka-GE"/>
        </w:rPr>
      </w:pPr>
      <w:r>
        <w:rPr>
          <w:lang w:val="ka-GE"/>
        </w:rPr>
        <w:t>მაგალითად</w:t>
      </w:r>
      <w:r w:rsidR="00D610D4">
        <w:rPr>
          <w:lang w:val="ka-GE"/>
        </w:rPr>
        <w:t xml:space="preserve"> (სია ამომწურავი არ არის)</w:t>
      </w:r>
      <w:r w:rsidR="00985B48">
        <w:rPr>
          <w:lang w:val="ka-GE"/>
        </w:rPr>
        <w:t>:</w:t>
      </w:r>
    </w:p>
    <w:p w:rsidR="00D10611" w:rsidP="00985B48" w:rsidRDefault="008079C1" w14:paraId="3D2EC7A9" w14:textId="25933758">
      <w:pPr>
        <w:pStyle w:val="ListParagraph"/>
        <w:numPr>
          <w:ilvl w:val="0"/>
          <w:numId w:val="49"/>
        </w:numPr>
        <w:jc w:val="both"/>
        <w:rPr>
          <w:lang w:val="ka-GE"/>
        </w:rPr>
      </w:pPr>
      <w:r w:rsidRPr="00CC0C18">
        <w:rPr>
          <w:lang w:val="ka-GE"/>
        </w:rPr>
        <w:t>გადამხდელის ანგარიში (</w:t>
      </w:r>
      <w:r>
        <w:t>debtorAccount</w:t>
      </w:r>
      <w:r w:rsidRPr="00CC0C18">
        <w:rPr>
          <w:lang w:val="ka-GE"/>
        </w:rPr>
        <w:t xml:space="preserve">) </w:t>
      </w:r>
      <w:r w:rsidRPr="00CC0C18" w:rsidR="00985B48">
        <w:rPr>
          <w:lang w:val="ka-GE"/>
        </w:rPr>
        <w:t>სრულფასოვნადაა გადმოცემული</w:t>
      </w:r>
      <w:r w:rsidR="00635CEC">
        <w:rPr>
          <w:lang w:val="ka-GE"/>
        </w:rPr>
        <w:t xml:space="preserve"> (მაგ. ანგარიშის </w:t>
      </w:r>
      <w:r w:rsidR="00635CEC">
        <w:t xml:space="preserve">IBAN </w:t>
      </w:r>
      <w:r w:rsidR="00635CEC">
        <w:rPr>
          <w:lang w:val="ka-GE"/>
        </w:rPr>
        <w:t>ნომერი, ან ანგარიში + ვალუტა)</w:t>
      </w:r>
    </w:p>
    <w:p w:rsidR="00635CEC" w:rsidP="00985B48" w:rsidRDefault="00635CEC" w14:paraId="6E1B833D" w14:textId="5BE88345">
      <w:pPr>
        <w:pStyle w:val="ListParagraph"/>
        <w:numPr>
          <w:ilvl w:val="0"/>
          <w:numId w:val="49"/>
        </w:numPr>
        <w:jc w:val="both"/>
        <w:rPr>
          <w:lang w:val="ka-GE"/>
        </w:rPr>
      </w:pPr>
      <w:r>
        <w:rPr>
          <w:lang w:val="ka-GE"/>
        </w:rPr>
        <w:t>გადამხდელის ანგარიშში (</w:t>
      </w:r>
      <w:r>
        <w:t xml:space="preserve">debtorAccount) </w:t>
      </w:r>
      <w:r>
        <w:rPr>
          <w:lang w:val="ka-GE"/>
        </w:rPr>
        <w:t>მითითებული არაა ვალუტა</w:t>
      </w:r>
      <w:r w:rsidR="00FD24DE">
        <w:t xml:space="preserve">,  </w:t>
      </w:r>
      <w:r w:rsidR="00FD24DE">
        <w:rPr>
          <w:lang w:val="ka-GE"/>
        </w:rPr>
        <w:t>თუმცა ვალუტის არჩევა არ გამოიწვევს საკომისიოს ცვლილებას</w:t>
      </w:r>
    </w:p>
    <w:p w:rsidRPr="00CC0C18" w:rsidR="00B92C46" w:rsidP="00CC0C18" w:rsidRDefault="00931342" w14:paraId="056AB2CA" w14:textId="7CC3262B">
      <w:pPr>
        <w:pStyle w:val="ListParagraph"/>
        <w:numPr>
          <w:ilvl w:val="0"/>
          <w:numId w:val="49"/>
        </w:numPr>
        <w:jc w:val="both"/>
        <w:rPr>
          <w:lang w:val="ka-GE"/>
        </w:rPr>
      </w:pPr>
      <w:r>
        <w:rPr>
          <w:lang w:val="ka-GE"/>
        </w:rPr>
        <w:t>გადამხდელის ანგარიში გადმოცემული არ არის, თუმცა გადმოცემულია თანხმობის იდენტიფიკატორი და თანხმობა გაცემულია ერთ კონკრეტულ ანგარიშზე</w:t>
      </w:r>
    </w:p>
    <w:p w:rsidR="004B4F3A" w:rsidP="00D5766F" w:rsidRDefault="00886042" w14:paraId="0A23A71A" w14:textId="25C0490F">
      <w:pPr>
        <w:jc w:val="both"/>
        <w:rPr>
          <w:lang w:val="ka-GE"/>
        </w:rPr>
      </w:pPr>
      <w:r>
        <w:rPr>
          <w:lang w:val="ka-GE"/>
        </w:rPr>
        <w:t xml:space="preserve">აღნიშნული </w:t>
      </w:r>
      <w:r w:rsidR="00A24972">
        <w:rPr>
          <w:lang w:val="ka-GE"/>
        </w:rPr>
        <w:t>საკითხი</w:t>
      </w:r>
      <w:r>
        <w:rPr>
          <w:lang w:val="ka-GE"/>
        </w:rPr>
        <w:t xml:space="preserve"> აღწერილია </w:t>
      </w:r>
      <w:sdt>
        <w:sdtPr>
          <w:rPr>
            <w:rFonts w:ascii="Calibri" w:hAnsi="Calibri"/>
            <w:lang w:val="ka-GE"/>
          </w:rPr>
          <w:id w:val="380672475"/>
          <w:citation/>
        </w:sdtPr>
        <w:sdtEndPr/>
        <w:sdtContent>
          <w:r w:rsidR="00E83F6A">
            <w:rPr>
              <w:rFonts w:ascii="Calibri" w:hAnsi="Calibri"/>
              <w:lang w:val="ka-GE"/>
            </w:rPr>
            <w:fldChar w:fldCharType="begin"/>
          </w:r>
          <w:r w:rsidR="00E83F6A">
            <w:rPr>
              <w:rFonts w:ascii="Calibri" w:hAnsi="Calibri"/>
            </w:rPr>
            <w:instrText xml:space="preserve">CITATION oFAIGCom \l 1033 </w:instrText>
          </w:r>
          <w:r w:rsidR="00E83F6A">
            <w:rPr>
              <w:rFonts w:ascii="Calibri" w:hAnsi="Calibri"/>
              <w:lang w:val="ka-GE"/>
            </w:rPr>
            <w:fldChar w:fldCharType="separate"/>
          </w:r>
          <w:r w:rsidRPr="00FB34DB" w:rsidR="00FB34DB">
            <w:rPr>
              <w:rFonts w:ascii="Calibri" w:hAnsi="Calibri"/>
              <w:noProof/>
            </w:rPr>
            <w:t>(1)</w:t>
          </w:r>
          <w:r w:rsidR="00E83F6A">
            <w:rPr>
              <w:rFonts w:ascii="Calibri" w:hAnsi="Calibri"/>
              <w:lang w:val="ka-GE"/>
            </w:rPr>
            <w:fldChar w:fldCharType="end"/>
          </w:r>
        </w:sdtContent>
      </w:sdt>
      <w:r w:rsidR="00E83F6A">
        <w:rPr>
          <w:lang w:val="ka-GE"/>
        </w:rPr>
        <w:t>-</w:t>
      </w:r>
      <w:r w:rsidR="00EC1BD9">
        <w:rPr>
          <w:lang w:val="ka-GE"/>
        </w:rPr>
        <w:t>ი</w:t>
      </w:r>
      <w:r w:rsidR="00E83F6A">
        <w:rPr>
          <w:lang w:val="ka-GE"/>
        </w:rPr>
        <w:t>თ</w:t>
      </w:r>
      <w:r w:rsidR="00A2183D">
        <w:rPr>
          <w:lang w:val="ka-GE"/>
        </w:rPr>
        <w:t>, თუმცა</w:t>
      </w:r>
      <w:r w:rsidR="00273B53">
        <w:rPr>
          <w:lang w:val="ka-GE"/>
        </w:rPr>
        <w:t xml:space="preserve"> იგი ვრცელდება როგორც ერთეულოვან, ისე მრავლობით გადახდებზე. ქვემოთ მოცემულია თითოეული </w:t>
      </w:r>
      <w:r w:rsidR="007C65E6">
        <w:rPr>
          <w:lang w:val="ka-GE"/>
        </w:rPr>
        <w:t>ატრიბუტის</w:t>
      </w:r>
      <w:r w:rsidR="00A24972">
        <w:rPr>
          <w:lang w:val="ka-GE"/>
        </w:rPr>
        <w:t xml:space="preserve"> აღწერა:</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00"/>
        <w:gridCol w:w="984"/>
        <w:gridCol w:w="1971"/>
        <w:gridCol w:w="2695"/>
      </w:tblGrid>
      <w:tr w:rsidR="003277EC" w:rsidTr="0038783C" w14:paraId="2F7EE6A4" w14:textId="77777777">
        <w:tc>
          <w:tcPr>
            <w:tcW w:w="1980" w:type="dxa"/>
            <w:shd w:val="clear" w:color="auto" w:fill="D0CECE" w:themeFill="background2" w:themeFillShade="E6"/>
          </w:tcPr>
          <w:p w:rsidR="00083917" w:rsidP="00D5766F" w:rsidRDefault="00083917" w14:paraId="08E66D55" w14:textId="4F131AC0">
            <w:pPr>
              <w:jc w:val="both"/>
              <w:rPr>
                <w:lang w:val="ka-GE"/>
              </w:rPr>
            </w:pPr>
            <w:r>
              <w:rPr>
                <w:lang w:val="ka-GE"/>
              </w:rPr>
              <w:t>ატრიბუტი</w:t>
            </w:r>
          </w:p>
        </w:tc>
        <w:tc>
          <w:tcPr>
            <w:tcW w:w="1093" w:type="dxa"/>
            <w:shd w:val="clear" w:color="auto" w:fill="D0CECE" w:themeFill="background2" w:themeFillShade="E6"/>
          </w:tcPr>
          <w:p w:rsidR="00083917" w:rsidP="00D5766F" w:rsidRDefault="00083917" w14:paraId="0AFCFFC5" w14:textId="74E9D2D9">
            <w:pPr>
              <w:jc w:val="both"/>
              <w:rPr>
                <w:lang w:val="ka-GE"/>
              </w:rPr>
            </w:pPr>
            <w:r>
              <w:rPr>
                <w:lang w:val="ka-GE"/>
              </w:rPr>
              <w:t>ტიპი</w:t>
            </w:r>
          </w:p>
        </w:tc>
        <w:tc>
          <w:tcPr>
            <w:tcW w:w="1600" w:type="dxa"/>
            <w:shd w:val="clear" w:color="auto" w:fill="D0CECE" w:themeFill="background2" w:themeFillShade="E6"/>
          </w:tcPr>
          <w:p w:rsidR="00083917" w:rsidP="00D5766F" w:rsidRDefault="00083917" w14:paraId="26ECD5CA" w14:textId="65FD2BE3">
            <w:pPr>
              <w:jc w:val="both"/>
              <w:rPr>
                <w:lang w:val="ka-GE"/>
              </w:rPr>
            </w:pPr>
            <w:r>
              <w:rPr>
                <w:lang w:val="ka-GE"/>
              </w:rPr>
              <w:t>პირობა</w:t>
            </w:r>
          </w:p>
        </w:tc>
        <w:tc>
          <w:tcPr>
            <w:tcW w:w="4677" w:type="dxa"/>
            <w:shd w:val="clear" w:color="auto" w:fill="D0CECE" w:themeFill="background2" w:themeFillShade="E6"/>
          </w:tcPr>
          <w:p w:rsidR="00083917" w:rsidP="00D5766F" w:rsidRDefault="00083917" w14:paraId="66D25E77" w14:textId="5F71EEAA">
            <w:pPr>
              <w:jc w:val="both"/>
              <w:rPr>
                <w:lang w:val="ka-GE"/>
              </w:rPr>
            </w:pPr>
            <w:r>
              <w:rPr>
                <w:lang w:val="ka-GE"/>
              </w:rPr>
              <w:t>აღწერა</w:t>
            </w:r>
          </w:p>
        </w:tc>
      </w:tr>
      <w:tr w:rsidR="009A5653" w:rsidTr="0038783C" w14:paraId="2CD84C8C" w14:textId="77777777">
        <w:tc>
          <w:tcPr>
            <w:tcW w:w="1980" w:type="dxa"/>
          </w:tcPr>
          <w:p w:rsidR="00083917" w:rsidP="00D5766F" w:rsidRDefault="00DB3A8B" w14:paraId="3262F6D9" w14:textId="4299662B">
            <w:pPr>
              <w:jc w:val="both"/>
              <w:rPr>
                <w:lang w:val="ka-GE"/>
              </w:rPr>
            </w:pPr>
            <w:r w:rsidRPr="00DB3A8B">
              <w:rPr>
                <w:lang w:val="ka-GE"/>
              </w:rPr>
              <w:t>transactionFees</w:t>
            </w:r>
          </w:p>
        </w:tc>
        <w:tc>
          <w:tcPr>
            <w:tcW w:w="1093" w:type="dxa"/>
          </w:tcPr>
          <w:p w:rsidRPr="00E3281E" w:rsidR="00083917" w:rsidP="00D5766F" w:rsidRDefault="00DB3A8B" w14:paraId="19A4B16F" w14:textId="5AC410FE">
            <w:pPr>
              <w:jc w:val="both"/>
            </w:pPr>
            <w:r>
              <w:t>Amount</w:t>
            </w:r>
          </w:p>
        </w:tc>
        <w:tc>
          <w:tcPr>
            <w:tcW w:w="1600" w:type="dxa"/>
          </w:tcPr>
          <w:p w:rsidRPr="00E3281E" w:rsidR="00083917" w:rsidP="00D5766F" w:rsidRDefault="00DB3A8B" w14:paraId="5E37B78E" w14:textId="06A7251A">
            <w:pPr>
              <w:jc w:val="both"/>
              <w:rPr>
                <w:b/>
                <w:lang w:val="ka-GE"/>
              </w:rPr>
            </w:pPr>
            <w:r w:rsidRPr="00E3281E">
              <w:rPr>
                <w:b/>
                <w:lang w:val="ka-GE"/>
              </w:rPr>
              <w:t>აუცილებელი</w:t>
            </w:r>
          </w:p>
        </w:tc>
        <w:tc>
          <w:tcPr>
            <w:tcW w:w="4677" w:type="dxa"/>
          </w:tcPr>
          <w:p w:rsidR="00083917" w:rsidP="00D5766F" w:rsidRDefault="00B0095E" w14:paraId="1A89A053" w14:textId="19ED1432">
            <w:pPr>
              <w:jc w:val="both"/>
              <w:rPr>
                <w:lang w:val="ka-GE"/>
              </w:rPr>
            </w:pPr>
            <w:r>
              <w:rPr>
                <w:lang w:val="ka-GE"/>
              </w:rPr>
              <w:t>ოპერაციის ჯამური საკომისიო</w:t>
            </w:r>
          </w:p>
        </w:tc>
      </w:tr>
      <w:tr w:rsidR="009A5653" w:rsidTr="0038783C" w14:paraId="34ED231C" w14:textId="77777777">
        <w:tc>
          <w:tcPr>
            <w:tcW w:w="1980" w:type="dxa"/>
          </w:tcPr>
          <w:p w:rsidR="00083917" w:rsidP="00D5766F" w:rsidRDefault="003277EC" w14:paraId="00FD59C6" w14:textId="3A54118B">
            <w:pPr>
              <w:jc w:val="both"/>
              <w:rPr>
                <w:lang w:val="ka-GE"/>
              </w:rPr>
            </w:pPr>
            <w:r w:rsidRPr="003277EC">
              <w:rPr>
                <w:lang w:val="ka-GE"/>
              </w:rPr>
              <w:t>currencyConversionFee</w:t>
            </w:r>
          </w:p>
        </w:tc>
        <w:tc>
          <w:tcPr>
            <w:tcW w:w="1093" w:type="dxa"/>
          </w:tcPr>
          <w:p w:rsidRPr="00E3281E" w:rsidR="00083917" w:rsidP="00D5766F" w:rsidRDefault="003277EC" w14:paraId="1269BC47" w14:textId="6B151127">
            <w:pPr>
              <w:jc w:val="both"/>
            </w:pPr>
            <w:r>
              <w:t>Amount</w:t>
            </w:r>
          </w:p>
        </w:tc>
        <w:tc>
          <w:tcPr>
            <w:tcW w:w="1600" w:type="dxa"/>
          </w:tcPr>
          <w:p w:rsidRPr="00E3281E" w:rsidR="00083917" w:rsidP="00D5766F" w:rsidRDefault="003277EC" w14:paraId="7D689DDF" w14:textId="0B43CFF1">
            <w:pPr>
              <w:jc w:val="both"/>
              <w:rPr>
                <w:b/>
                <w:lang w:val="ka-GE"/>
              </w:rPr>
            </w:pPr>
            <w:r w:rsidRPr="00E3281E">
              <w:rPr>
                <w:b/>
                <w:lang w:val="ka-GE"/>
              </w:rPr>
              <w:t>არააუცილებელი</w:t>
            </w:r>
          </w:p>
        </w:tc>
        <w:tc>
          <w:tcPr>
            <w:tcW w:w="4677" w:type="dxa"/>
          </w:tcPr>
          <w:p w:rsidRPr="00F756EF" w:rsidR="00083917" w:rsidP="00D5766F" w:rsidRDefault="00F756EF" w14:paraId="317D748D" w14:textId="5F2A2CB7">
            <w:pPr>
              <w:jc w:val="both"/>
              <w:rPr>
                <w:lang w:val="ka-GE"/>
              </w:rPr>
            </w:pPr>
            <w:r>
              <w:rPr>
                <w:lang w:val="ka-GE"/>
              </w:rPr>
              <w:t>ვალუტის კონვერტაციასთან დაკავშირებული საკომისიო (რომელიც ასევე</w:t>
            </w:r>
            <w:r w:rsidR="007C2155">
              <w:t xml:space="preserve"> </w:t>
            </w:r>
            <w:r>
              <w:rPr>
                <w:lang w:val="ka-GE"/>
              </w:rPr>
              <w:t xml:space="preserve">შედის </w:t>
            </w:r>
            <w:r>
              <w:t>transactionFees</w:t>
            </w:r>
            <w:r>
              <w:rPr>
                <w:lang w:val="ka-GE"/>
              </w:rPr>
              <w:t>-ში)</w:t>
            </w:r>
          </w:p>
        </w:tc>
      </w:tr>
      <w:tr w:rsidR="009A5653" w:rsidTr="0038783C" w14:paraId="722393C3" w14:textId="77777777">
        <w:tc>
          <w:tcPr>
            <w:tcW w:w="1980" w:type="dxa"/>
          </w:tcPr>
          <w:p w:rsidR="00083917" w:rsidP="00D5766F" w:rsidRDefault="00FC2F79" w14:paraId="0868B381" w14:textId="3569B253">
            <w:pPr>
              <w:jc w:val="both"/>
              <w:rPr>
                <w:lang w:val="ka-GE"/>
              </w:rPr>
            </w:pPr>
            <w:r w:rsidRPr="00FC2F79">
              <w:rPr>
                <w:lang w:val="ka-GE"/>
              </w:rPr>
              <w:t>estimatedTotalAmount</w:t>
            </w:r>
          </w:p>
        </w:tc>
        <w:tc>
          <w:tcPr>
            <w:tcW w:w="1093" w:type="dxa"/>
          </w:tcPr>
          <w:p w:rsidRPr="00E3281E" w:rsidR="00083917" w:rsidP="00D5766F" w:rsidRDefault="00FC2F79" w14:paraId="33BB1689" w14:textId="6A19F16C">
            <w:pPr>
              <w:jc w:val="both"/>
            </w:pPr>
            <w:r>
              <w:t>Amount</w:t>
            </w:r>
          </w:p>
        </w:tc>
        <w:tc>
          <w:tcPr>
            <w:tcW w:w="1600" w:type="dxa"/>
          </w:tcPr>
          <w:p w:rsidRPr="00E3281E" w:rsidR="00083917" w:rsidP="00D5766F" w:rsidRDefault="00FC2F79" w14:paraId="2B5C41DD" w14:textId="1083A577">
            <w:pPr>
              <w:jc w:val="both"/>
              <w:rPr>
                <w:b/>
                <w:lang w:val="ka-GE"/>
              </w:rPr>
            </w:pPr>
            <w:r w:rsidRPr="00E3281E">
              <w:rPr>
                <w:b/>
                <w:lang w:val="ka-GE"/>
              </w:rPr>
              <w:t>აუცილებელი</w:t>
            </w:r>
          </w:p>
        </w:tc>
        <w:tc>
          <w:tcPr>
            <w:tcW w:w="4677" w:type="dxa"/>
          </w:tcPr>
          <w:p w:rsidRPr="00B64E75" w:rsidR="00083917" w:rsidP="00D5766F" w:rsidRDefault="00FC2F79" w14:paraId="0D5788B1" w14:textId="373E6A5E">
            <w:pPr>
              <w:jc w:val="both"/>
              <w:rPr>
                <w:rFonts w:ascii="Calibri" w:hAnsi="Calibri"/>
                <w:lang w:val="ka-GE"/>
              </w:rPr>
            </w:pPr>
            <w:commentRangeStart w:id="334"/>
            <w:commentRangeStart w:id="335"/>
            <w:r>
              <w:rPr>
                <w:lang w:val="ka-GE"/>
              </w:rPr>
              <w:t>თანხა, რომელიც ჩამოიჭრება ანგარიშიდან</w:t>
            </w:r>
            <w:r w:rsidRPr="00E3281E" w:rsidR="007D4271">
              <w:rPr>
                <w:lang w:val="ka-GE"/>
              </w:rPr>
              <w:t>, საკომისიოს ჩათვლით</w:t>
            </w:r>
            <w:commentRangeEnd w:id="334"/>
            <w:r w:rsidR="007B55C3">
              <w:rPr>
                <w:rStyle w:val="CommentReference"/>
              </w:rPr>
              <w:commentReference w:id="334"/>
            </w:r>
            <w:commentRangeEnd w:id="335"/>
            <w:r w:rsidR="00C85889">
              <w:rPr>
                <w:rStyle w:val="CommentReference"/>
              </w:rPr>
              <w:commentReference w:id="335"/>
            </w:r>
          </w:p>
        </w:tc>
      </w:tr>
      <w:tr w:rsidR="00FC2F79" w:rsidTr="0038783C" w14:paraId="0E3182DC" w14:textId="77777777">
        <w:tc>
          <w:tcPr>
            <w:tcW w:w="1980" w:type="dxa"/>
          </w:tcPr>
          <w:p w:rsidRPr="00FC2F79" w:rsidR="00FC2F79" w:rsidP="00D5766F" w:rsidRDefault="00CB3FBA" w14:paraId="1EEE4FDC" w14:textId="578516A1">
            <w:pPr>
              <w:jc w:val="both"/>
              <w:rPr>
                <w:lang w:val="ka-GE"/>
              </w:rPr>
            </w:pPr>
            <w:r w:rsidRPr="00CB3FBA">
              <w:rPr>
                <w:lang w:val="ka-GE"/>
              </w:rPr>
              <w:t>estimatedInterbankSettlementAmount</w:t>
            </w:r>
          </w:p>
        </w:tc>
        <w:tc>
          <w:tcPr>
            <w:tcW w:w="1093" w:type="dxa"/>
          </w:tcPr>
          <w:p w:rsidR="00FC2F79" w:rsidP="00D5766F" w:rsidRDefault="00CB3FBA" w14:paraId="377A5E19" w14:textId="2C0FCA21">
            <w:pPr>
              <w:jc w:val="both"/>
            </w:pPr>
            <w:r>
              <w:t>Amount</w:t>
            </w:r>
          </w:p>
        </w:tc>
        <w:tc>
          <w:tcPr>
            <w:tcW w:w="1600" w:type="dxa"/>
          </w:tcPr>
          <w:p w:rsidRPr="00FC2F79" w:rsidR="00FC2F79" w:rsidP="00D5766F" w:rsidRDefault="00CB3FBA" w14:paraId="6C78C13E" w14:textId="4F8E58ED">
            <w:pPr>
              <w:jc w:val="both"/>
              <w:rPr>
                <w:b/>
                <w:bCs/>
                <w:lang w:val="ka-GE"/>
              </w:rPr>
            </w:pPr>
            <w:r>
              <w:rPr>
                <w:b/>
                <w:bCs/>
                <w:lang w:val="ka-GE"/>
              </w:rPr>
              <w:t>აუცილებელი</w:t>
            </w:r>
          </w:p>
        </w:tc>
        <w:tc>
          <w:tcPr>
            <w:tcW w:w="4677" w:type="dxa"/>
          </w:tcPr>
          <w:p w:rsidRPr="00CB3FBA" w:rsidR="00FC2F79" w:rsidP="00D5766F" w:rsidRDefault="00CB3FBA" w14:paraId="6F9A5165" w14:textId="4C0CD5CD">
            <w:pPr>
              <w:jc w:val="both"/>
              <w:rPr>
                <w:lang w:val="ka-GE"/>
              </w:rPr>
            </w:pPr>
            <w:r>
              <w:rPr>
                <w:lang w:val="ka-GE"/>
              </w:rPr>
              <w:t>მიახლოებითი თანხა, რომელსაც მიიღებს მიმღები</w:t>
            </w:r>
            <w:r w:rsidR="008F1DD2">
              <w:rPr>
                <w:lang w:val="ka-GE"/>
              </w:rPr>
              <w:t xml:space="preserve"> (რიგ შემთხვევებში ეს შეიძლება იყოს სრული თანხა)</w:t>
            </w:r>
          </w:p>
        </w:tc>
      </w:tr>
      <w:tr w:rsidR="008F1DD2" w:rsidTr="0038783C" w14:paraId="609E31FD" w14:textId="77777777">
        <w:tc>
          <w:tcPr>
            <w:tcW w:w="1980" w:type="dxa"/>
          </w:tcPr>
          <w:p w:rsidRPr="00CB3FBA" w:rsidR="008F1DD2" w:rsidP="00D5766F" w:rsidRDefault="009A5653" w14:paraId="276A90B1" w14:textId="2A866DFB">
            <w:pPr>
              <w:jc w:val="both"/>
              <w:rPr>
                <w:lang w:val="ka-GE"/>
              </w:rPr>
            </w:pPr>
            <w:r w:rsidRPr="009A5653">
              <w:rPr>
                <w:lang w:val="ka-GE"/>
              </w:rPr>
              <w:t>transactionFeeIndicator</w:t>
            </w:r>
          </w:p>
        </w:tc>
        <w:tc>
          <w:tcPr>
            <w:tcW w:w="1093" w:type="dxa"/>
          </w:tcPr>
          <w:p w:rsidR="008F1DD2" w:rsidP="00D5766F" w:rsidRDefault="009A5653" w14:paraId="3E3D9BE9" w14:textId="1AACEA3E">
            <w:pPr>
              <w:jc w:val="both"/>
            </w:pPr>
            <w:r>
              <w:t>Boolean</w:t>
            </w:r>
          </w:p>
        </w:tc>
        <w:tc>
          <w:tcPr>
            <w:tcW w:w="1600" w:type="dxa"/>
          </w:tcPr>
          <w:p w:rsidR="008F1DD2" w:rsidP="00D5766F" w:rsidRDefault="007C65E6" w14:paraId="5C9320AB" w14:textId="6C68430E">
            <w:pPr>
              <w:jc w:val="both"/>
              <w:rPr>
                <w:b/>
                <w:bCs/>
                <w:lang w:val="ka-GE"/>
              </w:rPr>
            </w:pPr>
            <w:r>
              <w:rPr>
                <w:b/>
                <w:bCs/>
                <w:lang w:val="ka-GE"/>
              </w:rPr>
              <w:t>არავითარ შემთხვევაში</w:t>
            </w:r>
          </w:p>
        </w:tc>
        <w:tc>
          <w:tcPr>
            <w:tcW w:w="4677" w:type="dxa"/>
          </w:tcPr>
          <w:p w:rsidR="008F1DD2" w:rsidP="00E3281E" w:rsidRDefault="007C65E6" w14:paraId="135936F6" w14:textId="5C911165">
            <w:pPr>
              <w:keepNext/>
              <w:jc w:val="both"/>
              <w:rPr>
                <w:lang w:val="ka-GE"/>
              </w:rPr>
            </w:pPr>
            <w:r>
              <w:rPr>
                <w:lang w:val="ka-GE"/>
              </w:rPr>
              <w:t>აღნიშნული ველი არ გამოიყენება წინამდებარე დოკუმენტის მიზნებისათვის</w:t>
            </w:r>
          </w:p>
        </w:tc>
      </w:tr>
    </w:tbl>
    <w:p w:rsidRPr="00E3281E" w:rsidR="00A24972" w:rsidP="00E3281E" w:rsidRDefault="007C65E6" w14:paraId="512F0123" w14:textId="354C50D0">
      <w:r>
        <w:t xml:space="preserve">ცხრილი </w:t>
      </w:r>
      <w:r>
        <w:fldChar w:fldCharType="begin"/>
      </w:r>
      <w:r>
        <w:instrText>SEQ ცხრილი \* ARABIC</w:instrText>
      </w:r>
      <w:r>
        <w:fldChar w:fldCharType="separate"/>
      </w:r>
      <w:r w:rsidR="0073316F">
        <w:rPr>
          <w:noProof/>
        </w:rPr>
        <w:t>6</w:t>
      </w:r>
      <w:r>
        <w:fldChar w:fldCharType="end"/>
      </w:r>
      <w:r>
        <w:rPr>
          <w:lang w:val="ka-GE"/>
        </w:rPr>
        <w:t xml:space="preserve">: ინფორმაცია </w:t>
      </w:r>
      <w:r w:rsidR="00064D1F">
        <w:rPr>
          <w:lang w:val="ka-GE"/>
        </w:rPr>
        <w:t>ინიციირებ</w:t>
      </w:r>
      <w:r>
        <w:rPr>
          <w:lang w:val="ka-GE"/>
        </w:rPr>
        <w:t>ული გადახდის საკომისიოების შესახებ</w:t>
      </w:r>
    </w:p>
    <w:p w:rsidR="00EE4D9E" w:rsidP="00E3281E" w:rsidRDefault="00EE4D9E" w14:paraId="334700FD" w14:textId="77777777">
      <w:pPr>
        <w:jc w:val="both"/>
      </w:pPr>
    </w:p>
    <w:p w:rsidRPr="00CC0C18" w:rsidR="00DC6FDF" w:rsidP="00E3281E" w:rsidRDefault="00DC6FDF" w14:paraId="1A109766" w14:textId="77777777">
      <w:pPr>
        <w:jc w:val="both"/>
      </w:pPr>
    </w:p>
    <w:p w:rsidR="003F3573" w:rsidP="00E3281E" w:rsidRDefault="003F3573" w14:paraId="38663BCA" w14:textId="3971D691">
      <w:pPr>
        <w:pStyle w:val="Heading2"/>
        <w:rPr>
          <w:lang w:val="ka-GE"/>
        </w:rPr>
      </w:pPr>
      <w:bookmarkStart w:name="_Ref86875726" w:id="336"/>
      <w:bookmarkStart w:name="_Toc160721675" w:id="337"/>
      <w:r>
        <w:rPr>
          <w:lang w:val="ka-GE"/>
        </w:rPr>
        <w:t xml:space="preserve">გადახდის </w:t>
      </w:r>
      <w:r w:rsidR="00E64934">
        <w:rPr>
          <w:lang w:val="ka-GE"/>
        </w:rPr>
        <w:t>სტატუსი</w:t>
      </w:r>
      <w:bookmarkEnd w:id="336"/>
      <w:bookmarkEnd w:id="337"/>
    </w:p>
    <w:p w:rsidR="007548C8" w:rsidP="007548C8" w:rsidRDefault="007548C8" w14:paraId="099A1BD4" w14:textId="77777777">
      <w:pPr>
        <w:rPr>
          <w:lang w:val="ka-GE"/>
        </w:rPr>
      </w:pPr>
      <w:bookmarkStart w:name="_Hlk70209882" w:id="338"/>
      <w:r>
        <w:rPr>
          <w:lang w:val="ka-GE"/>
        </w:rPr>
        <w:t>გამოძახება:</w:t>
      </w:r>
    </w:p>
    <w:p w:rsidRPr="00AC449E" w:rsidR="007548C8" w:rsidP="007548C8" w:rsidRDefault="009F7AE7" w14:paraId="782A417E" w14:textId="41459F66">
      <w:pPr>
        <w:rPr>
          <w:rFonts w:ascii="Courier New" w:hAnsi="Courier New" w:cs="Courier New"/>
          <w:lang w:val="ka-GE"/>
        </w:rPr>
      </w:pPr>
      <w:r w:rsidRPr="009F7AE7">
        <w:rPr>
          <w:rFonts w:ascii="Courier New" w:hAnsi="Courier New" w:cs="Courier New"/>
          <w:lang w:val="ka-GE"/>
        </w:rPr>
        <w:t>GET /v</w:t>
      </w:r>
      <w:r w:rsidR="00650CC9">
        <w:rPr>
          <w:rFonts w:ascii="Courier New" w:hAnsi="Courier New" w:cs="Courier New"/>
        </w:rPr>
        <w:t>2</w:t>
      </w:r>
      <w:r w:rsidRPr="009F7AE7">
        <w:rPr>
          <w:rFonts w:ascii="Courier New" w:hAnsi="Courier New" w:cs="Courier New"/>
          <w:lang w:val="ka-GE"/>
        </w:rPr>
        <w:t>/{payment-service}/{payment-product}/{paymentId}/status</w:t>
      </w:r>
    </w:p>
    <w:p w:rsidR="007548C8" w:rsidP="007548C8" w:rsidRDefault="007548C8" w14:paraId="081F88CC" w14:textId="723EFF51">
      <w:pPr>
        <w:jc w:val="both"/>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ყველა სერვისისა და პროდუქტისათვის, რომელსაც ამსმპ მხარს უჭერს. მოთხოვნის პარამეტრები და დასაბრუნებელი მნიშვნელობები რეგულირდება </w:t>
      </w:r>
      <w:sdt>
        <w:sdtPr>
          <w:rPr>
            <w:rFonts w:ascii="Calibri" w:hAnsi="Calibri"/>
            <w:lang w:val="ka-GE"/>
          </w:rPr>
          <w:id w:val="-507528019"/>
          <w:citation/>
        </w:sdtPr>
        <w:sdtEndPr/>
        <w:sdtContent>
          <w:r w:rsidR="000C5D14">
            <w:rPr>
              <w:rFonts w:ascii="Calibri" w:hAnsi="Calibri"/>
              <w:lang w:val="ka-GE"/>
            </w:rPr>
            <w:fldChar w:fldCharType="begin"/>
          </w:r>
          <w:r w:rsidR="000C5D14">
            <w:rPr>
              <w:rFonts w:ascii="Calibri" w:hAnsi="Calibri"/>
            </w:rPr>
            <w:instrText xml:space="preserve">CITATION oFAIGCom \l 1033 </w:instrText>
          </w:r>
          <w:r w:rsidR="000C5D14">
            <w:rPr>
              <w:rFonts w:ascii="Calibri" w:hAnsi="Calibri"/>
              <w:lang w:val="ka-GE"/>
            </w:rPr>
            <w:fldChar w:fldCharType="separate"/>
          </w:r>
          <w:r w:rsidRPr="00FB34DB" w:rsidR="00FB34DB">
            <w:rPr>
              <w:rFonts w:ascii="Calibri" w:hAnsi="Calibri"/>
              <w:noProof/>
            </w:rPr>
            <w:t>(1)</w:t>
          </w:r>
          <w:r w:rsidR="000C5D14">
            <w:rPr>
              <w:rFonts w:ascii="Calibri" w:hAnsi="Calibri"/>
              <w:lang w:val="ka-GE"/>
            </w:rPr>
            <w:fldChar w:fldCharType="end"/>
          </w:r>
        </w:sdtContent>
      </w:sdt>
      <w:r w:rsidR="000C5D14">
        <w:rPr>
          <w:lang w:val="ka-GE"/>
        </w:rPr>
        <w:t>-</w:t>
      </w:r>
      <w:r>
        <w:rPr>
          <w:lang w:val="ka-GE"/>
        </w:rPr>
        <w:t xml:space="preserve">ის მიხედვით, დამატებითი მოთხოვნები მოცემულია წინამდებარე თავში. </w:t>
      </w:r>
    </w:p>
    <w:bookmarkEnd w:id="338"/>
    <w:p w:rsidR="009F7AE7" w:rsidP="007548C8" w:rsidRDefault="009F7AE7" w14:paraId="4F0C6E41" w14:textId="5E5475E0">
      <w:pPr>
        <w:jc w:val="both"/>
        <w:rPr>
          <w:lang w:val="ka-GE"/>
        </w:rPr>
      </w:pPr>
      <w:r w:rsidRPr="00E3281E">
        <w:rPr>
          <w:b/>
          <w:lang w:val="ka-GE"/>
        </w:rPr>
        <w:t>აუცილებელია</w:t>
      </w:r>
      <w:r>
        <w:rPr>
          <w:lang w:val="ka-GE"/>
        </w:rPr>
        <w:t xml:space="preserve">, ამსმპ მხარს უჭერდეს </w:t>
      </w:r>
      <w:r w:rsidR="00447182">
        <w:rPr>
          <w:lang w:val="ka-GE"/>
        </w:rPr>
        <w:t xml:space="preserve">სტატუსის დაბრუნებას </w:t>
      </w:r>
      <w:r w:rsidRPr="00E3281E" w:rsidR="00447182">
        <w:rPr>
          <w:lang w:val="ka-GE"/>
        </w:rPr>
        <w:t>JSON</w:t>
      </w:r>
      <w:r w:rsidR="00447182">
        <w:rPr>
          <w:lang w:val="ka-GE"/>
        </w:rPr>
        <w:t xml:space="preserve"> ფორმატში და მან </w:t>
      </w:r>
      <w:r w:rsidRPr="00E3281E" w:rsidR="00447182">
        <w:rPr>
          <w:b/>
          <w:lang w:val="ka-GE"/>
        </w:rPr>
        <w:t>არავითარ შემთხვევაში</w:t>
      </w:r>
      <w:r w:rsidR="00447182">
        <w:rPr>
          <w:lang w:val="ka-GE"/>
        </w:rPr>
        <w:t xml:space="preserve"> არ უნდა უარყოს მმპ-ის მოთხოვნა, თუ მმპ-მა </w:t>
      </w:r>
      <w:r w:rsidRPr="00E3281E" w:rsidR="001F538D">
        <w:rPr>
          <w:lang w:val="ka-GE"/>
        </w:rPr>
        <w:t>Accept</w:t>
      </w:r>
      <w:r w:rsidR="001F538D">
        <w:rPr>
          <w:lang w:val="ka-GE"/>
        </w:rPr>
        <w:t xml:space="preserve"> სათაურში მიუთითა </w:t>
      </w:r>
      <w:r w:rsidRPr="001F538D" w:rsidR="001F538D">
        <w:rPr>
          <w:lang w:val="ka-GE"/>
        </w:rPr>
        <w:t>application/json</w:t>
      </w:r>
      <w:r w:rsidR="001F538D">
        <w:rPr>
          <w:lang w:val="ka-GE"/>
        </w:rPr>
        <w:t xml:space="preserve"> -ის მხარდაჭერა. </w:t>
      </w:r>
      <w:r w:rsidRPr="00E3281E" w:rsidR="001F538D">
        <w:rPr>
          <w:lang w:val="ka-GE"/>
        </w:rPr>
        <w:t>XML</w:t>
      </w:r>
      <w:r w:rsidR="001F538D">
        <w:rPr>
          <w:lang w:val="ka-GE"/>
        </w:rPr>
        <w:t xml:space="preserve"> ფორმატის მხარდაჭერა </w:t>
      </w:r>
      <w:r w:rsidRPr="00E3281E" w:rsidR="001F538D">
        <w:rPr>
          <w:b/>
          <w:lang w:val="ka-GE"/>
        </w:rPr>
        <w:t>არააუცილებელია</w:t>
      </w:r>
      <w:r w:rsidR="001F538D">
        <w:rPr>
          <w:lang w:val="ka-GE"/>
        </w:rPr>
        <w:t>.</w:t>
      </w:r>
    </w:p>
    <w:p w:rsidRPr="001F538D" w:rsidR="001F538D" w:rsidP="007548C8" w:rsidRDefault="00B026DB" w14:paraId="693AFB33" w14:textId="1BD2FFC0">
      <w:pPr>
        <w:jc w:val="both"/>
        <w:rPr>
          <w:lang w:val="ka-GE"/>
        </w:rPr>
      </w:pPr>
      <w:r w:rsidRPr="00E3281E">
        <w:rPr>
          <w:b/>
          <w:lang w:val="ka-GE"/>
        </w:rPr>
        <w:t>აუცილებელია</w:t>
      </w:r>
      <w:r>
        <w:rPr>
          <w:lang w:val="ka-GE"/>
        </w:rPr>
        <w:t xml:space="preserve">, ამსმპ-მა </w:t>
      </w:r>
      <w:r w:rsidR="00446D85">
        <w:rPr>
          <w:lang w:val="ka-GE"/>
        </w:rPr>
        <w:t>მხარი დაუჭიროს</w:t>
      </w:r>
      <w:r>
        <w:rPr>
          <w:lang w:val="ka-GE"/>
        </w:rPr>
        <w:t xml:space="preserve"> </w:t>
      </w:r>
      <w:r w:rsidRPr="00B026DB">
        <w:rPr>
          <w:lang w:val="ka-GE"/>
        </w:rPr>
        <w:t>fundsAvailable</w:t>
      </w:r>
      <w:r>
        <w:rPr>
          <w:lang w:val="ka-GE"/>
        </w:rPr>
        <w:t xml:space="preserve"> </w:t>
      </w:r>
      <w:r w:rsidR="00446D85">
        <w:rPr>
          <w:lang w:val="ka-GE"/>
        </w:rPr>
        <w:t xml:space="preserve">ატრიბუტს და </w:t>
      </w:r>
      <w:r w:rsidR="00F64262">
        <w:rPr>
          <w:lang w:val="ka-GE"/>
        </w:rPr>
        <w:t xml:space="preserve">დააბრუნოს შესაბამისი მნიშვნელობა, თუ ტრანზაქციის სტატუსია </w:t>
      </w:r>
      <w:r w:rsidRPr="00F64262" w:rsidR="00F64262">
        <w:rPr>
          <w:lang w:val="ka-GE"/>
        </w:rPr>
        <w:t xml:space="preserve">"ACTC", "ACWC" </w:t>
      </w:r>
      <w:r w:rsidR="00F64262">
        <w:rPr>
          <w:lang w:val="ka-GE"/>
        </w:rPr>
        <w:t>ან</w:t>
      </w:r>
      <w:r w:rsidRPr="00F64262" w:rsidR="00F64262">
        <w:rPr>
          <w:lang w:val="ka-GE"/>
        </w:rPr>
        <w:t xml:space="preserve"> "ACCP"</w:t>
      </w:r>
      <w:r w:rsidR="0070638B">
        <w:rPr>
          <w:lang w:val="ka-GE"/>
        </w:rPr>
        <w:t xml:space="preserve"> როგორც ეს განსაზღვრულია </w:t>
      </w:r>
      <w:sdt>
        <w:sdtPr>
          <w:rPr>
            <w:rFonts w:ascii="Calibri" w:hAnsi="Calibri"/>
            <w:lang w:val="ka-GE"/>
          </w:rPr>
          <w:id w:val="-970121341"/>
          <w:citation/>
        </w:sdtPr>
        <w:sdtEndPr/>
        <w:sdtContent>
          <w:r w:rsidR="00CE6463">
            <w:rPr>
              <w:rFonts w:ascii="Calibri" w:hAnsi="Calibri"/>
              <w:lang w:val="ka-GE"/>
            </w:rPr>
            <w:fldChar w:fldCharType="begin"/>
          </w:r>
          <w:r w:rsidR="00CE6463">
            <w:rPr>
              <w:rFonts w:ascii="Calibri" w:hAnsi="Calibri"/>
            </w:rPr>
            <w:instrText xml:space="preserve">CITATION oFAIGCom \l 1033 </w:instrText>
          </w:r>
          <w:r w:rsidR="00CE6463">
            <w:rPr>
              <w:rFonts w:ascii="Calibri" w:hAnsi="Calibri"/>
              <w:lang w:val="ka-GE"/>
            </w:rPr>
            <w:fldChar w:fldCharType="separate"/>
          </w:r>
          <w:r w:rsidRPr="00FB34DB" w:rsidR="00FB34DB">
            <w:rPr>
              <w:rFonts w:ascii="Calibri" w:hAnsi="Calibri"/>
              <w:noProof/>
            </w:rPr>
            <w:t>(1)</w:t>
          </w:r>
          <w:r w:rsidR="00CE6463">
            <w:rPr>
              <w:rFonts w:ascii="Calibri" w:hAnsi="Calibri"/>
              <w:lang w:val="ka-GE"/>
            </w:rPr>
            <w:fldChar w:fldCharType="end"/>
          </w:r>
        </w:sdtContent>
      </w:sdt>
      <w:r w:rsidR="00CE6463">
        <w:rPr>
          <w:lang w:val="ka-GE"/>
        </w:rPr>
        <w:t>-</w:t>
      </w:r>
      <w:r w:rsidR="00820BE7">
        <w:rPr>
          <w:lang w:val="ka-GE"/>
        </w:rPr>
        <w:t>ით</w:t>
      </w:r>
      <w:r w:rsidRPr="00F64262" w:rsidR="00F64262">
        <w:rPr>
          <w:lang w:val="ka-GE"/>
        </w:rPr>
        <w:t>.</w:t>
      </w:r>
    </w:p>
    <w:p w:rsidRPr="00135EC2" w:rsidR="007548C8" w:rsidP="007548C8" w:rsidRDefault="00D2546F" w14:paraId="2548648C" w14:textId="2826242A">
      <w:pPr>
        <w:jc w:val="both"/>
        <w:rPr>
          <w:lang w:val="ka-GE"/>
        </w:rPr>
      </w:pPr>
      <w:commentRangeStart w:id="339"/>
      <w:commentRangeStart w:id="340"/>
      <w:r>
        <w:rPr>
          <w:rFonts w:ascii="Calibri" w:hAnsi="Calibri"/>
          <w:lang w:val="ka-GE"/>
        </w:rPr>
        <w:t xml:space="preserve">თუ </w:t>
      </w:r>
      <w:r w:rsidRPr="00B64E75">
        <w:rPr>
          <w:rFonts w:ascii="Calibri" w:hAnsi="Calibri"/>
          <w:lang w:val="ka-GE"/>
        </w:rPr>
        <w:t xml:space="preserve">გადახდის </w:t>
      </w:r>
      <w:r w:rsidR="00064D1F">
        <w:rPr>
          <w:rFonts w:ascii="Calibri" w:hAnsi="Calibri"/>
          <w:lang w:val="ka-GE"/>
        </w:rPr>
        <w:t>ინიციირებ</w:t>
      </w:r>
      <w:r w:rsidRPr="00B64E75">
        <w:rPr>
          <w:rFonts w:ascii="Calibri" w:hAnsi="Calibri"/>
          <w:lang w:val="ka-GE"/>
        </w:rPr>
        <w:t>ისას</w:t>
      </w:r>
      <w:r>
        <w:rPr>
          <w:rFonts w:ascii="Calibri" w:hAnsi="Calibri"/>
          <w:lang w:val="ka-GE"/>
        </w:rPr>
        <w:t xml:space="preserve"> გამოყენებული იქნა </w:t>
      </w:r>
      <w:r w:rsidRPr="007A0E73">
        <w:rPr>
          <w:rFonts w:ascii="Calibri" w:hAnsi="Calibri"/>
          <w:lang w:val="ka-GE"/>
        </w:rPr>
        <w:t>Authorization</w:t>
      </w:r>
      <w:r>
        <w:rPr>
          <w:rFonts w:ascii="Calibri" w:hAnsi="Calibri"/>
          <w:lang w:val="ka-GE"/>
        </w:rPr>
        <w:t xml:space="preserve"> სათაური</w:t>
      </w:r>
      <w:r w:rsidRPr="00B64E75">
        <w:rPr>
          <w:rFonts w:ascii="Calibri" w:hAnsi="Calibri"/>
          <w:lang w:val="ka-GE"/>
        </w:rPr>
        <w:t xml:space="preserve"> ან მომხმარებელმა გაიარა ავთენტიფიკაცია ამ გადახდის </w:t>
      </w:r>
      <w:r w:rsidR="00064D1F">
        <w:rPr>
          <w:rFonts w:ascii="Calibri" w:hAnsi="Calibri"/>
          <w:lang w:val="ka-GE"/>
        </w:rPr>
        <w:t>ინიციირებ</w:t>
      </w:r>
      <w:r w:rsidRPr="00B64E75">
        <w:rPr>
          <w:rFonts w:ascii="Calibri" w:hAnsi="Calibri"/>
          <w:lang w:val="ka-GE"/>
        </w:rPr>
        <w:t>ის ფარგლებში</w:t>
      </w:r>
      <w:r>
        <w:rPr>
          <w:rFonts w:ascii="Calibri" w:hAnsi="Calibri"/>
          <w:lang w:val="ka-GE"/>
        </w:rPr>
        <w:t xml:space="preserve">, </w:t>
      </w:r>
      <w:r w:rsidRPr="008474B6">
        <w:rPr>
          <w:rFonts w:ascii="Calibri" w:hAnsi="Calibri"/>
          <w:lang w:val="ka-GE"/>
        </w:rPr>
        <w:t xml:space="preserve">გამოძახებისას </w:t>
      </w:r>
      <w:r w:rsidRPr="007A0E73">
        <w:rPr>
          <w:rFonts w:ascii="Calibri" w:hAnsi="Calibri"/>
          <w:lang w:val="ka-GE"/>
        </w:rPr>
        <w:t>Authorization</w:t>
      </w:r>
      <w:r w:rsidRPr="008474B6">
        <w:rPr>
          <w:rFonts w:ascii="Calibri" w:hAnsi="Calibri"/>
          <w:lang w:val="ka-GE"/>
        </w:rPr>
        <w:t xml:space="preserve"> სათაურის გამოყენება </w:t>
      </w:r>
      <w:r w:rsidRPr="008474B6">
        <w:rPr>
          <w:rFonts w:ascii="Calibri" w:hAnsi="Calibri"/>
          <w:b/>
          <w:bCs/>
          <w:lang w:val="ka-GE"/>
        </w:rPr>
        <w:t>აუცილებელია</w:t>
      </w:r>
      <w:r w:rsidRPr="00B64E75">
        <w:rPr>
          <w:rFonts w:ascii="Calibri" w:hAnsi="Calibri"/>
          <w:b/>
          <w:bCs/>
          <w:lang w:val="ka-GE"/>
        </w:rPr>
        <w:t>.</w:t>
      </w:r>
      <w:commentRangeEnd w:id="339"/>
      <w:r w:rsidR="00135EC2">
        <w:rPr>
          <w:rStyle w:val="CommentReference"/>
        </w:rPr>
        <w:commentReference w:id="339"/>
      </w:r>
      <w:commentRangeEnd w:id="340"/>
      <w:r w:rsidR="00172CC0">
        <w:rPr>
          <w:rStyle w:val="CommentReference"/>
        </w:rPr>
        <w:commentReference w:id="340"/>
      </w:r>
    </w:p>
    <w:p w:rsidR="00E64934" w:rsidP="00E3281E" w:rsidRDefault="00E64934" w14:paraId="7E11A244" w14:textId="025D5E3F">
      <w:pPr>
        <w:pStyle w:val="Heading2"/>
        <w:rPr>
          <w:lang w:val="ka-GE"/>
        </w:rPr>
      </w:pPr>
      <w:bookmarkStart w:name="_Toc160721676" w:id="341"/>
      <w:r>
        <w:rPr>
          <w:lang w:val="ka-GE"/>
        </w:rPr>
        <w:t>გადახდის დეტალები</w:t>
      </w:r>
      <w:bookmarkEnd w:id="341"/>
    </w:p>
    <w:p w:rsidR="008D7D05" w:rsidP="001E4A3F" w:rsidRDefault="00977A45" w14:paraId="52F5475D" w14:textId="23ACF265">
      <w:pPr>
        <w:rPr>
          <w:lang w:val="ka-GE"/>
        </w:rPr>
      </w:pPr>
      <w:bookmarkStart w:name="_Hlk70209166" w:id="342"/>
      <w:r>
        <w:rPr>
          <w:lang w:val="ka-GE"/>
        </w:rPr>
        <w:t>გამოძახება:</w:t>
      </w:r>
    </w:p>
    <w:p w:rsidRPr="00E3281E" w:rsidR="00977A45" w:rsidP="001E4A3F" w:rsidRDefault="008D1A88" w14:paraId="3CDBD73F" w14:textId="5D20F100">
      <w:pPr>
        <w:rPr>
          <w:rFonts w:ascii="Courier New" w:hAnsi="Courier New" w:cs="Courier New"/>
          <w:lang w:val="ka-GE"/>
        </w:rPr>
      </w:pPr>
      <w:r w:rsidRPr="00E3281E">
        <w:rPr>
          <w:rFonts w:ascii="Courier New" w:hAnsi="Courier New" w:cs="Courier New"/>
          <w:lang w:val="ka-GE"/>
        </w:rPr>
        <w:t>GET /v</w:t>
      </w:r>
      <w:r w:rsidR="00D878F5">
        <w:rPr>
          <w:rFonts w:ascii="Courier New" w:hAnsi="Courier New" w:cs="Courier New"/>
        </w:rPr>
        <w:t>2</w:t>
      </w:r>
      <w:r w:rsidRPr="00E3281E">
        <w:rPr>
          <w:rFonts w:ascii="Courier New" w:hAnsi="Courier New" w:cs="Courier New"/>
          <w:lang w:val="ka-GE"/>
        </w:rPr>
        <w:t>/{payment-service}/{payment-product}/{paymentId}</w:t>
      </w:r>
    </w:p>
    <w:p w:rsidR="008D1A88" w:rsidP="00785CDD" w:rsidRDefault="008D1A88" w14:paraId="42D2512D" w14:textId="4B60B861">
      <w:pPr>
        <w:jc w:val="both"/>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ყველა სერვისისა და პროდუქტისათვის, რომელსაც ამსმპ მხარს უჭერს. მოთხოვნის პარამეტრები და დასაბრუნებელი მნიშვნელობები რეგულირდება </w:t>
      </w:r>
      <w:sdt>
        <w:sdtPr>
          <w:rPr>
            <w:rFonts w:ascii="Calibri" w:hAnsi="Calibri"/>
            <w:lang w:val="ka-GE"/>
          </w:rPr>
          <w:id w:val="1235048429"/>
          <w:citation/>
        </w:sdtPr>
        <w:sdtEndPr/>
        <w:sdtContent>
          <w:r w:rsidR="0047042F">
            <w:rPr>
              <w:rFonts w:ascii="Calibri" w:hAnsi="Calibri"/>
              <w:lang w:val="ka-GE"/>
            </w:rPr>
            <w:fldChar w:fldCharType="begin"/>
          </w:r>
          <w:r w:rsidR="0047042F">
            <w:rPr>
              <w:rFonts w:ascii="Calibri" w:hAnsi="Calibri"/>
            </w:rPr>
            <w:instrText xml:space="preserve">CITATION oFAIGCom \l 1033 </w:instrText>
          </w:r>
          <w:r w:rsidR="0047042F">
            <w:rPr>
              <w:rFonts w:ascii="Calibri" w:hAnsi="Calibri"/>
              <w:lang w:val="ka-GE"/>
            </w:rPr>
            <w:fldChar w:fldCharType="separate"/>
          </w:r>
          <w:r w:rsidRPr="00FB34DB" w:rsidR="00FB34DB">
            <w:rPr>
              <w:rFonts w:ascii="Calibri" w:hAnsi="Calibri"/>
              <w:noProof/>
            </w:rPr>
            <w:t>(1)</w:t>
          </w:r>
          <w:r w:rsidR="0047042F">
            <w:rPr>
              <w:rFonts w:ascii="Calibri" w:hAnsi="Calibri"/>
              <w:lang w:val="ka-GE"/>
            </w:rPr>
            <w:fldChar w:fldCharType="end"/>
          </w:r>
        </w:sdtContent>
      </w:sdt>
      <w:r w:rsidR="0047042F">
        <w:rPr>
          <w:lang w:val="ka-GE"/>
        </w:rPr>
        <w:t>-</w:t>
      </w:r>
      <w:r>
        <w:rPr>
          <w:lang w:val="ka-GE"/>
        </w:rPr>
        <w:t>ით</w:t>
      </w:r>
      <w:r w:rsidR="00683A97">
        <w:rPr>
          <w:lang w:val="ka-GE"/>
        </w:rPr>
        <w:t>, დამატებითი მოთხოვნები მოცემულია წინამდებარე თავში</w:t>
      </w:r>
      <w:r>
        <w:rPr>
          <w:lang w:val="ka-GE"/>
        </w:rPr>
        <w:t xml:space="preserve">. </w:t>
      </w:r>
    </w:p>
    <w:bookmarkEnd w:id="342"/>
    <w:p w:rsidR="00683A97" w:rsidP="005158A8" w:rsidRDefault="00901512" w14:paraId="6773D752" w14:textId="671915E5">
      <w:pPr>
        <w:jc w:val="both"/>
        <w:rPr>
          <w:lang w:val="ka-GE"/>
        </w:rPr>
      </w:pPr>
      <w:r>
        <w:rPr>
          <w:lang w:val="ka-GE"/>
        </w:rPr>
        <w:t xml:space="preserve">გარდა იმ ინფორმაციისა, რომელიც მმპ-მა გადასცა გადახდის </w:t>
      </w:r>
      <w:r w:rsidR="00064D1F">
        <w:rPr>
          <w:lang w:val="ka-GE"/>
        </w:rPr>
        <w:t>ინიციირებ</w:t>
      </w:r>
      <w:r>
        <w:rPr>
          <w:lang w:val="ka-GE"/>
        </w:rPr>
        <w:t xml:space="preserve">ის გამოძახებისას (იხ </w:t>
      </w:r>
      <w:r>
        <w:rPr>
          <w:lang w:val="ka-GE"/>
        </w:rPr>
        <w:fldChar w:fldCharType="begin"/>
      </w:r>
      <w:r>
        <w:rPr>
          <w:lang w:val="ka-GE"/>
        </w:rPr>
        <w:instrText xml:space="preserve"> REF _Ref70208944 \r \h </w:instrText>
      </w:r>
      <w:r w:rsidR="005158A8">
        <w:rPr>
          <w:lang w:val="ka-GE"/>
        </w:rPr>
        <w:instrText xml:space="preserve"> \* MERGEFORMAT </w:instrText>
      </w:r>
      <w:r>
        <w:rPr>
          <w:lang w:val="ka-GE"/>
        </w:rPr>
      </w:r>
      <w:r>
        <w:rPr>
          <w:lang w:val="ka-GE"/>
        </w:rPr>
        <w:fldChar w:fldCharType="separate"/>
      </w:r>
      <w:r>
        <w:rPr>
          <w:lang w:val="ka-GE"/>
        </w:rPr>
        <w:t>8.2</w:t>
      </w:r>
      <w:r>
        <w:rPr>
          <w:lang w:val="ka-GE"/>
        </w:rPr>
        <w:fldChar w:fldCharType="end"/>
      </w:r>
      <w:r>
        <w:rPr>
          <w:lang w:val="ka-GE"/>
        </w:rPr>
        <w:t xml:space="preserve"> თავი)</w:t>
      </w:r>
      <w:r w:rsidR="005158A8">
        <w:rPr>
          <w:lang w:val="ka-GE"/>
        </w:rPr>
        <w:t xml:space="preserve">,  </w:t>
      </w:r>
      <w:r w:rsidRPr="00E3281E" w:rsidR="00522847">
        <w:rPr>
          <w:b/>
          <w:lang w:val="ka-GE"/>
        </w:rPr>
        <w:t>აუცილებელია</w:t>
      </w:r>
      <w:r w:rsidR="00785CDD">
        <w:rPr>
          <w:lang w:val="ka-GE"/>
        </w:rPr>
        <w:t>, ამსმპ-მა დააბრუნოს შემდეგი ველები</w:t>
      </w:r>
      <w:r w:rsidR="005158A8">
        <w:rPr>
          <w:lang w:val="ka-GE"/>
        </w:rPr>
        <w:t xml:space="preserve"> - </w:t>
      </w:r>
      <w:r w:rsidR="00785CDD">
        <w:rPr>
          <w:lang w:val="ka-GE"/>
        </w:rPr>
        <w:t xml:space="preserve">მიუხედავად იმისა </w:t>
      </w:r>
      <w:r w:rsidR="005158A8">
        <w:rPr>
          <w:lang w:val="ka-GE"/>
        </w:rPr>
        <w:t xml:space="preserve">რომ </w:t>
      </w:r>
      <w:r w:rsidR="00BB2032">
        <w:rPr>
          <w:lang w:val="ka-GE"/>
        </w:rPr>
        <w:t>მმპ-</w:t>
      </w:r>
      <w:r w:rsidR="005158A8">
        <w:rPr>
          <w:lang w:val="ka-GE"/>
        </w:rPr>
        <w:t>ს შესაძლოა არ გადაეცა ისინი</w:t>
      </w:r>
      <w:r w:rsidR="00BB2032">
        <w:rPr>
          <w:lang w:val="ka-GE"/>
        </w:rPr>
        <w:t xml:space="preserve"> გადახდის </w:t>
      </w:r>
      <w:r w:rsidR="00064D1F">
        <w:rPr>
          <w:lang w:val="ka-GE"/>
        </w:rPr>
        <w:t>ინიციირებ</w:t>
      </w:r>
      <w:r w:rsidR="00BB2032">
        <w:rPr>
          <w:lang w:val="ka-GE"/>
        </w:rPr>
        <w:t>ისას:</w:t>
      </w:r>
    </w:p>
    <w:p w:rsidR="005158A8" w:rsidP="00746190" w:rsidRDefault="005158A8" w14:paraId="4FD6A639" w14:textId="402D5AA9">
      <w:pPr>
        <w:numPr>
          <w:ilvl w:val="0"/>
          <w:numId w:val="25"/>
        </w:numPr>
        <w:jc w:val="both"/>
      </w:pPr>
      <w:commentRangeStart w:id="343"/>
      <w:commentRangeStart w:id="344"/>
      <w:r>
        <w:t>debtorId</w:t>
      </w:r>
      <w:r w:rsidR="00F30C3E">
        <w:t>entification</w:t>
      </w:r>
    </w:p>
    <w:p w:rsidR="005158A8" w:rsidP="00746190" w:rsidRDefault="005158A8" w14:paraId="354B899B" w14:textId="4AB775D4">
      <w:pPr>
        <w:numPr>
          <w:ilvl w:val="0"/>
          <w:numId w:val="25"/>
        </w:numPr>
        <w:jc w:val="both"/>
      </w:pPr>
      <w:del w:author="Mikheil Kapanadze" w:date="2024-03-06T14:39:00Z" w:id="345">
        <w:r>
          <w:delText>debtorName</w:delText>
        </w:r>
      </w:del>
      <w:ins w:author="Mikheil Kapanadze" w:date="2024-03-06T14:39:00Z" w:id="346">
        <w:r w:rsidR="006844F7">
          <w:t>debtor -&gt; name</w:t>
        </w:r>
      </w:ins>
    </w:p>
    <w:p w:rsidR="005158A8" w:rsidP="00746190" w:rsidRDefault="005158A8" w14:paraId="4DD09851" w14:textId="11DD81A7">
      <w:pPr>
        <w:numPr>
          <w:ilvl w:val="0"/>
          <w:numId w:val="25"/>
        </w:numPr>
        <w:jc w:val="both"/>
      </w:pPr>
      <w:r>
        <w:t>debtorAccount</w:t>
      </w:r>
      <w:commentRangeEnd w:id="343"/>
      <w:r w:rsidR="00251F45">
        <w:rPr>
          <w:rStyle w:val="CommentReference"/>
        </w:rPr>
        <w:commentReference w:id="343"/>
      </w:r>
      <w:commentRangeEnd w:id="344"/>
      <w:r w:rsidR="00BB415C">
        <w:rPr>
          <w:rStyle w:val="CommentReference"/>
        </w:rPr>
        <w:commentReference w:id="344"/>
      </w:r>
    </w:p>
    <w:p w:rsidRPr="007D4E67" w:rsidR="007D4E67" w:rsidRDefault="007D4E67" w14:paraId="79C3A72D" w14:textId="749A94AB">
      <w:pPr>
        <w:jc w:val="both"/>
        <w:rPr>
          <w:lang w:val="ka-GE"/>
        </w:rPr>
      </w:pPr>
      <w:r w:rsidRPr="00E3281E">
        <w:rPr>
          <w:b/>
          <w:lang w:val="ka-GE"/>
        </w:rPr>
        <w:t>აუცილებელია</w:t>
      </w:r>
      <w:r>
        <w:rPr>
          <w:lang w:val="ka-GE"/>
        </w:rPr>
        <w:t>, ამსმპ-მა გადახდის ინფორმაცი</w:t>
      </w:r>
      <w:r w:rsidR="00AF2119">
        <w:rPr>
          <w:lang w:val="ka-GE"/>
        </w:rPr>
        <w:t xml:space="preserve">ასთან ერთად ასევე </w:t>
      </w:r>
      <w:r>
        <w:rPr>
          <w:lang w:val="ka-GE"/>
        </w:rPr>
        <w:t>დააბრუნოს ტრანზაქციის სტატუსი</w:t>
      </w:r>
      <w:r w:rsidR="00AF2119">
        <w:rPr>
          <w:lang w:val="ka-GE"/>
        </w:rPr>
        <w:t>.</w:t>
      </w:r>
    </w:p>
    <w:p w:rsidR="00F419E1" w:rsidP="00F419E1" w:rsidRDefault="00F419E1" w14:paraId="1A322095" w14:textId="03B76E20">
      <w:pPr>
        <w:jc w:val="both"/>
        <w:rPr>
          <w:lang w:val="ka-GE"/>
        </w:rPr>
      </w:pPr>
      <w:r w:rsidRPr="008474B6">
        <w:rPr>
          <w:rFonts w:ascii="Calibri" w:hAnsi="Calibri"/>
          <w:lang w:val="ka-GE"/>
        </w:rPr>
        <w:t xml:space="preserve">გამოძახებისას </w:t>
      </w:r>
      <w:r w:rsidRPr="008474B6">
        <w:rPr>
          <w:rFonts w:ascii="Calibri" w:hAnsi="Calibri"/>
        </w:rPr>
        <w:t>Authorization</w:t>
      </w:r>
      <w:r w:rsidRPr="008474B6">
        <w:rPr>
          <w:rFonts w:ascii="Calibri" w:hAnsi="Calibri"/>
          <w:lang w:val="ka-GE"/>
        </w:rPr>
        <w:t xml:space="preserve"> სათაურის გამოყენება </w:t>
      </w:r>
      <w:r w:rsidRPr="008474B6">
        <w:rPr>
          <w:rFonts w:ascii="Calibri" w:hAnsi="Calibri"/>
          <w:b/>
          <w:bCs/>
          <w:lang w:val="ka-GE"/>
        </w:rPr>
        <w:t>აუცილებელია</w:t>
      </w:r>
      <w:r w:rsidRPr="00B64E75">
        <w:rPr>
          <w:rFonts w:ascii="Calibri" w:hAnsi="Calibri"/>
          <w:b/>
          <w:bCs/>
          <w:lang w:val="ka-GE"/>
        </w:rPr>
        <w:t>.</w:t>
      </w:r>
    </w:p>
    <w:p w:rsidR="00BB2032" w:rsidP="00E3281E" w:rsidRDefault="00BB2032" w14:paraId="06A98B3D" w14:textId="77777777">
      <w:pPr>
        <w:jc w:val="both"/>
        <w:rPr>
          <w:lang w:val="ka-GE"/>
        </w:rPr>
      </w:pPr>
    </w:p>
    <w:p w:rsidR="00E64934" w:rsidP="00CF3BD5" w:rsidRDefault="00E64934" w14:paraId="6424BDC1" w14:textId="29D84510">
      <w:pPr>
        <w:pStyle w:val="Heading2"/>
        <w:rPr>
          <w:lang w:val="ka-GE"/>
        </w:rPr>
      </w:pPr>
      <w:bookmarkStart w:name="_Ref86878350" w:id="347"/>
      <w:bookmarkStart w:name="_Toc160721677" w:id="348"/>
      <w:r>
        <w:rPr>
          <w:lang w:val="ka-GE"/>
        </w:rPr>
        <w:t xml:space="preserve">გადახდის </w:t>
      </w:r>
      <w:r w:rsidR="008D7D05">
        <w:rPr>
          <w:lang w:val="ka-GE"/>
        </w:rPr>
        <w:t>გაუქმების მოთხოვნა</w:t>
      </w:r>
      <w:bookmarkEnd w:id="347"/>
      <w:bookmarkEnd w:id="348"/>
    </w:p>
    <w:p w:rsidR="00FB5AB5" w:rsidP="00FB5AB5" w:rsidRDefault="004E0FC0" w14:paraId="68DE3E97" w14:textId="0922F52F">
      <w:pPr>
        <w:rPr>
          <w:lang w:val="ka-GE"/>
        </w:rPr>
      </w:pPr>
      <w:r>
        <w:rPr>
          <w:lang w:val="ka-GE"/>
        </w:rPr>
        <w:t>გამოძახება:</w:t>
      </w:r>
    </w:p>
    <w:p w:rsidRPr="00E3281E" w:rsidR="004E0FC0" w:rsidRDefault="004E0FC0" w14:paraId="1D24BB95" w14:textId="367F5AE8">
      <w:pPr>
        <w:rPr>
          <w:rFonts w:ascii="Courier New" w:hAnsi="Courier New" w:cs="Courier New"/>
          <w:lang w:val="ka-GE"/>
        </w:rPr>
      </w:pPr>
      <w:r w:rsidRPr="00E3281E">
        <w:rPr>
          <w:rFonts w:ascii="Courier New" w:hAnsi="Courier New" w:cs="Courier New"/>
          <w:lang w:val="ka-GE"/>
        </w:rPr>
        <w:t>DELETE /v</w:t>
      </w:r>
      <w:r w:rsidR="00974E4D">
        <w:rPr>
          <w:rFonts w:ascii="Courier New" w:hAnsi="Courier New" w:cs="Courier New"/>
        </w:rPr>
        <w:t>2</w:t>
      </w:r>
      <w:r w:rsidRPr="00E3281E">
        <w:rPr>
          <w:rFonts w:ascii="Courier New" w:hAnsi="Courier New" w:cs="Courier New"/>
          <w:lang w:val="ka-GE"/>
        </w:rPr>
        <w:t>/{payment-service}/{payment-product}/{paymentId}</w:t>
      </w:r>
    </w:p>
    <w:p w:rsidR="003F3573" w:rsidP="001E4A3F" w:rsidRDefault="009F6329" w14:paraId="4F0A9190" w14:textId="3444E72C">
      <w:pPr>
        <w:rPr>
          <w:lang w:val="ka-GE"/>
        </w:rPr>
      </w:pPr>
      <w:r>
        <w:rPr>
          <w:lang w:val="ka-GE"/>
        </w:rPr>
        <w:t>ა</w:t>
      </w:r>
      <w:r w:rsidR="008270D9">
        <w:rPr>
          <w:lang w:val="ka-GE"/>
        </w:rPr>
        <w:t xml:space="preserve">ღნიშნული </w:t>
      </w:r>
      <w:r w:rsidR="004E0FC0">
        <w:rPr>
          <w:lang w:val="ka-GE"/>
        </w:rPr>
        <w:t>მოთხოვნის</w:t>
      </w:r>
      <w:r w:rsidR="008A79F8">
        <w:rPr>
          <w:lang w:val="ka-GE"/>
        </w:rPr>
        <w:t xml:space="preserve"> მხარდა</w:t>
      </w:r>
      <w:r w:rsidR="004E0FC0">
        <w:rPr>
          <w:lang w:val="ka-GE"/>
        </w:rPr>
        <w:t xml:space="preserve">ჭერა </w:t>
      </w:r>
      <w:r w:rsidRPr="00E3281E" w:rsidR="004E0FC0">
        <w:rPr>
          <w:b/>
          <w:lang w:val="ka-GE"/>
        </w:rPr>
        <w:t>აუცილებელია</w:t>
      </w:r>
      <w:r w:rsidR="008270D9">
        <w:rPr>
          <w:lang w:val="ka-GE"/>
        </w:rPr>
        <w:t xml:space="preserve"> </w:t>
      </w:r>
      <w:r w:rsidR="004E0FC0">
        <w:rPr>
          <w:lang w:val="ka-GE"/>
        </w:rPr>
        <w:t xml:space="preserve">ყველა სერვისისა და პროდუქტისათვის, რომელსაც ამსმპ მხარს </w:t>
      </w:r>
      <w:r w:rsidR="00E85416">
        <w:rPr>
          <w:lang w:val="ka-GE"/>
        </w:rPr>
        <w:t>უჭერს.</w:t>
      </w:r>
      <w:r w:rsidR="004E0FC0">
        <w:rPr>
          <w:lang w:val="ka-GE"/>
        </w:rPr>
        <w:t xml:space="preserve"> მოთხოვნის პარამეტრები და და</w:t>
      </w:r>
      <w:r w:rsidR="0008050D">
        <w:rPr>
          <w:lang w:val="ka-GE"/>
        </w:rPr>
        <w:t>საბრუნებელი მნიშვნელობები რეგულირდება</w:t>
      </w:r>
      <w:r w:rsidR="008270D9">
        <w:rPr>
          <w:lang w:val="ka-GE"/>
        </w:rPr>
        <w:t xml:space="preserve"> </w:t>
      </w:r>
      <w:sdt>
        <w:sdtPr>
          <w:rPr>
            <w:rFonts w:ascii="Calibri" w:hAnsi="Calibri"/>
            <w:lang w:val="ka-GE"/>
          </w:rPr>
          <w:id w:val="2117100745"/>
          <w:citation/>
        </w:sdtPr>
        <w:sdtEndPr/>
        <w:sdtContent>
          <w:r w:rsidR="002C3A4C">
            <w:rPr>
              <w:rFonts w:ascii="Calibri" w:hAnsi="Calibri"/>
              <w:lang w:val="ka-GE"/>
            </w:rPr>
            <w:fldChar w:fldCharType="begin"/>
          </w:r>
          <w:r w:rsidR="002C3A4C">
            <w:rPr>
              <w:rFonts w:ascii="Calibri" w:hAnsi="Calibri"/>
            </w:rPr>
            <w:instrText xml:space="preserve">CITATION oFAIGCom \l 1033 </w:instrText>
          </w:r>
          <w:r w:rsidR="002C3A4C">
            <w:rPr>
              <w:rFonts w:ascii="Calibri" w:hAnsi="Calibri"/>
              <w:lang w:val="ka-GE"/>
            </w:rPr>
            <w:fldChar w:fldCharType="separate"/>
          </w:r>
          <w:r w:rsidRPr="00FB34DB" w:rsidR="00FB34DB">
            <w:rPr>
              <w:rFonts w:ascii="Calibri" w:hAnsi="Calibri"/>
              <w:noProof/>
            </w:rPr>
            <w:t>(1)</w:t>
          </w:r>
          <w:r w:rsidR="002C3A4C">
            <w:rPr>
              <w:rFonts w:ascii="Calibri" w:hAnsi="Calibri"/>
              <w:lang w:val="ka-GE"/>
            </w:rPr>
            <w:fldChar w:fldCharType="end"/>
          </w:r>
        </w:sdtContent>
      </w:sdt>
      <w:r w:rsidR="002C3A4C">
        <w:rPr>
          <w:lang w:val="ka-GE"/>
        </w:rPr>
        <w:t>-</w:t>
      </w:r>
      <w:r w:rsidR="0008050D">
        <w:rPr>
          <w:lang w:val="ka-GE"/>
        </w:rPr>
        <w:t>ით.</w:t>
      </w:r>
      <w:r w:rsidR="008270D9">
        <w:rPr>
          <w:lang w:val="ka-GE"/>
        </w:rPr>
        <w:t xml:space="preserve"> </w:t>
      </w:r>
    </w:p>
    <w:p w:rsidR="00946BD5" w:rsidP="001E4A3F" w:rsidRDefault="000F0830" w14:paraId="56FE141F" w14:textId="7DEA883E">
      <w:pPr>
        <w:rPr>
          <w:lang w:val="ka-GE"/>
        </w:rPr>
      </w:pPr>
      <w:r>
        <w:rPr>
          <w:lang w:val="ka-GE"/>
        </w:rPr>
        <w:t xml:space="preserve">ქვემოთ მოცემულია რამდენიმე მნიშვნელოვანი </w:t>
      </w:r>
      <w:r>
        <w:t>HTTP</w:t>
      </w:r>
      <w:r>
        <w:rPr>
          <w:lang w:val="ka-GE"/>
        </w:rPr>
        <w:t xml:space="preserve"> სტატუსის კოდი, რომელიც აღნიშნულმა გამოძახებამ შეიძლება დააბრუნოს:</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3"/>
        <w:gridCol w:w="7937"/>
      </w:tblGrid>
      <w:tr w:rsidR="000F0830" w:rsidTr="0038783C" w14:paraId="2874DAEF" w14:textId="77777777">
        <w:tc>
          <w:tcPr>
            <w:tcW w:w="1413" w:type="dxa"/>
            <w:shd w:val="clear" w:color="auto" w:fill="D0CECE" w:themeFill="background2" w:themeFillShade="E6"/>
          </w:tcPr>
          <w:p w:rsidR="000F0830" w:rsidP="001E4A3F" w:rsidRDefault="000F0830" w14:paraId="216C05B7" w14:textId="17688B16">
            <w:pPr>
              <w:rPr>
                <w:lang w:val="ka-GE"/>
              </w:rPr>
            </w:pPr>
            <w:r>
              <w:rPr>
                <w:lang w:val="ka-GE"/>
              </w:rPr>
              <w:t>კოდი</w:t>
            </w:r>
          </w:p>
        </w:tc>
        <w:tc>
          <w:tcPr>
            <w:tcW w:w="7937" w:type="dxa"/>
            <w:shd w:val="clear" w:color="auto" w:fill="D0CECE" w:themeFill="background2" w:themeFillShade="E6"/>
          </w:tcPr>
          <w:p w:rsidR="000F0830" w:rsidP="001E4A3F" w:rsidRDefault="000F0830" w14:paraId="48240231" w14:textId="0E3FE18D">
            <w:pPr>
              <w:rPr>
                <w:lang w:val="ka-GE"/>
              </w:rPr>
            </w:pPr>
            <w:r>
              <w:rPr>
                <w:lang w:val="ka-GE"/>
              </w:rPr>
              <w:t>აღწერა</w:t>
            </w:r>
          </w:p>
        </w:tc>
      </w:tr>
      <w:tr w:rsidR="000F0830" w:rsidTr="0038783C" w14:paraId="01401897" w14:textId="77777777">
        <w:tc>
          <w:tcPr>
            <w:tcW w:w="1413" w:type="dxa"/>
          </w:tcPr>
          <w:p w:rsidR="000F0830" w:rsidP="001E4A3F" w:rsidRDefault="00476396" w14:paraId="25FFC117" w14:textId="603A4D07">
            <w:pPr>
              <w:rPr>
                <w:lang w:val="ka-GE"/>
              </w:rPr>
            </w:pPr>
            <w:r>
              <w:rPr>
                <w:lang w:val="ka-GE"/>
              </w:rPr>
              <w:t>202</w:t>
            </w:r>
          </w:p>
        </w:tc>
        <w:tc>
          <w:tcPr>
            <w:tcW w:w="7937" w:type="dxa"/>
          </w:tcPr>
          <w:p w:rsidRPr="008C54B4" w:rsidR="000F0830" w:rsidP="001E4A3F" w:rsidRDefault="008C54B4" w14:paraId="5F9F6705" w14:textId="079ECE5F">
            <w:pPr>
              <w:rPr>
                <w:lang w:val="ka-GE"/>
              </w:rPr>
            </w:pPr>
            <w:r>
              <w:rPr>
                <w:lang w:val="ka-GE"/>
              </w:rPr>
              <w:t xml:space="preserve">მოთხოვნა მიღებულია, თუმცა იგი არასაკმარისია და საჭიროა სმმ-ის დასტური. ამ კოდის დაბრუნებისას </w:t>
            </w:r>
            <w:r w:rsidRPr="00E3281E">
              <w:rPr>
                <w:b/>
                <w:lang w:val="ka-GE"/>
              </w:rPr>
              <w:t>აუცილებელია</w:t>
            </w:r>
            <w:r>
              <w:rPr>
                <w:lang w:val="ka-GE"/>
              </w:rPr>
              <w:t xml:space="preserve"> ამსმპ-მა ასევე დააბრუნოს პასუხის ტანი</w:t>
            </w:r>
            <w:r w:rsidR="005A3EA7">
              <w:rPr>
                <w:lang w:val="ka-GE"/>
              </w:rPr>
              <w:t xml:space="preserve"> </w:t>
            </w:r>
            <w:sdt>
              <w:sdtPr>
                <w:rPr>
                  <w:rFonts w:ascii="Calibri" w:hAnsi="Calibri"/>
                  <w:lang w:val="ka-GE"/>
                </w:rPr>
                <w:id w:val="1939710430"/>
                <w:citation/>
              </w:sdtPr>
              <w:sdtEndPr/>
              <w:sdtContent>
                <w:r w:rsidR="0063610C">
                  <w:rPr>
                    <w:rFonts w:ascii="Calibri" w:hAnsi="Calibri"/>
                    <w:lang w:val="ka-GE"/>
                  </w:rPr>
                  <w:fldChar w:fldCharType="begin"/>
                </w:r>
                <w:r w:rsidR="0063610C">
                  <w:rPr>
                    <w:rFonts w:ascii="Calibri" w:hAnsi="Calibri"/>
                  </w:rPr>
                  <w:instrText xml:space="preserve">CITATION oFAIGCom \l 1033 </w:instrText>
                </w:r>
                <w:r w:rsidR="0063610C">
                  <w:rPr>
                    <w:rFonts w:ascii="Calibri" w:hAnsi="Calibri"/>
                    <w:lang w:val="ka-GE"/>
                  </w:rPr>
                  <w:fldChar w:fldCharType="separate"/>
                </w:r>
                <w:r w:rsidRPr="00FB34DB" w:rsidR="00FB34DB">
                  <w:rPr>
                    <w:rFonts w:ascii="Calibri" w:hAnsi="Calibri"/>
                    <w:noProof/>
                  </w:rPr>
                  <w:t>(1)</w:t>
                </w:r>
                <w:r w:rsidR="0063610C">
                  <w:rPr>
                    <w:rFonts w:ascii="Calibri" w:hAnsi="Calibri"/>
                    <w:lang w:val="ka-GE"/>
                  </w:rPr>
                  <w:fldChar w:fldCharType="end"/>
                </w:r>
              </w:sdtContent>
            </w:sdt>
            <w:r w:rsidR="005A3EA7">
              <w:rPr>
                <w:lang w:val="ka-GE"/>
              </w:rPr>
              <w:t xml:space="preserve">-ის </w:t>
            </w:r>
            <w:r w:rsidR="004B24FB">
              <w:rPr>
                <w:lang w:val="ka-GE"/>
              </w:rPr>
              <w:t xml:space="preserve">და </w:t>
            </w:r>
            <w:sdt>
              <w:sdtPr>
                <w:rPr>
                  <w:lang w:val="ka-GE"/>
                </w:rPr>
                <w:id w:val="985827295"/>
                <w:citation/>
              </w:sdtPr>
              <w:sdtEndPr/>
              <w:sdtContent>
                <w:r w:rsidR="004B24FB">
                  <w:rPr>
                    <w:lang w:val="ka-GE"/>
                  </w:rPr>
                  <w:fldChar w:fldCharType="begin"/>
                </w:r>
                <w:r w:rsidR="00855693">
                  <w:rPr>
                    <w:lang w:val="ka-GE"/>
                  </w:rPr>
                  <w:instrText xml:space="preserve">CITATION OFGEIAA \l 1079 </w:instrText>
                </w:r>
                <w:r w:rsidR="004B24FB">
                  <w:rPr>
                    <w:lang w:val="ka-GE"/>
                  </w:rPr>
                  <w:fldChar w:fldCharType="separate"/>
                </w:r>
                <w:r w:rsidR="00D23137">
                  <w:rPr>
                    <w:noProof/>
                    <w:lang w:val="ka-GE"/>
                  </w:rPr>
                  <w:t>(9)</w:t>
                </w:r>
                <w:r w:rsidR="004B24FB">
                  <w:rPr>
                    <w:lang w:val="ka-GE"/>
                  </w:rPr>
                  <w:fldChar w:fldCharType="end"/>
                </w:r>
              </w:sdtContent>
            </w:sdt>
            <w:r w:rsidR="004B24FB">
              <w:rPr>
                <w:lang w:val="ka-GE"/>
              </w:rPr>
              <w:t>-ის მოთხოვნების შესაბამისობაში (რათა მმპ-მა შესძლოს დაიწყოს სმმ-ის ავთენტიფიკაციისა და მოთხოვნის ავტორიზაციის პროცესი)</w:t>
            </w:r>
          </w:p>
        </w:tc>
      </w:tr>
      <w:tr w:rsidR="000F0830" w:rsidTr="0038783C" w14:paraId="03D3F453" w14:textId="77777777">
        <w:tc>
          <w:tcPr>
            <w:tcW w:w="1413" w:type="dxa"/>
          </w:tcPr>
          <w:p w:rsidR="000F0830" w:rsidP="001E4A3F" w:rsidRDefault="00EF583E" w14:paraId="12FC104E" w14:textId="0DB04C54">
            <w:pPr>
              <w:rPr>
                <w:lang w:val="ka-GE"/>
              </w:rPr>
            </w:pPr>
            <w:r>
              <w:rPr>
                <w:lang w:val="ka-GE"/>
              </w:rPr>
              <w:t>204</w:t>
            </w:r>
          </w:p>
        </w:tc>
        <w:tc>
          <w:tcPr>
            <w:tcW w:w="7937" w:type="dxa"/>
          </w:tcPr>
          <w:p w:rsidR="000F0830" w:rsidP="001E4A3F" w:rsidRDefault="00EF583E" w14:paraId="6B0A43B2" w14:textId="7DA869C6">
            <w:pPr>
              <w:rPr>
                <w:lang w:val="ka-GE"/>
              </w:rPr>
            </w:pPr>
            <w:r>
              <w:rPr>
                <w:lang w:val="ka-GE"/>
              </w:rPr>
              <w:t>გადახდა წარმატებით წაიშალა</w:t>
            </w:r>
            <w:r w:rsidR="00ED1886">
              <w:rPr>
                <w:lang w:val="ka-GE"/>
              </w:rPr>
              <w:t xml:space="preserve"> მმპ-ის მოთხოვნით.</w:t>
            </w:r>
            <w:r>
              <w:rPr>
                <w:lang w:val="ka-GE"/>
              </w:rPr>
              <w:t xml:space="preserve"> </w:t>
            </w:r>
            <w:r w:rsidR="002C02CD">
              <w:rPr>
                <w:lang w:val="ka-GE"/>
              </w:rPr>
              <w:t>სმმ-ის ჩარევა არ მოითხოვება</w:t>
            </w:r>
          </w:p>
        </w:tc>
      </w:tr>
      <w:tr w:rsidR="000F0830" w:rsidTr="0038783C" w14:paraId="6F18F1CE" w14:textId="77777777">
        <w:tc>
          <w:tcPr>
            <w:tcW w:w="1413" w:type="dxa"/>
          </w:tcPr>
          <w:p w:rsidR="000F0830" w:rsidP="001E4A3F" w:rsidRDefault="000F0830" w14:paraId="7550B831" w14:textId="762C552B">
            <w:pPr>
              <w:rPr>
                <w:lang w:val="ka-GE"/>
              </w:rPr>
            </w:pPr>
            <w:r>
              <w:rPr>
                <w:lang w:val="ka-GE"/>
              </w:rPr>
              <w:t>405</w:t>
            </w:r>
          </w:p>
        </w:tc>
        <w:tc>
          <w:tcPr>
            <w:tcW w:w="7937" w:type="dxa"/>
          </w:tcPr>
          <w:p w:rsidRPr="00B64E75" w:rsidR="000F0830" w:rsidP="00E3281E" w:rsidRDefault="000F0830" w14:paraId="34B717CD" w14:textId="4F49EBFE">
            <w:pPr>
              <w:keepNext/>
              <w:rPr>
                <w:rFonts w:ascii="Calibri" w:hAnsi="Calibri"/>
                <w:lang w:val="ka-GE"/>
              </w:rPr>
            </w:pPr>
            <w:r>
              <w:rPr>
                <w:lang w:val="ka-GE"/>
              </w:rPr>
              <w:t xml:space="preserve">გადახდის გაუქმება შეუძლებელია, ვინაიდან </w:t>
            </w:r>
            <w:r w:rsidR="002C02CD">
              <w:rPr>
                <w:lang w:val="ka-GE"/>
              </w:rPr>
              <w:t xml:space="preserve">ამ ტიპის გადახდების წაშლა მხარდაჭერილი არ არის, </w:t>
            </w:r>
            <w:r w:rsidR="00AB3611">
              <w:rPr>
                <w:lang w:val="ka-GE"/>
              </w:rPr>
              <w:t>გადახდის სტატუსი ამის საშუალებას აღარ იძლე</w:t>
            </w:r>
            <w:r w:rsidR="00EF583E">
              <w:rPr>
                <w:lang w:val="ka-GE"/>
              </w:rPr>
              <w:t>ვ</w:t>
            </w:r>
            <w:r w:rsidR="00AB3611">
              <w:rPr>
                <w:lang w:val="ka-GE"/>
              </w:rPr>
              <w:t>ა ან გასულია გაუქმებისათვის დათქმული ვადა</w:t>
            </w:r>
            <w:r w:rsidRPr="00B64E75" w:rsidR="00EC44BA">
              <w:rPr>
                <w:rFonts w:ascii="Calibri" w:hAnsi="Calibri"/>
                <w:lang w:val="ka-GE"/>
              </w:rPr>
              <w:t>.</w:t>
            </w:r>
          </w:p>
        </w:tc>
      </w:tr>
    </w:tbl>
    <w:p w:rsidRPr="00D43A28" w:rsidR="000F0830" w:rsidP="00E3281E" w:rsidRDefault="000F0830" w14:paraId="2979BB58" w14:textId="27CDAD51">
      <w:pPr>
        <w:rPr>
          <w:lang w:val="ka-GE"/>
        </w:rPr>
      </w:pPr>
      <w:r>
        <w:t xml:space="preserve">ცხრილი </w:t>
      </w:r>
      <w:r>
        <w:fldChar w:fldCharType="begin"/>
      </w:r>
      <w:r>
        <w:instrText>SEQ ცხრილი \* ARABIC</w:instrText>
      </w:r>
      <w:r>
        <w:fldChar w:fldCharType="separate"/>
      </w:r>
      <w:r w:rsidR="0073316F">
        <w:rPr>
          <w:noProof/>
        </w:rPr>
        <w:t>7</w:t>
      </w:r>
      <w:r>
        <w:fldChar w:fldCharType="end"/>
      </w:r>
      <w:r>
        <w:rPr>
          <w:lang w:val="ka-GE"/>
        </w:rPr>
        <w:t>:</w:t>
      </w:r>
      <w:r>
        <w:t xml:space="preserve"> HTTP </w:t>
      </w:r>
      <w:r>
        <w:rPr>
          <w:lang w:val="ka-GE"/>
        </w:rPr>
        <w:t>სტატუსის კოდები გადახდის გაუქმების მოთხოვნისათვის</w:t>
      </w:r>
    </w:p>
    <w:p w:rsidRPr="00B64E75" w:rsidR="00630563" w:rsidP="00630563" w:rsidRDefault="00630563" w14:paraId="25CA7876" w14:textId="77777777">
      <w:pPr>
        <w:rPr>
          <w:rFonts w:ascii="Calibri" w:hAnsi="Calibri"/>
          <w:lang w:val="ka-GE"/>
        </w:rPr>
      </w:pPr>
    </w:p>
    <w:p w:rsidR="006A3A26" w:rsidP="006A3A26" w:rsidRDefault="006A3A26" w14:paraId="43C43691" w14:textId="4BD9FD99">
      <w:pPr>
        <w:jc w:val="both"/>
        <w:rPr>
          <w:lang w:val="ka-GE"/>
        </w:rPr>
      </w:pPr>
      <w:r>
        <w:rPr>
          <w:rFonts w:ascii="Calibri" w:hAnsi="Calibri"/>
          <w:lang w:val="ka-GE"/>
        </w:rPr>
        <w:t xml:space="preserve">თუ </w:t>
      </w:r>
      <w:r w:rsidRPr="00B64E75">
        <w:rPr>
          <w:rFonts w:ascii="Calibri" w:hAnsi="Calibri"/>
          <w:lang w:val="ka-GE"/>
        </w:rPr>
        <w:t xml:space="preserve">გადახდის </w:t>
      </w:r>
      <w:r w:rsidR="00064D1F">
        <w:rPr>
          <w:rFonts w:ascii="Calibri" w:hAnsi="Calibri"/>
          <w:lang w:val="ka-GE"/>
        </w:rPr>
        <w:t>ინიციირებ</w:t>
      </w:r>
      <w:r w:rsidRPr="00B64E75">
        <w:rPr>
          <w:rFonts w:ascii="Calibri" w:hAnsi="Calibri"/>
          <w:lang w:val="ka-GE"/>
        </w:rPr>
        <w:t>ისას</w:t>
      </w:r>
      <w:r>
        <w:rPr>
          <w:rFonts w:ascii="Calibri" w:hAnsi="Calibri"/>
          <w:lang w:val="ka-GE"/>
        </w:rPr>
        <w:t xml:space="preserve"> გამოყენებული იქნა </w:t>
      </w:r>
      <w:r>
        <w:rPr>
          <w:rFonts w:ascii="Calibri" w:hAnsi="Calibri"/>
        </w:rPr>
        <w:t>Authorization</w:t>
      </w:r>
      <w:r>
        <w:rPr>
          <w:rFonts w:ascii="Calibri" w:hAnsi="Calibri"/>
          <w:lang w:val="ka-GE"/>
        </w:rPr>
        <w:t xml:space="preserve"> სათაური</w:t>
      </w:r>
      <w:r w:rsidRPr="00B64E75">
        <w:rPr>
          <w:rFonts w:ascii="Calibri" w:hAnsi="Calibri"/>
          <w:lang w:val="ka-GE"/>
        </w:rPr>
        <w:t xml:space="preserve"> ან მომხმარებელმა გაიარა ავთენტიფიკაცია ამ გადახდის </w:t>
      </w:r>
      <w:r w:rsidR="00064D1F">
        <w:rPr>
          <w:rFonts w:ascii="Calibri" w:hAnsi="Calibri"/>
          <w:lang w:val="ka-GE"/>
        </w:rPr>
        <w:t>ინიციირებ</w:t>
      </w:r>
      <w:r w:rsidRPr="00B64E75">
        <w:rPr>
          <w:rFonts w:ascii="Calibri" w:hAnsi="Calibri"/>
          <w:lang w:val="ka-GE"/>
        </w:rPr>
        <w:t>ის ფარგლებში</w:t>
      </w:r>
      <w:r>
        <w:rPr>
          <w:rFonts w:ascii="Calibri" w:hAnsi="Calibri"/>
          <w:lang w:val="ka-GE"/>
        </w:rPr>
        <w:t xml:space="preserve">, </w:t>
      </w:r>
      <w:r w:rsidRPr="008474B6">
        <w:rPr>
          <w:rFonts w:ascii="Calibri" w:hAnsi="Calibri"/>
          <w:lang w:val="ka-GE"/>
        </w:rPr>
        <w:t xml:space="preserve">გამოძახებისას </w:t>
      </w:r>
      <w:r w:rsidRPr="008474B6">
        <w:rPr>
          <w:rFonts w:ascii="Calibri" w:hAnsi="Calibri"/>
        </w:rPr>
        <w:t>Authorization</w:t>
      </w:r>
      <w:r w:rsidRPr="008474B6">
        <w:rPr>
          <w:rFonts w:ascii="Calibri" w:hAnsi="Calibri"/>
          <w:lang w:val="ka-GE"/>
        </w:rPr>
        <w:t xml:space="preserve"> სათაურის გამოყენება </w:t>
      </w:r>
      <w:r w:rsidRPr="008474B6">
        <w:rPr>
          <w:rFonts w:ascii="Calibri" w:hAnsi="Calibri"/>
          <w:b/>
          <w:bCs/>
          <w:lang w:val="ka-GE"/>
        </w:rPr>
        <w:t>აუცილებელია</w:t>
      </w:r>
      <w:r w:rsidRPr="00B64E75">
        <w:rPr>
          <w:rFonts w:ascii="Calibri" w:hAnsi="Calibri"/>
          <w:b/>
          <w:bCs/>
          <w:lang w:val="ka-GE"/>
        </w:rPr>
        <w:t>.</w:t>
      </w:r>
    </w:p>
    <w:p w:rsidRPr="007A0E73" w:rsidR="006A3A26" w:rsidP="001E4A3F" w:rsidRDefault="006A3A26" w14:paraId="357191CC" w14:textId="77777777">
      <w:pPr>
        <w:rPr>
          <w:rFonts w:ascii="Calibri" w:hAnsi="Calibri"/>
          <w:lang w:val="ka-GE"/>
        </w:rPr>
      </w:pPr>
    </w:p>
    <w:p w:rsidR="006A702C" w:rsidP="00E3281E" w:rsidRDefault="006A702C" w14:paraId="6B7B4F29" w14:textId="22F305C3">
      <w:pPr>
        <w:pStyle w:val="Heading2"/>
        <w:rPr>
          <w:lang w:val="ka-GE"/>
        </w:rPr>
      </w:pPr>
      <w:bookmarkStart w:name="_Toc160721678" w:id="349"/>
      <w:r>
        <w:rPr>
          <w:lang w:val="ka-GE"/>
        </w:rPr>
        <w:t>გადახდის გაუქმების ავტორიზაცი</w:t>
      </w:r>
      <w:r w:rsidR="00315650">
        <w:rPr>
          <w:lang w:val="ka-GE"/>
        </w:rPr>
        <w:t>ის ქვე-რესურსების სია</w:t>
      </w:r>
      <w:bookmarkEnd w:id="349"/>
    </w:p>
    <w:p w:rsidR="006A702C" w:rsidP="001E4A3F" w:rsidRDefault="004A1BB8" w14:paraId="6D388A5B" w14:textId="18ACEFA9">
      <w:pPr>
        <w:rPr>
          <w:lang w:val="ka-GE"/>
        </w:rPr>
      </w:pPr>
      <w:r>
        <w:rPr>
          <w:lang w:val="ka-GE"/>
        </w:rPr>
        <w:t>გამოძახება:</w:t>
      </w:r>
    </w:p>
    <w:p w:rsidR="004A1BB8" w:rsidP="001E4A3F" w:rsidRDefault="004A1BB8" w14:paraId="3D72F512" w14:textId="45507EB8">
      <w:pPr>
        <w:rPr>
          <w:rFonts w:cs="Courier New"/>
          <w:lang w:val="ka-GE"/>
        </w:rPr>
      </w:pPr>
      <w:r w:rsidRPr="00E3281E">
        <w:rPr>
          <w:rFonts w:ascii="Courier New" w:hAnsi="Courier New" w:cs="Courier New"/>
          <w:lang w:val="ka-GE"/>
        </w:rPr>
        <w:t>GET /v</w:t>
      </w:r>
      <w:r w:rsidR="00E16A71">
        <w:rPr>
          <w:rFonts w:ascii="Courier New" w:hAnsi="Courier New" w:cs="Courier New"/>
        </w:rPr>
        <w:t>2</w:t>
      </w:r>
      <w:r w:rsidRPr="00E3281E">
        <w:rPr>
          <w:rFonts w:ascii="Courier New" w:hAnsi="Courier New" w:cs="Courier New"/>
          <w:lang w:val="ka-GE"/>
        </w:rPr>
        <w:t>/{payment-service}/{payment-product}/{paymentId}/cancellation-authorisations</w:t>
      </w:r>
    </w:p>
    <w:p w:rsidR="00E85416" w:rsidP="00E85416" w:rsidRDefault="00E85416" w14:paraId="62CF04BD" w14:textId="1FB7A1B8">
      <w:pPr>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ყველა სერვისისა და პროდუქტისათვის, რომელსაც ამსმპ მხარს უჭერს. მოთხოვნის პარამეტრები და დასაბრუნებელი მნიშვნელობები რეგულირდება </w:t>
      </w:r>
      <w:sdt>
        <w:sdtPr>
          <w:rPr>
            <w:rFonts w:ascii="Calibri" w:hAnsi="Calibri"/>
            <w:lang w:val="ka-GE"/>
          </w:rPr>
          <w:id w:val="-577979363"/>
          <w:citation/>
        </w:sdtPr>
        <w:sdtEndPr/>
        <w:sdtContent>
          <w:r w:rsidR="00E16A71">
            <w:rPr>
              <w:rFonts w:ascii="Calibri" w:hAnsi="Calibri"/>
              <w:lang w:val="ka-GE"/>
            </w:rPr>
            <w:fldChar w:fldCharType="begin"/>
          </w:r>
          <w:r w:rsidR="00E16A71">
            <w:rPr>
              <w:rFonts w:ascii="Calibri" w:hAnsi="Calibri"/>
            </w:rPr>
            <w:instrText xml:space="preserve">CITATION oFAIGCom \l 1033 </w:instrText>
          </w:r>
          <w:r w:rsidR="00E16A71">
            <w:rPr>
              <w:rFonts w:ascii="Calibri" w:hAnsi="Calibri"/>
              <w:lang w:val="ka-GE"/>
            </w:rPr>
            <w:fldChar w:fldCharType="separate"/>
          </w:r>
          <w:r w:rsidRPr="00FB34DB" w:rsidR="00FB34DB">
            <w:rPr>
              <w:rFonts w:ascii="Calibri" w:hAnsi="Calibri"/>
              <w:noProof/>
            </w:rPr>
            <w:t>(1)</w:t>
          </w:r>
          <w:r w:rsidR="00E16A71">
            <w:rPr>
              <w:rFonts w:ascii="Calibri" w:hAnsi="Calibri"/>
              <w:lang w:val="ka-GE"/>
            </w:rPr>
            <w:fldChar w:fldCharType="end"/>
          </w:r>
        </w:sdtContent>
      </w:sdt>
      <w:r w:rsidR="00E16A71">
        <w:rPr>
          <w:lang w:val="ka-GE"/>
        </w:rPr>
        <w:t>-</w:t>
      </w:r>
      <w:r>
        <w:rPr>
          <w:lang w:val="ka-GE"/>
        </w:rPr>
        <w:t xml:space="preserve">ით. </w:t>
      </w:r>
    </w:p>
    <w:p w:rsidRPr="007A0E73" w:rsidR="00E85416" w:rsidP="007A0E73" w:rsidRDefault="00D534E1" w14:paraId="43BD3A97" w14:textId="0768300C">
      <w:pPr>
        <w:jc w:val="both"/>
        <w:rPr>
          <w:rFonts w:ascii="Calibri" w:hAnsi="Calibri"/>
          <w:lang w:val="ka-GE"/>
        </w:rPr>
      </w:pPr>
      <w:r w:rsidRPr="41F7DE4D">
        <w:rPr>
          <w:rFonts w:ascii="Calibri" w:hAnsi="Calibri"/>
          <w:lang w:val="ka-GE"/>
        </w:rPr>
        <w:t xml:space="preserve">თუ გაუქმებისას გამოყენებული იქნა </w:t>
      </w:r>
      <w:r w:rsidRPr="41F7DE4D">
        <w:rPr>
          <w:rFonts w:ascii="Calibri" w:hAnsi="Calibri"/>
        </w:rPr>
        <w:t>Authorization</w:t>
      </w:r>
      <w:r w:rsidRPr="41F7DE4D">
        <w:rPr>
          <w:rFonts w:ascii="Calibri" w:hAnsi="Calibri"/>
          <w:lang w:val="ka-GE"/>
        </w:rPr>
        <w:t xml:space="preserve"> სათაური, </w:t>
      </w:r>
      <w:r w:rsidRPr="41F7DE4D">
        <w:rPr>
          <w:rFonts w:ascii="Calibri" w:hAnsi="Calibri"/>
          <w:b/>
          <w:bCs/>
          <w:lang w:val="ka-GE"/>
        </w:rPr>
        <w:t>შესაძლოა</w:t>
      </w:r>
      <w:r w:rsidRPr="41F7DE4D">
        <w:rPr>
          <w:rFonts w:ascii="Calibri" w:hAnsi="Calibri"/>
          <w:lang w:val="ka-GE"/>
        </w:rPr>
        <w:t xml:space="preserve"> გადახდის გაუქმების ავტორიზაციისას ამსმპ დაეყრდნოს </w:t>
      </w:r>
      <w:r w:rsidRPr="41F7DE4D" w:rsidR="00205170">
        <w:rPr>
          <w:rFonts w:ascii="Calibri" w:hAnsi="Calibri"/>
          <w:lang w:val="ka-GE"/>
        </w:rPr>
        <w:t xml:space="preserve">სმმ-ის ავთენტიფიკაციის ფაქტს და მოითხოვოს </w:t>
      </w:r>
      <w:r w:rsidRPr="41F7DE4D" w:rsidR="00E131AA">
        <w:rPr>
          <w:rFonts w:ascii="Calibri" w:hAnsi="Calibri"/>
          <w:lang w:val="ka-GE"/>
        </w:rPr>
        <w:t>ავთენტიფიკაცია შემცირებული რაოდენობის ფაქტორებით, თუ აღნიშნულის საშუალებას მას მოქმედი კანონმდებლობა აძლევს.</w:t>
      </w:r>
      <w:del w:author="Giorgi Sheklashvili" w:date="2024-03-11T10:44:00Z" w:id="350">
        <w:r w:rsidRPr="41F7DE4D" w:rsidDel="00D534E1">
          <w:rPr>
            <w:rFonts w:ascii="Calibri" w:hAnsi="Calibri"/>
            <w:b/>
            <w:bCs/>
            <w:lang w:val="ka-GE"/>
          </w:rPr>
          <w:delText>.</w:delText>
        </w:r>
      </w:del>
    </w:p>
    <w:p w:rsidR="00CE5D7E" w:rsidP="00D47BDE" w:rsidRDefault="00CE5D7E" w14:paraId="7AF3104B" w14:textId="77777777">
      <w:pPr>
        <w:rPr>
          <w:lang w:val="ka-GE"/>
        </w:rPr>
      </w:pPr>
    </w:p>
    <w:p w:rsidR="00CE5D7E" w:rsidP="00E7059F" w:rsidRDefault="00CE5D7E" w14:paraId="0C81880B" w14:textId="7293AB88">
      <w:pPr>
        <w:pStyle w:val="Heading1"/>
        <w:rPr>
          <w:lang w:val="ka-GE"/>
        </w:rPr>
      </w:pPr>
      <w:bookmarkStart w:name="_Toc160721679" w:id="351"/>
      <w:r w:rsidRPr="1F51C7DE">
        <w:rPr>
          <w:lang w:val="ka-GE"/>
        </w:rPr>
        <w:t xml:space="preserve">საგადახდო დავალების </w:t>
      </w:r>
      <w:r w:rsidRPr="1F51C7DE" w:rsidR="00E01334">
        <w:rPr>
          <w:lang w:val="ka-GE"/>
        </w:rPr>
        <w:t>სასიცოცხლო ციკლი</w:t>
      </w:r>
      <w:bookmarkEnd w:id="351"/>
    </w:p>
    <w:p w:rsidR="00E01334" w:rsidP="00C80B66" w:rsidRDefault="00286D30" w14:paraId="620069FF" w14:textId="35E6232D">
      <w:pPr>
        <w:jc w:val="both"/>
        <w:rPr>
          <w:lang w:val="ka-GE"/>
        </w:rPr>
      </w:pPr>
      <w:r>
        <w:rPr>
          <w:lang w:val="ka-GE"/>
        </w:rPr>
        <w:t xml:space="preserve">მას შემდეგ, რაც მმპ მიაწვდის ამსმპ-ს საგადახდო დავალებას და ეს უკანასკნელი დაარეგისტრირებს მას, ამ დოკუმენტის </w:t>
      </w:r>
      <w:r>
        <w:rPr>
          <w:lang w:val="ka-GE"/>
        </w:rPr>
        <w:fldChar w:fldCharType="begin"/>
      </w:r>
      <w:r>
        <w:rPr>
          <w:lang w:val="ka-GE"/>
        </w:rPr>
        <w:instrText xml:space="preserve"> REF _Ref70208944 \r \h </w:instrText>
      </w:r>
      <w:r w:rsidR="00C80B66">
        <w:rPr>
          <w:lang w:val="ka-GE"/>
        </w:rPr>
        <w:instrText xml:space="preserve"> \* MERGEFORMAT </w:instrText>
      </w:r>
      <w:r>
        <w:rPr>
          <w:lang w:val="ka-GE"/>
        </w:rPr>
      </w:r>
      <w:r>
        <w:rPr>
          <w:lang w:val="ka-GE"/>
        </w:rPr>
        <w:fldChar w:fldCharType="separate"/>
      </w:r>
      <w:r>
        <w:rPr>
          <w:lang w:val="ka-GE"/>
        </w:rPr>
        <w:t>8.3</w:t>
      </w:r>
      <w:r>
        <w:rPr>
          <w:lang w:val="ka-GE"/>
        </w:rPr>
        <w:fldChar w:fldCharType="end"/>
      </w:r>
      <w:r>
        <w:rPr>
          <w:lang w:val="ka-GE"/>
        </w:rPr>
        <w:t xml:space="preserve"> თავით განსაზღვრული წესით, </w:t>
      </w:r>
      <w:r w:rsidR="004C20B4">
        <w:rPr>
          <w:lang w:val="ka-GE"/>
        </w:rPr>
        <w:t xml:space="preserve">საგადახდო დავალება </w:t>
      </w:r>
      <w:r w:rsidR="00C80B66">
        <w:rPr>
          <w:lang w:val="ka-GE"/>
        </w:rPr>
        <w:t>იწყებს საკუთარ სასიცოცხლო ციკლს ამსმპ-ს ელექტრონულ სისტემაში</w:t>
      </w:r>
      <w:r w:rsidR="00C03342">
        <w:rPr>
          <w:lang w:val="ka-GE"/>
        </w:rPr>
        <w:t>, რაც გამოიხატება, მათ შორის, დავალების სტატუსის ცვლილებით</w:t>
      </w:r>
      <w:r w:rsidR="00C80B66">
        <w:rPr>
          <w:lang w:val="ka-GE"/>
        </w:rPr>
        <w:t>.</w:t>
      </w:r>
      <w:r w:rsidR="00C03342">
        <w:rPr>
          <w:lang w:val="ka-GE"/>
        </w:rPr>
        <w:t xml:space="preserve"> დავალების სტატუსის გამოთხოვა შესაძლებელია </w:t>
      </w:r>
      <w:r w:rsidR="00C03342">
        <w:rPr>
          <w:lang w:val="ka-GE"/>
        </w:rPr>
        <w:fldChar w:fldCharType="begin"/>
      </w:r>
      <w:r w:rsidR="00C03342">
        <w:rPr>
          <w:lang w:val="ka-GE"/>
        </w:rPr>
        <w:instrText xml:space="preserve"> REF _Ref86875726 \r \h </w:instrText>
      </w:r>
      <w:r w:rsidR="00C03342">
        <w:rPr>
          <w:lang w:val="ka-GE"/>
        </w:rPr>
      </w:r>
      <w:r w:rsidR="00C03342">
        <w:rPr>
          <w:lang w:val="ka-GE"/>
        </w:rPr>
        <w:fldChar w:fldCharType="separate"/>
      </w:r>
      <w:r w:rsidR="00C03342">
        <w:rPr>
          <w:lang w:val="ka-GE"/>
        </w:rPr>
        <w:t>8.5</w:t>
      </w:r>
      <w:r w:rsidR="00C03342">
        <w:rPr>
          <w:lang w:val="ka-GE"/>
        </w:rPr>
        <w:fldChar w:fldCharType="end"/>
      </w:r>
      <w:r w:rsidR="00C03342">
        <w:rPr>
          <w:lang w:val="ka-GE"/>
        </w:rPr>
        <w:t xml:space="preserve"> თავით განსაზღვრული წესით.</w:t>
      </w:r>
    </w:p>
    <w:p w:rsidR="00236964" w:rsidP="00C80B66" w:rsidRDefault="00236964" w14:paraId="4A690797" w14:textId="43DA6683">
      <w:pPr>
        <w:jc w:val="both"/>
        <w:rPr>
          <w:lang w:val="ka-GE"/>
        </w:rPr>
      </w:pPr>
      <w:r>
        <w:rPr>
          <w:lang w:val="ka-GE"/>
        </w:rPr>
        <w:t xml:space="preserve">ქვემოთ მოცემულია საგადახდო დავალების დასაშვები სტატუსები </w:t>
      </w:r>
      <w:sdt>
        <w:sdtPr>
          <w:rPr>
            <w:rFonts w:ascii="Calibri" w:hAnsi="Calibri"/>
            <w:lang w:val="ka-GE"/>
          </w:rPr>
          <w:id w:val="1496448305"/>
          <w:citation/>
        </w:sdtPr>
        <w:sdtEndPr/>
        <w:sdtContent>
          <w:r w:rsidR="00F8543A">
            <w:rPr>
              <w:rFonts w:ascii="Calibri" w:hAnsi="Calibri"/>
              <w:lang w:val="ka-GE"/>
            </w:rPr>
            <w:fldChar w:fldCharType="begin"/>
          </w:r>
          <w:r w:rsidR="00F8543A">
            <w:rPr>
              <w:rFonts w:ascii="Calibri" w:hAnsi="Calibri"/>
            </w:rPr>
            <w:instrText xml:space="preserve">CITATION oFAIGCom \l 1033 </w:instrText>
          </w:r>
          <w:r w:rsidR="00F8543A">
            <w:rPr>
              <w:rFonts w:ascii="Calibri" w:hAnsi="Calibri"/>
              <w:lang w:val="ka-GE"/>
            </w:rPr>
            <w:fldChar w:fldCharType="separate"/>
          </w:r>
          <w:r w:rsidRPr="00FB34DB" w:rsidR="00FB34DB">
            <w:rPr>
              <w:rFonts w:ascii="Calibri" w:hAnsi="Calibri"/>
              <w:noProof/>
            </w:rPr>
            <w:t>(1)</w:t>
          </w:r>
          <w:r w:rsidR="00F8543A">
            <w:rPr>
              <w:rFonts w:ascii="Calibri" w:hAnsi="Calibri"/>
              <w:lang w:val="ka-GE"/>
            </w:rPr>
            <w:fldChar w:fldCharType="end"/>
          </w:r>
        </w:sdtContent>
      </w:sdt>
      <w:r w:rsidR="00F8543A">
        <w:rPr>
          <w:lang w:val="ka-GE"/>
        </w:rPr>
        <w:t>-</w:t>
      </w:r>
      <w:r>
        <w:rPr>
          <w:lang w:val="ka-GE"/>
        </w:rPr>
        <w:t>ით</w:t>
      </w:r>
      <w:r w:rsidR="00AC6D9E">
        <w:rPr>
          <w:lang w:val="ka-GE"/>
        </w:rPr>
        <w:t xml:space="preserve"> და მათი გამოყენების წესი წინამდებარე დოკუმენტთან თავსებადობის მიზნებისათვის</w:t>
      </w:r>
      <w:r>
        <w:rPr>
          <w:lang w:val="ka-GE"/>
        </w:rPr>
        <w:t xml:space="preserve">. </w:t>
      </w:r>
      <w:r w:rsidRPr="00CC0C18">
        <w:rPr>
          <w:b/>
          <w:bCs/>
          <w:lang w:val="ka-GE"/>
        </w:rPr>
        <w:t>შესაძლოა</w:t>
      </w:r>
      <w:r>
        <w:rPr>
          <w:lang w:val="ka-GE"/>
        </w:rPr>
        <w:t xml:space="preserve"> </w:t>
      </w:r>
      <w:r w:rsidR="00D51106">
        <w:rPr>
          <w:lang w:val="ka-GE"/>
        </w:rPr>
        <w:t>ამსმპ-ს სისტემა მხარს არ უჭერდეს ყველა სტატუსს</w:t>
      </w:r>
      <w:r w:rsidR="00615B61">
        <w:rPr>
          <w:lang w:val="ka-GE"/>
        </w:rPr>
        <w:t xml:space="preserve"> და საგადახდო დავალება, საკუთარი სასიცოცხლო ციკლის განმავლობაში მხოლოდ რამდენიმე ძირითად სტატუსს იღებდეს.</w:t>
      </w:r>
    </w:p>
    <w:tbl>
      <w:tblPr>
        <w:tblStyle w:val="TableGrid"/>
        <w:tblW w:w="0" w:type="auto"/>
        <w:tblLook w:val="04A0" w:firstRow="1" w:lastRow="0" w:firstColumn="1" w:lastColumn="0" w:noHBand="0" w:noVBand="1"/>
      </w:tblPr>
      <w:tblGrid>
        <w:gridCol w:w="1082"/>
        <w:gridCol w:w="3029"/>
        <w:gridCol w:w="5239"/>
      </w:tblGrid>
      <w:tr w:rsidR="00792754" w:rsidTr="41F7DE4D" w14:paraId="0C964E03" w14:textId="77777777">
        <w:tc>
          <w:tcPr>
            <w:tcW w:w="1082" w:type="dxa"/>
            <w:shd w:val="clear" w:color="auto" w:fill="E7E6E6" w:themeFill="background2"/>
          </w:tcPr>
          <w:p w:rsidR="00792754" w:rsidP="00C80B66" w:rsidRDefault="00792754" w14:paraId="1CD436E9" w14:textId="46B56F91">
            <w:pPr>
              <w:jc w:val="both"/>
              <w:rPr>
                <w:lang w:val="ka-GE"/>
              </w:rPr>
            </w:pPr>
            <w:r>
              <w:rPr>
                <w:lang w:val="ka-GE"/>
              </w:rPr>
              <w:t>სტატუსი</w:t>
            </w:r>
          </w:p>
        </w:tc>
        <w:tc>
          <w:tcPr>
            <w:tcW w:w="3029" w:type="dxa"/>
            <w:shd w:val="clear" w:color="auto" w:fill="E7E6E6" w:themeFill="background2"/>
          </w:tcPr>
          <w:p w:rsidR="00792754" w:rsidP="00C80B66" w:rsidRDefault="00724419" w14:paraId="144B590C" w14:textId="649717A2">
            <w:pPr>
              <w:jc w:val="both"/>
              <w:rPr>
                <w:lang w:val="ka-GE"/>
              </w:rPr>
            </w:pPr>
            <w:r>
              <w:rPr>
                <w:lang w:val="ka-GE"/>
              </w:rPr>
              <w:t>დასახელება</w:t>
            </w:r>
            <w:r w:rsidR="005579ED">
              <w:rPr>
                <w:lang w:val="ka-GE"/>
              </w:rPr>
              <w:t xml:space="preserve"> და მოკლე აღწერა</w:t>
            </w:r>
          </w:p>
        </w:tc>
        <w:tc>
          <w:tcPr>
            <w:tcW w:w="5239" w:type="dxa"/>
            <w:shd w:val="clear" w:color="auto" w:fill="E7E6E6" w:themeFill="background2"/>
          </w:tcPr>
          <w:p w:rsidR="00792754" w:rsidP="00C80B66" w:rsidRDefault="00AC6D9E" w14:paraId="29A3D104" w14:textId="58BBBF3E">
            <w:pPr>
              <w:jc w:val="both"/>
              <w:rPr>
                <w:lang w:val="ka-GE"/>
              </w:rPr>
            </w:pPr>
            <w:r>
              <w:rPr>
                <w:lang w:val="ka-GE"/>
              </w:rPr>
              <w:t>გამოყენება</w:t>
            </w:r>
          </w:p>
        </w:tc>
      </w:tr>
      <w:tr w:rsidR="00792754" w:rsidTr="41F7DE4D" w14:paraId="4D6CB2D7" w14:textId="77777777">
        <w:tc>
          <w:tcPr>
            <w:tcW w:w="1082" w:type="dxa"/>
          </w:tcPr>
          <w:p w:rsidR="00792754" w:rsidP="00C80B66" w:rsidRDefault="006C5AA2" w14:paraId="7D3B8E78" w14:textId="55AB99CF">
            <w:pPr>
              <w:jc w:val="both"/>
              <w:rPr>
                <w:lang w:val="ka-GE"/>
              </w:rPr>
            </w:pPr>
            <w:r w:rsidRPr="006C5AA2">
              <w:rPr>
                <w:lang w:val="ka-GE"/>
              </w:rPr>
              <w:t>ACCC</w:t>
            </w:r>
          </w:p>
        </w:tc>
        <w:tc>
          <w:tcPr>
            <w:tcW w:w="3029" w:type="dxa"/>
          </w:tcPr>
          <w:p w:rsidR="005579ED" w:rsidP="005579ED" w:rsidRDefault="006C5AA2" w14:paraId="002E6D02" w14:textId="77777777">
            <w:pPr>
              <w:jc w:val="both"/>
              <w:rPr>
                <w:lang w:val="ka-GE"/>
              </w:rPr>
            </w:pPr>
            <w:r w:rsidRPr="006C5AA2">
              <w:rPr>
                <w:lang w:val="ka-GE"/>
              </w:rPr>
              <w:t>AcceptedSettlementCompleted</w:t>
            </w:r>
          </w:p>
          <w:p w:rsidR="005579ED" w:rsidP="005579ED" w:rsidRDefault="005579ED" w14:paraId="3712DA16" w14:textId="5D4B97D6">
            <w:pPr>
              <w:jc w:val="both"/>
              <w:rPr>
                <w:lang w:val="ka-GE"/>
              </w:rPr>
            </w:pPr>
            <w:r>
              <w:rPr>
                <w:lang w:val="ka-GE"/>
              </w:rPr>
              <w:br/>
            </w:r>
            <w:r>
              <w:rPr>
                <w:lang w:val="ka-GE"/>
              </w:rPr>
              <w:t>საგადახდო დავალება შესრულებულია, კრედიტორის ანგარიშზე ფულის გადარიცხვის ჩათვლით.</w:t>
            </w:r>
          </w:p>
          <w:p w:rsidRPr="00CC0C18" w:rsidR="00792754" w:rsidP="00C80B66" w:rsidRDefault="00792754" w14:paraId="70D59970" w14:textId="69454206">
            <w:pPr>
              <w:jc w:val="both"/>
            </w:pPr>
          </w:p>
        </w:tc>
        <w:tc>
          <w:tcPr>
            <w:tcW w:w="5239" w:type="dxa"/>
          </w:tcPr>
          <w:p w:rsidRPr="00CC0C18" w:rsidR="00792754" w:rsidP="00CC0C18" w:rsidRDefault="006754EA" w14:paraId="6B0CB0B0" w14:textId="228C9252">
            <w:pPr>
              <w:pStyle w:val="ListParagraph"/>
              <w:numPr>
                <w:ilvl w:val="0"/>
                <w:numId w:val="50"/>
              </w:numPr>
              <w:jc w:val="both"/>
              <w:rPr>
                <w:lang w:val="ka-GE"/>
              </w:rPr>
            </w:pPr>
            <w:r w:rsidRPr="00CC0C18">
              <w:rPr>
                <w:lang w:val="ka-GE"/>
              </w:rPr>
              <w:t xml:space="preserve">შიდასაბანკო გადარიცხვების შემთხვევაში </w:t>
            </w:r>
            <w:r w:rsidRPr="00CC0C18" w:rsidR="00A8735C">
              <w:rPr>
                <w:b/>
                <w:bCs/>
                <w:lang w:val="ka-GE"/>
              </w:rPr>
              <w:t>აუცილებელია</w:t>
            </w:r>
            <w:r w:rsidRPr="00CC0C18" w:rsidR="00A8735C">
              <w:rPr>
                <w:lang w:val="ka-GE"/>
              </w:rPr>
              <w:t xml:space="preserve">  </w:t>
            </w:r>
            <w:r w:rsidRPr="00CC0C18" w:rsidR="002B308A">
              <w:rPr>
                <w:lang w:val="ka-GE"/>
              </w:rPr>
              <w:t xml:space="preserve">საგადახდო დავალებამ მიიღოს ეს სტატუსი, როდესაც ფული ჩაირიცხება კრედიტორის ანგარიშზე და </w:t>
            </w:r>
            <w:r w:rsidRPr="00CC0C18" w:rsidR="00C819B6">
              <w:rPr>
                <w:lang w:val="ka-GE"/>
              </w:rPr>
              <w:t>საგადახდო დავალების სტატუსი ამსმპ-ს სისტემაში გახდება საბოლოო და შეუქცევადი.</w:t>
            </w:r>
          </w:p>
          <w:p w:rsidR="006754EA" w:rsidP="006754EA" w:rsidRDefault="00F92F32" w14:paraId="7A515C36" w14:textId="77777777">
            <w:pPr>
              <w:pStyle w:val="ListParagraph"/>
              <w:numPr>
                <w:ilvl w:val="0"/>
                <w:numId w:val="50"/>
              </w:numPr>
              <w:jc w:val="both"/>
              <w:rPr>
                <w:lang w:val="ka-GE"/>
              </w:rPr>
            </w:pPr>
            <w:r w:rsidRPr="00CC0C18">
              <w:rPr>
                <w:lang w:val="ka-GE"/>
              </w:rPr>
              <w:t>გარე გადარიცხვების შემთხვევაში</w:t>
            </w:r>
            <w:r w:rsidR="006754EA">
              <w:rPr>
                <w:lang w:val="ka-GE"/>
              </w:rPr>
              <w:t>:</w:t>
            </w:r>
          </w:p>
          <w:p w:rsidR="00C819B6" w:rsidP="006754EA" w:rsidRDefault="00F92F32" w14:paraId="111F6D60" w14:textId="77777777">
            <w:pPr>
              <w:pStyle w:val="ListParagraph"/>
              <w:numPr>
                <w:ilvl w:val="1"/>
                <w:numId w:val="50"/>
              </w:numPr>
              <w:jc w:val="both"/>
              <w:rPr>
                <w:lang w:val="ka-GE"/>
              </w:rPr>
            </w:pPr>
            <w:r w:rsidRPr="00CC0C18">
              <w:rPr>
                <w:lang w:val="ka-GE"/>
              </w:rPr>
              <w:t xml:space="preserve">თუ გამოყენებულია </w:t>
            </w:r>
            <w:r>
              <w:t>RTGS</w:t>
            </w:r>
            <w:r w:rsidRPr="00CC0C18">
              <w:rPr>
                <w:lang w:val="ka-GE"/>
              </w:rPr>
              <w:t xml:space="preserve"> სისტემა </w:t>
            </w:r>
            <w:r w:rsidRPr="00CC0C18">
              <w:rPr>
                <w:b/>
                <w:bCs/>
                <w:lang w:val="ka-GE"/>
              </w:rPr>
              <w:t>აუცილებელია</w:t>
            </w:r>
            <w:r w:rsidRPr="00CC0C18">
              <w:rPr>
                <w:lang w:val="ka-GE"/>
              </w:rPr>
              <w:t xml:space="preserve"> საგადახდო დავალებამ ეს სტატუსი მიიღოს მას შემდეგ, რაც </w:t>
            </w:r>
            <w:r w:rsidR="00AA1EC7">
              <w:t>RTGS</w:t>
            </w:r>
            <w:r w:rsidRPr="00CC0C18" w:rsidR="00AA1EC7">
              <w:rPr>
                <w:lang w:val="ka-GE"/>
              </w:rPr>
              <w:t xml:space="preserve"> წარმატებით მიიღებს შესაბამის საგადახდო დავალებას</w:t>
            </w:r>
            <w:r w:rsidRPr="00CC0C18" w:rsidR="006754EA">
              <w:rPr>
                <w:lang w:val="ka-GE"/>
              </w:rPr>
              <w:t xml:space="preserve"> და დააბრუნებს ტექნიკურ დასტურს.</w:t>
            </w:r>
          </w:p>
          <w:p w:rsidRPr="00CC0C18" w:rsidR="006754EA" w:rsidP="00CC0C18" w:rsidRDefault="006754EA" w14:paraId="4D6C43AA" w14:textId="0ED0FB4E">
            <w:pPr>
              <w:pStyle w:val="ListParagraph"/>
              <w:numPr>
                <w:ilvl w:val="1"/>
                <w:numId w:val="50"/>
              </w:numPr>
              <w:jc w:val="both"/>
              <w:rPr>
                <w:lang w:val="ka-GE"/>
              </w:rPr>
            </w:pPr>
            <w:r>
              <w:rPr>
                <w:lang w:val="ka-GE"/>
              </w:rPr>
              <w:t xml:space="preserve">თუ გამოყენებულია </w:t>
            </w:r>
            <w:r>
              <w:t>SWIFT</w:t>
            </w:r>
            <w:r>
              <w:rPr>
                <w:lang w:val="ka-GE"/>
              </w:rPr>
              <w:t xml:space="preserve"> სისტემა, </w:t>
            </w:r>
            <w:r w:rsidR="000B773A">
              <w:rPr>
                <w:lang w:val="ka-GE"/>
              </w:rPr>
              <w:t xml:space="preserve">დასტური მიიღება </w:t>
            </w:r>
            <w:r w:rsidR="000B773A">
              <w:t>SWIFT GPI-</w:t>
            </w:r>
            <w:r w:rsidR="000B773A">
              <w:rPr>
                <w:lang w:val="ka-GE"/>
              </w:rPr>
              <w:t>დან და ამის მიხედვით ხდება დავალებისათვის შესაბამისი სტატუსის მინიჭება</w:t>
            </w:r>
          </w:p>
        </w:tc>
      </w:tr>
      <w:tr w:rsidR="00792754" w:rsidTr="41F7DE4D" w14:paraId="5F6BAF32" w14:textId="77777777">
        <w:tc>
          <w:tcPr>
            <w:tcW w:w="1082" w:type="dxa"/>
          </w:tcPr>
          <w:p w:rsidR="00792754" w:rsidP="00C80B66" w:rsidRDefault="0031798B" w14:paraId="5E15B307" w14:textId="574D30CA">
            <w:pPr>
              <w:jc w:val="both"/>
              <w:rPr>
                <w:lang w:val="ka-GE"/>
              </w:rPr>
            </w:pPr>
            <w:r w:rsidRPr="0031798B">
              <w:rPr>
                <w:lang w:val="ka-GE"/>
              </w:rPr>
              <w:t>ACCP</w:t>
            </w:r>
          </w:p>
        </w:tc>
        <w:tc>
          <w:tcPr>
            <w:tcW w:w="3029" w:type="dxa"/>
          </w:tcPr>
          <w:p w:rsidR="00703537" w:rsidP="00C80B66" w:rsidRDefault="00560A2E" w14:paraId="21FB3589" w14:textId="77777777">
            <w:pPr>
              <w:jc w:val="both"/>
              <w:rPr>
                <w:lang w:val="ka-GE"/>
              </w:rPr>
            </w:pPr>
            <w:r w:rsidRPr="00560A2E">
              <w:rPr>
                <w:lang w:val="ka-GE"/>
              </w:rPr>
              <w:t>AcceptedCustomerProfile</w:t>
            </w:r>
          </w:p>
          <w:p w:rsidR="00792754" w:rsidP="00C80B66" w:rsidRDefault="00560A2E" w14:paraId="0181F3FB" w14:textId="4B3A988D">
            <w:pPr>
              <w:jc w:val="both"/>
              <w:rPr>
                <w:lang w:val="ka-GE"/>
              </w:rPr>
            </w:pPr>
            <w:r>
              <w:rPr>
                <w:lang w:val="ka-GE"/>
              </w:rPr>
              <w:br/>
            </w:r>
            <w:r>
              <w:rPr>
                <w:lang w:val="ka-GE"/>
              </w:rPr>
              <w:t xml:space="preserve">დავალება ტექნიკურად სწორია და ასევე სწორია </w:t>
            </w:r>
            <w:r w:rsidR="00513784">
              <w:rPr>
                <w:lang w:val="ka-GE"/>
              </w:rPr>
              <w:t>მომხმარებლის პროფილთან მიმართებაში</w:t>
            </w:r>
          </w:p>
        </w:tc>
        <w:tc>
          <w:tcPr>
            <w:tcW w:w="5239" w:type="dxa"/>
          </w:tcPr>
          <w:p w:rsidR="00792754" w:rsidP="00C80B66" w:rsidRDefault="00455F1E" w14:paraId="28801782" w14:textId="744FCFEB">
            <w:pPr>
              <w:jc w:val="both"/>
              <w:rPr>
                <w:lang w:val="ka-GE"/>
              </w:rPr>
            </w:pPr>
            <w:r>
              <w:rPr>
                <w:lang w:val="ka-GE"/>
              </w:rPr>
              <w:t xml:space="preserve">საგადახდო დავალებამ გაიარა </w:t>
            </w:r>
            <w:r w:rsidR="003F504E">
              <w:rPr>
                <w:lang w:val="ka-GE"/>
              </w:rPr>
              <w:t xml:space="preserve">როგორც ტექნიკური შემოწმება, ისე </w:t>
            </w:r>
            <w:r w:rsidR="003F504E">
              <w:t>AML</w:t>
            </w:r>
            <w:r w:rsidR="003F504E">
              <w:rPr>
                <w:lang w:val="ka-GE"/>
              </w:rPr>
              <w:t xml:space="preserve"> შემოწმება და მზადაა შემდგომი სტატუსისათვის</w:t>
            </w:r>
            <w:r w:rsidR="00F1259E">
              <w:rPr>
                <w:lang w:val="ka-GE"/>
              </w:rPr>
              <w:t xml:space="preserve"> საჭირო პროცედურების გასავლელად</w:t>
            </w:r>
            <w:r w:rsidR="00C1655C">
              <w:rPr>
                <w:lang w:val="ka-GE"/>
              </w:rPr>
              <w:t>.</w:t>
            </w:r>
          </w:p>
          <w:p w:rsidR="00C1655C" w:rsidP="00C80B66" w:rsidRDefault="00C1655C" w14:paraId="00EF517A" w14:textId="77777777">
            <w:pPr>
              <w:jc w:val="both"/>
              <w:rPr>
                <w:lang w:val="ka-GE"/>
              </w:rPr>
            </w:pPr>
          </w:p>
          <w:p w:rsidRPr="00CC0C18" w:rsidR="00C1655C" w:rsidP="00C80B66" w:rsidRDefault="00E941ED" w14:paraId="71798EE4" w14:textId="457EA5F3">
            <w:pPr>
              <w:jc w:val="both"/>
              <w:rPr>
                <w:lang w:val="ka-GE"/>
              </w:rPr>
            </w:pPr>
            <w:r>
              <w:rPr>
                <w:b/>
                <w:bCs/>
                <w:lang w:val="ka-GE"/>
              </w:rPr>
              <w:t>შესაძლოა</w:t>
            </w:r>
            <w:r w:rsidR="00C1655C">
              <w:rPr>
                <w:lang w:val="ka-GE"/>
              </w:rPr>
              <w:t xml:space="preserve"> საგადახდო დავალება არ შეჩერდეს ამ სტატუსზე</w:t>
            </w:r>
            <w:r w:rsidR="00A60BBA">
              <w:rPr>
                <w:lang w:val="ka-GE"/>
              </w:rPr>
              <w:t>, ავტომატურად გააკეთოს თანხის არსებობის შემოწმება</w:t>
            </w:r>
            <w:r>
              <w:rPr>
                <w:lang w:val="ka-GE"/>
              </w:rPr>
              <w:t xml:space="preserve"> და პირდაპირ მიიღოს </w:t>
            </w:r>
            <w:r>
              <w:t>ACFC</w:t>
            </w:r>
            <w:r>
              <w:rPr>
                <w:lang w:val="ka-GE"/>
              </w:rPr>
              <w:t xml:space="preserve"> სტატუსი ან კიდევ უფრო მაღალი სტატუსი.</w:t>
            </w:r>
          </w:p>
        </w:tc>
      </w:tr>
      <w:tr w:rsidR="00792754" w:rsidTr="41F7DE4D" w14:paraId="1CA373EA" w14:textId="77777777">
        <w:tc>
          <w:tcPr>
            <w:tcW w:w="1082" w:type="dxa"/>
          </w:tcPr>
          <w:p w:rsidR="00792754" w:rsidP="00C80B66" w:rsidRDefault="00354764" w14:paraId="412D0BF9" w14:textId="3D0DE58A">
            <w:pPr>
              <w:jc w:val="both"/>
              <w:rPr>
                <w:lang w:val="ka-GE"/>
              </w:rPr>
            </w:pPr>
            <w:r w:rsidRPr="00354764">
              <w:rPr>
                <w:lang w:val="ka-GE"/>
              </w:rPr>
              <w:t>ACSC</w:t>
            </w:r>
          </w:p>
        </w:tc>
        <w:tc>
          <w:tcPr>
            <w:tcW w:w="3029" w:type="dxa"/>
          </w:tcPr>
          <w:p w:rsidR="00792754" w:rsidP="00C80B66" w:rsidRDefault="00083BCD" w14:paraId="78311E21" w14:textId="0F848D69">
            <w:pPr>
              <w:jc w:val="both"/>
              <w:rPr>
                <w:lang w:val="ka-GE"/>
              </w:rPr>
            </w:pPr>
            <w:r w:rsidRPr="00083BCD">
              <w:rPr>
                <w:lang w:val="ka-GE"/>
              </w:rPr>
              <w:t>AcceptedSettlementCompleted</w:t>
            </w:r>
            <w:r>
              <w:rPr>
                <w:lang w:val="ka-GE"/>
              </w:rPr>
              <w:br/>
            </w:r>
            <w:r>
              <w:rPr>
                <w:lang w:val="ka-GE"/>
              </w:rPr>
              <w:br/>
            </w:r>
            <w:r>
              <w:rPr>
                <w:lang w:val="ka-GE"/>
              </w:rPr>
              <w:t xml:space="preserve">საგადახდო დავალება შესრულია დებიტორის ანგარიშიდან თანხის ჩამოჭრის თვალსაზრისით. კრედიტორის მიერ თანხის </w:t>
            </w:r>
            <w:r>
              <w:rPr>
                <w:lang w:val="ka-GE"/>
              </w:rPr>
              <w:t>მიღება უცნობია</w:t>
            </w:r>
            <w:r>
              <w:rPr>
                <w:lang w:val="ka-GE"/>
              </w:rPr>
              <w:br/>
            </w:r>
          </w:p>
        </w:tc>
        <w:tc>
          <w:tcPr>
            <w:tcW w:w="5239" w:type="dxa"/>
          </w:tcPr>
          <w:p w:rsidRPr="00CC0C18" w:rsidR="00D57FE1" w:rsidP="683EFE65" w:rsidRDefault="453168A7" w14:paraId="7514CF1D" w14:textId="77777777">
            <w:pPr>
              <w:pStyle w:val="ListParagraph"/>
              <w:numPr>
                <w:ilvl w:val="0"/>
                <w:numId w:val="51"/>
              </w:numPr>
              <w:jc w:val="both"/>
              <w:rPr>
                <w:lang w:val="ka-GE"/>
              </w:rPr>
            </w:pPr>
            <w:r w:rsidRPr="683EFE65">
              <w:rPr>
                <w:lang w:val="ka-GE"/>
              </w:rPr>
              <w:t xml:space="preserve">შიდასაბანკო გადარიცხვების შემთხვევაში </w:t>
            </w:r>
            <w:r w:rsidRPr="683EFE65" w:rsidR="738D1619">
              <w:rPr>
                <w:lang w:val="ka-GE"/>
              </w:rPr>
              <w:t xml:space="preserve">ამ სტატუსის გამოყენება </w:t>
            </w:r>
            <w:r w:rsidRPr="683EFE65" w:rsidR="738D1619">
              <w:rPr>
                <w:b/>
                <w:bCs/>
                <w:lang w:val="ka-GE"/>
              </w:rPr>
              <w:t>არარეკომენდებულია</w:t>
            </w:r>
            <w:r w:rsidRPr="683EFE65" w:rsidR="738D1619">
              <w:rPr>
                <w:lang w:val="ka-GE"/>
              </w:rPr>
              <w:t xml:space="preserve">. </w:t>
            </w:r>
            <w:r w:rsidRPr="683EFE65" w:rsidR="1C435260">
              <w:rPr>
                <w:b/>
                <w:bCs/>
                <w:lang w:val="ka-GE"/>
              </w:rPr>
              <w:t>უმჯობესია</w:t>
            </w:r>
            <w:r w:rsidRPr="683EFE65" w:rsidR="1C435260">
              <w:rPr>
                <w:lang w:val="ka-GE"/>
              </w:rPr>
              <w:t xml:space="preserve"> დავალება პირდაპირ </w:t>
            </w:r>
            <w:r w:rsidR="1C435260">
              <w:t>ACCC</w:t>
            </w:r>
            <w:r w:rsidRPr="683EFE65" w:rsidR="1C435260">
              <w:rPr>
                <w:lang w:val="ka-GE"/>
              </w:rPr>
              <w:t xml:space="preserve"> სტატუსზე გადავიდეს.</w:t>
            </w:r>
          </w:p>
          <w:p w:rsidRPr="00CC0C18" w:rsidR="00792754" w:rsidP="00CC0C18" w:rsidRDefault="318A2E8C" w14:paraId="0F5DCD8E" w14:textId="389285F2">
            <w:pPr>
              <w:pStyle w:val="ListParagraph"/>
              <w:numPr>
                <w:ilvl w:val="0"/>
                <w:numId w:val="51"/>
              </w:numPr>
              <w:jc w:val="both"/>
            </w:pPr>
            <w:r w:rsidRPr="14674B7E">
              <w:rPr>
                <w:lang w:val="ka-GE"/>
              </w:rPr>
              <w:t xml:space="preserve">ბანკთაშორისი გადარიცხვების შემთხვევაში </w:t>
            </w:r>
            <w:r w:rsidR="463005FD">
              <w:t xml:space="preserve">ეს სტატუსი აღნიშნავს მდგომარეობას, </w:t>
            </w:r>
            <w:r w:rsidR="463005FD">
              <w:t xml:space="preserve">როდესაც </w:t>
            </w:r>
            <w:r w:rsidRPr="14674B7E">
              <w:rPr>
                <w:lang w:val="ka-GE"/>
              </w:rPr>
              <w:t xml:space="preserve">დავალებამ სხვა ბანკში გადასარიცხად ყველა </w:t>
            </w:r>
            <w:r w:rsidR="463005FD">
              <w:t xml:space="preserve">სათანადო პროცედურა გაიარა, თუმცა ბანკთაშორისი გადარიცხვები პაკეტურ რეჟიმში მუშავდება (მაგ. რაიმე პერიოდული პროცესით) და ჯერჯერობით საგადახდო დავალებისათვის </w:t>
            </w:r>
            <w:commentRangeStart w:id="352"/>
            <w:commentRangeStart w:id="353"/>
            <w:r w:rsidR="463005FD">
              <w:t xml:space="preserve">ACSC </w:t>
            </w:r>
            <w:commentRangeEnd w:id="352"/>
            <w:r w:rsidR="1C435260">
              <w:rPr>
                <w:rStyle w:val="CommentReference"/>
              </w:rPr>
              <w:commentReference w:id="352"/>
            </w:r>
            <w:commentRangeEnd w:id="353"/>
            <w:r w:rsidR="003A65E2">
              <w:rPr>
                <w:rStyle w:val="CommentReference"/>
              </w:rPr>
              <w:commentReference w:id="353"/>
            </w:r>
            <w:r w:rsidR="463005FD">
              <w:t>ან უფრო მაღალი სტატუსის მინიჭება შეუძლებელია.</w:t>
            </w:r>
          </w:p>
        </w:tc>
      </w:tr>
      <w:tr w:rsidR="00792754" w:rsidTr="41F7DE4D" w14:paraId="4236D106" w14:textId="77777777">
        <w:tc>
          <w:tcPr>
            <w:tcW w:w="1082" w:type="dxa"/>
          </w:tcPr>
          <w:p w:rsidR="00792754" w:rsidP="00C80B66" w:rsidRDefault="005A160B" w14:paraId="45A29BBE" w14:textId="4783B04C">
            <w:pPr>
              <w:jc w:val="both"/>
              <w:rPr>
                <w:lang w:val="ka-GE"/>
              </w:rPr>
            </w:pPr>
            <w:r w:rsidRPr="005A160B">
              <w:rPr>
                <w:lang w:val="ka-GE"/>
              </w:rPr>
              <w:t>ACSP</w:t>
            </w:r>
          </w:p>
        </w:tc>
        <w:tc>
          <w:tcPr>
            <w:tcW w:w="3029" w:type="dxa"/>
          </w:tcPr>
          <w:p w:rsidRPr="00CC0C18" w:rsidR="00792754" w:rsidP="00C80B66" w:rsidRDefault="00D46E02" w14:paraId="0A3DA9A9" w14:textId="06F7EB1A">
            <w:pPr>
              <w:jc w:val="both"/>
              <w:rPr>
                <w:lang w:val="ka-GE"/>
              </w:rPr>
            </w:pPr>
            <w:r w:rsidRPr="00D46E02">
              <w:rPr>
                <w:lang w:val="ka-GE"/>
              </w:rPr>
              <w:t>AcceptedSettlementInProcess</w:t>
            </w:r>
            <w:r>
              <w:rPr>
                <w:lang w:val="ka-GE"/>
              </w:rPr>
              <w:br/>
            </w:r>
            <w:r>
              <w:rPr>
                <w:lang w:val="ka-GE"/>
              </w:rPr>
              <w:br/>
            </w:r>
            <w:r>
              <w:rPr>
                <w:lang w:val="ka-GE"/>
              </w:rPr>
              <w:t xml:space="preserve">დავალებამ გაიარა როგორც ტექნიკური სისწორის ისე მომხმარებლის პროფილთან მიმართებაში სისწორის შემოწმება (სტატუსი </w:t>
            </w:r>
            <w:r>
              <w:t>ACCP)</w:t>
            </w:r>
            <w:r>
              <w:rPr>
                <w:lang w:val="ka-GE"/>
              </w:rPr>
              <w:t xml:space="preserve"> და შესრულების პროცესშია</w:t>
            </w:r>
          </w:p>
        </w:tc>
        <w:tc>
          <w:tcPr>
            <w:tcW w:w="5239" w:type="dxa"/>
          </w:tcPr>
          <w:p w:rsidRPr="00CC0C18" w:rsidR="00792754" w:rsidP="00C80B66" w:rsidRDefault="0A883515" w14:paraId="7AA25F81" w14:textId="4ABC890B">
            <w:pPr>
              <w:jc w:val="both"/>
              <w:rPr>
                <w:lang w:val="ka-GE"/>
              </w:rPr>
            </w:pPr>
            <w:r w:rsidRPr="41F7DE4D">
              <w:rPr>
                <w:lang w:val="ka-GE"/>
              </w:rPr>
              <w:t xml:space="preserve">ეს სტატუსი აღნიშნავს </w:t>
            </w:r>
            <w:r w:rsidRPr="41F7DE4D" w:rsidR="36E6F193">
              <w:rPr>
                <w:lang w:val="ka-GE"/>
              </w:rPr>
              <w:t xml:space="preserve">იმ მდგომარეობას, როდესაც </w:t>
            </w:r>
            <w:r w:rsidRPr="41F7DE4D" w:rsidR="0710625D">
              <w:rPr>
                <w:lang w:val="ka-GE"/>
              </w:rPr>
              <w:t xml:space="preserve">ამსმპ-მა </w:t>
            </w:r>
            <w:r w:rsidRPr="41F7DE4D" w:rsidR="36E6F193">
              <w:rPr>
                <w:lang w:val="ka-GE"/>
              </w:rPr>
              <w:t xml:space="preserve">სხვა ბანკში გადარიცხვისათვის ყველა სათანადო პროცედურა გაიარა, თუმცა </w:t>
            </w:r>
            <w:r w:rsidRPr="41F7DE4D" w:rsidR="16C7CA38">
              <w:rPr>
                <w:lang w:val="ka-GE"/>
              </w:rPr>
              <w:t>ბანკთაშორისი გადარიცხვები პაკეტურ რეჟიმში მუშავდება</w:t>
            </w:r>
            <w:r w:rsidRPr="41F7DE4D" w:rsidR="34F1BE8E">
              <w:rPr>
                <w:lang w:val="ka-GE"/>
              </w:rPr>
              <w:t xml:space="preserve"> (მაგ. რაიმე პერიოდული პროცესით)</w:t>
            </w:r>
            <w:r w:rsidRPr="41F7DE4D" w:rsidR="16C7CA38">
              <w:rPr>
                <w:lang w:val="ka-GE"/>
              </w:rPr>
              <w:t xml:space="preserve"> </w:t>
            </w:r>
            <w:r w:rsidRPr="41F7DE4D" w:rsidR="34F1BE8E">
              <w:rPr>
                <w:lang w:val="ka-GE"/>
              </w:rPr>
              <w:t xml:space="preserve">და ჯერჯერობით საგადახდო დავალებისათვის </w:t>
            </w:r>
            <w:r w:rsidR="34F1BE8E">
              <w:t>ACSC</w:t>
            </w:r>
            <w:r w:rsidRPr="41F7DE4D" w:rsidR="34F1BE8E">
              <w:rPr>
                <w:lang w:val="ka-GE"/>
              </w:rPr>
              <w:t xml:space="preserve"> ან უფრო მაღალი სტატუსის მინიჭება შეუძლებელია.</w:t>
            </w:r>
            <w:r w:rsidR="00ED0A8E">
              <w:br/>
            </w:r>
            <w:r w:rsidR="00ED0A8E">
              <w:br/>
            </w:r>
            <w:r w:rsidRPr="41F7DE4D" w:rsidR="58E57F07">
              <w:rPr>
                <w:b/>
                <w:bCs/>
                <w:lang w:val="ka-GE"/>
              </w:rPr>
              <w:t>შესაძლოა</w:t>
            </w:r>
            <w:r w:rsidRPr="41F7DE4D" w:rsidR="58E57F07">
              <w:rPr>
                <w:lang w:val="ka-GE"/>
              </w:rPr>
              <w:t xml:space="preserve"> ამსმპ-მა აღნიშნული სტატუსი არ გამო</w:t>
            </w:r>
            <w:ins w:author="Giorgi Sheklashvili" w:date="2024-03-11T10:47:00Z" w:id="354">
              <w:r w:rsidRPr="41F7DE4D" w:rsidR="23E1CF80">
                <w:rPr>
                  <w:lang w:val="ka-GE"/>
                </w:rPr>
                <w:t>ი</w:t>
              </w:r>
            </w:ins>
            <w:r w:rsidRPr="41F7DE4D" w:rsidR="58E57F07">
              <w:rPr>
                <w:lang w:val="ka-GE"/>
              </w:rPr>
              <w:t>ყენოს და დავალებას პირდაპირ სხვა, შემდგომი სტატუსი მიანიჭოს.</w:t>
            </w:r>
            <w:r w:rsidR="00ED0A8E">
              <w:br/>
            </w:r>
            <w:r w:rsidR="00ED0A8E">
              <w:br/>
            </w:r>
            <w:r w:rsidRPr="41F7DE4D" w:rsidR="5132DC89">
              <w:rPr>
                <w:b/>
                <w:bCs/>
                <w:lang w:val="ka-GE"/>
              </w:rPr>
              <w:t>არარეკომენდებულია</w:t>
            </w:r>
            <w:r w:rsidRPr="41F7DE4D" w:rsidR="4CD5AA8E">
              <w:rPr>
                <w:lang w:val="ka-GE"/>
              </w:rPr>
              <w:t>, ამსმპ-მა გამოიყენოს აღნიშნული სტატუსი შიდასაბანკო გადარიცხვებისათვის.</w:t>
            </w:r>
          </w:p>
        </w:tc>
      </w:tr>
      <w:tr w:rsidR="00792754" w:rsidTr="41F7DE4D" w14:paraId="76E6C717" w14:textId="77777777">
        <w:tc>
          <w:tcPr>
            <w:tcW w:w="1082" w:type="dxa"/>
          </w:tcPr>
          <w:p w:rsidRPr="00CC0C18" w:rsidR="00792754" w:rsidP="00C80B66" w:rsidRDefault="00F45D70" w14:paraId="4BFDA214" w14:textId="27B6D5C5">
            <w:pPr>
              <w:jc w:val="both"/>
            </w:pPr>
            <w:r>
              <w:t>ACTC</w:t>
            </w:r>
          </w:p>
        </w:tc>
        <w:tc>
          <w:tcPr>
            <w:tcW w:w="3029" w:type="dxa"/>
          </w:tcPr>
          <w:p w:rsidR="00703537" w:rsidP="00C80B66" w:rsidRDefault="00F45D70" w14:paraId="18C61AD5" w14:textId="77777777">
            <w:pPr>
              <w:jc w:val="both"/>
              <w:rPr>
                <w:lang w:val="ka-GE"/>
              </w:rPr>
            </w:pPr>
            <w:r w:rsidRPr="00F45D70">
              <w:rPr>
                <w:lang w:val="ka-GE"/>
              </w:rPr>
              <w:t>AcceptedTechnicalValidation</w:t>
            </w:r>
          </w:p>
          <w:p w:rsidRPr="00CC0C18" w:rsidR="00792754" w:rsidP="00C80B66" w:rsidRDefault="00F45D70" w14:paraId="5C3FBD5E" w14:textId="3D419A38">
            <w:pPr>
              <w:jc w:val="both"/>
              <w:rPr>
                <w:lang w:val="ka-GE"/>
              </w:rPr>
            </w:pPr>
            <w:r>
              <w:rPr>
                <w:lang w:val="ka-GE"/>
              </w:rPr>
              <w:br/>
            </w:r>
            <w:r>
              <w:rPr>
                <w:lang w:val="ka-GE"/>
              </w:rPr>
              <w:t>სინტაქსური და სემანტიკური თვალსაზრისით საგადახდო დავალება სწორია</w:t>
            </w:r>
          </w:p>
        </w:tc>
        <w:tc>
          <w:tcPr>
            <w:tcW w:w="5239" w:type="dxa"/>
          </w:tcPr>
          <w:p w:rsidRPr="00CC0C18" w:rsidR="00792754" w:rsidP="00C80B66" w:rsidRDefault="005B23AB" w14:paraId="1450B2C4" w14:textId="778F99F6">
            <w:pPr>
              <w:jc w:val="both"/>
              <w:rPr>
                <w:lang w:val="ka-GE"/>
              </w:rPr>
            </w:pPr>
            <w:r w:rsidRPr="005B23AB">
              <w:rPr>
                <w:lang w:val="ka-GE"/>
              </w:rPr>
              <w:t>აღნიშნული სტატუსის დაბრუნება აუცილებელია იმ შემთხვევაში, როდესაც ამსმპ-მა მიიღო საგადახდო დავალება, დაადგინა ტექნიკურად ყველაფერი სწორია</w:t>
            </w:r>
            <w:r>
              <w:rPr>
                <w:lang w:val="ka-GE"/>
              </w:rPr>
              <w:t xml:space="preserve"> და ელოდება შემდგომ ნაბიჯებს (მაგ. </w:t>
            </w:r>
            <w:r>
              <w:t>AML</w:t>
            </w:r>
            <w:r>
              <w:rPr>
                <w:lang w:val="ka-GE"/>
              </w:rPr>
              <w:t xml:space="preserve"> შემოწმებას</w:t>
            </w:r>
            <w:r w:rsidR="004140D2">
              <w:rPr>
                <w:lang w:val="ka-GE"/>
              </w:rPr>
              <w:t>)</w:t>
            </w:r>
            <w:r w:rsidR="00563F92">
              <w:rPr>
                <w:lang w:val="ka-GE"/>
              </w:rPr>
              <w:t>, მათ შორის არ მოუხდენია არც თანხის ბლოკირება დებიტორის ანგარიშზე.</w:t>
            </w:r>
          </w:p>
        </w:tc>
      </w:tr>
      <w:tr w:rsidR="00792754" w:rsidTr="41F7DE4D" w14:paraId="4CF9B4EF" w14:textId="77777777">
        <w:tc>
          <w:tcPr>
            <w:tcW w:w="1082" w:type="dxa"/>
          </w:tcPr>
          <w:p w:rsidR="00792754" w:rsidP="00C80B66" w:rsidRDefault="00111E94" w14:paraId="0E70BEE9" w14:textId="1C9FB279">
            <w:pPr>
              <w:jc w:val="both"/>
              <w:rPr>
                <w:lang w:val="ka-GE"/>
              </w:rPr>
            </w:pPr>
            <w:r w:rsidRPr="00111E94">
              <w:rPr>
                <w:lang w:val="ka-GE"/>
              </w:rPr>
              <w:t>ACWC</w:t>
            </w:r>
          </w:p>
        </w:tc>
        <w:tc>
          <w:tcPr>
            <w:tcW w:w="3029" w:type="dxa"/>
          </w:tcPr>
          <w:p w:rsidR="00792754" w:rsidP="00C80B66" w:rsidRDefault="00703537" w14:paraId="4219F840" w14:textId="77777777">
            <w:pPr>
              <w:jc w:val="both"/>
              <w:rPr>
                <w:lang w:val="ka-GE"/>
              </w:rPr>
            </w:pPr>
            <w:r w:rsidRPr="00703537">
              <w:rPr>
                <w:lang w:val="ka-GE"/>
              </w:rPr>
              <w:t>AcceptedWithChange</w:t>
            </w:r>
          </w:p>
          <w:p w:rsidR="00703537" w:rsidP="00C80B66" w:rsidRDefault="00703537" w14:paraId="476417D4" w14:textId="77777777">
            <w:pPr>
              <w:jc w:val="both"/>
              <w:rPr>
                <w:lang w:val="ka-GE"/>
              </w:rPr>
            </w:pPr>
          </w:p>
          <w:p w:rsidR="00703537" w:rsidP="00C80B66" w:rsidRDefault="00703537" w14:paraId="1658A65F" w14:textId="3E40BA5D">
            <w:pPr>
              <w:jc w:val="both"/>
              <w:rPr>
                <w:lang w:val="ka-GE"/>
              </w:rPr>
            </w:pPr>
            <w:r>
              <w:rPr>
                <w:lang w:val="ka-GE"/>
              </w:rPr>
              <w:t xml:space="preserve">საგადახდო დავალება მიღებულია, თუმცა მასში შეტანილი იქნება ცვლილება (მაგ. </w:t>
            </w:r>
            <w:r w:rsidR="001366F5">
              <w:rPr>
                <w:lang w:val="ka-GE"/>
              </w:rPr>
              <w:t>ვალუტირების თარიღის)</w:t>
            </w:r>
          </w:p>
        </w:tc>
        <w:tc>
          <w:tcPr>
            <w:tcW w:w="5239" w:type="dxa"/>
          </w:tcPr>
          <w:p w:rsidRPr="00CC0C18" w:rsidR="00E33A89" w:rsidP="00C80B66" w:rsidRDefault="000D50BB" w14:paraId="790171D4" w14:textId="6ED1B6DE">
            <w:pPr>
              <w:jc w:val="both"/>
              <w:rPr>
                <w:lang w:val="ka-GE"/>
              </w:rPr>
            </w:pPr>
            <w:r>
              <w:rPr>
                <w:lang w:val="ka-GE"/>
              </w:rPr>
              <w:t xml:space="preserve">აღნიშნული სტატუსის დაბრუნება </w:t>
            </w:r>
            <w:r w:rsidRPr="00CC0C18">
              <w:rPr>
                <w:b/>
                <w:bCs/>
                <w:lang w:val="ka-GE"/>
              </w:rPr>
              <w:t>აუცილებელია</w:t>
            </w:r>
            <w:r>
              <w:rPr>
                <w:lang w:val="ka-GE"/>
              </w:rPr>
              <w:t xml:space="preserve"> იმ შემთხვევაში, როდესაც ამსმპ-მა მიიღო საგადახდო დავალება, </w:t>
            </w:r>
            <w:r w:rsidR="003311BC">
              <w:rPr>
                <w:lang w:val="ka-GE"/>
              </w:rPr>
              <w:t xml:space="preserve">დაადგინა ტექნიკურად </w:t>
            </w:r>
            <w:r w:rsidR="006269E5">
              <w:rPr>
                <w:lang w:val="ka-GE"/>
              </w:rPr>
              <w:t xml:space="preserve">ყველაფერი სწორია, </w:t>
            </w:r>
            <w:r>
              <w:rPr>
                <w:lang w:val="ka-GE"/>
              </w:rPr>
              <w:t xml:space="preserve">თუმცა მას </w:t>
            </w:r>
            <w:r w:rsidR="00DD1607">
              <w:rPr>
                <w:lang w:val="ka-GE"/>
              </w:rPr>
              <w:t xml:space="preserve">შეასრულებს </w:t>
            </w:r>
            <w:r>
              <w:rPr>
                <w:lang w:val="ka-GE"/>
              </w:rPr>
              <w:t xml:space="preserve">ვერ გაგზავნის მიმდინარე </w:t>
            </w:r>
            <w:r w:rsidR="007B413B">
              <w:rPr>
                <w:lang w:val="ka-GE"/>
              </w:rPr>
              <w:t xml:space="preserve">დღის შესაბამისი ვალუტირების თარიღით (მაგ. იმიტომ რომ </w:t>
            </w:r>
            <w:r w:rsidR="007B413B">
              <w:t>RTGS</w:t>
            </w:r>
            <w:r w:rsidR="007B413B">
              <w:rPr>
                <w:lang w:val="ka-GE"/>
              </w:rPr>
              <w:t xml:space="preserve"> სისტემა უკვე დაიხურა)</w:t>
            </w:r>
            <w:r w:rsidR="00DD1607">
              <w:rPr>
                <w:lang w:val="ka-GE"/>
              </w:rPr>
              <w:t xml:space="preserve">, ამიტომაც </w:t>
            </w:r>
            <w:r w:rsidR="00E33A89">
              <w:rPr>
                <w:lang w:val="ka-GE"/>
              </w:rPr>
              <w:t>შემდგომი დამუშავება არ მომხდარა</w:t>
            </w:r>
            <w:r w:rsidR="00DD1607">
              <w:rPr>
                <w:lang w:val="ka-GE"/>
              </w:rPr>
              <w:t xml:space="preserve"> (მაგ. </w:t>
            </w:r>
            <w:r w:rsidR="00621BDB">
              <w:rPr>
                <w:lang w:val="ka-GE"/>
              </w:rPr>
              <w:t xml:space="preserve">, თანხა არ დაბლოკილა და არც </w:t>
            </w:r>
            <w:r w:rsidR="00621BDB">
              <w:t>AML</w:t>
            </w:r>
            <w:r w:rsidR="00621BDB">
              <w:rPr>
                <w:lang w:val="ka-GE"/>
              </w:rPr>
              <w:t xml:space="preserve"> შემოწმება გაუვლია</w:t>
            </w:r>
            <w:r w:rsidR="00DD1607">
              <w:rPr>
                <w:lang w:val="ka-GE"/>
              </w:rPr>
              <w:t xml:space="preserve">), მხოლოდ ვალუტირების თარიღი </w:t>
            </w:r>
            <w:r w:rsidR="003A5913">
              <w:rPr>
                <w:lang w:val="ka-GE"/>
              </w:rPr>
              <w:t>შეეცვალა.</w:t>
            </w:r>
          </w:p>
          <w:p w:rsidR="00F56F85" w:rsidP="00C80B66" w:rsidRDefault="00E33A89" w14:paraId="082707C8" w14:textId="0AFE4F0F">
            <w:pPr>
              <w:jc w:val="both"/>
              <w:rPr>
                <w:lang w:val="ka-GE"/>
              </w:rPr>
            </w:pPr>
            <w:r>
              <w:rPr>
                <w:lang w:val="ka-GE"/>
              </w:rPr>
              <w:br/>
            </w:r>
            <w:r>
              <w:rPr>
                <w:lang w:val="ka-GE"/>
              </w:rPr>
              <w:t>თუ დავალება</w:t>
            </w:r>
            <w:r w:rsidR="00C32ABB">
              <w:rPr>
                <w:lang w:val="ka-GE"/>
              </w:rPr>
              <w:t xml:space="preserve"> უკვე დამუშავდა და მიიღო მომდევნო სტატუსი (მაგ. უკვე გაიარა </w:t>
            </w:r>
            <w:r w:rsidR="00C32ABB">
              <w:t>AML</w:t>
            </w:r>
            <w:r w:rsidR="00C32ABB">
              <w:rPr>
                <w:lang w:val="ka-GE"/>
              </w:rPr>
              <w:t xml:space="preserve"> შემოწმება და თანხაც დაიბლოკა დებიტორის ანგარიშზე</w:t>
            </w:r>
            <w:r w:rsidR="003A5913">
              <w:rPr>
                <w:lang w:val="ka-GE"/>
              </w:rPr>
              <w:t>, თუმცა გადარიცხვისათვის მაინც მეორე დღეს ელოდება</w:t>
            </w:r>
            <w:r w:rsidR="00C32ABB">
              <w:rPr>
                <w:lang w:val="ka-GE"/>
              </w:rPr>
              <w:t xml:space="preserve">), მაშინ </w:t>
            </w:r>
            <w:r w:rsidR="00C32ABB">
              <w:t>ACWC</w:t>
            </w:r>
            <w:r w:rsidR="00C32ABB">
              <w:rPr>
                <w:lang w:val="ka-GE"/>
              </w:rPr>
              <w:t xml:space="preserve"> სტატუსი </w:t>
            </w:r>
            <w:r w:rsidRPr="00CC0C18" w:rsidR="00C32ABB">
              <w:rPr>
                <w:b/>
                <w:bCs/>
                <w:lang w:val="ka-GE"/>
              </w:rPr>
              <w:t>არავითარ შემთხვევაში</w:t>
            </w:r>
            <w:r w:rsidR="00C32ABB">
              <w:rPr>
                <w:lang w:val="ka-GE"/>
              </w:rPr>
              <w:t xml:space="preserve"> არ უნდა დაბრუნდეს და </w:t>
            </w:r>
            <w:r w:rsidR="00F56F85">
              <w:rPr>
                <w:lang w:val="ka-GE"/>
              </w:rPr>
              <w:t>დავალებამ უნდა მიიღოს სხვა</w:t>
            </w:r>
            <w:r w:rsidR="005B23AB">
              <w:rPr>
                <w:lang w:val="ka-GE"/>
              </w:rPr>
              <w:t>,</w:t>
            </w:r>
            <w:r w:rsidR="00F56F85">
              <w:rPr>
                <w:lang w:val="ka-GE"/>
              </w:rPr>
              <w:t xml:space="preserve"> შემდგომი სტატუსი.</w:t>
            </w:r>
          </w:p>
          <w:p w:rsidRPr="00CC0C18" w:rsidR="00792754" w:rsidP="00C80B66" w:rsidRDefault="00E33A89" w14:paraId="61F3470D" w14:textId="18E44490">
            <w:pPr>
              <w:jc w:val="both"/>
              <w:rPr>
                <w:lang w:val="ka-GE"/>
              </w:rPr>
            </w:pPr>
            <w:r>
              <w:rPr>
                <w:lang w:val="ka-GE"/>
              </w:rPr>
              <w:br/>
            </w:r>
          </w:p>
        </w:tc>
      </w:tr>
      <w:tr w:rsidR="001366F5" w:rsidTr="41F7DE4D" w14:paraId="0785A746" w14:textId="77777777">
        <w:tc>
          <w:tcPr>
            <w:tcW w:w="1082" w:type="dxa"/>
          </w:tcPr>
          <w:p w:rsidRPr="00111E94" w:rsidR="001366F5" w:rsidP="00C80B66" w:rsidRDefault="001366F5" w14:paraId="1C5232E1" w14:textId="4C453F97">
            <w:pPr>
              <w:jc w:val="both"/>
              <w:rPr>
                <w:lang w:val="ka-GE"/>
              </w:rPr>
            </w:pPr>
            <w:r w:rsidRPr="001366F5">
              <w:rPr>
                <w:lang w:val="ka-GE"/>
              </w:rPr>
              <w:t>ACWP</w:t>
            </w:r>
          </w:p>
        </w:tc>
        <w:tc>
          <w:tcPr>
            <w:tcW w:w="3029" w:type="dxa"/>
          </w:tcPr>
          <w:p w:rsidRPr="00703537" w:rsidR="001366F5" w:rsidP="00C80B66" w:rsidRDefault="001366F5" w14:paraId="1876A793" w14:textId="0E801FAE">
            <w:pPr>
              <w:jc w:val="both"/>
              <w:rPr>
                <w:lang w:val="ka-GE"/>
              </w:rPr>
            </w:pPr>
            <w:r w:rsidRPr="001366F5">
              <w:rPr>
                <w:lang w:val="ka-GE"/>
              </w:rPr>
              <w:t>AcceptedWithoutPosting</w:t>
            </w:r>
            <w:r>
              <w:rPr>
                <w:lang w:val="ka-GE"/>
              </w:rPr>
              <w:br/>
            </w:r>
            <w:r>
              <w:rPr>
                <w:lang w:val="ka-GE"/>
              </w:rPr>
              <w:br/>
            </w:r>
            <w:r>
              <w:rPr>
                <w:lang w:val="ka-GE"/>
              </w:rPr>
              <w:t>მიღებულია</w:t>
            </w:r>
            <w:r w:rsidR="00D264D3">
              <w:rPr>
                <w:lang w:val="ka-GE"/>
              </w:rPr>
              <w:t>, კრედიტორის ანგარიშზე ასახვის გარეშე</w:t>
            </w:r>
          </w:p>
        </w:tc>
        <w:tc>
          <w:tcPr>
            <w:tcW w:w="5239" w:type="dxa"/>
          </w:tcPr>
          <w:p w:rsidR="00AE5BD0" w:rsidP="00C80B66" w:rsidRDefault="00D062C4" w14:paraId="32F4C74A" w14:textId="18989553">
            <w:pPr>
              <w:jc w:val="both"/>
              <w:rPr>
                <w:lang w:val="ka-GE"/>
              </w:rPr>
            </w:pPr>
            <w:r>
              <w:rPr>
                <w:lang w:val="ka-GE"/>
              </w:rPr>
              <w:t xml:space="preserve">ეს სტატუსი არის შუალედური სტატუსი </w:t>
            </w:r>
            <w:r>
              <w:t>ACSC</w:t>
            </w:r>
            <w:r>
              <w:rPr>
                <w:lang w:val="ka-GE"/>
              </w:rPr>
              <w:t xml:space="preserve">-სა და </w:t>
            </w:r>
            <w:r>
              <w:t>ACCC</w:t>
            </w:r>
            <w:r>
              <w:rPr>
                <w:lang w:val="ka-GE"/>
              </w:rPr>
              <w:t xml:space="preserve">-ს შორის, კერძოდ როდესაც დებიტორის </w:t>
            </w:r>
            <w:r w:rsidR="00AE5BD0">
              <w:rPr>
                <w:lang w:val="ka-GE"/>
              </w:rPr>
              <w:t xml:space="preserve">მხარეს დამუშავება მთლიანად დასრულებულია, თუმცა </w:t>
            </w:r>
            <w:r w:rsidR="00B57972">
              <w:rPr>
                <w:lang w:val="ka-GE"/>
              </w:rPr>
              <w:t xml:space="preserve">ამსმპ-სათვის ცნობილია რომ </w:t>
            </w:r>
            <w:r w:rsidR="00AE5BD0">
              <w:rPr>
                <w:lang w:val="ka-GE"/>
              </w:rPr>
              <w:t>კრედიტორის ანგარიშზე თანხის გატარება რაიმე მიზეზით ფერხდება.</w:t>
            </w:r>
          </w:p>
          <w:p w:rsidR="001366F5" w:rsidP="00C80B66" w:rsidRDefault="00D062C4" w14:paraId="5A6C1454" w14:textId="719415F6">
            <w:pPr>
              <w:jc w:val="both"/>
              <w:rPr>
                <w:lang w:val="ka-GE"/>
              </w:rPr>
            </w:pPr>
            <w:r>
              <w:rPr>
                <w:lang w:val="ka-GE"/>
              </w:rPr>
              <w:br/>
            </w:r>
            <w:r w:rsidRPr="00CC0C18" w:rsidR="00EA4173">
              <w:rPr>
                <w:b/>
                <w:bCs/>
                <w:lang w:val="ka-GE"/>
              </w:rPr>
              <w:t>შესაძლოა</w:t>
            </w:r>
            <w:r w:rsidR="00EA4173">
              <w:rPr>
                <w:lang w:val="ka-GE"/>
              </w:rPr>
              <w:t xml:space="preserve"> აღნიშნული სტატუსი ამსმპ-მა გადახდას მიანიჭოს იმ შემთხვევაში, თუ მისთვის ცნობილი გახდა (მაგ. </w:t>
            </w:r>
            <w:r w:rsidR="00EA4173">
              <w:t>SWIFT</w:t>
            </w:r>
            <w:r w:rsidR="00EA4173">
              <w:rPr>
                <w:lang w:val="ka-GE"/>
              </w:rPr>
              <w:t xml:space="preserve"> სისტემის საშუალებით) რომ </w:t>
            </w:r>
            <w:r w:rsidR="002F2CC7">
              <w:rPr>
                <w:lang w:val="ka-GE"/>
              </w:rPr>
              <w:t xml:space="preserve">კრედიტორის აგენტმა მიიღო </w:t>
            </w:r>
            <w:r w:rsidR="003C2281">
              <w:rPr>
                <w:lang w:val="ka-GE"/>
              </w:rPr>
              <w:t xml:space="preserve">აღნიშნული ტრანზაქცია, თუმცა </w:t>
            </w:r>
            <w:r w:rsidR="00D7085D">
              <w:rPr>
                <w:lang w:val="ka-GE"/>
              </w:rPr>
              <w:t xml:space="preserve">არ აუსახავს იგი კრედიტორის ანგარიშზე, ვინაიდან </w:t>
            </w:r>
            <w:r w:rsidR="002E36BA">
              <w:rPr>
                <w:lang w:val="ka-GE"/>
              </w:rPr>
              <w:t>ტრანზაქცია მაღალი რისკის მატარებლად ჩაითვალა და საჭიროებს დამატებით გადამოწმებას.</w:t>
            </w:r>
          </w:p>
          <w:p w:rsidR="002E36BA" w:rsidP="00C80B66" w:rsidRDefault="002E36BA" w14:paraId="73608D25" w14:textId="77777777">
            <w:pPr>
              <w:jc w:val="both"/>
              <w:rPr>
                <w:lang w:val="ka-GE"/>
              </w:rPr>
            </w:pPr>
          </w:p>
          <w:p w:rsidRPr="00CC0C18" w:rsidR="002E36BA" w:rsidP="00C80B66" w:rsidRDefault="002E36BA" w14:paraId="1B0770F8" w14:textId="5E7D78FE">
            <w:pPr>
              <w:jc w:val="both"/>
              <w:rPr>
                <w:lang w:val="ka-GE"/>
              </w:rPr>
            </w:pPr>
            <w:r w:rsidRPr="00CC0C18">
              <w:rPr>
                <w:b/>
                <w:bCs/>
                <w:lang w:val="ka-GE"/>
              </w:rPr>
              <w:t>შესაძლოა</w:t>
            </w:r>
            <w:r>
              <w:rPr>
                <w:lang w:val="ka-GE"/>
              </w:rPr>
              <w:t xml:space="preserve"> </w:t>
            </w:r>
            <w:r w:rsidR="00DF3D03">
              <w:rPr>
                <w:lang w:val="ka-GE"/>
              </w:rPr>
              <w:t xml:space="preserve">ამსმპ-მა გადახდას აღნიშნული სტატუსი მიანიჭოს სხვა შემთხვევებშიც, </w:t>
            </w:r>
            <w:r w:rsidR="00B9755D">
              <w:rPr>
                <w:lang w:val="ka-GE"/>
              </w:rPr>
              <w:t>შიდა პროცედურების და ასევე მარეგულირებელი კანონმდებლობის მოთხოვნებისამებრ.</w:t>
            </w:r>
            <w:r w:rsidR="00E71651">
              <w:rPr>
                <w:lang w:val="ka-GE"/>
              </w:rPr>
              <w:br/>
            </w:r>
            <w:r w:rsidR="00E71651">
              <w:rPr>
                <w:lang w:val="ka-GE"/>
              </w:rPr>
              <w:br/>
            </w:r>
            <w:r w:rsidR="00E71651">
              <w:rPr>
                <w:lang w:val="ka-GE"/>
              </w:rPr>
              <w:t xml:space="preserve">თუ ამსმპ-ს არ </w:t>
            </w:r>
            <w:r w:rsidR="00094062">
              <w:rPr>
                <w:lang w:val="ka-GE"/>
              </w:rPr>
              <w:t xml:space="preserve">შეუძლია </w:t>
            </w:r>
            <w:r w:rsidR="00E71651">
              <w:rPr>
                <w:lang w:val="ka-GE"/>
              </w:rPr>
              <w:t xml:space="preserve">დანამდვილებით </w:t>
            </w:r>
            <w:r w:rsidR="00094062">
              <w:rPr>
                <w:lang w:val="ka-GE"/>
              </w:rPr>
              <w:t xml:space="preserve">თქვას რომ კრედიტორის ანგარიშზე თანხა არ ჩარიცხულა, მან </w:t>
            </w:r>
            <w:r w:rsidRPr="00CC0C18" w:rsidR="00094062">
              <w:rPr>
                <w:b/>
                <w:bCs/>
                <w:lang w:val="ka-GE"/>
              </w:rPr>
              <w:t>არავითარ შემთხვევაში</w:t>
            </w:r>
            <w:r w:rsidR="00094062">
              <w:rPr>
                <w:lang w:val="ka-GE"/>
              </w:rPr>
              <w:t xml:space="preserve"> არ უნდა მიანიჭოს დავალებას აღნიშნული სტატუსი.</w:t>
            </w:r>
          </w:p>
        </w:tc>
      </w:tr>
      <w:tr w:rsidR="00D264D3" w:rsidTr="41F7DE4D" w14:paraId="10C1F214" w14:textId="77777777">
        <w:tc>
          <w:tcPr>
            <w:tcW w:w="1082" w:type="dxa"/>
          </w:tcPr>
          <w:p w:rsidRPr="001366F5" w:rsidR="00D264D3" w:rsidP="00C80B66" w:rsidRDefault="00D264D3" w14:paraId="196D2010" w14:textId="62C212D3">
            <w:pPr>
              <w:jc w:val="both"/>
              <w:rPr>
                <w:lang w:val="ka-GE"/>
              </w:rPr>
            </w:pPr>
            <w:r w:rsidRPr="00D264D3">
              <w:rPr>
                <w:lang w:val="ka-GE"/>
              </w:rPr>
              <w:t>RCVD</w:t>
            </w:r>
          </w:p>
        </w:tc>
        <w:tc>
          <w:tcPr>
            <w:tcW w:w="3029" w:type="dxa"/>
          </w:tcPr>
          <w:p w:rsidRPr="001366F5" w:rsidR="00D264D3" w:rsidP="00C80B66" w:rsidRDefault="00D264D3" w14:paraId="0A73C6EE" w14:textId="3A4F54EA">
            <w:pPr>
              <w:jc w:val="both"/>
              <w:rPr>
                <w:lang w:val="ka-GE"/>
              </w:rPr>
            </w:pPr>
            <w:r w:rsidRPr="00D264D3">
              <w:rPr>
                <w:lang w:val="ka-GE"/>
              </w:rPr>
              <w:t>Received</w:t>
            </w:r>
            <w:r>
              <w:rPr>
                <w:lang w:val="ka-GE"/>
              </w:rPr>
              <w:br/>
            </w:r>
            <w:r>
              <w:rPr>
                <w:lang w:val="ka-GE"/>
              </w:rPr>
              <w:br/>
            </w:r>
            <w:r>
              <w:rPr>
                <w:lang w:val="ka-GE"/>
              </w:rPr>
              <w:t>მიღებულია</w:t>
            </w:r>
            <w:r w:rsidR="00980066">
              <w:rPr>
                <w:lang w:val="ka-GE"/>
              </w:rPr>
              <w:t>, ჯერჯერობით რაიმე დამუშავების გარეშე</w:t>
            </w:r>
          </w:p>
        </w:tc>
        <w:tc>
          <w:tcPr>
            <w:tcW w:w="5239" w:type="dxa"/>
          </w:tcPr>
          <w:p w:rsidRPr="00242BD6" w:rsidR="00D264D3" w:rsidP="00C80B66" w:rsidRDefault="00135B70" w14:paraId="16A34605" w14:textId="19C6F2AA">
            <w:pPr>
              <w:jc w:val="both"/>
              <w:rPr>
                <w:lang w:val="ka-GE"/>
              </w:rPr>
            </w:pPr>
            <w:r>
              <w:rPr>
                <w:lang w:val="ka-GE"/>
              </w:rPr>
              <w:t xml:space="preserve">აღნიშნული სტატუსი </w:t>
            </w:r>
            <w:r w:rsidRPr="00CC0C18">
              <w:rPr>
                <w:b/>
                <w:bCs/>
                <w:lang w:val="ka-GE"/>
              </w:rPr>
              <w:t>არავითარ შემთხვევაში</w:t>
            </w:r>
            <w:r>
              <w:rPr>
                <w:lang w:val="ka-GE"/>
              </w:rPr>
              <w:t xml:space="preserve"> არ უნდა დაბრუნდეს. ამსმპ-მა საგადახდო დავალების მიღებისთანავე უნდა </w:t>
            </w:r>
            <w:r w:rsidR="00B90C0E">
              <w:rPr>
                <w:lang w:val="ka-GE"/>
              </w:rPr>
              <w:t>შეამოწმოს, სულ მცირე, საგადახდო დავალების სინტაქსური და სემანტიკური სისწორე და მიიღოს (</w:t>
            </w:r>
            <w:r w:rsidR="00397499">
              <w:rPr>
                <w:lang w:val="ka-GE"/>
              </w:rPr>
              <w:t xml:space="preserve">მაგ. </w:t>
            </w:r>
            <w:r w:rsidR="00B90C0E">
              <w:rPr>
                <w:lang w:val="ka-GE"/>
              </w:rPr>
              <w:t xml:space="preserve">სტატუსი </w:t>
            </w:r>
            <w:r w:rsidR="00B90C0E">
              <w:t>ACTC)</w:t>
            </w:r>
            <w:r w:rsidR="00E11FDD">
              <w:rPr>
                <w:lang w:val="ka-GE"/>
              </w:rPr>
              <w:t xml:space="preserve">, </w:t>
            </w:r>
            <w:r w:rsidR="00F01E53">
              <w:rPr>
                <w:lang w:val="ka-GE"/>
              </w:rPr>
              <w:t xml:space="preserve">ან </w:t>
            </w:r>
            <w:r w:rsidR="00E11FDD">
              <w:rPr>
                <w:lang w:val="ka-GE"/>
              </w:rPr>
              <w:t xml:space="preserve">უარჰყოს (სტატუსი </w:t>
            </w:r>
            <w:r w:rsidR="00E11FDD">
              <w:t>RJCT)</w:t>
            </w:r>
            <w:r w:rsidR="00F01E53">
              <w:rPr>
                <w:lang w:val="ka-GE"/>
              </w:rPr>
              <w:t xml:space="preserve"> იგი.</w:t>
            </w:r>
            <w:r w:rsidR="00397499">
              <w:rPr>
                <w:lang w:val="ka-GE"/>
              </w:rPr>
              <w:t xml:space="preserve"> </w:t>
            </w:r>
            <w:r w:rsidRPr="00CC0C18" w:rsidR="00397499">
              <w:rPr>
                <w:b/>
                <w:bCs/>
                <w:lang w:val="ka-GE"/>
              </w:rPr>
              <w:t>შესაძლოა</w:t>
            </w:r>
            <w:r w:rsidR="00397499">
              <w:rPr>
                <w:lang w:val="ka-GE"/>
              </w:rPr>
              <w:t>, ამსმპ-მა ავტომატურ რეჟიმში გადაიყვანოს დავალება უფრო მაღალ სტატუსზე.</w:t>
            </w:r>
          </w:p>
        </w:tc>
      </w:tr>
      <w:tr w:rsidR="00980066" w:rsidTr="41F7DE4D" w14:paraId="5907B220" w14:textId="77777777">
        <w:tc>
          <w:tcPr>
            <w:tcW w:w="1082" w:type="dxa"/>
          </w:tcPr>
          <w:p w:rsidRPr="00D264D3" w:rsidR="00980066" w:rsidP="00C80B66" w:rsidRDefault="00980066" w14:paraId="491537F4" w14:textId="52BE4E9A">
            <w:pPr>
              <w:jc w:val="both"/>
              <w:rPr>
                <w:lang w:val="ka-GE"/>
              </w:rPr>
            </w:pPr>
            <w:r w:rsidRPr="00980066">
              <w:rPr>
                <w:lang w:val="ka-GE"/>
              </w:rPr>
              <w:t>PDNG</w:t>
            </w:r>
          </w:p>
        </w:tc>
        <w:tc>
          <w:tcPr>
            <w:tcW w:w="3029" w:type="dxa"/>
          </w:tcPr>
          <w:p w:rsidRPr="00D264D3" w:rsidR="00980066" w:rsidP="00C80B66" w:rsidRDefault="00980066" w14:paraId="4E107417" w14:textId="7A307EC9">
            <w:pPr>
              <w:jc w:val="both"/>
              <w:rPr>
                <w:lang w:val="ka-GE"/>
              </w:rPr>
            </w:pPr>
            <w:r w:rsidRPr="00980066">
              <w:rPr>
                <w:lang w:val="ka-GE"/>
              </w:rPr>
              <w:t>Pending</w:t>
            </w:r>
            <w:r>
              <w:rPr>
                <w:lang w:val="ka-GE"/>
              </w:rPr>
              <w:br/>
            </w:r>
            <w:r>
              <w:rPr>
                <w:lang w:val="ka-GE"/>
              </w:rPr>
              <w:br/>
            </w:r>
            <w:r w:rsidR="005246F6">
              <w:rPr>
                <w:lang w:val="ka-GE"/>
              </w:rPr>
              <w:t xml:space="preserve">შუალედური სტატუსი: დავალება </w:t>
            </w:r>
            <w:r>
              <w:rPr>
                <w:lang w:val="ka-GE"/>
              </w:rPr>
              <w:t xml:space="preserve">მიღების </w:t>
            </w:r>
            <w:r w:rsidR="005246F6">
              <w:rPr>
                <w:lang w:val="ka-GE"/>
              </w:rPr>
              <w:t xml:space="preserve">ან დამუშავების </w:t>
            </w:r>
            <w:r>
              <w:rPr>
                <w:lang w:val="ka-GE"/>
              </w:rPr>
              <w:t>პროცესშია</w:t>
            </w:r>
            <w:r w:rsidR="00152FB4">
              <w:rPr>
                <w:lang w:val="ka-GE"/>
              </w:rPr>
              <w:t>. მოხდება შემდგომი შემოწმება და სტატუსი შეიცვლება შესაბამისად</w:t>
            </w:r>
          </w:p>
        </w:tc>
        <w:tc>
          <w:tcPr>
            <w:tcW w:w="5239" w:type="dxa"/>
          </w:tcPr>
          <w:p w:rsidRPr="007F643C" w:rsidR="00980066" w:rsidP="00C80B66" w:rsidRDefault="00563F92" w14:paraId="68427822" w14:textId="4FC61509">
            <w:pPr>
              <w:jc w:val="both"/>
              <w:rPr>
                <w:lang w:val="ka-GE"/>
              </w:rPr>
            </w:pPr>
            <w:commentRangeStart w:id="355"/>
            <w:r w:rsidRPr="00CC0C18">
              <w:rPr>
                <w:b/>
                <w:bCs/>
                <w:lang w:val="ka-GE"/>
              </w:rPr>
              <w:t>უმჯობესია</w:t>
            </w:r>
            <w:r>
              <w:rPr>
                <w:lang w:val="ka-GE"/>
              </w:rPr>
              <w:t xml:space="preserve"> ამსმპ-მა არ გამოიყენოს აღნიშნული სტატუსი და </w:t>
            </w:r>
            <w:r w:rsidR="00C406EE">
              <w:rPr>
                <w:lang w:val="ka-GE"/>
              </w:rPr>
              <w:t>ყოველთვის ნათლად გადაიყვანოს დავალება ერთი სტატუსიდან მეორეზე.</w:t>
            </w:r>
            <w:commentRangeEnd w:id="355"/>
            <w:r w:rsidR="007F643C">
              <w:rPr>
                <w:rStyle w:val="CommentReference"/>
              </w:rPr>
              <w:commentReference w:id="355"/>
            </w:r>
          </w:p>
        </w:tc>
      </w:tr>
      <w:tr w:rsidR="00152FB4" w:rsidTr="41F7DE4D" w14:paraId="7E57E301" w14:textId="77777777">
        <w:tc>
          <w:tcPr>
            <w:tcW w:w="1082" w:type="dxa"/>
          </w:tcPr>
          <w:p w:rsidRPr="00980066" w:rsidR="00152FB4" w:rsidP="00C80B66" w:rsidRDefault="00152FB4" w14:paraId="19E91D64" w14:textId="393CE7BB">
            <w:pPr>
              <w:jc w:val="both"/>
              <w:rPr>
                <w:lang w:val="ka-GE"/>
              </w:rPr>
            </w:pPr>
            <w:r w:rsidRPr="00152FB4">
              <w:rPr>
                <w:lang w:val="ka-GE"/>
              </w:rPr>
              <w:t>RJCT</w:t>
            </w:r>
          </w:p>
        </w:tc>
        <w:tc>
          <w:tcPr>
            <w:tcW w:w="3029" w:type="dxa"/>
          </w:tcPr>
          <w:p w:rsidRPr="00CC0C18" w:rsidR="00152FB4" w:rsidP="00C80B66" w:rsidRDefault="00152FB4" w14:paraId="1F193B47" w14:textId="51495B45">
            <w:pPr>
              <w:jc w:val="both"/>
              <w:rPr>
                <w:lang w:val="ka-GE"/>
              </w:rPr>
            </w:pPr>
            <w:r>
              <w:t>Rejected</w:t>
            </w:r>
            <w:r>
              <w:br/>
            </w:r>
            <w:r>
              <w:br/>
            </w:r>
            <w:r>
              <w:rPr>
                <w:lang w:val="ka-GE"/>
              </w:rPr>
              <w:t>უარყოფილია</w:t>
            </w:r>
          </w:p>
        </w:tc>
        <w:tc>
          <w:tcPr>
            <w:tcW w:w="5239" w:type="dxa"/>
          </w:tcPr>
          <w:p w:rsidR="00152FB4" w:rsidP="00C80B66" w:rsidRDefault="00E876EF" w14:paraId="2603E43E" w14:textId="373ED3FD">
            <w:pPr>
              <w:jc w:val="both"/>
              <w:rPr>
                <w:lang w:val="ka-GE"/>
              </w:rPr>
            </w:pPr>
            <w:r>
              <w:rPr>
                <w:lang w:val="ka-GE"/>
              </w:rPr>
              <w:t xml:space="preserve">სტატუსი ბრუნდება იმ შემთხვევაში, თუ </w:t>
            </w:r>
            <w:r w:rsidR="005246F6">
              <w:rPr>
                <w:lang w:val="ka-GE"/>
              </w:rPr>
              <w:t>დავალება უარყოფილია ამსმპ-ს მიერ რაიმე მიზეზით</w:t>
            </w:r>
          </w:p>
        </w:tc>
      </w:tr>
      <w:tr w:rsidR="00152FB4" w:rsidTr="41F7DE4D" w14:paraId="4F31F8FA" w14:textId="77777777">
        <w:tc>
          <w:tcPr>
            <w:tcW w:w="1082" w:type="dxa"/>
          </w:tcPr>
          <w:p w:rsidRPr="00152FB4" w:rsidR="00152FB4" w:rsidP="00C80B66" w:rsidRDefault="00E51E38" w14:paraId="34498E4E" w14:textId="1D9311D1">
            <w:pPr>
              <w:jc w:val="both"/>
              <w:rPr>
                <w:lang w:val="ka-GE"/>
              </w:rPr>
            </w:pPr>
            <w:r w:rsidRPr="00E51E38">
              <w:rPr>
                <w:lang w:val="ka-GE"/>
              </w:rPr>
              <w:t>CANC</w:t>
            </w:r>
          </w:p>
        </w:tc>
        <w:tc>
          <w:tcPr>
            <w:tcW w:w="3029" w:type="dxa"/>
          </w:tcPr>
          <w:p w:rsidRPr="00CC0C18" w:rsidR="00152FB4" w:rsidP="00C80B66" w:rsidRDefault="00E51E38" w14:paraId="04E50D26" w14:textId="65F74F2D">
            <w:pPr>
              <w:jc w:val="both"/>
              <w:rPr>
                <w:lang w:val="ka-GE"/>
              </w:rPr>
            </w:pPr>
            <w:r>
              <w:t>Cancelled</w:t>
            </w:r>
            <w:r>
              <w:br/>
            </w:r>
            <w:r>
              <w:br/>
            </w:r>
            <w:r>
              <w:rPr>
                <w:lang w:val="ka-GE"/>
              </w:rPr>
              <w:t>გაუქმებულია</w:t>
            </w:r>
          </w:p>
        </w:tc>
        <w:tc>
          <w:tcPr>
            <w:tcW w:w="5239" w:type="dxa"/>
          </w:tcPr>
          <w:p w:rsidR="00152FB4" w:rsidP="00C80B66" w:rsidRDefault="00E876EF" w14:paraId="623610DE" w14:textId="12725F6F">
            <w:pPr>
              <w:jc w:val="both"/>
              <w:rPr>
                <w:lang w:val="ka-GE"/>
              </w:rPr>
            </w:pPr>
            <w:r>
              <w:rPr>
                <w:lang w:val="ka-GE"/>
              </w:rPr>
              <w:t xml:space="preserve">სტატუსი ბრუნდება იმ შემთხვევაში, როდესაც საგადახდო დავალება უქმდება </w:t>
            </w:r>
            <w:r>
              <w:rPr>
                <w:lang w:val="ka-GE"/>
              </w:rPr>
              <w:fldChar w:fldCharType="begin"/>
            </w:r>
            <w:r>
              <w:rPr>
                <w:lang w:val="ka-GE"/>
              </w:rPr>
              <w:instrText xml:space="preserve"> REF _Ref86878350 \r \h </w:instrText>
            </w:r>
            <w:r>
              <w:rPr>
                <w:lang w:val="ka-GE"/>
              </w:rPr>
            </w:r>
            <w:r>
              <w:rPr>
                <w:lang w:val="ka-GE"/>
              </w:rPr>
              <w:fldChar w:fldCharType="separate"/>
            </w:r>
            <w:r>
              <w:rPr>
                <w:lang w:val="ka-GE"/>
              </w:rPr>
              <w:t>8.7</w:t>
            </w:r>
            <w:r>
              <w:rPr>
                <w:lang w:val="ka-GE"/>
              </w:rPr>
              <w:fldChar w:fldCharType="end"/>
            </w:r>
            <w:r>
              <w:rPr>
                <w:lang w:val="ka-GE"/>
              </w:rPr>
              <w:t xml:space="preserve"> თავით განსაზღვრული გაუქმების მოთხოვნის შესაბამისად</w:t>
            </w:r>
          </w:p>
        </w:tc>
      </w:tr>
      <w:tr w:rsidR="00E941ED" w:rsidTr="41F7DE4D" w14:paraId="74FE5D73" w14:textId="77777777">
        <w:tc>
          <w:tcPr>
            <w:tcW w:w="1082" w:type="dxa"/>
          </w:tcPr>
          <w:p w:rsidRPr="00E51E38" w:rsidR="00E941ED" w:rsidP="00E941ED" w:rsidRDefault="00E941ED" w14:paraId="194EED0C" w14:textId="765279E7">
            <w:pPr>
              <w:jc w:val="both"/>
              <w:rPr>
                <w:lang w:val="ka-GE"/>
              </w:rPr>
            </w:pPr>
            <w:r w:rsidRPr="00E51E38">
              <w:rPr>
                <w:lang w:val="ka-GE"/>
              </w:rPr>
              <w:t>ACFC</w:t>
            </w:r>
          </w:p>
        </w:tc>
        <w:tc>
          <w:tcPr>
            <w:tcW w:w="3029" w:type="dxa"/>
          </w:tcPr>
          <w:p w:rsidRPr="00CC0C18" w:rsidR="00E941ED" w:rsidP="00E941ED" w:rsidRDefault="00E941ED" w14:paraId="03E8ABA5" w14:textId="1DBC73D9">
            <w:pPr>
              <w:jc w:val="both"/>
              <w:rPr>
                <w:lang w:val="ka-GE"/>
              </w:rPr>
            </w:pPr>
            <w:r w:rsidRPr="00607E5B">
              <w:t>AcceptedFundsChecked</w:t>
            </w:r>
            <w:r>
              <w:br/>
            </w:r>
            <w:r>
              <w:br/>
            </w:r>
            <w:r>
              <w:rPr>
                <w:lang w:val="ka-GE"/>
              </w:rPr>
              <w:t>ტექნიკური შემოწმება და მომხმარებლის პროფილის შემოწმება გავლილია, ასევე შემოწმებულია დებიტორის ანგარიშზე თანხის არსებობა და შემოწმება წარმატებულია</w:t>
            </w:r>
          </w:p>
        </w:tc>
        <w:tc>
          <w:tcPr>
            <w:tcW w:w="5239" w:type="dxa"/>
          </w:tcPr>
          <w:p w:rsidR="00E941ED" w:rsidP="00E941ED" w:rsidRDefault="00E941ED" w14:paraId="70388C30" w14:textId="730314A8">
            <w:pPr>
              <w:jc w:val="both"/>
              <w:rPr>
                <w:lang w:val="ka-GE"/>
              </w:rPr>
            </w:pPr>
            <w:r>
              <w:rPr>
                <w:lang w:val="ka-GE"/>
              </w:rPr>
              <w:t xml:space="preserve">საგადახდო დავალებამ გაიარა როგორც ტექნიკური შემოწმება, ისე </w:t>
            </w:r>
            <w:r>
              <w:t>AML</w:t>
            </w:r>
            <w:r>
              <w:rPr>
                <w:lang w:val="ka-GE"/>
              </w:rPr>
              <w:t xml:space="preserve"> შემოწმება</w:t>
            </w:r>
            <w:r w:rsidR="00194080">
              <w:rPr>
                <w:lang w:val="ka-GE"/>
              </w:rPr>
              <w:t xml:space="preserve"> და ანგარიშზე თანხის არსებობის შემოწმება</w:t>
            </w:r>
            <w:r>
              <w:rPr>
                <w:lang w:val="ka-GE"/>
              </w:rPr>
              <w:t xml:space="preserve"> და მზადაა შემდგომი სტატუსისათვის საჭირო პროცედურების გასავლელად.</w:t>
            </w:r>
          </w:p>
          <w:p w:rsidR="00E941ED" w:rsidP="00E941ED" w:rsidRDefault="00E941ED" w14:paraId="4466FF2E" w14:textId="77777777">
            <w:pPr>
              <w:jc w:val="both"/>
              <w:rPr>
                <w:lang w:val="ka-GE"/>
              </w:rPr>
            </w:pPr>
          </w:p>
          <w:p w:rsidRPr="00CC0C18" w:rsidR="00E941ED" w:rsidP="00E941ED" w:rsidRDefault="00E941ED" w14:paraId="100D9AF5" w14:textId="03479CF4">
            <w:pPr>
              <w:jc w:val="both"/>
              <w:rPr>
                <w:lang w:val="ka-GE"/>
              </w:rPr>
            </w:pPr>
            <w:r>
              <w:rPr>
                <w:b/>
                <w:bCs/>
                <w:lang w:val="ka-GE"/>
              </w:rPr>
              <w:t>შესაძლოა</w:t>
            </w:r>
            <w:r>
              <w:rPr>
                <w:lang w:val="ka-GE"/>
              </w:rPr>
              <w:t xml:space="preserve"> საგადახდო დავალება არ შეჩერდეს ამ სტატუსზე, ავტომატურად </w:t>
            </w:r>
            <w:r w:rsidR="00194080">
              <w:rPr>
                <w:lang w:val="ka-GE"/>
              </w:rPr>
              <w:t xml:space="preserve">გადავიდეს </w:t>
            </w:r>
            <w:r>
              <w:rPr>
                <w:lang w:val="ka-GE"/>
              </w:rPr>
              <w:t>კიდევ უფრო მაღალი სტატუს</w:t>
            </w:r>
            <w:r w:rsidR="00194080">
              <w:rPr>
                <w:lang w:val="ka-GE"/>
              </w:rPr>
              <w:t>ზე</w:t>
            </w:r>
            <w:r>
              <w:rPr>
                <w:lang w:val="ka-GE"/>
              </w:rPr>
              <w:t>.</w:t>
            </w:r>
          </w:p>
        </w:tc>
      </w:tr>
      <w:tr w:rsidR="00E941ED" w:rsidTr="41F7DE4D" w14:paraId="5C8F6392" w14:textId="77777777">
        <w:tc>
          <w:tcPr>
            <w:tcW w:w="1082" w:type="dxa"/>
          </w:tcPr>
          <w:p w:rsidRPr="00E51E38" w:rsidR="00E941ED" w:rsidP="00E941ED" w:rsidRDefault="00E941ED" w14:paraId="2AB784B8" w14:textId="23390A99">
            <w:pPr>
              <w:jc w:val="both"/>
              <w:rPr>
                <w:lang w:val="ka-GE"/>
              </w:rPr>
            </w:pPr>
            <w:r w:rsidRPr="001215A2">
              <w:rPr>
                <w:lang w:val="ka-GE"/>
              </w:rPr>
              <w:t>PATC</w:t>
            </w:r>
          </w:p>
        </w:tc>
        <w:tc>
          <w:tcPr>
            <w:tcW w:w="3029" w:type="dxa"/>
          </w:tcPr>
          <w:p w:rsidRPr="00CC0C18" w:rsidR="00E941ED" w:rsidP="00E941ED" w:rsidRDefault="00E941ED" w14:paraId="5D6B3E37" w14:textId="469A61A7">
            <w:pPr>
              <w:jc w:val="both"/>
              <w:rPr>
                <w:lang w:val="ka-GE"/>
              </w:rPr>
            </w:pPr>
            <w:r w:rsidRPr="001215A2">
              <w:t>PartiallyAcceptedTechnical Correct</w:t>
            </w:r>
            <w:r>
              <w:br/>
            </w:r>
            <w:r>
              <w:br/>
            </w:r>
            <w:r>
              <w:rPr>
                <w:lang w:val="ka-GE"/>
              </w:rPr>
              <w:t xml:space="preserve">ტექნიკური შემოწმება გავლილია, თუმცა გადახდას ესაჭიროება რამდენიმე ავტორიზაცია, როგორც ეს </w:t>
            </w:r>
            <w:sdt>
              <w:sdtPr>
                <w:rPr>
                  <w:lang w:val="ka-GE"/>
                </w:rPr>
                <w:id w:val="15211483"/>
                <w:citation/>
              </w:sdtPr>
              <w:sdtEndPr/>
              <w:sdtContent>
                <w:r>
                  <w:rPr>
                    <w:lang w:val="ka-GE"/>
                  </w:rPr>
                  <w:fldChar w:fldCharType="begin"/>
                </w:r>
                <w:r>
                  <w:rPr>
                    <w:lang w:val="ka-GE"/>
                  </w:rPr>
                  <w:instrText xml:space="preserve"> CITATION Placeholder1 \l 1079 </w:instrText>
                </w:r>
                <w:r>
                  <w:rPr>
                    <w:lang w:val="ka-GE"/>
                  </w:rPr>
                  <w:fldChar w:fldCharType="separate"/>
                </w:r>
                <w:r w:rsidR="00D23137">
                  <w:rPr>
                    <w:noProof/>
                    <w:lang w:val="ka-GE"/>
                  </w:rPr>
                  <w:t>(</w:t>
                </w:r>
                <w:r w:rsidR="00FB34DB">
                  <w:rPr>
                    <w:noProof/>
                    <w:lang w:val="ka-GE"/>
                  </w:rPr>
                  <w:t>10</w:t>
                </w:r>
                <w:r w:rsidR="00D23137">
                  <w:rPr>
                    <w:noProof/>
                    <w:lang w:val="ka-GE"/>
                  </w:rPr>
                  <w:t>)</w:t>
                </w:r>
                <w:r>
                  <w:rPr>
                    <w:lang w:val="ka-GE"/>
                  </w:rPr>
                  <w:fldChar w:fldCharType="end"/>
                </w:r>
              </w:sdtContent>
            </w:sdt>
            <w:r>
              <w:rPr>
                <w:lang w:val="ka-GE"/>
              </w:rPr>
              <w:t>-ითაა განსაზღვრული</w:t>
            </w:r>
          </w:p>
        </w:tc>
        <w:tc>
          <w:tcPr>
            <w:tcW w:w="5239" w:type="dxa"/>
          </w:tcPr>
          <w:p w:rsidR="00E941ED" w:rsidP="00E941ED" w:rsidRDefault="00A361C3" w14:paraId="763EA6BC" w14:textId="5CD46F63">
            <w:pPr>
              <w:jc w:val="both"/>
              <w:rPr>
                <w:lang w:val="ka-GE"/>
              </w:rPr>
            </w:pPr>
            <w:r>
              <w:rPr>
                <w:lang w:val="ka-GE"/>
              </w:rPr>
              <w:t xml:space="preserve">თუ საგადახდო დავალებას მხოლოდ ერთი პირის დამოწმება ესაჭიროება, ეს სტატუსი </w:t>
            </w:r>
            <w:r w:rsidRPr="00CC0C18">
              <w:rPr>
                <w:b/>
                <w:bCs/>
                <w:lang w:val="ka-GE"/>
              </w:rPr>
              <w:t>არავითარ შემთხვევაში</w:t>
            </w:r>
            <w:r>
              <w:rPr>
                <w:lang w:val="ka-GE"/>
              </w:rPr>
              <w:t xml:space="preserve"> არ უნდა დაბრუნდეს</w:t>
            </w:r>
          </w:p>
        </w:tc>
      </w:tr>
      <w:tr w:rsidR="00E941ED" w:rsidTr="41F7DE4D" w14:paraId="4BE92C4E" w14:textId="77777777">
        <w:tc>
          <w:tcPr>
            <w:tcW w:w="1082" w:type="dxa"/>
          </w:tcPr>
          <w:p w:rsidRPr="001215A2" w:rsidR="00E941ED" w:rsidP="00E941ED" w:rsidRDefault="00E941ED" w14:paraId="4165DD9B" w14:textId="22D1CB48">
            <w:pPr>
              <w:jc w:val="both"/>
              <w:rPr>
                <w:lang w:val="ka-GE"/>
              </w:rPr>
            </w:pPr>
            <w:r w:rsidRPr="001F296B">
              <w:rPr>
                <w:lang w:val="ka-GE"/>
              </w:rPr>
              <w:t>PART</w:t>
            </w:r>
          </w:p>
        </w:tc>
        <w:tc>
          <w:tcPr>
            <w:tcW w:w="3029" w:type="dxa"/>
          </w:tcPr>
          <w:p w:rsidRPr="00CC0C18" w:rsidR="00E941ED" w:rsidP="00E941ED" w:rsidRDefault="00E941ED" w14:paraId="7BF36503" w14:textId="10A906E1">
            <w:pPr>
              <w:jc w:val="both"/>
              <w:rPr>
                <w:lang w:val="ka-GE"/>
              </w:rPr>
            </w:pPr>
            <w:r w:rsidRPr="001F296B">
              <w:t>PartiallyAccepted</w:t>
            </w:r>
            <w:r>
              <w:br/>
            </w:r>
            <w:r>
              <w:br/>
            </w:r>
            <w:r>
              <w:rPr>
                <w:lang w:val="ka-GE"/>
              </w:rPr>
              <w:t xml:space="preserve">გამოიყენება მხოლოდ მრავლობით გადახდებში (იხ. </w:t>
            </w:r>
            <w:r>
              <w:rPr>
                <w:lang w:val="ka-GE"/>
              </w:rPr>
              <w:fldChar w:fldCharType="begin"/>
            </w:r>
            <w:r>
              <w:rPr>
                <w:lang w:val="ka-GE"/>
              </w:rPr>
              <w:instrText xml:space="preserve"> REF _Ref86877607 \r \h </w:instrText>
            </w:r>
            <w:r>
              <w:rPr>
                <w:lang w:val="ka-GE"/>
              </w:rPr>
            </w:r>
            <w:r>
              <w:rPr>
                <w:lang w:val="ka-GE"/>
              </w:rPr>
              <w:fldChar w:fldCharType="separate"/>
            </w:r>
            <w:r>
              <w:rPr>
                <w:lang w:val="ka-GE"/>
              </w:rPr>
              <w:t>8.3.2</w:t>
            </w:r>
            <w:r>
              <w:rPr>
                <w:lang w:val="ka-GE"/>
              </w:rPr>
              <w:fldChar w:fldCharType="end"/>
            </w:r>
            <w:r>
              <w:rPr>
                <w:lang w:val="ka-GE"/>
              </w:rPr>
              <w:t xml:space="preserve"> თავი) პაკეტის იმგვარი სტატუსის მისათითებლად, როდესაც ტრანზაქციების ნაწილი უკვე მიღებულია (რომელიმე „</w:t>
            </w:r>
            <w:r>
              <w:t xml:space="preserve">Accepted” </w:t>
            </w:r>
            <w:r>
              <w:rPr>
                <w:lang w:val="ka-GE"/>
              </w:rPr>
              <w:t>სტატუსი), ნაწილი კი ჯერ არ დამუშავებულა</w:t>
            </w:r>
          </w:p>
        </w:tc>
        <w:tc>
          <w:tcPr>
            <w:tcW w:w="5239" w:type="dxa"/>
          </w:tcPr>
          <w:p w:rsidRPr="00CC0C18" w:rsidR="00E941ED" w:rsidP="00CC0C18" w:rsidRDefault="00E941ED" w14:paraId="43771EE6" w14:textId="5D0DB1F5">
            <w:pPr>
              <w:keepNext/>
              <w:jc w:val="both"/>
            </w:pPr>
          </w:p>
        </w:tc>
      </w:tr>
    </w:tbl>
    <w:p w:rsidRPr="00CC0C18" w:rsidR="00615B61" w:rsidP="00CC0C18" w:rsidRDefault="0073316F" w14:paraId="0C1ECB50" w14:textId="0AE593D7">
      <w:pPr>
        <w:pStyle w:val="Caption"/>
        <w:rPr>
          <w:lang w:val="ka-GE"/>
        </w:rPr>
      </w:pPr>
      <w:r>
        <w:t xml:space="preserve">ცხრილი </w:t>
      </w:r>
      <w:r>
        <w:fldChar w:fldCharType="begin"/>
      </w:r>
      <w:r>
        <w:instrText>SEQ ცხრილი \* ARABIC</w:instrText>
      </w:r>
      <w:r>
        <w:fldChar w:fldCharType="separate"/>
      </w:r>
      <w:r>
        <w:rPr>
          <w:noProof/>
        </w:rPr>
        <w:t>8</w:t>
      </w:r>
      <w:r>
        <w:fldChar w:fldCharType="end"/>
      </w:r>
      <w:r>
        <w:rPr>
          <w:lang w:val="ka-GE"/>
        </w:rPr>
        <w:t xml:space="preserve">: საგადახდო დავალების სტატუსები გადახდის </w:t>
      </w:r>
      <w:r w:rsidR="00064D1F">
        <w:rPr>
          <w:lang w:val="ka-GE"/>
        </w:rPr>
        <w:t>ინიციირებ</w:t>
      </w:r>
      <w:r>
        <w:rPr>
          <w:lang w:val="ka-GE"/>
        </w:rPr>
        <w:t>ის მომსახურებაში</w:t>
      </w:r>
    </w:p>
    <w:p w:rsidR="00C13D41" w:rsidP="007578D3" w:rsidRDefault="00C13D41" w14:paraId="7893A638" w14:textId="65A0700F">
      <w:pPr>
        <w:rPr>
          <w:rFonts w:ascii="Calibri" w:hAnsi="Calibri"/>
          <w:lang w:val="ka-GE"/>
        </w:rPr>
      </w:pPr>
      <w:bookmarkStart w:name="_Toc86881375" w:id="356"/>
      <w:bookmarkEnd w:id="356"/>
    </w:p>
    <w:p w:rsidR="00F204B8" w:rsidP="00F204B8" w:rsidRDefault="00F204B8" w14:paraId="0A06871B" w14:textId="77777777">
      <w:pPr>
        <w:pStyle w:val="Heading1"/>
        <w:rPr>
          <w:lang w:val="ka-GE"/>
        </w:rPr>
      </w:pPr>
      <w:bookmarkStart w:name="_Toc160721680" w:id="357"/>
      <w:r w:rsidRPr="1F51C7DE">
        <w:rPr>
          <w:lang w:val="ka-GE"/>
        </w:rPr>
        <w:t>გადახდის ინიციირების ტიპური შემთხვევები</w:t>
      </w:r>
      <w:bookmarkEnd w:id="357"/>
    </w:p>
    <w:p w:rsidRPr="00DF06A2" w:rsidR="00DF06A2" w:rsidP="00DF06A2" w:rsidRDefault="00DF06A2" w14:paraId="1CB42056" w14:textId="268B0C7F">
      <w:pPr>
        <w:pStyle w:val="Heading2"/>
        <w:rPr>
          <w:lang w:val="ka-GE"/>
        </w:rPr>
      </w:pPr>
      <w:bookmarkStart w:name="_Toc160721681" w:id="358"/>
      <w:r>
        <w:rPr>
          <w:lang w:val="ka-GE"/>
        </w:rPr>
        <w:t>კონვერტაციის ოპერაციები</w:t>
      </w:r>
      <w:bookmarkEnd w:id="358"/>
    </w:p>
    <w:p w:rsidR="00F204B8" w:rsidP="00F204B8" w:rsidRDefault="00F204B8" w14:paraId="3779D4A0" w14:textId="77777777">
      <w:pPr>
        <w:pStyle w:val="Heading3"/>
        <w:rPr>
          <w:lang w:val="ka-GE"/>
        </w:rPr>
      </w:pPr>
      <w:bookmarkStart w:name="_Toc160721682" w:id="359"/>
      <w:r>
        <w:rPr>
          <w:lang w:val="ka-GE"/>
        </w:rPr>
        <w:t>კონვერტაცია მულტისავალუტო ანგარიშის „ქვეანგარიშებს“ შორის</w:t>
      </w:r>
      <w:bookmarkEnd w:id="359"/>
    </w:p>
    <w:p w:rsidR="00F204B8" w:rsidP="00F204B8" w:rsidRDefault="00F204B8" w14:paraId="57DED258" w14:textId="77777777">
      <w:pPr>
        <w:jc w:val="both"/>
        <w:rPr>
          <w:lang w:val="ka-GE"/>
        </w:rPr>
      </w:pPr>
      <w:r>
        <w:rPr>
          <w:lang w:val="ka-GE"/>
        </w:rPr>
        <w:t>თუ მომხმარებელს აქვს მულტისავალუტო ანგარიში, რომელზეც მიბმულია ორი ვალუტა (პირობითად ლარი და ევრო) და ხდება თანხის კონვერტირება პირველი ვალუტიდან (პირობითად, ლარიდან) მეორე ვალუტაში (პირობითად, დოლარში), მოქმედებს შემდეგი წესი:</w:t>
      </w:r>
    </w:p>
    <w:p w:rsidRPr="00EC06EF" w:rsidR="00F204B8" w:rsidP="00F204B8" w:rsidRDefault="00F204B8" w14:paraId="1A385A1B" w14:textId="77777777">
      <w:pPr>
        <w:pStyle w:val="ListParagraph"/>
        <w:numPr>
          <w:ilvl w:val="0"/>
          <w:numId w:val="47"/>
        </w:numPr>
        <w:rPr>
          <w:lang w:val="ka-GE"/>
        </w:rPr>
      </w:pPr>
      <w:r w:rsidRPr="00EC06EF">
        <w:rPr>
          <w:b/>
          <w:bCs/>
          <w:lang w:val="ka-GE"/>
        </w:rPr>
        <w:t>აუცილებელია</w:t>
      </w:r>
      <w:r w:rsidRPr="00EC06EF">
        <w:rPr>
          <w:lang w:val="ka-GE"/>
        </w:rPr>
        <w:t xml:space="preserve"> ამსმპ-მა </w:t>
      </w:r>
      <w:r>
        <w:t>instructedAmount</w:t>
      </w:r>
      <w:r w:rsidRPr="00EC06EF">
        <w:rPr>
          <w:lang w:val="ka-GE"/>
        </w:rPr>
        <w:t xml:space="preserve">-ით მითითებული თანხა და ვალუტა განიხილოს </w:t>
      </w:r>
      <w:r>
        <w:t>creditorAccount</w:t>
      </w:r>
      <w:r w:rsidRPr="00EC06EF">
        <w:rPr>
          <w:lang w:val="ka-GE"/>
        </w:rPr>
        <w:t xml:space="preserve"> ანგარიშზე ჩასარიცხ ოდენობად. </w:t>
      </w:r>
    </w:p>
    <w:p w:rsidR="00F204B8" w:rsidP="00F204B8" w:rsidRDefault="00F204B8" w14:paraId="7EE57301" w14:textId="77777777">
      <w:pPr>
        <w:pStyle w:val="ListParagraph"/>
        <w:numPr>
          <w:ilvl w:val="0"/>
          <w:numId w:val="47"/>
        </w:numPr>
        <w:jc w:val="both"/>
        <w:rPr>
          <w:lang w:val="ka-GE"/>
        </w:rPr>
      </w:pPr>
      <w:r>
        <w:rPr>
          <w:lang w:val="ka-GE"/>
        </w:rPr>
        <w:t xml:space="preserve">თუ </w:t>
      </w:r>
      <w:r>
        <w:t>creditorAccount</w:t>
      </w:r>
      <w:r>
        <w:rPr>
          <w:lang w:val="ka-GE"/>
        </w:rPr>
        <w:t xml:space="preserve">-ში ვალუტა მითითებული არ არის, </w:t>
      </w:r>
      <w:r w:rsidRPr="00CC0C18">
        <w:rPr>
          <w:b/>
          <w:bCs/>
          <w:lang w:val="ka-GE"/>
        </w:rPr>
        <w:t>აუცილებელია</w:t>
      </w:r>
      <w:r>
        <w:rPr>
          <w:lang w:val="ka-GE"/>
        </w:rPr>
        <w:t xml:space="preserve"> ამსმპ-მა იგულისხმოს ის ვალუტა, რომელიც მითითებულია </w:t>
      </w:r>
      <w:r>
        <w:t>instructedAmount</w:t>
      </w:r>
      <w:r>
        <w:rPr>
          <w:lang w:val="ka-GE"/>
        </w:rPr>
        <w:t xml:space="preserve">-ით. თუ მულტისავალუტო ანგარიშზე ეს ვალუტა განსაზღვრული არ არის, </w:t>
      </w:r>
      <w:r w:rsidRPr="00CC0C18">
        <w:rPr>
          <w:b/>
          <w:bCs/>
          <w:lang w:val="ka-GE"/>
        </w:rPr>
        <w:t>აუცილებელია</w:t>
      </w:r>
      <w:r>
        <w:rPr>
          <w:lang w:val="ka-GE"/>
        </w:rPr>
        <w:t xml:space="preserve"> ამსმპ-მა დააბრუნოს შეცდომა </w:t>
      </w:r>
      <w:r w:rsidRPr="000B6645">
        <w:rPr>
          <w:lang w:val="ka-GE"/>
        </w:rPr>
        <w:t>PAYMENT_FAILED</w:t>
      </w:r>
    </w:p>
    <w:p w:rsidRPr="00CC0C18" w:rsidR="00F204B8" w:rsidP="00F204B8" w:rsidRDefault="00F204B8" w14:paraId="4379EC38" w14:textId="77777777">
      <w:pPr>
        <w:pStyle w:val="ListParagraph"/>
        <w:numPr>
          <w:ilvl w:val="0"/>
          <w:numId w:val="47"/>
        </w:numPr>
        <w:jc w:val="both"/>
        <w:rPr>
          <w:lang w:val="ka-GE"/>
        </w:rPr>
      </w:pPr>
      <w:r w:rsidRPr="00CC0C18">
        <w:rPr>
          <w:lang w:val="ka-GE"/>
        </w:rPr>
        <w:t xml:space="preserve">თუ </w:t>
      </w:r>
      <w:r>
        <w:t>debtorAccount</w:t>
      </w:r>
      <w:r w:rsidRPr="00CC0C18">
        <w:rPr>
          <w:lang w:val="ka-GE"/>
        </w:rPr>
        <w:t xml:space="preserve">-ში ვალუტა მითითებული არ არის, </w:t>
      </w:r>
      <w:r w:rsidRPr="00CC0C18">
        <w:rPr>
          <w:b/>
          <w:bCs/>
          <w:lang w:val="ka-GE"/>
        </w:rPr>
        <w:t>აუცილებელია</w:t>
      </w:r>
      <w:r w:rsidRPr="00CC0C18">
        <w:rPr>
          <w:lang w:val="ka-GE"/>
        </w:rPr>
        <w:t xml:space="preserve"> ამსმპ-მა მომხმარებელს ვალუტა აარჩევინოს გადახდის </w:t>
      </w:r>
      <w:r>
        <w:rPr>
          <w:lang w:val="ka-GE"/>
        </w:rPr>
        <w:t>ინიციირებ</w:t>
      </w:r>
      <w:r w:rsidRPr="00CC0C18">
        <w:rPr>
          <w:lang w:val="ka-GE"/>
        </w:rPr>
        <w:t xml:space="preserve">ის ავტორიზაციის ეკრანზე. თუმცა ამსმპ-მა </w:t>
      </w:r>
      <w:r w:rsidRPr="00CC0C18">
        <w:rPr>
          <w:b/>
          <w:bCs/>
          <w:lang w:val="ka-GE"/>
        </w:rPr>
        <w:t>არავითარ შემთხვევაში</w:t>
      </w:r>
      <w:r w:rsidRPr="00CC0C18">
        <w:rPr>
          <w:lang w:val="ka-GE"/>
        </w:rPr>
        <w:t xml:space="preserve"> არ უნდა მისცეს მომხმარებელს საშუალება, შეცვალოს მმპ-ს მიერ გადმოცემული ანგარიშის ნომერი.</w:t>
      </w:r>
      <w:r>
        <w:rPr>
          <w:lang w:val="ka-GE"/>
        </w:rPr>
        <w:t xml:space="preserve"> </w:t>
      </w:r>
      <w:r w:rsidRPr="00CC0C18">
        <w:rPr>
          <w:lang w:val="ka-GE"/>
        </w:rPr>
        <w:t xml:space="preserve">თუ ამსმპ აღნიშნულ ოპერაციაზე საკომისიოს </w:t>
      </w:r>
      <w:r>
        <w:rPr>
          <w:lang w:val="ka-GE"/>
        </w:rPr>
        <w:t xml:space="preserve">ისე </w:t>
      </w:r>
      <w:r w:rsidRPr="00CC0C18">
        <w:rPr>
          <w:lang w:val="ka-GE"/>
        </w:rPr>
        <w:t>აწესებს</w:t>
      </w:r>
      <w:r>
        <w:rPr>
          <w:lang w:val="ka-GE"/>
        </w:rPr>
        <w:t xml:space="preserve"> რომ საკომისიოები განსხვავებულია ვალუტების მიხედვით</w:t>
      </w:r>
      <w:r w:rsidRPr="00CC0C18">
        <w:rPr>
          <w:lang w:val="ka-GE"/>
        </w:rPr>
        <w:t xml:space="preserve">, </w:t>
      </w:r>
      <w:r w:rsidRPr="00CC0C18">
        <w:rPr>
          <w:b/>
          <w:bCs/>
          <w:lang w:val="ka-GE"/>
        </w:rPr>
        <w:t>შესაძლოა</w:t>
      </w:r>
      <w:r w:rsidRPr="00CC0C18">
        <w:rPr>
          <w:lang w:val="ka-GE"/>
        </w:rPr>
        <w:t xml:space="preserve"> მან არ დააბრუნოს ინფორმაცია საკომისიოს ოდენობის შესახებ გადახდის </w:t>
      </w:r>
      <w:r>
        <w:rPr>
          <w:lang w:val="ka-GE"/>
        </w:rPr>
        <w:t>ინიციირებ</w:t>
      </w:r>
      <w:r w:rsidRPr="00CC0C18">
        <w:rPr>
          <w:lang w:val="ka-GE"/>
        </w:rPr>
        <w:t>ის ოპერაციის პასუხად, თუმცა ვალუტის დაზუსტების შემ</w:t>
      </w:r>
      <w:r>
        <w:rPr>
          <w:lang w:val="ka-GE"/>
        </w:rPr>
        <w:t>დეგ</w:t>
      </w:r>
      <w:r w:rsidRPr="00CC0C18">
        <w:rPr>
          <w:lang w:val="ka-GE"/>
        </w:rPr>
        <w:t xml:space="preserve"> </w:t>
      </w:r>
      <w:r w:rsidRPr="00CC0C18">
        <w:rPr>
          <w:b/>
          <w:bCs/>
          <w:lang w:val="ka-GE"/>
        </w:rPr>
        <w:t>აუცილებელია</w:t>
      </w:r>
      <w:r>
        <w:rPr>
          <w:lang w:val="ka-GE"/>
        </w:rPr>
        <w:t xml:space="preserve"> მომხმარებელმა დაინახოს აღნიშნული ინფორმაცია მანამ, სანამ გადახდაზე თანხმობას გამოხატავდეს.</w:t>
      </w:r>
    </w:p>
    <w:p w:rsidR="00F204B8" w:rsidP="00F204B8" w:rsidRDefault="00F204B8" w14:paraId="3767E7C0" w14:textId="77777777">
      <w:pPr>
        <w:pStyle w:val="Heading3"/>
        <w:rPr>
          <w:lang w:val="ka-GE"/>
        </w:rPr>
      </w:pPr>
      <w:bookmarkStart w:name="_Toc160721683" w:id="360"/>
      <w:r>
        <w:rPr>
          <w:lang w:val="ka-GE"/>
        </w:rPr>
        <w:t>კონვერტაცია საკუთარ ანგარიშებს შორის</w:t>
      </w:r>
      <w:bookmarkEnd w:id="360"/>
    </w:p>
    <w:p w:rsidR="00F204B8" w:rsidP="00F204B8" w:rsidRDefault="00F204B8" w14:paraId="28328E90" w14:textId="77777777">
      <w:pPr>
        <w:rPr>
          <w:lang w:val="ka-GE"/>
        </w:rPr>
      </w:pPr>
      <w:bookmarkStart w:name="_Hlk86835297" w:id="361"/>
      <w:r w:rsidRPr="00CC0C18">
        <w:rPr>
          <w:b/>
          <w:bCs/>
          <w:lang w:val="ka-GE"/>
        </w:rPr>
        <w:t>აუცილებელია</w:t>
      </w:r>
      <w:r>
        <w:rPr>
          <w:lang w:val="ka-GE"/>
        </w:rPr>
        <w:t xml:space="preserve"> ამსმპ-მა </w:t>
      </w:r>
      <w:r>
        <w:t>instructedAmount</w:t>
      </w:r>
      <w:r>
        <w:rPr>
          <w:lang w:val="ka-GE"/>
        </w:rPr>
        <w:t xml:space="preserve">-ით მითითებული თანხა და ვალუტა განიხილოს </w:t>
      </w:r>
      <w:r>
        <w:t>creditorAccount</w:t>
      </w:r>
      <w:r>
        <w:rPr>
          <w:lang w:val="ka-GE"/>
        </w:rPr>
        <w:t xml:space="preserve"> ანგარიშზე ჩასარიცხ ოდენობად. </w:t>
      </w:r>
    </w:p>
    <w:bookmarkEnd w:id="361"/>
    <w:p w:rsidR="00F204B8" w:rsidP="00F204B8" w:rsidRDefault="00F204B8" w14:paraId="3693EDAD" w14:textId="77777777">
      <w:pPr>
        <w:rPr>
          <w:lang w:val="ka-GE"/>
        </w:rPr>
      </w:pPr>
      <w:r w:rsidRPr="00EC06EF">
        <w:rPr>
          <w:lang w:val="ka-GE"/>
        </w:rPr>
        <w:t xml:space="preserve">თუ creditorAccount-ში ვალუტა მითითებული არ არის, </w:t>
      </w:r>
      <w:r w:rsidRPr="00CC0C18">
        <w:rPr>
          <w:b/>
          <w:bCs/>
          <w:lang w:val="ka-GE"/>
        </w:rPr>
        <w:t>აუცილებელია</w:t>
      </w:r>
      <w:r w:rsidRPr="00EC06EF">
        <w:rPr>
          <w:lang w:val="ka-GE"/>
        </w:rPr>
        <w:t xml:space="preserve"> ამსმპ-მა იგულისხმოს ის ვალუტა, რომელიც მითითებულია instructedAmount-ით. თუ მულტისავალუტო ანგარიშზე ეს ვალუტა განსაზღვრული არ არის, აუცილებელია ამსმპ-მა დააბრუნოს შეცდომა PAYMENT_FAILED</w:t>
      </w:r>
    </w:p>
    <w:p w:rsidR="00F204B8" w:rsidP="007578D3" w:rsidRDefault="00F204B8" w14:paraId="205401D4" w14:textId="77777777">
      <w:pPr>
        <w:rPr>
          <w:rFonts w:ascii="Calibri" w:hAnsi="Calibri"/>
          <w:lang w:val="ka-GE"/>
        </w:rPr>
      </w:pPr>
    </w:p>
    <w:p w:rsidR="007B3060" w:rsidP="00914765" w:rsidRDefault="004F565C" w14:paraId="5C29E4EB" w14:textId="3FB852C4">
      <w:pPr>
        <w:pStyle w:val="Heading1"/>
        <w:rPr>
          <w:lang w:val="ka-GE"/>
        </w:rPr>
      </w:pPr>
      <w:bookmarkStart w:name="_Toc160721684" w:id="362"/>
      <w:commentRangeStart w:id="363"/>
      <w:r w:rsidRPr="1F51C7DE">
        <w:rPr>
          <w:lang w:val="ka-GE"/>
        </w:rPr>
        <w:t>წინა ბიჯზე მომხდარი ავტორიზაციის გამოყენება გადახდის ინიციირებაში</w:t>
      </w:r>
      <w:commentRangeEnd w:id="363"/>
      <w:r>
        <w:rPr>
          <w:rStyle w:val="CommentReference"/>
        </w:rPr>
        <w:commentReference w:id="363"/>
      </w:r>
      <w:bookmarkEnd w:id="362"/>
    </w:p>
    <w:p w:rsidRPr="00E90089" w:rsidR="00914765" w:rsidP="00914765" w:rsidRDefault="00914765" w14:paraId="50987F56" w14:textId="5C15E248">
      <w:pPr>
        <w:jc w:val="both"/>
        <w:rPr>
          <w:rFonts w:ascii="Calibri" w:hAnsi="Calibri"/>
          <w:lang w:val="ka-GE"/>
        </w:rPr>
      </w:pPr>
      <w:r w:rsidRPr="00AB130C">
        <w:rPr>
          <w:rFonts w:ascii="Calibri" w:hAnsi="Calibri"/>
          <w:b/>
          <w:bCs/>
          <w:lang w:val="ka-GE"/>
        </w:rPr>
        <w:t>შესაძლოა</w:t>
      </w:r>
      <w:r>
        <w:rPr>
          <w:rFonts w:ascii="Calibri" w:hAnsi="Calibri"/>
          <w:lang w:val="ka-GE"/>
        </w:rPr>
        <w:t xml:space="preserve"> </w:t>
      </w:r>
      <w:r w:rsidR="00BB3FB3">
        <w:rPr>
          <w:rFonts w:ascii="Calibri" w:hAnsi="Calibri"/>
          <w:lang w:val="ka-GE"/>
        </w:rPr>
        <w:t xml:space="preserve">გადახდის ინიციირების </w:t>
      </w:r>
      <w:r w:rsidRPr="008474B6">
        <w:rPr>
          <w:rFonts w:ascii="Calibri" w:hAnsi="Calibri"/>
          <w:lang w:val="ka-GE"/>
        </w:rPr>
        <w:t>გამოძახებისას</w:t>
      </w:r>
      <w:r w:rsidR="00BB3FB3">
        <w:rPr>
          <w:rFonts w:ascii="Calibri" w:hAnsi="Calibri"/>
          <w:lang w:val="ka-GE"/>
        </w:rPr>
        <w:t xml:space="preserve"> (იხ. თავი </w:t>
      </w:r>
      <w:r w:rsidR="00BB3FB3">
        <w:rPr>
          <w:rFonts w:ascii="Calibri" w:hAnsi="Calibri"/>
          <w:lang w:val="ka-GE"/>
        </w:rPr>
        <w:fldChar w:fldCharType="begin"/>
      </w:r>
      <w:r w:rsidR="00BB3FB3">
        <w:rPr>
          <w:rFonts w:ascii="Calibri" w:hAnsi="Calibri"/>
          <w:lang w:val="ka-GE"/>
        </w:rPr>
        <w:instrText xml:space="preserve"> REF _Ref70208944 \r \h </w:instrText>
      </w:r>
      <w:r w:rsidR="00BB3FB3">
        <w:rPr>
          <w:rFonts w:ascii="Calibri" w:hAnsi="Calibri"/>
          <w:lang w:val="ka-GE"/>
        </w:rPr>
      </w:r>
      <w:r w:rsidR="00BB3FB3">
        <w:rPr>
          <w:rFonts w:ascii="Calibri" w:hAnsi="Calibri"/>
          <w:lang w:val="ka-GE"/>
        </w:rPr>
        <w:fldChar w:fldCharType="separate"/>
      </w:r>
      <w:r w:rsidR="00BB3FB3">
        <w:rPr>
          <w:rFonts w:ascii="Calibri" w:hAnsi="Calibri"/>
          <w:lang w:val="ka-GE"/>
        </w:rPr>
        <w:t>9.1</w:t>
      </w:r>
      <w:r w:rsidR="00BB3FB3">
        <w:rPr>
          <w:rFonts w:ascii="Calibri" w:hAnsi="Calibri"/>
          <w:lang w:val="ka-GE"/>
        </w:rPr>
        <w:fldChar w:fldCharType="end"/>
      </w:r>
      <w:r w:rsidR="00BB3FB3">
        <w:rPr>
          <w:rFonts w:ascii="Calibri" w:hAnsi="Calibri"/>
          <w:lang w:val="ka-GE"/>
        </w:rPr>
        <w:t>)</w:t>
      </w:r>
      <w:r w:rsidR="006D4983">
        <w:rPr>
          <w:rFonts w:ascii="Calibri" w:hAnsi="Calibri"/>
        </w:rPr>
        <w:t xml:space="preserve"> API </w:t>
      </w:r>
      <w:r w:rsidR="006D4983">
        <w:rPr>
          <w:rFonts w:ascii="Calibri" w:hAnsi="Calibri"/>
          <w:lang w:val="ka-GE"/>
        </w:rPr>
        <w:t>კლიენტმა გადმოსცეს</w:t>
      </w:r>
      <w:r w:rsidRPr="008474B6">
        <w:rPr>
          <w:rFonts w:ascii="Calibri" w:hAnsi="Calibri"/>
          <w:lang w:val="ka-GE"/>
        </w:rPr>
        <w:t xml:space="preserve"> </w:t>
      </w:r>
      <w:r w:rsidRPr="008474B6">
        <w:rPr>
          <w:rFonts w:ascii="Calibri" w:hAnsi="Calibri"/>
        </w:rPr>
        <w:t>Authorization</w:t>
      </w:r>
      <w:r w:rsidRPr="008474B6">
        <w:rPr>
          <w:rFonts w:ascii="Calibri" w:hAnsi="Calibri"/>
          <w:lang w:val="ka-GE"/>
        </w:rPr>
        <w:t xml:space="preserve"> </w:t>
      </w:r>
      <w:r>
        <w:rPr>
          <w:rFonts w:ascii="Calibri" w:hAnsi="Calibri"/>
          <w:lang w:val="ka-GE"/>
        </w:rPr>
        <w:t>თავსართი</w:t>
      </w:r>
      <w:r w:rsidR="006D4983">
        <w:rPr>
          <w:rFonts w:ascii="Calibri" w:hAnsi="Calibri"/>
          <w:lang w:val="ka-GE"/>
        </w:rPr>
        <w:t>.</w:t>
      </w:r>
      <w:r>
        <w:rPr>
          <w:rFonts w:ascii="Calibri" w:hAnsi="Calibri"/>
          <w:lang w:val="ka-GE"/>
        </w:rPr>
        <w:t xml:space="preserve"> </w:t>
      </w:r>
      <w:r>
        <w:rPr>
          <w:rFonts w:ascii="Calibri" w:hAnsi="Calibri"/>
          <w:b/>
          <w:bCs/>
          <w:lang w:val="ka-GE"/>
        </w:rPr>
        <w:t>აუცილებელია</w:t>
      </w:r>
      <w:r>
        <w:rPr>
          <w:rFonts w:ascii="Calibri" w:hAnsi="Calibri"/>
          <w:lang w:val="ka-GE"/>
        </w:rPr>
        <w:t xml:space="preserve">, ამსმპ-მა მხარი დაუჭიროს შემთხვევას, როდესაც მმპ არ გადასცემს </w:t>
      </w:r>
      <w:r>
        <w:rPr>
          <w:rFonts w:ascii="Calibri" w:hAnsi="Calibri"/>
        </w:rPr>
        <w:t>Authorization</w:t>
      </w:r>
      <w:r>
        <w:rPr>
          <w:rFonts w:ascii="Calibri" w:hAnsi="Calibri"/>
          <w:lang w:val="ka-GE"/>
        </w:rPr>
        <w:t xml:space="preserve"> სათაურს. </w:t>
      </w:r>
    </w:p>
    <w:p w:rsidR="00914765" w:rsidP="00914765" w:rsidRDefault="00914765" w14:paraId="0559E661" w14:textId="79B6804E">
      <w:pPr>
        <w:jc w:val="both"/>
        <w:rPr>
          <w:rFonts w:ascii="Calibri" w:hAnsi="Calibri"/>
          <w:lang w:val="ka-GE"/>
        </w:rPr>
      </w:pPr>
      <w:r>
        <w:rPr>
          <w:rFonts w:ascii="Calibri" w:hAnsi="Calibri"/>
          <w:lang w:val="ka-GE"/>
        </w:rPr>
        <w:t xml:space="preserve">თუ </w:t>
      </w:r>
      <w:r w:rsidR="007C4C59">
        <w:rPr>
          <w:rFonts w:ascii="Calibri" w:hAnsi="Calibri"/>
          <w:lang w:val="ka-GE"/>
        </w:rPr>
        <w:t>API კლიენტი</w:t>
      </w:r>
      <w:r>
        <w:rPr>
          <w:rFonts w:ascii="Calibri" w:hAnsi="Calibri"/>
          <w:lang w:val="ka-GE"/>
        </w:rPr>
        <w:t xml:space="preserve"> გადასცემს </w:t>
      </w:r>
      <w:r w:rsidRPr="008474B6">
        <w:rPr>
          <w:rFonts w:ascii="Calibri" w:hAnsi="Calibri"/>
        </w:rPr>
        <w:t>Authorization</w:t>
      </w:r>
      <w:r w:rsidRPr="008474B6">
        <w:rPr>
          <w:rFonts w:ascii="Calibri" w:hAnsi="Calibri"/>
          <w:lang w:val="ka-GE"/>
        </w:rPr>
        <w:t xml:space="preserve"> </w:t>
      </w:r>
      <w:r>
        <w:rPr>
          <w:rFonts w:ascii="Calibri" w:hAnsi="Calibri"/>
          <w:lang w:val="ka-GE"/>
        </w:rPr>
        <w:t>თავსართს,</w:t>
      </w:r>
      <w:r w:rsidRPr="008474B6">
        <w:rPr>
          <w:rFonts w:ascii="Calibri" w:hAnsi="Calibri"/>
          <w:lang w:val="ka-GE"/>
        </w:rPr>
        <w:t xml:space="preserve"> </w:t>
      </w:r>
      <w:r w:rsidRPr="008474B6">
        <w:rPr>
          <w:rFonts w:ascii="Calibri" w:hAnsi="Calibri"/>
          <w:b/>
          <w:bCs/>
          <w:lang w:val="ka-GE"/>
        </w:rPr>
        <w:t>აუცილებელია</w:t>
      </w:r>
      <w:r w:rsidRPr="008474B6">
        <w:rPr>
          <w:rFonts w:ascii="Calibri" w:hAnsi="Calibri"/>
          <w:lang w:val="ka-GE"/>
        </w:rPr>
        <w:t xml:space="preserve"> </w:t>
      </w:r>
      <w:r>
        <w:rPr>
          <w:rFonts w:ascii="Calibri" w:hAnsi="Calibri"/>
          <w:lang w:val="ka-GE"/>
        </w:rPr>
        <w:t xml:space="preserve">მასში მითითებული </w:t>
      </w:r>
      <w:r w:rsidRPr="008474B6">
        <w:rPr>
          <w:rFonts w:ascii="Calibri" w:hAnsi="Calibri"/>
          <w:lang w:val="ka-GE"/>
        </w:rPr>
        <w:t>ტოკენი გაცემული იყოს მომხმარებლის</w:t>
      </w:r>
      <w:r>
        <w:rPr>
          <w:rFonts w:ascii="Calibri" w:hAnsi="Calibri"/>
          <w:lang w:val="ka-GE"/>
        </w:rPr>
        <w:t xml:space="preserve"> ავთენტიფიკაციის საფუძველზე, მხოლოდ ერთ-ერთ შემდეგ შემთხვევაში:</w:t>
      </w:r>
    </w:p>
    <w:p w:rsidRPr="007A0E73" w:rsidR="00914765" w:rsidP="00914765" w:rsidRDefault="00914765" w14:paraId="64E7CC6F" w14:textId="77777777">
      <w:pPr>
        <w:numPr>
          <w:ilvl w:val="0"/>
          <w:numId w:val="42"/>
        </w:numPr>
        <w:jc w:val="both"/>
        <w:rPr>
          <w:rFonts w:ascii="Calibri" w:hAnsi="Calibri"/>
          <w:lang w:val="ka-GE"/>
        </w:rPr>
      </w:pPr>
      <w:r w:rsidRPr="00AB130C">
        <w:rPr>
          <w:rFonts w:ascii="Calibri" w:hAnsi="Calibri"/>
          <w:lang w:val="ka-GE"/>
        </w:rPr>
        <w:t xml:space="preserve">ავთენტიფიკაციის ტოკენი გაიცა </w:t>
      </w:r>
      <w:r>
        <w:rPr>
          <w:rFonts w:ascii="Calibri" w:hAnsi="Calibri"/>
          <w:lang w:val="ka-GE"/>
        </w:rPr>
        <w:t>სმმ-ის</w:t>
      </w:r>
      <w:r w:rsidRPr="00AB130C">
        <w:rPr>
          <w:rFonts w:ascii="Calibri" w:hAnsi="Calibri"/>
          <w:lang w:val="ka-GE"/>
        </w:rPr>
        <w:t xml:space="preserve"> </w:t>
      </w:r>
      <w:r w:rsidRPr="41F7DE4D" w:rsidDel="00914765">
        <w:rPr>
          <w:rFonts w:ascii="Calibri" w:hAnsi="Calibri"/>
          <w:lang w:val="ka-GE"/>
        </w:rPr>
        <w:t xml:space="preserve">ამ </w:t>
      </w:r>
      <w:r w:rsidRPr="00AB130C">
        <w:rPr>
          <w:rFonts w:ascii="Calibri" w:hAnsi="Calibri"/>
          <w:lang w:val="ka-GE"/>
        </w:rPr>
        <w:t>ამსმპ-ში წინა ავთენტიფიკაციის</w:t>
      </w:r>
      <w:r>
        <w:rPr>
          <w:rFonts w:ascii="Calibri" w:hAnsi="Calibri"/>
          <w:lang w:val="ka-GE"/>
        </w:rPr>
        <w:t xml:space="preserve"> შედეგად</w:t>
      </w:r>
      <w:r w:rsidRPr="00AB130C">
        <w:rPr>
          <w:rFonts w:ascii="Calibri" w:hAnsi="Calibri"/>
          <w:lang w:val="ka-GE"/>
        </w:rPr>
        <w:t xml:space="preserve"> (თუ ამგვარი ავთენტიფიკაცია მოხდა და ტოკენი აქტიურია)</w:t>
      </w:r>
      <w:r>
        <w:rPr>
          <w:rFonts w:ascii="Calibri" w:hAnsi="Calibri"/>
          <w:lang w:val="ka-GE"/>
        </w:rPr>
        <w:t xml:space="preserve">, რომელიც ემსახურებოდა ანგარიშის ინფორმაციის მომსახურებას და </w:t>
      </w:r>
      <w:r w:rsidRPr="00B64E75">
        <w:rPr>
          <w:rFonts w:ascii="Calibri" w:hAnsi="Calibri"/>
          <w:lang w:val="ka-GE"/>
        </w:rPr>
        <w:t xml:space="preserve">თანხმობის მოთხოვნის დოკუმენტში </w:t>
      </w:r>
      <w:r>
        <w:rPr>
          <w:rFonts w:ascii="Calibri" w:hAnsi="Calibri"/>
          <w:lang w:val="ka-GE"/>
        </w:rPr>
        <w:t xml:space="preserve">ატრიბუტი </w:t>
      </w:r>
      <w:r>
        <w:rPr>
          <w:rFonts w:ascii="Calibri" w:hAnsi="Calibri"/>
        </w:rPr>
        <w:t>combinedServiceIndicator</w:t>
      </w:r>
      <w:r>
        <w:rPr>
          <w:rFonts w:ascii="Calibri" w:hAnsi="Calibri"/>
          <w:lang w:val="ka-GE"/>
        </w:rPr>
        <w:t xml:space="preserve">-ის მნიშვნელობა იყო </w:t>
      </w:r>
      <w:r>
        <w:rPr>
          <w:rFonts w:ascii="Calibri" w:hAnsi="Calibri"/>
        </w:rPr>
        <w:t>true</w:t>
      </w:r>
      <w:r w:rsidRPr="00B64E75">
        <w:rPr>
          <w:rFonts w:ascii="Calibri" w:hAnsi="Calibri"/>
          <w:lang w:val="ka-GE"/>
        </w:rPr>
        <w:t>.</w:t>
      </w:r>
      <w:r>
        <w:rPr>
          <w:rFonts w:ascii="Calibri" w:hAnsi="Calibri"/>
        </w:rPr>
        <w:t xml:space="preserve"> </w:t>
      </w:r>
      <w:r w:rsidRPr="00B64E75">
        <w:rPr>
          <w:rFonts w:ascii="Calibri" w:hAnsi="Calibri"/>
          <w:lang w:val="ka-GE"/>
        </w:rPr>
        <w:t xml:space="preserve">ამ შემთხვევაში </w:t>
      </w:r>
      <w:r w:rsidRPr="007A0E73">
        <w:rPr>
          <w:rFonts w:ascii="Calibri" w:hAnsi="Calibri"/>
          <w:b/>
          <w:bCs/>
          <w:lang w:val="ka-GE"/>
        </w:rPr>
        <w:t>აუცილებელია</w:t>
      </w:r>
      <w:r w:rsidRPr="00B64E75">
        <w:rPr>
          <w:rFonts w:ascii="Calibri" w:hAnsi="Calibri"/>
          <w:lang w:val="ka-GE"/>
        </w:rPr>
        <w:t xml:space="preserve"> ამსმპ-მა იმოქმედოს</w:t>
      </w:r>
      <w:r>
        <w:rPr>
          <w:rFonts w:ascii="Calibri" w:hAnsi="Calibri"/>
          <w:lang w:val="ka-GE"/>
        </w:rPr>
        <w:t xml:space="preserve"> </w:t>
      </w:r>
      <w:r>
        <w:rPr>
          <w:rFonts w:ascii="Calibri" w:hAnsi="Calibri"/>
          <w:lang w:val="ka-GE"/>
        </w:rPr>
        <w:fldChar w:fldCharType="begin"/>
      </w:r>
      <w:r>
        <w:rPr>
          <w:rFonts w:ascii="Calibri" w:hAnsi="Calibri"/>
          <w:lang w:val="ka-GE"/>
        </w:rPr>
        <w:instrText xml:space="preserve"> REF _Ref75353806 \r \h </w:instrText>
      </w:r>
      <w:r>
        <w:rPr>
          <w:rFonts w:ascii="Calibri" w:hAnsi="Calibri"/>
          <w:lang w:val="ka-GE"/>
        </w:rPr>
      </w:r>
      <w:r>
        <w:rPr>
          <w:rFonts w:ascii="Calibri" w:hAnsi="Calibri"/>
          <w:lang w:val="ka-GE"/>
        </w:rPr>
        <w:fldChar w:fldCharType="separate"/>
      </w:r>
      <w:r>
        <w:rPr>
          <w:rFonts w:ascii="Calibri" w:hAnsi="Calibri"/>
          <w:lang w:val="ka-GE"/>
        </w:rPr>
        <w:t>9.1.1.7</w:t>
      </w:r>
      <w:r>
        <w:rPr>
          <w:rFonts w:ascii="Calibri" w:hAnsi="Calibri"/>
          <w:lang w:val="ka-GE"/>
        </w:rPr>
        <w:fldChar w:fldCharType="end"/>
      </w:r>
      <w:r>
        <w:rPr>
          <w:rFonts w:ascii="Calibri" w:hAnsi="Calibri"/>
          <w:lang w:val="ka-GE"/>
        </w:rPr>
        <w:t xml:space="preserve"> თავი</w:t>
      </w:r>
      <w:r w:rsidRPr="00B64E75">
        <w:rPr>
          <w:rFonts w:ascii="Calibri" w:hAnsi="Calibri"/>
          <w:lang w:val="ka-GE"/>
        </w:rPr>
        <w:t xml:space="preserve">ს შესაბამისად. </w:t>
      </w:r>
    </w:p>
    <w:p w:rsidR="00914765" w:rsidP="00914765" w:rsidRDefault="00914765" w14:paraId="2B9ABD2E" w14:textId="77777777">
      <w:pPr>
        <w:numPr>
          <w:ilvl w:val="0"/>
          <w:numId w:val="42"/>
        </w:numPr>
        <w:jc w:val="both"/>
        <w:rPr>
          <w:rFonts w:ascii="Calibri" w:hAnsi="Calibri"/>
          <w:lang w:val="ka-GE"/>
        </w:rPr>
      </w:pPr>
      <w:r w:rsidRPr="15E46950">
        <w:rPr>
          <w:rFonts w:ascii="Calibri" w:hAnsi="Calibri"/>
          <w:lang w:val="ka-GE"/>
        </w:rPr>
        <w:t xml:space="preserve">ავთენტიფიკაციის ტოკენი გაიცა სმმ-ის ამ ამსმპ-ში რაიმე წინა ავთენტიფიკაციის შედეგად (თუ ამგვარი ავთენტიფიკაცია მოხდა და ტოკენი აქტიურია). ტოკენის გადაცემის ფაქტი არ ავალდებულებს ამსმპ-ს, დაეყდნოს მას. შესაბამისად, </w:t>
      </w:r>
      <w:r w:rsidRPr="15E46950">
        <w:rPr>
          <w:rFonts w:ascii="Calibri" w:hAnsi="Calibri"/>
          <w:b/>
          <w:bCs/>
          <w:lang w:val="ka-GE"/>
        </w:rPr>
        <w:t>აუცილებელია</w:t>
      </w:r>
      <w:r w:rsidRPr="15E46950">
        <w:rPr>
          <w:rFonts w:ascii="Calibri" w:hAnsi="Calibri"/>
          <w:lang w:val="ka-GE"/>
        </w:rPr>
        <w:t xml:space="preserve"> ამსმპ-მა იმოქმედოს ერთ-ერთი შესაძლო სცენარით:</w:t>
      </w:r>
    </w:p>
    <w:p w:rsidR="00914765" w:rsidP="00914765" w:rsidRDefault="00914765" w14:paraId="6A58550A" w14:textId="77777777">
      <w:pPr>
        <w:numPr>
          <w:ilvl w:val="1"/>
          <w:numId w:val="42"/>
        </w:numPr>
        <w:jc w:val="both"/>
        <w:rPr>
          <w:rFonts w:ascii="Calibri" w:hAnsi="Calibri"/>
          <w:lang w:val="ka-GE"/>
        </w:rPr>
      </w:pPr>
      <w:r>
        <w:rPr>
          <w:rFonts w:ascii="Calibri" w:hAnsi="Calibri"/>
          <w:lang w:val="ka-GE"/>
        </w:rPr>
        <w:t xml:space="preserve">ყურადღება არ მიაქციოს ამ ტოკენის არსებობას და იმოქმედოს ისევე, როგორც იმოქმედებდა ცარიელი </w:t>
      </w:r>
      <w:r>
        <w:rPr>
          <w:rFonts w:ascii="Calibri" w:hAnsi="Calibri"/>
        </w:rPr>
        <w:t>Authorization</w:t>
      </w:r>
      <w:r>
        <w:rPr>
          <w:rFonts w:ascii="Calibri" w:hAnsi="Calibri"/>
          <w:lang w:val="ka-GE"/>
        </w:rPr>
        <w:t xml:space="preserve"> თავსართის გადმოცემისას;</w:t>
      </w:r>
    </w:p>
    <w:p w:rsidRPr="00252F17" w:rsidR="00914765" w:rsidP="00914765" w:rsidRDefault="00914765" w14:paraId="59C35DD6" w14:textId="77777777">
      <w:pPr>
        <w:numPr>
          <w:ilvl w:val="1"/>
          <w:numId w:val="42"/>
        </w:numPr>
        <w:jc w:val="both"/>
        <w:rPr>
          <w:rFonts w:ascii="Calibri" w:hAnsi="Calibri"/>
          <w:lang w:val="ka-GE"/>
        </w:rPr>
      </w:pPr>
      <w:r>
        <w:rPr>
          <w:rFonts w:ascii="Calibri" w:hAnsi="Calibri"/>
          <w:lang w:val="ka-GE"/>
        </w:rPr>
        <w:t xml:space="preserve">გაითვალისწინოს ტოკენის არსებობა და, თუ მარეგულირებელი კანონმდებლობა საშუალებას აძლევს, სმმ-ს შესთავაზოს ავთენტიფიკაცია შემცირებული რაოდენობის ფაქტორებით. აღნიშნული განიხილება როგორც </w:t>
      </w:r>
      <w:r>
        <w:rPr>
          <w:rFonts w:ascii="Calibri" w:hAnsi="Calibri"/>
        </w:rPr>
        <w:t>OAuth2</w:t>
      </w:r>
      <w:r w:rsidRPr="00B64E75">
        <w:rPr>
          <w:rFonts w:ascii="Calibri" w:hAnsi="Calibri"/>
          <w:lang w:val="ka-GE"/>
        </w:rPr>
        <w:t xml:space="preserve"> წინარე ავტორიზაცია და რეგულირდება </w:t>
      </w:r>
      <w:r>
        <w:rPr>
          <w:rFonts w:ascii="Calibri" w:hAnsi="Calibri"/>
          <w:lang w:val="ka-GE"/>
        </w:rPr>
        <w:t xml:space="preserve">რეგულირდება ამ დოკუმენტის </w:t>
      </w:r>
      <w:r>
        <w:rPr>
          <w:rFonts w:ascii="Calibri" w:hAnsi="Calibri"/>
          <w:lang w:val="ka-GE"/>
        </w:rPr>
        <w:fldChar w:fldCharType="begin"/>
      </w:r>
      <w:r>
        <w:rPr>
          <w:rFonts w:ascii="Calibri" w:hAnsi="Calibri"/>
          <w:lang w:val="ka-GE"/>
        </w:rPr>
        <w:instrText xml:space="preserve"> REF _Ref74736065 \r \h </w:instrText>
      </w:r>
      <w:r>
        <w:rPr>
          <w:rFonts w:ascii="Calibri" w:hAnsi="Calibri"/>
          <w:lang w:val="ka-GE"/>
        </w:rPr>
      </w:r>
      <w:r>
        <w:rPr>
          <w:rFonts w:ascii="Calibri" w:hAnsi="Calibri"/>
          <w:lang w:val="ka-GE"/>
        </w:rPr>
        <w:fldChar w:fldCharType="separate"/>
      </w:r>
      <w:r>
        <w:rPr>
          <w:rFonts w:ascii="Calibri" w:hAnsi="Calibri"/>
          <w:lang w:val="ka-GE"/>
        </w:rPr>
        <w:t>5.3</w:t>
      </w:r>
      <w:r>
        <w:rPr>
          <w:rFonts w:ascii="Calibri" w:hAnsi="Calibri"/>
          <w:lang w:val="ka-GE"/>
        </w:rPr>
        <w:fldChar w:fldCharType="end"/>
      </w:r>
      <w:r>
        <w:rPr>
          <w:rFonts w:ascii="Calibri" w:hAnsi="Calibri"/>
          <w:lang w:val="ka-GE"/>
        </w:rPr>
        <w:t xml:space="preserve"> თავით.</w:t>
      </w:r>
    </w:p>
    <w:p w:rsidR="00914765" w:rsidP="00914765" w:rsidRDefault="00914765" w14:paraId="36F3C897" w14:textId="77777777">
      <w:pPr>
        <w:numPr>
          <w:ilvl w:val="0"/>
          <w:numId w:val="42"/>
        </w:numPr>
        <w:jc w:val="both"/>
        <w:rPr>
          <w:rFonts w:ascii="Calibri" w:hAnsi="Calibri"/>
          <w:lang w:val="ka-GE"/>
        </w:rPr>
      </w:pPr>
      <w:r>
        <w:rPr>
          <w:rFonts w:ascii="Calibri" w:hAnsi="Calibri"/>
          <w:lang w:val="ka-GE"/>
        </w:rPr>
        <w:t xml:space="preserve">სმმ-მა ავთენტიფიკაცია გაიარა </w:t>
      </w:r>
      <w:r w:rsidRPr="00AB130C">
        <w:rPr>
          <w:rFonts w:ascii="Calibri" w:hAnsi="Calibri"/>
          <w:lang w:val="ka-GE"/>
        </w:rPr>
        <w:t>მმპ-</w:t>
      </w:r>
      <w:r>
        <w:rPr>
          <w:rFonts w:ascii="Calibri" w:hAnsi="Calibri"/>
          <w:lang w:val="ka-GE"/>
        </w:rPr>
        <w:t>სთან ან სხვა პირთან და აღნიშნული ავთენტიფიკაციის სანდოობა განსაზღვრულია</w:t>
      </w:r>
      <w:r w:rsidRPr="00AB130C">
        <w:rPr>
          <w:rFonts w:ascii="Calibri" w:hAnsi="Calibri"/>
          <w:lang w:val="ka-GE"/>
        </w:rPr>
        <w:t xml:space="preserve"> </w:t>
      </w:r>
      <w:r>
        <w:rPr>
          <w:rFonts w:ascii="Calibri" w:hAnsi="Calibri"/>
          <w:lang w:val="ka-GE"/>
        </w:rPr>
        <w:t xml:space="preserve">ამსმპ-სა და მმპ-ს შორის დადებული ორმხრივი ან მრავალმხრივი ხელშეკრულების საფუძველზე. აღნიშნული განიხილება როგორც </w:t>
      </w:r>
      <w:r>
        <w:rPr>
          <w:rFonts w:ascii="Calibri" w:hAnsi="Calibri"/>
        </w:rPr>
        <w:t>OAuth2</w:t>
      </w:r>
      <w:r w:rsidRPr="00B64E75">
        <w:rPr>
          <w:rFonts w:ascii="Calibri" w:hAnsi="Calibri"/>
          <w:lang w:val="ka-GE"/>
        </w:rPr>
        <w:t xml:space="preserve"> წინარე ავტორიზაცია და </w:t>
      </w:r>
      <w:r>
        <w:rPr>
          <w:rFonts w:ascii="Calibri" w:hAnsi="Calibri"/>
          <w:lang w:val="ka-GE"/>
        </w:rPr>
        <w:t xml:space="preserve">რეგულირდება ამ დოკუმენტის </w:t>
      </w:r>
      <w:r>
        <w:rPr>
          <w:rFonts w:ascii="Calibri" w:hAnsi="Calibri"/>
          <w:lang w:val="ka-GE"/>
        </w:rPr>
        <w:fldChar w:fldCharType="begin"/>
      </w:r>
      <w:r>
        <w:rPr>
          <w:rFonts w:ascii="Calibri" w:hAnsi="Calibri"/>
          <w:lang w:val="ka-GE"/>
        </w:rPr>
        <w:instrText xml:space="preserve"> REF _Ref74736065 \r \h </w:instrText>
      </w:r>
      <w:r>
        <w:rPr>
          <w:rFonts w:ascii="Calibri" w:hAnsi="Calibri"/>
          <w:lang w:val="ka-GE"/>
        </w:rPr>
      </w:r>
      <w:r>
        <w:rPr>
          <w:rFonts w:ascii="Calibri" w:hAnsi="Calibri"/>
          <w:lang w:val="ka-GE"/>
        </w:rPr>
        <w:fldChar w:fldCharType="separate"/>
      </w:r>
      <w:r>
        <w:rPr>
          <w:rFonts w:ascii="Calibri" w:hAnsi="Calibri"/>
          <w:lang w:val="ka-GE"/>
        </w:rPr>
        <w:t>5.3</w:t>
      </w:r>
      <w:r>
        <w:rPr>
          <w:rFonts w:ascii="Calibri" w:hAnsi="Calibri"/>
          <w:lang w:val="ka-GE"/>
        </w:rPr>
        <w:fldChar w:fldCharType="end"/>
      </w:r>
      <w:r>
        <w:rPr>
          <w:rFonts w:ascii="Calibri" w:hAnsi="Calibri"/>
          <w:lang w:val="ka-GE"/>
        </w:rPr>
        <w:t xml:space="preserve"> თავით.</w:t>
      </w:r>
    </w:p>
    <w:p w:rsidRPr="00AB130C" w:rsidR="00914765" w:rsidP="00914765" w:rsidRDefault="00914765" w14:paraId="41630745" w14:textId="77777777">
      <w:pPr>
        <w:jc w:val="both"/>
        <w:rPr>
          <w:rFonts w:ascii="Calibri" w:hAnsi="Calibri"/>
          <w:lang w:val="ka-GE"/>
        </w:rPr>
      </w:pPr>
      <w:r w:rsidRPr="00AB130C">
        <w:rPr>
          <w:rFonts w:ascii="Calibri" w:hAnsi="Calibri"/>
          <w:lang w:val="ka-GE"/>
        </w:rPr>
        <w:t xml:space="preserve">ამსმპ-მა </w:t>
      </w:r>
      <w:r w:rsidRPr="00AB130C">
        <w:rPr>
          <w:rFonts w:ascii="Calibri" w:hAnsi="Calibri"/>
          <w:b/>
          <w:bCs/>
          <w:lang w:val="ka-GE"/>
        </w:rPr>
        <w:t>არავითარ შემთხვევაში</w:t>
      </w:r>
      <w:r w:rsidRPr="00AB130C">
        <w:rPr>
          <w:rFonts w:ascii="Calibri" w:hAnsi="Calibri"/>
          <w:lang w:val="ka-GE"/>
        </w:rPr>
        <w:t xml:space="preserve"> არ უნდა მოითხოვოს ისეთი ტოკენის გამოყენება, რომელიც არ არის გაცემული მომხმარებლის ავთენტიფიკაციის საფუძველზე (დეტალებისათვის იხ. </w:t>
      </w:r>
      <w:r w:rsidRPr="00AB130C">
        <w:rPr>
          <w:rFonts w:ascii="Calibri" w:hAnsi="Calibri"/>
          <w:lang w:val="ka-GE"/>
        </w:rPr>
        <w:fldChar w:fldCharType="begin"/>
      </w:r>
      <w:r w:rsidRPr="00AB130C">
        <w:rPr>
          <w:rFonts w:ascii="Calibri" w:hAnsi="Calibri"/>
          <w:lang w:val="ka-GE"/>
        </w:rPr>
        <w:instrText xml:space="preserve"> REF _Ref74736065 \r \h </w:instrText>
      </w:r>
      <w:r w:rsidRPr="00AB130C">
        <w:rPr>
          <w:rFonts w:ascii="Calibri" w:hAnsi="Calibri"/>
          <w:lang w:val="ka-GE"/>
        </w:rPr>
      </w:r>
      <w:r w:rsidRPr="00AB130C">
        <w:rPr>
          <w:rFonts w:ascii="Calibri" w:hAnsi="Calibri"/>
          <w:lang w:val="ka-GE"/>
        </w:rPr>
        <w:fldChar w:fldCharType="separate"/>
      </w:r>
      <w:r w:rsidRPr="00AB130C">
        <w:rPr>
          <w:rFonts w:ascii="Calibri" w:hAnsi="Calibri"/>
          <w:lang w:val="ka-GE"/>
        </w:rPr>
        <w:t>5.3</w:t>
      </w:r>
      <w:r w:rsidRPr="00AB130C">
        <w:rPr>
          <w:rFonts w:ascii="Calibri" w:hAnsi="Calibri"/>
          <w:lang w:val="ka-GE"/>
        </w:rPr>
        <w:fldChar w:fldCharType="end"/>
      </w:r>
      <w:r w:rsidRPr="00AB130C">
        <w:rPr>
          <w:rFonts w:ascii="Calibri" w:hAnsi="Calibri"/>
          <w:lang w:val="ka-GE"/>
        </w:rPr>
        <w:t xml:space="preserve"> თავი). </w:t>
      </w:r>
    </w:p>
    <w:p w:rsidRPr="00914765" w:rsidR="00914765" w:rsidP="00914765" w:rsidRDefault="00914765" w14:paraId="00A12BB5" w14:textId="77777777">
      <w:pPr>
        <w:rPr>
          <w:lang w:val="ka-GE"/>
        </w:rPr>
      </w:pPr>
    </w:p>
    <w:p w:rsidR="001901A3" w:rsidP="008E3772" w:rsidRDefault="00AA6694" w14:paraId="23477430" w14:textId="5D51E47C">
      <w:pPr>
        <w:pStyle w:val="Heading1"/>
        <w:rPr>
          <w:lang w:val="ka-GE"/>
        </w:rPr>
      </w:pPr>
      <w:bookmarkStart w:name="_Toc160721685" w:id="364"/>
      <w:r w:rsidRPr="1F51C7DE">
        <w:rPr>
          <w:lang w:val="ka-GE"/>
        </w:rPr>
        <w:t xml:space="preserve">გადახდის </w:t>
      </w:r>
      <w:r w:rsidRPr="1F51C7DE" w:rsidR="00064D1F">
        <w:rPr>
          <w:lang w:val="ka-GE"/>
        </w:rPr>
        <w:t>ინიციირებ</w:t>
      </w:r>
      <w:r w:rsidRPr="1F51C7DE">
        <w:rPr>
          <w:lang w:val="ka-GE"/>
        </w:rPr>
        <w:t>აზე თანხმობის გამოხატვის წესი</w:t>
      </w:r>
      <w:bookmarkEnd w:id="364"/>
    </w:p>
    <w:p w:rsidR="00FB127E" w:rsidP="008E3772" w:rsidRDefault="00FB127E" w14:paraId="092B3C88" w14:textId="426BCABC">
      <w:pPr>
        <w:pStyle w:val="Heading2"/>
        <w:rPr>
          <w:lang w:val="ka-GE"/>
        </w:rPr>
      </w:pPr>
      <w:bookmarkStart w:name="_Toc160721686" w:id="365"/>
      <w:r>
        <w:rPr>
          <w:lang w:val="ka-GE"/>
        </w:rPr>
        <w:t>მომხმარებლის თანხმობის ვიზუალური ეკრანები</w:t>
      </w:r>
      <w:bookmarkEnd w:id="365"/>
    </w:p>
    <w:p w:rsidR="00186435" w:rsidP="008E3772" w:rsidRDefault="0032396A" w14:paraId="09140094" w14:textId="2E7B584A">
      <w:pPr>
        <w:pStyle w:val="Heading3"/>
        <w:rPr>
          <w:lang w:val="ka-GE"/>
        </w:rPr>
      </w:pPr>
      <w:bookmarkStart w:name="_Ref86847023" w:id="366"/>
      <w:bookmarkStart w:name="_Toc160721687" w:id="367"/>
      <w:commentRangeStart w:id="368"/>
      <w:r>
        <w:rPr>
          <w:lang w:val="ka-GE"/>
        </w:rPr>
        <w:t xml:space="preserve">გადახდის </w:t>
      </w:r>
      <w:r w:rsidR="00064D1F">
        <w:rPr>
          <w:lang w:val="ka-GE"/>
        </w:rPr>
        <w:t>ინიციირებ</w:t>
      </w:r>
      <w:r>
        <w:rPr>
          <w:lang w:val="ka-GE"/>
        </w:rPr>
        <w:t>ა</w:t>
      </w:r>
      <w:r w:rsidR="001357AE">
        <w:rPr>
          <w:lang w:val="ka-GE"/>
        </w:rPr>
        <w:t xml:space="preserve"> იმ შემთხვევაში როდესაც მმპ-სათვის წინასწარ ცნობილი არ არის ანგარიშის ნომერი საიდანაც უნდა გადაირიცხოს თანხა</w:t>
      </w:r>
      <w:bookmarkEnd w:id="366"/>
      <w:commentRangeEnd w:id="368"/>
      <w:r w:rsidR="008E3772">
        <w:rPr>
          <w:rStyle w:val="CommentReference"/>
          <w:rFonts w:asciiTheme="minorHAnsi" w:hAnsiTheme="minorHAnsi" w:eastAsiaTheme="minorHAnsi" w:cstheme="minorBidi"/>
          <w:color w:val="auto"/>
        </w:rPr>
        <w:commentReference w:id="368"/>
      </w:r>
      <w:bookmarkEnd w:id="367"/>
    </w:p>
    <w:p w:rsidR="007976DE" w:rsidP="005C0151" w:rsidRDefault="007976DE" w14:paraId="0B5C72CC" w14:textId="54106DDA">
      <w:pPr>
        <w:jc w:val="both"/>
        <w:rPr>
          <w:lang w:val="ka-GE"/>
        </w:rPr>
      </w:pPr>
      <w:r>
        <w:rPr>
          <w:lang w:val="ka-GE"/>
        </w:rPr>
        <w:t xml:space="preserve">თუ მმპ-ის </w:t>
      </w:r>
      <w:r w:rsidRPr="007976DE">
        <w:rPr>
          <w:lang w:val="ka-GE"/>
        </w:rPr>
        <w:t>მხარეს ცნობილი არაა გადახდის ყველა საჭირო პარამეტრი - (</w:t>
      </w:r>
      <w:r w:rsidR="00851372">
        <w:rPr>
          <w:lang w:val="ka-GE"/>
        </w:rPr>
        <w:t xml:space="preserve">მაგ. </w:t>
      </w:r>
      <w:r w:rsidRPr="007976DE">
        <w:rPr>
          <w:lang w:val="ka-GE"/>
        </w:rPr>
        <w:t>ანგარიში,</w:t>
      </w:r>
      <w:r w:rsidR="00851372">
        <w:rPr>
          <w:lang w:val="ka-GE"/>
        </w:rPr>
        <w:t xml:space="preserve"> </w:t>
      </w:r>
      <w:r w:rsidRPr="007976DE">
        <w:rPr>
          <w:lang w:val="ka-GE"/>
        </w:rPr>
        <w:t>საიდანაც თანხა უნდა გადაირიცხოს)</w:t>
      </w:r>
      <w:r w:rsidR="00851372">
        <w:rPr>
          <w:lang w:val="ka-GE"/>
        </w:rPr>
        <w:t xml:space="preserve">, </w:t>
      </w:r>
      <w:r w:rsidRPr="00CC0C18" w:rsidR="005C0151">
        <w:rPr>
          <w:b/>
          <w:bCs/>
          <w:lang w:val="ka-GE"/>
        </w:rPr>
        <w:t>აუცილებელია</w:t>
      </w:r>
      <w:r w:rsidR="005C0151">
        <w:rPr>
          <w:lang w:val="ka-GE"/>
        </w:rPr>
        <w:t xml:space="preserve"> ყველა ინფორმაცია დაზუსტდეს ამსმპ-ს მხარეს, მომხმარებლის მხრიდან საბოლოო თანხმობის გამოხატვამდე. მათ შორის </w:t>
      </w:r>
      <w:r w:rsidRPr="00CC0C18" w:rsidR="005C0151">
        <w:rPr>
          <w:b/>
          <w:bCs/>
          <w:lang w:val="ka-GE"/>
        </w:rPr>
        <w:t>შესაძლოა</w:t>
      </w:r>
      <w:r w:rsidR="005C0151">
        <w:rPr>
          <w:lang w:val="ka-GE"/>
        </w:rPr>
        <w:t xml:space="preserve"> ამსმპ მოკლებული იყოს შესაძლებლობას, ზუსტად გამოითვალოს ოპერაციის საკომისიო, როგორც ეს </w:t>
      </w:r>
      <w:r w:rsidR="005C0151">
        <w:rPr>
          <w:lang w:val="ka-GE"/>
        </w:rPr>
        <w:fldChar w:fldCharType="begin"/>
      </w:r>
      <w:r w:rsidR="005C0151">
        <w:rPr>
          <w:lang w:val="ka-GE"/>
        </w:rPr>
        <w:instrText xml:space="preserve"> REF _Ref86845017 \r \h </w:instrText>
      </w:r>
      <w:r w:rsidR="005C0151">
        <w:rPr>
          <w:lang w:val="ka-GE"/>
        </w:rPr>
      </w:r>
      <w:r w:rsidR="005C0151">
        <w:rPr>
          <w:lang w:val="ka-GE"/>
        </w:rPr>
        <w:fldChar w:fldCharType="separate"/>
      </w:r>
      <w:r w:rsidR="005C0151">
        <w:rPr>
          <w:lang w:val="ka-GE"/>
        </w:rPr>
        <w:t>8.4.1</w:t>
      </w:r>
      <w:r w:rsidR="005C0151">
        <w:rPr>
          <w:lang w:val="ka-GE"/>
        </w:rPr>
        <w:fldChar w:fldCharType="end"/>
      </w:r>
      <w:r w:rsidR="005C0151">
        <w:rPr>
          <w:lang w:val="ka-GE"/>
        </w:rPr>
        <w:t xml:space="preserve"> თავითაა განსაზღვრული.</w:t>
      </w:r>
    </w:p>
    <w:p w:rsidR="00A72874" w:rsidP="005C0151" w:rsidRDefault="00243260" w14:paraId="14C47BD1" w14:textId="37B5E848">
      <w:pPr>
        <w:jc w:val="both"/>
        <w:rPr>
          <w:lang w:val="ka-GE"/>
        </w:rPr>
      </w:pPr>
      <w:r>
        <w:rPr>
          <w:lang w:val="ka-GE"/>
        </w:rPr>
        <w:t xml:space="preserve">მმპ-ის მხარეს გადახდის </w:t>
      </w:r>
      <w:r w:rsidR="00064D1F">
        <w:rPr>
          <w:lang w:val="ka-GE"/>
        </w:rPr>
        <w:t>ინიციირებ</w:t>
      </w:r>
      <w:r>
        <w:rPr>
          <w:lang w:val="ka-GE"/>
        </w:rPr>
        <w:t xml:space="preserve">ის ეკრანის მაგალითი მოცემულია შემდეგ სურათზე. </w:t>
      </w:r>
      <w:r w:rsidR="007516C4">
        <w:rPr>
          <w:lang w:val="ka-GE"/>
        </w:rPr>
        <w:t>მომხმარებელი ირჩევს მხოლოდ ამსმპ-ს:</w:t>
      </w:r>
    </w:p>
    <w:p w:rsidR="00243260" w:rsidP="00CC0C18" w:rsidRDefault="00243260" w14:paraId="6DE91315" w14:textId="77777777">
      <w:pPr>
        <w:keepNext/>
        <w:jc w:val="center"/>
      </w:pPr>
      <w:r w:rsidRPr="00243260">
        <w:rPr>
          <w:noProof/>
          <w:lang w:val="ka-GE"/>
        </w:rPr>
        <w:drawing>
          <wp:inline distT="0" distB="0" distL="0" distR="0" wp14:anchorId="0675D5C5" wp14:editId="722F2707">
            <wp:extent cx="3708290" cy="3644900"/>
            <wp:effectExtent l="0" t="0" r="6985"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16"/>
                    <a:stretch>
                      <a:fillRect/>
                    </a:stretch>
                  </pic:blipFill>
                  <pic:spPr>
                    <a:xfrm>
                      <a:off x="0" y="0"/>
                      <a:ext cx="3710716" cy="3647285"/>
                    </a:xfrm>
                    <a:prstGeom prst="rect">
                      <a:avLst/>
                    </a:prstGeom>
                  </pic:spPr>
                </pic:pic>
              </a:graphicData>
            </a:graphic>
          </wp:inline>
        </w:drawing>
      </w:r>
    </w:p>
    <w:p w:rsidR="00243260" w:rsidP="00CC0C18" w:rsidRDefault="00243260" w14:paraId="07FF7C15" w14:textId="1439684A">
      <w:pPr>
        <w:pStyle w:val="Caption"/>
        <w:jc w:val="center"/>
        <w:rPr>
          <w:lang w:val="ka-GE"/>
        </w:rPr>
      </w:pPr>
      <w:r>
        <w:t xml:space="preserve">სურათი </w:t>
      </w:r>
      <w:r>
        <w:fldChar w:fldCharType="begin"/>
      </w:r>
      <w:r>
        <w:instrText>SEQ სურათი \* ARABIC</w:instrText>
      </w:r>
      <w:r>
        <w:fldChar w:fldCharType="separate"/>
      </w:r>
      <w:r w:rsidR="00B94250">
        <w:rPr>
          <w:noProof/>
        </w:rPr>
        <w:t>2</w:t>
      </w:r>
      <w:r>
        <w:fldChar w:fldCharType="end"/>
      </w:r>
      <w:r>
        <w:rPr>
          <w:lang w:val="ka-GE"/>
        </w:rPr>
        <w:t xml:space="preserve">: გადახდის </w:t>
      </w:r>
      <w:r w:rsidR="00064D1F">
        <w:rPr>
          <w:lang w:val="ka-GE"/>
        </w:rPr>
        <w:t>ინიციირებ</w:t>
      </w:r>
      <w:r>
        <w:rPr>
          <w:lang w:val="ka-GE"/>
        </w:rPr>
        <w:t>ა მმპ-ის მხრიდან, როდესაც მისთვის ცნობილი არაა საგადახდო ანგარიში</w:t>
      </w:r>
    </w:p>
    <w:p w:rsidR="005C0151" w:rsidP="00851372" w:rsidRDefault="007516C4" w14:paraId="442DBA0E" w14:textId="57C62BE0">
      <w:pPr>
        <w:rPr>
          <w:lang w:val="ka-GE"/>
        </w:rPr>
      </w:pPr>
      <w:bookmarkStart w:name="_Hlk86846524" w:id="369"/>
      <w:r>
        <w:rPr>
          <w:lang w:val="ka-GE"/>
        </w:rPr>
        <w:t xml:space="preserve">მას შემდეგ, რაც მომხმარებელი დააჭერს ღილაკს „გაგრძელება“ და მმპ-მა გაუგზავნის ამსმპ-ს გადახდის </w:t>
      </w:r>
      <w:r w:rsidR="00064D1F">
        <w:rPr>
          <w:lang w:val="ka-GE"/>
        </w:rPr>
        <w:t>ინიციირებ</w:t>
      </w:r>
      <w:r>
        <w:rPr>
          <w:lang w:val="ka-GE"/>
        </w:rPr>
        <w:t xml:space="preserve">ის მოთხოვნას ამ დოკუმენტის </w:t>
      </w:r>
      <w:r>
        <w:rPr>
          <w:lang w:val="ka-GE"/>
        </w:rPr>
        <w:fldChar w:fldCharType="begin"/>
      </w:r>
      <w:r>
        <w:rPr>
          <w:lang w:val="ka-GE"/>
        </w:rPr>
        <w:instrText xml:space="preserve"> REF _Ref70208944 \r \h </w:instrText>
      </w:r>
      <w:r>
        <w:rPr>
          <w:lang w:val="ka-GE"/>
        </w:rPr>
      </w:r>
      <w:r>
        <w:rPr>
          <w:lang w:val="ka-GE"/>
        </w:rPr>
        <w:fldChar w:fldCharType="separate"/>
      </w:r>
      <w:r>
        <w:rPr>
          <w:lang w:val="ka-GE"/>
        </w:rPr>
        <w:t>8.3</w:t>
      </w:r>
      <w:r>
        <w:rPr>
          <w:lang w:val="ka-GE"/>
        </w:rPr>
        <w:fldChar w:fldCharType="end"/>
      </w:r>
      <w:r>
        <w:rPr>
          <w:lang w:val="ka-GE"/>
        </w:rPr>
        <w:t xml:space="preserve"> თავით განსაზღვრული წესით და ამსმპ დაარეგისტრირებს აღნიშნულ გადახდას, </w:t>
      </w:r>
      <w:r w:rsidRPr="00CC0C18">
        <w:rPr>
          <w:b/>
          <w:bCs/>
          <w:lang w:val="ka-GE"/>
        </w:rPr>
        <w:t>აუცილებელია</w:t>
      </w:r>
      <w:r>
        <w:rPr>
          <w:lang w:val="ka-GE"/>
        </w:rPr>
        <w:t xml:space="preserve"> მმპ-მა მომხმარებელს უჩვენოს</w:t>
      </w:r>
      <w:r w:rsidR="002379B0">
        <w:rPr>
          <w:lang w:val="ka-GE"/>
        </w:rPr>
        <w:t xml:space="preserve"> ამ გამოძახების შედეგი.</w:t>
      </w:r>
      <w:r w:rsidR="0045221E">
        <w:rPr>
          <w:lang w:val="ka-GE"/>
        </w:rPr>
        <w:t xml:space="preserve"> ამ მაგალითის მიზნებისათვის, ამსმპ ითხოვს „გადამისამართების“ ტიპის ავტორიზაციას.</w:t>
      </w:r>
    </w:p>
    <w:bookmarkEnd w:id="369"/>
    <w:p w:rsidR="007A5317" w:rsidP="00CC0C18" w:rsidRDefault="007A5317" w14:paraId="126EE97C" w14:textId="77777777">
      <w:pPr>
        <w:keepNext/>
        <w:jc w:val="center"/>
      </w:pPr>
      <w:r w:rsidRPr="007A5317">
        <w:rPr>
          <w:noProof/>
          <w:lang w:val="ka-GE"/>
        </w:rPr>
        <w:drawing>
          <wp:inline distT="0" distB="0" distL="0" distR="0" wp14:anchorId="734F8AED" wp14:editId="10C414D4">
            <wp:extent cx="3841235" cy="4375150"/>
            <wp:effectExtent l="0" t="0" r="6985" b="635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17"/>
                    <a:stretch>
                      <a:fillRect/>
                    </a:stretch>
                  </pic:blipFill>
                  <pic:spPr>
                    <a:xfrm>
                      <a:off x="0" y="0"/>
                      <a:ext cx="3843501" cy="4377731"/>
                    </a:xfrm>
                    <a:prstGeom prst="rect">
                      <a:avLst/>
                    </a:prstGeom>
                  </pic:spPr>
                </pic:pic>
              </a:graphicData>
            </a:graphic>
          </wp:inline>
        </w:drawing>
      </w:r>
    </w:p>
    <w:p w:rsidR="007A5317" w:rsidP="00CC0C18" w:rsidRDefault="007A5317" w14:paraId="1123B07A" w14:textId="2243F655">
      <w:pPr>
        <w:pStyle w:val="Caption"/>
        <w:jc w:val="center"/>
        <w:rPr>
          <w:lang w:val="ka-GE"/>
        </w:rPr>
      </w:pPr>
      <w:r>
        <w:t xml:space="preserve">სურათი </w:t>
      </w:r>
      <w:r>
        <w:fldChar w:fldCharType="begin"/>
      </w:r>
      <w:r>
        <w:instrText>SEQ სურათი \* ARABIC</w:instrText>
      </w:r>
      <w:r>
        <w:fldChar w:fldCharType="separate"/>
      </w:r>
      <w:r w:rsidR="00B94250">
        <w:rPr>
          <w:noProof/>
        </w:rPr>
        <w:t>3</w:t>
      </w:r>
      <w:r>
        <w:fldChar w:fldCharType="end"/>
      </w:r>
      <w:r>
        <w:rPr>
          <w:lang w:val="ka-GE"/>
        </w:rPr>
        <w:t xml:space="preserve">: ამსმპ-დან მიღებული პასუხის დათვალიერება, უცნობი ანგარიშიდან გადარიცხვის </w:t>
      </w:r>
      <w:r w:rsidR="00064D1F">
        <w:rPr>
          <w:lang w:val="ka-GE"/>
        </w:rPr>
        <w:t>ინიციირებ</w:t>
      </w:r>
      <w:r>
        <w:rPr>
          <w:lang w:val="ka-GE"/>
        </w:rPr>
        <w:t>ის შემთხვევაში</w:t>
      </w:r>
    </w:p>
    <w:p w:rsidR="002379B0" w:rsidP="000D679C" w:rsidRDefault="00E0073C" w14:paraId="1A3B1A0D" w14:textId="3FE9651C">
      <w:pPr>
        <w:jc w:val="both"/>
        <w:rPr>
          <w:lang w:val="ka-GE"/>
        </w:rPr>
      </w:pPr>
      <w:r>
        <w:rPr>
          <w:lang w:val="ka-GE"/>
        </w:rPr>
        <w:t xml:space="preserve">„გადამისამართების“ ტიპის ავტორიზაციის შემთხვევაში, „გაგრძელების“ ღილაკზე დაჭერით მომხმარებელი გადამისამართდება ამსმპ-ს სისტემაში. ვინაიდან </w:t>
      </w:r>
      <w:r w:rsidR="000C78B1">
        <w:rPr>
          <w:lang w:val="ka-GE"/>
        </w:rPr>
        <w:t xml:space="preserve">გარკვეული ინფორმაცია საჭიროებს დაზუსტებას, </w:t>
      </w:r>
      <w:r w:rsidRPr="00CC0C18" w:rsidR="000C78B1">
        <w:rPr>
          <w:b/>
          <w:bCs/>
          <w:lang w:val="ka-GE"/>
        </w:rPr>
        <w:t>აუცილებელია</w:t>
      </w:r>
      <w:r w:rsidR="000C78B1">
        <w:rPr>
          <w:lang w:val="ka-GE"/>
        </w:rPr>
        <w:t xml:space="preserve"> მომხმარებელმა ჯერ გაიაროს ავთენტიფიკაცია</w:t>
      </w:r>
      <w:r w:rsidR="000D679C">
        <w:rPr>
          <w:lang w:val="ka-GE"/>
        </w:rPr>
        <w:t xml:space="preserve"> ამსმპ-ის სისტემაში.</w:t>
      </w:r>
    </w:p>
    <w:p w:rsidR="004F7899" w:rsidP="00CC0C18" w:rsidRDefault="004F7899" w14:paraId="636F79A8" w14:textId="77777777">
      <w:pPr>
        <w:keepNext/>
        <w:jc w:val="center"/>
      </w:pPr>
      <w:r w:rsidRPr="004F7899">
        <w:rPr>
          <w:noProof/>
          <w:lang w:val="ka-GE"/>
        </w:rPr>
        <w:drawing>
          <wp:inline distT="0" distB="0" distL="0" distR="0" wp14:anchorId="3783E6EE" wp14:editId="6E395FC5">
            <wp:extent cx="4432293" cy="3636280"/>
            <wp:effectExtent l="0" t="0" r="6985" b="254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18"/>
                    <a:stretch>
                      <a:fillRect/>
                    </a:stretch>
                  </pic:blipFill>
                  <pic:spPr>
                    <a:xfrm>
                      <a:off x="0" y="0"/>
                      <a:ext cx="4468545" cy="3666021"/>
                    </a:xfrm>
                    <a:prstGeom prst="rect">
                      <a:avLst/>
                    </a:prstGeom>
                  </pic:spPr>
                </pic:pic>
              </a:graphicData>
            </a:graphic>
          </wp:inline>
        </w:drawing>
      </w:r>
    </w:p>
    <w:p w:rsidR="000D679C" w:rsidP="00CC0C18" w:rsidRDefault="004F7899" w14:paraId="1BA04570" w14:textId="15037799">
      <w:pPr>
        <w:pStyle w:val="Caption"/>
        <w:jc w:val="center"/>
        <w:rPr>
          <w:lang w:val="ka-GE"/>
        </w:rPr>
      </w:pPr>
      <w:r>
        <w:t xml:space="preserve">სურათი </w:t>
      </w:r>
      <w:r>
        <w:fldChar w:fldCharType="begin"/>
      </w:r>
      <w:r>
        <w:instrText>SEQ სურათი \* ARABIC</w:instrText>
      </w:r>
      <w:r>
        <w:fldChar w:fldCharType="separate"/>
      </w:r>
      <w:r w:rsidR="00B94250">
        <w:rPr>
          <w:noProof/>
        </w:rPr>
        <w:t>4</w:t>
      </w:r>
      <w:r>
        <w:fldChar w:fldCharType="end"/>
      </w:r>
      <w:r>
        <w:rPr>
          <w:lang w:val="ka-GE"/>
        </w:rPr>
        <w:t>: მომხმარებლის ავთენტიფიკაცია ამსმპ-ში, გადახდის დეტალების გარეშე</w:t>
      </w:r>
    </w:p>
    <w:p w:rsidR="00855F73" w:rsidP="00CC0C18" w:rsidRDefault="00D93214" w14:paraId="26246156" w14:textId="13357103">
      <w:pPr>
        <w:jc w:val="both"/>
        <w:rPr>
          <w:lang w:val="ka-GE"/>
        </w:rPr>
      </w:pPr>
      <w:r w:rsidRPr="00CC0C18">
        <w:rPr>
          <w:b/>
          <w:bCs/>
          <w:lang w:val="ka-GE"/>
        </w:rPr>
        <w:t>შესაძლოა</w:t>
      </w:r>
      <w:r w:rsidR="00CB554C">
        <w:rPr>
          <w:lang w:val="ka-GE"/>
        </w:rPr>
        <w:t xml:space="preserve">, მარეგულირებელი კანონმდებლობით დადგენილი წესით, ამსმპ-მ ისარგებლოს ერთფაქტორიანი ავთენტიფიკაციის გამოყენების უფლებით </w:t>
      </w:r>
      <w:r>
        <w:rPr>
          <w:lang w:val="ka-GE"/>
        </w:rPr>
        <w:t xml:space="preserve">ან სხვა გამონაკლისებით, რასაც აღნიშნული კანონმდებლობა ადგენს. თუმცა მოცემულ შემთხვევაში ითვლება რომ მომხმარებელი სრულფასოვნად გადის ძლიერ ავთენტიფიკაციას, მათ შორის </w:t>
      </w:r>
      <w:r w:rsidR="00A24CCC">
        <w:rPr>
          <w:lang w:val="ka-GE"/>
        </w:rPr>
        <w:t>დინამიკური ბმის ჩათვლით (ანუ ავთენტიფიკაცია ხდება კონკრეტული ოპერაციის ჭრილში).</w:t>
      </w:r>
      <w:r w:rsidR="00855F73">
        <w:rPr>
          <w:lang w:val="ka-GE"/>
        </w:rPr>
        <w:t xml:space="preserve"> </w:t>
      </w:r>
    </w:p>
    <w:p w:rsidR="00E0073C" w:rsidP="00851372" w:rsidRDefault="008313EA" w14:paraId="59EDB675" w14:textId="6829C982">
      <w:pPr>
        <w:rPr>
          <w:lang w:val="ka-GE"/>
        </w:rPr>
      </w:pPr>
      <w:r>
        <w:rPr>
          <w:lang w:val="ka-GE"/>
        </w:rPr>
        <w:t xml:space="preserve">მას შემდეგ, რაც მომხმარებელი წარმატებით გაივლის ავთენტიფიკაციას, </w:t>
      </w:r>
      <w:r w:rsidRPr="00CC0C18">
        <w:rPr>
          <w:b/>
          <w:bCs/>
          <w:lang w:val="ka-GE"/>
        </w:rPr>
        <w:t>აუცილებელია</w:t>
      </w:r>
      <w:r>
        <w:rPr>
          <w:lang w:val="ka-GE"/>
        </w:rPr>
        <w:t xml:space="preserve"> ამსმპ-მა ჯერ მოსთხოვოს ყველა საჭირო ინფორმაციის შევსება</w:t>
      </w:r>
      <w:r w:rsidR="00233B80">
        <w:rPr>
          <w:lang w:val="ka-GE"/>
        </w:rPr>
        <w:t xml:space="preserve"> (ამ მაგალითის მიზნებისათვის, ეს ინფორმაციაა ანგარიშის ნომერი)</w:t>
      </w:r>
      <w:r>
        <w:rPr>
          <w:lang w:val="ka-GE"/>
        </w:rPr>
        <w:t xml:space="preserve"> </w:t>
      </w:r>
      <w:r w:rsidR="00233B80">
        <w:rPr>
          <w:lang w:val="ka-GE"/>
        </w:rPr>
        <w:t>:</w:t>
      </w:r>
    </w:p>
    <w:p w:rsidR="00CE74AA" w:rsidP="00CC0C18" w:rsidRDefault="00941B13" w14:paraId="4FD15510" w14:textId="77777777">
      <w:pPr>
        <w:keepNext/>
        <w:jc w:val="center"/>
      </w:pPr>
      <w:r>
        <w:rPr>
          <w:noProof/>
        </w:rPr>
        <w:drawing>
          <wp:inline distT="0" distB="0" distL="0" distR="0" wp14:anchorId="2D53F6ED" wp14:editId="5ECF1085">
            <wp:extent cx="3619500" cy="4292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0" cy="4292600"/>
                    </a:xfrm>
                    <a:prstGeom prst="rect">
                      <a:avLst/>
                    </a:prstGeom>
                    <a:noFill/>
                    <a:ln>
                      <a:noFill/>
                    </a:ln>
                  </pic:spPr>
                </pic:pic>
              </a:graphicData>
            </a:graphic>
          </wp:inline>
        </w:drawing>
      </w:r>
    </w:p>
    <w:p w:rsidRPr="00CC0C18" w:rsidR="00233B80" w:rsidP="00CC0C18" w:rsidRDefault="00CE74AA" w14:paraId="4B0F8011" w14:textId="11B95F82">
      <w:pPr>
        <w:pStyle w:val="Caption"/>
        <w:jc w:val="center"/>
      </w:pPr>
      <w:r>
        <w:t xml:space="preserve">სურათი </w:t>
      </w:r>
      <w:r>
        <w:fldChar w:fldCharType="begin"/>
      </w:r>
      <w:r>
        <w:instrText>SEQ სურათი \* ARABIC</w:instrText>
      </w:r>
      <w:r>
        <w:fldChar w:fldCharType="separate"/>
      </w:r>
      <w:r w:rsidR="00B94250">
        <w:rPr>
          <w:noProof/>
        </w:rPr>
        <w:t>5</w:t>
      </w:r>
      <w:r>
        <w:fldChar w:fldCharType="end"/>
      </w:r>
      <w:r>
        <w:t xml:space="preserve">: </w:t>
      </w:r>
      <w:r>
        <w:rPr>
          <w:lang w:val="ka-GE"/>
        </w:rPr>
        <w:t>ანგარიშის არჩევა და ტრანზაქციის დადასტურება</w:t>
      </w:r>
    </w:p>
    <w:p w:rsidR="00E0073C" w:rsidP="00851372" w:rsidRDefault="00CE74AA" w14:paraId="2057401E" w14:textId="77C7F5F8">
      <w:pPr>
        <w:rPr>
          <w:lang w:val="ka-GE"/>
        </w:rPr>
      </w:pPr>
      <w:r w:rsidRPr="53E3CE0D">
        <w:rPr>
          <w:lang w:val="ka-GE"/>
        </w:rPr>
        <w:t>თუ ანგარიშზე ვრცელდება საკომის</w:t>
      </w:r>
      <w:ins w:author="Giorgi Sheklashvili" w:date="2024-03-11T11:11:00Z" w:id="370">
        <w:r w:rsidRPr="53E3CE0D" w:rsidR="77C51C44">
          <w:rPr>
            <w:lang w:val="ka-GE"/>
          </w:rPr>
          <w:t>ი</w:t>
        </w:r>
      </w:ins>
      <w:r w:rsidRPr="53E3CE0D">
        <w:rPr>
          <w:lang w:val="ka-GE"/>
        </w:rPr>
        <w:t>ო</w:t>
      </w:r>
      <w:r w:rsidRPr="53E3CE0D" w:rsidR="00855F73">
        <w:rPr>
          <w:lang w:val="ka-GE"/>
        </w:rPr>
        <w:t xml:space="preserve">, </w:t>
      </w:r>
      <w:r w:rsidRPr="53E3CE0D" w:rsidR="00855F73">
        <w:rPr>
          <w:b/>
          <w:bCs/>
          <w:lang w:val="ka-GE"/>
        </w:rPr>
        <w:t>აუცილებელია</w:t>
      </w:r>
      <w:r w:rsidRPr="53E3CE0D" w:rsidR="00855F73">
        <w:rPr>
          <w:lang w:val="ka-GE"/>
        </w:rPr>
        <w:t xml:space="preserve"> მომხმარებელმა დაინახოს აღნიშნული, ოპერაციის საბოლოო დადასტურებამდე.</w:t>
      </w:r>
    </w:p>
    <w:p w:rsidR="003904C2" w:rsidP="00C475DF" w:rsidRDefault="003904C2" w14:paraId="30C2513A" w14:textId="7E406EB0">
      <w:pPr>
        <w:jc w:val="both"/>
        <w:rPr>
          <w:lang w:val="ka-GE"/>
        </w:rPr>
      </w:pPr>
      <w:r>
        <w:rPr>
          <w:lang w:val="ka-GE"/>
        </w:rPr>
        <w:t xml:space="preserve">ვინაიდან, როგორც უკვე აღინიშნა, წინამდებარე მაგალითის მიზნებისათვის მომხმარებელმა გაიარა სრულფასოვანი ორფაქტორიანი ავთენტიფიკაცია რომელიც კონკრეტულ გადახდასთანაა დაკავშირებული, </w:t>
      </w:r>
      <w:r w:rsidR="00C475DF">
        <w:rPr>
          <w:lang w:val="ka-GE"/>
        </w:rPr>
        <w:t xml:space="preserve">მომხმარებლის დამატებითი ავთენტიფიკაცია აუცილებელლი აღარ არის. </w:t>
      </w:r>
      <w:r w:rsidRPr="00CC0C18" w:rsidR="00C475DF">
        <w:rPr>
          <w:b/>
          <w:bCs/>
          <w:lang w:val="ka-GE"/>
        </w:rPr>
        <w:t>შესაძლოა</w:t>
      </w:r>
      <w:r w:rsidR="00C475DF">
        <w:rPr>
          <w:lang w:val="ka-GE"/>
        </w:rPr>
        <w:t xml:space="preserve"> საკუთარი უსაფრთხოების პოლიტიკიდან გამომდინარე, </w:t>
      </w:r>
      <w:r w:rsidR="00932D28">
        <w:rPr>
          <w:lang w:val="ka-GE"/>
        </w:rPr>
        <w:t>ამსმპ-მა გარკვეულ შემთხვევაში მაინც მოითხოვოს დამატებითი ავთენტიფიკაცია (მაგ. მხოლოდ მე-2 ფაქტორით) თუ აღნიშნული არ დაარღვევს მარეგულირებელი კანონმდებლობის მოთხოვნებს.</w:t>
      </w:r>
    </w:p>
    <w:p w:rsidR="00932D28" w:rsidP="00C475DF" w:rsidRDefault="006E4D91" w14:paraId="0EF66CF9" w14:textId="683682BD">
      <w:pPr>
        <w:jc w:val="both"/>
        <w:rPr>
          <w:lang w:val="ka-GE"/>
        </w:rPr>
      </w:pPr>
      <w:r w:rsidRPr="006E4D91">
        <w:rPr>
          <w:lang w:val="ka-GE"/>
        </w:rPr>
        <w:t xml:space="preserve">„გადამისამართების“ ტიპის ავთენტიფიკაციისა და ავტორიზაციის გამოყენებისას, მას შემდეგ რაც მომხმარებელი საბოლოოდ </w:t>
      </w:r>
      <w:r>
        <w:rPr>
          <w:lang w:val="ka-GE"/>
        </w:rPr>
        <w:t xml:space="preserve">დაადასტურებს გადახდას, </w:t>
      </w:r>
      <w:r w:rsidRPr="00CC0C18" w:rsidR="00B80AE4">
        <w:rPr>
          <w:b/>
          <w:bCs/>
          <w:lang w:val="ka-GE"/>
        </w:rPr>
        <w:t>აუცილებელია</w:t>
      </w:r>
      <w:r w:rsidR="00B80AE4">
        <w:rPr>
          <w:lang w:val="ka-GE"/>
        </w:rPr>
        <w:t>, ამსმპ-მა ჯერ მიაწოდოს ინფორმაცია მომხმარებელს გადახდის წარმატებით ან წარუმატებლად დასრულების შესახებ და მხოლოდ ამის შემდეგ გადაამისამართოს იგი</w:t>
      </w:r>
      <w:r w:rsidR="001230AF">
        <w:rPr>
          <w:lang w:val="ka-GE"/>
        </w:rPr>
        <w:t xml:space="preserve"> მმპ-ის სისტემაში:</w:t>
      </w:r>
    </w:p>
    <w:p w:rsidR="001230AF" w:rsidP="00CC0C18" w:rsidRDefault="001230AF" w14:paraId="0A6FF87E" w14:textId="77777777">
      <w:pPr>
        <w:keepNext/>
        <w:jc w:val="center"/>
      </w:pPr>
      <w:r w:rsidRPr="001230AF">
        <w:rPr>
          <w:noProof/>
          <w:lang w:val="ka-GE"/>
        </w:rPr>
        <w:drawing>
          <wp:inline distT="0" distB="0" distL="0" distR="0" wp14:anchorId="11AD4105" wp14:editId="4F4696D1">
            <wp:extent cx="3607533" cy="2724150"/>
            <wp:effectExtent l="0" t="0" r="0" b="0"/>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20"/>
                    <a:stretch>
                      <a:fillRect/>
                    </a:stretch>
                  </pic:blipFill>
                  <pic:spPr>
                    <a:xfrm>
                      <a:off x="0" y="0"/>
                      <a:ext cx="3609756" cy="2725829"/>
                    </a:xfrm>
                    <a:prstGeom prst="rect">
                      <a:avLst/>
                    </a:prstGeom>
                  </pic:spPr>
                </pic:pic>
              </a:graphicData>
            </a:graphic>
          </wp:inline>
        </w:drawing>
      </w:r>
    </w:p>
    <w:p w:rsidR="001230AF" w:rsidP="00CC0C18" w:rsidRDefault="001230AF" w14:paraId="2CE21203" w14:textId="175CDEB8">
      <w:pPr>
        <w:pStyle w:val="Caption"/>
        <w:jc w:val="center"/>
        <w:rPr>
          <w:lang w:val="ka-GE"/>
        </w:rPr>
      </w:pPr>
      <w:r>
        <w:t xml:space="preserve">სურათი </w:t>
      </w:r>
      <w:r>
        <w:fldChar w:fldCharType="begin"/>
      </w:r>
      <w:r>
        <w:instrText>SEQ სურათი \* ARABIC</w:instrText>
      </w:r>
      <w:r>
        <w:fldChar w:fldCharType="separate"/>
      </w:r>
      <w:r w:rsidR="00B94250">
        <w:rPr>
          <w:noProof/>
        </w:rPr>
        <w:t>6</w:t>
      </w:r>
      <w:r>
        <w:fldChar w:fldCharType="end"/>
      </w:r>
      <w:r>
        <w:rPr>
          <w:lang w:val="ka-GE"/>
        </w:rPr>
        <w:t>: ამსმპ აწვდის მომხმარებელს ინფორმაციას გადახდის წარმატებით განხორციელების თაობაზე</w:t>
      </w:r>
    </w:p>
    <w:p w:rsidR="00855F73" w:rsidP="00851372" w:rsidRDefault="006E4D91" w14:paraId="0FA07225" w14:textId="7D8EBAE7">
      <w:pPr>
        <w:rPr>
          <w:lang w:val="ka-GE"/>
        </w:rPr>
      </w:pPr>
      <w:r w:rsidRPr="00CC0C18">
        <w:rPr>
          <w:b/>
          <w:bCs/>
          <w:lang w:val="ka-GE"/>
        </w:rPr>
        <w:t>შესაძლოა</w:t>
      </w:r>
      <w:r>
        <w:rPr>
          <w:lang w:val="ka-GE"/>
        </w:rPr>
        <w:t xml:space="preserve"> აღნიშნული ეკრანი ავტომატურად გადამისამართდეს მმპ-ის სისტემაში ან საჭირო იყოს მომხმარებლის მიერ რაიმე მარტივი ქმედება (მაგ. ღილაკზე დაჭერა).</w:t>
      </w:r>
    </w:p>
    <w:p w:rsidRPr="00CC0C18" w:rsidR="00EC3B7A" w:rsidP="00CC0C18" w:rsidRDefault="001230AF" w14:paraId="000EEE97" w14:textId="5B1CE642">
      <w:pPr>
        <w:pStyle w:val="Heading4"/>
        <w:rPr>
          <w:lang w:val="ka-GE"/>
        </w:rPr>
      </w:pPr>
      <w:r>
        <w:rPr>
          <w:lang w:val="ka-GE"/>
        </w:rPr>
        <w:t xml:space="preserve">გადახდის </w:t>
      </w:r>
      <w:r w:rsidR="00064D1F">
        <w:rPr>
          <w:lang w:val="ka-GE"/>
        </w:rPr>
        <w:t>ინიციირებ</w:t>
      </w:r>
      <w:r>
        <w:rPr>
          <w:lang w:val="ka-GE"/>
        </w:rPr>
        <w:t xml:space="preserve">ა იმ შემთხვევაში, როდესაც მმპ ამსმპ-ს </w:t>
      </w:r>
      <w:r w:rsidR="00EC3B7A">
        <w:rPr>
          <w:lang w:val="ka-GE"/>
        </w:rPr>
        <w:t xml:space="preserve">სრულფასოვნად </w:t>
      </w:r>
      <w:r>
        <w:rPr>
          <w:lang w:val="ka-GE"/>
        </w:rPr>
        <w:t>უგზავნის ყველა ინფორმაციას</w:t>
      </w:r>
    </w:p>
    <w:p w:rsidR="00EC3B7A" w:rsidP="007976DE" w:rsidRDefault="00777A3B" w14:paraId="485062A7" w14:textId="4FFAB48F">
      <w:pPr>
        <w:rPr>
          <w:lang w:val="ka-GE"/>
        </w:rPr>
      </w:pPr>
      <w:r>
        <w:rPr>
          <w:lang w:val="ka-GE"/>
        </w:rPr>
        <w:t xml:space="preserve">ამ მაგალითის მიზნებისათვის </w:t>
      </w:r>
      <w:r w:rsidR="00EC3B7A">
        <w:rPr>
          <w:lang w:val="ka-GE"/>
        </w:rPr>
        <w:t xml:space="preserve">მმპ </w:t>
      </w:r>
      <w:r>
        <w:rPr>
          <w:lang w:val="ka-GE"/>
        </w:rPr>
        <w:t xml:space="preserve">ამსმპ-ს გადასცემს ყველა საჭირო ინფორმაციას გადახდის </w:t>
      </w:r>
      <w:r w:rsidR="00064D1F">
        <w:rPr>
          <w:lang w:val="ka-GE"/>
        </w:rPr>
        <w:t>ინიციირებ</w:t>
      </w:r>
      <w:r>
        <w:rPr>
          <w:lang w:val="ka-GE"/>
        </w:rPr>
        <w:t>ის შეტყობინებაში</w:t>
      </w:r>
      <w:r w:rsidR="00F14245">
        <w:rPr>
          <w:lang w:val="ka-GE"/>
        </w:rPr>
        <w:t>, მათ შორის ანგარიშის ნომერს</w:t>
      </w:r>
      <w:r>
        <w:rPr>
          <w:lang w:val="ka-GE"/>
        </w:rPr>
        <w:t>. მაგალითად:</w:t>
      </w:r>
    </w:p>
    <w:p w:rsidR="00BF71E8" w:rsidP="00CC0C18" w:rsidRDefault="00F14245" w14:paraId="384C0B1F" w14:textId="77777777">
      <w:pPr>
        <w:keepNext/>
        <w:jc w:val="center"/>
      </w:pPr>
      <w:r w:rsidRPr="00F14245">
        <w:rPr>
          <w:noProof/>
          <w:lang w:val="ka-GE"/>
        </w:rPr>
        <w:drawing>
          <wp:inline distT="0" distB="0" distL="0" distR="0" wp14:anchorId="2CD91647" wp14:editId="09CBBCE3">
            <wp:extent cx="3728085" cy="3641256"/>
            <wp:effectExtent l="0" t="0" r="5715" b="0"/>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21"/>
                    <a:stretch>
                      <a:fillRect/>
                    </a:stretch>
                  </pic:blipFill>
                  <pic:spPr>
                    <a:xfrm>
                      <a:off x="0" y="0"/>
                      <a:ext cx="3739200" cy="3652112"/>
                    </a:xfrm>
                    <a:prstGeom prst="rect">
                      <a:avLst/>
                    </a:prstGeom>
                  </pic:spPr>
                </pic:pic>
              </a:graphicData>
            </a:graphic>
          </wp:inline>
        </w:drawing>
      </w:r>
    </w:p>
    <w:p w:rsidR="00777A3B" w:rsidP="00BF71E8" w:rsidRDefault="00BF71E8" w14:paraId="5BE79B90" w14:textId="016C841A">
      <w:pPr>
        <w:pStyle w:val="Caption"/>
        <w:jc w:val="center"/>
        <w:rPr>
          <w:lang w:val="ka-GE"/>
        </w:rPr>
      </w:pPr>
      <w:r>
        <w:t xml:space="preserve">სურათი </w:t>
      </w:r>
      <w:r>
        <w:fldChar w:fldCharType="begin"/>
      </w:r>
      <w:r>
        <w:instrText>SEQ სურათი \* ARABIC</w:instrText>
      </w:r>
      <w:r>
        <w:fldChar w:fldCharType="separate"/>
      </w:r>
      <w:r w:rsidR="00B94250">
        <w:rPr>
          <w:noProof/>
        </w:rPr>
        <w:t>7</w:t>
      </w:r>
      <w:r>
        <w:fldChar w:fldCharType="end"/>
      </w:r>
      <w:r>
        <w:rPr>
          <w:lang w:val="ka-GE"/>
        </w:rPr>
        <w:t>: მმპ-ის მხრიდან ამსმპ-სა და საგადამხდელო ანგარიშის არჩევის მაგალითი</w:t>
      </w:r>
    </w:p>
    <w:p w:rsidR="008C277C" w:rsidP="008C277C" w:rsidRDefault="008C277C" w14:paraId="04DE454B" w14:textId="3A74469C">
      <w:pPr>
        <w:rPr>
          <w:lang w:val="ka-GE"/>
        </w:rPr>
      </w:pPr>
      <w:r w:rsidRPr="008C277C">
        <w:rPr>
          <w:lang w:val="ka-GE"/>
        </w:rPr>
        <w:t xml:space="preserve">მას შემდეგ, რაც მომხმარებელი დააჭერს ღილაკს „გაგრძელება“ და მმპ-მა გაუგზავნის ამსმპ-ს გადახდის </w:t>
      </w:r>
      <w:r w:rsidR="00064D1F">
        <w:rPr>
          <w:lang w:val="ka-GE"/>
        </w:rPr>
        <w:t>ინიციირებ</w:t>
      </w:r>
      <w:r w:rsidRPr="008C277C">
        <w:rPr>
          <w:lang w:val="ka-GE"/>
        </w:rPr>
        <w:t xml:space="preserve">ის მოთხოვნას ამ დოკუმენტის </w:t>
      </w:r>
      <w:r w:rsidRPr="008C277C">
        <w:rPr>
          <w:lang w:val="ka-GE"/>
        </w:rPr>
        <w:fldChar w:fldCharType="begin"/>
      </w:r>
      <w:r w:rsidRPr="008C277C">
        <w:rPr>
          <w:lang w:val="ka-GE"/>
        </w:rPr>
        <w:instrText xml:space="preserve"> REF _Ref70208944 \r \h </w:instrText>
      </w:r>
      <w:r w:rsidRPr="008C277C">
        <w:rPr>
          <w:lang w:val="ka-GE"/>
        </w:rPr>
      </w:r>
      <w:r w:rsidRPr="008C277C">
        <w:rPr>
          <w:lang w:val="ka-GE"/>
        </w:rPr>
        <w:fldChar w:fldCharType="separate"/>
      </w:r>
      <w:r w:rsidRPr="008C277C">
        <w:rPr>
          <w:lang w:val="ka-GE"/>
        </w:rPr>
        <w:t>8.3</w:t>
      </w:r>
      <w:r w:rsidRPr="008C277C">
        <w:rPr>
          <w:lang w:val="ka-GE"/>
        </w:rPr>
        <w:fldChar w:fldCharType="end"/>
      </w:r>
      <w:r w:rsidRPr="008C277C">
        <w:rPr>
          <w:lang w:val="ka-GE"/>
        </w:rPr>
        <w:t xml:space="preserve"> თავით განსაზღვრული წესით და ამსმპ დაარეგისტრირებს აღნიშნულ გადახდას, </w:t>
      </w:r>
      <w:r w:rsidRPr="008C277C">
        <w:rPr>
          <w:b/>
          <w:bCs/>
          <w:lang w:val="ka-GE"/>
        </w:rPr>
        <w:t>აუცილებელია</w:t>
      </w:r>
      <w:r w:rsidRPr="008C277C">
        <w:rPr>
          <w:lang w:val="ka-GE"/>
        </w:rPr>
        <w:t xml:space="preserve"> მმპ-მა მომხმარებელს უჩვენოს ამ გამოძახების შედეგი. ამ მაგალითის მიზნებისათვის, ამსმპ ითხოვს „გადამისამართების“ ტიპის ავტორიზაციას</w:t>
      </w:r>
      <w:r w:rsidR="0016371B">
        <w:rPr>
          <w:lang w:val="ka-GE"/>
        </w:rPr>
        <w:t xml:space="preserve">. ვინაიდან ამსმპ-მა ამ მაგალითში ასევე შესძლო გამოეთვალა გადარიცხვის საკომისიო და დაებრუნებინა იგი, მმპ-სათვის, </w:t>
      </w:r>
      <w:r w:rsidRPr="00CC0C18" w:rsidR="0016371B">
        <w:rPr>
          <w:b/>
          <w:bCs/>
          <w:lang w:val="ka-GE"/>
        </w:rPr>
        <w:t>აუცილებელია</w:t>
      </w:r>
      <w:r w:rsidR="0016371B">
        <w:rPr>
          <w:lang w:val="ka-GE"/>
        </w:rPr>
        <w:t xml:space="preserve"> მმპ-მა უჩვენოს იგი მომხმარებელს ამავე ეკრანზე.</w:t>
      </w:r>
    </w:p>
    <w:p w:rsidR="00782F73" w:rsidP="00CC0C18" w:rsidRDefault="002F5FEB" w14:paraId="3681D3E1" w14:textId="77777777">
      <w:pPr>
        <w:keepNext/>
        <w:jc w:val="center"/>
      </w:pPr>
      <w:r w:rsidRPr="002F5FEB">
        <w:rPr>
          <w:noProof/>
          <w:lang w:val="ka-GE"/>
        </w:rPr>
        <w:drawing>
          <wp:inline distT="0" distB="0" distL="0" distR="0" wp14:anchorId="2D2E4FE8" wp14:editId="2482BEA0">
            <wp:extent cx="4068401" cy="4565650"/>
            <wp:effectExtent l="0" t="0" r="8890" b="6350"/>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pic:nvPicPr>
                  <pic:blipFill>
                    <a:blip r:embed="rId22"/>
                    <a:stretch>
                      <a:fillRect/>
                    </a:stretch>
                  </pic:blipFill>
                  <pic:spPr>
                    <a:xfrm>
                      <a:off x="0" y="0"/>
                      <a:ext cx="4070531" cy="4568041"/>
                    </a:xfrm>
                    <a:prstGeom prst="rect">
                      <a:avLst/>
                    </a:prstGeom>
                  </pic:spPr>
                </pic:pic>
              </a:graphicData>
            </a:graphic>
          </wp:inline>
        </w:drawing>
      </w:r>
    </w:p>
    <w:p w:rsidRPr="008C277C" w:rsidR="0016371B" w:rsidP="00CC0C18" w:rsidRDefault="00782F73" w14:paraId="286101E5" w14:textId="20E12603">
      <w:pPr>
        <w:pStyle w:val="Caption"/>
        <w:jc w:val="center"/>
        <w:rPr>
          <w:lang w:val="ka-GE"/>
        </w:rPr>
      </w:pPr>
      <w:r>
        <w:t xml:space="preserve">სურათი </w:t>
      </w:r>
      <w:r>
        <w:fldChar w:fldCharType="begin"/>
      </w:r>
      <w:r>
        <w:instrText>SEQ სურათი \* ARABIC</w:instrText>
      </w:r>
      <w:r>
        <w:fldChar w:fldCharType="separate"/>
      </w:r>
      <w:r w:rsidR="00B94250">
        <w:rPr>
          <w:noProof/>
        </w:rPr>
        <w:t>8</w:t>
      </w:r>
      <w:r>
        <w:fldChar w:fldCharType="end"/>
      </w:r>
      <w:r>
        <w:rPr>
          <w:lang w:val="ka-GE"/>
        </w:rPr>
        <w:t>: ამსმპ-დან მიღებული პასუხის დათვალიერება, გადამრიცხავის ანგარიში ცნობილია</w:t>
      </w:r>
    </w:p>
    <w:p w:rsidR="00777A3B" w:rsidP="007976DE" w:rsidRDefault="00782F73" w14:paraId="2E1276FF" w14:textId="4D5D4C97">
      <w:pPr>
        <w:rPr>
          <w:lang w:val="ka-GE"/>
        </w:rPr>
      </w:pPr>
      <w:r>
        <w:rPr>
          <w:lang w:val="ka-GE"/>
        </w:rPr>
        <w:t xml:space="preserve">ვინაიდან </w:t>
      </w:r>
      <w:r w:rsidR="00790CBE">
        <w:rPr>
          <w:lang w:val="ka-GE"/>
        </w:rPr>
        <w:t>ამს</w:t>
      </w:r>
      <w:r w:rsidR="00A42324">
        <w:rPr>
          <w:lang w:val="ka-GE"/>
        </w:rPr>
        <w:t xml:space="preserve">მპ-ს აქვს ყველა საჭირო ინფორმაცია გადახდის </w:t>
      </w:r>
      <w:r w:rsidR="00064D1F">
        <w:rPr>
          <w:lang w:val="ka-GE"/>
        </w:rPr>
        <w:t>ინიციირებ</w:t>
      </w:r>
      <w:r w:rsidR="00A42324">
        <w:rPr>
          <w:lang w:val="ka-GE"/>
        </w:rPr>
        <w:t xml:space="preserve">ასთან დაკავშირებით, </w:t>
      </w:r>
      <w:r w:rsidRPr="00CC0C18" w:rsidR="00A42324">
        <w:rPr>
          <w:b/>
          <w:bCs/>
          <w:lang w:val="ka-GE"/>
        </w:rPr>
        <w:t>შესაძლოა</w:t>
      </w:r>
      <w:r w:rsidR="00A42324">
        <w:rPr>
          <w:lang w:val="ka-GE"/>
        </w:rPr>
        <w:t xml:space="preserve"> მან გაამარტივოს გადახდ</w:t>
      </w:r>
      <w:r w:rsidR="00686F04">
        <w:rPr>
          <w:lang w:val="ka-GE"/>
        </w:rPr>
        <w:t>აზე თანხმობის მიღების პროცესი და გააერთიანოს ავთენტიფიკაციის, გადახედვისა და დადასტურების ეკრანები.</w:t>
      </w:r>
    </w:p>
    <w:p w:rsidR="00B94250" w:rsidP="00CC0C18" w:rsidRDefault="00B94250" w14:paraId="3D281296" w14:textId="77777777">
      <w:pPr>
        <w:keepNext/>
        <w:jc w:val="center"/>
      </w:pPr>
      <w:r w:rsidRPr="00B94250">
        <w:rPr>
          <w:noProof/>
          <w:lang w:val="ka-GE"/>
        </w:rPr>
        <w:drawing>
          <wp:inline distT="0" distB="0" distL="0" distR="0" wp14:anchorId="0DFF1501" wp14:editId="2C31F5D2">
            <wp:extent cx="4237466" cy="5713335"/>
            <wp:effectExtent l="0" t="0" r="0" b="1905"/>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23"/>
                    <a:stretch>
                      <a:fillRect/>
                    </a:stretch>
                  </pic:blipFill>
                  <pic:spPr>
                    <a:xfrm>
                      <a:off x="0" y="0"/>
                      <a:ext cx="4248483" cy="5728189"/>
                    </a:xfrm>
                    <a:prstGeom prst="rect">
                      <a:avLst/>
                    </a:prstGeom>
                  </pic:spPr>
                </pic:pic>
              </a:graphicData>
            </a:graphic>
          </wp:inline>
        </w:drawing>
      </w:r>
    </w:p>
    <w:p w:rsidR="00686F04" w:rsidP="00B94250" w:rsidRDefault="00B94250" w14:paraId="0486366D" w14:textId="558EBD73">
      <w:pPr>
        <w:pStyle w:val="Caption"/>
        <w:jc w:val="center"/>
        <w:rPr>
          <w:lang w:val="ka-GE"/>
        </w:rPr>
      </w:pPr>
      <w:r>
        <w:t xml:space="preserve">სურათი </w:t>
      </w:r>
      <w:r>
        <w:fldChar w:fldCharType="begin"/>
      </w:r>
      <w:r>
        <w:instrText>SEQ სურათი \* ARABIC</w:instrText>
      </w:r>
      <w:r>
        <w:fldChar w:fldCharType="separate"/>
      </w:r>
      <w:r>
        <w:rPr>
          <w:noProof/>
        </w:rPr>
        <w:t>9</w:t>
      </w:r>
      <w:r>
        <w:fldChar w:fldCharType="end"/>
      </w:r>
      <w:r>
        <w:rPr>
          <w:lang w:val="ka-GE"/>
        </w:rPr>
        <w:t>: ავთენტიფიკაციის, გადახედვისა და თანხმობის გაერთიანებული ეკრანი</w:t>
      </w:r>
    </w:p>
    <w:p w:rsidR="004D78D3" w:rsidP="004D78D3" w:rsidRDefault="004D78D3" w14:paraId="64D4692C" w14:textId="77777777">
      <w:pPr>
        <w:rPr>
          <w:lang w:val="ka-GE"/>
        </w:rPr>
      </w:pPr>
    </w:p>
    <w:p w:rsidRPr="007976DE" w:rsidR="001357AE" w:rsidP="00CC0C18" w:rsidRDefault="004D78D3" w14:paraId="167E6147" w14:textId="77777777">
      <w:pPr>
        <w:jc w:val="both"/>
        <w:rPr>
          <w:lang w:val="ka-GE"/>
        </w:rPr>
      </w:pPr>
      <w:r>
        <w:rPr>
          <w:lang w:val="ka-GE"/>
        </w:rPr>
        <w:t>„გადამისამართების“ ტიპის ავთენტიფიკაციისა და ავტორიზაციის</w:t>
      </w:r>
      <w:r w:rsidR="006E4D91">
        <w:rPr>
          <w:lang w:val="ka-GE"/>
        </w:rPr>
        <w:t xml:space="preserve"> გამოყენებისას, მას შემდეგ რაც მომხმარებელი საბოლოოდ დაადასტურებს გადახდას,</w:t>
      </w:r>
      <w:r>
        <w:rPr>
          <w:lang w:val="ka-GE"/>
        </w:rPr>
        <w:t xml:space="preserve"> </w:t>
      </w:r>
      <w:r w:rsidRPr="0001706D">
        <w:rPr>
          <w:b/>
          <w:bCs/>
          <w:lang w:val="ka-GE"/>
        </w:rPr>
        <w:t>აუცილებელია</w:t>
      </w:r>
      <w:r>
        <w:rPr>
          <w:lang w:val="ka-GE"/>
        </w:rPr>
        <w:t xml:space="preserve">, ამსმპ-მა ჯერ მიაწოდოს ინფორმაცია მომხმარებელს გადახდის წარმატებით ან წარუმატებლად დასრულების შესახებ და მხოლოდ ამის შემდეგ გადაამისამართოს იგი მმპ-ის სისტემაში, როგორც ეს </w:t>
      </w:r>
      <w:r>
        <w:rPr>
          <w:lang w:val="ka-GE"/>
        </w:rPr>
        <w:fldChar w:fldCharType="begin"/>
      </w:r>
      <w:r>
        <w:rPr>
          <w:lang w:val="ka-GE"/>
        </w:rPr>
        <w:instrText xml:space="preserve"> REF _Ref86847023 \r \h </w:instrText>
      </w:r>
      <w:r>
        <w:rPr>
          <w:lang w:val="ka-GE"/>
        </w:rPr>
      </w:r>
      <w:r>
        <w:rPr>
          <w:lang w:val="ka-GE"/>
        </w:rPr>
        <w:fldChar w:fldCharType="separate"/>
      </w:r>
      <w:r>
        <w:rPr>
          <w:lang w:val="ka-GE"/>
        </w:rPr>
        <w:t>10.2.1.1</w:t>
      </w:r>
      <w:r>
        <w:rPr>
          <w:lang w:val="ka-GE"/>
        </w:rPr>
        <w:fldChar w:fldCharType="end"/>
      </w:r>
      <w:r>
        <w:rPr>
          <w:lang w:val="ka-GE"/>
        </w:rPr>
        <w:t xml:space="preserve"> თავით არის განსაზღვრული.</w:t>
      </w:r>
    </w:p>
    <w:p w:rsidR="009A326D" w:rsidP="00E3281E" w:rsidRDefault="009A326D" w14:paraId="7885258F" w14:textId="104E5F5A">
      <w:pPr>
        <w:jc w:val="both"/>
        <w:rPr>
          <w:rFonts w:ascii="Calibri" w:hAnsi="Calibri"/>
          <w:lang w:val="ka-GE"/>
        </w:rPr>
      </w:pPr>
    </w:p>
    <w:p w:rsidRPr="008474B6" w:rsidR="00EC59F9" w:rsidP="007578D3" w:rsidRDefault="00EC59F9" w14:paraId="02B04E99" w14:textId="77777777">
      <w:pPr>
        <w:rPr>
          <w:rFonts w:ascii="Calibri" w:hAnsi="Calibri"/>
          <w:lang w:val="ka-GE"/>
        </w:rPr>
      </w:pPr>
    </w:p>
    <w:bookmarkStart w:name="_Toc160721688" w:displacedByCustomXml="next" w:id="371"/>
    <w:sdt>
      <w:sdtPr>
        <w:id w:val="1559520952"/>
        <w:docPartObj>
          <w:docPartGallery w:val="Bibliographies"/>
          <w:docPartUnique/>
        </w:docPartObj>
        <w:rPr>
          <w:rFonts w:ascii="Calibri" w:hAnsi="Calibri" w:eastAsia="ＭＳ 明朝" w:cs="Arial" w:asciiTheme="minorAscii" w:hAnsiTheme="minorAscii" w:eastAsiaTheme="minorEastAsia" w:cstheme="minorBidi"/>
          <w:color w:val="auto"/>
          <w:sz w:val="22"/>
          <w:szCs w:val="22"/>
        </w:rPr>
      </w:sdtPr>
      <w:sdtEndPr>
        <w:rPr>
          <w:rFonts w:ascii="Calibri" w:hAnsi="Calibri" w:eastAsia="ＭＳ 明朝" w:cs="Arial" w:asciiTheme="minorAscii" w:hAnsiTheme="minorAscii" w:eastAsiaTheme="minorEastAsia" w:cstheme="minorBidi"/>
          <w:color w:val="auto"/>
          <w:sz w:val="22"/>
          <w:szCs w:val="22"/>
        </w:rPr>
      </w:sdtEndPr>
      <w:sdtContent>
        <w:p w:rsidRPr="00ED08EB" w:rsidR="00AF0784" w:rsidRDefault="00ED08EB" w14:paraId="21E87F4A" w14:textId="1BA8D1F0">
          <w:pPr>
            <w:pStyle w:val="Heading1"/>
            <w:rPr>
              <w:lang w:val="ka-GE"/>
            </w:rPr>
          </w:pPr>
          <w:r w:rsidRPr="1F51C7DE">
            <w:rPr>
              <w:lang w:val="ka-GE"/>
            </w:rPr>
            <w:t>წყაროები</w:t>
          </w:r>
          <w:bookmarkEnd w:id="371"/>
        </w:p>
        <w:sdt>
          <w:sdtPr>
            <w:id w:val="-573587230"/>
            <w:bibliography/>
          </w:sdtPr>
          <w:sdtEndPr/>
          <w:sdtContent>
            <w:p w:rsidR="00D23137" w:rsidP="00D23137" w:rsidRDefault="00AF0784" w14:paraId="2E791AA0" w14:textId="77777777">
              <w:pPr>
                <w:pStyle w:val="Bibliography"/>
                <w:rPr>
                  <w:noProof/>
                  <w:sz w:val="24"/>
                  <w:szCs w:val="24"/>
                  <w:lang w:val="ka-GE"/>
                </w:rPr>
              </w:pPr>
              <w:r>
                <w:fldChar w:fldCharType="begin"/>
              </w:r>
              <w:r>
                <w:instrText xml:space="preserve"> BIBLIOGRAPHY </w:instrText>
              </w:r>
              <w:r>
                <w:fldChar w:fldCharType="separate"/>
              </w:r>
              <w:r w:rsidR="00D23137">
                <w:rPr>
                  <w:noProof/>
                  <w:lang w:val="ka-GE"/>
                </w:rPr>
                <w:t xml:space="preserve">1. </w:t>
              </w:r>
              <w:r w:rsidR="00D23137">
                <w:rPr>
                  <w:b/>
                  <w:bCs/>
                  <w:noProof/>
                  <w:lang w:val="ka-GE"/>
                </w:rPr>
                <w:t>The Berlin Group.</w:t>
              </w:r>
              <w:r w:rsidR="00D23137">
                <w:rPr>
                  <w:noProof/>
                  <w:lang w:val="ka-GE"/>
                </w:rPr>
                <w:t xml:space="preserve"> openFinance API Framework, XS2A API as PSD2 Interface Implementation Guidelines. Version 2.0 2023 წლის 05 October.</w:t>
              </w:r>
            </w:p>
            <w:p w:rsidR="00D23137" w:rsidP="00D23137" w:rsidRDefault="00D23137" w14:paraId="76FF3F24" w14:textId="77777777">
              <w:pPr>
                <w:pStyle w:val="Bibliography"/>
                <w:rPr>
                  <w:noProof/>
                  <w:lang w:val="ka-GE"/>
                </w:rPr>
              </w:pPr>
              <w:r>
                <w:rPr>
                  <w:noProof/>
                  <w:lang w:val="ka-GE"/>
                </w:rPr>
                <w:t xml:space="preserve">2. —. </w:t>
              </w:r>
              <w:r>
                <w:rPr>
                  <w:i/>
                  <w:iCs/>
                  <w:noProof/>
                  <w:lang w:val="ka-GE"/>
                </w:rPr>
                <w:t xml:space="preserve">openFinance API Framework, Implementation Guidelines for Extended Services, Extended Payment Initiation Services. </w:t>
              </w:r>
              <w:r>
                <w:rPr>
                  <w:noProof/>
                  <w:lang w:val="ka-GE"/>
                </w:rPr>
                <w:t>Version 2.0. 2023.</w:t>
              </w:r>
            </w:p>
            <w:p w:rsidR="00D23137" w:rsidP="00D23137" w:rsidRDefault="00D23137" w14:paraId="3926522C" w14:textId="77777777">
              <w:pPr>
                <w:pStyle w:val="Bibliography"/>
                <w:rPr>
                  <w:noProof/>
                  <w:lang w:val="ka-GE"/>
                </w:rPr>
              </w:pPr>
              <w:r>
                <w:rPr>
                  <w:noProof/>
                  <w:lang w:val="ka-GE"/>
                </w:rPr>
                <w:t xml:space="preserve">3. </w:t>
              </w:r>
              <w:r>
                <w:rPr>
                  <w:b/>
                  <w:bCs/>
                  <w:noProof/>
                  <w:lang w:val="ka-GE"/>
                </w:rPr>
                <w:t>Bradner, Scott.</w:t>
              </w:r>
              <w:r>
                <w:rPr>
                  <w:noProof/>
                  <w:lang w:val="ka-GE"/>
                </w:rPr>
                <w:t xml:space="preserve"> </w:t>
              </w:r>
              <w:r>
                <w:rPr>
                  <w:i/>
                  <w:iCs/>
                  <w:noProof/>
                  <w:lang w:val="ka-GE"/>
                </w:rPr>
                <w:t xml:space="preserve">RFC 2119 (Key words for use in RFCs to Indicate Requirement Levels). </w:t>
              </w:r>
              <w:r>
                <w:rPr>
                  <w:noProof/>
                  <w:lang w:val="ka-GE"/>
                </w:rPr>
                <w:t>1997 წლის March.</w:t>
              </w:r>
            </w:p>
            <w:p w:rsidR="00D23137" w:rsidP="00D23137" w:rsidRDefault="00D23137" w14:paraId="0E2B32D6" w14:textId="77777777">
              <w:pPr>
                <w:pStyle w:val="Bibliography"/>
                <w:rPr>
                  <w:noProof/>
                  <w:lang w:val="ka-GE"/>
                </w:rPr>
              </w:pPr>
              <w:r>
                <w:rPr>
                  <w:noProof/>
                  <w:lang w:val="ka-GE"/>
                </w:rPr>
                <w:t xml:space="preserve">4. </w:t>
              </w:r>
              <w:r>
                <w:rPr>
                  <w:b/>
                  <w:bCs/>
                  <w:noProof/>
                  <w:lang w:val="ka-GE"/>
                </w:rPr>
                <w:t>The Berlin Group.</w:t>
              </w:r>
              <w:r>
                <w:rPr>
                  <w:noProof/>
                  <w:lang w:val="ka-GE"/>
                </w:rPr>
                <w:t xml:space="preserve"> openFinance API Framework, Security Measures and Protocol Functions for Version 2.x,. 2023 წლის 05 October.</w:t>
              </w:r>
            </w:p>
            <w:p w:rsidR="00D23137" w:rsidP="00D23137" w:rsidRDefault="00D23137" w14:paraId="2A49EED8" w14:textId="77777777">
              <w:pPr>
                <w:pStyle w:val="Bibliography"/>
                <w:rPr>
                  <w:noProof/>
                  <w:lang w:val="ka-GE"/>
                </w:rPr>
              </w:pPr>
              <w:r>
                <w:rPr>
                  <w:noProof/>
                  <w:lang w:val="ka-GE"/>
                </w:rPr>
                <w:t xml:space="preserve">5. </w:t>
              </w:r>
              <w:r>
                <w:rPr>
                  <w:b/>
                  <w:bCs/>
                  <w:noProof/>
                  <w:lang w:val="ka-GE"/>
                </w:rPr>
                <w:t>საქართველოს საბანკო ასოციაცია.</w:t>
              </w:r>
              <w:r>
                <w:rPr>
                  <w:noProof/>
                  <w:lang w:val="ka-GE"/>
                </w:rPr>
                <w:t xml:space="preserve"> ღია ფინანსების სისტემაში The Berlin Group openFinance API Framework, Protocol Functions and Security Measures in Version 2.x დანერგვის სახელმძღვანელო. 2024 წლის.</w:t>
              </w:r>
            </w:p>
            <w:p w:rsidR="00D23137" w:rsidP="00D23137" w:rsidRDefault="00D23137" w14:paraId="715CA9A9" w14:textId="77777777">
              <w:pPr>
                <w:pStyle w:val="Bibliography"/>
                <w:rPr>
                  <w:noProof/>
                  <w:lang w:val="ka-GE"/>
                </w:rPr>
              </w:pPr>
              <w:r>
                <w:rPr>
                  <w:noProof/>
                  <w:lang w:val="ka-GE"/>
                </w:rPr>
                <w:t xml:space="preserve">6. —. </w:t>
              </w:r>
              <w:r>
                <w:rPr>
                  <w:i/>
                  <w:iCs/>
                  <w:noProof/>
                  <w:lang w:val="ka-GE"/>
                </w:rPr>
                <w:t xml:space="preserve">JSON Web Signature (JWS) განხორციელების სახელმძღვანელო ღია ბანკინგისათვის. </w:t>
              </w:r>
              <w:r>
                <w:rPr>
                  <w:noProof/>
                  <w:lang w:val="ka-GE"/>
                </w:rPr>
                <w:t xml:space="preserve">ვერსია 0.5. </w:t>
              </w:r>
            </w:p>
            <w:p w:rsidR="00D23137" w:rsidP="00D23137" w:rsidRDefault="00D23137" w14:paraId="0AE5A665" w14:textId="77777777">
              <w:pPr>
                <w:pStyle w:val="Bibliography"/>
                <w:rPr>
                  <w:noProof/>
                  <w:lang w:val="ka-GE"/>
                </w:rPr>
              </w:pPr>
              <w:r>
                <w:rPr>
                  <w:noProof/>
                  <w:lang w:val="ka-GE"/>
                </w:rPr>
                <w:t xml:space="preserve">7. </w:t>
              </w:r>
              <w:r>
                <w:rPr>
                  <w:b/>
                  <w:bCs/>
                  <w:noProof/>
                  <w:lang w:val="ka-GE"/>
                </w:rPr>
                <w:t>M. Nottingham, Akamai, E. Wilde,.</w:t>
              </w:r>
              <w:r>
                <w:rPr>
                  <w:noProof/>
                  <w:lang w:val="ka-GE"/>
                </w:rPr>
                <w:t xml:space="preserve"> </w:t>
              </w:r>
              <w:r>
                <w:rPr>
                  <w:i/>
                  <w:iCs/>
                  <w:noProof/>
                  <w:lang w:val="ka-GE"/>
                </w:rPr>
                <w:t xml:space="preserve">RFC7807 (Problem Details for HTTP APIs“). </w:t>
              </w:r>
              <w:r>
                <w:rPr>
                  <w:noProof/>
                  <w:lang w:val="ka-GE"/>
                </w:rPr>
                <w:t>2016 წლის მარტი. RFC7807.</w:t>
              </w:r>
            </w:p>
            <w:p w:rsidR="00D23137" w:rsidP="00D23137" w:rsidRDefault="00D23137" w14:paraId="272D16AF" w14:textId="77777777">
              <w:pPr>
                <w:pStyle w:val="Bibliography"/>
                <w:rPr>
                  <w:noProof/>
                  <w:lang w:val="ka-GE"/>
                </w:rPr>
              </w:pPr>
              <w:r>
                <w:rPr>
                  <w:noProof/>
                  <w:lang w:val="ka-GE"/>
                </w:rPr>
                <w:t xml:space="preserve">8. </w:t>
              </w:r>
              <w:r>
                <w:rPr>
                  <w:b/>
                  <w:bCs/>
                  <w:noProof/>
                  <w:lang w:val="ka-GE"/>
                </w:rPr>
                <w:t>The Berlin Group.</w:t>
              </w:r>
              <w:r>
                <w:rPr>
                  <w:noProof/>
                  <w:lang w:val="ka-GE"/>
                </w:rPr>
                <w:t xml:space="preserve"> openFinance API Framework, Data Dictionary for V2.x. Version 2.0 2023 წლის 05 10.</w:t>
              </w:r>
            </w:p>
            <w:p w:rsidR="00D23137" w:rsidP="00D23137" w:rsidRDefault="00D23137" w14:paraId="07CBEE93" w14:textId="77777777">
              <w:pPr>
                <w:pStyle w:val="Bibliography"/>
                <w:rPr>
                  <w:noProof/>
                  <w:lang w:val="ka-GE"/>
                </w:rPr>
              </w:pPr>
              <w:r>
                <w:rPr>
                  <w:noProof/>
                  <w:lang w:val="ka-GE"/>
                </w:rPr>
                <w:t xml:space="preserve">9. </w:t>
              </w:r>
              <w:r>
                <w:rPr>
                  <w:b/>
                  <w:bCs/>
                  <w:noProof/>
                  <w:lang w:val="ka-GE"/>
                </w:rPr>
                <w:t>საქართველოს საბანკო ასოციაცია.</w:t>
              </w:r>
              <w:r>
                <w:rPr>
                  <w:noProof/>
                  <w:lang w:val="ka-GE"/>
                </w:rPr>
                <w:t xml:space="preserve"> </w:t>
              </w:r>
              <w:r>
                <w:rPr>
                  <w:i/>
                  <w:iCs/>
                  <w:noProof/>
                  <w:lang w:val="ka-GE"/>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noProof/>
                  <w:lang w:val="ka-GE"/>
                </w:rPr>
                <w:t xml:space="preserve">ვერსია 0.8. </w:t>
              </w:r>
            </w:p>
            <w:p w:rsidR="00D23137" w:rsidP="00D23137" w:rsidRDefault="00D23137" w14:paraId="358C3D51" w14:textId="77777777">
              <w:pPr>
                <w:pStyle w:val="Bibliography"/>
                <w:rPr>
                  <w:noProof/>
                  <w:lang w:val="ka-GE"/>
                </w:rPr>
              </w:pPr>
              <w:r>
                <w:rPr>
                  <w:noProof/>
                  <w:lang w:val="ka-GE"/>
                </w:rPr>
                <w:t xml:space="preserve">10. </w:t>
              </w:r>
              <w:r w:rsidR="00FB34DB">
                <w:rPr>
                  <w:noProof/>
                  <w:lang w:val="ka-GE"/>
                </w:rPr>
                <w:t xml:space="preserve">—. </w:t>
              </w:r>
              <w:r w:rsidR="00FB34DB">
                <w:rPr>
                  <w:i/>
                  <w:iCs/>
                  <w:noProof/>
                  <w:lang w:val="ka-GE"/>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sidR="00FB34DB">
                <w:rPr>
                  <w:noProof/>
                  <w:lang w:val="ka-GE"/>
                </w:rPr>
                <w:t xml:space="preserve">ვერსია 0.8.RC1. </w:t>
              </w:r>
            </w:p>
            <w:p w:rsidR="00FB34DB" w:rsidP="00FB34DB" w:rsidRDefault="00FB34DB" w14:paraId="601923F1" w14:textId="77777777">
              <w:pPr>
                <w:pStyle w:val="Bibliography"/>
                <w:rPr>
                  <w:noProof/>
                  <w:lang w:val="ka-GE"/>
                </w:rPr>
              </w:pPr>
              <w:r>
                <w:rPr>
                  <w:noProof/>
                  <w:lang w:val="ka-GE"/>
                </w:rPr>
                <w:t xml:space="preserve">11. </w:t>
              </w:r>
              <w:r>
                <w:rPr>
                  <w:b/>
                  <w:bCs/>
                  <w:noProof/>
                  <w:lang w:val="ka-GE"/>
                </w:rPr>
                <w:t>The Berlin Group Joint Initiative on a PSD2 Compliant XS2A Interface.</w:t>
              </w:r>
              <w:r>
                <w:rPr>
                  <w:noProof/>
                  <w:lang w:val="ka-GE"/>
                </w:rPr>
                <w:t xml:space="preserve"> NexGenPSD2 XS2A Framework, Operational Rules. ვერსია 1.3 2018 წლის 21 დეკემბერი.</w:t>
              </w:r>
            </w:p>
            <w:p w:rsidR="00FB34DB" w:rsidP="00FB34DB" w:rsidRDefault="00FB34DB" w14:paraId="3F84B462" w14:textId="77777777">
              <w:pPr>
                <w:pStyle w:val="Bibliography"/>
                <w:rPr>
                  <w:b/>
                  <w:bCs/>
                  <w:noProof/>
                  <w:lang w:val="ka-GE"/>
                </w:rPr>
              </w:pPr>
              <w:r>
                <w:rPr>
                  <w:noProof/>
                  <w:lang w:val="ka-GE"/>
                </w:rPr>
                <w:t xml:space="preserve">12. </w:t>
              </w:r>
              <w:r>
                <w:rPr>
                  <w:b/>
                  <w:bCs/>
                  <w:i/>
                  <w:iCs/>
                  <w:noProof/>
                  <w:lang w:val="ka-GE"/>
                </w:rPr>
                <w:t xml:space="preserve">Financial-grade API - Part 1: Read-Only API Security Profile. </w:t>
              </w:r>
            </w:p>
            <w:p w:rsidR="00FB34DB" w:rsidP="00FB34DB" w:rsidRDefault="00FB34DB" w14:paraId="6108F9A7" w14:textId="77777777">
              <w:pPr>
                <w:pStyle w:val="Bibliography"/>
                <w:rPr>
                  <w:b/>
                  <w:bCs/>
                  <w:noProof/>
                  <w:lang w:val="ka-GE"/>
                </w:rPr>
              </w:pPr>
              <w:r>
                <w:rPr>
                  <w:b/>
                  <w:bCs/>
                  <w:noProof/>
                  <w:lang w:val="ka-GE"/>
                </w:rPr>
                <w:t xml:space="preserve">13. </w:t>
              </w:r>
              <w:r>
                <w:rPr>
                  <w:b/>
                  <w:bCs/>
                  <w:i/>
                  <w:iCs/>
                  <w:noProof/>
                  <w:lang w:val="ka-GE"/>
                </w:rPr>
                <w:t xml:space="preserve">OpenID Connect Dynamic Client Registration 1.0. </w:t>
              </w:r>
            </w:p>
            <w:p w:rsidR="00FB34DB" w:rsidP="00FB34DB" w:rsidRDefault="00FB34DB" w14:paraId="305E64A5" w14:textId="77777777">
              <w:pPr>
                <w:pStyle w:val="Bibliography"/>
                <w:rPr>
                  <w:b/>
                  <w:bCs/>
                  <w:noProof/>
                  <w:lang w:val="ka-GE"/>
                </w:rPr>
              </w:pPr>
              <w:r>
                <w:rPr>
                  <w:b/>
                  <w:bCs/>
                  <w:noProof/>
                  <w:lang w:val="ka-GE"/>
                </w:rPr>
                <w:t xml:space="preserve">14. </w:t>
              </w:r>
              <w:r>
                <w:rPr>
                  <w:b/>
                  <w:bCs/>
                  <w:i/>
                  <w:iCs/>
                  <w:noProof/>
                  <w:lang w:val="ka-GE"/>
                </w:rPr>
                <w:t xml:space="preserve">RFC 4122 (A Universally Unique IDentifier (UUID) URN Namespace). </w:t>
              </w:r>
            </w:p>
            <w:p w:rsidR="00FB34DB" w:rsidP="00FB34DB" w:rsidRDefault="00FB34DB" w14:paraId="3047D3C7" w14:textId="77777777">
              <w:pPr>
                <w:pStyle w:val="Bibliography"/>
                <w:rPr>
                  <w:b/>
                  <w:bCs/>
                  <w:noProof/>
                  <w:lang w:val="ka-GE"/>
                </w:rPr>
              </w:pPr>
              <w:r>
                <w:rPr>
                  <w:b/>
                  <w:bCs/>
                  <w:noProof/>
                  <w:lang w:val="ka-GE"/>
                </w:rPr>
                <w:t xml:space="preserve">15. </w:t>
              </w:r>
              <w:r>
                <w:rPr>
                  <w:b/>
                  <w:bCs/>
                  <w:i/>
                  <w:iCs/>
                  <w:noProof/>
                  <w:lang w:val="ka-GE"/>
                </w:rPr>
                <w:t xml:space="preserve">RFC 5755 (An Internet Attribute Certificate Profile for Authorization). </w:t>
              </w:r>
            </w:p>
            <w:p w:rsidR="00FB34DB" w:rsidP="00FB34DB" w:rsidRDefault="00FB34DB" w14:paraId="4E9437DC" w14:textId="77777777">
              <w:pPr>
                <w:pStyle w:val="Bibliography"/>
                <w:rPr>
                  <w:b/>
                  <w:bCs/>
                  <w:noProof/>
                  <w:lang w:val="ka-GE"/>
                </w:rPr>
              </w:pPr>
              <w:r>
                <w:rPr>
                  <w:b/>
                  <w:bCs/>
                  <w:noProof/>
                  <w:lang w:val="ka-GE"/>
                </w:rPr>
                <w:t xml:space="preserve">16. </w:t>
              </w:r>
              <w:r>
                <w:rPr>
                  <w:b/>
                  <w:bCs/>
                  <w:i/>
                  <w:iCs/>
                  <w:noProof/>
                  <w:lang w:val="ka-GE"/>
                </w:rPr>
                <w:t xml:space="preserve">RFC 7591 (OAuth 2.0 Dynamic Client Registration Protocol). </w:t>
              </w:r>
            </w:p>
            <w:p w:rsidR="00FB34DB" w:rsidP="00FB34DB" w:rsidRDefault="00FB34DB" w14:paraId="272FC01A" w14:textId="77777777">
              <w:pPr>
                <w:pStyle w:val="Bibliography"/>
                <w:rPr>
                  <w:b/>
                  <w:bCs/>
                  <w:noProof/>
                  <w:lang w:val="ka-GE"/>
                </w:rPr>
              </w:pPr>
              <w:r>
                <w:rPr>
                  <w:b/>
                  <w:bCs/>
                  <w:noProof/>
                  <w:lang w:val="ka-GE"/>
                </w:rPr>
                <w:t xml:space="preserve">17. </w:t>
              </w:r>
              <w:r>
                <w:rPr>
                  <w:b/>
                  <w:bCs/>
                  <w:i/>
                  <w:iCs/>
                  <w:noProof/>
                  <w:lang w:val="ka-GE"/>
                </w:rPr>
                <w:t xml:space="preserve">RFC 7592 (OAuth 2.0 Dynamic Client Registration Management Protocol). </w:t>
              </w:r>
            </w:p>
            <w:p w:rsidR="00FB34DB" w:rsidP="00FB34DB" w:rsidRDefault="00FB34DB" w14:paraId="6DE95C5E" w14:textId="77777777">
              <w:pPr>
                <w:pStyle w:val="Bibliography"/>
                <w:rPr>
                  <w:b/>
                  <w:bCs/>
                  <w:noProof/>
                  <w:lang w:val="ka-GE"/>
                </w:rPr>
              </w:pPr>
              <w:r>
                <w:rPr>
                  <w:b/>
                  <w:bCs/>
                  <w:noProof/>
                  <w:lang w:val="ka-GE"/>
                </w:rPr>
                <w:t xml:space="preserve">18. </w:t>
              </w:r>
              <w:r>
                <w:rPr>
                  <w:b/>
                  <w:bCs/>
                  <w:i/>
                  <w:iCs/>
                  <w:noProof/>
                  <w:lang w:val="ka-GE"/>
                </w:rPr>
                <w:t xml:space="preserve">RFC 8414 (OAuth 2.0 Authorization Server Metadata). </w:t>
              </w:r>
            </w:p>
            <w:p w:rsidR="00FB34DB" w:rsidP="00FB34DB" w:rsidRDefault="00FB34DB" w14:paraId="2C896175" w14:textId="77777777">
              <w:pPr>
                <w:pStyle w:val="Bibliography"/>
                <w:rPr>
                  <w:b/>
                  <w:bCs/>
                  <w:noProof/>
                  <w:lang w:val="ka-GE"/>
                </w:rPr>
              </w:pPr>
              <w:r>
                <w:rPr>
                  <w:b/>
                  <w:bCs/>
                  <w:noProof/>
                  <w:lang w:val="ka-GE"/>
                </w:rPr>
                <w:t xml:space="preserve">19. </w:t>
              </w:r>
              <w:r>
                <w:rPr>
                  <w:b/>
                  <w:bCs/>
                  <w:i/>
                  <w:iCs/>
                  <w:noProof/>
                  <w:lang w:val="ka-GE"/>
                </w:rPr>
                <w:t xml:space="preserve">RFC 8705 (OAuth 2.0 Mutual-TLS Client Authentication and Certificate-Bound Access Tokens). </w:t>
              </w:r>
            </w:p>
            <w:p w:rsidR="00FB34DB" w:rsidP="00FB34DB" w:rsidRDefault="00FB34DB" w14:paraId="2D6CA125" w14:textId="77777777">
              <w:pPr>
                <w:pStyle w:val="Bibliography"/>
                <w:rPr>
                  <w:b/>
                  <w:bCs/>
                  <w:noProof/>
                  <w:lang w:val="ka-GE"/>
                </w:rPr>
              </w:pPr>
              <w:r>
                <w:rPr>
                  <w:b/>
                  <w:bCs/>
                  <w:noProof/>
                  <w:lang w:val="ka-GE"/>
                </w:rPr>
                <w:t>20. ETSI. TS 119 495 - Electronic Signatures and Infrastructures (ESI); Sector Specific Requirements; Qualified Certificate Profiles and TSP Policy Requirements under the payment services Directive (EU) 2015/2366. ETSI TS 119 495.</w:t>
              </w:r>
            </w:p>
            <w:p w:rsidR="00FB34DB" w:rsidP="00FB34DB" w:rsidRDefault="00FB34DB" w14:paraId="3B6EC18A" w14:textId="77777777">
              <w:pPr>
                <w:pStyle w:val="Bibliography"/>
                <w:rPr>
                  <w:b/>
                  <w:bCs/>
                  <w:noProof/>
                  <w:lang w:val="ka-GE"/>
                </w:rPr>
              </w:pPr>
              <w:r>
                <w:rPr>
                  <w:b/>
                  <w:bCs/>
                  <w:noProof/>
                  <w:lang w:val="ka-GE"/>
                </w:rPr>
                <w:t>21. Signing HTTP Messages, draft-ietf-httpbis-message-signatures-00. [ინტერნეტი] https://tools.ietf.org/html/draft-ietf-httpbis-message-signatures-00.</w:t>
              </w:r>
            </w:p>
            <w:p w:rsidR="00FB34DB" w:rsidP="00FB34DB" w:rsidRDefault="00FB34DB" w14:paraId="23038E58" w14:textId="77777777">
              <w:pPr>
                <w:pStyle w:val="Bibliography"/>
                <w:rPr>
                  <w:b/>
                  <w:bCs/>
                  <w:noProof/>
                  <w:lang w:val="ka-GE"/>
                </w:rPr>
              </w:pPr>
              <w:r>
                <w:rPr>
                  <w:b/>
                  <w:bCs/>
                  <w:noProof/>
                  <w:lang w:val="ka-GE"/>
                </w:rPr>
                <w:t>22. Signing HTTP Messages, draft-cavage-http-signatures-12. [ინტერნეტი] https://tools.ietf.org/html/draft-cavage-http-signatures-12.</w:t>
              </w:r>
            </w:p>
            <w:p w:rsidR="00FB34DB" w:rsidP="00FB34DB" w:rsidRDefault="00FB34DB" w14:paraId="5A789D2F" w14:textId="77777777">
              <w:pPr>
                <w:pStyle w:val="Bibliography"/>
                <w:rPr>
                  <w:b/>
                  <w:bCs/>
                  <w:noProof/>
                  <w:lang w:val="ka-GE"/>
                </w:rPr>
              </w:pPr>
              <w:r>
                <w:rPr>
                  <w:b/>
                  <w:bCs/>
                  <w:noProof/>
                  <w:lang w:val="ka-GE"/>
                </w:rPr>
                <w:t xml:space="preserve">23. The Berlin Group Joint Initiative on a PSD2 Compliant XS2A Interface. </w:t>
              </w:r>
              <w:r>
                <w:rPr>
                  <w:b/>
                  <w:bCs/>
                  <w:i/>
                  <w:iCs/>
                  <w:noProof/>
                  <w:lang w:val="ka-GE"/>
                </w:rPr>
                <w:t xml:space="preserve">NextGenPSD2 XS2A Framework, Extended Services, Resource Status Notification Service. </w:t>
              </w:r>
              <w:r>
                <w:rPr>
                  <w:b/>
                  <w:bCs/>
                  <w:noProof/>
                  <w:lang w:val="ka-GE"/>
                </w:rPr>
                <w:t>2019 წლის 1 მარტი.</w:t>
              </w:r>
            </w:p>
            <w:p w:rsidR="00FB34DB" w:rsidP="00FB34DB" w:rsidRDefault="00FB34DB" w14:paraId="6032FE65" w14:textId="77777777">
              <w:pPr>
                <w:pStyle w:val="Bibliography"/>
                <w:rPr>
                  <w:b/>
                  <w:bCs/>
                  <w:noProof/>
                  <w:lang w:val="ka-GE"/>
                </w:rPr>
              </w:pPr>
              <w:r>
                <w:rPr>
                  <w:b/>
                  <w:bCs/>
                  <w:noProof/>
                  <w:lang w:val="ka-GE"/>
                </w:rPr>
                <w:t>24. —. NextGenPSD2 XS2A Framework, Extended Services, AIS for Single Cards. 2020 წლის 14 12.</w:t>
              </w:r>
            </w:p>
            <w:p w:rsidR="00FB34DB" w:rsidP="00FB34DB" w:rsidRDefault="00FB34DB" w14:paraId="1F565F3B" w14:textId="77777777">
              <w:pPr>
                <w:pStyle w:val="Bibliography"/>
                <w:rPr>
                  <w:b/>
                  <w:bCs/>
                  <w:noProof/>
                  <w:lang w:val="ka-GE"/>
                </w:rPr>
              </w:pPr>
              <w:r>
                <w:rPr>
                  <w:b/>
                  <w:bCs/>
                  <w:noProof/>
                  <w:lang w:val="ka-GE"/>
                </w:rPr>
                <w:t>25. —. NextGenPSD2 XS2A Framework, Extended Services,Multiple Consents Management. 1.0 2020 წლის 30 10.</w:t>
              </w:r>
            </w:p>
            <w:p w:rsidR="00FB34DB" w:rsidP="00FB34DB" w:rsidRDefault="00FB34DB" w14:paraId="4F901B8C" w14:textId="77777777">
              <w:pPr>
                <w:pStyle w:val="Bibliography"/>
                <w:rPr>
                  <w:b/>
                  <w:bCs/>
                  <w:noProof/>
                  <w:lang w:val="ka-GE"/>
                </w:rPr>
              </w:pPr>
              <w:r>
                <w:rPr>
                  <w:b/>
                  <w:bCs/>
                  <w:noProof/>
                  <w:lang w:val="ka-GE"/>
                </w:rPr>
                <w:t>26. ETSI. Electronic Signatures and Infrastructures (ESI); Certificate Profiles; Part 1: Overview and common data structures. V1.1.1 (2016-02). ETSI EN 319 412-1.</w:t>
              </w:r>
            </w:p>
            <w:p w:rsidR="00FB34DB" w:rsidP="00FB34DB" w:rsidRDefault="00FB34DB" w14:paraId="667D9DC7" w14:textId="77777777">
              <w:pPr>
                <w:pStyle w:val="Bibliography"/>
                <w:rPr>
                  <w:b/>
                  <w:bCs/>
                  <w:noProof/>
                  <w:lang w:val="ka-GE"/>
                </w:rPr>
              </w:pPr>
              <w:r>
                <w:rPr>
                  <w:b/>
                  <w:bCs/>
                  <w:noProof/>
                  <w:lang w:val="ka-GE"/>
                </w:rPr>
                <w:t>27. The Berlin Group Joint Initiative on a PSD2 Compliant XS2A Interface. NextGenPSD2 XS2A Framework, Domestic PIS and AIS Definitions. 2021 წლის 19 აპრილი.</w:t>
              </w:r>
            </w:p>
            <w:p w:rsidR="00FB34DB" w:rsidP="00FB34DB" w:rsidRDefault="00FB34DB" w14:paraId="7C1AC5EA" w14:textId="77777777">
              <w:pPr>
                <w:pStyle w:val="Bibliography"/>
                <w:rPr>
                  <w:b/>
                  <w:bCs/>
                  <w:noProof/>
                  <w:lang w:val="ka-GE"/>
                </w:rPr>
              </w:pPr>
              <w:r>
                <w:rPr>
                  <w:b/>
                  <w:bCs/>
                  <w:noProof/>
                  <w:lang w:val="ka-GE"/>
                </w:rPr>
                <w:t>28. —. NexGenPSD2 XS2A Framework, Implementation Guidelines. ვერსია 1.3.9 2021 წლის 29 მარტი.</w:t>
              </w:r>
            </w:p>
            <w:p w:rsidRPr="003B3179" w:rsidR="001D458E" w:rsidP="00D23137" w:rsidRDefault="00AF0784" w14:paraId="29D16C07" w14:textId="1F3F1125">
              <w:pPr>
                <w:rPr>
                  <w:rFonts w:ascii="Calibri" w:hAnsi="Calibri"/>
                  <w:lang w:val="ka-GE"/>
                </w:rPr>
              </w:pPr>
              <w:r>
                <w:rPr>
                  <w:b/>
                  <w:bCs/>
                  <w:noProof/>
                </w:rPr>
                <w:fldChar w:fldCharType="end"/>
              </w:r>
            </w:p>
          </w:sdtContent>
        </w:sdt>
      </w:sdtContent>
    </w:sdt>
    <w:sectPr w:rsidRPr="003B3179" w:rsidR="001D458E" w:rsidSect="006A2B80">
      <w:headerReference w:type="default" r:id="rId24"/>
      <w:footerReference w:type="default" r:id="rId25"/>
      <w:pgSz w:w="12240" w:h="15840" w:orient="portrait"/>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K" w:author="Mikheil Kapanadze" w:date="2024-03-07T16:45:00Z" w:id="0">
    <w:p w:rsidR="00AA0448" w:rsidP="00AA0448" w:rsidRDefault="00AA0448" w14:paraId="0B08C6B6" w14:textId="77777777">
      <w:pPr>
        <w:pStyle w:val="CommentText"/>
      </w:pPr>
      <w:r>
        <w:rPr>
          <w:rStyle w:val="CommentReference"/>
        </w:rPr>
        <w:annotationRef/>
      </w:r>
      <w:r>
        <w:rPr>
          <w:lang w:val="ka-GE"/>
        </w:rPr>
        <w:t xml:space="preserve">სემანტიკურ ვერსიონირებაზე გვინდა გადასვლა: </w:t>
      </w:r>
      <w:hyperlink w:history="1" r:id="rId1">
        <w:r w:rsidRPr="00C64701">
          <w:rPr>
            <w:rStyle w:val="Hyperlink"/>
            <w:lang w:val="ka-GE"/>
          </w:rPr>
          <w:t>https://semver.org/</w:t>
        </w:r>
      </w:hyperlink>
    </w:p>
  </w:comment>
  <w:comment w:initials="MK" w:author="Mikheil Kapanadze" w:date="2024-02-21T09:55:00Z" w:id="15">
    <w:p w:rsidR="0044030D" w:rsidP="0044030D" w:rsidRDefault="00095CB5" w14:paraId="61CA344C" w14:textId="12AA2C40">
      <w:pPr>
        <w:pStyle w:val="CommentText"/>
      </w:pPr>
      <w:r>
        <w:rPr>
          <w:rStyle w:val="CommentReference"/>
        </w:rPr>
        <w:annotationRef/>
      </w:r>
      <w:r w:rsidR="0044030D">
        <w:rPr>
          <w:lang w:val="ka-GE"/>
        </w:rPr>
        <w:t xml:space="preserve">ცალკე დოკუმენტში გავიტანთ </w:t>
      </w:r>
      <w:r w:rsidR="0044030D">
        <w:t>API</w:t>
      </w:r>
      <w:r w:rsidR="0044030D">
        <w:rPr>
          <w:lang w:val="ka-GE"/>
        </w:rPr>
        <w:t xml:space="preserve">-ს საკითხებს რომ აქ არ გავართულოთ. იქ ეწერება შტამპიც და სხვა თემებიც. </w:t>
      </w:r>
      <w:r w:rsidR="0044030D">
        <w:rPr>
          <w:b/>
          <w:bCs/>
          <w:lang w:val="ka-GE"/>
        </w:rPr>
        <w:t>ჯერჯერობით ვტოვებ ამ დოკუმენტში</w:t>
      </w:r>
      <w:r w:rsidR="0044030D">
        <w:rPr>
          <w:lang w:val="ka-GE"/>
        </w:rPr>
        <w:t>.</w:t>
      </w:r>
    </w:p>
  </w:comment>
  <w:comment w:initials="MK" w:author="Mikheil Kapanadze" w:date="2024-03-06T13:05:00Z" w:id="16">
    <w:p w:rsidR="00C76481" w:rsidP="00C76481" w:rsidRDefault="00C76481" w14:paraId="4706039D" w14:textId="77777777">
      <w:pPr>
        <w:pStyle w:val="CommentText"/>
      </w:pPr>
      <w:r>
        <w:rPr>
          <w:rStyle w:val="CommentReference"/>
        </w:rPr>
        <w:annotationRef/>
      </w:r>
      <w:r>
        <w:rPr>
          <w:lang w:val="ka-GE"/>
        </w:rPr>
        <w:t xml:space="preserve">ვფიქრობთ, /0.8/ ვერსიის აუცილებელი წესით მოთხოვნა საჭირო აღარ არის. "კომუნიკაციის ერთიანი და უსაფრთხო ღია სტანდარტების შესახებ დებულება" განსაზღვრავს </w:t>
      </w:r>
      <w:r>
        <w:t>API</w:t>
      </w:r>
      <w:r>
        <w:rPr>
          <w:lang w:val="ka-GE"/>
        </w:rPr>
        <w:t xml:space="preserve">-ში ცვლილებების სავალდებულო წესს. ამდენად, ბანკებს შეუძლიათ თავად არეგულირონ </w:t>
      </w:r>
      <w:r>
        <w:t>URL</w:t>
      </w:r>
      <w:r>
        <w:rPr>
          <w:lang w:val="ka-GE"/>
        </w:rPr>
        <w:t>-ები.</w:t>
      </w:r>
      <w:r>
        <w:rPr>
          <w:lang w:val="ka-GE"/>
        </w:rPr>
        <w:br/>
      </w:r>
      <w:r>
        <w:rPr>
          <w:lang w:val="ka-GE"/>
        </w:rPr>
        <w:br/>
      </w:r>
      <w:r>
        <w:rPr>
          <w:lang w:val="ka-GE"/>
        </w:rPr>
        <w:t xml:space="preserve">პლუს, </w:t>
      </w:r>
      <w:r>
        <w:t>API URL</w:t>
      </w:r>
      <w:r>
        <w:rPr>
          <w:lang w:val="ka-GE"/>
        </w:rPr>
        <w:t xml:space="preserve">-ები შეიძლება </w:t>
      </w:r>
      <w:r>
        <w:t>Berlin Group</w:t>
      </w:r>
      <w:r>
        <w:rPr>
          <w:lang w:val="ka-GE"/>
        </w:rPr>
        <w:t xml:space="preserve">-ის </w:t>
      </w:r>
      <w:r>
        <w:t>Discovery API</w:t>
      </w:r>
      <w:r>
        <w:rPr>
          <w:lang w:val="ka-GE"/>
        </w:rPr>
        <w:t xml:space="preserve">-ს მიხედვითაც გამოვაქვეყნოთ, რაც კიდევ უფრო არასაჭიროს ხდის </w:t>
      </w:r>
      <w:r>
        <w:t>URL</w:t>
      </w:r>
      <w:r>
        <w:rPr>
          <w:lang w:val="ka-GE"/>
        </w:rPr>
        <w:t>-ში ვერსიის ქონას.</w:t>
      </w:r>
    </w:p>
  </w:comment>
  <w:comment w:initials="MK" w:author="Mikheil Kapanadze" w:date="2024-02-21T10:12:00Z" w:id="18">
    <w:p w:rsidR="00B37132" w:rsidP="00B37132" w:rsidRDefault="00B37132" w14:paraId="128448AA" w14:textId="61C73419">
      <w:pPr>
        <w:pStyle w:val="CommentText"/>
      </w:pPr>
      <w:r>
        <w:rPr>
          <w:rStyle w:val="CommentReference"/>
        </w:rPr>
        <w:annotationRef/>
      </w:r>
      <w:r>
        <w:rPr>
          <w:lang w:val="ka-GE"/>
        </w:rPr>
        <w:t>ძალიან მნიშვნელოვანი ცვლილებაა</w:t>
      </w:r>
    </w:p>
  </w:comment>
  <w:comment w:initials="MK" w:author="Mikheil Kapanadze" w:date="2024-02-21T11:50:00Z" w:id="20">
    <w:p w:rsidR="00C76481" w:rsidP="00C76481" w:rsidRDefault="0089242E" w14:paraId="0B91491E" w14:textId="77777777">
      <w:pPr>
        <w:pStyle w:val="CommentText"/>
      </w:pPr>
      <w:r>
        <w:rPr>
          <w:rStyle w:val="CommentReference"/>
        </w:rPr>
        <w:annotationRef/>
      </w:r>
      <w:r w:rsidR="00C76481">
        <w:rPr>
          <w:lang w:val="ka-GE"/>
        </w:rPr>
        <w:t xml:space="preserve">ჯერ დროებით ასე დავწერთ.  </w:t>
      </w:r>
      <w:r w:rsidR="00C76481">
        <w:rPr>
          <w:lang w:val="ka-GE"/>
        </w:rPr>
        <w:br/>
      </w:r>
      <w:r w:rsidR="00C76481">
        <w:rPr>
          <w:lang w:val="ka-GE"/>
        </w:rPr>
        <w:br/>
      </w:r>
      <w:r w:rsidR="00C76481">
        <w:rPr>
          <w:lang w:val="ka-GE"/>
        </w:rPr>
        <w:t xml:space="preserve">გამოჩნდება ეროვნული ბანკის მოთხოვნების ანალიზისას. შესაძლოა ცვლილება დაგვჭირდეს ბერლინის ჯგუფში, ან რამე სტანდარტული </w:t>
      </w:r>
      <w:r w:rsidR="00C76481">
        <w:t>UUID</w:t>
      </w:r>
      <w:r w:rsidR="00C76481">
        <w:rPr>
          <w:lang w:val="ka-GE"/>
        </w:rPr>
        <w:t xml:space="preserve"> შეგვიძლია დავაწესოთ რომ გადმოსცეს </w:t>
      </w:r>
      <w:r w:rsidR="00C76481">
        <w:t>API</w:t>
      </w:r>
      <w:r w:rsidR="00C76481">
        <w:rPr>
          <w:lang w:val="ka-GE"/>
        </w:rPr>
        <w:t xml:space="preserve"> კლიენტმა და მერე </w:t>
      </w:r>
      <w:r w:rsidR="00C76481">
        <w:t>API Onboarding</w:t>
      </w:r>
      <w:r w:rsidR="00C76481">
        <w:rPr>
          <w:lang w:val="ka-GE"/>
        </w:rPr>
        <w:t>-ის დროს მოითხოვოს, როცა იმას გავაკეთებთ.</w:t>
      </w:r>
    </w:p>
  </w:comment>
  <w:comment w:initials="MK" w:author="Mikheil Kapanadze" w:date="2024-02-21T11:04:00Z" w:id="22">
    <w:p w:rsidR="00C413DB" w:rsidP="00C413DB" w:rsidRDefault="00C413DB" w14:paraId="65DE65AC" w14:textId="1EA3D3D7">
      <w:pPr>
        <w:pStyle w:val="CommentText"/>
      </w:pPr>
      <w:r>
        <w:rPr>
          <w:rStyle w:val="CommentReference"/>
        </w:rPr>
        <w:annotationRef/>
      </w:r>
      <w:r>
        <w:rPr>
          <w:lang w:val="ka-GE"/>
        </w:rPr>
        <w:t>ამ საკითხს მოგვიანებით ცალკე დოკუმენტში გავიტანთ. ახლა იყოს აქ თვალსაჩინოებისათვის.</w:t>
      </w:r>
      <w:r>
        <w:rPr>
          <w:lang w:val="ka-GE"/>
        </w:rPr>
        <w:br/>
      </w:r>
      <w:r>
        <w:rPr>
          <w:lang w:val="ka-GE"/>
        </w:rPr>
        <w:br/>
      </w:r>
      <w:r>
        <w:t>URL</w:t>
      </w:r>
      <w:r>
        <w:rPr>
          <w:lang w:val="ka-GE"/>
        </w:rPr>
        <w:t xml:space="preserve">-ის პრეფიქსებზე მქონდა საუბარი ბერლინის ჯგუფთან და მივიღე დასტური რომ </w:t>
      </w:r>
      <w:r>
        <w:t xml:space="preserve">http[s://berlingroup.com/error-codes </w:t>
      </w:r>
      <w:r>
        <w:rPr>
          <w:lang w:val="ka-GE"/>
        </w:rPr>
        <w:t>პრეფიქსი არ უნდა გამოვიყენოთ ჯერჯერობით.</w:t>
      </w:r>
    </w:p>
  </w:comment>
  <w:comment w:initials="MK" w:author="Mikheil Kapanadze" w:date="2024-03-06T13:07:00Z" w:id="23">
    <w:p w:rsidR="00C76481" w:rsidP="00C76481" w:rsidRDefault="00C76481" w14:paraId="4A8B9F33" w14:textId="77777777">
      <w:pPr>
        <w:pStyle w:val="CommentText"/>
      </w:pPr>
      <w:r>
        <w:rPr>
          <w:rStyle w:val="CommentReference"/>
        </w:rPr>
        <w:annotationRef/>
      </w:r>
      <w:r>
        <w:rPr>
          <w:lang w:val="ka-GE"/>
        </w:rPr>
        <w:t xml:space="preserve">ზოგიერთ ბანკს აქვს ახლა </w:t>
      </w:r>
      <w:r w:rsidRPr="009A5769">
        <w:rPr>
          <w:rStyle w:val="Hyperlink"/>
        </w:rPr>
        <w:t>https:///berlingroup.com</w:t>
      </w:r>
      <w:r>
        <w:t xml:space="preserve"> </w:t>
      </w:r>
      <w:r>
        <w:rPr>
          <w:lang w:val="ka-GE"/>
        </w:rPr>
        <w:t>პრეფიქსები შეცდომების კოდებში და შესაცვლელი იქნება ესენი, იმიტომ რომ არასწორია. გავიარე ეს მათთან ერთ-ერთ შეხვედრაზე.</w:t>
      </w:r>
    </w:p>
  </w:comment>
  <w:comment w:initials="MK" w:author="Mikheil Kapanadze" w:date="2021-04-25T00:50:00Z" w:id="25">
    <w:p w:rsidR="00643519" w:rsidP="00643519" w:rsidRDefault="00DF716A" w14:paraId="4226738D" w14:textId="7A4E2100">
      <w:pPr>
        <w:pStyle w:val="CommentText"/>
      </w:pPr>
      <w:r>
        <w:annotationRef/>
      </w:r>
      <w:r w:rsidR="00643519">
        <w:rPr>
          <w:lang w:val="ka-GE"/>
        </w:rPr>
        <w:t>ეს პრინციპი გადასახედია. ჯერჯერობით ვტოვებ როგორც წინა ვერსიებში იყო.</w:t>
      </w:r>
    </w:p>
  </w:comment>
  <w:comment w:initials="MK" w:author="Mikheil Kapanadze" w:date="2021-04-25T01:34:00Z" w:id="27">
    <w:p w:rsidR="007A2A1B" w:rsidP="007A2A1B" w:rsidRDefault="0020524D" w14:paraId="2B0B4381" w14:textId="43505187">
      <w:pPr>
        <w:pStyle w:val="CommentText"/>
      </w:pPr>
      <w:r>
        <w:annotationRef/>
      </w:r>
      <w:r w:rsidR="007A2A1B">
        <w:rPr>
          <w:lang w:val="ka-GE"/>
        </w:rPr>
        <w:t>ეს საკითხი ახლებურად რეგულირდება და ჩვენც შესაბამისობა დავაწესოთ.</w:t>
      </w:r>
    </w:p>
  </w:comment>
  <w:comment w:initials="MK" w:author="Mikheil Kapanadze" w:date="2024-02-21T10:32:00Z" w:id="29">
    <w:p w:rsidR="005B3B8A" w:rsidP="005B3B8A" w:rsidRDefault="005B3B8A" w14:paraId="4C7976F3" w14:textId="77645994">
      <w:pPr>
        <w:pStyle w:val="CommentText"/>
      </w:pPr>
      <w:r>
        <w:rPr>
          <w:rStyle w:val="CommentReference"/>
        </w:rPr>
        <w:annotationRef/>
      </w:r>
      <w:r>
        <w:rPr>
          <w:lang w:val="ka-GE"/>
        </w:rPr>
        <w:t>ამ დოკუმენტის ახალი ვერსია გვექნება, თუმცა უმეტესწილად უკუთავსებადი.</w:t>
      </w:r>
    </w:p>
  </w:comment>
  <w:comment w:initials="MK" w:author="Mikheil Kapanadze" w:date="2024-02-21T11:14:00Z" w:id="31">
    <w:p w:rsidR="001F2FAD" w:rsidP="001F2FAD" w:rsidRDefault="001F2FAD" w14:paraId="665D7256" w14:textId="77777777">
      <w:pPr>
        <w:pStyle w:val="CommentText"/>
      </w:pPr>
      <w:r>
        <w:rPr>
          <w:rStyle w:val="CommentReference"/>
        </w:rPr>
        <w:annotationRef/>
      </w:r>
      <w:r>
        <w:rPr>
          <w:lang w:val="ka-GE"/>
        </w:rPr>
        <w:t xml:space="preserve">ამ თავსაც გავიტანთ სხვა დოკუმენტში და </w:t>
      </w:r>
      <w:r>
        <w:t>Berlin Group</w:t>
      </w:r>
      <w:r>
        <w:rPr>
          <w:lang w:val="ka-GE"/>
        </w:rPr>
        <w:t xml:space="preserve">-ში კონტრიბუციას გავაკეთებთ </w:t>
      </w:r>
      <w:r>
        <w:rPr>
          <w:color w:val="000000"/>
        </w:rPr>
        <w:t xml:space="preserve"> </w:t>
      </w:r>
      <w:r>
        <w:rPr>
          <w:b/>
          <w:bCs/>
          <w:color w:val="000000"/>
        </w:rPr>
        <w:t xml:space="preserve">Payment Formats and Domestic AIS/PIS Definitions for Version 2.0 </w:t>
      </w:r>
      <w:r>
        <w:rPr>
          <w:color w:val="000000"/>
          <w:lang w:val="ka-GE"/>
        </w:rPr>
        <w:t>დოკუმენტში რომ იქ ეწეროს, საქართველოში რა და როგორაა.</w:t>
      </w:r>
    </w:p>
  </w:comment>
  <w:comment w:initials="MK" w:author="Mikheil Kapanadze" w:date="2024-02-21T14:00:00Z" w:id="44">
    <w:p w:rsidR="00FB278E" w:rsidP="00FB278E" w:rsidRDefault="00FB278E" w14:paraId="4C81E662" w14:textId="77777777">
      <w:pPr>
        <w:pStyle w:val="CommentText"/>
      </w:pPr>
      <w:r>
        <w:rPr>
          <w:rStyle w:val="CommentReference"/>
        </w:rPr>
        <w:annotationRef/>
      </w:r>
      <w:r>
        <w:rPr>
          <w:lang w:val="ka-GE"/>
        </w:rPr>
        <w:t>აქაც ვახსენოთ კონტრაქტის იდენტიფიკატორი</w:t>
      </w:r>
    </w:p>
  </w:comment>
  <w:comment w:initials="MK" w:author="Mikheil Kapanadze" w:date="2024-02-21T16:08:00Z" w:id="51">
    <w:p w:rsidR="00F45016" w:rsidP="00F45016" w:rsidRDefault="00F45016" w14:paraId="3EA2516E" w14:textId="77777777">
      <w:pPr>
        <w:pStyle w:val="CommentText"/>
      </w:pPr>
      <w:r>
        <w:rPr>
          <w:rStyle w:val="CommentReference"/>
        </w:rPr>
        <w:annotationRef/>
      </w:r>
      <w:r>
        <w:rPr>
          <w:lang w:val="ka-GE"/>
        </w:rPr>
        <w:t>მივუთითოთ რომ თუ requestedExecutionDate გადმოსცა, უნდა იყოს დღევანდელი დღე. მომავლის თარიღის მხარდაჭერა არააუცილებელია და ბანკს უფლება აქვს DT01 დაარტყას. requestedExecutionDateTime  მხარდაჭერა ასევე არააუცილებელია და თუ გადმოეცა, დღევანდელი დღე უნდა იყოს, არ უნდა იყოს წარსული დრო და არასწორის შემთხვევაში დაბრუნდეს შეცდომა.</w:t>
      </w:r>
    </w:p>
  </w:comment>
  <w:comment w:initials="MK" w:author="Mikheil Kapanadze" w:date="2024-02-21T16:03:00Z" w:id="52">
    <w:p w:rsidR="00F45016" w:rsidP="00F45016" w:rsidRDefault="00F45016" w14:paraId="4338ED73" w14:textId="1C96EA75">
      <w:pPr>
        <w:pStyle w:val="CommentText"/>
      </w:pPr>
      <w:r>
        <w:rPr>
          <w:rStyle w:val="CommentReference"/>
        </w:rPr>
        <w:annotationRef/>
      </w:r>
      <w:r>
        <w:rPr>
          <w:lang w:val="ka-GE"/>
        </w:rPr>
        <w:t xml:space="preserve">აქ უნდა დავწეროთ რომ </w:t>
      </w:r>
      <w:r>
        <w:t>C</w:t>
      </w:r>
      <w:r>
        <w:rPr>
          <w:lang w:val="ka-GE"/>
        </w:rPr>
        <w:t>lient-ExplicitConfirmationRequested</w:t>
      </w:r>
      <w:r>
        <w:t>=true</w:t>
      </w:r>
      <w:r>
        <w:rPr>
          <w:lang w:val="ka-GE"/>
        </w:rPr>
        <w:t xml:space="preserve"> </w:t>
      </w:r>
      <w:r>
        <w:t>მ</w:t>
      </w:r>
      <w:r>
        <w:rPr>
          <w:lang w:val="ka-GE"/>
        </w:rPr>
        <w:t>ხარდაჭერილი არ უნდა იყოს და თუ ვინმემ გადმოსცა, ამსმპ-მა უნდა უარყოს. ზედმეტი გართულებაა.</w:t>
      </w:r>
    </w:p>
  </w:comment>
  <w:comment w:initials="MK" w:author="Mikheil Kapanadze" w:date="2024-02-21T11:16:00Z" w:id="59">
    <w:p w:rsidR="00C76481" w:rsidP="00C76481" w:rsidRDefault="00026770" w14:paraId="7EAFE54A" w14:textId="77777777">
      <w:pPr>
        <w:pStyle w:val="CommentText"/>
      </w:pPr>
      <w:r>
        <w:rPr>
          <w:rStyle w:val="CommentReference"/>
        </w:rPr>
        <w:annotationRef/>
      </w:r>
      <w:r w:rsidR="00C76481">
        <w:t>SEPA</w:t>
      </w:r>
      <w:r w:rsidR="00C76481">
        <w:rPr>
          <w:lang w:val="ka-GE"/>
        </w:rPr>
        <w:t xml:space="preserve">-სთვის შეიძლება ცალკე მოგვიწიოს, ამიტომ ვაკონკრეტებ. ასევე შესასწავლია ალტერნატიული ინსტრუმენტების (მაგ. </w:t>
      </w:r>
      <w:r w:rsidR="00C76481">
        <w:t>Visa B2B</w:t>
      </w:r>
      <w:r w:rsidR="00C76481">
        <w:rPr>
          <w:lang w:val="ka-GE"/>
        </w:rPr>
        <w:t>-ს საკითხი). ბანკების ნაწილმა დანერგა უკვე და შეიძლება საინტერესო იყოს.</w:t>
      </w:r>
    </w:p>
  </w:comment>
  <w:comment w:initials="MK" w:author="Mikheil Kapanadze" w:date="2024-02-21T11:18:00Z" w:id="61">
    <w:p w:rsidR="00084FB7" w:rsidP="00084FB7" w:rsidRDefault="00A206BF" w14:paraId="143AFEDD" w14:textId="77777777">
      <w:pPr>
        <w:pStyle w:val="CommentText"/>
      </w:pPr>
      <w:r>
        <w:rPr>
          <w:rStyle w:val="CommentReference"/>
        </w:rPr>
        <w:annotationRef/>
      </w:r>
      <w:r w:rsidR="00084FB7">
        <w:rPr>
          <w:lang w:val="ka-GE"/>
        </w:rPr>
        <w:t xml:space="preserve">შესაბამისობაშია მოყვანილი </w:t>
      </w:r>
    </w:p>
    <w:p w:rsidR="00084FB7" w:rsidP="00084FB7" w:rsidRDefault="00084FB7" w14:paraId="00225FD3" w14:textId="77777777">
      <w:pPr>
        <w:pStyle w:val="CommentText"/>
      </w:pPr>
      <w:r>
        <w:rPr>
          <w:color w:val="000000"/>
        </w:rPr>
        <w:t xml:space="preserve"> </w:t>
      </w:r>
      <w:r>
        <w:rPr>
          <w:b/>
          <w:bCs/>
          <w:color w:val="000000"/>
        </w:rPr>
        <w:t xml:space="preserve">Payment Formats and Domestic AIS/PIS Definitions for Version 2.0 </w:t>
      </w:r>
      <w:r>
        <w:rPr>
          <w:b/>
          <w:bCs/>
          <w:color w:val="000000"/>
          <w:lang w:val="ka-GE"/>
        </w:rPr>
        <w:t>-</w:t>
      </w:r>
      <w:r>
        <w:rPr>
          <w:color w:val="000000"/>
          <w:lang w:val="ka-GE"/>
        </w:rPr>
        <w:t>თან</w:t>
      </w:r>
    </w:p>
  </w:comment>
  <w:comment w:initials="MK" w:author="Mikheil Kapanadze" w:date="2024-03-06T14:41:00Z" w:id="74">
    <w:p w:rsidR="006844F7" w:rsidP="006844F7" w:rsidRDefault="006844F7" w14:paraId="2F353FA7" w14:textId="3AA39A64">
      <w:pPr>
        <w:pStyle w:val="CommentText"/>
      </w:pPr>
      <w:r>
        <w:rPr>
          <w:rStyle w:val="CommentReference"/>
        </w:rPr>
        <w:annotationRef/>
      </w:r>
      <w:r>
        <w:rPr>
          <w:lang w:val="ka-GE"/>
        </w:rPr>
        <w:t>ამოსაღებია</w:t>
      </w:r>
    </w:p>
  </w:comment>
  <w:comment w:initials="MK" w:author="Mikheil Kapanadze" w:date="2024-03-06T14:42:00Z" w:id="81">
    <w:p w:rsidR="006844F7" w:rsidP="006844F7" w:rsidRDefault="006844F7" w14:paraId="349E6297" w14:textId="77777777">
      <w:pPr>
        <w:pStyle w:val="CommentText"/>
      </w:pPr>
      <w:r>
        <w:rPr>
          <w:rStyle w:val="CommentReference"/>
        </w:rPr>
        <w:annotationRef/>
      </w:r>
      <w:r>
        <w:rPr>
          <w:lang w:val="ka-GE"/>
        </w:rPr>
        <w:t>ამოსაღებია</w:t>
      </w:r>
    </w:p>
  </w:comment>
  <w:comment w:initials="MK" w:author="Mikheil Kapanadze" w:date="2024-03-06T15:07:00Z" w:id="88">
    <w:p w:rsidRPr="004B2435" w:rsidR="00ED5253" w:rsidP="00ED5253" w:rsidRDefault="00ED5253" w14:paraId="55CD5566" w14:textId="77777777">
      <w:pPr>
        <w:pStyle w:val="CommentText"/>
      </w:pPr>
      <w:r>
        <w:rPr>
          <w:rStyle w:val="CommentReference"/>
        </w:rPr>
        <w:annotationRef/>
      </w:r>
      <w:r>
        <w:rPr>
          <w:lang w:val="ka-GE"/>
        </w:rPr>
        <w:t xml:space="preserve">დასაწერი იქნება გამოყენების წესი </w:t>
      </w:r>
      <w:r>
        <w:t>SWIFT</w:t>
      </w:r>
      <w:r>
        <w:rPr>
          <w:lang w:val="ka-GE"/>
        </w:rPr>
        <w:t>-ის შემთხვევაში</w:t>
      </w:r>
    </w:p>
  </w:comment>
  <w:comment w:initials="IK" w:author="Inga Karchava" w:date="2024-03-06T18:50:00Z" w:id="89">
    <w:p w:rsidR="005058A4" w:rsidP="005058A4" w:rsidRDefault="005058A4" w14:paraId="7ABB465C" w14:textId="77777777">
      <w:pPr>
        <w:pStyle w:val="CommentText"/>
      </w:pPr>
      <w:r>
        <w:rPr>
          <w:rStyle w:val="CommentReference"/>
        </w:rPr>
        <w:annotationRef/>
      </w:r>
      <w:r>
        <w:rPr>
          <w:lang w:val="ka-GE"/>
        </w:rPr>
        <w:t xml:space="preserve">გამოიყენება შემდეგი ფორმატით, </w:t>
      </w:r>
      <w:r>
        <w:t>Swift_</w:t>
      </w:r>
      <w:r>
        <w:rPr>
          <w:lang w:val="ka-GE"/>
        </w:rPr>
        <w:t>ის მიხედვით (</w:t>
      </w:r>
      <w:r>
        <w:t xml:space="preserve">MT 103 message, 56a </w:t>
      </w:r>
      <w:r>
        <w:rPr>
          <w:lang w:val="ka-GE"/>
        </w:rPr>
        <w:t xml:space="preserve">ველში): </w:t>
      </w:r>
      <w:r>
        <w:rPr>
          <w:lang w:val="ka-GE"/>
        </w:rPr>
        <w:br/>
      </w:r>
      <w:r>
        <w:rPr>
          <w:lang w:val="ka-GE"/>
        </w:rPr>
        <w:t xml:space="preserve">:56A:ABNAUS33 </w:t>
      </w:r>
    </w:p>
  </w:comment>
  <w:comment w:initials="MK" w:author="Mikheil Kapanadze" w:date="2024-03-06T15:07:00Z" w:id="99">
    <w:p w:rsidR="00ED5253" w:rsidP="00ED5253" w:rsidRDefault="00ED5253" w14:paraId="120B76B3" w14:textId="77777777">
      <w:pPr>
        <w:pStyle w:val="CommentText"/>
      </w:pPr>
      <w:r>
        <w:rPr>
          <w:rStyle w:val="CommentReference"/>
        </w:rPr>
        <w:annotationRef/>
      </w:r>
      <w:r>
        <w:rPr>
          <w:lang w:val="ka-GE"/>
        </w:rPr>
        <w:t>ძნელი სათქმელია, გვინდა თუ არა. თუმცა შეგვიძლია დავიტოვოთ ოპციად, თუ ვინმეს დასჭირდება.</w:t>
      </w:r>
    </w:p>
  </w:comment>
  <w:comment w:initials="MK" w:author="Mikheil Kapanadze" w:date="2024-03-06T14:45:00Z" w:id="111">
    <w:p w:rsidR="00ED5253" w:rsidP="0043410B" w:rsidRDefault="00ED5253" w14:paraId="5A15EFA4" w14:textId="20E4E2A6">
      <w:pPr>
        <w:pStyle w:val="CommentText"/>
      </w:pPr>
      <w:r>
        <w:rPr>
          <w:rStyle w:val="CommentReference"/>
        </w:rPr>
        <w:annotationRef/>
      </w:r>
      <w:r>
        <w:rPr>
          <w:lang w:val="ka-GE"/>
        </w:rPr>
        <w:t>ამოსაღებია</w:t>
      </w:r>
    </w:p>
  </w:comment>
  <w:comment w:initials="MK" w:author="Mikheil Kapanadze" w:date="2024-03-06T14:47:00Z" w:id="121">
    <w:p w:rsidR="00ED5253" w:rsidP="0043410B" w:rsidRDefault="00ED5253" w14:paraId="16CE9ABA" w14:textId="77777777">
      <w:pPr>
        <w:pStyle w:val="CommentText"/>
      </w:pPr>
      <w:r>
        <w:rPr>
          <w:rStyle w:val="CommentReference"/>
        </w:rPr>
        <w:annotationRef/>
      </w:r>
      <w:r>
        <w:rPr>
          <w:lang w:val="ka-GE"/>
        </w:rPr>
        <w:t>წასაშლელია</w:t>
      </w:r>
    </w:p>
  </w:comment>
  <w:comment w:initials="MK" w:author="Mikheil Kapanadze" w:date="2022-06-21T17:33:00Z" w:id="128">
    <w:p w:rsidR="00D8667D" w:rsidP="00D8667D" w:rsidRDefault="002A168E" w14:paraId="3D5E72FF" w14:textId="4CB1BFE7">
      <w:pPr>
        <w:pStyle w:val="CommentText"/>
      </w:pPr>
      <w:r>
        <w:rPr>
          <w:rStyle w:val="CommentReference"/>
        </w:rPr>
        <w:annotationRef/>
      </w:r>
      <w:r w:rsidR="00D8667D">
        <w:rPr>
          <w:lang w:val="ka-GE"/>
        </w:rPr>
        <w:t>ეს არ იყო 1.3.</w:t>
      </w:r>
      <w:r w:rsidR="00D8667D">
        <w:t>x</w:t>
      </w:r>
      <w:r w:rsidR="00D8667D">
        <w:rPr>
          <w:lang w:val="ka-GE"/>
        </w:rPr>
        <w:t>-ში და ჩვენ დავამატეთ სტანდარტში. ახლა დაუმატებიათ</w:t>
      </w:r>
    </w:p>
  </w:comment>
  <w:comment w:initials="MK" w:author="Mikheil Kapanadze" w:date="2024-03-06T16:36:00Z" w:id="129">
    <w:p w:rsidR="003266E9" w:rsidP="003266E9" w:rsidRDefault="003266E9" w14:paraId="7BBAA9F2" w14:textId="77777777">
      <w:pPr>
        <w:pStyle w:val="CommentText"/>
      </w:pPr>
      <w:r>
        <w:rPr>
          <w:rStyle w:val="CommentReference"/>
        </w:rPr>
        <w:annotationRef/>
      </w:r>
      <w:r>
        <w:rPr>
          <w:lang w:val="ka-GE"/>
        </w:rPr>
        <w:t>არ ვიყენებთ მგონი და ამოსაღებია. თუ დაგვჭირდება, მერე ჩავამატოთ.</w:t>
      </w:r>
    </w:p>
  </w:comment>
  <w:comment w:initials="MK" w:author="Mikheil Kapanadze" w:date="2024-03-06T15:11:00Z" w:id="131">
    <w:p w:rsidR="00316833" w:rsidP="00316833" w:rsidRDefault="00316833" w14:paraId="70FEAEAE" w14:textId="1B4D8E98">
      <w:pPr>
        <w:pStyle w:val="CommentText"/>
      </w:pPr>
      <w:r>
        <w:rPr>
          <w:rStyle w:val="CommentReference"/>
        </w:rPr>
        <w:annotationRef/>
      </w:r>
      <w:r>
        <w:rPr>
          <w:lang w:val="ka-GE"/>
        </w:rPr>
        <w:t>ეს ჩანაცვლდება მასივის ვარიანტით (იხ. ქვემოთ)</w:t>
      </w:r>
    </w:p>
  </w:comment>
  <w:comment w:initials="MK" w:author="Mikheil Kapanadze" w:date="2024-03-06T15:11:00Z" w:id="133">
    <w:p w:rsidR="00A025C0" w:rsidP="00A025C0" w:rsidRDefault="00A025C0" w14:paraId="27540A43" w14:textId="77777777">
      <w:pPr>
        <w:pStyle w:val="CommentText"/>
      </w:pPr>
      <w:r>
        <w:rPr>
          <w:rStyle w:val="CommentReference"/>
        </w:rPr>
        <w:annotationRef/>
      </w:r>
      <w:r>
        <w:rPr>
          <w:lang w:val="ka-GE"/>
        </w:rPr>
        <w:t>ეს ჩანაცვლდება მასივით (იხ. ქვემოთ)</w:t>
      </w:r>
    </w:p>
  </w:comment>
  <w:comment w:initials="MK" w:author="Mikheil Kapanadze" w:date="2024-03-06T17:37:00Z" w:id="203">
    <w:p w:rsidR="00777442" w:rsidP="00777442" w:rsidRDefault="00777442" w14:paraId="19C4817D" w14:textId="77777777">
      <w:pPr>
        <w:pStyle w:val="CommentText"/>
      </w:pPr>
      <w:r>
        <w:rPr>
          <w:rStyle w:val="CommentReference"/>
        </w:rPr>
        <w:annotationRef/>
      </w:r>
      <w:r>
        <w:rPr>
          <w:lang w:val="ka-GE"/>
        </w:rPr>
        <w:t>სადმე დავწეროთ, -&gt; - ით რა აღინიშნება რომ გასაგები იყოს</w:t>
      </w:r>
    </w:p>
  </w:comment>
  <w:comment w:initials="MK" w:author="Mikheil Kapanadze" w:date="2024-03-06T16:39:00Z" w:id="280">
    <w:p w:rsidR="004F7EC4" w:rsidP="004F7EC4" w:rsidRDefault="004F7EC4" w14:paraId="0503590B" w14:textId="3F06B1D5">
      <w:pPr>
        <w:pStyle w:val="CommentText"/>
      </w:pPr>
      <w:r>
        <w:rPr>
          <w:rStyle w:val="CommentReference"/>
        </w:rPr>
        <w:annotationRef/>
      </w:r>
      <w:r>
        <w:rPr>
          <w:lang w:val="ka-GE"/>
        </w:rPr>
        <w:t xml:space="preserve">დასასრულებელია </w:t>
      </w:r>
      <w:r>
        <w:t>SWIFT</w:t>
      </w:r>
      <w:r>
        <w:rPr>
          <w:lang w:val="ka-GE"/>
        </w:rPr>
        <w:t>-ის სპეფიციკაციის შესაბამისად.</w:t>
      </w:r>
    </w:p>
  </w:comment>
  <w:comment w:initials="MK" w:author="Mikheil Kapanadze" w:date="2024-03-06T16:39:00Z" w:id="294">
    <w:p w:rsidR="00ED17D5" w:rsidP="00ED17D5" w:rsidRDefault="004F7EC4" w14:paraId="16A50182" w14:textId="77777777">
      <w:pPr>
        <w:pStyle w:val="CommentText"/>
      </w:pPr>
      <w:r>
        <w:rPr>
          <w:rStyle w:val="CommentReference"/>
        </w:rPr>
        <w:annotationRef/>
      </w:r>
      <w:r w:rsidR="00ED17D5">
        <w:rPr>
          <w:lang w:val="ka-GE"/>
        </w:rPr>
        <w:t>ამის რეფერენსი გავაკეთოთ აქ:</w:t>
      </w:r>
      <w:r w:rsidR="00ED17D5">
        <w:rPr>
          <w:lang w:val="ka-GE"/>
        </w:rPr>
        <w:br/>
      </w:r>
      <w:r w:rsidR="00ED17D5">
        <w:rPr>
          <w:lang w:val="ka-GE"/>
        </w:rPr>
        <w:br/>
      </w:r>
      <w:hyperlink w:history="1" r:id="rId2">
        <w:r w:rsidRPr="00177187" w:rsidR="00ED17D5">
          <w:rPr>
            <w:rStyle w:val="Hyperlink"/>
            <w:lang w:val="ka-GE"/>
          </w:rPr>
          <w:t>Swift Payments Market Practice Group document centre | Swift</w:t>
        </w:r>
      </w:hyperlink>
      <w:r w:rsidR="00ED17D5">
        <w:rPr>
          <w:lang w:val="ka-GE"/>
        </w:rPr>
        <w:t xml:space="preserve"> </w:t>
      </w:r>
      <w:r w:rsidR="00ED17D5">
        <w:rPr>
          <w:lang w:val="ka-GE"/>
        </w:rPr>
        <w:br/>
      </w:r>
      <w:r w:rsidR="00ED17D5">
        <w:rPr>
          <w:lang w:val="ka-GE"/>
        </w:rPr>
        <w:br/>
      </w:r>
      <w:r w:rsidR="00ED17D5">
        <w:rPr>
          <w:lang w:val="ka-GE"/>
        </w:rPr>
        <w:t xml:space="preserve">ამ დოკუმენტზე კონკრეტულად, რომ სწორად შეავსონ ხოლმე მმპ-ებმა: </w:t>
      </w:r>
      <w:hyperlink w:history="1" r:id="rId3">
        <w:r w:rsidRPr="00177187" w:rsidR="00ED17D5">
          <w:rPr>
            <w:rStyle w:val="Hyperlink"/>
            <w:lang w:val="ka-GE"/>
          </w:rPr>
          <w:t>https://www.swift.com/swift-resource/251596/download</w:t>
        </w:r>
      </w:hyperlink>
      <w:r w:rsidR="00ED17D5">
        <w:rPr>
          <w:lang w:val="ka-GE"/>
        </w:rPr>
        <w:br/>
      </w:r>
    </w:p>
  </w:comment>
  <w:comment w:initials="MK" w:author="Mikheil Kapanadze" w:date="2021-11-19T18:39:00Z" w:id="321">
    <w:p w:rsidR="00945FAB" w:rsidP="007C2A3F" w:rsidRDefault="00945FAB" w14:paraId="39B02215" w14:textId="30F74175">
      <w:pPr>
        <w:pStyle w:val="CommentText"/>
      </w:pPr>
      <w:r>
        <w:rPr>
          <w:rStyle w:val="CommentReference"/>
        </w:rPr>
        <w:annotationRef/>
      </w:r>
      <w:r>
        <w:rPr>
          <w:lang w:val="ka-GE"/>
        </w:rPr>
        <w:t>დავაზუსტოთ, რა ხდება როდესაც თანხა არ ჰყოფნის. მაშინვე დარეჯექტება (არაა სასურველი), თანხმობის გვერდზე დარეჯექტება (შეიძლება თუ არა მაგალითად ანგარიში შეცვალოს) და ავტორიზაციის კოდი საერთოდ უნდა გაიცეს თუ თანხა არაა საკმარისი და ეს თანხმობის გვერდზევე ჩანს?</w:t>
      </w:r>
    </w:p>
  </w:comment>
  <w:comment w:initials="MK" w:author="Mikheil Kapanadze" w:date="2024-02-21T14:33:00Z" w:id="324">
    <w:p w:rsidR="003D6304" w:rsidP="003D6304" w:rsidRDefault="003D6304" w14:paraId="29BD9A70" w14:textId="77777777">
      <w:pPr>
        <w:pStyle w:val="CommentText"/>
      </w:pPr>
      <w:r>
        <w:rPr>
          <w:rStyle w:val="CommentReference"/>
        </w:rPr>
        <w:annotationRef/>
      </w:r>
      <w:r>
        <w:rPr>
          <w:lang w:val="ka-GE"/>
        </w:rPr>
        <w:t xml:space="preserve">იმიტომ რომ არაა ეგ პარამეტრი სავალდებულო ბერლინის ჯგუფის მიერ. ეს </w:t>
      </w:r>
      <w:r>
        <w:t>Compliance Service-</w:t>
      </w:r>
      <w:r>
        <w:rPr>
          <w:lang w:val="ka-GE"/>
        </w:rPr>
        <w:t>ა.</w:t>
      </w:r>
    </w:p>
  </w:comment>
  <w:comment w:initials="MK" w:author="Mikheil Kapanadze" w:date="2024-02-21T14:33:00Z" w:id="328">
    <w:p w:rsidR="003D6304" w:rsidP="003D6304" w:rsidRDefault="003D6304" w14:paraId="60F37A35" w14:textId="77777777">
      <w:pPr>
        <w:pStyle w:val="CommentText"/>
      </w:pPr>
      <w:r>
        <w:rPr>
          <w:rStyle w:val="CommentReference"/>
        </w:rPr>
        <w:annotationRef/>
      </w:r>
      <w:r>
        <w:rPr>
          <w:lang w:val="ka-GE"/>
        </w:rPr>
        <w:t xml:space="preserve">არაა სავალდებულო ბერლინის ჯგუფფის მიხედვით. </w:t>
      </w:r>
      <w:r>
        <w:t>Compliance Service</w:t>
      </w:r>
      <w:r>
        <w:rPr>
          <w:lang w:val="ka-GE"/>
        </w:rPr>
        <w:t>-ა.</w:t>
      </w:r>
    </w:p>
  </w:comment>
  <w:comment w:initials="MK" w:author="Mikheil Kapanadze" w:date="2024-02-21T11:23:00Z" w:id="333">
    <w:p w:rsidR="0096614C" w:rsidP="0096614C" w:rsidRDefault="0096614C" w14:paraId="52B9C234" w14:textId="56AA6ABC">
      <w:pPr>
        <w:pStyle w:val="CommentText"/>
      </w:pPr>
      <w:r>
        <w:rPr>
          <w:rStyle w:val="CommentReference"/>
        </w:rPr>
        <w:annotationRef/>
      </w:r>
      <w:r>
        <w:rPr>
          <w:lang w:val="ka-GE"/>
        </w:rPr>
        <w:t>ამ ნაწილზე ველოდებით ბერლინის ჯგუფს. შესაძლოა სავალდებულობა ამოვიღოთ გადამისამართების ტიპის ავთენტიფიკაციისათვის და დავტოვოთ სხვა ტიპებისთვის (განცალკევებული, ჩაშენებული, ხელმოწერიანი)</w:t>
      </w:r>
    </w:p>
  </w:comment>
  <w:comment w:initials="MK" w:author="Mikheil Kapanadze" w:date="2021-11-30T22:31:00Z" w:id="334">
    <w:p w:rsidR="007D7AD7" w:rsidP="007C2A3F" w:rsidRDefault="007B55C3" w14:paraId="35F90CAE" w14:textId="1B5E2598">
      <w:pPr>
        <w:rPr>
          <w:sz w:val="20"/>
          <w:szCs w:val="20"/>
        </w:rPr>
      </w:pPr>
      <w:r>
        <w:rPr>
          <w:rStyle w:val="CommentReference"/>
        </w:rPr>
        <w:annotationRef/>
      </w:r>
      <w:r w:rsidR="007D7AD7">
        <w:rPr>
          <w:lang w:val="ka-GE"/>
        </w:rPr>
        <w:t>თუ მულტისავალუტოა და ცალ-ცალკე უნდა ააკოწიწოს თანხები, მაშინ რომელ ვალუტაში ვუჩვენოთ? ალათ ძირითადში.</w:t>
      </w:r>
    </w:p>
    <w:p w:rsidR="007D7AD7" w:rsidP="007C2A3F" w:rsidRDefault="007D7AD7" w14:paraId="2E683F03" w14:textId="77777777"/>
    <w:p w:rsidR="007D7AD7" w:rsidP="007C2A3F" w:rsidRDefault="007D7AD7" w14:paraId="70461AB9" w14:textId="77777777">
      <w:pPr>
        <w:pStyle w:val="CommentText"/>
      </w:pPr>
      <w:r>
        <w:rPr>
          <w:lang w:val="ka-GE"/>
        </w:rPr>
        <w:t>თუ არ აკოწიწებს, მაშინ ალბათ იმ ვალუტაში რომლის ქვეანგარიშიდანაც ეჭრება.</w:t>
      </w:r>
    </w:p>
  </w:comment>
  <w:comment w:initials="IK" w:author="Inga Karchava" w:date="2024-03-07T16:55:00Z" w:id="335">
    <w:p w:rsidR="00C85889" w:rsidP="00C85889" w:rsidRDefault="00C85889" w14:paraId="762962A5" w14:textId="77777777">
      <w:pPr>
        <w:pStyle w:val="CommentText"/>
      </w:pPr>
      <w:r>
        <w:rPr>
          <w:rStyle w:val="CommentReference"/>
        </w:rPr>
        <w:annotationRef/>
      </w:r>
      <w:r>
        <w:rPr>
          <w:lang w:val="ka-GE"/>
        </w:rPr>
        <w:t xml:space="preserve">კი, ძირითადში მულტისავალუტოს შემთხვევაშ, უმეტეს ბანკებს ასე აქვთ. </w:t>
      </w:r>
      <w:r>
        <w:rPr>
          <w:lang w:val="ka-GE"/>
        </w:rPr>
        <w:br/>
      </w:r>
      <w:r>
        <w:rPr>
          <w:lang w:val="ka-GE"/>
        </w:rPr>
        <w:t>თუ არ აერთიანებს, მაშინ ინდივიდუალურად ანგარიშზე</w:t>
      </w:r>
    </w:p>
  </w:comment>
  <w:comment w:initials="MK" w:author="Mikheil Kapanadze" w:date="2021-11-19T18:28:00Z" w:id="339">
    <w:p w:rsidR="00135EC2" w:rsidP="007D7AD7" w:rsidRDefault="00135EC2" w14:paraId="7195B858" w14:textId="397DB3C2">
      <w:pPr>
        <w:pStyle w:val="CommentText"/>
      </w:pPr>
      <w:r>
        <w:rPr>
          <w:rStyle w:val="CommentReference"/>
        </w:rPr>
        <w:annotationRef/>
      </w:r>
      <w:r>
        <w:rPr>
          <w:lang w:val="ka-GE"/>
        </w:rPr>
        <w:t>ეს ჩანაწერი შეიძლება პრობლემური იყოს, თუ 3 დღის მერე ითხოვს სტატუსს.</w:t>
      </w:r>
    </w:p>
    <w:p w:rsidR="00135EC2" w:rsidP="007C2A3F" w:rsidRDefault="00135EC2" w14:paraId="17CDED20" w14:textId="77777777"/>
    <w:p w:rsidR="00135EC2" w:rsidP="007C2A3F" w:rsidRDefault="00135EC2" w14:paraId="520EA07E" w14:textId="77777777">
      <w:pPr>
        <w:pStyle w:val="CommentText"/>
      </w:pPr>
      <w:r>
        <w:rPr>
          <w:lang w:val="ka-GE"/>
        </w:rPr>
        <w:t xml:space="preserve">თუ კლიენტამდე </w:t>
      </w:r>
      <w:r>
        <w:t>access token</w:t>
      </w:r>
      <w:r>
        <w:rPr>
          <w:lang w:val="ka-GE"/>
        </w:rPr>
        <w:t xml:space="preserve"> არ მივიდა, მაგ დროს რა ხდება?</w:t>
      </w:r>
    </w:p>
  </w:comment>
  <w:comment w:initials="IK" w:author="Inga Karchava" w:date="2024-03-07T16:55:00Z" w:id="340">
    <w:p w:rsidR="00172CC0" w:rsidP="00172CC0" w:rsidRDefault="00172CC0" w14:paraId="6848001B" w14:textId="77777777">
      <w:pPr>
        <w:pStyle w:val="CommentText"/>
      </w:pPr>
      <w:r>
        <w:rPr>
          <w:rStyle w:val="CommentReference"/>
        </w:rPr>
        <w:annotationRef/>
      </w:r>
      <w:r>
        <w:rPr>
          <w:lang w:val="ka-GE"/>
        </w:rPr>
        <w:t>ახალს ითხოვს?</w:t>
      </w:r>
    </w:p>
  </w:comment>
  <w:comment w:initials="MK" w:author="Mikheil Kapanadze" w:date="2022-10-03T12:16:00Z" w:id="343">
    <w:p w:rsidR="00251F45" w:rsidRDefault="00251F45" w14:paraId="2083CAC2" w14:textId="5A482D1D">
      <w:pPr>
        <w:pStyle w:val="CommentText"/>
      </w:pPr>
      <w:r>
        <w:rPr>
          <w:rStyle w:val="CommentReference"/>
        </w:rPr>
        <w:annotationRef/>
      </w:r>
      <w:r>
        <w:t>creditorAccount</w:t>
      </w:r>
      <w:r>
        <w:rPr>
          <w:lang w:val="ka-GE"/>
        </w:rPr>
        <w:t xml:space="preserve">-ის </w:t>
      </w:r>
      <w:r>
        <w:t>IBAN</w:t>
      </w:r>
      <w:r>
        <w:rPr>
          <w:lang w:val="ka-GE"/>
        </w:rPr>
        <w:t xml:space="preserve"> აუცილებლად უნდა დააბრუნოს მაგრამ უნდა დააბრუნოს თუ არა ვალუტა?</w:t>
      </w:r>
    </w:p>
  </w:comment>
  <w:comment w:initials="IK" w:author="Inga Karchava" w:date="2024-03-07T16:57:00Z" w:id="344">
    <w:p w:rsidR="00BB415C" w:rsidP="00BB415C" w:rsidRDefault="00BB415C" w14:paraId="7E292800" w14:textId="77777777">
      <w:pPr>
        <w:pStyle w:val="CommentText"/>
      </w:pPr>
      <w:r>
        <w:rPr>
          <w:rStyle w:val="CommentReference"/>
        </w:rPr>
        <w:annotationRef/>
      </w:r>
      <w:r>
        <w:rPr>
          <w:lang w:val="ka-GE"/>
        </w:rPr>
        <w:t>ვფიქრობ უნდა დავაბრუნოთ ვალუტაც</w:t>
      </w:r>
    </w:p>
  </w:comment>
  <w:comment w:initials="MK" w:author="Mikheil Kapanadze" w:date="2022-09-06T17:45:00Z" w:id="352">
    <w:p w:rsidRPr="00B2689C" w:rsidR="008903B1" w:rsidRDefault="008903B1" w14:paraId="1D8E815D" w14:textId="525E7323">
      <w:pPr>
        <w:pStyle w:val="CommentText"/>
      </w:pPr>
      <w:r>
        <w:rPr>
          <w:rStyle w:val="CommentReference"/>
        </w:rPr>
        <w:annotationRef/>
      </w:r>
      <w:r>
        <w:rPr>
          <w:lang w:val="ka-GE"/>
        </w:rPr>
        <w:t>აქ შეცდომაა, რაღაც სხვა უნდა ეწეროს</w:t>
      </w:r>
    </w:p>
  </w:comment>
  <w:comment w:initials="IK" w:author="Inga Karchava" w:date="2023-02-28T18:57:00Z" w:id="353">
    <w:p w:rsidR="00910FB7" w:rsidRDefault="003A65E2" w14:paraId="7C768405" w14:textId="77777777">
      <w:pPr>
        <w:pStyle w:val="CommentText"/>
      </w:pPr>
      <w:r>
        <w:rPr>
          <w:rStyle w:val="CommentReference"/>
        </w:rPr>
        <w:annotationRef/>
      </w:r>
      <w:r w:rsidR="00910FB7">
        <w:rPr>
          <w:lang w:val="ka-GE"/>
        </w:rPr>
        <w:t xml:space="preserve">მე მგონი </w:t>
      </w:r>
      <w:r w:rsidR="00910FB7">
        <w:t xml:space="preserve">ACFC </w:t>
      </w:r>
      <w:r w:rsidR="00910FB7">
        <w:rPr>
          <w:lang w:val="ka-GE"/>
        </w:rPr>
        <w:t>სტატუსის ან უფრო მაღალის (</w:t>
      </w:r>
      <w:r w:rsidR="00910FB7">
        <w:t>ACCC)</w:t>
      </w:r>
      <w:r w:rsidR="00910FB7">
        <w:rPr>
          <w:lang w:val="ka-GE"/>
        </w:rPr>
        <w:t xml:space="preserve"> მინიჭება შეუძლებელია</w:t>
      </w:r>
    </w:p>
  </w:comment>
  <w:comment w:initials="MK" w:author="Mikheil Kapanadze" w:date="2021-11-19T17:50:00Z" w:id="355">
    <w:p w:rsidR="0043410B" w:rsidP="0043410B" w:rsidRDefault="007F643C" w14:paraId="2470632C" w14:textId="77777777">
      <w:pPr>
        <w:pStyle w:val="CommentText"/>
      </w:pPr>
      <w:r>
        <w:rPr>
          <w:rStyle w:val="CommentReference"/>
        </w:rPr>
        <w:annotationRef/>
      </w:r>
      <w:r w:rsidR="0043410B">
        <w:rPr>
          <w:lang w:val="ka-GE"/>
        </w:rPr>
        <w:t xml:space="preserve">ერთ-ერთი სავარაუდო ვარიანტი: თუ </w:t>
      </w:r>
      <w:r w:rsidR="0043410B">
        <w:t>RTGS</w:t>
      </w:r>
      <w:r w:rsidR="0043410B">
        <w:rPr>
          <w:lang w:val="ka-GE"/>
        </w:rPr>
        <w:t>-მა უარჰყო ტრანზაქცია და ბანკს აქვს ბიზნეს-პროცესი რომლის დროსაც შეიძლება მაგალითად რამე შეცვალოს და ა.შ. - შესაძლოა სტატუსი დაბრუნდეს, ტრანზაქციის ბედის საბოლოო გარკვევამდე.</w:t>
      </w:r>
    </w:p>
  </w:comment>
  <w:comment w:initials="MK" w:author="Mikheil Kapanadze" w:date="2024-02-21T14:13:00Z" w:id="363">
    <w:p w:rsidR="008E3467" w:rsidP="008E3467" w:rsidRDefault="00DA0C0C" w14:paraId="1170A044" w14:textId="0538F4EB">
      <w:pPr>
        <w:pStyle w:val="CommentText"/>
      </w:pPr>
      <w:r>
        <w:rPr>
          <w:rStyle w:val="CommentReference"/>
        </w:rPr>
        <w:annotationRef/>
      </w:r>
      <w:r w:rsidR="008E3467">
        <w:rPr>
          <w:lang w:val="ka-GE"/>
        </w:rPr>
        <w:t>ამ საკითხზე ეროვნულ ბანკთან გვაქვს მიმოწერა, მათ შორის "უწყვეტი სესიის" განამრტებაზე. შესაბამისად, გარკვეული საკითხები დაზუსტდება. ამ ვერსიაში ეს თავი სრულად გადმოტანილია გადახდის ინიციირების არსებული ნორმიდან, მცირე სარედაქციო შესწორებებით.</w:t>
      </w:r>
    </w:p>
    <w:p w:rsidR="008E3467" w:rsidP="008E3467" w:rsidRDefault="008E3467" w14:paraId="28C10E4C" w14:textId="77777777">
      <w:pPr>
        <w:pStyle w:val="CommentText"/>
      </w:pPr>
    </w:p>
    <w:p w:rsidR="008E3467" w:rsidP="008E3467" w:rsidRDefault="008E3467" w14:paraId="114E38ED" w14:textId="77777777">
      <w:pPr>
        <w:pStyle w:val="CommentText"/>
      </w:pPr>
      <w:r>
        <w:rPr>
          <w:lang w:val="ka-GE"/>
        </w:rPr>
        <w:t xml:space="preserve">აქ 2.0-ის მიხედვით იქნება გადასაწყობი, მათ შორის </w:t>
      </w:r>
    </w:p>
    <w:p w:rsidR="008E3467" w:rsidP="008E3467" w:rsidRDefault="008E3467" w14:paraId="73115EB3" w14:textId="77777777">
      <w:pPr>
        <w:pStyle w:val="CommentText"/>
      </w:pPr>
      <w:r>
        <w:rPr>
          <w:color w:val="000000"/>
        </w:rPr>
        <w:t xml:space="preserve">chosenScaMethod </w:t>
      </w:r>
      <w:r>
        <w:rPr>
          <w:color w:val="000000"/>
          <w:lang w:val="ka-GE"/>
        </w:rPr>
        <w:t>მხარდაჭერა იქნება გასაკეთებელი.</w:t>
      </w:r>
    </w:p>
  </w:comment>
  <w:comment w:initials="MK" w:author="Mikheil Kapanadze" w:date="2024-02-21T11:26:00Z" w:id="368">
    <w:p w:rsidR="008E3772" w:rsidP="008E3772" w:rsidRDefault="008E3772" w14:paraId="43CA7D27" w14:textId="445E8BDF">
      <w:pPr>
        <w:pStyle w:val="CommentText"/>
      </w:pPr>
      <w:r>
        <w:rPr>
          <w:rStyle w:val="CommentReference"/>
        </w:rPr>
        <w:annotationRef/>
      </w:r>
      <w:r>
        <w:rPr>
          <w:lang w:val="ka-GE"/>
        </w:rPr>
        <w:t xml:space="preserve">გადასახედია და შესაბამისობაში მოსაყვანი </w:t>
      </w:r>
      <w:r>
        <w:t>V2 API</w:t>
      </w:r>
      <w:r>
        <w:rPr>
          <w:lang w:val="ka-GE"/>
        </w:rPr>
        <w:t>-სთან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08C6B6" w15:done="0"/>
  <w15:commentEx w15:paraId="61CA344C" w15:done="0"/>
  <w15:commentEx w15:paraId="4706039D" w15:done="0"/>
  <w15:commentEx w15:paraId="128448AA" w15:done="0"/>
  <w15:commentEx w15:paraId="0B91491E" w15:done="0"/>
  <w15:commentEx w15:paraId="65DE65AC" w15:done="0"/>
  <w15:commentEx w15:paraId="4A8B9F33" w15:done="0"/>
  <w15:commentEx w15:paraId="4226738D" w15:done="0"/>
  <w15:commentEx w15:paraId="2B0B4381" w15:done="0"/>
  <w15:commentEx w15:paraId="4C7976F3" w15:done="0"/>
  <w15:commentEx w15:paraId="665D7256" w15:done="0"/>
  <w15:commentEx w15:paraId="4C81E662" w15:done="0"/>
  <w15:commentEx w15:paraId="3EA2516E" w15:done="0"/>
  <w15:commentEx w15:paraId="4338ED73" w15:done="0"/>
  <w15:commentEx w15:paraId="7EAFE54A" w15:done="0"/>
  <w15:commentEx w15:paraId="00225FD3" w15:done="0"/>
  <w15:commentEx w15:paraId="2F353FA7" w15:done="0"/>
  <w15:commentEx w15:paraId="349E6297" w15:done="0"/>
  <w15:commentEx w15:paraId="55CD5566" w15:done="0"/>
  <w15:commentEx w15:paraId="7ABB465C" w15:paraIdParent="55CD5566" w15:done="0"/>
  <w15:commentEx w15:paraId="120B76B3" w15:done="0"/>
  <w15:commentEx w15:paraId="5A15EFA4" w15:done="0"/>
  <w15:commentEx w15:paraId="16CE9ABA" w15:done="0"/>
  <w15:commentEx w15:paraId="3D5E72FF" w15:done="0"/>
  <w15:commentEx w15:paraId="7BBAA9F2" w15:done="0"/>
  <w15:commentEx w15:paraId="70FEAEAE" w15:done="0"/>
  <w15:commentEx w15:paraId="27540A43" w15:done="0"/>
  <w15:commentEx w15:paraId="19C4817D" w15:done="0"/>
  <w15:commentEx w15:paraId="0503590B" w15:done="0"/>
  <w15:commentEx w15:paraId="16A50182" w15:done="0"/>
  <w15:commentEx w15:paraId="39B02215" w15:done="0"/>
  <w15:commentEx w15:paraId="29BD9A70" w15:done="0"/>
  <w15:commentEx w15:paraId="60F37A35" w15:done="0"/>
  <w15:commentEx w15:paraId="52B9C234" w15:done="0"/>
  <w15:commentEx w15:paraId="70461AB9" w15:done="0"/>
  <w15:commentEx w15:paraId="762962A5" w15:paraIdParent="70461AB9" w15:done="0"/>
  <w15:commentEx w15:paraId="520EA07E" w15:done="0"/>
  <w15:commentEx w15:paraId="6848001B" w15:paraIdParent="520EA07E" w15:done="0"/>
  <w15:commentEx w15:paraId="2083CAC2" w15:done="0"/>
  <w15:commentEx w15:paraId="7E292800" w15:paraIdParent="2083CAC2" w15:done="0"/>
  <w15:commentEx w15:paraId="1D8E815D" w15:done="0"/>
  <w15:commentEx w15:paraId="7C768405" w15:paraIdParent="1D8E815D" w15:done="0"/>
  <w15:commentEx w15:paraId="2470632C" w15:done="0"/>
  <w15:commentEx w15:paraId="73115EB3" w15:done="0"/>
  <w15:commentEx w15:paraId="43CA7D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8F18F1" w16cex:dateUtc="2024-03-07T12:45:00Z"/>
  <w16cex:commentExtensible w16cex:durableId="199783CE" w16cex:dateUtc="2024-02-21T05:55:00Z"/>
  <w16cex:commentExtensible w16cex:durableId="3C1F8C22" w16cex:dateUtc="2024-03-06T09:05:00Z"/>
  <w16cex:commentExtensible w16cex:durableId="3A7EB1C7" w16cex:dateUtc="2024-02-21T06:12:00Z"/>
  <w16cex:commentExtensible w16cex:durableId="1FF89C04" w16cex:dateUtc="2024-02-21T07:50:00Z"/>
  <w16cex:commentExtensible w16cex:durableId="14B3D9E2" w16cex:dateUtc="2024-02-21T07:04:00Z"/>
  <w16cex:commentExtensible w16cex:durableId="717B3FD6" w16cex:dateUtc="2024-03-06T09:07:00Z"/>
  <w16cex:commentExtensible w16cex:durableId="242F3B50" w16cex:dateUtc="2021-04-24T20:50:00Z"/>
  <w16cex:commentExtensible w16cex:durableId="242F4598" w16cex:dateUtc="2021-04-24T21:34:00Z"/>
  <w16cex:commentExtensible w16cex:durableId="4B3E1A29" w16cex:dateUtc="2024-02-21T06:32:00Z"/>
  <w16cex:commentExtensible w16cex:durableId="68211550" w16cex:dateUtc="2024-02-21T07:14:00Z"/>
  <w16cex:commentExtensible w16cex:durableId="748615A3" w16cex:dateUtc="2024-02-21T10:00:00Z"/>
  <w16cex:commentExtensible w16cex:durableId="0789E654" w16cex:dateUtc="2024-02-21T12:08:00Z"/>
  <w16cex:commentExtensible w16cex:durableId="59941C75" w16cex:dateUtc="2024-02-21T12:03:00Z"/>
  <w16cex:commentExtensible w16cex:durableId="4076BE65" w16cex:dateUtc="2024-02-21T07:16:00Z"/>
  <w16cex:commentExtensible w16cex:durableId="2EE39389" w16cex:dateUtc="2024-02-21T07:18:00Z"/>
  <w16cex:commentExtensible w16cex:durableId="4BAADD7D" w16cex:dateUtc="2024-03-06T10:41:00Z"/>
  <w16cex:commentExtensible w16cex:durableId="14C2A03F" w16cex:dateUtc="2024-03-06T10:42:00Z"/>
  <w16cex:commentExtensible w16cex:durableId="133A8C82" w16cex:dateUtc="2024-03-06T11:07:00Z"/>
  <w16cex:commentExtensible w16cex:durableId="45BA135A" w16cex:dateUtc="2024-03-06T14:50:00Z"/>
  <w16cex:commentExtensible w16cex:durableId="6CA25903" w16cex:dateUtc="2024-03-06T11:07:00Z"/>
  <w16cex:commentExtensible w16cex:durableId="633207F9" w16cex:dateUtc="2024-03-06T10:45:00Z"/>
  <w16cex:commentExtensible w16cex:durableId="036AF15D" w16cex:dateUtc="2024-03-06T10:47:00Z"/>
  <w16cex:commentExtensible w16cex:durableId="265C7F6E" w16cex:dateUtc="2022-06-21T13:33:00Z"/>
  <w16cex:commentExtensible w16cex:durableId="7A681A02" w16cex:dateUtc="2024-03-06T12:36:00Z"/>
  <w16cex:commentExtensible w16cex:durableId="26D6BC08" w16cex:dateUtc="2024-03-06T11:11:00Z"/>
  <w16cex:commentExtensible w16cex:durableId="02CF3EDE" w16cex:dateUtc="2024-03-06T11:11:00Z"/>
  <w16cex:commentExtensible w16cex:durableId="512C74C0" w16cex:dateUtc="2024-03-06T13:37:00Z"/>
  <w16cex:commentExtensible w16cex:durableId="511338FD" w16cex:dateUtc="2024-03-06T12:39:00Z"/>
  <w16cex:commentExtensible w16cex:durableId="48096119" w16cex:dateUtc="2024-03-06T12:39:00Z"/>
  <w16cex:commentExtensible w16cex:durableId="25426DDF" w16cex:dateUtc="2021-11-19T14:39:00Z"/>
  <w16cex:commentExtensible w16cex:durableId="2890F7C5" w16cex:dateUtc="2024-02-21T10:33:00Z"/>
  <w16cex:commentExtensible w16cex:durableId="1014A941" w16cex:dateUtc="2024-02-21T10:33:00Z"/>
  <w16cex:commentExtensible w16cex:durableId="37C5B8B7" w16cex:dateUtc="2024-02-21T07:23:00Z"/>
  <w16cex:commentExtensible w16cex:durableId="255124A9" w16cex:dateUtc="2021-11-30T18:31:00Z"/>
  <w16cex:commentExtensible w16cex:durableId="072B8385" w16cex:dateUtc="2024-03-07T12:55:00Z"/>
  <w16cex:commentExtensible w16cex:durableId="25426B3F" w16cex:dateUtc="2021-11-19T14:28:00Z"/>
  <w16cex:commentExtensible w16cex:durableId="585B9EE0" w16cex:dateUtc="2024-03-07T12:55:00Z"/>
  <w16cex:commentExtensible w16cex:durableId="26E55103" w16cex:dateUtc="2022-10-03T08:16:00Z"/>
  <w16cex:commentExtensible w16cex:durableId="64E53787" w16cex:dateUtc="2024-03-07T12:57:00Z"/>
  <w16cex:commentExtensible w16cex:durableId="26C205C5" w16cex:dateUtc="2022-09-06T13:45:00Z"/>
  <w16cex:commentExtensible w16cex:durableId="27A8CD0F" w16cex:dateUtc="2023-02-28T14:57:00Z"/>
  <w16cex:commentExtensible w16cex:durableId="25426260" w16cex:dateUtc="2021-11-19T13:50:00Z"/>
  <w16cex:commentExtensible w16cex:durableId="59B21BB1" w16cex:dateUtc="2024-02-21T10:13:00Z"/>
  <w16cex:commentExtensible w16cex:durableId="76432797" w16cex:dateUtc="2024-02-21T0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08C6B6" w16cid:durableId="508F18F1"/>
  <w16cid:commentId w16cid:paraId="61CA344C" w16cid:durableId="199783CE"/>
  <w16cid:commentId w16cid:paraId="4706039D" w16cid:durableId="3C1F8C22"/>
  <w16cid:commentId w16cid:paraId="128448AA" w16cid:durableId="3A7EB1C7"/>
  <w16cid:commentId w16cid:paraId="0B91491E" w16cid:durableId="1FF89C04"/>
  <w16cid:commentId w16cid:paraId="65DE65AC" w16cid:durableId="14B3D9E2"/>
  <w16cid:commentId w16cid:paraId="4A8B9F33" w16cid:durableId="717B3FD6"/>
  <w16cid:commentId w16cid:paraId="4226738D" w16cid:durableId="242F3B50"/>
  <w16cid:commentId w16cid:paraId="2B0B4381" w16cid:durableId="242F4598"/>
  <w16cid:commentId w16cid:paraId="4C7976F3" w16cid:durableId="4B3E1A29"/>
  <w16cid:commentId w16cid:paraId="665D7256" w16cid:durableId="68211550"/>
  <w16cid:commentId w16cid:paraId="4C81E662" w16cid:durableId="748615A3"/>
  <w16cid:commentId w16cid:paraId="3EA2516E" w16cid:durableId="0789E654"/>
  <w16cid:commentId w16cid:paraId="4338ED73" w16cid:durableId="59941C75"/>
  <w16cid:commentId w16cid:paraId="7EAFE54A" w16cid:durableId="4076BE65"/>
  <w16cid:commentId w16cid:paraId="00225FD3" w16cid:durableId="2EE39389"/>
  <w16cid:commentId w16cid:paraId="2F353FA7" w16cid:durableId="4BAADD7D"/>
  <w16cid:commentId w16cid:paraId="349E6297" w16cid:durableId="14C2A03F"/>
  <w16cid:commentId w16cid:paraId="55CD5566" w16cid:durableId="133A8C82"/>
  <w16cid:commentId w16cid:paraId="7ABB465C" w16cid:durableId="45BA135A"/>
  <w16cid:commentId w16cid:paraId="120B76B3" w16cid:durableId="6CA25903"/>
  <w16cid:commentId w16cid:paraId="5A15EFA4" w16cid:durableId="633207F9"/>
  <w16cid:commentId w16cid:paraId="16CE9ABA" w16cid:durableId="036AF15D"/>
  <w16cid:commentId w16cid:paraId="3D5E72FF" w16cid:durableId="265C7F6E"/>
  <w16cid:commentId w16cid:paraId="7BBAA9F2" w16cid:durableId="7A681A02"/>
  <w16cid:commentId w16cid:paraId="70FEAEAE" w16cid:durableId="26D6BC08"/>
  <w16cid:commentId w16cid:paraId="27540A43" w16cid:durableId="02CF3EDE"/>
  <w16cid:commentId w16cid:paraId="19C4817D" w16cid:durableId="512C74C0"/>
  <w16cid:commentId w16cid:paraId="0503590B" w16cid:durableId="511338FD"/>
  <w16cid:commentId w16cid:paraId="16A50182" w16cid:durableId="48096119"/>
  <w16cid:commentId w16cid:paraId="39B02215" w16cid:durableId="25426DDF"/>
  <w16cid:commentId w16cid:paraId="29BD9A70" w16cid:durableId="2890F7C5"/>
  <w16cid:commentId w16cid:paraId="60F37A35" w16cid:durableId="1014A941"/>
  <w16cid:commentId w16cid:paraId="52B9C234" w16cid:durableId="37C5B8B7"/>
  <w16cid:commentId w16cid:paraId="70461AB9" w16cid:durableId="255124A9"/>
  <w16cid:commentId w16cid:paraId="762962A5" w16cid:durableId="072B8385"/>
  <w16cid:commentId w16cid:paraId="520EA07E" w16cid:durableId="25426B3F"/>
  <w16cid:commentId w16cid:paraId="6848001B" w16cid:durableId="585B9EE0"/>
  <w16cid:commentId w16cid:paraId="2083CAC2" w16cid:durableId="26E55103"/>
  <w16cid:commentId w16cid:paraId="7E292800" w16cid:durableId="64E53787"/>
  <w16cid:commentId w16cid:paraId="1D8E815D" w16cid:durableId="26C205C5"/>
  <w16cid:commentId w16cid:paraId="7C768405" w16cid:durableId="27A8CD0F"/>
  <w16cid:commentId w16cid:paraId="2470632C" w16cid:durableId="25426260"/>
  <w16cid:commentId w16cid:paraId="73115EB3" w16cid:durableId="59B21BB1"/>
  <w16cid:commentId w16cid:paraId="43CA7D27" w16cid:durableId="76432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2B80" w:rsidRDefault="006A2B80" w14:paraId="22565CAE" w14:textId="77777777">
      <w:pPr>
        <w:spacing w:after="0" w:line="240" w:lineRule="auto"/>
      </w:pPr>
      <w:r>
        <w:separator/>
      </w:r>
    </w:p>
  </w:endnote>
  <w:endnote w:type="continuationSeparator" w:id="0">
    <w:p w:rsidR="006A2B80" w:rsidRDefault="006A2B80" w14:paraId="1926EFE6" w14:textId="77777777">
      <w:pPr>
        <w:spacing w:after="0" w:line="240" w:lineRule="auto"/>
      </w:pPr>
      <w:r>
        <w:continuationSeparator/>
      </w:r>
    </w:p>
  </w:endnote>
  <w:endnote w:type="continuationNotice" w:id="1">
    <w:p w:rsidR="006A2B80" w:rsidRDefault="006A2B80" w14:paraId="4E7F9D9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0AC9920" w:rsidTr="00014CE6" w14:paraId="2127BB1B" w14:textId="77777777">
      <w:tc>
        <w:tcPr>
          <w:tcW w:w="3120" w:type="dxa"/>
        </w:tcPr>
        <w:p w:rsidR="70AC9920" w:rsidP="00014CE6" w:rsidRDefault="70AC9920" w14:paraId="142DECE7" w14:textId="36A26807">
          <w:pPr>
            <w:pStyle w:val="Header"/>
            <w:ind w:left="-115"/>
          </w:pPr>
        </w:p>
      </w:tc>
      <w:tc>
        <w:tcPr>
          <w:tcW w:w="3120" w:type="dxa"/>
        </w:tcPr>
        <w:p w:rsidR="70AC9920" w:rsidP="00014CE6" w:rsidRDefault="70AC9920" w14:paraId="152D4A02" w14:textId="1EBB6A33">
          <w:pPr>
            <w:pStyle w:val="Header"/>
            <w:jc w:val="center"/>
          </w:pPr>
          <w:r>
            <w:fldChar w:fldCharType="begin"/>
          </w:r>
          <w:r>
            <w:instrText>PAGE</w:instrText>
          </w:r>
          <w:r>
            <w:fldChar w:fldCharType="separate"/>
          </w:r>
          <w:r w:rsidR="00950C06">
            <w:rPr>
              <w:noProof/>
            </w:rPr>
            <w:t>1</w:t>
          </w:r>
          <w:r>
            <w:fldChar w:fldCharType="end"/>
          </w:r>
        </w:p>
      </w:tc>
      <w:tc>
        <w:tcPr>
          <w:tcW w:w="3120" w:type="dxa"/>
        </w:tcPr>
        <w:p w:rsidR="70AC9920" w:rsidP="00014CE6" w:rsidRDefault="70AC9920" w14:paraId="27A26C21" w14:textId="43A910F3">
          <w:pPr>
            <w:pStyle w:val="Header"/>
            <w:ind w:right="-115"/>
            <w:jc w:val="right"/>
          </w:pPr>
        </w:p>
      </w:tc>
    </w:tr>
  </w:tbl>
  <w:p w:rsidR="70AC9920" w:rsidP="00014CE6" w:rsidRDefault="70AC9920" w14:paraId="24A0EA4E" w14:textId="2AB19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2B80" w:rsidRDefault="006A2B80" w14:paraId="02BDDACB" w14:textId="77777777">
      <w:pPr>
        <w:spacing w:after="0" w:line="240" w:lineRule="auto"/>
      </w:pPr>
      <w:r>
        <w:separator/>
      </w:r>
    </w:p>
  </w:footnote>
  <w:footnote w:type="continuationSeparator" w:id="0">
    <w:p w:rsidR="006A2B80" w:rsidRDefault="006A2B80" w14:paraId="5747AA49" w14:textId="77777777">
      <w:pPr>
        <w:spacing w:after="0" w:line="240" w:lineRule="auto"/>
      </w:pPr>
      <w:r>
        <w:continuationSeparator/>
      </w:r>
    </w:p>
  </w:footnote>
  <w:footnote w:type="continuationNotice" w:id="1">
    <w:p w:rsidR="006A2B80" w:rsidRDefault="006A2B80" w14:paraId="4275A09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0AC9920" w:rsidTr="00014CE6" w14:paraId="4880149F" w14:textId="77777777">
      <w:tc>
        <w:tcPr>
          <w:tcW w:w="3120" w:type="dxa"/>
        </w:tcPr>
        <w:p w:rsidR="70AC9920" w:rsidP="00014CE6" w:rsidRDefault="70AC9920" w14:paraId="4C5B3BAE" w14:textId="30801469">
          <w:pPr>
            <w:pStyle w:val="Header"/>
            <w:ind w:left="-115"/>
          </w:pPr>
        </w:p>
      </w:tc>
      <w:tc>
        <w:tcPr>
          <w:tcW w:w="3120" w:type="dxa"/>
        </w:tcPr>
        <w:p w:rsidR="70AC9920" w:rsidP="00014CE6" w:rsidRDefault="70AC9920" w14:paraId="7689C1D6" w14:textId="2F3807EA">
          <w:pPr>
            <w:pStyle w:val="Header"/>
            <w:jc w:val="center"/>
          </w:pPr>
        </w:p>
      </w:tc>
      <w:tc>
        <w:tcPr>
          <w:tcW w:w="3120" w:type="dxa"/>
        </w:tcPr>
        <w:p w:rsidR="70AC9920" w:rsidP="00014CE6" w:rsidRDefault="70AC9920" w14:paraId="221F2B3A" w14:textId="676215AA">
          <w:pPr>
            <w:pStyle w:val="Header"/>
            <w:ind w:right="-115"/>
            <w:jc w:val="right"/>
          </w:pPr>
        </w:p>
      </w:tc>
    </w:tr>
  </w:tbl>
  <w:p w:rsidR="70AC9920" w:rsidRDefault="70AC9920" w14:paraId="127B86E7" w14:textId="1DAF71AD">
    <w:pPr>
      <w:pStyle w:val="Header"/>
    </w:pPr>
  </w:p>
  <w:p w:rsidR="00BC3879" w:rsidP="00014CE6" w:rsidRDefault="00BC3879" w14:paraId="6EA8AB0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AEF"/>
    <w:multiLevelType w:val="hybridMultilevel"/>
    <w:tmpl w:val="7E724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F6B11"/>
    <w:multiLevelType w:val="hybridMultilevel"/>
    <w:tmpl w:val="6DEA3D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B868E1"/>
    <w:multiLevelType w:val="multilevel"/>
    <w:tmpl w:val="043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D86559"/>
    <w:multiLevelType w:val="hybridMultilevel"/>
    <w:tmpl w:val="288493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10FC8"/>
    <w:multiLevelType w:val="hybridMultilevel"/>
    <w:tmpl w:val="263089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18030B"/>
    <w:multiLevelType w:val="hybridMultilevel"/>
    <w:tmpl w:val="FD1817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BB11FD"/>
    <w:multiLevelType w:val="multilevel"/>
    <w:tmpl w:val="043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242168"/>
    <w:multiLevelType w:val="hybridMultilevel"/>
    <w:tmpl w:val="816EC2C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6F567D6"/>
    <w:multiLevelType w:val="hybridMultilevel"/>
    <w:tmpl w:val="A0D8110E"/>
    <w:lvl w:ilvl="0" w:tplc="04370001">
      <w:start w:val="1"/>
      <w:numFmt w:val="bullet"/>
      <w:lvlText w:val=""/>
      <w:lvlJc w:val="left"/>
      <w:pPr>
        <w:ind w:left="720" w:hanging="360"/>
      </w:pPr>
      <w:rPr>
        <w:rFonts w:hint="default" w:ascii="Symbol" w:hAnsi="Symbol"/>
      </w:rPr>
    </w:lvl>
    <w:lvl w:ilvl="1" w:tplc="04370003" w:tentative="1">
      <w:start w:val="1"/>
      <w:numFmt w:val="bullet"/>
      <w:lvlText w:val="o"/>
      <w:lvlJc w:val="left"/>
      <w:pPr>
        <w:ind w:left="1440" w:hanging="360"/>
      </w:pPr>
      <w:rPr>
        <w:rFonts w:hint="default" w:ascii="Courier New" w:hAnsi="Courier New" w:cs="Courier New"/>
      </w:rPr>
    </w:lvl>
    <w:lvl w:ilvl="2" w:tplc="04370005" w:tentative="1">
      <w:start w:val="1"/>
      <w:numFmt w:val="bullet"/>
      <w:lvlText w:val=""/>
      <w:lvlJc w:val="left"/>
      <w:pPr>
        <w:ind w:left="2160" w:hanging="360"/>
      </w:pPr>
      <w:rPr>
        <w:rFonts w:hint="default" w:ascii="Wingdings" w:hAnsi="Wingdings"/>
      </w:rPr>
    </w:lvl>
    <w:lvl w:ilvl="3" w:tplc="04370001" w:tentative="1">
      <w:start w:val="1"/>
      <w:numFmt w:val="bullet"/>
      <w:lvlText w:val=""/>
      <w:lvlJc w:val="left"/>
      <w:pPr>
        <w:ind w:left="2880" w:hanging="360"/>
      </w:pPr>
      <w:rPr>
        <w:rFonts w:hint="default" w:ascii="Symbol" w:hAnsi="Symbol"/>
      </w:rPr>
    </w:lvl>
    <w:lvl w:ilvl="4" w:tplc="04370003" w:tentative="1">
      <w:start w:val="1"/>
      <w:numFmt w:val="bullet"/>
      <w:lvlText w:val="o"/>
      <w:lvlJc w:val="left"/>
      <w:pPr>
        <w:ind w:left="3600" w:hanging="360"/>
      </w:pPr>
      <w:rPr>
        <w:rFonts w:hint="default" w:ascii="Courier New" w:hAnsi="Courier New" w:cs="Courier New"/>
      </w:rPr>
    </w:lvl>
    <w:lvl w:ilvl="5" w:tplc="04370005" w:tentative="1">
      <w:start w:val="1"/>
      <w:numFmt w:val="bullet"/>
      <w:lvlText w:val=""/>
      <w:lvlJc w:val="left"/>
      <w:pPr>
        <w:ind w:left="4320" w:hanging="360"/>
      </w:pPr>
      <w:rPr>
        <w:rFonts w:hint="default" w:ascii="Wingdings" w:hAnsi="Wingdings"/>
      </w:rPr>
    </w:lvl>
    <w:lvl w:ilvl="6" w:tplc="04370001" w:tentative="1">
      <w:start w:val="1"/>
      <w:numFmt w:val="bullet"/>
      <w:lvlText w:val=""/>
      <w:lvlJc w:val="left"/>
      <w:pPr>
        <w:ind w:left="5040" w:hanging="360"/>
      </w:pPr>
      <w:rPr>
        <w:rFonts w:hint="default" w:ascii="Symbol" w:hAnsi="Symbol"/>
      </w:rPr>
    </w:lvl>
    <w:lvl w:ilvl="7" w:tplc="04370003" w:tentative="1">
      <w:start w:val="1"/>
      <w:numFmt w:val="bullet"/>
      <w:lvlText w:val="o"/>
      <w:lvlJc w:val="left"/>
      <w:pPr>
        <w:ind w:left="5760" w:hanging="360"/>
      </w:pPr>
      <w:rPr>
        <w:rFonts w:hint="default" w:ascii="Courier New" w:hAnsi="Courier New" w:cs="Courier New"/>
      </w:rPr>
    </w:lvl>
    <w:lvl w:ilvl="8" w:tplc="04370005" w:tentative="1">
      <w:start w:val="1"/>
      <w:numFmt w:val="bullet"/>
      <w:lvlText w:val=""/>
      <w:lvlJc w:val="left"/>
      <w:pPr>
        <w:ind w:left="6480" w:hanging="360"/>
      </w:pPr>
      <w:rPr>
        <w:rFonts w:hint="default" w:ascii="Wingdings" w:hAnsi="Wingdings"/>
      </w:rPr>
    </w:lvl>
  </w:abstractNum>
  <w:abstractNum w:abstractNumId="9" w15:restartNumberingAfterBreak="0">
    <w:nsid w:val="17142006"/>
    <w:multiLevelType w:val="hybridMultilevel"/>
    <w:tmpl w:val="F350CB28"/>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0" w15:restartNumberingAfterBreak="0">
    <w:nsid w:val="176E0664"/>
    <w:multiLevelType w:val="hybridMultilevel"/>
    <w:tmpl w:val="09AEB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8877D7"/>
    <w:multiLevelType w:val="hybridMultilevel"/>
    <w:tmpl w:val="C30C41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312A41"/>
    <w:multiLevelType w:val="hybridMultilevel"/>
    <w:tmpl w:val="8CF8B2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EFB4C32"/>
    <w:multiLevelType w:val="hybridMultilevel"/>
    <w:tmpl w:val="D8863BA2"/>
    <w:lvl w:ilvl="0" w:tplc="04090001">
      <w:start w:val="1"/>
      <w:numFmt w:val="bullet"/>
      <w:lvlText w:val=""/>
      <w:lvlJc w:val="left"/>
      <w:pPr>
        <w:ind w:left="770" w:hanging="360"/>
      </w:pPr>
      <w:rPr>
        <w:rFonts w:hint="default" w:ascii="Symbol" w:hAnsi="Symbol"/>
      </w:rPr>
    </w:lvl>
    <w:lvl w:ilvl="1" w:tplc="04090003" w:tentative="1">
      <w:start w:val="1"/>
      <w:numFmt w:val="bullet"/>
      <w:lvlText w:val="o"/>
      <w:lvlJc w:val="left"/>
      <w:pPr>
        <w:ind w:left="1490" w:hanging="360"/>
      </w:pPr>
      <w:rPr>
        <w:rFonts w:hint="default" w:ascii="Courier New" w:hAnsi="Courier New" w:cs="Courier New"/>
      </w:rPr>
    </w:lvl>
    <w:lvl w:ilvl="2" w:tplc="04090005" w:tentative="1">
      <w:start w:val="1"/>
      <w:numFmt w:val="bullet"/>
      <w:lvlText w:val=""/>
      <w:lvlJc w:val="left"/>
      <w:pPr>
        <w:ind w:left="2210" w:hanging="360"/>
      </w:pPr>
      <w:rPr>
        <w:rFonts w:hint="default" w:ascii="Wingdings" w:hAnsi="Wingdings"/>
      </w:rPr>
    </w:lvl>
    <w:lvl w:ilvl="3" w:tplc="04090001" w:tentative="1">
      <w:start w:val="1"/>
      <w:numFmt w:val="bullet"/>
      <w:lvlText w:val=""/>
      <w:lvlJc w:val="left"/>
      <w:pPr>
        <w:ind w:left="2930" w:hanging="360"/>
      </w:pPr>
      <w:rPr>
        <w:rFonts w:hint="default" w:ascii="Symbol" w:hAnsi="Symbol"/>
      </w:rPr>
    </w:lvl>
    <w:lvl w:ilvl="4" w:tplc="04090003" w:tentative="1">
      <w:start w:val="1"/>
      <w:numFmt w:val="bullet"/>
      <w:lvlText w:val="o"/>
      <w:lvlJc w:val="left"/>
      <w:pPr>
        <w:ind w:left="3650" w:hanging="360"/>
      </w:pPr>
      <w:rPr>
        <w:rFonts w:hint="default" w:ascii="Courier New" w:hAnsi="Courier New" w:cs="Courier New"/>
      </w:rPr>
    </w:lvl>
    <w:lvl w:ilvl="5" w:tplc="04090005" w:tentative="1">
      <w:start w:val="1"/>
      <w:numFmt w:val="bullet"/>
      <w:lvlText w:val=""/>
      <w:lvlJc w:val="left"/>
      <w:pPr>
        <w:ind w:left="4370" w:hanging="360"/>
      </w:pPr>
      <w:rPr>
        <w:rFonts w:hint="default" w:ascii="Wingdings" w:hAnsi="Wingdings"/>
      </w:rPr>
    </w:lvl>
    <w:lvl w:ilvl="6" w:tplc="04090001" w:tentative="1">
      <w:start w:val="1"/>
      <w:numFmt w:val="bullet"/>
      <w:lvlText w:val=""/>
      <w:lvlJc w:val="left"/>
      <w:pPr>
        <w:ind w:left="5090" w:hanging="360"/>
      </w:pPr>
      <w:rPr>
        <w:rFonts w:hint="default" w:ascii="Symbol" w:hAnsi="Symbol"/>
      </w:rPr>
    </w:lvl>
    <w:lvl w:ilvl="7" w:tplc="04090003" w:tentative="1">
      <w:start w:val="1"/>
      <w:numFmt w:val="bullet"/>
      <w:lvlText w:val="o"/>
      <w:lvlJc w:val="left"/>
      <w:pPr>
        <w:ind w:left="5810" w:hanging="360"/>
      </w:pPr>
      <w:rPr>
        <w:rFonts w:hint="default" w:ascii="Courier New" w:hAnsi="Courier New" w:cs="Courier New"/>
      </w:rPr>
    </w:lvl>
    <w:lvl w:ilvl="8" w:tplc="04090005" w:tentative="1">
      <w:start w:val="1"/>
      <w:numFmt w:val="bullet"/>
      <w:lvlText w:val=""/>
      <w:lvlJc w:val="left"/>
      <w:pPr>
        <w:ind w:left="6530" w:hanging="360"/>
      </w:pPr>
      <w:rPr>
        <w:rFonts w:hint="default" w:ascii="Wingdings" w:hAnsi="Wingdings"/>
      </w:rPr>
    </w:lvl>
  </w:abstractNum>
  <w:abstractNum w:abstractNumId="14" w15:restartNumberingAfterBreak="0">
    <w:nsid w:val="1F7E60AB"/>
    <w:multiLevelType w:val="hybridMultilevel"/>
    <w:tmpl w:val="B3320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1027778"/>
    <w:multiLevelType w:val="hybridMultilevel"/>
    <w:tmpl w:val="A242657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6" w15:restartNumberingAfterBreak="0">
    <w:nsid w:val="21586DF5"/>
    <w:multiLevelType w:val="multilevel"/>
    <w:tmpl w:val="043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427CD1"/>
    <w:multiLevelType w:val="hybridMultilevel"/>
    <w:tmpl w:val="BB288E38"/>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8" w15:restartNumberingAfterBreak="0">
    <w:nsid w:val="253B0B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5F31889"/>
    <w:multiLevelType w:val="hybridMultilevel"/>
    <w:tmpl w:val="F4529F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FB3F96"/>
    <w:multiLevelType w:val="hybridMultilevel"/>
    <w:tmpl w:val="CCC649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274D6E"/>
    <w:multiLevelType w:val="hybridMultilevel"/>
    <w:tmpl w:val="513037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FFA401F"/>
    <w:multiLevelType w:val="hybridMultilevel"/>
    <w:tmpl w:val="331C1692"/>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3" w15:restartNumberingAfterBreak="0">
    <w:nsid w:val="309F11EB"/>
    <w:multiLevelType w:val="hybridMultilevel"/>
    <w:tmpl w:val="2D685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690AFE"/>
    <w:multiLevelType w:val="hybridMultilevel"/>
    <w:tmpl w:val="A148CCA2"/>
    <w:lvl w:ilvl="0" w:tplc="04090011">
      <w:start w:val="1"/>
      <w:numFmt w:val="decimal"/>
      <w:lvlText w:val="%1)"/>
      <w:lvlJc w:val="lef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25" w15:restartNumberingAfterBreak="0">
    <w:nsid w:val="372958DD"/>
    <w:multiLevelType w:val="hybridMultilevel"/>
    <w:tmpl w:val="B5064F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90F2128"/>
    <w:multiLevelType w:val="hybridMultilevel"/>
    <w:tmpl w:val="3A0E8AA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3D2679"/>
    <w:multiLevelType w:val="multilevel"/>
    <w:tmpl w:val="043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4FC3B0C"/>
    <w:multiLevelType w:val="hybridMultilevel"/>
    <w:tmpl w:val="5798B60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9" w15:restartNumberingAfterBreak="0">
    <w:nsid w:val="46351E82"/>
    <w:multiLevelType w:val="hybridMultilevel"/>
    <w:tmpl w:val="55BC99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68C32B6"/>
    <w:multiLevelType w:val="hybridMultilevel"/>
    <w:tmpl w:val="3A38C69E"/>
    <w:lvl w:ilvl="0" w:tplc="259050DA">
      <w:start w:val="1"/>
      <w:numFmt w:val="decimal"/>
      <w:lvlText w:val="%1)"/>
      <w:lvlJc w:val="left"/>
      <w:pPr>
        <w:ind w:left="840" w:hanging="48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1" w15:restartNumberingAfterBreak="0">
    <w:nsid w:val="46D174E3"/>
    <w:multiLevelType w:val="hybridMultilevel"/>
    <w:tmpl w:val="0DC23C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755524D"/>
    <w:multiLevelType w:val="hybridMultilevel"/>
    <w:tmpl w:val="56D8028A"/>
    <w:lvl w:ilvl="0" w:tplc="04370001">
      <w:start w:val="1"/>
      <w:numFmt w:val="bullet"/>
      <w:lvlText w:val=""/>
      <w:lvlJc w:val="left"/>
      <w:pPr>
        <w:ind w:left="720" w:hanging="360"/>
      </w:pPr>
      <w:rPr>
        <w:rFonts w:hint="default" w:ascii="Symbol" w:hAnsi="Symbol"/>
      </w:rPr>
    </w:lvl>
    <w:lvl w:ilvl="1" w:tplc="04370003" w:tentative="1">
      <w:start w:val="1"/>
      <w:numFmt w:val="bullet"/>
      <w:lvlText w:val="o"/>
      <w:lvlJc w:val="left"/>
      <w:pPr>
        <w:ind w:left="1440" w:hanging="360"/>
      </w:pPr>
      <w:rPr>
        <w:rFonts w:hint="default" w:ascii="Courier New" w:hAnsi="Courier New" w:cs="Courier New"/>
      </w:rPr>
    </w:lvl>
    <w:lvl w:ilvl="2" w:tplc="04370005" w:tentative="1">
      <w:start w:val="1"/>
      <w:numFmt w:val="bullet"/>
      <w:lvlText w:val=""/>
      <w:lvlJc w:val="left"/>
      <w:pPr>
        <w:ind w:left="2160" w:hanging="360"/>
      </w:pPr>
      <w:rPr>
        <w:rFonts w:hint="default" w:ascii="Wingdings" w:hAnsi="Wingdings"/>
      </w:rPr>
    </w:lvl>
    <w:lvl w:ilvl="3" w:tplc="04370001" w:tentative="1">
      <w:start w:val="1"/>
      <w:numFmt w:val="bullet"/>
      <w:lvlText w:val=""/>
      <w:lvlJc w:val="left"/>
      <w:pPr>
        <w:ind w:left="2880" w:hanging="360"/>
      </w:pPr>
      <w:rPr>
        <w:rFonts w:hint="default" w:ascii="Symbol" w:hAnsi="Symbol"/>
      </w:rPr>
    </w:lvl>
    <w:lvl w:ilvl="4" w:tplc="04370003" w:tentative="1">
      <w:start w:val="1"/>
      <w:numFmt w:val="bullet"/>
      <w:lvlText w:val="o"/>
      <w:lvlJc w:val="left"/>
      <w:pPr>
        <w:ind w:left="3600" w:hanging="360"/>
      </w:pPr>
      <w:rPr>
        <w:rFonts w:hint="default" w:ascii="Courier New" w:hAnsi="Courier New" w:cs="Courier New"/>
      </w:rPr>
    </w:lvl>
    <w:lvl w:ilvl="5" w:tplc="04370005" w:tentative="1">
      <w:start w:val="1"/>
      <w:numFmt w:val="bullet"/>
      <w:lvlText w:val=""/>
      <w:lvlJc w:val="left"/>
      <w:pPr>
        <w:ind w:left="4320" w:hanging="360"/>
      </w:pPr>
      <w:rPr>
        <w:rFonts w:hint="default" w:ascii="Wingdings" w:hAnsi="Wingdings"/>
      </w:rPr>
    </w:lvl>
    <w:lvl w:ilvl="6" w:tplc="04370001" w:tentative="1">
      <w:start w:val="1"/>
      <w:numFmt w:val="bullet"/>
      <w:lvlText w:val=""/>
      <w:lvlJc w:val="left"/>
      <w:pPr>
        <w:ind w:left="5040" w:hanging="360"/>
      </w:pPr>
      <w:rPr>
        <w:rFonts w:hint="default" w:ascii="Symbol" w:hAnsi="Symbol"/>
      </w:rPr>
    </w:lvl>
    <w:lvl w:ilvl="7" w:tplc="04370003" w:tentative="1">
      <w:start w:val="1"/>
      <w:numFmt w:val="bullet"/>
      <w:lvlText w:val="o"/>
      <w:lvlJc w:val="left"/>
      <w:pPr>
        <w:ind w:left="5760" w:hanging="360"/>
      </w:pPr>
      <w:rPr>
        <w:rFonts w:hint="default" w:ascii="Courier New" w:hAnsi="Courier New" w:cs="Courier New"/>
      </w:rPr>
    </w:lvl>
    <w:lvl w:ilvl="8" w:tplc="04370005" w:tentative="1">
      <w:start w:val="1"/>
      <w:numFmt w:val="bullet"/>
      <w:lvlText w:val=""/>
      <w:lvlJc w:val="left"/>
      <w:pPr>
        <w:ind w:left="6480" w:hanging="360"/>
      </w:pPr>
      <w:rPr>
        <w:rFonts w:hint="default" w:ascii="Wingdings" w:hAnsi="Wingdings"/>
      </w:rPr>
    </w:lvl>
  </w:abstractNum>
  <w:abstractNum w:abstractNumId="33" w15:restartNumberingAfterBreak="0">
    <w:nsid w:val="47D166C2"/>
    <w:multiLevelType w:val="hybridMultilevel"/>
    <w:tmpl w:val="B4DE3A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98532F2"/>
    <w:multiLevelType w:val="hybridMultilevel"/>
    <w:tmpl w:val="50543B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4B60741C"/>
    <w:multiLevelType w:val="hybridMultilevel"/>
    <w:tmpl w:val="5FB298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B609BD"/>
    <w:multiLevelType w:val="hybridMultilevel"/>
    <w:tmpl w:val="146CDF30"/>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7" w15:restartNumberingAfterBreak="0">
    <w:nsid w:val="53E677BB"/>
    <w:multiLevelType w:val="hybridMultilevel"/>
    <w:tmpl w:val="401E0D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5136F1F"/>
    <w:multiLevelType w:val="multilevel"/>
    <w:tmpl w:val="B2B089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57287054"/>
    <w:multiLevelType w:val="hybridMultilevel"/>
    <w:tmpl w:val="4154C89E"/>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0" w15:restartNumberingAfterBreak="0">
    <w:nsid w:val="59B11C1B"/>
    <w:multiLevelType w:val="hybridMultilevel"/>
    <w:tmpl w:val="E65E57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5A8572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CD354B9"/>
    <w:multiLevelType w:val="hybridMultilevel"/>
    <w:tmpl w:val="FC5E66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12D4ADE"/>
    <w:multiLevelType w:val="hybridMultilevel"/>
    <w:tmpl w:val="ECEA831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4" w15:restartNumberingAfterBreak="0">
    <w:nsid w:val="61CB6D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2162CFF"/>
    <w:multiLevelType w:val="hybridMultilevel"/>
    <w:tmpl w:val="EB5844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636725AB"/>
    <w:multiLevelType w:val="hybridMultilevel"/>
    <w:tmpl w:val="C30C41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83500F1"/>
    <w:multiLevelType w:val="hybridMultilevel"/>
    <w:tmpl w:val="A52ABE60"/>
    <w:lvl w:ilvl="0" w:tplc="D1821268">
      <w:start w:val="1"/>
      <w:numFmt w:val="decimal"/>
      <w:lvlText w:val="%1)"/>
      <w:lvlJc w:val="left"/>
      <w:pPr>
        <w:ind w:left="720" w:hanging="360"/>
      </w:pPr>
      <w:rPr>
        <w:rFonts w:hint="default" w:ascii="Sylfaen" w:hAnsi="Sylfae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C93C89"/>
    <w:multiLevelType w:val="hybridMultilevel"/>
    <w:tmpl w:val="0A4EBB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085F38"/>
    <w:multiLevelType w:val="hybridMultilevel"/>
    <w:tmpl w:val="618EDF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A34CF6"/>
    <w:multiLevelType w:val="hybridMultilevel"/>
    <w:tmpl w:val="92EE4FB4"/>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51" w15:restartNumberingAfterBreak="0">
    <w:nsid w:val="74CB5CA5"/>
    <w:multiLevelType w:val="hybridMultilevel"/>
    <w:tmpl w:val="EBDA9A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7BFF46DA"/>
    <w:multiLevelType w:val="hybridMultilevel"/>
    <w:tmpl w:val="CE6C87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7FF77738"/>
    <w:multiLevelType w:val="hybridMultilevel"/>
    <w:tmpl w:val="A2F062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02682354">
    <w:abstractNumId w:val="38"/>
  </w:num>
  <w:num w:numId="2" w16cid:durableId="231744649">
    <w:abstractNumId w:val="6"/>
  </w:num>
  <w:num w:numId="3" w16cid:durableId="647901243">
    <w:abstractNumId w:val="8"/>
  </w:num>
  <w:num w:numId="4" w16cid:durableId="1194610979">
    <w:abstractNumId w:val="32"/>
  </w:num>
  <w:num w:numId="5" w16cid:durableId="155583048">
    <w:abstractNumId w:val="9"/>
  </w:num>
  <w:num w:numId="6" w16cid:durableId="1319262896">
    <w:abstractNumId w:val="16"/>
  </w:num>
  <w:num w:numId="7" w16cid:durableId="826361538">
    <w:abstractNumId w:val="39"/>
  </w:num>
  <w:num w:numId="8" w16cid:durableId="564144732">
    <w:abstractNumId w:val="50"/>
  </w:num>
  <w:num w:numId="9" w16cid:durableId="634214834">
    <w:abstractNumId w:val="22"/>
  </w:num>
  <w:num w:numId="10" w16cid:durableId="82647619">
    <w:abstractNumId w:val="27"/>
  </w:num>
  <w:num w:numId="11" w16cid:durableId="1268654217">
    <w:abstractNumId w:val="28"/>
  </w:num>
  <w:num w:numId="12" w16cid:durableId="1773360605">
    <w:abstractNumId w:val="36"/>
  </w:num>
  <w:num w:numId="13" w16cid:durableId="1228570210">
    <w:abstractNumId w:val="30"/>
  </w:num>
  <w:num w:numId="14" w16cid:durableId="2056201604">
    <w:abstractNumId w:val="2"/>
  </w:num>
  <w:num w:numId="15" w16cid:durableId="365495422">
    <w:abstractNumId w:val="17"/>
  </w:num>
  <w:num w:numId="16" w16cid:durableId="512182234">
    <w:abstractNumId w:val="15"/>
  </w:num>
  <w:num w:numId="17" w16cid:durableId="242574377">
    <w:abstractNumId w:val="43"/>
  </w:num>
  <w:num w:numId="18" w16cid:durableId="351732611">
    <w:abstractNumId w:val="45"/>
  </w:num>
  <w:num w:numId="19" w16cid:durableId="1908224518">
    <w:abstractNumId w:val="1"/>
  </w:num>
  <w:num w:numId="20" w16cid:durableId="1776561880">
    <w:abstractNumId w:val="40"/>
  </w:num>
  <w:num w:numId="21" w16cid:durableId="1050154216">
    <w:abstractNumId w:val="25"/>
  </w:num>
  <w:num w:numId="22" w16cid:durableId="293171849">
    <w:abstractNumId w:val="51"/>
  </w:num>
  <w:num w:numId="23" w16cid:durableId="1456949197">
    <w:abstractNumId w:val="53"/>
  </w:num>
  <w:num w:numId="24" w16cid:durableId="324091775">
    <w:abstractNumId w:val="52"/>
  </w:num>
  <w:num w:numId="25" w16cid:durableId="558789282">
    <w:abstractNumId w:val="37"/>
  </w:num>
  <w:num w:numId="26" w16cid:durableId="1531256077">
    <w:abstractNumId w:val="31"/>
  </w:num>
  <w:num w:numId="27" w16cid:durableId="454519969">
    <w:abstractNumId w:val="42"/>
  </w:num>
  <w:num w:numId="28" w16cid:durableId="1106774723">
    <w:abstractNumId w:val="34"/>
  </w:num>
  <w:num w:numId="29" w16cid:durableId="1341544530">
    <w:abstractNumId w:val="5"/>
  </w:num>
  <w:num w:numId="30" w16cid:durableId="391856106">
    <w:abstractNumId w:val="26"/>
  </w:num>
  <w:num w:numId="31" w16cid:durableId="161509905">
    <w:abstractNumId w:val="47"/>
  </w:num>
  <w:num w:numId="32" w16cid:durableId="218784378">
    <w:abstractNumId w:val="7"/>
  </w:num>
  <w:num w:numId="33" w16cid:durableId="1284577080">
    <w:abstractNumId w:val="35"/>
  </w:num>
  <w:num w:numId="34" w16cid:durableId="1901668595">
    <w:abstractNumId w:val="11"/>
  </w:num>
  <w:num w:numId="35" w16cid:durableId="1093211814">
    <w:abstractNumId w:val="0"/>
  </w:num>
  <w:num w:numId="36" w16cid:durableId="1624381884">
    <w:abstractNumId w:val="29"/>
  </w:num>
  <w:num w:numId="37" w16cid:durableId="1104879259">
    <w:abstractNumId w:val="48"/>
  </w:num>
  <w:num w:numId="38" w16cid:durableId="1768846964">
    <w:abstractNumId w:val="14"/>
  </w:num>
  <w:num w:numId="39" w16cid:durableId="1249004888">
    <w:abstractNumId w:val="21"/>
  </w:num>
  <w:num w:numId="40" w16cid:durableId="1165165912">
    <w:abstractNumId w:val="12"/>
  </w:num>
  <w:num w:numId="41" w16cid:durableId="1501580465">
    <w:abstractNumId w:val="46"/>
  </w:num>
  <w:num w:numId="42" w16cid:durableId="1630814563">
    <w:abstractNumId w:val="44"/>
  </w:num>
  <w:num w:numId="43" w16cid:durableId="1912688408">
    <w:abstractNumId w:val="18"/>
  </w:num>
  <w:num w:numId="44" w16cid:durableId="852719404">
    <w:abstractNumId w:val="33"/>
  </w:num>
  <w:num w:numId="45" w16cid:durableId="1424259062">
    <w:abstractNumId w:val="13"/>
  </w:num>
  <w:num w:numId="46" w16cid:durableId="897665083">
    <w:abstractNumId w:val="49"/>
  </w:num>
  <w:num w:numId="47" w16cid:durableId="849180291">
    <w:abstractNumId w:val="20"/>
  </w:num>
  <w:num w:numId="48" w16cid:durableId="631326337">
    <w:abstractNumId w:val="23"/>
  </w:num>
  <w:num w:numId="49" w16cid:durableId="535392276">
    <w:abstractNumId w:val="3"/>
  </w:num>
  <w:num w:numId="50" w16cid:durableId="848636992">
    <w:abstractNumId w:val="41"/>
  </w:num>
  <w:num w:numId="51" w16cid:durableId="50422846">
    <w:abstractNumId w:val="10"/>
  </w:num>
  <w:num w:numId="52" w16cid:durableId="2099936348">
    <w:abstractNumId w:val="24"/>
  </w:num>
  <w:num w:numId="53" w16cid:durableId="1523013340">
    <w:abstractNumId w:val="4"/>
  </w:num>
  <w:num w:numId="54" w16cid:durableId="1295451328">
    <w:abstractNumId w:val="19"/>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kheil Kapanadze">
    <w15:presenceInfo w15:providerId="None" w15:userId="Mikheil Kapanadze"/>
  </w15:person>
  <w15:person w15:author="Inga Karchava">
    <w15:presenceInfo w15:providerId="AD" w15:userId="S::inga@openbankinggeo.onmicrosoft.com::328be4e9-bc3d-48dc-a76c-bd58b030a19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true"/>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0840A"/>
    <w:rsid w:val="000000AD"/>
    <w:rsid w:val="000001FB"/>
    <w:rsid w:val="000003CD"/>
    <w:rsid w:val="00000504"/>
    <w:rsid w:val="000017AE"/>
    <w:rsid w:val="000017D7"/>
    <w:rsid w:val="000017E3"/>
    <w:rsid w:val="000018D6"/>
    <w:rsid w:val="000018E5"/>
    <w:rsid w:val="0000275D"/>
    <w:rsid w:val="00003369"/>
    <w:rsid w:val="0000345C"/>
    <w:rsid w:val="000037B5"/>
    <w:rsid w:val="00003C2F"/>
    <w:rsid w:val="00003F8D"/>
    <w:rsid w:val="00004A19"/>
    <w:rsid w:val="00004EEE"/>
    <w:rsid w:val="0000502F"/>
    <w:rsid w:val="000054EA"/>
    <w:rsid w:val="00006017"/>
    <w:rsid w:val="000069A1"/>
    <w:rsid w:val="00006B03"/>
    <w:rsid w:val="00006BDC"/>
    <w:rsid w:val="000072B1"/>
    <w:rsid w:val="0000750B"/>
    <w:rsid w:val="0000769F"/>
    <w:rsid w:val="00007787"/>
    <w:rsid w:val="0000785B"/>
    <w:rsid w:val="000078D0"/>
    <w:rsid w:val="00007CE6"/>
    <w:rsid w:val="00007E53"/>
    <w:rsid w:val="00007EEE"/>
    <w:rsid w:val="0001009F"/>
    <w:rsid w:val="00010280"/>
    <w:rsid w:val="00010F76"/>
    <w:rsid w:val="000110B4"/>
    <w:rsid w:val="00011163"/>
    <w:rsid w:val="00011618"/>
    <w:rsid w:val="000116E3"/>
    <w:rsid w:val="00011922"/>
    <w:rsid w:val="000121A2"/>
    <w:rsid w:val="00012982"/>
    <w:rsid w:val="00012ED6"/>
    <w:rsid w:val="00013106"/>
    <w:rsid w:val="000138F4"/>
    <w:rsid w:val="000140D2"/>
    <w:rsid w:val="000142FE"/>
    <w:rsid w:val="00014CE6"/>
    <w:rsid w:val="00014F14"/>
    <w:rsid w:val="0001504B"/>
    <w:rsid w:val="000155F3"/>
    <w:rsid w:val="000167F0"/>
    <w:rsid w:val="000168AC"/>
    <w:rsid w:val="00017145"/>
    <w:rsid w:val="0001744F"/>
    <w:rsid w:val="000174A5"/>
    <w:rsid w:val="00017C5E"/>
    <w:rsid w:val="00020C21"/>
    <w:rsid w:val="00020F6C"/>
    <w:rsid w:val="000224F6"/>
    <w:rsid w:val="00022AD4"/>
    <w:rsid w:val="00022BF1"/>
    <w:rsid w:val="0002385B"/>
    <w:rsid w:val="00023971"/>
    <w:rsid w:val="00023A0F"/>
    <w:rsid w:val="00023B84"/>
    <w:rsid w:val="00023E7A"/>
    <w:rsid w:val="00024B3D"/>
    <w:rsid w:val="00024B83"/>
    <w:rsid w:val="0002532E"/>
    <w:rsid w:val="000254B3"/>
    <w:rsid w:val="00025699"/>
    <w:rsid w:val="00025D9A"/>
    <w:rsid w:val="00026342"/>
    <w:rsid w:val="00026770"/>
    <w:rsid w:val="00027DB1"/>
    <w:rsid w:val="00030000"/>
    <w:rsid w:val="000302C0"/>
    <w:rsid w:val="000307F1"/>
    <w:rsid w:val="00030C73"/>
    <w:rsid w:val="00030FAA"/>
    <w:rsid w:val="000311C4"/>
    <w:rsid w:val="0003129C"/>
    <w:rsid w:val="00031582"/>
    <w:rsid w:val="00031AC6"/>
    <w:rsid w:val="00031FC3"/>
    <w:rsid w:val="000325FE"/>
    <w:rsid w:val="00033523"/>
    <w:rsid w:val="00033CD3"/>
    <w:rsid w:val="0003401C"/>
    <w:rsid w:val="000344E3"/>
    <w:rsid w:val="00034622"/>
    <w:rsid w:val="00035051"/>
    <w:rsid w:val="00035595"/>
    <w:rsid w:val="00035671"/>
    <w:rsid w:val="0003594D"/>
    <w:rsid w:val="00035DB0"/>
    <w:rsid w:val="00036422"/>
    <w:rsid w:val="000364DC"/>
    <w:rsid w:val="00036C37"/>
    <w:rsid w:val="000375C4"/>
    <w:rsid w:val="00037992"/>
    <w:rsid w:val="00037A0A"/>
    <w:rsid w:val="00037D56"/>
    <w:rsid w:val="00040154"/>
    <w:rsid w:val="00040DB8"/>
    <w:rsid w:val="00040E57"/>
    <w:rsid w:val="000414D4"/>
    <w:rsid w:val="000423AF"/>
    <w:rsid w:val="00042B44"/>
    <w:rsid w:val="00042C39"/>
    <w:rsid w:val="000432F6"/>
    <w:rsid w:val="00043661"/>
    <w:rsid w:val="00043669"/>
    <w:rsid w:val="0004397A"/>
    <w:rsid w:val="00043B44"/>
    <w:rsid w:val="00044BD3"/>
    <w:rsid w:val="00044E0C"/>
    <w:rsid w:val="00044E26"/>
    <w:rsid w:val="00045A5B"/>
    <w:rsid w:val="00045E1C"/>
    <w:rsid w:val="00045F4B"/>
    <w:rsid w:val="00046AE7"/>
    <w:rsid w:val="00047935"/>
    <w:rsid w:val="0005004B"/>
    <w:rsid w:val="0005015A"/>
    <w:rsid w:val="00050B41"/>
    <w:rsid w:val="00051D65"/>
    <w:rsid w:val="00051F26"/>
    <w:rsid w:val="00052594"/>
    <w:rsid w:val="00052767"/>
    <w:rsid w:val="00052D0E"/>
    <w:rsid w:val="00053950"/>
    <w:rsid w:val="00053A7B"/>
    <w:rsid w:val="00053BF0"/>
    <w:rsid w:val="00053F2F"/>
    <w:rsid w:val="00054093"/>
    <w:rsid w:val="00054357"/>
    <w:rsid w:val="0005454A"/>
    <w:rsid w:val="00054811"/>
    <w:rsid w:val="00054C58"/>
    <w:rsid w:val="00054CC9"/>
    <w:rsid w:val="00054E3A"/>
    <w:rsid w:val="00054F72"/>
    <w:rsid w:val="00055D2F"/>
    <w:rsid w:val="000561F2"/>
    <w:rsid w:val="0005633A"/>
    <w:rsid w:val="0005659E"/>
    <w:rsid w:val="00056B3F"/>
    <w:rsid w:val="00056E60"/>
    <w:rsid w:val="00057473"/>
    <w:rsid w:val="00057680"/>
    <w:rsid w:val="00057AB5"/>
    <w:rsid w:val="00057B3F"/>
    <w:rsid w:val="00057B5D"/>
    <w:rsid w:val="00057B70"/>
    <w:rsid w:val="00057C14"/>
    <w:rsid w:val="00060C00"/>
    <w:rsid w:val="00060F4D"/>
    <w:rsid w:val="00061B23"/>
    <w:rsid w:val="0006224E"/>
    <w:rsid w:val="000626FA"/>
    <w:rsid w:val="00062B99"/>
    <w:rsid w:val="00062C65"/>
    <w:rsid w:val="00063CE8"/>
    <w:rsid w:val="0006406B"/>
    <w:rsid w:val="00064439"/>
    <w:rsid w:val="0006496A"/>
    <w:rsid w:val="00064D1F"/>
    <w:rsid w:val="00064D36"/>
    <w:rsid w:val="00064F96"/>
    <w:rsid w:val="000651A7"/>
    <w:rsid w:val="000651B6"/>
    <w:rsid w:val="000651C6"/>
    <w:rsid w:val="00065565"/>
    <w:rsid w:val="0006558C"/>
    <w:rsid w:val="000656B8"/>
    <w:rsid w:val="000657FB"/>
    <w:rsid w:val="00065B1D"/>
    <w:rsid w:val="00065BA7"/>
    <w:rsid w:val="00065D34"/>
    <w:rsid w:val="00066476"/>
    <w:rsid w:val="00066A07"/>
    <w:rsid w:val="00066A6E"/>
    <w:rsid w:val="000679A1"/>
    <w:rsid w:val="00067D67"/>
    <w:rsid w:val="00067E49"/>
    <w:rsid w:val="000704DD"/>
    <w:rsid w:val="00070ADB"/>
    <w:rsid w:val="00071D83"/>
    <w:rsid w:val="000721A4"/>
    <w:rsid w:val="00072972"/>
    <w:rsid w:val="0007380C"/>
    <w:rsid w:val="0007383B"/>
    <w:rsid w:val="00073A81"/>
    <w:rsid w:val="000740F8"/>
    <w:rsid w:val="00074815"/>
    <w:rsid w:val="00074B9A"/>
    <w:rsid w:val="00075390"/>
    <w:rsid w:val="00075431"/>
    <w:rsid w:val="00075BDA"/>
    <w:rsid w:val="00075E13"/>
    <w:rsid w:val="00076635"/>
    <w:rsid w:val="00076DF5"/>
    <w:rsid w:val="00076E72"/>
    <w:rsid w:val="00077008"/>
    <w:rsid w:val="00080215"/>
    <w:rsid w:val="000802AF"/>
    <w:rsid w:val="00080413"/>
    <w:rsid w:val="0008045B"/>
    <w:rsid w:val="0008050D"/>
    <w:rsid w:val="00080CD9"/>
    <w:rsid w:val="00080D0F"/>
    <w:rsid w:val="00081D5D"/>
    <w:rsid w:val="00081ECE"/>
    <w:rsid w:val="00082D33"/>
    <w:rsid w:val="00083917"/>
    <w:rsid w:val="00083B74"/>
    <w:rsid w:val="00083BCD"/>
    <w:rsid w:val="00084FB7"/>
    <w:rsid w:val="00085A25"/>
    <w:rsid w:val="00085CF1"/>
    <w:rsid w:val="000861D8"/>
    <w:rsid w:val="00086369"/>
    <w:rsid w:val="00086799"/>
    <w:rsid w:val="000869D8"/>
    <w:rsid w:val="00086A6B"/>
    <w:rsid w:val="00087277"/>
    <w:rsid w:val="0008738D"/>
    <w:rsid w:val="00087407"/>
    <w:rsid w:val="00087ED2"/>
    <w:rsid w:val="00087F56"/>
    <w:rsid w:val="00087F94"/>
    <w:rsid w:val="00090BC1"/>
    <w:rsid w:val="00090C10"/>
    <w:rsid w:val="000913F8"/>
    <w:rsid w:val="00091B48"/>
    <w:rsid w:val="00091D7C"/>
    <w:rsid w:val="00091FC3"/>
    <w:rsid w:val="000925A7"/>
    <w:rsid w:val="0009271B"/>
    <w:rsid w:val="00092728"/>
    <w:rsid w:val="000929E9"/>
    <w:rsid w:val="00092BF6"/>
    <w:rsid w:val="00092F58"/>
    <w:rsid w:val="000930DB"/>
    <w:rsid w:val="00093F6C"/>
    <w:rsid w:val="00093FE1"/>
    <w:rsid w:val="00094062"/>
    <w:rsid w:val="00094377"/>
    <w:rsid w:val="00094AAB"/>
    <w:rsid w:val="00094ACC"/>
    <w:rsid w:val="00094E17"/>
    <w:rsid w:val="000951A6"/>
    <w:rsid w:val="0009583E"/>
    <w:rsid w:val="00095CB5"/>
    <w:rsid w:val="00095EE1"/>
    <w:rsid w:val="00095F14"/>
    <w:rsid w:val="00096147"/>
    <w:rsid w:val="0009661D"/>
    <w:rsid w:val="00096924"/>
    <w:rsid w:val="000969B1"/>
    <w:rsid w:val="00096AA4"/>
    <w:rsid w:val="00096F70"/>
    <w:rsid w:val="000974AA"/>
    <w:rsid w:val="0009771A"/>
    <w:rsid w:val="000A00DD"/>
    <w:rsid w:val="000A0506"/>
    <w:rsid w:val="000A0885"/>
    <w:rsid w:val="000A1418"/>
    <w:rsid w:val="000A1920"/>
    <w:rsid w:val="000A19E4"/>
    <w:rsid w:val="000A1C20"/>
    <w:rsid w:val="000A226A"/>
    <w:rsid w:val="000A2858"/>
    <w:rsid w:val="000A2931"/>
    <w:rsid w:val="000A33B8"/>
    <w:rsid w:val="000A36AB"/>
    <w:rsid w:val="000A38C9"/>
    <w:rsid w:val="000A3974"/>
    <w:rsid w:val="000A40C2"/>
    <w:rsid w:val="000A412D"/>
    <w:rsid w:val="000A47F4"/>
    <w:rsid w:val="000A4E00"/>
    <w:rsid w:val="000A4FCF"/>
    <w:rsid w:val="000A52A9"/>
    <w:rsid w:val="000A6097"/>
    <w:rsid w:val="000A60E1"/>
    <w:rsid w:val="000A6685"/>
    <w:rsid w:val="000A6761"/>
    <w:rsid w:val="000A6811"/>
    <w:rsid w:val="000A6CB1"/>
    <w:rsid w:val="000A6CDD"/>
    <w:rsid w:val="000A7088"/>
    <w:rsid w:val="000A735F"/>
    <w:rsid w:val="000A7AD3"/>
    <w:rsid w:val="000B03EC"/>
    <w:rsid w:val="000B0459"/>
    <w:rsid w:val="000B0C5B"/>
    <w:rsid w:val="000B0CB2"/>
    <w:rsid w:val="000B13F7"/>
    <w:rsid w:val="000B17B1"/>
    <w:rsid w:val="000B18E3"/>
    <w:rsid w:val="000B1BDD"/>
    <w:rsid w:val="000B2617"/>
    <w:rsid w:val="000B2B7B"/>
    <w:rsid w:val="000B2EDB"/>
    <w:rsid w:val="000B307A"/>
    <w:rsid w:val="000B32D9"/>
    <w:rsid w:val="000B334A"/>
    <w:rsid w:val="000B365D"/>
    <w:rsid w:val="000B3840"/>
    <w:rsid w:val="000B3932"/>
    <w:rsid w:val="000B46BF"/>
    <w:rsid w:val="000B4E27"/>
    <w:rsid w:val="000B5131"/>
    <w:rsid w:val="000B559E"/>
    <w:rsid w:val="000B5BD1"/>
    <w:rsid w:val="000B5F5F"/>
    <w:rsid w:val="000B5F88"/>
    <w:rsid w:val="000B6319"/>
    <w:rsid w:val="000B6645"/>
    <w:rsid w:val="000B67C6"/>
    <w:rsid w:val="000B6B13"/>
    <w:rsid w:val="000B773A"/>
    <w:rsid w:val="000B7A67"/>
    <w:rsid w:val="000B7C67"/>
    <w:rsid w:val="000C044C"/>
    <w:rsid w:val="000C073E"/>
    <w:rsid w:val="000C0AEB"/>
    <w:rsid w:val="000C0E7A"/>
    <w:rsid w:val="000C0E9A"/>
    <w:rsid w:val="000C1A79"/>
    <w:rsid w:val="000C2659"/>
    <w:rsid w:val="000C2A7F"/>
    <w:rsid w:val="000C2CF2"/>
    <w:rsid w:val="000C2D16"/>
    <w:rsid w:val="000C323F"/>
    <w:rsid w:val="000C33A2"/>
    <w:rsid w:val="000C34EC"/>
    <w:rsid w:val="000C371B"/>
    <w:rsid w:val="000C3891"/>
    <w:rsid w:val="000C3EF2"/>
    <w:rsid w:val="000C4C99"/>
    <w:rsid w:val="000C5D14"/>
    <w:rsid w:val="000C6444"/>
    <w:rsid w:val="000C6E55"/>
    <w:rsid w:val="000C7264"/>
    <w:rsid w:val="000C7276"/>
    <w:rsid w:val="000C7894"/>
    <w:rsid w:val="000C78B1"/>
    <w:rsid w:val="000C7B8C"/>
    <w:rsid w:val="000D0FA0"/>
    <w:rsid w:val="000D170F"/>
    <w:rsid w:val="000D171A"/>
    <w:rsid w:val="000D1939"/>
    <w:rsid w:val="000D1DAC"/>
    <w:rsid w:val="000D21DA"/>
    <w:rsid w:val="000D3190"/>
    <w:rsid w:val="000D473E"/>
    <w:rsid w:val="000D4DE6"/>
    <w:rsid w:val="000D50BB"/>
    <w:rsid w:val="000D527B"/>
    <w:rsid w:val="000D5602"/>
    <w:rsid w:val="000D56CF"/>
    <w:rsid w:val="000D58DA"/>
    <w:rsid w:val="000D5B55"/>
    <w:rsid w:val="000D602F"/>
    <w:rsid w:val="000D62D7"/>
    <w:rsid w:val="000D6395"/>
    <w:rsid w:val="000D679C"/>
    <w:rsid w:val="000D6880"/>
    <w:rsid w:val="000D78DE"/>
    <w:rsid w:val="000D7967"/>
    <w:rsid w:val="000D7CC6"/>
    <w:rsid w:val="000E0D03"/>
    <w:rsid w:val="000E0DE7"/>
    <w:rsid w:val="000E1035"/>
    <w:rsid w:val="000E1060"/>
    <w:rsid w:val="000E1387"/>
    <w:rsid w:val="000E140B"/>
    <w:rsid w:val="000E1C38"/>
    <w:rsid w:val="000E1D9A"/>
    <w:rsid w:val="000E1DA1"/>
    <w:rsid w:val="000E284D"/>
    <w:rsid w:val="000E32DD"/>
    <w:rsid w:val="000E3331"/>
    <w:rsid w:val="000E344F"/>
    <w:rsid w:val="000E422C"/>
    <w:rsid w:val="000E42E9"/>
    <w:rsid w:val="000E44FE"/>
    <w:rsid w:val="000E4912"/>
    <w:rsid w:val="000E51E2"/>
    <w:rsid w:val="000E52C6"/>
    <w:rsid w:val="000E5341"/>
    <w:rsid w:val="000E549B"/>
    <w:rsid w:val="000E56FA"/>
    <w:rsid w:val="000E5818"/>
    <w:rsid w:val="000E5DF7"/>
    <w:rsid w:val="000E5FB7"/>
    <w:rsid w:val="000E634B"/>
    <w:rsid w:val="000E663B"/>
    <w:rsid w:val="000E6E4F"/>
    <w:rsid w:val="000E74A3"/>
    <w:rsid w:val="000E7BFE"/>
    <w:rsid w:val="000E7D72"/>
    <w:rsid w:val="000F0048"/>
    <w:rsid w:val="000F01B4"/>
    <w:rsid w:val="000F0830"/>
    <w:rsid w:val="000F0E7C"/>
    <w:rsid w:val="000F16C1"/>
    <w:rsid w:val="000F2046"/>
    <w:rsid w:val="000F21DA"/>
    <w:rsid w:val="000F320A"/>
    <w:rsid w:val="000F3713"/>
    <w:rsid w:val="000F419D"/>
    <w:rsid w:val="000F421F"/>
    <w:rsid w:val="000F4524"/>
    <w:rsid w:val="000F457E"/>
    <w:rsid w:val="000F4A19"/>
    <w:rsid w:val="000F5815"/>
    <w:rsid w:val="000F5B02"/>
    <w:rsid w:val="000F67C0"/>
    <w:rsid w:val="000F6D97"/>
    <w:rsid w:val="000F72CA"/>
    <w:rsid w:val="000F7322"/>
    <w:rsid w:val="000F734D"/>
    <w:rsid w:val="0010036A"/>
    <w:rsid w:val="0010073E"/>
    <w:rsid w:val="00101D62"/>
    <w:rsid w:val="0010259D"/>
    <w:rsid w:val="001025C3"/>
    <w:rsid w:val="001026D3"/>
    <w:rsid w:val="001029B1"/>
    <w:rsid w:val="001034B1"/>
    <w:rsid w:val="0010430E"/>
    <w:rsid w:val="001045A0"/>
    <w:rsid w:val="00104B71"/>
    <w:rsid w:val="00104E58"/>
    <w:rsid w:val="00105748"/>
    <w:rsid w:val="0010576A"/>
    <w:rsid w:val="00106314"/>
    <w:rsid w:val="001066B0"/>
    <w:rsid w:val="001066E3"/>
    <w:rsid w:val="00106DB1"/>
    <w:rsid w:val="00107894"/>
    <w:rsid w:val="001104FF"/>
    <w:rsid w:val="00111368"/>
    <w:rsid w:val="00111465"/>
    <w:rsid w:val="00111E8D"/>
    <w:rsid w:val="00111E94"/>
    <w:rsid w:val="001127E3"/>
    <w:rsid w:val="001132CB"/>
    <w:rsid w:val="00113B57"/>
    <w:rsid w:val="00113BE2"/>
    <w:rsid w:val="00113CD0"/>
    <w:rsid w:val="001147DE"/>
    <w:rsid w:val="0011490D"/>
    <w:rsid w:val="00114D4A"/>
    <w:rsid w:val="001152E0"/>
    <w:rsid w:val="0011578C"/>
    <w:rsid w:val="00115AD4"/>
    <w:rsid w:val="001162D6"/>
    <w:rsid w:val="001163CF"/>
    <w:rsid w:val="0011644D"/>
    <w:rsid w:val="0011689F"/>
    <w:rsid w:val="00116A8B"/>
    <w:rsid w:val="00116DE5"/>
    <w:rsid w:val="00117157"/>
    <w:rsid w:val="001177FB"/>
    <w:rsid w:val="001200AC"/>
    <w:rsid w:val="001207DE"/>
    <w:rsid w:val="001215A2"/>
    <w:rsid w:val="001215E6"/>
    <w:rsid w:val="00121A5E"/>
    <w:rsid w:val="0012235F"/>
    <w:rsid w:val="0012295A"/>
    <w:rsid w:val="001230AF"/>
    <w:rsid w:val="00123A39"/>
    <w:rsid w:val="001248D9"/>
    <w:rsid w:val="001249AD"/>
    <w:rsid w:val="00124D8F"/>
    <w:rsid w:val="00124D90"/>
    <w:rsid w:val="00125598"/>
    <w:rsid w:val="0012565E"/>
    <w:rsid w:val="00125880"/>
    <w:rsid w:val="00125C1A"/>
    <w:rsid w:val="00126231"/>
    <w:rsid w:val="0012642D"/>
    <w:rsid w:val="0012644B"/>
    <w:rsid w:val="00126531"/>
    <w:rsid w:val="00126B78"/>
    <w:rsid w:val="00127234"/>
    <w:rsid w:val="00127353"/>
    <w:rsid w:val="001275B2"/>
    <w:rsid w:val="00127E51"/>
    <w:rsid w:val="00127E75"/>
    <w:rsid w:val="00127EEC"/>
    <w:rsid w:val="00130042"/>
    <w:rsid w:val="00130081"/>
    <w:rsid w:val="00130446"/>
    <w:rsid w:val="00130A89"/>
    <w:rsid w:val="00131557"/>
    <w:rsid w:val="0013237B"/>
    <w:rsid w:val="001326F1"/>
    <w:rsid w:val="00132BD1"/>
    <w:rsid w:val="00132BFA"/>
    <w:rsid w:val="00132F71"/>
    <w:rsid w:val="001337C2"/>
    <w:rsid w:val="001340B8"/>
    <w:rsid w:val="0013429D"/>
    <w:rsid w:val="0013512D"/>
    <w:rsid w:val="00135664"/>
    <w:rsid w:val="00135665"/>
    <w:rsid w:val="001357AE"/>
    <w:rsid w:val="00135996"/>
    <w:rsid w:val="00135B70"/>
    <w:rsid w:val="00135EC2"/>
    <w:rsid w:val="00135FA9"/>
    <w:rsid w:val="00136119"/>
    <w:rsid w:val="001361AD"/>
    <w:rsid w:val="00136321"/>
    <w:rsid w:val="001366F5"/>
    <w:rsid w:val="001367A8"/>
    <w:rsid w:val="00136D03"/>
    <w:rsid w:val="00136D6F"/>
    <w:rsid w:val="00136F07"/>
    <w:rsid w:val="00137253"/>
    <w:rsid w:val="0013773F"/>
    <w:rsid w:val="00137E9B"/>
    <w:rsid w:val="00140137"/>
    <w:rsid w:val="0014052E"/>
    <w:rsid w:val="00140698"/>
    <w:rsid w:val="00140CFB"/>
    <w:rsid w:val="00141078"/>
    <w:rsid w:val="001410EB"/>
    <w:rsid w:val="0014196C"/>
    <w:rsid w:val="001425D6"/>
    <w:rsid w:val="00142936"/>
    <w:rsid w:val="001435DE"/>
    <w:rsid w:val="0014376D"/>
    <w:rsid w:val="001451C1"/>
    <w:rsid w:val="001454EB"/>
    <w:rsid w:val="0014557E"/>
    <w:rsid w:val="00145A39"/>
    <w:rsid w:val="00145F60"/>
    <w:rsid w:val="00146AB3"/>
    <w:rsid w:val="00146E71"/>
    <w:rsid w:val="00146EE1"/>
    <w:rsid w:val="0014742A"/>
    <w:rsid w:val="001477F6"/>
    <w:rsid w:val="00147ECD"/>
    <w:rsid w:val="00147F67"/>
    <w:rsid w:val="00150363"/>
    <w:rsid w:val="00151220"/>
    <w:rsid w:val="00151420"/>
    <w:rsid w:val="00151C11"/>
    <w:rsid w:val="00151F29"/>
    <w:rsid w:val="00152497"/>
    <w:rsid w:val="00152851"/>
    <w:rsid w:val="001528BE"/>
    <w:rsid w:val="001529CF"/>
    <w:rsid w:val="00152B7F"/>
    <w:rsid w:val="00152FB4"/>
    <w:rsid w:val="00153602"/>
    <w:rsid w:val="001537EB"/>
    <w:rsid w:val="00153E62"/>
    <w:rsid w:val="00153FEC"/>
    <w:rsid w:val="00154838"/>
    <w:rsid w:val="00154E8D"/>
    <w:rsid w:val="0015500B"/>
    <w:rsid w:val="001556F7"/>
    <w:rsid w:val="00155A3D"/>
    <w:rsid w:val="00155C70"/>
    <w:rsid w:val="00156789"/>
    <w:rsid w:val="001569F8"/>
    <w:rsid w:val="00157094"/>
    <w:rsid w:val="0015741B"/>
    <w:rsid w:val="001574AB"/>
    <w:rsid w:val="001575C0"/>
    <w:rsid w:val="00157C62"/>
    <w:rsid w:val="00157E54"/>
    <w:rsid w:val="00157FA8"/>
    <w:rsid w:val="001603F0"/>
    <w:rsid w:val="00160581"/>
    <w:rsid w:val="001606DA"/>
    <w:rsid w:val="00160A69"/>
    <w:rsid w:val="00160BDA"/>
    <w:rsid w:val="00160FC9"/>
    <w:rsid w:val="00160FED"/>
    <w:rsid w:val="00160FF5"/>
    <w:rsid w:val="0016108A"/>
    <w:rsid w:val="001616D6"/>
    <w:rsid w:val="00161CEA"/>
    <w:rsid w:val="00161DE7"/>
    <w:rsid w:val="00161EBE"/>
    <w:rsid w:val="00162116"/>
    <w:rsid w:val="001621FE"/>
    <w:rsid w:val="0016232D"/>
    <w:rsid w:val="00162896"/>
    <w:rsid w:val="00162B34"/>
    <w:rsid w:val="00163239"/>
    <w:rsid w:val="001632B0"/>
    <w:rsid w:val="0016371B"/>
    <w:rsid w:val="0016385E"/>
    <w:rsid w:val="00163B8E"/>
    <w:rsid w:val="0016422A"/>
    <w:rsid w:val="00164368"/>
    <w:rsid w:val="001645D7"/>
    <w:rsid w:val="00164873"/>
    <w:rsid w:val="001649F6"/>
    <w:rsid w:val="00164BB1"/>
    <w:rsid w:val="00165776"/>
    <w:rsid w:val="00165E94"/>
    <w:rsid w:val="00166189"/>
    <w:rsid w:val="0016650A"/>
    <w:rsid w:val="001668AE"/>
    <w:rsid w:val="00167547"/>
    <w:rsid w:val="0016755A"/>
    <w:rsid w:val="00167596"/>
    <w:rsid w:val="00167CF1"/>
    <w:rsid w:val="00167F09"/>
    <w:rsid w:val="00170896"/>
    <w:rsid w:val="00171008"/>
    <w:rsid w:val="001716E0"/>
    <w:rsid w:val="00171A23"/>
    <w:rsid w:val="001720F1"/>
    <w:rsid w:val="00172890"/>
    <w:rsid w:val="00172A17"/>
    <w:rsid w:val="00172AFD"/>
    <w:rsid w:val="00172B28"/>
    <w:rsid w:val="00172CAA"/>
    <w:rsid w:val="00172CC0"/>
    <w:rsid w:val="00173026"/>
    <w:rsid w:val="00173256"/>
    <w:rsid w:val="0017368B"/>
    <w:rsid w:val="00173AE8"/>
    <w:rsid w:val="00173B06"/>
    <w:rsid w:val="00173F18"/>
    <w:rsid w:val="00173FCD"/>
    <w:rsid w:val="0017406F"/>
    <w:rsid w:val="00174199"/>
    <w:rsid w:val="00174224"/>
    <w:rsid w:val="001748E8"/>
    <w:rsid w:val="001749D7"/>
    <w:rsid w:val="00174F3B"/>
    <w:rsid w:val="00175013"/>
    <w:rsid w:val="001750E6"/>
    <w:rsid w:val="00175166"/>
    <w:rsid w:val="001752FA"/>
    <w:rsid w:val="0017546D"/>
    <w:rsid w:val="001756F0"/>
    <w:rsid w:val="00175AEF"/>
    <w:rsid w:val="00176149"/>
    <w:rsid w:val="00176242"/>
    <w:rsid w:val="00176482"/>
    <w:rsid w:val="001765AE"/>
    <w:rsid w:val="00176644"/>
    <w:rsid w:val="00176B4D"/>
    <w:rsid w:val="00177108"/>
    <w:rsid w:val="0017737E"/>
    <w:rsid w:val="0017749A"/>
    <w:rsid w:val="0017787A"/>
    <w:rsid w:val="00180514"/>
    <w:rsid w:val="00180944"/>
    <w:rsid w:val="001809DD"/>
    <w:rsid w:val="00180EA9"/>
    <w:rsid w:val="00180F9E"/>
    <w:rsid w:val="00180FC3"/>
    <w:rsid w:val="00181FE7"/>
    <w:rsid w:val="001821DC"/>
    <w:rsid w:val="00182540"/>
    <w:rsid w:val="00182A30"/>
    <w:rsid w:val="00182C41"/>
    <w:rsid w:val="0018323D"/>
    <w:rsid w:val="0018338A"/>
    <w:rsid w:val="00183431"/>
    <w:rsid w:val="00183797"/>
    <w:rsid w:val="00183A60"/>
    <w:rsid w:val="0018428C"/>
    <w:rsid w:val="00184308"/>
    <w:rsid w:val="00184D08"/>
    <w:rsid w:val="00184DDA"/>
    <w:rsid w:val="00184E46"/>
    <w:rsid w:val="00184FC9"/>
    <w:rsid w:val="0018578B"/>
    <w:rsid w:val="00185F53"/>
    <w:rsid w:val="00186190"/>
    <w:rsid w:val="00186353"/>
    <w:rsid w:val="00186435"/>
    <w:rsid w:val="001868DC"/>
    <w:rsid w:val="0018740F"/>
    <w:rsid w:val="001874E4"/>
    <w:rsid w:val="00187A7C"/>
    <w:rsid w:val="00190112"/>
    <w:rsid w:val="00190197"/>
    <w:rsid w:val="001901A3"/>
    <w:rsid w:val="0019022D"/>
    <w:rsid w:val="00190AC6"/>
    <w:rsid w:val="00190BD4"/>
    <w:rsid w:val="00190E14"/>
    <w:rsid w:val="0019125A"/>
    <w:rsid w:val="001920B3"/>
    <w:rsid w:val="00192566"/>
    <w:rsid w:val="00192AB4"/>
    <w:rsid w:val="0019358A"/>
    <w:rsid w:val="00193735"/>
    <w:rsid w:val="0019388B"/>
    <w:rsid w:val="00193A18"/>
    <w:rsid w:val="00194080"/>
    <w:rsid w:val="001941E6"/>
    <w:rsid w:val="00194522"/>
    <w:rsid w:val="001951A3"/>
    <w:rsid w:val="00195B19"/>
    <w:rsid w:val="00195F9E"/>
    <w:rsid w:val="00196026"/>
    <w:rsid w:val="001964BF"/>
    <w:rsid w:val="0019708F"/>
    <w:rsid w:val="00197B85"/>
    <w:rsid w:val="001A0123"/>
    <w:rsid w:val="001A0148"/>
    <w:rsid w:val="001A0708"/>
    <w:rsid w:val="001A08EB"/>
    <w:rsid w:val="001A0D4F"/>
    <w:rsid w:val="001A19D7"/>
    <w:rsid w:val="001A2397"/>
    <w:rsid w:val="001A2426"/>
    <w:rsid w:val="001A2972"/>
    <w:rsid w:val="001A3B13"/>
    <w:rsid w:val="001A3EE2"/>
    <w:rsid w:val="001A41F2"/>
    <w:rsid w:val="001A4234"/>
    <w:rsid w:val="001A42FC"/>
    <w:rsid w:val="001A447C"/>
    <w:rsid w:val="001A47DA"/>
    <w:rsid w:val="001A4959"/>
    <w:rsid w:val="001A56F0"/>
    <w:rsid w:val="001A6441"/>
    <w:rsid w:val="001A6762"/>
    <w:rsid w:val="001A69E1"/>
    <w:rsid w:val="001A6B21"/>
    <w:rsid w:val="001A6B5B"/>
    <w:rsid w:val="001A6EBE"/>
    <w:rsid w:val="001A77F5"/>
    <w:rsid w:val="001A78D9"/>
    <w:rsid w:val="001B0277"/>
    <w:rsid w:val="001B030E"/>
    <w:rsid w:val="001B03EE"/>
    <w:rsid w:val="001B0850"/>
    <w:rsid w:val="001B0B3C"/>
    <w:rsid w:val="001B157B"/>
    <w:rsid w:val="001B15DB"/>
    <w:rsid w:val="001B1B75"/>
    <w:rsid w:val="001B2582"/>
    <w:rsid w:val="001B28FD"/>
    <w:rsid w:val="001B3AAC"/>
    <w:rsid w:val="001B3BF2"/>
    <w:rsid w:val="001B3DEB"/>
    <w:rsid w:val="001B4639"/>
    <w:rsid w:val="001B4AAC"/>
    <w:rsid w:val="001B56EB"/>
    <w:rsid w:val="001B6A2E"/>
    <w:rsid w:val="001B6E60"/>
    <w:rsid w:val="001B6F9E"/>
    <w:rsid w:val="001B7426"/>
    <w:rsid w:val="001B778F"/>
    <w:rsid w:val="001B794C"/>
    <w:rsid w:val="001B7CD8"/>
    <w:rsid w:val="001C0047"/>
    <w:rsid w:val="001C05C2"/>
    <w:rsid w:val="001C06B2"/>
    <w:rsid w:val="001C0708"/>
    <w:rsid w:val="001C09D2"/>
    <w:rsid w:val="001C0CB6"/>
    <w:rsid w:val="001C1B4E"/>
    <w:rsid w:val="001C24A5"/>
    <w:rsid w:val="001C24D9"/>
    <w:rsid w:val="001C2BFA"/>
    <w:rsid w:val="001C31ED"/>
    <w:rsid w:val="001C3ADC"/>
    <w:rsid w:val="001C3B43"/>
    <w:rsid w:val="001C3F51"/>
    <w:rsid w:val="001C454E"/>
    <w:rsid w:val="001C4659"/>
    <w:rsid w:val="001C4857"/>
    <w:rsid w:val="001C4C7A"/>
    <w:rsid w:val="001C4F35"/>
    <w:rsid w:val="001C4F60"/>
    <w:rsid w:val="001C5587"/>
    <w:rsid w:val="001C59B6"/>
    <w:rsid w:val="001C5A62"/>
    <w:rsid w:val="001C5A89"/>
    <w:rsid w:val="001C5C43"/>
    <w:rsid w:val="001C5C5B"/>
    <w:rsid w:val="001C6566"/>
    <w:rsid w:val="001C657A"/>
    <w:rsid w:val="001C68DE"/>
    <w:rsid w:val="001C6B45"/>
    <w:rsid w:val="001C72D3"/>
    <w:rsid w:val="001C75B6"/>
    <w:rsid w:val="001C76FC"/>
    <w:rsid w:val="001C7B1C"/>
    <w:rsid w:val="001D060A"/>
    <w:rsid w:val="001D0737"/>
    <w:rsid w:val="001D09D5"/>
    <w:rsid w:val="001D0A24"/>
    <w:rsid w:val="001D0AC7"/>
    <w:rsid w:val="001D0E07"/>
    <w:rsid w:val="001D119F"/>
    <w:rsid w:val="001D17A3"/>
    <w:rsid w:val="001D19D6"/>
    <w:rsid w:val="001D1D05"/>
    <w:rsid w:val="001D2B7D"/>
    <w:rsid w:val="001D2D7C"/>
    <w:rsid w:val="001D3009"/>
    <w:rsid w:val="001D37A8"/>
    <w:rsid w:val="001D3E88"/>
    <w:rsid w:val="001D4124"/>
    <w:rsid w:val="001D443E"/>
    <w:rsid w:val="001D458E"/>
    <w:rsid w:val="001D4625"/>
    <w:rsid w:val="001D4C89"/>
    <w:rsid w:val="001D4EE2"/>
    <w:rsid w:val="001D6C25"/>
    <w:rsid w:val="001D6D85"/>
    <w:rsid w:val="001D6E99"/>
    <w:rsid w:val="001D70D7"/>
    <w:rsid w:val="001D7173"/>
    <w:rsid w:val="001D725B"/>
    <w:rsid w:val="001D799C"/>
    <w:rsid w:val="001D7ADD"/>
    <w:rsid w:val="001E080D"/>
    <w:rsid w:val="001E09E2"/>
    <w:rsid w:val="001E0C7A"/>
    <w:rsid w:val="001E0F5E"/>
    <w:rsid w:val="001E1473"/>
    <w:rsid w:val="001E1771"/>
    <w:rsid w:val="001E17EB"/>
    <w:rsid w:val="001E1F08"/>
    <w:rsid w:val="001E2DA3"/>
    <w:rsid w:val="001E341C"/>
    <w:rsid w:val="001E347A"/>
    <w:rsid w:val="001E3536"/>
    <w:rsid w:val="001E38A9"/>
    <w:rsid w:val="001E40C6"/>
    <w:rsid w:val="001E41A8"/>
    <w:rsid w:val="001E41FA"/>
    <w:rsid w:val="001E4256"/>
    <w:rsid w:val="001E448A"/>
    <w:rsid w:val="001E463F"/>
    <w:rsid w:val="001E4A3F"/>
    <w:rsid w:val="001E4F5E"/>
    <w:rsid w:val="001E51E7"/>
    <w:rsid w:val="001E582B"/>
    <w:rsid w:val="001E5D4A"/>
    <w:rsid w:val="001E65BC"/>
    <w:rsid w:val="001E68CE"/>
    <w:rsid w:val="001E715B"/>
    <w:rsid w:val="001E74F9"/>
    <w:rsid w:val="001E7718"/>
    <w:rsid w:val="001E794F"/>
    <w:rsid w:val="001F0443"/>
    <w:rsid w:val="001F05D5"/>
    <w:rsid w:val="001F0EB4"/>
    <w:rsid w:val="001F141C"/>
    <w:rsid w:val="001F17E6"/>
    <w:rsid w:val="001F1E40"/>
    <w:rsid w:val="001F26D7"/>
    <w:rsid w:val="001F296B"/>
    <w:rsid w:val="001F2AFF"/>
    <w:rsid w:val="001F2DCD"/>
    <w:rsid w:val="001F2FAD"/>
    <w:rsid w:val="001F3225"/>
    <w:rsid w:val="001F3735"/>
    <w:rsid w:val="001F388C"/>
    <w:rsid w:val="001F3E40"/>
    <w:rsid w:val="001F3F60"/>
    <w:rsid w:val="001F41BF"/>
    <w:rsid w:val="001F4233"/>
    <w:rsid w:val="001F47A3"/>
    <w:rsid w:val="001F4BE8"/>
    <w:rsid w:val="001F538D"/>
    <w:rsid w:val="001F5737"/>
    <w:rsid w:val="001F5E81"/>
    <w:rsid w:val="001F6675"/>
    <w:rsid w:val="001F6697"/>
    <w:rsid w:val="001F66F8"/>
    <w:rsid w:val="001F69F8"/>
    <w:rsid w:val="001F7404"/>
    <w:rsid w:val="001F7686"/>
    <w:rsid w:val="001F7998"/>
    <w:rsid w:val="00200304"/>
    <w:rsid w:val="00200680"/>
    <w:rsid w:val="00200975"/>
    <w:rsid w:val="00200BE7"/>
    <w:rsid w:val="0020161C"/>
    <w:rsid w:val="0020163D"/>
    <w:rsid w:val="00201A24"/>
    <w:rsid w:val="00201A88"/>
    <w:rsid w:val="00202035"/>
    <w:rsid w:val="00202615"/>
    <w:rsid w:val="00202689"/>
    <w:rsid w:val="0020287A"/>
    <w:rsid w:val="00202A2A"/>
    <w:rsid w:val="00202BC0"/>
    <w:rsid w:val="00202D4F"/>
    <w:rsid w:val="002031F9"/>
    <w:rsid w:val="002035F1"/>
    <w:rsid w:val="00203CEF"/>
    <w:rsid w:val="00204718"/>
    <w:rsid w:val="00204764"/>
    <w:rsid w:val="00204C55"/>
    <w:rsid w:val="00204D01"/>
    <w:rsid w:val="00204E5E"/>
    <w:rsid w:val="00204F26"/>
    <w:rsid w:val="002050BC"/>
    <w:rsid w:val="00205170"/>
    <w:rsid w:val="0020524D"/>
    <w:rsid w:val="002052B0"/>
    <w:rsid w:val="0020576D"/>
    <w:rsid w:val="00205A58"/>
    <w:rsid w:val="00205F05"/>
    <w:rsid w:val="002060A9"/>
    <w:rsid w:val="0020746F"/>
    <w:rsid w:val="00207686"/>
    <w:rsid w:val="002077D1"/>
    <w:rsid w:val="00207AFE"/>
    <w:rsid w:val="00207E88"/>
    <w:rsid w:val="002100AB"/>
    <w:rsid w:val="002107B7"/>
    <w:rsid w:val="002110CA"/>
    <w:rsid w:val="00211C2F"/>
    <w:rsid w:val="00211C65"/>
    <w:rsid w:val="00211D7F"/>
    <w:rsid w:val="00211F05"/>
    <w:rsid w:val="00212784"/>
    <w:rsid w:val="00212CBA"/>
    <w:rsid w:val="00212FC6"/>
    <w:rsid w:val="00213118"/>
    <w:rsid w:val="0021349F"/>
    <w:rsid w:val="00213753"/>
    <w:rsid w:val="00213BF6"/>
    <w:rsid w:val="00213D45"/>
    <w:rsid w:val="00214490"/>
    <w:rsid w:val="00214B10"/>
    <w:rsid w:val="00214E46"/>
    <w:rsid w:val="00214FD1"/>
    <w:rsid w:val="002156C8"/>
    <w:rsid w:val="002158A8"/>
    <w:rsid w:val="00215D19"/>
    <w:rsid w:val="0021665B"/>
    <w:rsid w:val="00216800"/>
    <w:rsid w:val="002172D1"/>
    <w:rsid w:val="00217664"/>
    <w:rsid w:val="0021768B"/>
    <w:rsid w:val="00220119"/>
    <w:rsid w:val="00220245"/>
    <w:rsid w:val="00220687"/>
    <w:rsid w:val="00220BCC"/>
    <w:rsid w:val="00221274"/>
    <w:rsid w:val="00221703"/>
    <w:rsid w:val="00222094"/>
    <w:rsid w:val="002220EF"/>
    <w:rsid w:val="002228E0"/>
    <w:rsid w:val="00222E6A"/>
    <w:rsid w:val="0022455F"/>
    <w:rsid w:val="002248C2"/>
    <w:rsid w:val="00224CA1"/>
    <w:rsid w:val="00224FC5"/>
    <w:rsid w:val="00225112"/>
    <w:rsid w:val="002255F2"/>
    <w:rsid w:val="00225B2E"/>
    <w:rsid w:val="00225D2E"/>
    <w:rsid w:val="00225F3C"/>
    <w:rsid w:val="002268A6"/>
    <w:rsid w:val="0022724F"/>
    <w:rsid w:val="002272F7"/>
    <w:rsid w:val="0022784A"/>
    <w:rsid w:val="00230746"/>
    <w:rsid w:val="002307B8"/>
    <w:rsid w:val="002308FE"/>
    <w:rsid w:val="002311AD"/>
    <w:rsid w:val="00231ADA"/>
    <w:rsid w:val="00231C4B"/>
    <w:rsid w:val="00231EC8"/>
    <w:rsid w:val="002322FA"/>
    <w:rsid w:val="002324F5"/>
    <w:rsid w:val="00232F80"/>
    <w:rsid w:val="002331D1"/>
    <w:rsid w:val="00233B80"/>
    <w:rsid w:val="00233F96"/>
    <w:rsid w:val="00234497"/>
    <w:rsid w:val="002344EA"/>
    <w:rsid w:val="00234648"/>
    <w:rsid w:val="00234819"/>
    <w:rsid w:val="00234D91"/>
    <w:rsid w:val="00235524"/>
    <w:rsid w:val="00235716"/>
    <w:rsid w:val="00235898"/>
    <w:rsid w:val="00235B09"/>
    <w:rsid w:val="00235B7D"/>
    <w:rsid w:val="00235B83"/>
    <w:rsid w:val="00235CC4"/>
    <w:rsid w:val="00235EF1"/>
    <w:rsid w:val="00236594"/>
    <w:rsid w:val="00236878"/>
    <w:rsid w:val="00236964"/>
    <w:rsid w:val="0023696A"/>
    <w:rsid w:val="00236BF5"/>
    <w:rsid w:val="002370C9"/>
    <w:rsid w:val="002379B0"/>
    <w:rsid w:val="00237B21"/>
    <w:rsid w:val="00237B50"/>
    <w:rsid w:val="00240223"/>
    <w:rsid w:val="00240898"/>
    <w:rsid w:val="00240AAB"/>
    <w:rsid w:val="002411C4"/>
    <w:rsid w:val="00241459"/>
    <w:rsid w:val="00241674"/>
    <w:rsid w:val="0024180B"/>
    <w:rsid w:val="00241B8D"/>
    <w:rsid w:val="00242092"/>
    <w:rsid w:val="002421BC"/>
    <w:rsid w:val="00242BD6"/>
    <w:rsid w:val="00242C6F"/>
    <w:rsid w:val="00243260"/>
    <w:rsid w:val="00243526"/>
    <w:rsid w:val="002439A9"/>
    <w:rsid w:val="0024434A"/>
    <w:rsid w:val="00244514"/>
    <w:rsid w:val="00244873"/>
    <w:rsid w:val="00245092"/>
    <w:rsid w:val="00245CD3"/>
    <w:rsid w:val="00245E5D"/>
    <w:rsid w:val="0024657D"/>
    <w:rsid w:val="00246D8C"/>
    <w:rsid w:val="00246EEA"/>
    <w:rsid w:val="00246F33"/>
    <w:rsid w:val="00247D55"/>
    <w:rsid w:val="0025017C"/>
    <w:rsid w:val="002503C7"/>
    <w:rsid w:val="00250540"/>
    <w:rsid w:val="0025070D"/>
    <w:rsid w:val="00250D87"/>
    <w:rsid w:val="00251F45"/>
    <w:rsid w:val="002526C1"/>
    <w:rsid w:val="00252CC5"/>
    <w:rsid w:val="00253396"/>
    <w:rsid w:val="00253863"/>
    <w:rsid w:val="00253898"/>
    <w:rsid w:val="00253BC7"/>
    <w:rsid w:val="002540C2"/>
    <w:rsid w:val="00254880"/>
    <w:rsid w:val="00254947"/>
    <w:rsid w:val="00254951"/>
    <w:rsid w:val="00254CEA"/>
    <w:rsid w:val="0025512A"/>
    <w:rsid w:val="00255334"/>
    <w:rsid w:val="00256DB2"/>
    <w:rsid w:val="00256E75"/>
    <w:rsid w:val="00257CEA"/>
    <w:rsid w:val="00257D2D"/>
    <w:rsid w:val="00260D85"/>
    <w:rsid w:val="0026113F"/>
    <w:rsid w:val="002613DE"/>
    <w:rsid w:val="00261434"/>
    <w:rsid w:val="0026164A"/>
    <w:rsid w:val="002618C5"/>
    <w:rsid w:val="00261B0B"/>
    <w:rsid w:val="00262B51"/>
    <w:rsid w:val="00262D61"/>
    <w:rsid w:val="00263723"/>
    <w:rsid w:val="00263D5C"/>
    <w:rsid w:val="00263F23"/>
    <w:rsid w:val="00264BEB"/>
    <w:rsid w:val="00265119"/>
    <w:rsid w:val="002655C8"/>
    <w:rsid w:val="002658E3"/>
    <w:rsid w:val="00265EEC"/>
    <w:rsid w:val="00266278"/>
    <w:rsid w:val="002664F6"/>
    <w:rsid w:val="0026670F"/>
    <w:rsid w:val="002667E7"/>
    <w:rsid w:val="00266D33"/>
    <w:rsid w:val="00266F09"/>
    <w:rsid w:val="002670DD"/>
    <w:rsid w:val="00267297"/>
    <w:rsid w:val="002677BC"/>
    <w:rsid w:val="002701E2"/>
    <w:rsid w:val="002706CE"/>
    <w:rsid w:val="00270AC9"/>
    <w:rsid w:val="002711E1"/>
    <w:rsid w:val="00271757"/>
    <w:rsid w:val="00271AED"/>
    <w:rsid w:val="00272844"/>
    <w:rsid w:val="0027299B"/>
    <w:rsid w:val="002729C4"/>
    <w:rsid w:val="00272A48"/>
    <w:rsid w:val="00272E72"/>
    <w:rsid w:val="00273B53"/>
    <w:rsid w:val="00273CC1"/>
    <w:rsid w:val="002742FD"/>
    <w:rsid w:val="0027479D"/>
    <w:rsid w:val="00274BAE"/>
    <w:rsid w:val="00274E9A"/>
    <w:rsid w:val="00275508"/>
    <w:rsid w:val="00275E3D"/>
    <w:rsid w:val="002765E2"/>
    <w:rsid w:val="00276618"/>
    <w:rsid w:val="00276815"/>
    <w:rsid w:val="00276AF9"/>
    <w:rsid w:val="00277078"/>
    <w:rsid w:val="0027735B"/>
    <w:rsid w:val="00277466"/>
    <w:rsid w:val="00277605"/>
    <w:rsid w:val="002778B7"/>
    <w:rsid w:val="0028056B"/>
    <w:rsid w:val="00280B58"/>
    <w:rsid w:val="002810E8"/>
    <w:rsid w:val="0028113C"/>
    <w:rsid w:val="0028115A"/>
    <w:rsid w:val="0028121A"/>
    <w:rsid w:val="00281349"/>
    <w:rsid w:val="00281D40"/>
    <w:rsid w:val="002829FE"/>
    <w:rsid w:val="00282D49"/>
    <w:rsid w:val="002839B2"/>
    <w:rsid w:val="002839DD"/>
    <w:rsid w:val="002844D0"/>
    <w:rsid w:val="00284C46"/>
    <w:rsid w:val="002850A4"/>
    <w:rsid w:val="00285368"/>
    <w:rsid w:val="00285797"/>
    <w:rsid w:val="00285B2D"/>
    <w:rsid w:val="00285D9A"/>
    <w:rsid w:val="00285DE9"/>
    <w:rsid w:val="00285E66"/>
    <w:rsid w:val="00285F94"/>
    <w:rsid w:val="00286228"/>
    <w:rsid w:val="0028677B"/>
    <w:rsid w:val="0028683B"/>
    <w:rsid w:val="002869C9"/>
    <w:rsid w:val="00286A37"/>
    <w:rsid w:val="00286D1F"/>
    <w:rsid w:val="00286D30"/>
    <w:rsid w:val="002873FD"/>
    <w:rsid w:val="0028762F"/>
    <w:rsid w:val="00287B6E"/>
    <w:rsid w:val="00287E03"/>
    <w:rsid w:val="00287E8A"/>
    <w:rsid w:val="002914CE"/>
    <w:rsid w:val="0029219A"/>
    <w:rsid w:val="002921A0"/>
    <w:rsid w:val="002924EC"/>
    <w:rsid w:val="002926B1"/>
    <w:rsid w:val="0029277B"/>
    <w:rsid w:val="002927CC"/>
    <w:rsid w:val="002929EC"/>
    <w:rsid w:val="00292AD3"/>
    <w:rsid w:val="00292B86"/>
    <w:rsid w:val="00293957"/>
    <w:rsid w:val="002940DD"/>
    <w:rsid w:val="00294AF9"/>
    <w:rsid w:val="0029506F"/>
    <w:rsid w:val="00295570"/>
    <w:rsid w:val="00295B29"/>
    <w:rsid w:val="00295DBC"/>
    <w:rsid w:val="002961B0"/>
    <w:rsid w:val="0029637E"/>
    <w:rsid w:val="00296863"/>
    <w:rsid w:val="00296AEB"/>
    <w:rsid w:val="00296F45"/>
    <w:rsid w:val="00297087"/>
    <w:rsid w:val="00297315"/>
    <w:rsid w:val="002977C0"/>
    <w:rsid w:val="0029782D"/>
    <w:rsid w:val="00297A14"/>
    <w:rsid w:val="00297BC1"/>
    <w:rsid w:val="00297F24"/>
    <w:rsid w:val="002A0430"/>
    <w:rsid w:val="002A0562"/>
    <w:rsid w:val="002A0A0C"/>
    <w:rsid w:val="002A0B31"/>
    <w:rsid w:val="002A168E"/>
    <w:rsid w:val="002A16DF"/>
    <w:rsid w:val="002A217F"/>
    <w:rsid w:val="002A2330"/>
    <w:rsid w:val="002A239C"/>
    <w:rsid w:val="002A27DB"/>
    <w:rsid w:val="002A2C58"/>
    <w:rsid w:val="002A4089"/>
    <w:rsid w:val="002A45D8"/>
    <w:rsid w:val="002A4601"/>
    <w:rsid w:val="002A4C43"/>
    <w:rsid w:val="002A4E32"/>
    <w:rsid w:val="002A4F32"/>
    <w:rsid w:val="002A5455"/>
    <w:rsid w:val="002A55A9"/>
    <w:rsid w:val="002A5689"/>
    <w:rsid w:val="002A5A6E"/>
    <w:rsid w:val="002A5E90"/>
    <w:rsid w:val="002A5F58"/>
    <w:rsid w:val="002A62A4"/>
    <w:rsid w:val="002A6527"/>
    <w:rsid w:val="002A6677"/>
    <w:rsid w:val="002A7110"/>
    <w:rsid w:val="002A720C"/>
    <w:rsid w:val="002A7667"/>
    <w:rsid w:val="002B00EF"/>
    <w:rsid w:val="002B04F5"/>
    <w:rsid w:val="002B094E"/>
    <w:rsid w:val="002B0A16"/>
    <w:rsid w:val="002B0CD0"/>
    <w:rsid w:val="002B1975"/>
    <w:rsid w:val="002B1B26"/>
    <w:rsid w:val="002B23A0"/>
    <w:rsid w:val="002B2768"/>
    <w:rsid w:val="002B308A"/>
    <w:rsid w:val="002B3A3E"/>
    <w:rsid w:val="002B3ADE"/>
    <w:rsid w:val="002B428E"/>
    <w:rsid w:val="002B440E"/>
    <w:rsid w:val="002B4A7D"/>
    <w:rsid w:val="002B4D35"/>
    <w:rsid w:val="002B5312"/>
    <w:rsid w:val="002B55F0"/>
    <w:rsid w:val="002B57D9"/>
    <w:rsid w:val="002B5880"/>
    <w:rsid w:val="002B5ABB"/>
    <w:rsid w:val="002B5E1A"/>
    <w:rsid w:val="002B5FB2"/>
    <w:rsid w:val="002B6313"/>
    <w:rsid w:val="002B6A14"/>
    <w:rsid w:val="002B6DC9"/>
    <w:rsid w:val="002B6F5D"/>
    <w:rsid w:val="002B7773"/>
    <w:rsid w:val="002B7B2B"/>
    <w:rsid w:val="002C0176"/>
    <w:rsid w:val="002C0204"/>
    <w:rsid w:val="002C02CD"/>
    <w:rsid w:val="002C0AEB"/>
    <w:rsid w:val="002C0D25"/>
    <w:rsid w:val="002C103A"/>
    <w:rsid w:val="002C1264"/>
    <w:rsid w:val="002C19B2"/>
    <w:rsid w:val="002C1F19"/>
    <w:rsid w:val="002C200A"/>
    <w:rsid w:val="002C23C5"/>
    <w:rsid w:val="002C2582"/>
    <w:rsid w:val="002C25F3"/>
    <w:rsid w:val="002C26E8"/>
    <w:rsid w:val="002C27D5"/>
    <w:rsid w:val="002C28BB"/>
    <w:rsid w:val="002C2D02"/>
    <w:rsid w:val="002C2D58"/>
    <w:rsid w:val="002C3174"/>
    <w:rsid w:val="002C31BF"/>
    <w:rsid w:val="002C3269"/>
    <w:rsid w:val="002C3425"/>
    <w:rsid w:val="002C3455"/>
    <w:rsid w:val="002C3A4C"/>
    <w:rsid w:val="002C3C45"/>
    <w:rsid w:val="002C4677"/>
    <w:rsid w:val="002C4E5B"/>
    <w:rsid w:val="002C541F"/>
    <w:rsid w:val="002C5610"/>
    <w:rsid w:val="002C58D3"/>
    <w:rsid w:val="002C62B4"/>
    <w:rsid w:val="002C650A"/>
    <w:rsid w:val="002C6531"/>
    <w:rsid w:val="002C6C81"/>
    <w:rsid w:val="002C7E1C"/>
    <w:rsid w:val="002CB877"/>
    <w:rsid w:val="002D03E4"/>
    <w:rsid w:val="002D057F"/>
    <w:rsid w:val="002D05A2"/>
    <w:rsid w:val="002D06E1"/>
    <w:rsid w:val="002D0F48"/>
    <w:rsid w:val="002D1717"/>
    <w:rsid w:val="002D211D"/>
    <w:rsid w:val="002D2480"/>
    <w:rsid w:val="002D3272"/>
    <w:rsid w:val="002D347D"/>
    <w:rsid w:val="002D40AE"/>
    <w:rsid w:val="002D4674"/>
    <w:rsid w:val="002D4B9B"/>
    <w:rsid w:val="002D50AE"/>
    <w:rsid w:val="002D52C8"/>
    <w:rsid w:val="002D535C"/>
    <w:rsid w:val="002D5852"/>
    <w:rsid w:val="002D5C87"/>
    <w:rsid w:val="002D5DC7"/>
    <w:rsid w:val="002D66EA"/>
    <w:rsid w:val="002D67D2"/>
    <w:rsid w:val="002D6A4A"/>
    <w:rsid w:val="002D6AC3"/>
    <w:rsid w:val="002D6C6D"/>
    <w:rsid w:val="002D6D78"/>
    <w:rsid w:val="002D7278"/>
    <w:rsid w:val="002D7286"/>
    <w:rsid w:val="002D761A"/>
    <w:rsid w:val="002D77F5"/>
    <w:rsid w:val="002E029C"/>
    <w:rsid w:val="002E03DB"/>
    <w:rsid w:val="002E05E0"/>
    <w:rsid w:val="002E09E1"/>
    <w:rsid w:val="002E0D8F"/>
    <w:rsid w:val="002E12C7"/>
    <w:rsid w:val="002E1825"/>
    <w:rsid w:val="002E314E"/>
    <w:rsid w:val="002E328B"/>
    <w:rsid w:val="002E36BA"/>
    <w:rsid w:val="002E36D1"/>
    <w:rsid w:val="002E45C6"/>
    <w:rsid w:val="002E45F3"/>
    <w:rsid w:val="002E483C"/>
    <w:rsid w:val="002E4846"/>
    <w:rsid w:val="002E4881"/>
    <w:rsid w:val="002E4BFD"/>
    <w:rsid w:val="002E4D8C"/>
    <w:rsid w:val="002E5B86"/>
    <w:rsid w:val="002E5BEA"/>
    <w:rsid w:val="002E6637"/>
    <w:rsid w:val="002E668B"/>
    <w:rsid w:val="002E6FB8"/>
    <w:rsid w:val="002E7755"/>
    <w:rsid w:val="002F1033"/>
    <w:rsid w:val="002F1147"/>
    <w:rsid w:val="002F12E2"/>
    <w:rsid w:val="002F12E4"/>
    <w:rsid w:val="002F16E1"/>
    <w:rsid w:val="002F1FC7"/>
    <w:rsid w:val="002F20EF"/>
    <w:rsid w:val="002F2878"/>
    <w:rsid w:val="002F2882"/>
    <w:rsid w:val="002F2CC7"/>
    <w:rsid w:val="002F2DBF"/>
    <w:rsid w:val="002F3034"/>
    <w:rsid w:val="002F4053"/>
    <w:rsid w:val="002F503D"/>
    <w:rsid w:val="002F5316"/>
    <w:rsid w:val="002F5800"/>
    <w:rsid w:val="002F5C05"/>
    <w:rsid w:val="002F5EF6"/>
    <w:rsid w:val="002F5FEB"/>
    <w:rsid w:val="002F601E"/>
    <w:rsid w:val="002F6184"/>
    <w:rsid w:val="002F6893"/>
    <w:rsid w:val="002F6A09"/>
    <w:rsid w:val="002F6A9C"/>
    <w:rsid w:val="002F6B33"/>
    <w:rsid w:val="002F72B7"/>
    <w:rsid w:val="002F7507"/>
    <w:rsid w:val="002F7555"/>
    <w:rsid w:val="002F7B4E"/>
    <w:rsid w:val="003005C0"/>
    <w:rsid w:val="003011EC"/>
    <w:rsid w:val="003012EE"/>
    <w:rsid w:val="003020F4"/>
    <w:rsid w:val="00302212"/>
    <w:rsid w:val="003026A3"/>
    <w:rsid w:val="003028B8"/>
    <w:rsid w:val="00303035"/>
    <w:rsid w:val="00303439"/>
    <w:rsid w:val="003039FF"/>
    <w:rsid w:val="00303C79"/>
    <w:rsid w:val="00303C8B"/>
    <w:rsid w:val="00303CD0"/>
    <w:rsid w:val="00304BE0"/>
    <w:rsid w:val="00304DEC"/>
    <w:rsid w:val="00304F58"/>
    <w:rsid w:val="00305CF7"/>
    <w:rsid w:val="00305F98"/>
    <w:rsid w:val="00306078"/>
    <w:rsid w:val="00306578"/>
    <w:rsid w:val="003066C5"/>
    <w:rsid w:val="00306742"/>
    <w:rsid w:val="0030681D"/>
    <w:rsid w:val="00306DFF"/>
    <w:rsid w:val="00306EA3"/>
    <w:rsid w:val="003071F5"/>
    <w:rsid w:val="0030778B"/>
    <w:rsid w:val="003100D6"/>
    <w:rsid w:val="003102B9"/>
    <w:rsid w:val="00310752"/>
    <w:rsid w:val="003107C1"/>
    <w:rsid w:val="00310845"/>
    <w:rsid w:val="00310D34"/>
    <w:rsid w:val="0031167A"/>
    <w:rsid w:val="0031173E"/>
    <w:rsid w:val="0031176D"/>
    <w:rsid w:val="00311A5E"/>
    <w:rsid w:val="00311C56"/>
    <w:rsid w:val="00311D02"/>
    <w:rsid w:val="00312532"/>
    <w:rsid w:val="00312CCD"/>
    <w:rsid w:val="00312D6F"/>
    <w:rsid w:val="00312F35"/>
    <w:rsid w:val="00313665"/>
    <w:rsid w:val="0031377F"/>
    <w:rsid w:val="0031399D"/>
    <w:rsid w:val="00314133"/>
    <w:rsid w:val="00314629"/>
    <w:rsid w:val="00314823"/>
    <w:rsid w:val="00314B45"/>
    <w:rsid w:val="0031518D"/>
    <w:rsid w:val="0031529D"/>
    <w:rsid w:val="0031531F"/>
    <w:rsid w:val="00315650"/>
    <w:rsid w:val="0031617C"/>
    <w:rsid w:val="0031663F"/>
    <w:rsid w:val="00316833"/>
    <w:rsid w:val="00316A12"/>
    <w:rsid w:val="0031734F"/>
    <w:rsid w:val="00317355"/>
    <w:rsid w:val="0031767C"/>
    <w:rsid w:val="0031798B"/>
    <w:rsid w:val="00317C9F"/>
    <w:rsid w:val="00317E11"/>
    <w:rsid w:val="0032021C"/>
    <w:rsid w:val="0032073A"/>
    <w:rsid w:val="003217AD"/>
    <w:rsid w:val="00321B8E"/>
    <w:rsid w:val="00321BDC"/>
    <w:rsid w:val="00321BF0"/>
    <w:rsid w:val="00321DAA"/>
    <w:rsid w:val="00322BC2"/>
    <w:rsid w:val="00322C93"/>
    <w:rsid w:val="00322D72"/>
    <w:rsid w:val="00323578"/>
    <w:rsid w:val="0032396A"/>
    <w:rsid w:val="003239EA"/>
    <w:rsid w:val="00324103"/>
    <w:rsid w:val="0032474F"/>
    <w:rsid w:val="00324AC7"/>
    <w:rsid w:val="00324F52"/>
    <w:rsid w:val="003251D1"/>
    <w:rsid w:val="00325B7C"/>
    <w:rsid w:val="00325BC2"/>
    <w:rsid w:val="003266E9"/>
    <w:rsid w:val="00326845"/>
    <w:rsid w:val="003268B3"/>
    <w:rsid w:val="00326C59"/>
    <w:rsid w:val="00326EB1"/>
    <w:rsid w:val="0032728C"/>
    <w:rsid w:val="00327309"/>
    <w:rsid w:val="003273C0"/>
    <w:rsid w:val="003277EC"/>
    <w:rsid w:val="0033067A"/>
    <w:rsid w:val="0033088F"/>
    <w:rsid w:val="00330E48"/>
    <w:rsid w:val="00331088"/>
    <w:rsid w:val="003311BC"/>
    <w:rsid w:val="00331DA6"/>
    <w:rsid w:val="00331F6A"/>
    <w:rsid w:val="00332389"/>
    <w:rsid w:val="0033287F"/>
    <w:rsid w:val="0033296D"/>
    <w:rsid w:val="003329B9"/>
    <w:rsid w:val="00332A55"/>
    <w:rsid w:val="00332C9A"/>
    <w:rsid w:val="00332CD9"/>
    <w:rsid w:val="0033317E"/>
    <w:rsid w:val="00333307"/>
    <w:rsid w:val="003337CC"/>
    <w:rsid w:val="003337F5"/>
    <w:rsid w:val="0033398B"/>
    <w:rsid w:val="00333A59"/>
    <w:rsid w:val="0033405E"/>
    <w:rsid w:val="00334501"/>
    <w:rsid w:val="00334946"/>
    <w:rsid w:val="00334F7C"/>
    <w:rsid w:val="00335446"/>
    <w:rsid w:val="00335D19"/>
    <w:rsid w:val="00336763"/>
    <w:rsid w:val="00336AF8"/>
    <w:rsid w:val="00336C76"/>
    <w:rsid w:val="00336DC7"/>
    <w:rsid w:val="00336E1E"/>
    <w:rsid w:val="003371C7"/>
    <w:rsid w:val="00340007"/>
    <w:rsid w:val="003400BE"/>
    <w:rsid w:val="003401CB"/>
    <w:rsid w:val="003407BC"/>
    <w:rsid w:val="00341168"/>
    <w:rsid w:val="003413F4"/>
    <w:rsid w:val="0034216F"/>
    <w:rsid w:val="003424D0"/>
    <w:rsid w:val="003425E3"/>
    <w:rsid w:val="003439A4"/>
    <w:rsid w:val="00343A01"/>
    <w:rsid w:val="00343BD3"/>
    <w:rsid w:val="00344D06"/>
    <w:rsid w:val="00344E1C"/>
    <w:rsid w:val="003451F6"/>
    <w:rsid w:val="003452CD"/>
    <w:rsid w:val="003453CF"/>
    <w:rsid w:val="0034569F"/>
    <w:rsid w:val="00345EC3"/>
    <w:rsid w:val="00345F58"/>
    <w:rsid w:val="003462A9"/>
    <w:rsid w:val="0034693F"/>
    <w:rsid w:val="00346A19"/>
    <w:rsid w:val="00346B3F"/>
    <w:rsid w:val="00347404"/>
    <w:rsid w:val="0034764F"/>
    <w:rsid w:val="0034767B"/>
    <w:rsid w:val="00347B8B"/>
    <w:rsid w:val="00347F90"/>
    <w:rsid w:val="003504C1"/>
    <w:rsid w:val="0035078F"/>
    <w:rsid w:val="0035090A"/>
    <w:rsid w:val="0035095C"/>
    <w:rsid w:val="00350A8B"/>
    <w:rsid w:val="00351891"/>
    <w:rsid w:val="003519B9"/>
    <w:rsid w:val="00351F60"/>
    <w:rsid w:val="00352023"/>
    <w:rsid w:val="00352163"/>
    <w:rsid w:val="00352579"/>
    <w:rsid w:val="003525ED"/>
    <w:rsid w:val="00352712"/>
    <w:rsid w:val="00352D1D"/>
    <w:rsid w:val="00353457"/>
    <w:rsid w:val="00353459"/>
    <w:rsid w:val="00353579"/>
    <w:rsid w:val="003537DB"/>
    <w:rsid w:val="00353FFB"/>
    <w:rsid w:val="00354764"/>
    <w:rsid w:val="00354995"/>
    <w:rsid w:val="00355358"/>
    <w:rsid w:val="00355D49"/>
    <w:rsid w:val="00355D6E"/>
    <w:rsid w:val="00356022"/>
    <w:rsid w:val="0035605C"/>
    <w:rsid w:val="00356078"/>
    <w:rsid w:val="003562FA"/>
    <w:rsid w:val="003565A2"/>
    <w:rsid w:val="00356759"/>
    <w:rsid w:val="00356D63"/>
    <w:rsid w:val="00356EC7"/>
    <w:rsid w:val="003574A4"/>
    <w:rsid w:val="00357A9D"/>
    <w:rsid w:val="00357E65"/>
    <w:rsid w:val="00360106"/>
    <w:rsid w:val="0036010E"/>
    <w:rsid w:val="00360A11"/>
    <w:rsid w:val="00360F12"/>
    <w:rsid w:val="00360FC1"/>
    <w:rsid w:val="003611CE"/>
    <w:rsid w:val="0036175E"/>
    <w:rsid w:val="0036230C"/>
    <w:rsid w:val="0036246B"/>
    <w:rsid w:val="00362644"/>
    <w:rsid w:val="00362689"/>
    <w:rsid w:val="0036315C"/>
    <w:rsid w:val="00363164"/>
    <w:rsid w:val="00363403"/>
    <w:rsid w:val="00363CFB"/>
    <w:rsid w:val="003642DA"/>
    <w:rsid w:val="003642EF"/>
    <w:rsid w:val="003644D4"/>
    <w:rsid w:val="00364526"/>
    <w:rsid w:val="003646C2"/>
    <w:rsid w:val="00364700"/>
    <w:rsid w:val="003648E9"/>
    <w:rsid w:val="00364A1F"/>
    <w:rsid w:val="003650A1"/>
    <w:rsid w:val="0036531F"/>
    <w:rsid w:val="00365869"/>
    <w:rsid w:val="003660B2"/>
    <w:rsid w:val="00366256"/>
    <w:rsid w:val="0036626F"/>
    <w:rsid w:val="00367296"/>
    <w:rsid w:val="00367472"/>
    <w:rsid w:val="00367602"/>
    <w:rsid w:val="0036779D"/>
    <w:rsid w:val="00367ABB"/>
    <w:rsid w:val="0037070F"/>
    <w:rsid w:val="00370F0D"/>
    <w:rsid w:val="00371DE5"/>
    <w:rsid w:val="00372EA9"/>
    <w:rsid w:val="00374773"/>
    <w:rsid w:val="0037479D"/>
    <w:rsid w:val="00374870"/>
    <w:rsid w:val="00375923"/>
    <w:rsid w:val="00375AC8"/>
    <w:rsid w:val="00375E30"/>
    <w:rsid w:val="0037693C"/>
    <w:rsid w:val="00376EF6"/>
    <w:rsid w:val="00377196"/>
    <w:rsid w:val="00377284"/>
    <w:rsid w:val="00377AB8"/>
    <w:rsid w:val="00377C17"/>
    <w:rsid w:val="00377C66"/>
    <w:rsid w:val="00380183"/>
    <w:rsid w:val="003801BA"/>
    <w:rsid w:val="00380559"/>
    <w:rsid w:val="00380660"/>
    <w:rsid w:val="003808E6"/>
    <w:rsid w:val="003815BB"/>
    <w:rsid w:val="00381716"/>
    <w:rsid w:val="003818D1"/>
    <w:rsid w:val="003818D5"/>
    <w:rsid w:val="003819E2"/>
    <w:rsid w:val="0038204D"/>
    <w:rsid w:val="003822E8"/>
    <w:rsid w:val="00382E3B"/>
    <w:rsid w:val="00382EDC"/>
    <w:rsid w:val="0038316A"/>
    <w:rsid w:val="00383494"/>
    <w:rsid w:val="00383735"/>
    <w:rsid w:val="00383750"/>
    <w:rsid w:val="003846F9"/>
    <w:rsid w:val="003847A8"/>
    <w:rsid w:val="00384BF2"/>
    <w:rsid w:val="00384DDC"/>
    <w:rsid w:val="003856CE"/>
    <w:rsid w:val="0038591D"/>
    <w:rsid w:val="00385A0C"/>
    <w:rsid w:val="00385CD0"/>
    <w:rsid w:val="00385D63"/>
    <w:rsid w:val="003865B4"/>
    <w:rsid w:val="00386D76"/>
    <w:rsid w:val="00386FFE"/>
    <w:rsid w:val="00387317"/>
    <w:rsid w:val="0038754F"/>
    <w:rsid w:val="0038783C"/>
    <w:rsid w:val="00387886"/>
    <w:rsid w:val="003904C2"/>
    <w:rsid w:val="00390A77"/>
    <w:rsid w:val="00390C4C"/>
    <w:rsid w:val="00390D4B"/>
    <w:rsid w:val="00390D84"/>
    <w:rsid w:val="00390E08"/>
    <w:rsid w:val="003916F3"/>
    <w:rsid w:val="00391AEC"/>
    <w:rsid w:val="00392565"/>
    <w:rsid w:val="0039276E"/>
    <w:rsid w:val="00392BD2"/>
    <w:rsid w:val="00392C3F"/>
    <w:rsid w:val="00392DDA"/>
    <w:rsid w:val="00393144"/>
    <w:rsid w:val="003931E8"/>
    <w:rsid w:val="003938F7"/>
    <w:rsid w:val="00393B00"/>
    <w:rsid w:val="00393CF7"/>
    <w:rsid w:val="00394198"/>
    <w:rsid w:val="0039486B"/>
    <w:rsid w:val="0039561E"/>
    <w:rsid w:val="00395703"/>
    <w:rsid w:val="003959C8"/>
    <w:rsid w:val="00395FDD"/>
    <w:rsid w:val="00396045"/>
    <w:rsid w:val="003967DD"/>
    <w:rsid w:val="00397499"/>
    <w:rsid w:val="003979D7"/>
    <w:rsid w:val="003A0631"/>
    <w:rsid w:val="003A1043"/>
    <w:rsid w:val="003A1205"/>
    <w:rsid w:val="003A12EF"/>
    <w:rsid w:val="003A1307"/>
    <w:rsid w:val="003A1579"/>
    <w:rsid w:val="003A16F5"/>
    <w:rsid w:val="003A1CD4"/>
    <w:rsid w:val="003A1DA5"/>
    <w:rsid w:val="003A27FC"/>
    <w:rsid w:val="003A287B"/>
    <w:rsid w:val="003A3177"/>
    <w:rsid w:val="003A39AE"/>
    <w:rsid w:val="003A3A5A"/>
    <w:rsid w:val="003A3AFE"/>
    <w:rsid w:val="003A3B35"/>
    <w:rsid w:val="003A3D50"/>
    <w:rsid w:val="003A3E69"/>
    <w:rsid w:val="003A4248"/>
    <w:rsid w:val="003A435F"/>
    <w:rsid w:val="003A48B5"/>
    <w:rsid w:val="003A50E2"/>
    <w:rsid w:val="003A5913"/>
    <w:rsid w:val="003A5BE0"/>
    <w:rsid w:val="003A5CBD"/>
    <w:rsid w:val="003A630F"/>
    <w:rsid w:val="003A65E2"/>
    <w:rsid w:val="003A65ED"/>
    <w:rsid w:val="003A6779"/>
    <w:rsid w:val="003A6B67"/>
    <w:rsid w:val="003A6BE2"/>
    <w:rsid w:val="003A6C1B"/>
    <w:rsid w:val="003A6C66"/>
    <w:rsid w:val="003A6D21"/>
    <w:rsid w:val="003A75C6"/>
    <w:rsid w:val="003A7AF5"/>
    <w:rsid w:val="003A7C51"/>
    <w:rsid w:val="003B0258"/>
    <w:rsid w:val="003B0809"/>
    <w:rsid w:val="003B087D"/>
    <w:rsid w:val="003B130F"/>
    <w:rsid w:val="003B15CC"/>
    <w:rsid w:val="003B1898"/>
    <w:rsid w:val="003B22B7"/>
    <w:rsid w:val="003B2352"/>
    <w:rsid w:val="003B263A"/>
    <w:rsid w:val="003B3109"/>
    <w:rsid w:val="003B3179"/>
    <w:rsid w:val="003B353E"/>
    <w:rsid w:val="003B386F"/>
    <w:rsid w:val="003B3AFB"/>
    <w:rsid w:val="003B3D1F"/>
    <w:rsid w:val="003B49EA"/>
    <w:rsid w:val="003B4D2D"/>
    <w:rsid w:val="003B5235"/>
    <w:rsid w:val="003B5501"/>
    <w:rsid w:val="003B5543"/>
    <w:rsid w:val="003B5634"/>
    <w:rsid w:val="003B59ED"/>
    <w:rsid w:val="003B5DEA"/>
    <w:rsid w:val="003B5EC5"/>
    <w:rsid w:val="003B6612"/>
    <w:rsid w:val="003B6DF6"/>
    <w:rsid w:val="003B74F2"/>
    <w:rsid w:val="003B7ACC"/>
    <w:rsid w:val="003B7BE5"/>
    <w:rsid w:val="003B7F01"/>
    <w:rsid w:val="003C020C"/>
    <w:rsid w:val="003C0CE2"/>
    <w:rsid w:val="003C143B"/>
    <w:rsid w:val="003C1511"/>
    <w:rsid w:val="003C165C"/>
    <w:rsid w:val="003C174D"/>
    <w:rsid w:val="003C2281"/>
    <w:rsid w:val="003C25F7"/>
    <w:rsid w:val="003C2A58"/>
    <w:rsid w:val="003C2A8B"/>
    <w:rsid w:val="003C2B9D"/>
    <w:rsid w:val="003C2C45"/>
    <w:rsid w:val="003C37FD"/>
    <w:rsid w:val="003C3A37"/>
    <w:rsid w:val="003C4177"/>
    <w:rsid w:val="003C426B"/>
    <w:rsid w:val="003C46DB"/>
    <w:rsid w:val="003C47AC"/>
    <w:rsid w:val="003C4B88"/>
    <w:rsid w:val="003C4F00"/>
    <w:rsid w:val="003C51F4"/>
    <w:rsid w:val="003C53F3"/>
    <w:rsid w:val="003C5690"/>
    <w:rsid w:val="003C5D8D"/>
    <w:rsid w:val="003C6499"/>
    <w:rsid w:val="003C68B1"/>
    <w:rsid w:val="003C72C5"/>
    <w:rsid w:val="003C7567"/>
    <w:rsid w:val="003D014F"/>
    <w:rsid w:val="003D015D"/>
    <w:rsid w:val="003D0CA5"/>
    <w:rsid w:val="003D0DCF"/>
    <w:rsid w:val="003D1891"/>
    <w:rsid w:val="003D1A4F"/>
    <w:rsid w:val="003D1B9D"/>
    <w:rsid w:val="003D1EFE"/>
    <w:rsid w:val="003D1FD6"/>
    <w:rsid w:val="003D21BF"/>
    <w:rsid w:val="003D23BD"/>
    <w:rsid w:val="003D2CE0"/>
    <w:rsid w:val="003D2F15"/>
    <w:rsid w:val="003D2FED"/>
    <w:rsid w:val="003D35A8"/>
    <w:rsid w:val="003D390F"/>
    <w:rsid w:val="003D417B"/>
    <w:rsid w:val="003D4CEE"/>
    <w:rsid w:val="003D4E80"/>
    <w:rsid w:val="003D5357"/>
    <w:rsid w:val="003D53FE"/>
    <w:rsid w:val="003D598A"/>
    <w:rsid w:val="003D5A6B"/>
    <w:rsid w:val="003D5CD1"/>
    <w:rsid w:val="003D60DC"/>
    <w:rsid w:val="003D6304"/>
    <w:rsid w:val="003D689E"/>
    <w:rsid w:val="003D6BCF"/>
    <w:rsid w:val="003D6CCA"/>
    <w:rsid w:val="003D6E4B"/>
    <w:rsid w:val="003D707D"/>
    <w:rsid w:val="003D70FA"/>
    <w:rsid w:val="003D7B50"/>
    <w:rsid w:val="003D7BCC"/>
    <w:rsid w:val="003E04E3"/>
    <w:rsid w:val="003E08D3"/>
    <w:rsid w:val="003E0CFC"/>
    <w:rsid w:val="003E108E"/>
    <w:rsid w:val="003E14D0"/>
    <w:rsid w:val="003E1B5D"/>
    <w:rsid w:val="003E1BA1"/>
    <w:rsid w:val="003E1CE2"/>
    <w:rsid w:val="003E1D16"/>
    <w:rsid w:val="003E1DBE"/>
    <w:rsid w:val="003E26DF"/>
    <w:rsid w:val="003E2E86"/>
    <w:rsid w:val="003E301D"/>
    <w:rsid w:val="003E324A"/>
    <w:rsid w:val="003E4DDA"/>
    <w:rsid w:val="003E4F03"/>
    <w:rsid w:val="003E5980"/>
    <w:rsid w:val="003E62E0"/>
    <w:rsid w:val="003E68F9"/>
    <w:rsid w:val="003E6A16"/>
    <w:rsid w:val="003E6C62"/>
    <w:rsid w:val="003E75AC"/>
    <w:rsid w:val="003F0838"/>
    <w:rsid w:val="003F1AA7"/>
    <w:rsid w:val="003F22BE"/>
    <w:rsid w:val="003F28B1"/>
    <w:rsid w:val="003F2930"/>
    <w:rsid w:val="003F297F"/>
    <w:rsid w:val="003F31AE"/>
    <w:rsid w:val="003F3467"/>
    <w:rsid w:val="003F354F"/>
    <w:rsid w:val="003F3573"/>
    <w:rsid w:val="003F3D81"/>
    <w:rsid w:val="003F42D7"/>
    <w:rsid w:val="003F4C78"/>
    <w:rsid w:val="003F504E"/>
    <w:rsid w:val="003F6261"/>
    <w:rsid w:val="003F661D"/>
    <w:rsid w:val="003F6881"/>
    <w:rsid w:val="003F6A40"/>
    <w:rsid w:val="003F7438"/>
    <w:rsid w:val="003F7630"/>
    <w:rsid w:val="003F76BE"/>
    <w:rsid w:val="003F7B70"/>
    <w:rsid w:val="003F7DCC"/>
    <w:rsid w:val="003F7EAA"/>
    <w:rsid w:val="004001C2"/>
    <w:rsid w:val="004006BC"/>
    <w:rsid w:val="004006C4"/>
    <w:rsid w:val="00400F2C"/>
    <w:rsid w:val="004010EA"/>
    <w:rsid w:val="004012A8"/>
    <w:rsid w:val="0040199B"/>
    <w:rsid w:val="00401E60"/>
    <w:rsid w:val="00402731"/>
    <w:rsid w:val="00402E6B"/>
    <w:rsid w:val="00402F00"/>
    <w:rsid w:val="00402F2C"/>
    <w:rsid w:val="00403070"/>
    <w:rsid w:val="004037E1"/>
    <w:rsid w:val="00403B6D"/>
    <w:rsid w:val="00403F29"/>
    <w:rsid w:val="00404063"/>
    <w:rsid w:val="0040418D"/>
    <w:rsid w:val="00404390"/>
    <w:rsid w:val="00404575"/>
    <w:rsid w:val="00404A06"/>
    <w:rsid w:val="00404EEF"/>
    <w:rsid w:val="00405436"/>
    <w:rsid w:val="004062B4"/>
    <w:rsid w:val="00406E14"/>
    <w:rsid w:val="004070D3"/>
    <w:rsid w:val="004077CE"/>
    <w:rsid w:val="0041013C"/>
    <w:rsid w:val="00411CD5"/>
    <w:rsid w:val="0041275B"/>
    <w:rsid w:val="004129D7"/>
    <w:rsid w:val="00412C01"/>
    <w:rsid w:val="00412C40"/>
    <w:rsid w:val="004136D1"/>
    <w:rsid w:val="00413EBC"/>
    <w:rsid w:val="00413F48"/>
    <w:rsid w:val="0041408C"/>
    <w:rsid w:val="004140D2"/>
    <w:rsid w:val="004142A1"/>
    <w:rsid w:val="004151BB"/>
    <w:rsid w:val="004153DB"/>
    <w:rsid w:val="004155F1"/>
    <w:rsid w:val="00415621"/>
    <w:rsid w:val="00415F91"/>
    <w:rsid w:val="004167AD"/>
    <w:rsid w:val="00416B85"/>
    <w:rsid w:val="00416BD7"/>
    <w:rsid w:val="00416C0E"/>
    <w:rsid w:val="00417257"/>
    <w:rsid w:val="00417E27"/>
    <w:rsid w:val="00420D44"/>
    <w:rsid w:val="004211FC"/>
    <w:rsid w:val="00421332"/>
    <w:rsid w:val="00421642"/>
    <w:rsid w:val="004217B7"/>
    <w:rsid w:val="00421DCF"/>
    <w:rsid w:val="00422378"/>
    <w:rsid w:val="004227AA"/>
    <w:rsid w:val="004228DD"/>
    <w:rsid w:val="00422FB9"/>
    <w:rsid w:val="004233D1"/>
    <w:rsid w:val="004235B5"/>
    <w:rsid w:val="0042368C"/>
    <w:rsid w:val="00423B27"/>
    <w:rsid w:val="00423C9E"/>
    <w:rsid w:val="00424438"/>
    <w:rsid w:val="004248BE"/>
    <w:rsid w:val="00424976"/>
    <w:rsid w:val="00424A56"/>
    <w:rsid w:val="00424B68"/>
    <w:rsid w:val="00424FD4"/>
    <w:rsid w:val="004250A5"/>
    <w:rsid w:val="00425654"/>
    <w:rsid w:val="004259E4"/>
    <w:rsid w:val="00425DFC"/>
    <w:rsid w:val="00425FB5"/>
    <w:rsid w:val="00426031"/>
    <w:rsid w:val="00426210"/>
    <w:rsid w:val="004262F0"/>
    <w:rsid w:val="00426342"/>
    <w:rsid w:val="00426462"/>
    <w:rsid w:val="004265F0"/>
    <w:rsid w:val="00426AE5"/>
    <w:rsid w:val="00426BBF"/>
    <w:rsid w:val="00427145"/>
    <w:rsid w:val="00427421"/>
    <w:rsid w:val="004300D9"/>
    <w:rsid w:val="004305BF"/>
    <w:rsid w:val="00431278"/>
    <w:rsid w:val="0043139C"/>
    <w:rsid w:val="004315CC"/>
    <w:rsid w:val="004316B3"/>
    <w:rsid w:val="00431ADE"/>
    <w:rsid w:val="0043285A"/>
    <w:rsid w:val="0043285D"/>
    <w:rsid w:val="004332EF"/>
    <w:rsid w:val="0043333B"/>
    <w:rsid w:val="0043355C"/>
    <w:rsid w:val="00433850"/>
    <w:rsid w:val="00433F7D"/>
    <w:rsid w:val="0043410B"/>
    <w:rsid w:val="004342F2"/>
    <w:rsid w:val="00434F25"/>
    <w:rsid w:val="00435866"/>
    <w:rsid w:val="004358F3"/>
    <w:rsid w:val="00435E2E"/>
    <w:rsid w:val="00436BC2"/>
    <w:rsid w:val="0043722D"/>
    <w:rsid w:val="004376C9"/>
    <w:rsid w:val="00437E69"/>
    <w:rsid w:val="00437FAF"/>
    <w:rsid w:val="004401D9"/>
    <w:rsid w:val="0044030D"/>
    <w:rsid w:val="0044032C"/>
    <w:rsid w:val="004406C9"/>
    <w:rsid w:val="004407CF"/>
    <w:rsid w:val="004408A9"/>
    <w:rsid w:val="00440932"/>
    <w:rsid w:val="00440A85"/>
    <w:rsid w:val="00440E20"/>
    <w:rsid w:val="00440E9E"/>
    <w:rsid w:val="00441C46"/>
    <w:rsid w:val="00441D72"/>
    <w:rsid w:val="00442AD2"/>
    <w:rsid w:val="004434BD"/>
    <w:rsid w:val="0044354F"/>
    <w:rsid w:val="004438B3"/>
    <w:rsid w:val="00444601"/>
    <w:rsid w:val="00444BAA"/>
    <w:rsid w:val="00444D0E"/>
    <w:rsid w:val="00445605"/>
    <w:rsid w:val="00445644"/>
    <w:rsid w:val="004456CF"/>
    <w:rsid w:val="0044575C"/>
    <w:rsid w:val="00445BA0"/>
    <w:rsid w:val="00445C92"/>
    <w:rsid w:val="004461EB"/>
    <w:rsid w:val="00446673"/>
    <w:rsid w:val="00446C38"/>
    <w:rsid w:val="00446D85"/>
    <w:rsid w:val="00446E21"/>
    <w:rsid w:val="00447061"/>
    <w:rsid w:val="00447182"/>
    <w:rsid w:val="00447249"/>
    <w:rsid w:val="004472ED"/>
    <w:rsid w:val="004474D5"/>
    <w:rsid w:val="00447B29"/>
    <w:rsid w:val="0045046F"/>
    <w:rsid w:val="00450556"/>
    <w:rsid w:val="00450648"/>
    <w:rsid w:val="004507B8"/>
    <w:rsid w:val="0045113D"/>
    <w:rsid w:val="0045220D"/>
    <w:rsid w:val="0045221E"/>
    <w:rsid w:val="0045235A"/>
    <w:rsid w:val="00452595"/>
    <w:rsid w:val="0045290B"/>
    <w:rsid w:val="00453224"/>
    <w:rsid w:val="00453815"/>
    <w:rsid w:val="00453CEC"/>
    <w:rsid w:val="00453F21"/>
    <w:rsid w:val="004546C3"/>
    <w:rsid w:val="00454B81"/>
    <w:rsid w:val="004551D3"/>
    <w:rsid w:val="00455741"/>
    <w:rsid w:val="004557AA"/>
    <w:rsid w:val="00455D6C"/>
    <w:rsid w:val="00455E6C"/>
    <w:rsid w:val="00455F1E"/>
    <w:rsid w:val="00456441"/>
    <w:rsid w:val="00456760"/>
    <w:rsid w:val="00457180"/>
    <w:rsid w:val="0045745C"/>
    <w:rsid w:val="0045746E"/>
    <w:rsid w:val="00457E0D"/>
    <w:rsid w:val="00461062"/>
    <w:rsid w:val="004613B5"/>
    <w:rsid w:val="0046176B"/>
    <w:rsid w:val="00461B38"/>
    <w:rsid w:val="00461C93"/>
    <w:rsid w:val="00461F4B"/>
    <w:rsid w:val="004626EC"/>
    <w:rsid w:val="00462A9B"/>
    <w:rsid w:val="00462CD7"/>
    <w:rsid w:val="00462F5F"/>
    <w:rsid w:val="00463718"/>
    <w:rsid w:val="00463F34"/>
    <w:rsid w:val="00464050"/>
    <w:rsid w:val="004642F9"/>
    <w:rsid w:val="00464403"/>
    <w:rsid w:val="0046458A"/>
    <w:rsid w:val="00464638"/>
    <w:rsid w:val="00464E98"/>
    <w:rsid w:val="00465313"/>
    <w:rsid w:val="0046558A"/>
    <w:rsid w:val="00465614"/>
    <w:rsid w:val="004660C4"/>
    <w:rsid w:val="00466136"/>
    <w:rsid w:val="0046724F"/>
    <w:rsid w:val="0046732F"/>
    <w:rsid w:val="00467BD0"/>
    <w:rsid w:val="00470026"/>
    <w:rsid w:val="00470112"/>
    <w:rsid w:val="00470166"/>
    <w:rsid w:val="0047042F"/>
    <w:rsid w:val="00470C6A"/>
    <w:rsid w:val="00471111"/>
    <w:rsid w:val="004716BF"/>
    <w:rsid w:val="0047195F"/>
    <w:rsid w:val="00471E41"/>
    <w:rsid w:val="00472345"/>
    <w:rsid w:val="00472579"/>
    <w:rsid w:val="004727F8"/>
    <w:rsid w:val="00472BC7"/>
    <w:rsid w:val="004730EF"/>
    <w:rsid w:val="004733E9"/>
    <w:rsid w:val="004735AC"/>
    <w:rsid w:val="00473606"/>
    <w:rsid w:val="00473753"/>
    <w:rsid w:val="00473B02"/>
    <w:rsid w:val="00474183"/>
    <w:rsid w:val="0047448F"/>
    <w:rsid w:val="0047514D"/>
    <w:rsid w:val="0047556A"/>
    <w:rsid w:val="004759ED"/>
    <w:rsid w:val="00476097"/>
    <w:rsid w:val="0047630D"/>
    <w:rsid w:val="00476396"/>
    <w:rsid w:val="004765F3"/>
    <w:rsid w:val="00476A0A"/>
    <w:rsid w:val="00476AB6"/>
    <w:rsid w:val="00476AFA"/>
    <w:rsid w:val="00476B4B"/>
    <w:rsid w:val="004772D6"/>
    <w:rsid w:val="004774F0"/>
    <w:rsid w:val="0048063D"/>
    <w:rsid w:val="0048075B"/>
    <w:rsid w:val="0048082B"/>
    <w:rsid w:val="00481FA9"/>
    <w:rsid w:val="00482126"/>
    <w:rsid w:val="00482285"/>
    <w:rsid w:val="00482613"/>
    <w:rsid w:val="00482749"/>
    <w:rsid w:val="00483546"/>
    <w:rsid w:val="00483B9C"/>
    <w:rsid w:val="00483C86"/>
    <w:rsid w:val="00483F7D"/>
    <w:rsid w:val="0048501D"/>
    <w:rsid w:val="004857F5"/>
    <w:rsid w:val="004857FE"/>
    <w:rsid w:val="00485F0D"/>
    <w:rsid w:val="00486156"/>
    <w:rsid w:val="004864B4"/>
    <w:rsid w:val="004867D7"/>
    <w:rsid w:val="00486911"/>
    <w:rsid w:val="004872B9"/>
    <w:rsid w:val="0048748B"/>
    <w:rsid w:val="004874A4"/>
    <w:rsid w:val="00487548"/>
    <w:rsid w:val="00490078"/>
    <w:rsid w:val="004902F7"/>
    <w:rsid w:val="0049041A"/>
    <w:rsid w:val="00490540"/>
    <w:rsid w:val="0049063A"/>
    <w:rsid w:val="00490A47"/>
    <w:rsid w:val="0049120F"/>
    <w:rsid w:val="00491827"/>
    <w:rsid w:val="00491C44"/>
    <w:rsid w:val="00492179"/>
    <w:rsid w:val="0049257D"/>
    <w:rsid w:val="00492863"/>
    <w:rsid w:val="00492A53"/>
    <w:rsid w:val="00492FB6"/>
    <w:rsid w:val="00493137"/>
    <w:rsid w:val="004933EB"/>
    <w:rsid w:val="00494359"/>
    <w:rsid w:val="00494739"/>
    <w:rsid w:val="00494969"/>
    <w:rsid w:val="00494C13"/>
    <w:rsid w:val="00495523"/>
    <w:rsid w:val="00495A2E"/>
    <w:rsid w:val="00495DA7"/>
    <w:rsid w:val="00496687"/>
    <w:rsid w:val="004966BE"/>
    <w:rsid w:val="004966EE"/>
    <w:rsid w:val="00496D7B"/>
    <w:rsid w:val="00497D20"/>
    <w:rsid w:val="004A0138"/>
    <w:rsid w:val="004A024B"/>
    <w:rsid w:val="004A0A07"/>
    <w:rsid w:val="004A0D74"/>
    <w:rsid w:val="004A12A7"/>
    <w:rsid w:val="004A1772"/>
    <w:rsid w:val="004A1BB8"/>
    <w:rsid w:val="004A238A"/>
    <w:rsid w:val="004A26BB"/>
    <w:rsid w:val="004A270E"/>
    <w:rsid w:val="004A2A68"/>
    <w:rsid w:val="004A2E1E"/>
    <w:rsid w:val="004A317E"/>
    <w:rsid w:val="004A320E"/>
    <w:rsid w:val="004A3C73"/>
    <w:rsid w:val="004A472A"/>
    <w:rsid w:val="004A5697"/>
    <w:rsid w:val="004A5833"/>
    <w:rsid w:val="004A5947"/>
    <w:rsid w:val="004A5E84"/>
    <w:rsid w:val="004A60D0"/>
    <w:rsid w:val="004A66EC"/>
    <w:rsid w:val="004A6A65"/>
    <w:rsid w:val="004A6C09"/>
    <w:rsid w:val="004A6D18"/>
    <w:rsid w:val="004A6E7D"/>
    <w:rsid w:val="004A7049"/>
    <w:rsid w:val="004A74EB"/>
    <w:rsid w:val="004A7DED"/>
    <w:rsid w:val="004B0203"/>
    <w:rsid w:val="004B0452"/>
    <w:rsid w:val="004B0BD1"/>
    <w:rsid w:val="004B0D3E"/>
    <w:rsid w:val="004B1E50"/>
    <w:rsid w:val="004B1E58"/>
    <w:rsid w:val="004B221A"/>
    <w:rsid w:val="004B2435"/>
    <w:rsid w:val="004B24FB"/>
    <w:rsid w:val="004B2724"/>
    <w:rsid w:val="004B2DC7"/>
    <w:rsid w:val="004B2DFC"/>
    <w:rsid w:val="004B315B"/>
    <w:rsid w:val="004B3359"/>
    <w:rsid w:val="004B33EE"/>
    <w:rsid w:val="004B3438"/>
    <w:rsid w:val="004B355E"/>
    <w:rsid w:val="004B3709"/>
    <w:rsid w:val="004B3933"/>
    <w:rsid w:val="004B3BFD"/>
    <w:rsid w:val="004B3CBE"/>
    <w:rsid w:val="004B41E0"/>
    <w:rsid w:val="004B4628"/>
    <w:rsid w:val="004B4F3A"/>
    <w:rsid w:val="004B51F3"/>
    <w:rsid w:val="004B55BA"/>
    <w:rsid w:val="004B58FE"/>
    <w:rsid w:val="004B6019"/>
    <w:rsid w:val="004B63C6"/>
    <w:rsid w:val="004B68B6"/>
    <w:rsid w:val="004B6A83"/>
    <w:rsid w:val="004B6ED2"/>
    <w:rsid w:val="004B6ED7"/>
    <w:rsid w:val="004B7143"/>
    <w:rsid w:val="004B7614"/>
    <w:rsid w:val="004B7E52"/>
    <w:rsid w:val="004B7FA0"/>
    <w:rsid w:val="004C0270"/>
    <w:rsid w:val="004C04DA"/>
    <w:rsid w:val="004C10F5"/>
    <w:rsid w:val="004C1124"/>
    <w:rsid w:val="004C117A"/>
    <w:rsid w:val="004C11E8"/>
    <w:rsid w:val="004C20B4"/>
    <w:rsid w:val="004C20CC"/>
    <w:rsid w:val="004C2122"/>
    <w:rsid w:val="004C2EE7"/>
    <w:rsid w:val="004C338B"/>
    <w:rsid w:val="004C38B9"/>
    <w:rsid w:val="004C53D2"/>
    <w:rsid w:val="004C549C"/>
    <w:rsid w:val="004C59BA"/>
    <w:rsid w:val="004C5B49"/>
    <w:rsid w:val="004C5E4F"/>
    <w:rsid w:val="004C61C9"/>
    <w:rsid w:val="004C62A5"/>
    <w:rsid w:val="004C645B"/>
    <w:rsid w:val="004C64BF"/>
    <w:rsid w:val="004C652E"/>
    <w:rsid w:val="004C671D"/>
    <w:rsid w:val="004C702B"/>
    <w:rsid w:val="004C70E0"/>
    <w:rsid w:val="004C73DB"/>
    <w:rsid w:val="004C743D"/>
    <w:rsid w:val="004D01BB"/>
    <w:rsid w:val="004D0A9A"/>
    <w:rsid w:val="004D111E"/>
    <w:rsid w:val="004D13B6"/>
    <w:rsid w:val="004D142D"/>
    <w:rsid w:val="004D1FA2"/>
    <w:rsid w:val="004D2870"/>
    <w:rsid w:val="004D2D1C"/>
    <w:rsid w:val="004D2EDE"/>
    <w:rsid w:val="004D3409"/>
    <w:rsid w:val="004D3991"/>
    <w:rsid w:val="004D3F48"/>
    <w:rsid w:val="004D4929"/>
    <w:rsid w:val="004D4AE0"/>
    <w:rsid w:val="004D4BA9"/>
    <w:rsid w:val="004D4BE0"/>
    <w:rsid w:val="004D5039"/>
    <w:rsid w:val="004D5198"/>
    <w:rsid w:val="004D5E7F"/>
    <w:rsid w:val="004D61F0"/>
    <w:rsid w:val="004D714A"/>
    <w:rsid w:val="004D7199"/>
    <w:rsid w:val="004D72D5"/>
    <w:rsid w:val="004D74DF"/>
    <w:rsid w:val="004D78D3"/>
    <w:rsid w:val="004D7B12"/>
    <w:rsid w:val="004D7B8F"/>
    <w:rsid w:val="004D7F50"/>
    <w:rsid w:val="004D7FBF"/>
    <w:rsid w:val="004E01A1"/>
    <w:rsid w:val="004E02DD"/>
    <w:rsid w:val="004E0B31"/>
    <w:rsid w:val="004E0C48"/>
    <w:rsid w:val="004E0FC0"/>
    <w:rsid w:val="004E14B3"/>
    <w:rsid w:val="004E14F3"/>
    <w:rsid w:val="004E1999"/>
    <w:rsid w:val="004E1CD6"/>
    <w:rsid w:val="004E2CD1"/>
    <w:rsid w:val="004E2E44"/>
    <w:rsid w:val="004E2ECB"/>
    <w:rsid w:val="004E3399"/>
    <w:rsid w:val="004E3900"/>
    <w:rsid w:val="004E3D2D"/>
    <w:rsid w:val="004E3DEE"/>
    <w:rsid w:val="004E4202"/>
    <w:rsid w:val="004E4230"/>
    <w:rsid w:val="004E47C9"/>
    <w:rsid w:val="004E48C0"/>
    <w:rsid w:val="004E4F3F"/>
    <w:rsid w:val="004E5289"/>
    <w:rsid w:val="004E5380"/>
    <w:rsid w:val="004E56B9"/>
    <w:rsid w:val="004E62A9"/>
    <w:rsid w:val="004E6735"/>
    <w:rsid w:val="004E6A21"/>
    <w:rsid w:val="004E6A64"/>
    <w:rsid w:val="004E6AC8"/>
    <w:rsid w:val="004E76A8"/>
    <w:rsid w:val="004E775F"/>
    <w:rsid w:val="004E7763"/>
    <w:rsid w:val="004E7B0F"/>
    <w:rsid w:val="004E7F18"/>
    <w:rsid w:val="004F0CC1"/>
    <w:rsid w:val="004F0CFB"/>
    <w:rsid w:val="004F11CA"/>
    <w:rsid w:val="004F12D6"/>
    <w:rsid w:val="004F15EB"/>
    <w:rsid w:val="004F1BA9"/>
    <w:rsid w:val="004F2475"/>
    <w:rsid w:val="004F298A"/>
    <w:rsid w:val="004F3014"/>
    <w:rsid w:val="004F3236"/>
    <w:rsid w:val="004F3A37"/>
    <w:rsid w:val="004F3ED4"/>
    <w:rsid w:val="004F41B8"/>
    <w:rsid w:val="004F46BB"/>
    <w:rsid w:val="004F4764"/>
    <w:rsid w:val="004F485B"/>
    <w:rsid w:val="004F4B4D"/>
    <w:rsid w:val="004F529F"/>
    <w:rsid w:val="004F565C"/>
    <w:rsid w:val="004F5966"/>
    <w:rsid w:val="004F5FB5"/>
    <w:rsid w:val="004F6089"/>
    <w:rsid w:val="004F645E"/>
    <w:rsid w:val="004F6694"/>
    <w:rsid w:val="004F6A18"/>
    <w:rsid w:val="004F7899"/>
    <w:rsid w:val="004F7E41"/>
    <w:rsid w:val="004F7EC4"/>
    <w:rsid w:val="0050020F"/>
    <w:rsid w:val="00500FA8"/>
    <w:rsid w:val="005011C2"/>
    <w:rsid w:val="00501339"/>
    <w:rsid w:val="005013A9"/>
    <w:rsid w:val="0050172B"/>
    <w:rsid w:val="00501F8A"/>
    <w:rsid w:val="00502799"/>
    <w:rsid w:val="00502E45"/>
    <w:rsid w:val="00504EB9"/>
    <w:rsid w:val="0050516A"/>
    <w:rsid w:val="00505452"/>
    <w:rsid w:val="00505539"/>
    <w:rsid w:val="005058A4"/>
    <w:rsid w:val="00505FFA"/>
    <w:rsid w:val="00506569"/>
    <w:rsid w:val="00506784"/>
    <w:rsid w:val="00506E4C"/>
    <w:rsid w:val="00507157"/>
    <w:rsid w:val="00507227"/>
    <w:rsid w:val="0050726C"/>
    <w:rsid w:val="00507949"/>
    <w:rsid w:val="00510EE6"/>
    <w:rsid w:val="00511138"/>
    <w:rsid w:val="0051126C"/>
    <w:rsid w:val="0051149B"/>
    <w:rsid w:val="00511A2E"/>
    <w:rsid w:val="00512061"/>
    <w:rsid w:val="00512430"/>
    <w:rsid w:val="005124A1"/>
    <w:rsid w:val="005125F5"/>
    <w:rsid w:val="00513630"/>
    <w:rsid w:val="00513784"/>
    <w:rsid w:val="005143A9"/>
    <w:rsid w:val="0051441B"/>
    <w:rsid w:val="0051470E"/>
    <w:rsid w:val="00514A5A"/>
    <w:rsid w:val="00514CCA"/>
    <w:rsid w:val="00514F89"/>
    <w:rsid w:val="005153D9"/>
    <w:rsid w:val="005155F0"/>
    <w:rsid w:val="005158A8"/>
    <w:rsid w:val="00515F55"/>
    <w:rsid w:val="005168E0"/>
    <w:rsid w:val="00516FBE"/>
    <w:rsid w:val="00517061"/>
    <w:rsid w:val="005171A0"/>
    <w:rsid w:val="0051734E"/>
    <w:rsid w:val="005173F7"/>
    <w:rsid w:val="00517619"/>
    <w:rsid w:val="00517A78"/>
    <w:rsid w:val="00517E89"/>
    <w:rsid w:val="005209D8"/>
    <w:rsid w:val="005209F5"/>
    <w:rsid w:val="00520C5D"/>
    <w:rsid w:val="00521103"/>
    <w:rsid w:val="00521793"/>
    <w:rsid w:val="00521D21"/>
    <w:rsid w:val="00522597"/>
    <w:rsid w:val="00522809"/>
    <w:rsid w:val="00522847"/>
    <w:rsid w:val="0052294D"/>
    <w:rsid w:val="005231F2"/>
    <w:rsid w:val="005232DB"/>
    <w:rsid w:val="005238A3"/>
    <w:rsid w:val="00523E66"/>
    <w:rsid w:val="00523F99"/>
    <w:rsid w:val="00524009"/>
    <w:rsid w:val="0052403C"/>
    <w:rsid w:val="005246F6"/>
    <w:rsid w:val="0052479E"/>
    <w:rsid w:val="00524E5F"/>
    <w:rsid w:val="00525277"/>
    <w:rsid w:val="00525355"/>
    <w:rsid w:val="00525873"/>
    <w:rsid w:val="00526533"/>
    <w:rsid w:val="005268C2"/>
    <w:rsid w:val="005269CD"/>
    <w:rsid w:val="00526DDB"/>
    <w:rsid w:val="00526F1D"/>
    <w:rsid w:val="00527273"/>
    <w:rsid w:val="00527AB6"/>
    <w:rsid w:val="00527B07"/>
    <w:rsid w:val="00527B12"/>
    <w:rsid w:val="00527CDF"/>
    <w:rsid w:val="0053082F"/>
    <w:rsid w:val="005312F1"/>
    <w:rsid w:val="0053155A"/>
    <w:rsid w:val="005318FE"/>
    <w:rsid w:val="00531D09"/>
    <w:rsid w:val="00531F38"/>
    <w:rsid w:val="005322CB"/>
    <w:rsid w:val="00532934"/>
    <w:rsid w:val="0053346D"/>
    <w:rsid w:val="005338C8"/>
    <w:rsid w:val="00534484"/>
    <w:rsid w:val="00534822"/>
    <w:rsid w:val="005349E0"/>
    <w:rsid w:val="00534E21"/>
    <w:rsid w:val="005355B9"/>
    <w:rsid w:val="00535738"/>
    <w:rsid w:val="005358F2"/>
    <w:rsid w:val="00535F13"/>
    <w:rsid w:val="00536340"/>
    <w:rsid w:val="0053636F"/>
    <w:rsid w:val="00537664"/>
    <w:rsid w:val="005376DF"/>
    <w:rsid w:val="00537DE1"/>
    <w:rsid w:val="00537F10"/>
    <w:rsid w:val="0054008A"/>
    <w:rsid w:val="00540643"/>
    <w:rsid w:val="00540ABF"/>
    <w:rsid w:val="00540CCB"/>
    <w:rsid w:val="00540E12"/>
    <w:rsid w:val="00541104"/>
    <w:rsid w:val="0054199A"/>
    <w:rsid w:val="00541D94"/>
    <w:rsid w:val="0054251E"/>
    <w:rsid w:val="005426E5"/>
    <w:rsid w:val="00542CA9"/>
    <w:rsid w:val="00542D5C"/>
    <w:rsid w:val="00542E84"/>
    <w:rsid w:val="00543740"/>
    <w:rsid w:val="005439E7"/>
    <w:rsid w:val="00543B2C"/>
    <w:rsid w:val="00543D27"/>
    <w:rsid w:val="00543D6D"/>
    <w:rsid w:val="005440A6"/>
    <w:rsid w:val="00544430"/>
    <w:rsid w:val="005447BD"/>
    <w:rsid w:val="0054515F"/>
    <w:rsid w:val="005452D6"/>
    <w:rsid w:val="00545456"/>
    <w:rsid w:val="005455FC"/>
    <w:rsid w:val="005458B9"/>
    <w:rsid w:val="00545C11"/>
    <w:rsid w:val="00545C88"/>
    <w:rsid w:val="00545E0E"/>
    <w:rsid w:val="00546CF9"/>
    <w:rsid w:val="00547647"/>
    <w:rsid w:val="0055003A"/>
    <w:rsid w:val="00551D9F"/>
    <w:rsid w:val="00551F3A"/>
    <w:rsid w:val="005527F6"/>
    <w:rsid w:val="005529D4"/>
    <w:rsid w:val="005529D6"/>
    <w:rsid w:val="00552BD0"/>
    <w:rsid w:val="00552BE2"/>
    <w:rsid w:val="0055300A"/>
    <w:rsid w:val="00553356"/>
    <w:rsid w:val="00553614"/>
    <w:rsid w:val="00553B35"/>
    <w:rsid w:val="00553DA8"/>
    <w:rsid w:val="00554112"/>
    <w:rsid w:val="00554299"/>
    <w:rsid w:val="00555282"/>
    <w:rsid w:val="0055579C"/>
    <w:rsid w:val="0055589A"/>
    <w:rsid w:val="00555CBC"/>
    <w:rsid w:val="00555D53"/>
    <w:rsid w:val="00555DD7"/>
    <w:rsid w:val="005565E4"/>
    <w:rsid w:val="0055662B"/>
    <w:rsid w:val="005567D0"/>
    <w:rsid w:val="00556B51"/>
    <w:rsid w:val="00556E7D"/>
    <w:rsid w:val="0055728B"/>
    <w:rsid w:val="0055785A"/>
    <w:rsid w:val="005579ED"/>
    <w:rsid w:val="00557CFE"/>
    <w:rsid w:val="00560A2E"/>
    <w:rsid w:val="00560B3F"/>
    <w:rsid w:val="00560E66"/>
    <w:rsid w:val="00560ECC"/>
    <w:rsid w:val="00560F3F"/>
    <w:rsid w:val="005616C0"/>
    <w:rsid w:val="00561CDE"/>
    <w:rsid w:val="005625B4"/>
    <w:rsid w:val="00562782"/>
    <w:rsid w:val="00562ACB"/>
    <w:rsid w:val="0056306F"/>
    <w:rsid w:val="00563350"/>
    <w:rsid w:val="005633BF"/>
    <w:rsid w:val="005636B8"/>
    <w:rsid w:val="00563F04"/>
    <w:rsid w:val="00563F92"/>
    <w:rsid w:val="00564001"/>
    <w:rsid w:val="005645F0"/>
    <w:rsid w:val="00564AE1"/>
    <w:rsid w:val="00565130"/>
    <w:rsid w:val="00565370"/>
    <w:rsid w:val="005653F4"/>
    <w:rsid w:val="00565729"/>
    <w:rsid w:val="005657AE"/>
    <w:rsid w:val="00565C19"/>
    <w:rsid w:val="00565C6A"/>
    <w:rsid w:val="005663A0"/>
    <w:rsid w:val="00567241"/>
    <w:rsid w:val="0056727E"/>
    <w:rsid w:val="005675A3"/>
    <w:rsid w:val="00567E9E"/>
    <w:rsid w:val="00567F64"/>
    <w:rsid w:val="005706D3"/>
    <w:rsid w:val="00570DB6"/>
    <w:rsid w:val="00570DD5"/>
    <w:rsid w:val="00570E54"/>
    <w:rsid w:val="00571263"/>
    <w:rsid w:val="0057210E"/>
    <w:rsid w:val="00573562"/>
    <w:rsid w:val="00573A01"/>
    <w:rsid w:val="00573B40"/>
    <w:rsid w:val="00573E30"/>
    <w:rsid w:val="00573F1A"/>
    <w:rsid w:val="0057421D"/>
    <w:rsid w:val="00574A43"/>
    <w:rsid w:val="00574E0D"/>
    <w:rsid w:val="00574FE5"/>
    <w:rsid w:val="00575223"/>
    <w:rsid w:val="005757FE"/>
    <w:rsid w:val="00575B86"/>
    <w:rsid w:val="0057705F"/>
    <w:rsid w:val="00577BEC"/>
    <w:rsid w:val="00577D61"/>
    <w:rsid w:val="00577D81"/>
    <w:rsid w:val="005801B5"/>
    <w:rsid w:val="005808F9"/>
    <w:rsid w:val="00580CDB"/>
    <w:rsid w:val="00580E4C"/>
    <w:rsid w:val="00580EEF"/>
    <w:rsid w:val="00581BFB"/>
    <w:rsid w:val="00581C6A"/>
    <w:rsid w:val="00582043"/>
    <w:rsid w:val="005823E3"/>
    <w:rsid w:val="005825AF"/>
    <w:rsid w:val="005825B4"/>
    <w:rsid w:val="00582AD3"/>
    <w:rsid w:val="00582C3A"/>
    <w:rsid w:val="00582F06"/>
    <w:rsid w:val="00583A3D"/>
    <w:rsid w:val="00583D08"/>
    <w:rsid w:val="00584175"/>
    <w:rsid w:val="0058454F"/>
    <w:rsid w:val="00584CA3"/>
    <w:rsid w:val="00584D04"/>
    <w:rsid w:val="00584DB6"/>
    <w:rsid w:val="00584F39"/>
    <w:rsid w:val="0058593E"/>
    <w:rsid w:val="00585B23"/>
    <w:rsid w:val="00585DEB"/>
    <w:rsid w:val="005865EE"/>
    <w:rsid w:val="00586B32"/>
    <w:rsid w:val="00586F53"/>
    <w:rsid w:val="00587719"/>
    <w:rsid w:val="00587733"/>
    <w:rsid w:val="0058785C"/>
    <w:rsid w:val="00587B3E"/>
    <w:rsid w:val="00587DD6"/>
    <w:rsid w:val="0059024E"/>
    <w:rsid w:val="0059068E"/>
    <w:rsid w:val="005919D7"/>
    <w:rsid w:val="00591CB2"/>
    <w:rsid w:val="00592345"/>
    <w:rsid w:val="00593073"/>
    <w:rsid w:val="00593402"/>
    <w:rsid w:val="005936A5"/>
    <w:rsid w:val="00593A14"/>
    <w:rsid w:val="00594069"/>
    <w:rsid w:val="00595071"/>
    <w:rsid w:val="0059607E"/>
    <w:rsid w:val="00596B5B"/>
    <w:rsid w:val="00596BE7"/>
    <w:rsid w:val="00596D90"/>
    <w:rsid w:val="00596F67"/>
    <w:rsid w:val="0059726C"/>
    <w:rsid w:val="005979B6"/>
    <w:rsid w:val="00597F53"/>
    <w:rsid w:val="005A024C"/>
    <w:rsid w:val="005A0C1D"/>
    <w:rsid w:val="005A0E07"/>
    <w:rsid w:val="005A0EAA"/>
    <w:rsid w:val="005A100A"/>
    <w:rsid w:val="005A10E4"/>
    <w:rsid w:val="005A132A"/>
    <w:rsid w:val="005A160B"/>
    <w:rsid w:val="005A174F"/>
    <w:rsid w:val="005A1A8C"/>
    <w:rsid w:val="005A1D47"/>
    <w:rsid w:val="005A1F0D"/>
    <w:rsid w:val="005A22D3"/>
    <w:rsid w:val="005A25A4"/>
    <w:rsid w:val="005A2D46"/>
    <w:rsid w:val="005A3033"/>
    <w:rsid w:val="005A3260"/>
    <w:rsid w:val="005A382A"/>
    <w:rsid w:val="005A3DCA"/>
    <w:rsid w:val="005A3EA5"/>
    <w:rsid w:val="005A3EA7"/>
    <w:rsid w:val="005A50EE"/>
    <w:rsid w:val="005A515F"/>
    <w:rsid w:val="005A52E6"/>
    <w:rsid w:val="005A54F8"/>
    <w:rsid w:val="005A5F26"/>
    <w:rsid w:val="005A61B0"/>
    <w:rsid w:val="005A6213"/>
    <w:rsid w:val="005A631A"/>
    <w:rsid w:val="005A648C"/>
    <w:rsid w:val="005A6545"/>
    <w:rsid w:val="005A6696"/>
    <w:rsid w:val="005A69F1"/>
    <w:rsid w:val="005A6C5F"/>
    <w:rsid w:val="005A7808"/>
    <w:rsid w:val="005A7D9D"/>
    <w:rsid w:val="005B04E6"/>
    <w:rsid w:val="005B0556"/>
    <w:rsid w:val="005B05C7"/>
    <w:rsid w:val="005B0A77"/>
    <w:rsid w:val="005B178C"/>
    <w:rsid w:val="005B19A8"/>
    <w:rsid w:val="005B19F8"/>
    <w:rsid w:val="005B23AB"/>
    <w:rsid w:val="005B2840"/>
    <w:rsid w:val="005B2FDD"/>
    <w:rsid w:val="005B318F"/>
    <w:rsid w:val="005B3355"/>
    <w:rsid w:val="005B3414"/>
    <w:rsid w:val="005B3807"/>
    <w:rsid w:val="005B3B17"/>
    <w:rsid w:val="005B3B8A"/>
    <w:rsid w:val="005B3D99"/>
    <w:rsid w:val="005B4B3F"/>
    <w:rsid w:val="005B4C82"/>
    <w:rsid w:val="005B551E"/>
    <w:rsid w:val="005B5B44"/>
    <w:rsid w:val="005B5E3B"/>
    <w:rsid w:val="005B5EAB"/>
    <w:rsid w:val="005B7E6C"/>
    <w:rsid w:val="005C0151"/>
    <w:rsid w:val="005C125D"/>
    <w:rsid w:val="005C139F"/>
    <w:rsid w:val="005C1655"/>
    <w:rsid w:val="005C1708"/>
    <w:rsid w:val="005C1972"/>
    <w:rsid w:val="005C1A10"/>
    <w:rsid w:val="005C1A8B"/>
    <w:rsid w:val="005C2175"/>
    <w:rsid w:val="005C23A3"/>
    <w:rsid w:val="005C2849"/>
    <w:rsid w:val="005C2E97"/>
    <w:rsid w:val="005C3397"/>
    <w:rsid w:val="005C3C29"/>
    <w:rsid w:val="005C3C4F"/>
    <w:rsid w:val="005C3DB4"/>
    <w:rsid w:val="005C4CC2"/>
    <w:rsid w:val="005C4D9A"/>
    <w:rsid w:val="005C4E6C"/>
    <w:rsid w:val="005C4EA6"/>
    <w:rsid w:val="005C509E"/>
    <w:rsid w:val="005C6861"/>
    <w:rsid w:val="005C6B06"/>
    <w:rsid w:val="005C70F7"/>
    <w:rsid w:val="005C7335"/>
    <w:rsid w:val="005C7478"/>
    <w:rsid w:val="005C7803"/>
    <w:rsid w:val="005C7A37"/>
    <w:rsid w:val="005C7B69"/>
    <w:rsid w:val="005C7B8D"/>
    <w:rsid w:val="005D052A"/>
    <w:rsid w:val="005D0FB7"/>
    <w:rsid w:val="005D1306"/>
    <w:rsid w:val="005D16F3"/>
    <w:rsid w:val="005D17C4"/>
    <w:rsid w:val="005D2185"/>
    <w:rsid w:val="005D23D7"/>
    <w:rsid w:val="005D2A2F"/>
    <w:rsid w:val="005D2E5D"/>
    <w:rsid w:val="005D2E7E"/>
    <w:rsid w:val="005D2EA1"/>
    <w:rsid w:val="005D38E3"/>
    <w:rsid w:val="005D48C2"/>
    <w:rsid w:val="005D4B7C"/>
    <w:rsid w:val="005D4C94"/>
    <w:rsid w:val="005D5119"/>
    <w:rsid w:val="005D5229"/>
    <w:rsid w:val="005D5398"/>
    <w:rsid w:val="005D5445"/>
    <w:rsid w:val="005D6339"/>
    <w:rsid w:val="005D63D6"/>
    <w:rsid w:val="005D67DA"/>
    <w:rsid w:val="005D6AFF"/>
    <w:rsid w:val="005D6D8F"/>
    <w:rsid w:val="005D7182"/>
    <w:rsid w:val="005D7800"/>
    <w:rsid w:val="005E0104"/>
    <w:rsid w:val="005E0390"/>
    <w:rsid w:val="005E0527"/>
    <w:rsid w:val="005E0626"/>
    <w:rsid w:val="005E082C"/>
    <w:rsid w:val="005E0907"/>
    <w:rsid w:val="005E0CB3"/>
    <w:rsid w:val="005E1541"/>
    <w:rsid w:val="005E1A11"/>
    <w:rsid w:val="005E1DA7"/>
    <w:rsid w:val="005E21C1"/>
    <w:rsid w:val="005E339C"/>
    <w:rsid w:val="005E367A"/>
    <w:rsid w:val="005E4423"/>
    <w:rsid w:val="005E4BCC"/>
    <w:rsid w:val="005E4C04"/>
    <w:rsid w:val="005E512B"/>
    <w:rsid w:val="005E527C"/>
    <w:rsid w:val="005E541D"/>
    <w:rsid w:val="005E6639"/>
    <w:rsid w:val="005E68C9"/>
    <w:rsid w:val="005E6B1A"/>
    <w:rsid w:val="005E7405"/>
    <w:rsid w:val="005E7527"/>
    <w:rsid w:val="005E7623"/>
    <w:rsid w:val="005E76A9"/>
    <w:rsid w:val="005E7C55"/>
    <w:rsid w:val="005F053B"/>
    <w:rsid w:val="005F1DA5"/>
    <w:rsid w:val="005F2CE3"/>
    <w:rsid w:val="005F3698"/>
    <w:rsid w:val="005F379B"/>
    <w:rsid w:val="005F3BB1"/>
    <w:rsid w:val="005F40C1"/>
    <w:rsid w:val="005F4272"/>
    <w:rsid w:val="005F47BF"/>
    <w:rsid w:val="005F50C1"/>
    <w:rsid w:val="005F573D"/>
    <w:rsid w:val="005F5A98"/>
    <w:rsid w:val="005F5AE0"/>
    <w:rsid w:val="005F628C"/>
    <w:rsid w:val="005F68A5"/>
    <w:rsid w:val="005F6ED8"/>
    <w:rsid w:val="005F6F5D"/>
    <w:rsid w:val="005F74D8"/>
    <w:rsid w:val="005F78C9"/>
    <w:rsid w:val="005F7A77"/>
    <w:rsid w:val="005F7C83"/>
    <w:rsid w:val="00600CF4"/>
    <w:rsid w:val="00601883"/>
    <w:rsid w:val="00601A16"/>
    <w:rsid w:val="00602CFE"/>
    <w:rsid w:val="00603066"/>
    <w:rsid w:val="00603349"/>
    <w:rsid w:val="00603570"/>
    <w:rsid w:val="00603897"/>
    <w:rsid w:val="00603963"/>
    <w:rsid w:val="006043A5"/>
    <w:rsid w:val="006047C6"/>
    <w:rsid w:val="006048C8"/>
    <w:rsid w:val="00604A48"/>
    <w:rsid w:val="006054E6"/>
    <w:rsid w:val="00605B56"/>
    <w:rsid w:val="00605E83"/>
    <w:rsid w:val="00605E91"/>
    <w:rsid w:val="00606400"/>
    <w:rsid w:val="00606501"/>
    <w:rsid w:val="00606ECC"/>
    <w:rsid w:val="00607387"/>
    <w:rsid w:val="00607844"/>
    <w:rsid w:val="0060785F"/>
    <w:rsid w:val="006079E7"/>
    <w:rsid w:val="00607CA0"/>
    <w:rsid w:val="00607E3C"/>
    <w:rsid w:val="00607E5B"/>
    <w:rsid w:val="0061032B"/>
    <w:rsid w:val="00610508"/>
    <w:rsid w:val="0061054E"/>
    <w:rsid w:val="006106DA"/>
    <w:rsid w:val="00610BC9"/>
    <w:rsid w:val="00610E20"/>
    <w:rsid w:val="006115DD"/>
    <w:rsid w:val="0061172A"/>
    <w:rsid w:val="00611975"/>
    <w:rsid w:val="0061198C"/>
    <w:rsid w:val="00611AA4"/>
    <w:rsid w:val="00611ABB"/>
    <w:rsid w:val="00611C6D"/>
    <w:rsid w:val="00612169"/>
    <w:rsid w:val="00612254"/>
    <w:rsid w:val="006122AF"/>
    <w:rsid w:val="0061237E"/>
    <w:rsid w:val="00612929"/>
    <w:rsid w:val="006134AF"/>
    <w:rsid w:val="006137EF"/>
    <w:rsid w:val="00614263"/>
    <w:rsid w:val="00614B41"/>
    <w:rsid w:val="00615A1D"/>
    <w:rsid w:val="00615B61"/>
    <w:rsid w:val="00615F24"/>
    <w:rsid w:val="00616EA8"/>
    <w:rsid w:val="006171AD"/>
    <w:rsid w:val="006176E0"/>
    <w:rsid w:val="00617927"/>
    <w:rsid w:val="00617B24"/>
    <w:rsid w:val="00617E1C"/>
    <w:rsid w:val="006201D6"/>
    <w:rsid w:val="0062076D"/>
    <w:rsid w:val="00620B92"/>
    <w:rsid w:val="00620C81"/>
    <w:rsid w:val="00620E90"/>
    <w:rsid w:val="00621009"/>
    <w:rsid w:val="0062193E"/>
    <w:rsid w:val="00621BDB"/>
    <w:rsid w:val="00621E52"/>
    <w:rsid w:val="0062244F"/>
    <w:rsid w:val="00622BEE"/>
    <w:rsid w:val="00622FBB"/>
    <w:rsid w:val="006230DC"/>
    <w:rsid w:val="0062323D"/>
    <w:rsid w:val="00623302"/>
    <w:rsid w:val="00623694"/>
    <w:rsid w:val="00623BBF"/>
    <w:rsid w:val="00624378"/>
    <w:rsid w:val="00624382"/>
    <w:rsid w:val="00624654"/>
    <w:rsid w:val="00624913"/>
    <w:rsid w:val="00624AE1"/>
    <w:rsid w:val="00625064"/>
    <w:rsid w:val="006254E3"/>
    <w:rsid w:val="006254E7"/>
    <w:rsid w:val="006257E5"/>
    <w:rsid w:val="00625DA4"/>
    <w:rsid w:val="006263C5"/>
    <w:rsid w:val="006269E5"/>
    <w:rsid w:val="00626C5A"/>
    <w:rsid w:val="006274A4"/>
    <w:rsid w:val="00627813"/>
    <w:rsid w:val="00627861"/>
    <w:rsid w:val="00627A49"/>
    <w:rsid w:val="00627E37"/>
    <w:rsid w:val="006303D7"/>
    <w:rsid w:val="00630563"/>
    <w:rsid w:val="00630974"/>
    <w:rsid w:val="006309FE"/>
    <w:rsid w:val="00630BAF"/>
    <w:rsid w:val="0063119A"/>
    <w:rsid w:val="006317A1"/>
    <w:rsid w:val="00631901"/>
    <w:rsid w:val="00631E64"/>
    <w:rsid w:val="00631F6E"/>
    <w:rsid w:val="00632A57"/>
    <w:rsid w:val="0063315D"/>
    <w:rsid w:val="00633263"/>
    <w:rsid w:val="0063364B"/>
    <w:rsid w:val="00634447"/>
    <w:rsid w:val="00634825"/>
    <w:rsid w:val="0063489B"/>
    <w:rsid w:val="006358FA"/>
    <w:rsid w:val="00635CEC"/>
    <w:rsid w:val="00635E05"/>
    <w:rsid w:val="00635EA0"/>
    <w:rsid w:val="0063610C"/>
    <w:rsid w:val="00636774"/>
    <w:rsid w:val="00636936"/>
    <w:rsid w:val="00636B5B"/>
    <w:rsid w:val="0063700F"/>
    <w:rsid w:val="0063725A"/>
    <w:rsid w:val="00637597"/>
    <w:rsid w:val="006377E3"/>
    <w:rsid w:val="00640416"/>
    <w:rsid w:val="006406D3"/>
    <w:rsid w:val="00640DE4"/>
    <w:rsid w:val="0064102A"/>
    <w:rsid w:val="00641912"/>
    <w:rsid w:val="00641B7D"/>
    <w:rsid w:val="00642561"/>
    <w:rsid w:val="006425AA"/>
    <w:rsid w:val="006427F2"/>
    <w:rsid w:val="00642B8D"/>
    <w:rsid w:val="00642C48"/>
    <w:rsid w:val="00642F04"/>
    <w:rsid w:val="00643050"/>
    <w:rsid w:val="00643519"/>
    <w:rsid w:val="00643D21"/>
    <w:rsid w:val="0064413A"/>
    <w:rsid w:val="00644204"/>
    <w:rsid w:val="0064469E"/>
    <w:rsid w:val="006447BA"/>
    <w:rsid w:val="00644C07"/>
    <w:rsid w:val="00645374"/>
    <w:rsid w:val="0064565F"/>
    <w:rsid w:val="0064587C"/>
    <w:rsid w:val="00645A37"/>
    <w:rsid w:val="00645A84"/>
    <w:rsid w:val="00645EDC"/>
    <w:rsid w:val="00646263"/>
    <w:rsid w:val="00646521"/>
    <w:rsid w:val="00646541"/>
    <w:rsid w:val="00646BE3"/>
    <w:rsid w:val="0064759A"/>
    <w:rsid w:val="006476BC"/>
    <w:rsid w:val="006500D9"/>
    <w:rsid w:val="00650665"/>
    <w:rsid w:val="00650C5F"/>
    <w:rsid w:val="00650CC9"/>
    <w:rsid w:val="00651005"/>
    <w:rsid w:val="00651100"/>
    <w:rsid w:val="0065147E"/>
    <w:rsid w:val="006515FC"/>
    <w:rsid w:val="00651AB4"/>
    <w:rsid w:val="00651C52"/>
    <w:rsid w:val="006527A5"/>
    <w:rsid w:val="00652867"/>
    <w:rsid w:val="006531B9"/>
    <w:rsid w:val="00653249"/>
    <w:rsid w:val="00653DCB"/>
    <w:rsid w:val="0065449E"/>
    <w:rsid w:val="006545BA"/>
    <w:rsid w:val="0065550A"/>
    <w:rsid w:val="00655C5A"/>
    <w:rsid w:val="00656961"/>
    <w:rsid w:val="00656C5D"/>
    <w:rsid w:val="00657698"/>
    <w:rsid w:val="00657B63"/>
    <w:rsid w:val="00657D75"/>
    <w:rsid w:val="00657E02"/>
    <w:rsid w:val="006600F2"/>
    <w:rsid w:val="006602CA"/>
    <w:rsid w:val="00660928"/>
    <w:rsid w:val="006609D2"/>
    <w:rsid w:val="00660F91"/>
    <w:rsid w:val="006615B4"/>
    <w:rsid w:val="0066290E"/>
    <w:rsid w:val="0066291E"/>
    <w:rsid w:val="00663318"/>
    <w:rsid w:val="00663548"/>
    <w:rsid w:val="006638DC"/>
    <w:rsid w:val="006639E4"/>
    <w:rsid w:val="00663BEB"/>
    <w:rsid w:val="00663FE9"/>
    <w:rsid w:val="006640F3"/>
    <w:rsid w:val="0066431A"/>
    <w:rsid w:val="0066442A"/>
    <w:rsid w:val="006649EF"/>
    <w:rsid w:val="00664AD1"/>
    <w:rsid w:val="00664B6D"/>
    <w:rsid w:val="00664C5A"/>
    <w:rsid w:val="00664E0C"/>
    <w:rsid w:val="00664EE9"/>
    <w:rsid w:val="00664F44"/>
    <w:rsid w:val="00665402"/>
    <w:rsid w:val="00665546"/>
    <w:rsid w:val="00665F6E"/>
    <w:rsid w:val="006662C3"/>
    <w:rsid w:val="0066640F"/>
    <w:rsid w:val="0066686C"/>
    <w:rsid w:val="00666F71"/>
    <w:rsid w:val="006670E6"/>
    <w:rsid w:val="00670221"/>
    <w:rsid w:val="006703E0"/>
    <w:rsid w:val="00670572"/>
    <w:rsid w:val="006707E2"/>
    <w:rsid w:val="00670805"/>
    <w:rsid w:val="00670F00"/>
    <w:rsid w:val="006716C8"/>
    <w:rsid w:val="006719CB"/>
    <w:rsid w:val="00671A85"/>
    <w:rsid w:val="006726F5"/>
    <w:rsid w:val="00672746"/>
    <w:rsid w:val="006728FC"/>
    <w:rsid w:val="00672A6A"/>
    <w:rsid w:val="00672FE6"/>
    <w:rsid w:val="006730EA"/>
    <w:rsid w:val="00673348"/>
    <w:rsid w:val="006735D4"/>
    <w:rsid w:val="006736F9"/>
    <w:rsid w:val="00673F9D"/>
    <w:rsid w:val="006742FC"/>
    <w:rsid w:val="00674796"/>
    <w:rsid w:val="006747FA"/>
    <w:rsid w:val="00674D39"/>
    <w:rsid w:val="00674F35"/>
    <w:rsid w:val="006751BB"/>
    <w:rsid w:val="006754EA"/>
    <w:rsid w:val="006755AE"/>
    <w:rsid w:val="0067596E"/>
    <w:rsid w:val="00675C00"/>
    <w:rsid w:val="00675E7D"/>
    <w:rsid w:val="00676809"/>
    <w:rsid w:val="00676AA2"/>
    <w:rsid w:val="00676B27"/>
    <w:rsid w:val="00677515"/>
    <w:rsid w:val="0067799C"/>
    <w:rsid w:val="00677A84"/>
    <w:rsid w:val="00677C70"/>
    <w:rsid w:val="00677DA9"/>
    <w:rsid w:val="00680194"/>
    <w:rsid w:val="0068032B"/>
    <w:rsid w:val="00680717"/>
    <w:rsid w:val="006809A7"/>
    <w:rsid w:val="00680CCD"/>
    <w:rsid w:val="00681035"/>
    <w:rsid w:val="006813BD"/>
    <w:rsid w:val="006813E2"/>
    <w:rsid w:val="00681828"/>
    <w:rsid w:val="0068199D"/>
    <w:rsid w:val="00681C65"/>
    <w:rsid w:val="00681FE7"/>
    <w:rsid w:val="00682086"/>
    <w:rsid w:val="006820B3"/>
    <w:rsid w:val="006825C7"/>
    <w:rsid w:val="00682CCE"/>
    <w:rsid w:val="00682EAB"/>
    <w:rsid w:val="00683209"/>
    <w:rsid w:val="006832D2"/>
    <w:rsid w:val="00683351"/>
    <w:rsid w:val="006834D1"/>
    <w:rsid w:val="00683724"/>
    <w:rsid w:val="00683A97"/>
    <w:rsid w:val="00683B9C"/>
    <w:rsid w:val="00683C58"/>
    <w:rsid w:val="006840C5"/>
    <w:rsid w:val="0068422A"/>
    <w:rsid w:val="006844F7"/>
    <w:rsid w:val="006847AB"/>
    <w:rsid w:val="00685591"/>
    <w:rsid w:val="006857E3"/>
    <w:rsid w:val="00685A96"/>
    <w:rsid w:val="00685BC0"/>
    <w:rsid w:val="00685D83"/>
    <w:rsid w:val="00685DDE"/>
    <w:rsid w:val="00686034"/>
    <w:rsid w:val="006865FA"/>
    <w:rsid w:val="0068662E"/>
    <w:rsid w:val="00686DFA"/>
    <w:rsid w:val="00686F04"/>
    <w:rsid w:val="006874AD"/>
    <w:rsid w:val="00687D3A"/>
    <w:rsid w:val="00687DEB"/>
    <w:rsid w:val="00690492"/>
    <w:rsid w:val="00691530"/>
    <w:rsid w:val="00691913"/>
    <w:rsid w:val="00691B02"/>
    <w:rsid w:val="00692017"/>
    <w:rsid w:val="00692543"/>
    <w:rsid w:val="0069348F"/>
    <w:rsid w:val="006934A5"/>
    <w:rsid w:val="006936BA"/>
    <w:rsid w:val="006939E9"/>
    <w:rsid w:val="00694014"/>
    <w:rsid w:val="006941AD"/>
    <w:rsid w:val="006943C3"/>
    <w:rsid w:val="00694449"/>
    <w:rsid w:val="006948E6"/>
    <w:rsid w:val="00694E16"/>
    <w:rsid w:val="00694E39"/>
    <w:rsid w:val="00695134"/>
    <w:rsid w:val="00695337"/>
    <w:rsid w:val="00695532"/>
    <w:rsid w:val="00695C84"/>
    <w:rsid w:val="0069653D"/>
    <w:rsid w:val="0069662B"/>
    <w:rsid w:val="006973FA"/>
    <w:rsid w:val="00697AF6"/>
    <w:rsid w:val="006A0013"/>
    <w:rsid w:val="006A02B7"/>
    <w:rsid w:val="006A045F"/>
    <w:rsid w:val="006A0684"/>
    <w:rsid w:val="006A073F"/>
    <w:rsid w:val="006A0CA4"/>
    <w:rsid w:val="006A1642"/>
    <w:rsid w:val="006A1707"/>
    <w:rsid w:val="006A1A38"/>
    <w:rsid w:val="006A2189"/>
    <w:rsid w:val="006A2201"/>
    <w:rsid w:val="006A254B"/>
    <w:rsid w:val="006A28ED"/>
    <w:rsid w:val="006A2B80"/>
    <w:rsid w:val="006A2C40"/>
    <w:rsid w:val="006A2DC5"/>
    <w:rsid w:val="006A3978"/>
    <w:rsid w:val="006A3A26"/>
    <w:rsid w:val="006A47CE"/>
    <w:rsid w:val="006A6299"/>
    <w:rsid w:val="006A654D"/>
    <w:rsid w:val="006A65BA"/>
    <w:rsid w:val="006A698D"/>
    <w:rsid w:val="006A6FA9"/>
    <w:rsid w:val="006A702C"/>
    <w:rsid w:val="006A727E"/>
    <w:rsid w:val="006A7767"/>
    <w:rsid w:val="006B01E5"/>
    <w:rsid w:val="006B06C0"/>
    <w:rsid w:val="006B1737"/>
    <w:rsid w:val="006B2423"/>
    <w:rsid w:val="006B2C6F"/>
    <w:rsid w:val="006B2C87"/>
    <w:rsid w:val="006B3168"/>
    <w:rsid w:val="006B3368"/>
    <w:rsid w:val="006B3C66"/>
    <w:rsid w:val="006B3C6A"/>
    <w:rsid w:val="006B4143"/>
    <w:rsid w:val="006B4E91"/>
    <w:rsid w:val="006B52F3"/>
    <w:rsid w:val="006B54F7"/>
    <w:rsid w:val="006B554B"/>
    <w:rsid w:val="006B5708"/>
    <w:rsid w:val="006B5AB0"/>
    <w:rsid w:val="006B7259"/>
    <w:rsid w:val="006B7647"/>
    <w:rsid w:val="006B798C"/>
    <w:rsid w:val="006B7F7C"/>
    <w:rsid w:val="006C02FE"/>
    <w:rsid w:val="006C13AC"/>
    <w:rsid w:val="006C19B7"/>
    <w:rsid w:val="006C1D15"/>
    <w:rsid w:val="006C1DAD"/>
    <w:rsid w:val="006C1EDC"/>
    <w:rsid w:val="006C21DD"/>
    <w:rsid w:val="006C2446"/>
    <w:rsid w:val="006C25E1"/>
    <w:rsid w:val="006C2658"/>
    <w:rsid w:val="006C31D5"/>
    <w:rsid w:val="006C34A7"/>
    <w:rsid w:val="006C3526"/>
    <w:rsid w:val="006C36DB"/>
    <w:rsid w:val="006C3A8D"/>
    <w:rsid w:val="006C4133"/>
    <w:rsid w:val="006C4291"/>
    <w:rsid w:val="006C448F"/>
    <w:rsid w:val="006C4501"/>
    <w:rsid w:val="006C48BB"/>
    <w:rsid w:val="006C4EAC"/>
    <w:rsid w:val="006C4EF3"/>
    <w:rsid w:val="006C4F4C"/>
    <w:rsid w:val="006C55DD"/>
    <w:rsid w:val="006C56A9"/>
    <w:rsid w:val="006C588A"/>
    <w:rsid w:val="006C58C4"/>
    <w:rsid w:val="006C5AA2"/>
    <w:rsid w:val="006C5B05"/>
    <w:rsid w:val="006C5C2A"/>
    <w:rsid w:val="006C6372"/>
    <w:rsid w:val="006C6A87"/>
    <w:rsid w:val="006C6FB6"/>
    <w:rsid w:val="006C6FD7"/>
    <w:rsid w:val="006C72CD"/>
    <w:rsid w:val="006C74CF"/>
    <w:rsid w:val="006C7CC3"/>
    <w:rsid w:val="006C7FC5"/>
    <w:rsid w:val="006D0702"/>
    <w:rsid w:val="006D0823"/>
    <w:rsid w:val="006D0A72"/>
    <w:rsid w:val="006D0A95"/>
    <w:rsid w:val="006D0F55"/>
    <w:rsid w:val="006D1423"/>
    <w:rsid w:val="006D155F"/>
    <w:rsid w:val="006D1706"/>
    <w:rsid w:val="006D23CE"/>
    <w:rsid w:val="006D2478"/>
    <w:rsid w:val="006D2631"/>
    <w:rsid w:val="006D2661"/>
    <w:rsid w:val="006D29D3"/>
    <w:rsid w:val="006D2CDF"/>
    <w:rsid w:val="006D38F3"/>
    <w:rsid w:val="006D3B62"/>
    <w:rsid w:val="006D3D6F"/>
    <w:rsid w:val="006D4032"/>
    <w:rsid w:val="006D4087"/>
    <w:rsid w:val="006D4096"/>
    <w:rsid w:val="006D446F"/>
    <w:rsid w:val="006D464E"/>
    <w:rsid w:val="006D4983"/>
    <w:rsid w:val="006D5075"/>
    <w:rsid w:val="006D5639"/>
    <w:rsid w:val="006D5D6A"/>
    <w:rsid w:val="006D5F7B"/>
    <w:rsid w:val="006D60E8"/>
    <w:rsid w:val="006D62ED"/>
    <w:rsid w:val="006D6EAD"/>
    <w:rsid w:val="006D6F8F"/>
    <w:rsid w:val="006D7210"/>
    <w:rsid w:val="006D7803"/>
    <w:rsid w:val="006D79EB"/>
    <w:rsid w:val="006E0313"/>
    <w:rsid w:val="006E07D6"/>
    <w:rsid w:val="006E08E7"/>
    <w:rsid w:val="006E0BE2"/>
    <w:rsid w:val="006E1142"/>
    <w:rsid w:val="006E136C"/>
    <w:rsid w:val="006E1454"/>
    <w:rsid w:val="006E15F9"/>
    <w:rsid w:val="006E16BA"/>
    <w:rsid w:val="006E1729"/>
    <w:rsid w:val="006E2168"/>
    <w:rsid w:val="006E239A"/>
    <w:rsid w:val="006E2573"/>
    <w:rsid w:val="006E26B8"/>
    <w:rsid w:val="006E2BE2"/>
    <w:rsid w:val="006E3649"/>
    <w:rsid w:val="006E3BEE"/>
    <w:rsid w:val="006E3D8C"/>
    <w:rsid w:val="006E406C"/>
    <w:rsid w:val="006E43D2"/>
    <w:rsid w:val="006E4C02"/>
    <w:rsid w:val="006E4D91"/>
    <w:rsid w:val="006E4E2A"/>
    <w:rsid w:val="006E60A6"/>
    <w:rsid w:val="006E6152"/>
    <w:rsid w:val="006E65AB"/>
    <w:rsid w:val="006E6B24"/>
    <w:rsid w:val="006E7010"/>
    <w:rsid w:val="006E72B6"/>
    <w:rsid w:val="006E7D3F"/>
    <w:rsid w:val="006E7E3E"/>
    <w:rsid w:val="006F0190"/>
    <w:rsid w:val="006F026A"/>
    <w:rsid w:val="006F08EF"/>
    <w:rsid w:val="006F0A72"/>
    <w:rsid w:val="006F195D"/>
    <w:rsid w:val="006F2096"/>
    <w:rsid w:val="006F227C"/>
    <w:rsid w:val="006F2775"/>
    <w:rsid w:val="006F2815"/>
    <w:rsid w:val="006F3174"/>
    <w:rsid w:val="006F33E1"/>
    <w:rsid w:val="006F380D"/>
    <w:rsid w:val="006F3A5A"/>
    <w:rsid w:val="006F3AE4"/>
    <w:rsid w:val="006F42B8"/>
    <w:rsid w:val="006F4780"/>
    <w:rsid w:val="006F4B7E"/>
    <w:rsid w:val="006F4D05"/>
    <w:rsid w:val="006F5B19"/>
    <w:rsid w:val="006F5B25"/>
    <w:rsid w:val="006F639B"/>
    <w:rsid w:val="006F747C"/>
    <w:rsid w:val="006F76F7"/>
    <w:rsid w:val="006F77BA"/>
    <w:rsid w:val="007000CB"/>
    <w:rsid w:val="0070082F"/>
    <w:rsid w:val="007009F8"/>
    <w:rsid w:val="00700B98"/>
    <w:rsid w:val="00700E6C"/>
    <w:rsid w:val="00701259"/>
    <w:rsid w:val="00701B41"/>
    <w:rsid w:val="00701DAA"/>
    <w:rsid w:val="007024AE"/>
    <w:rsid w:val="00702A8E"/>
    <w:rsid w:val="00702CDE"/>
    <w:rsid w:val="00702E69"/>
    <w:rsid w:val="00703048"/>
    <w:rsid w:val="00703537"/>
    <w:rsid w:val="0070369E"/>
    <w:rsid w:val="00704561"/>
    <w:rsid w:val="0070481E"/>
    <w:rsid w:val="00704E81"/>
    <w:rsid w:val="00705912"/>
    <w:rsid w:val="0070638B"/>
    <w:rsid w:val="0070639A"/>
    <w:rsid w:val="00706988"/>
    <w:rsid w:val="00706A07"/>
    <w:rsid w:val="00707089"/>
    <w:rsid w:val="0070783B"/>
    <w:rsid w:val="0070794A"/>
    <w:rsid w:val="00707C4C"/>
    <w:rsid w:val="00707E10"/>
    <w:rsid w:val="00707FA9"/>
    <w:rsid w:val="0071014B"/>
    <w:rsid w:val="0071016B"/>
    <w:rsid w:val="007102B9"/>
    <w:rsid w:val="00710C40"/>
    <w:rsid w:val="00710CE6"/>
    <w:rsid w:val="0071102F"/>
    <w:rsid w:val="007112F7"/>
    <w:rsid w:val="007118B8"/>
    <w:rsid w:val="00711A07"/>
    <w:rsid w:val="0071221F"/>
    <w:rsid w:val="007125C4"/>
    <w:rsid w:val="00712A7A"/>
    <w:rsid w:val="00712AAA"/>
    <w:rsid w:val="00713061"/>
    <w:rsid w:val="00713433"/>
    <w:rsid w:val="007137E7"/>
    <w:rsid w:val="00713919"/>
    <w:rsid w:val="00713AAA"/>
    <w:rsid w:val="007140FB"/>
    <w:rsid w:val="00714652"/>
    <w:rsid w:val="007147CD"/>
    <w:rsid w:val="00715D5A"/>
    <w:rsid w:val="00715F19"/>
    <w:rsid w:val="0071607C"/>
    <w:rsid w:val="00716139"/>
    <w:rsid w:val="00716445"/>
    <w:rsid w:val="00716CA6"/>
    <w:rsid w:val="00716F56"/>
    <w:rsid w:val="00717166"/>
    <w:rsid w:val="00717862"/>
    <w:rsid w:val="0072089A"/>
    <w:rsid w:val="00721281"/>
    <w:rsid w:val="0072170D"/>
    <w:rsid w:val="00721D1C"/>
    <w:rsid w:val="00721E9D"/>
    <w:rsid w:val="00722273"/>
    <w:rsid w:val="00722725"/>
    <w:rsid w:val="0072272F"/>
    <w:rsid w:val="00722921"/>
    <w:rsid w:val="00722B44"/>
    <w:rsid w:val="00722C26"/>
    <w:rsid w:val="00723148"/>
    <w:rsid w:val="00723199"/>
    <w:rsid w:val="0072327D"/>
    <w:rsid w:val="007239E0"/>
    <w:rsid w:val="007239E1"/>
    <w:rsid w:val="00723AAC"/>
    <w:rsid w:val="00724419"/>
    <w:rsid w:val="0072446E"/>
    <w:rsid w:val="00724D12"/>
    <w:rsid w:val="00724D70"/>
    <w:rsid w:val="0072509C"/>
    <w:rsid w:val="0072541B"/>
    <w:rsid w:val="007256CB"/>
    <w:rsid w:val="00727158"/>
    <w:rsid w:val="007272E5"/>
    <w:rsid w:val="007301AA"/>
    <w:rsid w:val="007305D1"/>
    <w:rsid w:val="00730D1F"/>
    <w:rsid w:val="00730FB6"/>
    <w:rsid w:val="00732EBB"/>
    <w:rsid w:val="0073316F"/>
    <w:rsid w:val="00733311"/>
    <w:rsid w:val="00733493"/>
    <w:rsid w:val="00733D37"/>
    <w:rsid w:val="007341A3"/>
    <w:rsid w:val="007342FE"/>
    <w:rsid w:val="00735CBA"/>
    <w:rsid w:val="007361FE"/>
    <w:rsid w:val="0073679F"/>
    <w:rsid w:val="00737245"/>
    <w:rsid w:val="00737E4B"/>
    <w:rsid w:val="00740B97"/>
    <w:rsid w:val="00741119"/>
    <w:rsid w:val="007411D0"/>
    <w:rsid w:val="0074184D"/>
    <w:rsid w:val="00741B30"/>
    <w:rsid w:val="007429BC"/>
    <w:rsid w:val="007429CB"/>
    <w:rsid w:val="00742C26"/>
    <w:rsid w:val="00742CA7"/>
    <w:rsid w:val="00742DBF"/>
    <w:rsid w:val="00742DDD"/>
    <w:rsid w:val="00743162"/>
    <w:rsid w:val="007434C8"/>
    <w:rsid w:val="00743689"/>
    <w:rsid w:val="00743A47"/>
    <w:rsid w:val="00744185"/>
    <w:rsid w:val="0074451B"/>
    <w:rsid w:val="00744898"/>
    <w:rsid w:val="00744B74"/>
    <w:rsid w:val="00744CDE"/>
    <w:rsid w:val="00744F8A"/>
    <w:rsid w:val="007452D1"/>
    <w:rsid w:val="007455F5"/>
    <w:rsid w:val="0074596E"/>
    <w:rsid w:val="00745E7A"/>
    <w:rsid w:val="00745EE9"/>
    <w:rsid w:val="00746161"/>
    <w:rsid w:val="00746190"/>
    <w:rsid w:val="0074681B"/>
    <w:rsid w:val="00747BB8"/>
    <w:rsid w:val="00747ECE"/>
    <w:rsid w:val="0075026A"/>
    <w:rsid w:val="0075047D"/>
    <w:rsid w:val="007505B8"/>
    <w:rsid w:val="00750650"/>
    <w:rsid w:val="007507A1"/>
    <w:rsid w:val="00750BCA"/>
    <w:rsid w:val="00751324"/>
    <w:rsid w:val="007516C4"/>
    <w:rsid w:val="00751A6B"/>
    <w:rsid w:val="00751B22"/>
    <w:rsid w:val="00752F0C"/>
    <w:rsid w:val="0075411B"/>
    <w:rsid w:val="00754576"/>
    <w:rsid w:val="00754829"/>
    <w:rsid w:val="007548C8"/>
    <w:rsid w:val="007553B9"/>
    <w:rsid w:val="0075577D"/>
    <w:rsid w:val="007557A3"/>
    <w:rsid w:val="00755BC9"/>
    <w:rsid w:val="007560C2"/>
    <w:rsid w:val="00756D95"/>
    <w:rsid w:val="007570D9"/>
    <w:rsid w:val="00757413"/>
    <w:rsid w:val="007574F2"/>
    <w:rsid w:val="007578D3"/>
    <w:rsid w:val="007606E7"/>
    <w:rsid w:val="0076078F"/>
    <w:rsid w:val="007607D4"/>
    <w:rsid w:val="0076081C"/>
    <w:rsid w:val="00761051"/>
    <w:rsid w:val="007614EE"/>
    <w:rsid w:val="007616A3"/>
    <w:rsid w:val="00762128"/>
    <w:rsid w:val="007629F7"/>
    <w:rsid w:val="00762A70"/>
    <w:rsid w:val="00762A92"/>
    <w:rsid w:val="007630A5"/>
    <w:rsid w:val="007630B0"/>
    <w:rsid w:val="0076332D"/>
    <w:rsid w:val="00763760"/>
    <w:rsid w:val="00763BB7"/>
    <w:rsid w:val="00763E57"/>
    <w:rsid w:val="007643F0"/>
    <w:rsid w:val="00764621"/>
    <w:rsid w:val="00765284"/>
    <w:rsid w:val="00765A9F"/>
    <w:rsid w:val="00765D83"/>
    <w:rsid w:val="00765E1C"/>
    <w:rsid w:val="00765EC0"/>
    <w:rsid w:val="0076631B"/>
    <w:rsid w:val="00766656"/>
    <w:rsid w:val="007666B1"/>
    <w:rsid w:val="00766D55"/>
    <w:rsid w:val="00767338"/>
    <w:rsid w:val="0076742B"/>
    <w:rsid w:val="007678C0"/>
    <w:rsid w:val="00767ACF"/>
    <w:rsid w:val="00767D4B"/>
    <w:rsid w:val="007702E2"/>
    <w:rsid w:val="007706A1"/>
    <w:rsid w:val="007708E0"/>
    <w:rsid w:val="00771135"/>
    <w:rsid w:val="00771788"/>
    <w:rsid w:val="00772257"/>
    <w:rsid w:val="00772546"/>
    <w:rsid w:val="00772A15"/>
    <w:rsid w:val="00773441"/>
    <w:rsid w:val="0077379E"/>
    <w:rsid w:val="00773F25"/>
    <w:rsid w:val="00774338"/>
    <w:rsid w:val="007744B0"/>
    <w:rsid w:val="00774617"/>
    <w:rsid w:val="007752B5"/>
    <w:rsid w:val="00776662"/>
    <w:rsid w:val="0077697F"/>
    <w:rsid w:val="00776BD8"/>
    <w:rsid w:val="007771B4"/>
    <w:rsid w:val="0077730B"/>
    <w:rsid w:val="00777442"/>
    <w:rsid w:val="00777A3B"/>
    <w:rsid w:val="00777C8B"/>
    <w:rsid w:val="00777EEE"/>
    <w:rsid w:val="0078033F"/>
    <w:rsid w:val="00780814"/>
    <w:rsid w:val="00780B8A"/>
    <w:rsid w:val="0078150F"/>
    <w:rsid w:val="00781575"/>
    <w:rsid w:val="00781747"/>
    <w:rsid w:val="00781775"/>
    <w:rsid w:val="00781971"/>
    <w:rsid w:val="00782134"/>
    <w:rsid w:val="007822F8"/>
    <w:rsid w:val="00782768"/>
    <w:rsid w:val="00782F73"/>
    <w:rsid w:val="00783C43"/>
    <w:rsid w:val="00784029"/>
    <w:rsid w:val="0078461D"/>
    <w:rsid w:val="00784B0D"/>
    <w:rsid w:val="007851A8"/>
    <w:rsid w:val="00785A84"/>
    <w:rsid w:val="00785CDD"/>
    <w:rsid w:val="00785CF5"/>
    <w:rsid w:val="00785E8A"/>
    <w:rsid w:val="00785FCD"/>
    <w:rsid w:val="00786679"/>
    <w:rsid w:val="0078673E"/>
    <w:rsid w:val="007867C5"/>
    <w:rsid w:val="00786811"/>
    <w:rsid w:val="00786CF9"/>
    <w:rsid w:val="00787208"/>
    <w:rsid w:val="00787FEF"/>
    <w:rsid w:val="007903D5"/>
    <w:rsid w:val="007905BA"/>
    <w:rsid w:val="00790CBE"/>
    <w:rsid w:val="00790E66"/>
    <w:rsid w:val="007915AA"/>
    <w:rsid w:val="00791614"/>
    <w:rsid w:val="007917E3"/>
    <w:rsid w:val="007918C0"/>
    <w:rsid w:val="00791A71"/>
    <w:rsid w:val="00791A85"/>
    <w:rsid w:val="00791BA6"/>
    <w:rsid w:val="00791D2D"/>
    <w:rsid w:val="00791D38"/>
    <w:rsid w:val="00792754"/>
    <w:rsid w:val="007928BD"/>
    <w:rsid w:val="007929C0"/>
    <w:rsid w:val="00792C4E"/>
    <w:rsid w:val="0079304E"/>
    <w:rsid w:val="00793532"/>
    <w:rsid w:val="007935A9"/>
    <w:rsid w:val="00793670"/>
    <w:rsid w:val="00793B1A"/>
    <w:rsid w:val="00793C40"/>
    <w:rsid w:val="00793EC5"/>
    <w:rsid w:val="00794607"/>
    <w:rsid w:val="00794D69"/>
    <w:rsid w:val="00795445"/>
    <w:rsid w:val="00795897"/>
    <w:rsid w:val="007959C1"/>
    <w:rsid w:val="00795D02"/>
    <w:rsid w:val="00795F9B"/>
    <w:rsid w:val="007960E1"/>
    <w:rsid w:val="00796B6B"/>
    <w:rsid w:val="00796D18"/>
    <w:rsid w:val="007971C6"/>
    <w:rsid w:val="007976DE"/>
    <w:rsid w:val="00797B3C"/>
    <w:rsid w:val="007A044E"/>
    <w:rsid w:val="007A057D"/>
    <w:rsid w:val="007A096F"/>
    <w:rsid w:val="007A09BC"/>
    <w:rsid w:val="007A0E73"/>
    <w:rsid w:val="007A171A"/>
    <w:rsid w:val="007A1BFC"/>
    <w:rsid w:val="007A1C2A"/>
    <w:rsid w:val="007A24E1"/>
    <w:rsid w:val="007A2A1B"/>
    <w:rsid w:val="007A32E2"/>
    <w:rsid w:val="007A36EF"/>
    <w:rsid w:val="007A39F9"/>
    <w:rsid w:val="007A3D12"/>
    <w:rsid w:val="007A3FC7"/>
    <w:rsid w:val="007A43A8"/>
    <w:rsid w:val="007A45C6"/>
    <w:rsid w:val="007A4EAE"/>
    <w:rsid w:val="007A4F2A"/>
    <w:rsid w:val="007A50DE"/>
    <w:rsid w:val="007A52D3"/>
    <w:rsid w:val="007A5317"/>
    <w:rsid w:val="007A5A0D"/>
    <w:rsid w:val="007A5A6A"/>
    <w:rsid w:val="007A5CB6"/>
    <w:rsid w:val="007A6590"/>
    <w:rsid w:val="007A677A"/>
    <w:rsid w:val="007A6BC6"/>
    <w:rsid w:val="007A747F"/>
    <w:rsid w:val="007A7BB3"/>
    <w:rsid w:val="007A7E16"/>
    <w:rsid w:val="007A7FBB"/>
    <w:rsid w:val="007B0382"/>
    <w:rsid w:val="007B0973"/>
    <w:rsid w:val="007B0EE4"/>
    <w:rsid w:val="007B117A"/>
    <w:rsid w:val="007B17DC"/>
    <w:rsid w:val="007B19B1"/>
    <w:rsid w:val="007B1C88"/>
    <w:rsid w:val="007B206A"/>
    <w:rsid w:val="007B239E"/>
    <w:rsid w:val="007B266A"/>
    <w:rsid w:val="007B2700"/>
    <w:rsid w:val="007B2768"/>
    <w:rsid w:val="007B3060"/>
    <w:rsid w:val="007B35F8"/>
    <w:rsid w:val="007B3EF3"/>
    <w:rsid w:val="007B413B"/>
    <w:rsid w:val="007B4A2B"/>
    <w:rsid w:val="007B4FB4"/>
    <w:rsid w:val="007B52A4"/>
    <w:rsid w:val="007B5572"/>
    <w:rsid w:val="007B55C3"/>
    <w:rsid w:val="007B57DB"/>
    <w:rsid w:val="007B5A5F"/>
    <w:rsid w:val="007B6340"/>
    <w:rsid w:val="007B635C"/>
    <w:rsid w:val="007B6ABA"/>
    <w:rsid w:val="007B6CBC"/>
    <w:rsid w:val="007B6EAF"/>
    <w:rsid w:val="007B6FF7"/>
    <w:rsid w:val="007B7137"/>
    <w:rsid w:val="007B7E36"/>
    <w:rsid w:val="007C0142"/>
    <w:rsid w:val="007C05BD"/>
    <w:rsid w:val="007C0A12"/>
    <w:rsid w:val="007C0D3A"/>
    <w:rsid w:val="007C0E87"/>
    <w:rsid w:val="007C101B"/>
    <w:rsid w:val="007C1A5D"/>
    <w:rsid w:val="007C1DBC"/>
    <w:rsid w:val="007C2155"/>
    <w:rsid w:val="007C2570"/>
    <w:rsid w:val="007C2743"/>
    <w:rsid w:val="007C2A3F"/>
    <w:rsid w:val="007C2A5A"/>
    <w:rsid w:val="007C2C2E"/>
    <w:rsid w:val="007C3716"/>
    <w:rsid w:val="007C3B86"/>
    <w:rsid w:val="007C3CF5"/>
    <w:rsid w:val="007C4014"/>
    <w:rsid w:val="007C4041"/>
    <w:rsid w:val="007C4146"/>
    <w:rsid w:val="007C478F"/>
    <w:rsid w:val="007C4AFC"/>
    <w:rsid w:val="007C4C59"/>
    <w:rsid w:val="007C4EC3"/>
    <w:rsid w:val="007C5255"/>
    <w:rsid w:val="007C52CC"/>
    <w:rsid w:val="007C5604"/>
    <w:rsid w:val="007C5697"/>
    <w:rsid w:val="007C5738"/>
    <w:rsid w:val="007C5832"/>
    <w:rsid w:val="007C63D7"/>
    <w:rsid w:val="007C65E6"/>
    <w:rsid w:val="007C72DC"/>
    <w:rsid w:val="007C741F"/>
    <w:rsid w:val="007D02BC"/>
    <w:rsid w:val="007D1020"/>
    <w:rsid w:val="007D187E"/>
    <w:rsid w:val="007D1BC6"/>
    <w:rsid w:val="007D1CE3"/>
    <w:rsid w:val="007D21E4"/>
    <w:rsid w:val="007D24BF"/>
    <w:rsid w:val="007D2508"/>
    <w:rsid w:val="007D2BAF"/>
    <w:rsid w:val="007D2CDD"/>
    <w:rsid w:val="007D2D32"/>
    <w:rsid w:val="007D2DCC"/>
    <w:rsid w:val="007D2E16"/>
    <w:rsid w:val="007D3560"/>
    <w:rsid w:val="007D388B"/>
    <w:rsid w:val="007D4130"/>
    <w:rsid w:val="007D4271"/>
    <w:rsid w:val="007D47EA"/>
    <w:rsid w:val="007D4DAF"/>
    <w:rsid w:val="007D4E67"/>
    <w:rsid w:val="007D5363"/>
    <w:rsid w:val="007D61C0"/>
    <w:rsid w:val="007D6587"/>
    <w:rsid w:val="007D69BD"/>
    <w:rsid w:val="007D7218"/>
    <w:rsid w:val="007D736B"/>
    <w:rsid w:val="007D73D1"/>
    <w:rsid w:val="007D7AD7"/>
    <w:rsid w:val="007E0398"/>
    <w:rsid w:val="007E07E4"/>
    <w:rsid w:val="007E0E69"/>
    <w:rsid w:val="007E17BB"/>
    <w:rsid w:val="007E1AA9"/>
    <w:rsid w:val="007E1AD9"/>
    <w:rsid w:val="007E2254"/>
    <w:rsid w:val="007E2323"/>
    <w:rsid w:val="007E26C3"/>
    <w:rsid w:val="007E2943"/>
    <w:rsid w:val="007E3144"/>
    <w:rsid w:val="007E3427"/>
    <w:rsid w:val="007E3714"/>
    <w:rsid w:val="007E379E"/>
    <w:rsid w:val="007E3B3B"/>
    <w:rsid w:val="007E43A4"/>
    <w:rsid w:val="007E44AB"/>
    <w:rsid w:val="007E482C"/>
    <w:rsid w:val="007E49F4"/>
    <w:rsid w:val="007E4EE1"/>
    <w:rsid w:val="007E5291"/>
    <w:rsid w:val="007E531F"/>
    <w:rsid w:val="007E533A"/>
    <w:rsid w:val="007E545D"/>
    <w:rsid w:val="007E54E4"/>
    <w:rsid w:val="007E57F0"/>
    <w:rsid w:val="007E6C9D"/>
    <w:rsid w:val="007E6CC0"/>
    <w:rsid w:val="007E6E1E"/>
    <w:rsid w:val="007E6FBB"/>
    <w:rsid w:val="007E718A"/>
    <w:rsid w:val="007E7924"/>
    <w:rsid w:val="007E7E64"/>
    <w:rsid w:val="007F0160"/>
    <w:rsid w:val="007F0754"/>
    <w:rsid w:val="007F0848"/>
    <w:rsid w:val="007F0A0D"/>
    <w:rsid w:val="007F0E34"/>
    <w:rsid w:val="007F0EDB"/>
    <w:rsid w:val="007F1028"/>
    <w:rsid w:val="007F14DD"/>
    <w:rsid w:val="007F2603"/>
    <w:rsid w:val="007F2651"/>
    <w:rsid w:val="007F2788"/>
    <w:rsid w:val="007F2956"/>
    <w:rsid w:val="007F307D"/>
    <w:rsid w:val="007F328C"/>
    <w:rsid w:val="007F372E"/>
    <w:rsid w:val="007F3CA4"/>
    <w:rsid w:val="007F4B2E"/>
    <w:rsid w:val="007F4D75"/>
    <w:rsid w:val="007F5584"/>
    <w:rsid w:val="007F5F23"/>
    <w:rsid w:val="007F623C"/>
    <w:rsid w:val="007F643C"/>
    <w:rsid w:val="007F755E"/>
    <w:rsid w:val="007F7C29"/>
    <w:rsid w:val="007F7C7B"/>
    <w:rsid w:val="008002AE"/>
    <w:rsid w:val="00800785"/>
    <w:rsid w:val="0080086A"/>
    <w:rsid w:val="008008E9"/>
    <w:rsid w:val="008012BF"/>
    <w:rsid w:val="0080138F"/>
    <w:rsid w:val="00801418"/>
    <w:rsid w:val="00801603"/>
    <w:rsid w:val="008019A3"/>
    <w:rsid w:val="00802450"/>
    <w:rsid w:val="00802706"/>
    <w:rsid w:val="008028BB"/>
    <w:rsid w:val="00802908"/>
    <w:rsid w:val="00802CB6"/>
    <w:rsid w:val="008030C4"/>
    <w:rsid w:val="00803F21"/>
    <w:rsid w:val="00804CF0"/>
    <w:rsid w:val="00805C97"/>
    <w:rsid w:val="00805DAB"/>
    <w:rsid w:val="008066C2"/>
    <w:rsid w:val="00806A6D"/>
    <w:rsid w:val="00806C0E"/>
    <w:rsid w:val="00806FD3"/>
    <w:rsid w:val="008073E7"/>
    <w:rsid w:val="00807514"/>
    <w:rsid w:val="00807779"/>
    <w:rsid w:val="008078A4"/>
    <w:rsid w:val="008079C1"/>
    <w:rsid w:val="00807E76"/>
    <w:rsid w:val="008103B1"/>
    <w:rsid w:val="00810914"/>
    <w:rsid w:val="00810A45"/>
    <w:rsid w:val="00810C1C"/>
    <w:rsid w:val="008113AF"/>
    <w:rsid w:val="0081187A"/>
    <w:rsid w:val="00811895"/>
    <w:rsid w:val="008118BE"/>
    <w:rsid w:val="00811C9B"/>
    <w:rsid w:val="008121A2"/>
    <w:rsid w:val="008125D5"/>
    <w:rsid w:val="00812672"/>
    <w:rsid w:val="00812700"/>
    <w:rsid w:val="00812839"/>
    <w:rsid w:val="00813649"/>
    <w:rsid w:val="008137E8"/>
    <w:rsid w:val="00814B23"/>
    <w:rsid w:val="00814BAE"/>
    <w:rsid w:val="00814BE0"/>
    <w:rsid w:val="00814CA9"/>
    <w:rsid w:val="00814DBA"/>
    <w:rsid w:val="00814E71"/>
    <w:rsid w:val="00815313"/>
    <w:rsid w:val="00816585"/>
    <w:rsid w:val="00816719"/>
    <w:rsid w:val="00816A22"/>
    <w:rsid w:val="0081791A"/>
    <w:rsid w:val="00820203"/>
    <w:rsid w:val="00820BE7"/>
    <w:rsid w:val="00820DE2"/>
    <w:rsid w:val="00820EFA"/>
    <w:rsid w:val="00821A0E"/>
    <w:rsid w:val="00821B97"/>
    <w:rsid w:val="00821C84"/>
    <w:rsid w:val="00821CCB"/>
    <w:rsid w:val="00822465"/>
    <w:rsid w:val="00822A71"/>
    <w:rsid w:val="00822A84"/>
    <w:rsid w:val="00822D53"/>
    <w:rsid w:val="00823390"/>
    <w:rsid w:val="00823D53"/>
    <w:rsid w:val="0082419B"/>
    <w:rsid w:val="008242D5"/>
    <w:rsid w:val="008243D2"/>
    <w:rsid w:val="0082453A"/>
    <w:rsid w:val="00824F24"/>
    <w:rsid w:val="00825042"/>
    <w:rsid w:val="00825358"/>
    <w:rsid w:val="00825425"/>
    <w:rsid w:val="008258FB"/>
    <w:rsid w:val="00825DD0"/>
    <w:rsid w:val="0082634B"/>
    <w:rsid w:val="008265CF"/>
    <w:rsid w:val="00826DC4"/>
    <w:rsid w:val="008270D9"/>
    <w:rsid w:val="008271A9"/>
    <w:rsid w:val="0082740E"/>
    <w:rsid w:val="008276F4"/>
    <w:rsid w:val="0082771F"/>
    <w:rsid w:val="008279AD"/>
    <w:rsid w:val="00827E66"/>
    <w:rsid w:val="0083012E"/>
    <w:rsid w:val="008301FC"/>
    <w:rsid w:val="0083030A"/>
    <w:rsid w:val="00830876"/>
    <w:rsid w:val="008308E6"/>
    <w:rsid w:val="008313EA"/>
    <w:rsid w:val="00831533"/>
    <w:rsid w:val="00831B45"/>
    <w:rsid w:val="00831BAD"/>
    <w:rsid w:val="00832673"/>
    <w:rsid w:val="008328D5"/>
    <w:rsid w:val="00832B2A"/>
    <w:rsid w:val="00832EDB"/>
    <w:rsid w:val="008339E2"/>
    <w:rsid w:val="00833D2F"/>
    <w:rsid w:val="0083432C"/>
    <w:rsid w:val="008345A9"/>
    <w:rsid w:val="00834969"/>
    <w:rsid w:val="008357C6"/>
    <w:rsid w:val="008362ED"/>
    <w:rsid w:val="008366F7"/>
    <w:rsid w:val="00836AFD"/>
    <w:rsid w:val="00836CD5"/>
    <w:rsid w:val="00836F0F"/>
    <w:rsid w:val="008372BC"/>
    <w:rsid w:val="00837A02"/>
    <w:rsid w:val="00837CE5"/>
    <w:rsid w:val="00837FFA"/>
    <w:rsid w:val="0084003A"/>
    <w:rsid w:val="0084019A"/>
    <w:rsid w:val="00840F2B"/>
    <w:rsid w:val="00841102"/>
    <w:rsid w:val="00841590"/>
    <w:rsid w:val="00841637"/>
    <w:rsid w:val="00842325"/>
    <w:rsid w:val="00842338"/>
    <w:rsid w:val="0084273B"/>
    <w:rsid w:val="00842F0C"/>
    <w:rsid w:val="00843162"/>
    <w:rsid w:val="008433AC"/>
    <w:rsid w:val="008435CE"/>
    <w:rsid w:val="00843F95"/>
    <w:rsid w:val="00844566"/>
    <w:rsid w:val="008447FD"/>
    <w:rsid w:val="00844FD5"/>
    <w:rsid w:val="00845026"/>
    <w:rsid w:val="00845165"/>
    <w:rsid w:val="00845779"/>
    <w:rsid w:val="00845828"/>
    <w:rsid w:val="00845ADA"/>
    <w:rsid w:val="00846700"/>
    <w:rsid w:val="00846915"/>
    <w:rsid w:val="008469DC"/>
    <w:rsid w:val="00846BA9"/>
    <w:rsid w:val="00846D5A"/>
    <w:rsid w:val="008471E1"/>
    <w:rsid w:val="008474B6"/>
    <w:rsid w:val="00847A29"/>
    <w:rsid w:val="00847A2A"/>
    <w:rsid w:val="00847B75"/>
    <w:rsid w:val="00847B7F"/>
    <w:rsid w:val="00847CA2"/>
    <w:rsid w:val="00847F5F"/>
    <w:rsid w:val="00850345"/>
    <w:rsid w:val="00851362"/>
    <w:rsid w:val="00851372"/>
    <w:rsid w:val="00851F58"/>
    <w:rsid w:val="008524F8"/>
    <w:rsid w:val="00852D8C"/>
    <w:rsid w:val="00852EE7"/>
    <w:rsid w:val="00853045"/>
    <w:rsid w:val="00853A14"/>
    <w:rsid w:val="0085487B"/>
    <w:rsid w:val="008550B9"/>
    <w:rsid w:val="008552E3"/>
    <w:rsid w:val="00855693"/>
    <w:rsid w:val="00855A5A"/>
    <w:rsid w:val="00855B73"/>
    <w:rsid w:val="00855F73"/>
    <w:rsid w:val="008566B8"/>
    <w:rsid w:val="00856884"/>
    <w:rsid w:val="0085694B"/>
    <w:rsid w:val="008575FE"/>
    <w:rsid w:val="00857BA8"/>
    <w:rsid w:val="00857BC0"/>
    <w:rsid w:val="00857D00"/>
    <w:rsid w:val="00857EF9"/>
    <w:rsid w:val="00860B90"/>
    <w:rsid w:val="00860FB6"/>
    <w:rsid w:val="008611EE"/>
    <w:rsid w:val="008614C3"/>
    <w:rsid w:val="0086321E"/>
    <w:rsid w:val="00863399"/>
    <w:rsid w:val="008637B0"/>
    <w:rsid w:val="00863A59"/>
    <w:rsid w:val="00863AC5"/>
    <w:rsid w:val="00864015"/>
    <w:rsid w:val="00864400"/>
    <w:rsid w:val="008655E2"/>
    <w:rsid w:val="00865B70"/>
    <w:rsid w:val="00865C8F"/>
    <w:rsid w:val="00865C9F"/>
    <w:rsid w:val="00866471"/>
    <w:rsid w:val="008668ED"/>
    <w:rsid w:val="00866951"/>
    <w:rsid w:val="00867BDD"/>
    <w:rsid w:val="00870F4C"/>
    <w:rsid w:val="0087166A"/>
    <w:rsid w:val="00871977"/>
    <w:rsid w:val="00872BB9"/>
    <w:rsid w:val="00873238"/>
    <w:rsid w:val="0087323B"/>
    <w:rsid w:val="00873957"/>
    <w:rsid w:val="00873CD9"/>
    <w:rsid w:val="00873D7C"/>
    <w:rsid w:val="008742BD"/>
    <w:rsid w:val="00874655"/>
    <w:rsid w:val="008750F2"/>
    <w:rsid w:val="008757F5"/>
    <w:rsid w:val="0087584A"/>
    <w:rsid w:val="00875985"/>
    <w:rsid w:val="00875AEB"/>
    <w:rsid w:val="00875C53"/>
    <w:rsid w:val="0087600B"/>
    <w:rsid w:val="008764DC"/>
    <w:rsid w:val="00876CAF"/>
    <w:rsid w:val="008773C7"/>
    <w:rsid w:val="008779BD"/>
    <w:rsid w:val="00877F0F"/>
    <w:rsid w:val="00880484"/>
    <w:rsid w:val="00880C04"/>
    <w:rsid w:val="00880C11"/>
    <w:rsid w:val="008813F3"/>
    <w:rsid w:val="00881C37"/>
    <w:rsid w:val="008820F1"/>
    <w:rsid w:val="00882297"/>
    <w:rsid w:val="008822B6"/>
    <w:rsid w:val="00882949"/>
    <w:rsid w:val="00882DA8"/>
    <w:rsid w:val="008832C7"/>
    <w:rsid w:val="00883337"/>
    <w:rsid w:val="008833A1"/>
    <w:rsid w:val="008835AE"/>
    <w:rsid w:val="00883A5C"/>
    <w:rsid w:val="00883BBA"/>
    <w:rsid w:val="00883E48"/>
    <w:rsid w:val="008840B8"/>
    <w:rsid w:val="00884568"/>
    <w:rsid w:val="00884AA9"/>
    <w:rsid w:val="00884CEF"/>
    <w:rsid w:val="00884D54"/>
    <w:rsid w:val="00885509"/>
    <w:rsid w:val="008855E9"/>
    <w:rsid w:val="0088569F"/>
    <w:rsid w:val="00886042"/>
    <w:rsid w:val="008865B1"/>
    <w:rsid w:val="008867B2"/>
    <w:rsid w:val="00886923"/>
    <w:rsid w:val="00886A46"/>
    <w:rsid w:val="00886AF1"/>
    <w:rsid w:val="00886DE6"/>
    <w:rsid w:val="0088700B"/>
    <w:rsid w:val="00887515"/>
    <w:rsid w:val="0088790E"/>
    <w:rsid w:val="00887A5F"/>
    <w:rsid w:val="00887B3E"/>
    <w:rsid w:val="00887CAE"/>
    <w:rsid w:val="00887E5D"/>
    <w:rsid w:val="008900D3"/>
    <w:rsid w:val="0089027C"/>
    <w:rsid w:val="008903B1"/>
    <w:rsid w:val="00890B0D"/>
    <w:rsid w:val="00890CB2"/>
    <w:rsid w:val="0089126D"/>
    <w:rsid w:val="00891904"/>
    <w:rsid w:val="00891FCB"/>
    <w:rsid w:val="00892237"/>
    <w:rsid w:val="0089242E"/>
    <w:rsid w:val="00892677"/>
    <w:rsid w:val="00892D7F"/>
    <w:rsid w:val="00892E57"/>
    <w:rsid w:val="00893678"/>
    <w:rsid w:val="008938F2"/>
    <w:rsid w:val="008943D2"/>
    <w:rsid w:val="0089443B"/>
    <w:rsid w:val="00894EA0"/>
    <w:rsid w:val="0089545D"/>
    <w:rsid w:val="00895596"/>
    <w:rsid w:val="0089609E"/>
    <w:rsid w:val="008963FD"/>
    <w:rsid w:val="008964D1"/>
    <w:rsid w:val="00896556"/>
    <w:rsid w:val="00897480"/>
    <w:rsid w:val="00897A00"/>
    <w:rsid w:val="008A05E2"/>
    <w:rsid w:val="008A0EF7"/>
    <w:rsid w:val="008A1031"/>
    <w:rsid w:val="008A1490"/>
    <w:rsid w:val="008A1492"/>
    <w:rsid w:val="008A149A"/>
    <w:rsid w:val="008A2123"/>
    <w:rsid w:val="008A23BD"/>
    <w:rsid w:val="008A2E5B"/>
    <w:rsid w:val="008A2EBB"/>
    <w:rsid w:val="008A37BE"/>
    <w:rsid w:val="008A4461"/>
    <w:rsid w:val="008A4598"/>
    <w:rsid w:val="008A4A58"/>
    <w:rsid w:val="008A557D"/>
    <w:rsid w:val="008A579F"/>
    <w:rsid w:val="008A5A4B"/>
    <w:rsid w:val="008A6A5D"/>
    <w:rsid w:val="008A6E40"/>
    <w:rsid w:val="008A6F3E"/>
    <w:rsid w:val="008A7303"/>
    <w:rsid w:val="008A73EB"/>
    <w:rsid w:val="008A79F8"/>
    <w:rsid w:val="008A7EC7"/>
    <w:rsid w:val="008B004D"/>
    <w:rsid w:val="008B00F1"/>
    <w:rsid w:val="008B05E2"/>
    <w:rsid w:val="008B06D3"/>
    <w:rsid w:val="008B0A1D"/>
    <w:rsid w:val="008B0ED1"/>
    <w:rsid w:val="008B10C3"/>
    <w:rsid w:val="008B1173"/>
    <w:rsid w:val="008B1950"/>
    <w:rsid w:val="008B1CCF"/>
    <w:rsid w:val="008B1FCF"/>
    <w:rsid w:val="008B29C6"/>
    <w:rsid w:val="008B3AB4"/>
    <w:rsid w:val="008B3F87"/>
    <w:rsid w:val="008B428E"/>
    <w:rsid w:val="008B4DB3"/>
    <w:rsid w:val="008B5911"/>
    <w:rsid w:val="008B5CAB"/>
    <w:rsid w:val="008B6684"/>
    <w:rsid w:val="008B696A"/>
    <w:rsid w:val="008B6A2D"/>
    <w:rsid w:val="008B6B30"/>
    <w:rsid w:val="008B70B0"/>
    <w:rsid w:val="008B7671"/>
    <w:rsid w:val="008C0043"/>
    <w:rsid w:val="008C0672"/>
    <w:rsid w:val="008C0729"/>
    <w:rsid w:val="008C09F0"/>
    <w:rsid w:val="008C0D4B"/>
    <w:rsid w:val="008C1B06"/>
    <w:rsid w:val="008C1F9E"/>
    <w:rsid w:val="008C2056"/>
    <w:rsid w:val="008C213C"/>
    <w:rsid w:val="008C22F1"/>
    <w:rsid w:val="008C269E"/>
    <w:rsid w:val="008C2704"/>
    <w:rsid w:val="008C277C"/>
    <w:rsid w:val="008C27EE"/>
    <w:rsid w:val="008C2BE4"/>
    <w:rsid w:val="008C2D0E"/>
    <w:rsid w:val="008C2DBB"/>
    <w:rsid w:val="008C3404"/>
    <w:rsid w:val="008C35BB"/>
    <w:rsid w:val="008C3A74"/>
    <w:rsid w:val="008C3D29"/>
    <w:rsid w:val="008C3F07"/>
    <w:rsid w:val="008C54B4"/>
    <w:rsid w:val="008C55A0"/>
    <w:rsid w:val="008C56B3"/>
    <w:rsid w:val="008C5947"/>
    <w:rsid w:val="008C61E3"/>
    <w:rsid w:val="008C6819"/>
    <w:rsid w:val="008C7803"/>
    <w:rsid w:val="008C78F8"/>
    <w:rsid w:val="008C79E5"/>
    <w:rsid w:val="008C7C78"/>
    <w:rsid w:val="008C7D24"/>
    <w:rsid w:val="008C7EDD"/>
    <w:rsid w:val="008C7EE5"/>
    <w:rsid w:val="008D03F3"/>
    <w:rsid w:val="008D12BF"/>
    <w:rsid w:val="008D15B4"/>
    <w:rsid w:val="008D15D6"/>
    <w:rsid w:val="008D1A88"/>
    <w:rsid w:val="008D237C"/>
    <w:rsid w:val="008D2A02"/>
    <w:rsid w:val="008D3AC6"/>
    <w:rsid w:val="008D4093"/>
    <w:rsid w:val="008D410D"/>
    <w:rsid w:val="008D4443"/>
    <w:rsid w:val="008D5682"/>
    <w:rsid w:val="008D5C70"/>
    <w:rsid w:val="008D5EA5"/>
    <w:rsid w:val="008D714F"/>
    <w:rsid w:val="008D77AD"/>
    <w:rsid w:val="008D77B9"/>
    <w:rsid w:val="008D7D05"/>
    <w:rsid w:val="008D7E92"/>
    <w:rsid w:val="008E0251"/>
    <w:rsid w:val="008E0835"/>
    <w:rsid w:val="008E08FF"/>
    <w:rsid w:val="008E19CD"/>
    <w:rsid w:val="008E1A62"/>
    <w:rsid w:val="008E222A"/>
    <w:rsid w:val="008E254B"/>
    <w:rsid w:val="008E26A6"/>
    <w:rsid w:val="008E2C50"/>
    <w:rsid w:val="008E2FF6"/>
    <w:rsid w:val="008E312C"/>
    <w:rsid w:val="008E31BE"/>
    <w:rsid w:val="008E3467"/>
    <w:rsid w:val="008E3772"/>
    <w:rsid w:val="008E3909"/>
    <w:rsid w:val="008E450D"/>
    <w:rsid w:val="008E5545"/>
    <w:rsid w:val="008E554A"/>
    <w:rsid w:val="008E56AF"/>
    <w:rsid w:val="008E62EC"/>
    <w:rsid w:val="008E643E"/>
    <w:rsid w:val="008E682F"/>
    <w:rsid w:val="008E6C0C"/>
    <w:rsid w:val="008E7450"/>
    <w:rsid w:val="008E7513"/>
    <w:rsid w:val="008E77B8"/>
    <w:rsid w:val="008E7A66"/>
    <w:rsid w:val="008E7F6E"/>
    <w:rsid w:val="008E7F7B"/>
    <w:rsid w:val="008F025E"/>
    <w:rsid w:val="008F0530"/>
    <w:rsid w:val="008F097C"/>
    <w:rsid w:val="008F09BD"/>
    <w:rsid w:val="008F0C41"/>
    <w:rsid w:val="008F0D18"/>
    <w:rsid w:val="008F1119"/>
    <w:rsid w:val="008F19C7"/>
    <w:rsid w:val="008F19FC"/>
    <w:rsid w:val="008F1DD2"/>
    <w:rsid w:val="008F2355"/>
    <w:rsid w:val="008F3A59"/>
    <w:rsid w:val="008F3AB8"/>
    <w:rsid w:val="008F3C58"/>
    <w:rsid w:val="008F3C9C"/>
    <w:rsid w:val="008F4176"/>
    <w:rsid w:val="008F4FE0"/>
    <w:rsid w:val="008F5A3F"/>
    <w:rsid w:val="008F5C77"/>
    <w:rsid w:val="008F6022"/>
    <w:rsid w:val="008F639F"/>
    <w:rsid w:val="008F6405"/>
    <w:rsid w:val="008F6476"/>
    <w:rsid w:val="008F723F"/>
    <w:rsid w:val="008F725B"/>
    <w:rsid w:val="008F7267"/>
    <w:rsid w:val="0090015B"/>
    <w:rsid w:val="00900DC6"/>
    <w:rsid w:val="00900DC9"/>
    <w:rsid w:val="00901512"/>
    <w:rsid w:val="00901A1A"/>
    <w:rsid w:val="00901A85"/>
    <w:rsid w:val="00901D40"/>
    <w:rsid w:val="00901E0B"/>
    <w:rsid w:val="00901E1D"/>
    <w:rsid w:val="00901EC3"/>
    <w:rsid w:val="00902368"/>
    <w:rsid w:val="009028FD"/>
    <w:rsid w:val="00903315"/>
    <w:rsid w:val="0090353E"/>
    <w:rsid w:val="00903C56"/>
    <w:rsid w:val="00903DA2"/>
    <w:rsid w:val="0090407A"/>
    <w:rsid w:val="00904266"/>
    <w:rsid w:val="009044C0"/>
    <w:rsid w:val="009045F6"/>
    <w:rsid w:val="00904752"/>
    <w:rsid w:val="00904977"/>
    <w:rsid w:val="00904B58"/>
    <w:rsid w:val="00904D13"/>
    <w:rsid w:val="00904D47"/>
    <w:rsid w:val="00904DCA"/>
    <w:rsid w:val="009053D3"/>
    <w:rsid w:val="009059F6"/>
    <w:rsid w:val="00905C7E"/>
    <w:rsid w:val="009062E4"/>
    <w:rsid w:val="009069ED"/>
    <w:rsid w:val="00906B52"/>
    <w:rsid w:val="00906D05"/>
    <w:rsid w:val="009072BF"/>
    <w:rsid w:val="009073A5"/>
    <w:rsid w:val="00907B4C"/>
    <w:rsid w:val="00907B7A"/>
    <w:rsid w:val="00907C40"/>
    <w:rsid w:val="00910500"/>
    <w:rsid w:val="00910FB7"/>
    <w:rsid w:val="00910FD9"/>
    <w:rsid w:val="00911524"/>
    <w:rsid w:val="009118EA"/>
    <w:rsid w:val="00911D4A"/>
    <w:rsid w:val="00912244"/>
    <w:rsid w:val="009129EE"/>
    <w:rsid w:val="00912B6D"/>
    <w:rsid w:val="00912D27"/>
    <w:rsid w:val="00912E09"/>
    <w:rsid w:val="009133B9"/>
    <w:rsid w:val="009134E9"/>
    <w:rsid w:val="00913698"/>
    <w:rsid w:val="00913C9E"/>
    <w:rsid w:val="00914208"/>
    <w:rsid w:val="00914739"/>
    <w:rsid w:val="00914765"/>
    <w:rsid w:val="009148E9"/>
    <w:rsid w:val="00914A6B"/>
    <w:rsid w:val="00914D7C"/>
    <w:rsid w:val="00914E15"/>
    <w:rsid w:val="00915009"/>
    <w:rsid w:val="00915339"/>
    <w:rsid w:val="00915439"/>
    <w:rsid w:val="009154C4"/>
    <w:rsid w:val="00915793"/>
    <w:rsid w:val="00915910"/>
    <w:rsid w:val="00915E83"/>
    <w:rsid w:val="0091617D"/>
    <w:rsid w:val="00916A7B"/>
    <w:rsid w:val="00916D26"/>
    <w:rsid w:val="0091715C"/>
    <w:rsid w:val="0091793F"/>
    <w:rsid w:val="00917ADD"/>
    <w:rsid w:val="00920EC0"/>
    <w:rsid w:val="009210F6"/>
    <w:rsid w:val="0092161A"/>
    <w:rsid w:val="00921B0F"/>
    <w:rsid w:val="00922887"/>
    <w:rsid w:val="0092300E"/>
    <w:rsid w:val="00923591"/>
    <w:rsid w:val="0092383E"/>
    <w:rsid w:val="00923CDB"/>
    <w:rsid w:val="009248E3"/>
    <w:rsid w:val="00924D53"/>
    <w:rsid w:val="00924EA0"/>
    <w:rsid w:val="0092532A"/>
    <w:rsid w:val="0092559F"/>
    <w:rsid w:val="0092593D"/>
    <w:rsid w:val="009264F5"/>
    <w:rsid w:val="00926A01"/>
    <w:rsid w:val="00926B53"/>
    <w:rsid w:val="0092786D"/>
    <w:rsid w:val="00927C4B"/>
    <w:rsid w:val="00927EA2"/>
    <w:rsid w:val="00927F72"/>
    <w:rsid w:val="00930167"/>
    <w:rsid w:val="00930CE3"/>
    <w:rsid w:val="009310AC"/>
    <w:rsid w:val="00931342"/>
    <w:rsid w:val="0093140C"/>
    <w:rsid w:val="0093146C"/>
    <w:rsid w:val="009314C9"/>
    <w:rsid w:val="00931D3E"/>
    <w:rsid w:val="00932130"/>
    <w:rsid w:val="009322E3"/>
    <w:rsid w:val="009323D8"/>
    <w:rsid w:val="0093254A"/>
    <w:rsid w:val="00932617"/>
    <w:rsid w:val="00932CD6"/>
    <w:rsid w:val="00932D28"/>
    <w:rsid w:val="009334DB"/>
    <w:rsid w:val="00933898"/>
    <w:rsid w:val="00933B8F"/>
    <w:rsid w:val="00933E7B"/>
    <w:rsid w:val="00934464"/>
    <w:rsid w:val="00934756"/>
    <w:rsid w:val="009348DA"/>
    <w:rsid w:val="009349BC"/>
    <w:rsid w:val="009351E5"/>
    <w:rsid w:val="00935216"/>
    <w:rsid w:val="009353EB"/>
    <w:rsid w:val="009359E0"/>
    <w:rsid w:val="00936129"/>
    <w:rsid w:val="0093649D"/>
    <w:rsid w:val="00936E2F"/>
    <w:rsid w:val="00936F24"/>
    <w:rsid w:val="009370FE"/>
    <w:rsid w:val="009372B7"/>
    <w:rsid w:val="009378D4"/>
    <w:rsid w:val="00937B5D"/>
    <w:rsid w:val="00937F73"/>
    <w:rsid w:val="009403D8"/>
    <w:rsid w:val="00941161"/>
    <w:rsid w:val="0094159C"/>
    <w:rsid w:val="009416E4"/>
    <w:rsid w:val="00941B13"/>
    <w:rsid w:val="0094280E"/>
    <w:rsid w:val="00942D17"/>
    <w:rsid w:val="00942F08"/>
    <w:rsid w:val="00943909"/>
    <w:rsid w:val="00943A5A"/>
    <w:rsid w:val="00943D16"/>
    <w:rsid w:val="009442FE"/>
    <w:rsid w:val="00944592"/>
    <w:rsid w:val="0094490F"/>
    <w:rsid w:val="00944C7D"/>
    <w:rsid w:val="00944E6C"/>
    <w:rsid w:val="009459FF"/>
    <w:rsid w:val="00945BC2"/>
    <w:rsid w:val="00945FAB"/>
    <w:rsid w:val="00946BD5"/>
    <w:rsid w:val="00946D14"/>
    <w:rsid w:val="009471DD"/>
    <w:rsid w:val="0094734A"/>
    <w:rsid w:val="00947472"/>
    <w:rsid w:val="00947714"/>
    <w:rsid w:val="00947850"/>
    <w:rsid w:val="00947E9B"/>
    <w:rsid w:val="00950040"/>
    <w:rsid w:val="00950060"/>
    <w:rsid w:val="0095049A"/>
    <w:rsid w:val="00950580"/>
    <w:rsid w:val="00950C06"/>
    <w:rsid w:val="00950D14"/>
    <w:rsid w:val="00951097"/>
    <w:rsid w:val="0095120B"/>
    <w:rsid w:val="00951369"/>
    <w:rsid w:val="009516D8"/>
    <w:rsid w:val="00951A45"/>
    <w:rsid w:val="00951B9C"/>
    <w:rsid w:val="009527D9"/>
    <w:rsid w:val="00952B2D"/>
    <w:rsid w:val="00952D40"/>
    <w:rsid w:val="0095319C"/>
    <w:rsid w:val="00953909"/>
    <w:rsid w:val="00953D37"/>
    <w:rsid w:val="00955250"/>
    <w:rsid w:val="00956327"/>
    <w:rsid w:val="009566BE"/>
    <w:rsid w:val="00956798"/>
    <w:rsid w:val="00956BB9"/>
    <w:rsid w:val="0095789E"/>
    <w:rsid w:val="00957FC3"/>
    <w:rsid w:val="00957FC7"/>
    <w:rsid w:val="009604D4"/>
    <w:rsid w:val="00960846"/>
    <w:rsid w:val="00960AE0"/>
    <w:rsid w:val="00960D0B"/>
    <w:rsid w:val="00960EED"/>
    <w:rsid w:val="00961543"/>
    <w:rsid w:val="009615A3"/>
    <w:rsid w:val="009628D6"/>
    <w:rsid w:val="009633D8"/>
    <w:rsid w:val="00963412"/>
    <w:rsid w:val="0096465F"/>
    <w:rsid w:val="00964694"/>
    <w:rsid w:val="00964B1E"/>
    <w:rsid w:val="00964B7D"/>
    <w:rsid w:val="00964D73"/>
    <w:rsid w:val="00964E64"/>
    <w:rsid w:val="00965108"/>
    <w:rsid w:val="009658C6"/>
    <w:rsid w:val="00965987"/>
    <w:rsid w:val="00965C1C"/>
    <w:rsid w:val="0096614C"/>
    <w:rsid w:val="00966200"/>
    <w:rsid w:val="00966276"/>
    <w:rsid w:val="009667FD"/>
    <w:rsid w:val="0096682C"/>
    <w:rsid w:val="00967D8E"/>
    <w:rsid w:val="00970152"/>
    <w:rsid w:val="009707E7"/>
    <w:rsid w:val="00970B65"/>
    <w:rsid w:val="0097129A"/>
    <w:rsid w:val="0097135C"/>
    <w:rsid w:val="00971501"/>
    <w:rsid w:val="009722F9"/>
    <w:rsid w:val="00972B5C"/>
    <w:rsid w:val="00972ED0"/>
    <w:rsid w:val="009730D2"/>
    <w:rsid w:val="009733A1"/>
    <w:rsid w:val="009733C5"/>
    <w:rsid w:val="009733F6"/>
    <w:rsid w:val="00973FF7"/>
    <w:rsid w:val="009741EF"/>
    <w:rsid w:val="0097478D"/>
    <w:rsid w:val="0097492D"/>
    <w:rsid w:val="00974A18"/>
    <w:rsid w:val="00974C21"/>
    <w:rsid w:val="00974DC1"/>
    <w:rsid w:val="00974E4D"/>
    <w:rsid w:val="00975583"/>
    <w:rsid w:val="0097576D"/>
    <w:rsid w:val="00976F36"/>
    <w:rsid w:val="00977790"/>
    <w:rsid w:val="00977928"/>
    <w:rsid w:val="00977A45"/>
    <w:rsid w:val="00977ACA"/>
    <w:rsid w:val="00980066"/>
    <w:rsid w:val="00980298"/>
    <w:rsid w:val="00980600"/>
    <w:rsid w:val="00980818"/>
    <w:rsid w:val="009817D6"/>
    <w:rsid w:val="00981D4C"/>
    <w:rsid w:val="009823C0"/>
    <w:rsid w:val="00982460"/>
    <w:rsid w:val="009837FD"/>
    <w:rsid w:val="009838C4"/>
    <w:rsid w:val="00984315"/>
    <w:rsid w:val="00985520"/>
    <w:rsid w:val="00985698"/>
    <w:rsid w:val="009859B3"/>
    <w:rsid w:val="00985A51"/>
    <w:rsid w:val="00985AE6"/>
    <w:rsid w:val="00985B48"/>
    <w:rsid w:val="00985D86"/>
    <w:rsid w:val="009865BD"/>
    <w:rsid w:val="00986F31"/>
    <w:rsid w:val="00987431"/>
    <w:rsid w:val="00987A7B"/>
    <w:rsid w:val="0099094A"/>
    <w:rsid w:val="0099101F"/>
    <w:rsid w:val="009912F4"/>
    <w:rsid w:val="0099146E"/>
    <w:rsid w:val="00991B27"/>
    <w:rsid w:val="00992791"/>
    <w:rsid w:val="0099285C"/>
    <w:rsid w:val="009929E5"/>
    <w:rsid w:val="00992A90"/>
    <w:rsid w:val="0099341A"/>
    <w:rsid w:val="009938B6"/>
    <w:rsid w:val="00993EEE"/>
    <w:rsid w:val="00994028"/>
    <w:rsid w:val="0099425E"/>
    <w:rsid w:val="0099439E"/>
    <w:rsid w:val="00994418"/>
    <w:rsid w:val="00994B83"/>
    <w:rsid w:val="00994DC4"/>
    <w:rsid w:val="00994EE8"/>
    <w:rsid w:val="00995049"/>
    <w:rsid w:val="009950C3"/>
    <w:rsid w:val="009951E3"/>
    <w:rsid w:val="009952C9"/>
    <w:rsid w:val="0099558C"/>
    <w:rsid w:val="009958A4"/>
    <w:rsid w:val="00995948"/>
    <w:rsid w:val="00995DFB"/>
    <w:rsid w:val="00996090"/>
    <w:rsid w:val="009965C8"/>
    <w:rsid w:val="0099660A"/>
    <w:rsid w:val="00996EBC"/>
    <w:rsid w:val="00996F7D"/>
    <w:rsid w:val="00997394"/>
    <w:rsid w:val="009975AA"/>
    <w:rsid w:val="00997912"/>
    <w:rsid w:val="00997B74"/>
    <w:rsid w:val="009A0087"/>
    <w:rsid w:val="009A0528"/>
    <w:rsid w:val="009A06AD"/>
    <w:rsid w:val="009A0AC6"/>
    <w:rsid w:val="009A1042"/>
    <w:rsid w:val="009A110F"/>
    <w:rsid w:val="009A112E"/>
    <w:rsid w:val="009A1F29"/>
    <w:rsid w:val="009A20B7"/>
    <w:rsid w:val="009A20BA"/>
    <w:rsid w:val="009A24DB"/>
    <w:rsid w:val="009A26B9"/>
    <w:rsid w:val="009A288D"/>
    <w:rsid w:val="009A2C54"/>
    <w:rsid w:val="009A326D"/>
    <w:rsid w:val="009A349D"/>
    <w:rsid w:val="009A3582"/>
    <w:rsid w:val="009A38BE"/>
    <w:rsid w:val="009A396A"/>
    <w:rsid w:val="009A3F68"/>
    <w:rsid w:val="009A3F83"/>
    <w:rsid w:val="009A432A"/>
    <w:rsid w:val="009A4732"/>
    <w:rsid w:val="009A4F56"/>
    <w:rsid w:val="009A5653"/>
    <w:rsid w:val="009A5A0E"/>
    <w:rsid w:val="009A5BD3"/>
    <w:rsid w:val="009A660D"/>
    <w:rsid w:val="009A6657"/>
    <w:rsid w:val="009A72B9"/>
    <w:rsid w:val="009A764B"/>
    <w:rsid w:val="009A7F02"/>
    <w:rsid w:val="009B002B"/>
    <w:rsid w:val="009B0107"/>
    <w:rsid w:val="009B021B"/>
    <w:rsid w:val="009B041D"/>
    <w:rsid w:val="009B0428"/>
    <w:rsid w:val="009B0717"/>
    <w:rsid w:val="009B0E27"/>
    <w:rsid w:val="009B2686"/>
    <w:rsid w:val="009B278B"/>
    <w:rsid w:val="009B299B"/>
    <w:rsid w:val="009B3ACC"/>
    <w:rsid w:val="009B3E0B"/>
    <w:rsid w:val="009B437F"/>
    <w:rsid w:val="009B4ACA"/>
    <w:rsid w:val="009B51D5"/>
    <w:rsid w:val="009B5549"/>
    <w:rsid w:val="009B56CF"/>
    <w:rsid w:val="009B5C77"/>
    <w:rsid w:val="009B5FA7"/>
    <w:rsid w:val="009B6F9B"/>
    <w:rsid w:val="009B79F8"/>
    <w:rsid w:val="009B7CAD"/>
    <w:rsid w:val="009C0311"/>
    <w:rsid w:val="009C0374"/>
    <w:rsid w:val="009C05F0"/>
    <w:rsid w:val="009C08DA"/>
    <w:rsid w:val="009C0F98"/>
    <w:rsid w:val="009C168E"/>
    <w:rsid w:val="009C1ED7"/>
    <w:rsid w:val="009C2118"/>
    <w:rsid w:val="009C22A9"/>
    <w:rsid w:val="009C29C3"/>
    <w:rsid w:val="009C365F"/>
    <w:rsid w:val="009C36C6"/>
    <w:rsid w:val="009C3DE3"/>
    <w:rsid w:val="009C4155"/>
    <w:rsid w:val="009C435A"/>
    <w:rsid w:val="009C45B7"/>
    <w:rsid w:val="009C4CB3"/>
    <w:rsid w:val="009C4CFC"/>
    <w:rsid w:val="009C506C"/>
    <w:rsid w:val="009C535D"/>
    <w:rsid w:val="009C5659"/>
    <w:rsid w:val="009C5CA5"/>
    <w:rsid w:val="009C5F43"/>
    <w:rsid w:val="009C5FA5"/>
    <w:rsid w:val="009C6038"/>
    <w:rsid w:val="009C6119"/>
    <w:rsid w:val="009C639C"/>
    <w:rsid w:val="009C64A0"/>
    <w:rsid w:val="009C6F78"/>
    <w:rsid w:val="009C701A"/>
    <w:rsid w:val="009C7026"/>
    <w:rsid w:val="009C78FE"/>
    <w:rsid w:val="009C7B46"/>
    <w:rsid w:val="009D0184"/>
    <w:rsid w:val="009D09D4"/>
    <w:rsid w:val="009D0C12"/>
    <w:rsid w:val="009D19DB"/>
    <w:rsid w:val="009D271F"/>
    <w:rsid w:val="009D2B0E"/>
    <w:rsid w:val="009D2C15"/>
    <w:rsid w:val="009D303B"/>
    <w:rsid w:val="009D369A"/>
    <w:rsid w:val="009D3C38"/>
    <w:rsid w:val="009D3C59"/>
    <w:rsid w:val="009D43B4"/>
    <w:rsid w:val="009D4642"/>
    <w:rsid w:val="009D47AC"/>
    <w:rsid w:val="009D4B60"/>
    <w:rsid w:val="009D4ED7"/>
    <w:rsid w:val="009D5B04"/>
    <w:rsid w:val="009D5D2C"/>
    <w:rsid w:val="009D6070"/>
    <w:rsid w:val="009D615C"/>
    <w:rsid w:val="009D62B1"/>
    <w:rsid w:val="009D6359"/>
    <w:rsid w:val="009D6811"/>
    <w:rsid w:val="009D6854"/>
    <w:rsid w:val="009D6D99"/>
    <w:rsid w:val="009D70D3"/>
    <w:rsid w:val="009D7DB1"/>
    <w:rsid w:val="009E0435"/>
    <w:rsid w:val="009E06B0"/>
    <w:rsid w:val="009E0C03"/>
    <w:rsid w:val="009E106F"/>
    <w:rsid w:val="009E10C4"/>
    <w:rsid w:val="009E129B"/>
    <w:rsid w:val="009E153A"/>
    <w:rsid w:val="009E1835"/>
    <w:rsid w:val="009E215A"/>
    <w:rsid w:val="009E2B86"/>
    <w:rsid w:val="009E2BE0"/>
    <w:rsid w:val="009E2C58"/>
    <w:rsid w:val="009E2C69"/>
    <w:rsid w:val="009E2CDF"/>
    <w:rsid w:val="009E3234"/>
    <w:rsid w:val="009E35DF"/>
    <w:rsid w:val="009E36F1"/>
    <w:rsid w:val="009E3DCA"/>
    <w:rsid w:val="009E3E05"/>
    <w:rsid w:val="009E46FC"/>
    <w:rsid w:val="009E4BE1"/>
    <w:rsid w:val="009E4F7A"/>
    <w:rsid w:val="009E55AD"/>
    <w:rsid w:val="009E5813"/>
    <w:rsid w:val="009E5BCE"/>
    <w:rsid w:val="009E6545"/>
    <w:rsid w:val="009E6F00"/>
    <w:rsid w:val="009E745B"/>
    <w:rsid w:val="009E74A6"/>
    <w:rsid w:val="009E7B27"/>
    <w:rsid w:val="009E7CCB"/>
    <w:rsid w:val="009F0035"/>
    <w:rsid w:val="009F0105"/>
    <w:rsid w:val="009F01C3"/>
    <w:rsid w:val="009F0562"/>
    <w:rsid w:val="009F05F3"/>
    <w:rsid w:val="009F0DEA"/>
    <w:rsid w:val="009F118F"/>
    <w:rsid w:val="009F1539"/>
    <w:rsid w:val="009F1FF1"/>
    <w:rsid w:val="009F20BB"/>
    <w:rsid w:val="009F2166"/>
    <w:rsid w:val="009F2598"/>
    <w:rsid w:val="009F2B44"/>
    <w:rsid w:val="009F3081"/>
    <w:rsid w:val="009F31F4"/>
    <w:rsid w:val="009F38CE"/>
    <w:rsid w:val="009F3C07"/>
    <w:rsid w:val="009F454A"/>
    <w:rsid w:val="009F5252"/>
    <w:rsid w:val="009F57F3"/>
    <w:rsid w:val="009F5890"/>
    <w:rsid w:val="009F5B7B"/>
    <w:rsid w:val="009F5EAC"/>
    <w:rsid w:val="009F6059"/>
    <w:rsid w:val="009F6329"/>
    <w:rsid w:val="009F6EDB"/>
    <w:rsid w:val="009F727E"/>
    <w:rsid w:val="009F7AE7"/>
    <w:rsid w:val="00A003AC"/>
    <w:rsid w:val="00A008E0"/>
    <w:rsid w:val="00A00A88"/>
    <w:rsid w:val="00A00BCB"/>
    <w:rsid w:val="00A01106"/>
    <w:rsid w:val="00A01ACA"/>
    <w:rsid w:val="00A01FF0"/>
    <w:rsid w:val="00A020C1"/>
    <w:rsid w:val="00A025C0"/>
    <w:rsid w:val="00A02AD4"/>
    <w:rsid w:val="00A02B95"/>
    <w:rsid w:val="00A02E81"/>
    <w:rsid w:val="00A02EDB"/>
    <w:rsid w:val="00A036A2"/>
    <w:rsid w:val="00A0408F"/>
    <w:rsid w:val="00A04191"/>
    <w:rsid w:val="00A04487"/>
    <w:rsid w:val="00A0495C"/>
    <w:rsid w:val="00A0553A"/>
    <w:rsid w:val="00A055A9"/>
    <w:rsid w:val="00A0595F"/>
    <w:rsid w:val="00A06BD9"/>
    <w:rsid w:val="00A06EBE"/>
    <w:rsid w:val="00A06F67"/>
    <w:rsid w:val="00A07723"/>
    <w:rsid w:val="00A07DB8"/>
    <w:rsid w:val="00A10016"/>
    <w:rsid w:val="00A10122"/>
    <w:rsid w:val="00A10205"/>
    <w:rsid w:val="00A103A5"/>
    <w:rsid w:val="00A10470"/>
    <w:rsid w:val="00A10964"/>
    <w:rsid w:val="00A10A26"/>
    <w:rsid w:val="00A10B8C"/>
    <w:rsid w:val="00A10DEC"/>
    <w:rsid w:val="00A10FF7"/>
    <w:rsid w:val="00A116D3"/>
    <w:rsid w:val="00A11F00"/>
    <w:rsid w:val="00A124F0"/>
    <w:rsid w:val="00A126AC"/>
    <w:rsid w:val="00A12A0D"/>
    <w:rsid w:val="00A12C8E"/>
    <w:rsid w:val="00A12D8B"/>
    <w:rsid w:val="00A12E12"/>
    <w:rsid w:val="00A12E9C"/>
    <w:rsid w:val="00A1300E"/>
    <w:rsid w:val="00A1317B"/>
    <w:rsid w:val="00A135D6"/>
    <w:rsid w:val="00A13EB5"/>
    <w:rsid w:val="00A14767"/>
    <w:rsid w:val="00A14E98"/>
    <w:rsid w:val="00A15C12"/>
    <w:rsid w:val="00A15C74"/>
    <w:rsid w:val="00A16171"/>
    <w:rsid w:val="00A1653C"/>
    <w:rsid w:val="00A171A6"/>
    <w:rsid w:val="00A17F79"/>
    <w:rsid w:val="00A201A0"/>
    <w:rsid w:val="00A20270"/>
    <w:rsid w:val="00A206BF"/>
    <w:rsid w:val="00A20830"/>
    <w:rsid w:val="00A209BD"/>
    <w:rsid w:val="00A20DDE"/>
    <w:rsid w:val="00A210B8"/>
    <w:rsid w:val="00A217DD"/>
    <w:rsid w:val="00A2183D"/>
    <w:rsid w:val="00A21848"/>
    <w:rsid w:val="00A21D3D"/>
    <w:rsid w:val="00A220B8"/>
    <w:rsid w:val="00A22177"/>
    <w:rsid w:val="00A22298"/>
    <w:rsid w:val="00A22945"/>
    <w:rsid w:val="00A22BD2"/>
    <w:rsid w:val="00A22BD4"/>
    <w:rsid w:val="00A2325E"/>
    <w:rsid w:val="00A23336"/>
    <w:rsid w:val="00A23869"/>
    <w:rsid w:val="00A23AAC"/>
    <w:rsid w:val="00A23B25"/>
    <w:rsid w:val="00A2485F"/>
    <w:rsid w:val="00A24972"/>
    <w:rsid w:val="00A24CCC"/>
    <w:rsid w:val="00A255F3"/>
    <w:rsid w:val="00A258A9"/>
    <w:rsid w:val="00A25AC1"/>
    <w:rsid w:val="00A25B2C"/>
    <w:rsid w:val="00A2638C"/>
    <w:rsid w:val="00A26BEB"/>
    <w:rsid w:val="00A2734C"/>
    <w:rsid w:val="00A2757F"/>
    <w:rsid w:val="00A27693"/>
    <w:rsid w:val="00A2789E"/>
    <w:rsid w:val="00A27EEA"/>
    <w:rsid w:val="00A30789"/>
    <w:rsid w:val="00A30F4D"/>
    <w:rsid w:val="00A31483"/>
    <w:rsid w:val="00A314EB"/>
    <w:rsid w:val="00A32FE5"/>
    <w:rsid w:val="00A33049"/>
    <w:rsid w:val="00A3365F"/>
    <w:rsid w:val="00A33D26"/>
    <w:rsid w:val="00A33DE6"/>
    <w:rsid w:val="00A346D8"/>
    <w:rsid w:val="00A347DE"/>
    <w:rsid w:val="00A34849"/>
    <w:rsid w:val="00A34914"/>
    <w:rsid w:val="00A34976"/>
    <w:rsid w:val="00A34CBE"/>
    <w:rsid w:val="00A3525D"/>
    <w:rsid w:val="00A3534B"/>
    <w:rsid w:val="00A3555D"/>
    <w:rsid w:val="00A35B88"/>
    <w:rsid w:val="00A36021"/>
    <w:rsid w:val="00A361C3"/>
    <w:rsid w:val="00A367B6"/>
    <w:rsid w:val="00A36CF4"/>
    <w:rsid w:val="00A3704C"/>
    <w:rsid w:val="00A3717E"/>
    <w:rsid w:val="00A37BE2"/>
    <w:rsid w:val="00A37CEA"/>
    <w:rsid w:val="00A4028D"/>
    <w:rsid w:val="00A4048B"/>
    <w:rsid w:val="00A40A29"/>
    <w:rsid w:val="00A41664"/>
    <w:rsid w:val="00A41D6C"/>
    <w:rsid w:val="00A42324"/>
    <w:rsid w:val="00A42CBB"/>
    <w:rsid w:val="00A42F12"/>
    <w:rsid w:val="00A43FE9"/>
    <w:rsid w:val="00A44414"/>
    <w:rsid w:val="00A445CF"/>
    <w:rsid w:val="00A45005"/>
    <w:rsid w:val="00A4512F"/>
    <w:rsid w:val="00A45406"/>
    <w:rsid w:val="00A45EFF"/>
    <w:rsid w:val="00A46611"/>
    <w:rsid w:val="00A46A62"/>
    <w:rsid w:val="00A46C04"/>
    <w:rsid w:val="00A46DD2"/>
    <w:rsid w:val="00A4709F"/>
    <w:rsid w:val="00A47E59"/>
    <w:rsid w:val="00A51FE7"/>
    <w:rsid w:val="00A52392"/>
    <w:rsid w:val="00A5328C"/>
    <w:rsid w:val="00A534E4"/>
    <w:rsid w:val="00A535E8"/>
    <w:rsid w:val="00A5375D"/>
    <w:rsid w:val="00A539AB"/>
    <w:rsid w:val="00A53C01"/>
    <w:rsid w:val="00A53C6C"/>
    <w:rsid w:val="00A5413A"/>
    <w:rsid w:val="00A5418F"/>
    <w:rsid w:val="00A54363"/>
    <w:rsid w:val="00A54586"/>
    <w:rsid w:val="00A5469A"/>
    <w:rsid w:val="00A54972"/>
    <w:rsid w:val="00A54AC4"/>
    <w:rsid w:val="00A54B3F"/>
    <w:rsid w:val="00A55071"/>
    <w:rsid w:val="00A55245"/>
    <w:rsid w:val="00A556E7"/>
    <w:rsid w:val="00A55E7A"/>
    <w:rsid w:val="00A5629E"/>
    <w:rsid w:val="00A56B2D"/>
    <w:rsid w:val="00A5702D"/>
    <w:rsid w:val="00A573C0"/>
    <w:rsid w:val="00A578F2"/>
    <w:rsid w:val="00A602EC"/>
    <w:rsid w:val="00A603A0"/>
    <w:rsid w:val="00A60413"/>
    <w:rsid w:val="00A60421"/>
    <w:rsid w:val="00A60BBA"/>
    <w:rsid w:val="00A60E71"/>
    <w:rsid w:val="00A61157"/>
    <w:rsid w:val="00A61462"/>
    <w:rsid w:val="00A6300E"/>
    <w:rsid w:val="00A63204"/>
    <w:rsid w:val="00A63775"/>
    <w:rsid w:val="00A637B8"/>
    <w:rsid w:val="00A63EE2"/>
    <w:rsid w:val="00A64038"/>
    <w:rsid w:val="00A6437A"/>
    <w:rsid w:val="00A647C8"/>
    <w:rsid w:val="00A64F59"/>
    <w:rsid w:val="00A651DE"/>
    <w:rsid w:val="00A653B3"/>
    <w:rsid w:val="00A65834"/>
    <w:rsid w:val="00A663FF"/>
    <w:rsid w:val="00A66E2C"/>
    <w:rsid w:val="00A67013"/>
    <w:rsid w:val="00A67225"/>
    <w:rsid w:val="00A67458"/>
    <w:rsid w:val="00A70A4A"/>
    <w:rsid w:val="00A70FFE"/>
    <w:rsid w:val="00A71258"/>
    <w:rsid w:val="00A71863"/>
    <w:rsid w:val="00A721C4"/>
    <w:rsid w:val="00A723EC"/>
    <w:rsid w:val="00A7243B"/>
    <w:rsid w:val="00A72874"/>
    <w:rsid w:val="00A72E69"/>
    <w:rsid w:val="00A73319"/>
    <w:rsid w:val="00A733F8"/>
    <w:rsid w:val="00A734EC"/>
    <w:rsid w:val="00A73AB0"/>
    <w:rsid w:val="00A73DDA"/>
    <w:rsid w:val="00A7406E"/>
    <w:rsid w:val="00A740B7"/>
    <w:rsid w:val="00A74540"/>
    <w:rsid w:val="00A7499A"/>
    <w:rsid w:val="00A749B8"/>
    <w:rsid w:val="00A74BE9"/>
    <w:rsid w:val="00A74C67"/>
    <w:rsid w:val="00A758EB"/>
    <w:rsid w:val="00A75A46"/>
    <w:rsid w:val="00A75A6B"/>
    <w:rsid w:val="00A75B5E"/>
    <w:rsid w:val="00A75C97"/>
    <w:rsid w:val="00A761AD"/>
    <w:rsid w:val="00A7695B"/>
    <w:rsid w:val="00A769A8"/>
    <w:rsid w:val="00A7705F"/>
    <w:rsid w:val="00A7769F"/>
    <w:rsid w:val="00A77B0A"/>
    <w:rsid w:val="00A77D33"/>
    <w:rsid w:val="00A77FA0"/>
    <w:rsid w:val="00A77FFC"/>
    <w:rsid w:val="00A803F7"/>
    <w:rsid w:val="00A805BA"/>
    <w:rsid w:val="00A8067A"/>
    <w:rsid w:val="00A80919"/>
    <w:rsid w:val="00A80BE8"/>
    <w:rsid w:val="00A811A4"/>
    <w:rsid w:val="00A81456"/>
    <w:rsid w:val="00A820C0"/>
    <w:rsid w:val="00A820D7"/>
    <w:rsid w:val="00A8264D"/>
    <w:rsid w:val="00A82B9E"/>
    <w:rsid w:val="00A836F0"/>
    <w:rsid w:val="00A837C9"/>
    <w:rsid w:val="00A84898"/>
    <w:rsid w:val="00A85129"/>
    <w:rsid w:val="00A86584"/>
    <w:rsid w:val="00A867CB"/>
    <w:rsid w:val="00A87041"/>
    <w:rsid w:val="00A8735C"/>
    <w:rsid w:val="00A8738E"/>
    <w:rsid w:val="00A87B3E"/>
    <w:rsid w:val="00A9049A"/>
    <w:rsid w:val="00A904F9"/>
    <w:rsid w:val="00A907CF"/>
    <w:rsid w:val="00A90973"/>
    <w:rsid w:val="00A90CC1"/>
    <w:rsid w:val="00A919A7"/>
    <w:rsid w:val="00A91F18"/>
    <w:rsid w:val="00A92010"/>
    <w:rsid w:val="00A928BE"/>
    <w:rsid w:val="00A92A0F"/>
    <w:rsid w:val="00A931F2"/>
    <w:rsid w:val="00A932C0"/>
    <w:rsid w:val="00A93504"/>
    <w:rsid w:val="00A9358B"/>
    <w:rsid w:val="00A94633"/>
    <w:rsid w:val="00A94D0F"/>
    <w:rsid w:val="00A957F4"/>
    <w:rsid w:val="00A95C0B"/>
    <w:rsid w:val="00A95C22"/>
    <w:rsid w:val="00A95C8E"/>
    <w:rsid w:val="00A95DC7"/>
    <w:rsid w:val="00A96AED"/>
    <w:rsid w:val="00A96D5C"/>
    <w:rsid w:val="00A96E45"/>
    <w:rsid w:val="00A96E6D"/>
    <w:rsid w:val="00AA0113"/>
    <w:rsid w:val="00AA016E"/>
    <w:rsid w:val="00AA0448"/>
    <w:rsid w:val="00AA1286"/>
    <w:rsid w:val="00AA15BE"/>
    <w:rsid w:val="00AA1EC7"/>
    <w:rsid w:val="00AA22C4"/>
    <w:rsid w:val="00AA2557"/>
    <w:rsid w:val="00AA2820"/>
    <w:rsid w:val="00AA2BE1"/>
    <w:rsid w:val="00AA35FB"/>
    <w:rsid w:val="00AA3734"/>
    <w:rsid w:val="00AA3C2D"/>
    <w:rsid w:val="00AA3E74"/>
    <w:rsid w:val="00AA4095"/>
    <w:rsid w:val="00AA41A6"/>
    <w:rsid w:val="00AA44D4"/>
    <w:rsid w:val="00AA478A"/>
    <w:rsid w:val="00AA4B7A"/>
    <w:rsid w:val="00AA5237"/>
    <w:rsid w:val="00AA6694"/>
    <w:rsid w:val="00AA6904"/>
    <w:rsid w:val="00AA6C8D"/>
    <w:rsid w:val="00AA74D1"/>
    <w:rsid w:val="00AA7643"/>
    <w:rsid w:val="00AA7706"/>
    <w:rsid w:val="00AA799A"/>
    <w:rsid w:val="00AA7F98"/>
    <w:rsid w:val="00AA7FB2"/>
    <w:rsid w:val="00AB042A"/>
    <w:rsid w:val="00AB0809"/>
    <w:rsid w:val="00AB0886"/>
    <w:rsid w:val="00AB1462"/>
    <w:rsid w:val="00AB2859"/>
    <w:rsid w:val="00AB2CA7"/>
    <w:rsid w:val="00AB2E27"/>
    <w:rsid w:val="00AB2E90"/>
    <w:rsid w:val="00AB3611"/>
    <w:rsid w:val="00AB47D2"/>
    <w:rsid w:val="00AB4A88"/>
    <w:rsid w:val="00AB5978"/>
    <w:rsid w:val="00AB5A23"/>
    <w:rsid w:val="00AB616F"/>
    <w:rsid w:val="00AB685C"/>
    <w:rsid w:val="00AB6874"/>
    <w:rsid w:val="00AB6882"/>
    <w:rsid w:val="00AB705C"/>
    <w:rsid w:val="00AB7098"/>
    <w:rsid w:val="00AB76AF"/>
    <w:rsid w:val="00AB7767"/>
    <w:rsid w:val="00AB7F5D"/>
    <w:rsid w:val="00AC03D6"/>
    <w:rsid w:val="00AC086A"/>
    <w:rsid w:val="00AC0B8A"/>
    <w:rsid w:val="00AC13CA"/>
    <w:rsid w:val="00AC179A"/>
    <w:rsid w:val="00AC1B79"/>
    <w:rsid w:val="00AC1CD2"/>
    <w:rsid w:val="00AC1DA8"/>
    <w:rsid w:val="00AC2702"/>
    <w:rsid w:val="00AC29DE"/>
    <w:rsid w:val="00AC2A52"/>
    <w:rsid w:val="00AC2F2A"/>
    <w:rsid w:val="00AC3145"/>
    <w:rsid w:val="00AC32F7"/>
    <w:rsid w:val="00AC36E6"/>
    <w:rsid w:val="00AC3CB4"/>
    <w:rsid w:val="00AC3F2E"/>
    <w:rsid w:val="00AC41DE"/>
    <w:rsid w:val="00AC4272"/>
    <w:rsid w:val="00AC4ABB"/>
    <w:rsid w:val="00AC4DC9"/>
    <w:rsid w:val="00AC55FC"/>
    <w:rsid w:val="00AC5740"/>
    <w:rsid w:val="00AC5875"/>
    <w:rsid w:val="00AC5B02"/>
    <w:rsid w:val="00AC5B10"/>
    <w:rsid w:val="00AC5C2F"/>
    <w:rsid w:val="00AC5E50"/>
    <w:rsid w:val="00AC5F77"/>
    <w:rsid w:val="00AC6141"/>
    <w:rsid w:val="00AC69C1"/>
    <w:rsid w:val="00AC6BED"/>
    <w:rsid w:val="00AC6D9E"/>
    <w:rsid w:val="00AC767B"/>
    <w:rsid w:val="00AC7E09"/>
    <w:rsid w:val="00AD0907"/>
    <w:rsid w:val="00AD0B93"/>
    <w:rsid w:val="00AD0D18"/>
    <w:rsid w:val="00AD119D"/>
    <w:rsid w:val="00AD11EC"/>
    <w:rsid w:val="00AD14D7"/>
    <w:rsid w:val="00AD1F6D"/>
    <w:rsid w:val="00AD1F77"/>
    <w:rsid w:val="00AD224D"/>
    <w:rsid w:val="00AD25C0"/>
    <w:rsid w:val="00AD28C5"/>
    <w:rsid w:val="00AD2A60"/>
    <w:rsid w:val="00AD3051"/>
    <w:rsid w:val="00AD3643"/>
    <w:rsid w:val="00AD3656"/>
    <w:rsid w:val="00AD387F"/>
    <w:rsid w:val="00AD38E7"/>
    <w:rsid w:val="00AD3F35"/>
    <w:rsid w:val="00AD409C"/>
    <w:rsid w:val="00AD423A"/>
    <w:rsid w:val="00AD44C7"/>
    <w:rsid w:val="00AD4ADA"/>
    <w:rsid w:val="00AD4B28"/>
    <w:rsid w:val="00AD4C09"/>
    <w:rsid w:val="00AD4C22"/>
    <w:rsid w:val="00AD4CA7"/>
    <w:rsid w:val="00AD4DDC"/>
    <w:rsid w:val="00AD5173"/>
    <w:rsid w:val="00AD5740"/>
    <w:rsid w:val="00AD57C6"/>
    <w:rsid w:val="00AD5AC8"/>
    <w:rsid w:val="00AD6705"/>
    <w:rsid w:val="00AD6709"/>
    <w:rsid w:val="00AD69DF"/>
    <w:rsid w:val="00AD6C16"/>
    <w:rsid w:val="00AD6C84"/>
    <w:rsid w:val="00AD6DF3"/>
    <w:rsid w:val="00AD73D5"/>
    <w:rsid w:val="00AD7907"/>
    <w:rsid w:val="00AD797E"/>
    <w:rsid w:val="00AE022E"/>
    <w:rsid w:val="00AE059A"/>
    <w:rsid w:val="00AE0815"/>
    <w:rsid w:val="00AE10AA"/>
    <w:rsid w:val="00AE154D"/>
    <w:rsid w:val="00AE15AC"/>
    <w:rsid w:val="00AE1797"/>
    <w:rsid w:val="00AE23E6"/>
    <w:rsid w:val="00AE3480"/>
    <w:rsid w:val="00AE35BA"/>
    <w:rsid w:val="00AE3DE9"/>
    <w:rsid w:val="00AE4111"/>
    <w:rsid w:val="00AE500C"/>
    <w:rsid w:val="00AE50D6"/>
    <w:rsid w:val="00AE5220"/>
    <w:rsid w:val="00AE52F0"/>
    <w:rsid w:val="00AE5BD0"/>
    <w:rsid w:val="00AE6627"/>
    <w:rsid w:val="00AE6FDC"/>
    <w:rsid w:val="00AE7414"/>
    <w:rsid w:val="00AE7671"/>
    <w:rsid w:val="00AE7CF4"/>
    <w:rsid w:val="00AF0784"/>
    <w:rsid w:val="00AF0BD4"/>
    <w:rsid w:val="00AF0C92"/>
    <w:rsid w:val="00AF1317"/>
    <w:rsid w:val="00AF1672"/>
    <w:rsid w:val="00AF1905"/>
    <w:rsid w:val="00AF1A9F"/>
    <w:rsid w:val="00AF1B39"/>
    <w:rsid w:val="00AF2093"/>
    <w:rsid w:val="00AF2119"/>
    <w:rsid w:val="00AF2309"/>
    <w:rsid w:val="00AF3384"/>
    <w:rsid w:val="00AF3A62"/>
    <w:rsid w:val="00AF3BAD"/>
    <w:rsid w:val="00AF40DC"/>
    <w:rsid w:val="00AF44CC"/>
    <w:rsid w:val="00AF4576"/>
    <w:rsid w:val="00AF46AF"/>
    <w:rsid w:val="00AF4E12"/>
    <w:rsid w:val="00AF576C"/>
    <w:rsid w:val="00AF57F4"/>
    <w:rsid w:val="00AF5FB4"/>
    <w:rsid w:val="00AF6371"/>
    <w:rsid w:val="00AF6965"/>
    <w:rsid w:val="00AF7458"/>
    <w:rsid w:val="00AF74C9"/>
    <w:rsid w:val="00AF76DE"/>
    <w:rsid w:val="00AF7D95"/>
    <w:rsid w:val="00B005EC"/>
    <w:rsid w:val="00B00722"/>
    <w:rsid w:val="00B007B2"/>
    <w:rsid w:val="00B0095E"/>
    <w:rsid w:val="00B015D2"/>
    <w:rsid w:val="00B01A15"/>
    <w:rsid w:val="00B01C2F"/>
    <w:rsid w:val="00B01C51"/>
    <w:rsid w:val="00B01D34"/>
    <w:rsid w:val="00B02514"/>
    <w:rsid w:val="00B026DB"/>
    <w:rsid w:val="00B02EFF"/>
    <w:rsid w:val="00B030C9"/>
    <w:rsid w:val="00B0393D"/>
    <w:rsid w:val="00B03979"/>
    <w:rsid w:val="00B03BB0"/>
    <w:rsid w:val="00B03C09"/>
    <w:rsid w:val="00B03DE8"/>
    <w:rsid w:val="00B040AD"/>
    <w:rsid w:val="00B04A5A"/>
    <w:rsid w:val="00B04AF3"/>
    <w:rsid w:val="00B04C99"/>
    <w:rsid w:val="00B04E8F"/>
    <w:rsid w:val="00B04F37"/>
    <w:rsid w:val="00B05213"/>
    <w:rsid w:val="00B056A7"/>
    <w:rsid w:val="00B06577"/>
    <w:rsid w:val="00B06905"/>
    <w:rsid w:val="00B0695E"/>
    <w:rsid w:val="00B06D1E"/>
    <w:rsid w:val="00B06D48"/>
    <w:rsid w:val="00B06F49"/>
    <w:rsid w:val="00B0744F"/>
    <w:rsid w:val="00B07575"/>
    <w:rsid w:val="00B07942"/>
    <w:rsid w:val="00B07D31"/>
    <w:rsid w:val="00B07EA0"/>
    <w:rsid w:val="00B07FBF"/>
    <w:rsid w:val="00B101D0"/>
    <w:rsid w:val="00B105A5"/>
    <w:rsid w:val="00B112DA"/>
    <w:rsid w:val="00B11836"/>
    <w:rsid w:val="00B12B50"/>
    <w:rsid w:val="00B13AAF"/>
    <w:rsid w:val="00B13EC9"/>
    <w:rsid w:val="00B1405E"/>
    <w:rsid w:val="00B142B6"/>
    <w:rsid w:val="00B145B7"/>
    <w:rsid w:val="00B1469F"/>
    <w:rsid w:val="00B148D6"/>
    <w:rsid w:val="00B150B3"/>
    <w:rsid w:val="00B15416"/>
    <w:rsid w:val="00B158A6"/>
    <w:rsid w:val="00B15BA5"/>
    <w:rsid w:val="00B16943"/>
    <w:rsid w:val="00B16956"/>
    <w:rsid w:val="00B16A62"/>
    <w:rsid w:val="00B16C67"/>
    <w:rsid w:val="00B17155"/>
    <w:rsid w:val="00B172C8"/>
    <w:rsid w:val="00B17445"/>
    <w:rsid w:val="00B17611"/>
    <w:rsid w:val="00B200E8"/>
    <w:rsid w:val="00B20C8A"/>
    <w:rsid w:val="00B2136F"/>
    <w:rsid w:val="00B218A2"/>
    <w:rsid w:val="00B21B20"/>
    <w:rsid w:val="00B22E4C"/>
    <w:rsid w:val="00B232E9"/>
    <w:rsid w:val="00B23840"/>
    <w:rsid w:val="00B23BBC"/>
    <w:rsid w:val="00B23ECA"/>
    <w:rsid w:val="00B24002"/>
    <w:rsid w:val="00B2498F"/>
    <w:rsid w:val="00B24B4D"/>
    <w:rsid w:val="00B251C0"/>
    <w:rsid w:val="00B25B52"/>
    <w:rsid w:val="00B26089"/>
    <w:rsid w:val="00B2643C"/>
    <w:rsid w:val="00B26613"/>
    <w:rsid w:val="00B2689C"/>
    <w:rsid w:val="00B26A2C"/>
    <w:rsid w:val="00B26C9C"/>
    <w:rsid w:val="00B272B1"/>
    <w:rsid w:val="00B272B7"/>
    <w:rsid w:val="00B27522"/>
    <w:rsid w:val="00B2757A"/>
    <w:rsid w:val="00B278CF"/>
    <w:rsid w:val="00B27A8D"/>
    <w:rsid w:val="00B30686"/>
    <w:rsid w:val="00B30CF0"/>
    <w:rsid w:val="00B329F8"/>
    <w:rsid w:val="00B32EE8"/>
    <w:rsid w:val="00B33621"/>
    <w:rsid w:val="00B33768"/>
    <w:rsid w:val="00B33BAB"/>
    <w:rsid w:val="00B343AC"/>
    <w:rsid w:val="00B35043"/>
    <w:rsid w:val="00B3571D"/>
    <w:rsid w:val="00B35818"/>
    <w:rsid w:val="00B35AF9"/>
    <w:rsid w:val="00B35B99"/>
    <w:rsid w:val="00B35D5D"/>
    <w:rsid w:val="00B3698C"/>
    <w:rsid w:val="00B369FE"/>
    <w:rsid w:val="00B36CDE"/>
    <w:rsid w:val="00B37132"/>
    <w:rsid w:val="00B37206"/>
    <w:rsid w:val="00B37B6D"/>
    <w:rsid w:val="00B37D47"/>
    <w:rsid w:val="00B4030F"/>
    <w:rsid w:val="00B409E1"/>
    <w:rsid w:val="00B40A1B"/>
    <w:rsid w:val="00B40A6E"/>
    <w:rsid w:val="00B416F1"/>
    <w:rsid w:val="00B41C40"/>
    <w:rsid w:val="00B42060"/>
    <w:rsid w:val="00B421B4"/>
    <w:rsid w:val="00B4261D"/>
    <w:rsid w:val="00B43104"/>
    <w:rsid w:val="00B4361B"/>
    <w:rsid w:val="00B439F8"/>
    <w:rsid w:val="00B43DD4"/>
    <w:rsid w:val="00B43E47"/>
    <w:rsid w:val="00B43F9B"/>
    <w:rsid w:val="00B44227"/>
    <w:rsid w:val="00B44514"/>
    <w:rsid w:val="00B44624"/>
    <w:rsid w:val="00B4486D"/>
    <w:rsid w:val="00B44F2D"/>
    <w:rsid w:val="00B45035"/>
    <w:rsid w:val="00B45659"/>
    <w:rsid w:val="00B45A61"/>
    <w:rsid w:val="00B45AA2"/>
    <w:rsid w:val="00B4647A"/>
    <w:rsid w:val="00B464F4"/>
    <w:rsid w:val="00B465FB"/>
    <w:rsid w:val="00B4791A"/>
    <w:rsid w:val="00B47C66"/>
    <w:rsid w:val="00B47F31"/>
    <w:rsid w:val="00B5025C"/>
    <w:rsid w:val="00B5041B"/>
    <w:rsid w:val="00B508B9"/>
    <w:rsid w:val="00B50B28"/>
    <w:rsid w:val="00B513BB"/>
    <w:rsid w:val="00B51822"/>
    <w:rsid w:val="00B51EE0"/>
    <w:rsid w:val="00B52428"/>
    <w:rsid w:val="00B5242A"/>
    <w:rsid w:val="00B5250E"/>
    <w:rsid w:val="00B526EA"/>
    <w:rsid w:val="00B53284"/>
    <w:rsid w:val="00B53879"/>
    <w:rsid w:val="00B53F03"/>
    <w:rsid w:val="00B53FD2"/>
    <w:rsid w:val="00B545A4"/>
    <w:rsid w:val="00B55442"/>
    <w:rsid w:val="00B55D2D"/>
    <w:rsid w:val="00B55F0E"/>
    <w:rsid w:val="00B5600A"/>
    <w:rsid w:val="00B56C12"/>
    <w:rsid w:val="00B578C2"/>
    <w:rsid w:val="00B57972"/>
    <w:rsid w:val="00B57DF9"/>
    <w:rsid w:val="00B60315"/>
    <w:rsid w:val="00B60393"/>
    <w:rsid w:val="00B60BF6"/>
    <w:rsid w:val="00B61198"/>
    <w:rsid w:val="00B62748"/>
    <w:rsid w:val="00B63088"/>
    <w:rsid w:val="00B63709"/>
    <w:rsid w:val="00B638DB"/>
    <w:rsid w:val="00B63C5A"/>
    <w:rsid w:val="00B63EF3"/>
    <w:rsid w:val="00B64103"/>
    <w:rsid w:val="00B646D6"/>
    <w:rsid w:val="00B64867"/>
    <w:rsid w:val="00B64E75"/>
    <w:rsid w:val="00B65879"/>
    <w:rsid w:val="00B65C12"/>
    <w:rsid w:val="00B65E2E"/>
    <w:rsid w:val="00B65ED1"/>
    <w:rsid w:val="00B66351"/>
    <w:rsid w:val="00B671A7"/>
    <w:rsid w:val="00B679B2"/>
    <w:rsid w:val="00B67B18"/>
    <w:rsid w:val="00B70673"/>
    <w:rsid w:val="00B7084C"/>
    <w:rsid w:val="00B709D6"/>
    <w:rsid w:val="00B70AA6"/>
    <w:rsid w:val="00B70B3D"/>
    <w:rsid w:val="00B71435"/>
    <w:rsid w:val="00B714E6"/>
    <w:rsid w:val="00B715EB"/>
    <w:rsid w:val="00B71AA6"/>
    <w:rsid w:val="00B72049"/>
    <w:rsid w:val="00B72596"/>
    <w:rsid w:val="00B726C0"/>
    <w:rsid w:val="00B73750"/>
    <w:rsid w:val="00B73F60"/>
    <w:rsid w:val="00B744C9"/>
    <w:rsid w:val="00B74D7F"/>
    <w:rsid w:val="00B7533D"/>
    <w:rsid w:val="00B7535D"/>
    <w:rsid w:val="00B7564E"/>
    <w:rsid w:val="00B758AA"/>
    <w:rsid w:val="00B75A1D"/>
    <w:rsid w:val="00B75A8D"/>
    <w:rsid w:val="00B761D7"/>
    <w:rsid w:val="00B76545"/>
    <w:rsid w:val="00B76702"/>
    <w:rsid w:val="00B76CE3"/>
    <w:rsid w:val="00B77126"/>
    <w:rsid w:val="00B77584"/>
    <w:rsid w:val="00B778C2"/>
    <w:rsid w:val="00B80AE4"/>
    <w:rsid w:val="00B81562"/>
    <w:rsid w:val="00B816D9"/>
    <w:rsid w:val="00B817BC"/>
    <w:rsid w:val="00B81A81"/>
    <w:rsid w:val="00B81E25"/>
    <w:rsid w:val="00B820FD"/>
    <w:rsid w:val="00B82652"/>
    <w:rsid w:val="00B827D9"/>
    <w:rsid w:val="00B82DC5"/>
    <w:rsid w:val="00B83375"/>
    <w:rsid w:val="00B83670"/>
    <w:rsid w:val="00B83F2C"/>
    <w:rsid w:val="00B84000"/>
    <w:rsid w:val="00B8421A"/>
    <w:rsid w:val="00B84C0A"/>
    <w:rsid w:val="00B85390"/>
    <w:rsid w:val="00B85C2B"/>
    <w:rsid w:val="00B861E1"/>
    <w:rsid w:val="00B8641A"/>
    <w:rsid w:val="00B8669D"/>
    <w:rsid w:val="00B86CE5"/>
    <w:rsid w:val="00B8782F"/>
    <w:rsid w:val="00B904AA"/>
    <w:rsid w:val="00B90951"/>
    <w:rsid w:val="00B909AF"/>
    <w:rsid w:val="00B90BBD"/>
    <w:rsid w:val="00B90C0E"/>
    <w:rsid w:val="00B90D6E"/>
    <w:rsid w:val="00B91EEB"/>
    <w:rsid w:val="00B92325"/>
    <w:rsid w:val="00B927B9"/>
    <w:rsid w:val="00B928FC"/>
    <w:rsid w:val="00B92C46"/>
    <w:rsid w:val="00B935A6"/>
    <w:rsid w:val="00B93630"/>
    <w:rsid w:val="00B936B7"/>
    <w:rsid w:val="00B93889"/>
    <w:rsid w:val="00B93A77"/>
    <w:rsid w:val="00B93BB3"/>
    <w:rsid w:val="00B93DFD"/>
    <w:rsid w:val="00B94250"/>
    <w:rsid w:val="00B94DC2"/>
    <w:rsid w:val="00B94E01"/>
    <w:rsid w:val="00B950D6"/>
    <w:rsid w:val="00B95177"/>
    <w:rsid w:val="00B95CE1"/>
    <w:rsid w:val="00B95CEA"/>
    <w:rsid w:val="00B961D3"/>
    <w:rsid w:val="00B963C4"/>
    <w:rsid w:val="00B965BB"/>
    <w:rsid w:val="00B96841"/>
    <w:rsid w:val="00B96B35"/>
    <w:rsid w:val="00B96EB3"/>
    <w:rsid w:val="00B96F24"/>
    <w:rsid w:val="00B973F3"/>
    <w:rsid w:val="00B974D1"/>
    <w:rsid w:val="00B974EE"/>
    <w:rsid w:val="00B9755D"/>
    <w:rsid w:val="00B97890"/>
    <w:rsid w:val="00B978A1"/>
    <w:rsid w:val="00B97C63"/>
    <w:rsid w:val="00B97D3A"/>
    <w:rsid w:val="00BA0C39"/>
    <w:rsid w:val="00BA1024"/>
    <w:rsid w:val="00BA1036"/>
    <w:rsid w:val="00BA1907"/>
    <w:rsid w:val="00BA192A"/>
    <w:rsid w:val="00BA1D07"/>
    <w:rsid w:val="00BA1D2C"/>
    <w:rsid w:val="00BA207F"/>
    <w:rsid w:val="00BA29ED"/>
    <w:rsid w:val="00BA30E3"/>
    <w:rsid w:val="00BA3D34"/>
    <w:rsid w:val="00BA409C"/>
    <w:rsid w:val="00BA4533"/>
    <w:rsid w:val="00BA5026"/>
    <w:rsid w:val="00BA52CC"/>
    <w:rsid w:val="00BA54C1"/>
    <w:rsid w:val="00BA562B"/>
    <w:rsid w:val="00BA5860"/>
    <w:rsid w:val="00BA595D"/>
    <w:rsid w:val="00BA5CC3"/>
    <w:rsid w:val="00BA5FE3"/>
    <w:rsid w:val="00BA6220"/>
    <w:rsid w:val="00BA6635"/>
    <w:rsid w:val="00BA6B98"/>
    <w:rsid w:val="00BA6BFF"/>
    <w:rsid w:val="00BA6E9D"/>
    <w:rsid w:val="00BA7160"/>
    <w:rsid w:val="00BA7F3B"/>
    <w:rsid w:val="00BB09A4"/>
    <w:rsid w:val="00BB09C4"/>
    <w:rsid w:val="00BB0C87"/>
    <w:rsid w:val="00BB0D69"/>
    <w:rsid w:val="00BB16A6"/>
    <w:rsid w:val="00BB2032"/>
    <w:rsid w:val="00BB2204"/>
    <w:rsid w:val="00BB276D"/>
    <w:rsid w:val="00BB27C0"/>
    <w:rsid w:val="00BB2D2C"/>
    <w:rsid w:val="00BB360A"/>
    <w:rsid w:val="00BB3708"/>
    <w:rsid w:val="00BB3B13"/>
    <w:rsid w:val="00BB3EFB"/>
    <w:rsid w:val="00BB3FB3"/>
    <w:rsid w:val="00BB415C"/>
    <w:rsid w:val="00BB4E6B"/>
    <w:rsid w:val="00BB523F"/>
    <w:rsid w:val="00BB5980"/>
    <w:rsid w:val="00BB59EB"/>
    <w:rsid w:val="00BB5D99"/>
    <w:rsid w:val="00BB5E95"/>
    <w:rsid w:val="00BB612F"/>
    <w:rsid w:val="00BB632B"/>
    <w:rsid w:val="00BB65A8"/>
    <w:rsid w:val="00BB66D4"/>
    <w:rsid w:val="00BB7027"/>
    <w:rsid w:val="00BC0409"/>
    <w:rsid w:val="00BC08B1"/>
    <w:rsid w:val="00BC09C3"/>
    <w:rsid w:val="00BC0AE8"/>
    <w:rsid w:val="00BC105F"/>
    <w:rsid w:val="00BC1D4C"/>
    <w:rsid w:val="00BC20C6"/>
    <w:rsid w:val="00BC226A"/>
    <w:rsid w:val="00BC2373"/>
    <w:rsid w:val="00BC296B"/>
    <w:rsid w:val="00BC2E5E"/>
    <w:rsid w:val="00BC3110"/>
    <w:rsid w:val="00BC329F"/>
    <w:rsid w:val="00BC32AC"/>
    <w:rsid w:val="00BC373E"/>
    <w:rsid w:val="00BC3749"/>
    <w:rsid w:val="00BC3879"/>
    <w:rsid w:val="00BC3A7D"/>
    <w:rsid w:val="00BC3EE0"/>
    <w:rsid w:val="00BC4035"/>
    <w:rsid w:val="00BC46FA"/>
    <w:rsid w:val="00BC480B"/>
    <w:rsid w:val="00BC49A9"/>
    <w:rsid w:val="00BC4FA2"/>
    <w:rsid w:val="00BC4FFD"/>
    <w:rsid w:val="00BC54DD"/>
    <w:rsid w:val="00BC56F0"/>
    <w:rsid w:val="00BC5A75"/>
    <w:rsid w:val="00BC5F79"/>
    <w:rsid w:val="00BC617B"/>
    <w:rsid w:val="00BC65F9"/>
    <w:rsid w:val="00BC6F6E"/>
    <w:rsid w:val="00BC743D"/>
    <w:rsid w:val="00BC7B76"/>
    <w:rsid w:val="00BD0094"/>
    <w:rsid w:val="00BD0501"/>
    <w:rsid w:val="00BD0894"/>
    <w:rsid w:val="00BD0929"/>
    <w:rsid w:val="00BD09DB"/>
    <w:rsid w:val="00BD1082"/>
    <w:rsid w:val="00BD11FA"/>
    <w:rsid w:val="00BD1328"/>
    <w:rsid w:val="00BD14C2"/>
    <w:rsid w:val="00BD22EA"/>
    <w:rsid w:val="00BD3256"/>
    <w:rsid w:val="00BD34DD"/>
    <w:rsid w:val="00BD48F5"/>
    <w:rsid w:val="00BD50C4"/>
    <w:rsid w:val="00BD5395"/>
    <w:rsid w:val="00BD53FA"/>
    <w:rsid w:val="00BD543B"/>
    <w:rsid w:val="00BD6119"/>
    <w:rsid w:val="00BD663B"/>
    <w:rsid w:val="00BD6AFC"/>
    <w:rsid w:val="00BD6D91"/>
    <w:rsid w:val="00BD70D0"/>
    <w:rsid w:val="00BD74FE"/>
    <w:rsid w:val="00BD7BA2"/>
    <w:rsid w:val="00BE0396"/>
    <w:rsid w:val="00BE06D6"/>
    <w:rsid w:val="00BE0B1E"/>
    <w:rsid w:val="00BE0D31"/>
    <w:rsid w:val="00BE11C7"/>
    <w:rsid w:val="00BE1798"/>
    <w:rsid w:val="00BE199F"/>
    <w:rsid w:val="00BE1D18"/>
    <w:rsid w:val="00BE1D94"/>
    <w:rsid w:val="00BE284B"/>
    <w:rsid w:val="00BE2D14"/>
    <w:rsid w:val="00BE4165"/>
    <w:rsid w:val="00BE4246"/>
    <w:rsid w:val="00BE432E"/>
    <w:rsid w:val="00BE4563"/>
    <w:rsid w:val="00BE552E"/>
    <w:rsid w:val="00BE58FA"/>
    <w:rsid w:val="00BE5F81"/>
    <w:rsid w:val="00BE615D"/>
    <w:rsid w:val="00BE6656"/>
    <w:rsid w:val="00BE6757"/>
    <w:rsid w:val="00BE6AB8"/>
    <w:rsid w:val="00BE6AD3"/>
    <w:rsid w:val="00BE704D"/>
    <w:rsid w:val="00BE71F7"/>
    <w:rsid w:val="00BE7389"/>
    <w:rsid w:val="00BE7395"/>
    <w:rsid w:val="00BE741E"/>
    <w:rsid w:val="00BE7AAC"/>
    <w:rsid w:val="00BE7DD8"/>
    <w:rsid w:val="00BE7F7B"/>
    <w:rsid w:val="00BF06F3"/>
    <w:rsid w:val="00BF0AEF"/>
    <w:rsid w:val="00BF1539"/>
    <w:rsid w:val="00BF20CF"/>
    <w:rsid w:val="00BF2BA9"/>
    <w:rsid w:val="00BF2F36"/>
    <w:rsid w:val="00BF309F"/>
    <w:rsid w:val="00BF31B2"/>
    <w:rsid w:val="00BF365C"/>
    <w:rsid w:val="00BF39AD"/>
    <w:rsid w:val="00BF3B0B"/>
    <w:rsid w:val="00BF4335"/>
    <w:rsid w:val="00BF4489"/>
    <w:rsid w:val="00BF493D"/>
    <w:rsid w:val="00BF5374"/>
    <w:rsid w:val="00BF53E8"/>
    <w:rsid w:val="00BF550D"/>
    <w:rsid w:val="00BF55DA"/>
    <w:rsid w:val="00BF577B"/>
    <w:rsid w:val="00BF5BA2"/>
    <w:rsid w:val="00BF5BFD"/>
    <w:rsid w:val="00BF6065"/>
    <w:rsid w:val="00BF6238"/>
    <w:rsid w:val="00BF6686"/>
    <w:rsid w:val="00BF6B87"/>
    <w:rsid w:val="00BF6DF2"/>
    <w:rsid w:val="00BF6E1B"/>
    <w:rsid w:val="00BF7083"/>
    <w:rsid w:val="00BF7141"/>
    <w:rsid w:val="00BF71E8"/>
    <w:rsid w:val="00BF73CC"/>
    <w:rsid w:val="00BF7488"/>
    <w:rsid w:val="00BF7686"/>
    <w:rsid w:val="00BF76C4"/>
    <w:rsid w:val="00BF7731"/>
    <w:rsid w:val="00BF7BFD"/>
    <w:rsid w:val="00BF7E29"/>
    <w:rsid w:val="00C00420"/>
    <w:rsid w:val="00C0045F"/>
    <w:rsid w:val="00C009AA"/>
    <w:rsid w:val="00C0121C"/>
    <w:rsid w:val="00C012A2"/>
    <w:rsid w:val="00C0168A"/>
    <w:rsid w:val="00C017F0"/>
    <w:rsid w:val="00C02041"/>
    <w:rsid w:val="00C02CC4"/>
    <w:rsid w:val="00C02FBA"/>
    <w:rsid w:val="00C03117"/>
    <w:rsid w:val="00C03342"/>
    <w:rsid w:val="00C04850"/>
    <w:rsid w:val="00C049A9"/>
    <w:rsid w:val="00C04E7D"/>
    <w:rsid w:val="00C050FF"/>
    <w:rsid w:val="00C0606A"/>
    <w:rsid w:val="00C063FC"/>
    <w:rsid w:val="00C06A33"/>
    <w:rsid w:val="00C06BD6"/>
    <w:rsid w:val="00C07C8B"/>
    <w:rsid w:val="00C07F4B"/>
    <w:rsid w:val="00C1031E"/>
    <w:rsid w:val="00C1039A"/>
    <w:rsid w:val="00C104B5"/>
    <w:rsid w:val="00C10806"/>
    <w:rsid w:val="00C112E5"/>
    <w:rsid w:val="00C113E9"/>
    <w:rsid w:val="00C1164D"/>
    <w:rsid w:val="00C1198B"/>
    <w:rsid w:val="00C12D24"/>
    <w:rsid w:val="00C134B9"/>
    <w:rsid w:val="00C13D41"/>
    <w:rsid w:val="00C13EA9"/>
    <w:rsid w:val="00C13F07"/>
    <w:rsid w:val="00C143EE"/>
    <w:rsid w:val="00C14A55"/>
    <w:rsid w:val="00C14F0B"/>
    <w:rsid w:val="00C151E8"/>
    <w:rsid w:val="00C15EC5"/>
    <w:rsid w:val="00C15F40"/>
    <w:rsid w:val="00C1655C"/>
    <w:rsid w:val="00C201F2"/>
    <w:rsid w:val="00C20B2F"/>
    <w:rsid w:val="00C21BA7"/>
    <w:rsid w:val="00C21EF7"/>
    <w:rsid w:val="00C2274D"/>
    <w:rsid w:val="00C229B8"/>
    <w:rsid w:val="00C237C9"/>
    <w:rsid w:val="00C2385B"/>
    <w:rsid w:val="00C23BB6"/>
    <w:rsid w:val="00C23D22"/>
    <w:rsid w:val="00C23D78"/>
    <w:rsid w:val="00C23E6A"/>
    <w:rsid w:val="00C248F0"/>
    <w:rsid w:val="00C24D6E"/>
    <w:rsid w:val="00C255C0"/>
    <w:rsid w:val="00C25EC5"/>
    <w:rsid w:val="00C2662C"/>
    <w:rsid w:val="00C26B42"/>
    <w:rsid w:val="00C26F6E"/>
    <w:rsid w:val="00C2710C"/>
    <w:rsid w:val="00C30025"/>
    <w:rsid w:val="00C301D4"/>
    <w:rsid w:val="00C30460"/>
    <w:rsid w:val="00C305E2"/>
    <w:rsid w:val="00C3084A"/>
    <w:rsid w:val="00C30B34"/>
    <w:rsid w:val="00C31178"/>
    <w:rsid w:val="00C3129F"/>
    <w:rsid w:val="00C3133B"/>
    <w:rsid w:val="00C313A8"/>
    <w:rsid w:val="00C31572"/>
    <w:rsid w:val="00C315F3"/>
    <w:rsid w:val="00C3166F"/>
    <w:rsid w:val="00C31B05"/>
    <w:rsid w:val="00C32174"/>
    <w:rsid w:val="00C323AA"/>
    <w:rsid w:val="00C3241E"/>
    <w:rsid w:val="00C32538"/>
    <w:rsid w:val="00C3275B"/>
    <w:rsid w:val="00C32A27"/>
    <w:rsid w:val="00C32ABB"/>
    <w:rsid w:val="00C32B8A"/>
    <w:rsid w:val="00C32C0A"/>
    <w:rsid w:val="00C32FF0"/>
    <w:rsid w:val="00C33059"/>
    <w:rsid w:val="00C330B9"/>
    <w:rsid w:val="00C33229"/>
    <w:rsid w:val="00C33384"/>
    <w:rsid w:val="00C335C9"/>
    <w:rsid w:val="00C33688"/>
    <w:rsid w:val="00C33D3F"/>
    <w:rsid w:val="00C33E9B"/>
    <w:rsid w:val="00C34333"/>
    <w:rsid w:val="00C350CB"/>
    <w:rsid w:val="00C35271"/>
    <w:rsid w:val="00C35C5E"/>
    <w:rsid w:val="00C35CB5"/>
    <w:rsid w:val="00C360D3"/>
    <w:rsid w:val="00C36345"/>
    <w:rsid w:val="00C3771D"/>
    <w:rsid w:val="00C3793E"/>
    <w:rsid w:val="00C37B58"/>
    <w:rsid w:val="00C37F01"/>
    <w:rsid w:val="00C406EE"/>
    <w:rsid w:val="00C41108"/>
    <w:rsid w:val="00C413DB"/>
    <w:rsid w:val="00C4148D"/>
    <w:rsid w:val="00C422FD"/>
    <w:rsid w:val="00C42926"/>
    <w:rsid w:val="00C42BB5"/>
    <w:rsid w:val="00C4334F"/>
    <w:rsid w:val="00C4350A"/>
    <w:rsid w:val="00C436D5"/>
    <w:rsid w:val="00C437A5"/>
    <w:rsid w:val="00C43A7B"/>
    <w:rsid w:val="00C43BDA"/>
    <w:rsid w:val="00C450DE"/>
    <w:rsid w:val="00C45438"/>
    <w:rsid w:val="00C464F1"/>
    <w:rsid w:val="00C46E19"/>
    <w:rsid w:val="00C47036"/>
    <w:rsid w:val="00C47234"/>
    <w:rsid w:val="00C475DF"/>
    <w:rsid w:val="00C4769B"/>
    <w:rsid w:val="00C476CF"/>
    <w:rsid w:val="00C502DF"/>
    <w:rsid w:val="00C50430"/>
    <w:rsid w:val="00C507DB"/>
    <w:rsid w:val="00C50B03"/>
    <w:rsid w:val="00C50B07"/>
    <w:rsid w:val="00C52174"/>
    <w:rsid w:val="00C52232"/>
    <w:rsid w:val="00C5224A"/>
    <w:rsid w:val="00C52689"/>
    <w:rsid w:val="00C5284B"/>
    <w:rsid w:val="00C52B1B"/>
    <w:rsid w:val="00C52C4C"/>
    <w:rsid w:val="00C52F73"/>
    <w:rsid w:val="00C53201"/>
    <w:rsid w:val="00C536ED"/>
    <w:rsid w:val="00C53880"/>
    <w:rsid w:val="00C53BF6"/>
    <w:rsid w:val="00C53F64"/>
    <w:rsid w:val="00C5432A"/>
    <w:rsid w:val="00C55180"/>
    <w:rsid w:val="00C55348"/>
    <w:rsid w:val="00C55602"/>
    <w:rsid w:val="00C557D0"/>
    <w:rsid w:val="00C55CE7"/>
    <w:rsid w:val="00C55D89"/>
    <w:rsid w:val="00C55EEA"/>
    <w:rsid w:val="00C55F38"/>
    <w:rsid w:val="00C55F90"/>
    <w:rsid w:val="00C561DF"/>
    <w:rsid w:val="00C562D3"/>
    <w:rsid w:val="00C5635D"/>
    <w:rsid w:val="00C56B62"/>
    <w:rsid w:val="00C56D64"/>
    <w:rsid w:val="00C56DAA"/>
    <w:rsid w:val="00C573EE"/>
    <w:rsid w:val="00C60386"/>
    <w:rsid w:val="00C606F5"/>
    <w:rsid w:val="00C60C8A"/>
    <w:rsid w:val="00C60F2C"/>
    <w:rsid w:val="00C61776"/>
    <w:rsid w:val="00C61DAE"/>
    <w:rsid w:val="00C62602"/>
    <w:rsid w:val="00C6262B"/>
    <w:rsid w:val="00C62FFA"/>
    <w:rsid w:val="00C63135"/>
    <w:rsid w:val="00C639DE"/>
    <w:rsid w:val="00C63B0C"/>
    <w:rsid w:val="00C64425"/>
    <w:rsid w:val="00C645A1"/>
    <w:rsid w:val="00C645CD"/>
    <w:rsid w:val="00C64A0C"/>
    <w:rsid w:val="00C6552E"/>
    <w:rsid w:val="00C65E6C"/>
    <w:rsid w:val="00C65FB8"/>
    <w:rsid w:val="00C66317"/>
    <w:rsid w:val="00C667B5"/>
    <w:rsid w:val="00C66D40"/>
    <w:rsid w:val="00C66FD6"/>
    <w:rsid w:val="00C67152"/>
    <w:rsid w:val="00C6743A"/>
    <w:rsid w:val="00C676F9"/>
    <w:rsid w:val="00C67993"/>
    <w:rsid w:val="00C679A8"/>
    <w:rsid w:val="00C67DB6"/>
    <w:rsid w:val="00C67E83"/>
    <w:rsid w:val="00C7026E"/>
    <w:rsid w:val="00C70BCA"/>
    <w:rsid w:val="00C714A6"/>
    <w:rsid w:val="00C714F0"/>
    <w:rsid w:val="00C7157C"/>
    <w:rsid w:val="00C71961"/>
    <w:rsid w:val="00C7313D"/>
    <w:rsid w:val="00C73793"/>
    <w:rsid w:val="00C738E6"/>
    <w:rsid w:val="00C73DF8"/>
    <w:rsid w:val="00C74FA9"/>
    <w:rsid w:val="00C75444"/>
    <w:rsid w:val="00C75680"/>
    <w:rsid w:val="00C75C92"/>
    <w:rsid w:val="00C75CE2"/>
    <w:rsid w:val="00C75E07"/>
    <w:rsid w:val="00C76203"/>
    <w:rsid w:val="00C76481"/>
    <w:rsid w:val="00C7656D"/>
    <w:rsid w:val="00C77221"/>
    <w:rsid w:val="00C77333"/>
    <w:rsid w:val="00C775BC"/>
    <w:rsid w:val="00C77A50"/>
    <w:rsid w:val="00C77A8D"/>
    <w:rsid w:val="00C80091"/>
    <w:rsid w:val="00C80519"/>
    <w:rsid w:val="00C80B66"/>
    <w:rsid w:val="00C81239"/>
    <w:rsid w:val="00C818FD"/>
    <w:rsid w:val="00C819B6"/>
    <w:rsid w:val="00C81A45"/>
    <w:rsid w:val="00C82957"/>
    <w:rsid w:val="00C82A10"/>
    <w:rsid w:val="00C82BE7"/>
    <w:rsid w:val="00C82FD7"/>
    <w:rsid w:val="00C83208"/>
    <w:rsid w:val="00C8338C"/>
    <w:rsid w:val="00C8346E"/>
    <w:rsid w:val="00C83584"/>
    <w:rsid w:val="00C83704"/>
    <w:rsid w:val="00C83DF8"/>
    <w:rsid w:val="00C83EBE"/>
    <w:rsid w:val="00C8404D"/>
    <w:rsid w:val="00C84398"/>
    <w:rsid w:val="00C84919"/>
    <w:rsid w:val="00C84A05"/>
    <w:rsid w:val="00C84DD4"/>
    <w:rsid w:val="00C8510D"/>
    <w:rsid w:val="00C8545E"/>
    <w:rsid w:val="00C85837"/>
    <w:rsid w:val="00C85889"/>
    <w:rsid w:val="00C85C61"/>
    <w:rsid w:val="00C85F0C"/>
    <w:rsid w:val="00C863A1"/>
    <w:rsid w:val="00C86491"/>
    <w:rsid w:val="00C8666C"/>
    <w:rsid w:val="00C86A6D"/>
    <w:rsid w:val="00C86FB0"/>
    <w:rsid w:val="00C8718B"/>
    <w:rsid w:val="00C90AE2"/>
    <w:rsid w:val="00C91264"/>
    <w:rsid w:val="00C9132A"/>
    <w:rsid w:val="00C91AE7"/>
    <w:rsid w:val="00C91BC5"/>
    <w:rsid w:val="00C92523"/>
    <w:rsid w:val="00C9256B"/>
    <w:rsid w:val="00C92D6D"/>
    <w:rsid w:val="00C93754"/>
    <w:rsid w:val="00C939AE"/>
    <w:rsid w:val="00C9452F"/>
    <w:rsid w:val="00C9490C"/>
    <w:rsid w:val="00C94ADE"/>
    <w:rsid w:val="00C94E69"/>
    <w:rsid w:val="00C9538B"/>
    <w:rsid w:val="00C954F9"/>
    <w:rsid w:val="00C955C1"/>
    <w:rsid w:val="00C958C8"/>
    <w:rsid w:val="00C959EC"/>
    <w:rsid w:val="00C95FDE"/>
    <w:rsid w:val="00C96541"/>
    <w:rsid w:val="00C96CD9"/>
    <w:rsid w:val="00C96D56"/>
    <w:rsid w:val="00C9772E"/>
    <w:rsid w:val="00C977F4"/>
    <w:rsid w:val="00CA0A9F"/>
    <w:rsid w:val="00CA0BA8"/>
    <w:rsid w:val="00CA0E0A"/>
    <w:rsid w:val="00CA2584"/>
    <w:rsid w:val="00CA258E"/>
    <w:rsid w:val="00CA26B5"/>
    <w:rsid w:val="00CA2A7C"/>
    <w:rsid w:val="00CA32E7"/>
    <w:rsid w:val="00CA342F"/>
    <w:rsid w:val="00CA3564"/>
    <w:rsid w:val="00CA3817"/>
    <w:rsid w:val="00CA39FE"/>
    <w:rsid w:val="00CA3B8E"/>
    <w:rsid w:val="00CA4864"/>
    <w:rsid w:val="00CA52A5"/>
    <w:rsid w:val="00CA55CC"/>
    <w:rsid w:val="00CA5734"/>
    <w:rsid w:val="00CA5EBF"/>
    <w:rsid w:val="00CA6363"/>
    <w:rsid w:val="00CA7277"/>
    <w:rsid w:val="00CA76EB"/>
    <w:rsid w:val="00CB0850"/>
    <w:rsid w:val="00CB0A20"/>
    <w:rsid w:val="00CB10C3"/>
    <w:rsid w:val="00CB16BD"/>
    <w:rsid w:val="00CB1C7F"/>
    <w:rsid w:val="00CB1E23"/>
    <w:rsid w:val="00CB20FD"/>
    <w:rsid w:val="00CB2457"/>
    <w:rsid w:val="00CB273F"/>
    <w:rsid w:val="00CB2E89"/>
    <w:rsid w:val="00CB2F37"/>
    <w:rsid w:val="00CB3F8F"/>
    <w:rsid w:val="00CB3FBA"/>
    <w:rsid w:val="00CB4109"/>
    <w:rsid w:val="00CB43A9"/>
    <w:rsid w:val="00CB4875"/>
    <w:rsid w:val="00CB4A46"/>
    <w:rsid w:val="00CB4D07"/>
    <w:rsid w:val="00CB5206"/>
    <w:rsid w:val="00CB52C0"/>
    <w:rsid w:val="00CB554C"/>
    <w:rsid w:val="00CB679E"/>
    <w:rsid w:val="00CB6A59"/>
    <w:rsid w:val="00CB6A6A"/>
    <w:rsid w:val="00CB6C53"/>
    <w:rsid w:val="00CB72BF"/>
    <w:rsid w:val="00CB7F0E"/>
    <w:rsid w:val="00CC09E0"/>
    <w:rsid w:val="00CC0C18"/>
    <w:rsid w:val="00CC0CF6"/>
    <w:rsid w:val="00CC1823"/>
    <w:rsid w:val="00CC1930"/>
    <w:rsid w:val="00CC242B"/>
    <w:rsid w:val="00CC27EC"/>
    <w:rsid w:val="00CC33BA"/>
    <w:rsid w:val="00CC3560"/>
    <w:rsid w:val="00CC3574"/>
    <w:rsid w:val="00CC3577"/>
    <w:rsid w:val="00CC368D"/>
    <w:rsid w:val="00CC369A"/>
    <w:rsid w:val="00CC47BF"/>
    <w:rsid w:val="00CC47F4"/>
    <w:rsid w:val="00CC4F2E"/>
    <w:rsid w:val="00CC54AA"/>
    <w:rsid w:val="00CC5940"/>
    <w:rsid w:val="00CC59CE"/>
    <w:rsid w:val="00CC5BB5"/>
    <w:rsid w:val="00CC5F2C"/>
    <w:rsid w:val="00CC6216"/>
    <w:rsid w:val="00CC62D8"/>
    <w:rsid w:val="00CC6531"/>
    <w:rsid w:val="00CC6F10"/>
    <w:rsid w:val="00CC6F93"/>
    <w:rsid w:val="00CC7DC7"/>
    <w:rsid w:val="00CD024C"/>
    <w:rsid w:val="00CD034C"/>
    <w:rsid w:val="00CD0474"/>
    <w:rsid w:val="00CD0496"/>
    <w:rsid w:val="00CD0760"/>
    <w:rsid w:val="00CD07A7"/>
    <w:rsid w:val="00CD0ACE"/>
    <w:rsid w:val="00CD10F6"/>
    <w:rsid w:val="00CD150A"/>
    <w:rsid w:val="00CD154C"/>
    <w:rsid w:val="00CD1D00"/>
    <w:rsid w:val="00CD1D7D"/>
    <w:rsid w:val="00CD1EEF"/>
    <w:rsid w:val="00CD26B4"/>
    <w:rsid w:val="00CD2942"/>
    <w:rsid w:val="00CD2F25"/>
    <w:rsid w:val="00CD31B4"/>
    <w:rsid w:val="00CD3F18"/>
    <w:rsid w:val="00CD44FC"/>
    <w:rsid w:val="00CD4C52"/>
    <w:rsid w:val="00CD5013"/>
    <w:rsid w:val="00CD593D"/>
    <w:rsid w:val="00CD5D7C"/>
    <w:rsid w:val="00CD5E21"/>
    <w:rsid w:val="00CD65A4"/>
    <w:rsid w:val="00CD67A8"/>
    <w:rsid w:val="00CD6991"/>
    <w:rsid w:val="00CD71F2"/>
    <w:rsid w:val="00CD7E6D"/>
    <w:rsid w:val="00CE030E"/>
    <w:rsid w:val="00CE0672"/>
    <w:rsid w:val="00CE07D1"/>
    <w:rsid w:val="00CE0D51"/>
    <w:rsid w:val="00CE1256"/>
    <w:rsid w:val="00CE1380"/>
    <w:rsid w:val="00CE1AB5"/>
    <w:rsid w:val="00CE1AE3"/>
    <w:rsid w:val="00CE2417"/>
    <w:rsid w:val="00CE28C9"/>
    <w:rsid w:val="00CE314A"/>
    <w:rsid w:val="00CE40EE"/>
    <w:rsid w:val="00CE47B0"/>
    <w:rsid w:val="00CE47CE"/>
    <w:rsid w:val="00CE4E87"/>
    <w:rsid w:val="00CE4F25"/>
    <w:rsid w:val="00CE4FC6"/>
    <w:rsid w:val="00CE5A3B"/>
    <w:rsid w:val="00CE5D7E"/>
    <w:rsid w:val="00CE5E71"/>
    <w:rsid w:val="00CE5F65"/>
    <w:rsid w:val="00CE611F"/>
    <w:rsid w:val="00CE6463"/>
    <w:rsid w:val="00CE68EF"/>
    <w:rsid w:val="00CE6A87"/>
    <w:rsid w:val="00CE6FC3"/>
    <w:rsid w:val="00CE709E"/>
    <w:rsid w:val="00CE71F1"/>
    <w:rsid w:val="00CE74AA"/>
    <w:rsid w:val="00CE752B"/>
    <w:rsid w:val="00CF0423"/>
    <w:rsid w:val="00CF0B0B"/>
    <w:rsid w:val="00CF1510"/>
    <w:rsid w:val="00CF1573"/>
    <w:rsid w:val="00CF1CFB"/>
    <w:rsid w:val="00CF28A7"/>
    <w:rsid w:val="00CF37FE"/>
    <w:rsid w:val="00CF3AC5"/>
    <w:rsid w:val="00CF3BD5"/>
    <w:rsid w:val="00CF3CF3"/>
    <w:rsid w:val="00CF4CFE"/>
    <w:rsid w:val="00CF5106"/>
    <w:rsid w:val="00CF580E"/>
    <w:rsid w:val="00CF5B66"/>
    <w:rsid w:val="00CF6837"/>
    <w:rsid w:val="00CF6995"/>
    <w:rsid w:val="00CF6C74"/>
    <w:rsid w:val="00CF6E35"/>
    <w:rsid w:val="00CF7685"/>
    <w:rsid w:val="00CF7B51"/>
    <w:rsid w:val="00D00344"/>
    <w:rsid w:val="00D0038C"/>
    <w:rsid w:val="00D00901"/>
    <w:rsid w:val="00D00F19"/>
    <w:rsid w:val="00D00FE1"/>
    <w:rsid w:val="00D011DB"/>
    <w:rsid w:val="00D01209"/>
    <w:rsid w:val="00D01213"/>
    <w:rsid w:val="00D01394"/>
    <w:rsid w:val="00D01636"/>
    <w:rsid w:val="00D02BDC"/>
    <w:rsid w:val="00D03039"/>
    <w:rsid w:val="00D03922"/>
    <w:rsid w:val="00D03BED"/>
    <w:rsid w:val="00D03C86"/>
    <w:rsid w:val="00D03D39"/>
    <w:rsid w:val="00D04604"/>
    <w:rsid w:val="00D04CB0"/>
    <w:rsid w:val="00D04E14"/>
    <w:rsid w:val="00D0563F"/>
    <w:rsid w:val="00D056B4"/>
    <w:rsid w:val="00D05712"/>
    <w:rsid w:val="00D0594E"/>
    <w:rsid w:val="00D062C4"/>
    <w:rsid w:val="00D06476"/>
    <w:rsid w:val="00D07B7B"/>
    <w:rsid w:val="00D10611"/>
    <w:rsid w:val="00D10753"/>
    <w:rsid w:val="00D10E12"/>
    <w:rsid w:val="00D10FE0"/>
    <w:rsid w:val="00D1101F"/>
    <w:rsid w:val="00D11151"/>
    <w:rsid w:val="00D116E2"/>
    <w:rsid w:val="00D11EB5"/>
    <w:rsid w:val="00D11F03"/>
    <w:rsid w:val="00D123B7"/>
    <w:rsid w:val="00D12983"/>
    <w:rsid w:val="00D12A5C"/>
    <w:rsid w:val="00D12C8A"/>
    <w:rsid w:val="00D13025"/>
    <w:rsid w:val="00D13133"/>
    <w:rsid w:val="00D13219"/>
    <w:rsid w:val="00D13842"/>
    <w:rsid w:val="00D140B4"/>
    <w:rsid w:val="00D1421B"/>
    <w:rsid w:val="00D143A7"/>
    <w:rsid w:val="00D14A02"/>
    <w:rsid w:val="00D14BC3"/>
    <w:rsid w:val="00D14EE2"/>
    <w:rsid w:val="00D1504B"/>
    <w:rsid w:val="00D156A0"/>
    <w:rsid w:val="00D15728"/>
    <w:rsid w:val="00D15D9D"/>
    <w:rsid w:val="00D15E77"/>
    <w:rsid w:val="00D1614E"/>
    <w:rsid w:val="00D1638E"/>
    <w:rsid w:val="00D16E52"/>
    <w:rsid w:val="00D179AE"/>
    <w:rsid w:val="00D20509"/>
    <w:rsid w:val="00D20602"/>
    <w:rsid w:val="00D223E7"/>
    <w:rsid w:val="00D23137"/>
    <w:rsid w:val="00D23151"/>
    <w:rsid w:val="00D24290"/>
    <w:rsid w:val="00D2478E"/>
    <w:rsid w:val="00D2494A"/>
    <w:rsid w:val="00D24B12"/>
    <w:rsid w:val="00D24C15"/>
    <w:rsid w:val="00D250F8"/>
    <w:rsid w:val="00D2546F"/>
    <w:rsid w:val="00D25731"/>
    <w:rsid w:val="00D2596E"/>
    <w:rsid w:val="00D25A98"/>
    <w:rsid w:val="00D25B52"/>
    <w:rsid w:val="00D2615F"/>
    <w:rsid w:val="00D2616A"/>
    <w:rsid w:val="00D264D3"/>
    <w:rsid w:val="00D26A8D"/>
    <w:rsid w:val="00D271CB"/>
    <w:rsid w:val="00D272E6"/>
    <w:rsid w:val="00D27385"/>
    <w:rsid w:val="00D27606"/>
    <w:rsid w:val="00D27635"/>
    <w:rsid w:val="00D27AB2"/>
    <w:rsid w:val="00D27BA5"/>
    <w:rsid w:val="00D27CF4"/>
    <w:rsid w:val="00D27E65"/>
    <w:rsid w:val="00D3007C"/>
    <w:rsid w:val="00D300DA"/>
    <w:rsid w:val="00D30E75"/>
    <w:rsid w:val="00D30E87"/>
    <w:rsid w:val="00D31422"/>
    <w:rsid w:val="00D31509"/>
    <w:rsid w:val="00D31A16"/>
    <w:rsid w:val="00D3228A"/>
    <w:rsid w:val="00D322AF"/>
    <w:rsid w:val="00D3239D"/>
    <w:rsid w:val="00D328BF"/>
    <w:rsid w:val="00D32BA3"/>
    <w:rsid w:val="00D3346D"/>
    <w:rsid w:val="00D33986"/>
    <w:rsid w:val="00D33B91"/>
    <w:rsid w:val="00D344F0"/>
    <w:rsid w:val="00D347B7"/>
    <w:rsid w:val="00D34D4E"/>
    <w:rsid w:val="00D34DE6"/>
    <w:rsid w:val="00D34EF8"/>
    <w:rsid w:val="00D35BE2"/>
    <w:rsid w:val="00D36038"/>
    <w:rsid w:val="00D3648F"/>
    <w:rsid w:val="00D36855"/>
    <w:rsid w:val="00D36FBC"/>
    <w:rsid w:val="00D36FF6"/>
    <w:rsid w:val="00D3740D"/>
    <w:rsid w:val="00D37C8A"/>
    <w:rsid w:val="00D37F64"/>
    <w:rsid w:val="00D37F8A"/>
    <w:rsid w:val="00D40291"/>
    <w:rsid w:val="00D4032C"/>
    <w:rsid w:val="00D409EF"/>
    <w:rsid w:val="00D40BC0"/>
    <w:rsid w:val="00D40F3F"/>
    <w:rsid w:val="00D414AD"/>
    <w:rsid w:val="00D4154F"/>
    <w:rsid w:val="00D418B1"/>
    <w:rsid w:val="00D4201E"/>
    <w:rsid w:val="00D4204E"/>
    <w:rsid w:val="00D4251D"/>
    <w:rsid w:val="00D42BAB"/>
    <w:rsid w:val="00D42E33"/>
    <w:rsid w:val="00D42E97"/>
    <w:rsid w:val="00D433C3"/>
    <w:rsid w:val="00D43929"/>
    <w:rsid w:val="00D43A28"/>
    <w:rsid w:val="00D43F94"/>
    <w:rsid w:val="00D44089"/>
    <w:rsid w:val="00D446C8"/>
    <w:rsid w:val="00D44FC2"/>
    <w:rsid w:val="00D453CC"/>
    <w:rsid w:val="00D45714"/>
    <w:rsid w:val="00D45C16"/>
    <w:rsid w:val="00D460C0"/>
    <w:rsid w:val="00D46333"/>
    <w:rsid w:val="00D4691C"/>
    <w:rsid w:val="00D46E02"/>
    <w:rsid w:val="00D4700C"/>
    <w:rsid w:val="00D474E2"/>
    <w:rsid w:val="00D47BDE"/>
    <w:rsid w:val="00D47CD0"/>
    <w:rsid w:val="00D47EA2"/>
    <w:rsid w:val="00D502D5"/>
    <w:rsid w:val="00D50BCD"/>
    <w:rsid w:val="00D50EA5"/>
    <w:rsid w:val="00D51106"/>
    <w:rsid w:val="00D51747"/>
    <w:rsid w:val="00D517A9"/>
    <w:rsid w:val="00D51FA3"/>
    <w:rsid w:val="00D5202D"/>
    <w:rsid w:val="00D52551"/>
    <w:rsid w:val="00D526BB"/>
    <w:rsid w:val="00D53196"/>
    <w:rsid w:val="00D531BF"/>
    <w:rsid w:val="00D533F8"/>
    <w:rsid w:val="00D534E1"/>
    <w:rsid w:val="00D536B5"/>
    <w:rsid w:val="00D5423B"/>
    <w:rsid w:val="00D54783"/>
    <w:rsid w:val="00D548B5"/>
    <w:rsid w:val="00D54C42"/>
    <w:rsid w:val="00D55782"/>
    <w:rsid w:val="00D55F9F"/>
    <w:rsid w:val="00D56115"/>
    <w:rsid w:val="00D562FC"/>
    <w:rsid w:val="00D56357"/>
    <w:rsid w:val="00D56895"/>
    <w:rsid w:val="00D56D7D"/>
    <w:rsid w:val="00D57333"/>
    <w:rsid w:val="00D5766F"/>
    <w:rsid w:val="00D5783B"/>
    <w:rsid w:val="00D578C4"/>
    <w:rsid w:val="00D57DA0"/>
    <w:rsid w:val="00D57FE1"/>
    <w:rsid w:val="00D601B2"/>
    <w:rsid w:val="00D6020C"/>
    <w:rsid w:val="00D6057D"/>
    <w:rsid w:val="00D60678"/>
    <w:rsid w:val="00D607FD"/>
    <w:rsid w:val="00D608C1"/>
    <w:rsid w:val="00D608E5"/>
    <w:rsid w:val="00D610D4"/>
    <w:rsid w:val="00D61181"/>
    <w:rsid w:val="00D615FD"/>
    <w:rsid w:val="00D618E3"/>
    <w:rsid w:val="00D61DED"/>
    <w:rsid w:val="00D62210"/>
    <w:rsid w:val="00D62A68"/>
    <w:rsid w:val="00D63009"/>
    <w:rsid w:val="00D6341B"/>
    <w:rsid w:val="00D6351E"/>
    <w:rsid w:val="00D6379C"/>
    <w:rsid w:val="00D637BE"/>
    <w:rsid w:val="00D639B2"/>
    <w:rsid w:val="00D63BD7"/>
    <w:rsid w:val="00D641E7"/>
    <w:rsid w:val="00D64600"/>
    <w:rsid w:val="00D64A18"/>
    <w:rsid w:val="00D6512B"/>
    <w:rsid w:val="00D652F2"/>
    <w:rsid w:val="00D65DEE"/>
    <w:rsid w:val="00D6694F"/>
    <w:rsid w:val="00D66DBD"/>
    <w:rsid w:val="00D66E45"/>
    <w:rsid w:val="00D674E8"/>
    <w:rsid w:val="00D67780"/>
    <w:rsid w:val="00D7085D"/>
    <w:rsid w:val="00D70F3C"/>
    <w:rsid w:val="00D713CC"/>
    <w:rsid w:val="00D71BFD"/>
    <w:rsid w:val="00D71E75"/>
    <w:rsid w:val="00D72414"/>
    <w:rsid w:val="00D72970"/>
    <w:rsid w:val="00D73001"/>
    <w:rsid w:val="00D73528"/>
    <w:rsid w:val="00D735C1"/>
    <w:rsid w:val="00D736DC"/>
    <w:rsid w:val="00D739C5"/>
    <w:rsid w:val="00D73BC5"/>
    <w:rsid w:val="00D740FE"/>
    <w:rsid w:val="00D7416C"/>
    <w:rsid w:val="00D7475C"/>
    <w:rsid w:val="00D74B3D"/>
    <w:rsid w:val="00D74CD5"/>
    <w:rsid w:val="00D75026"/>
    <w:rsid w:val="00D7534E"/>
    <w:rsid w:val="00D75900"/>
    <w:rsid w:val="00D75E6F"/>
    <w:rsid w:val="00D763DA"/>
    <w:rsid w:val="00D76F3B"/>
    <w:rsid w:val="00D76F49"/>
    <w:rsid w:val="00D77445"/>
    <w:rsid w:val="00D77779"/>
    <w:rsid w:val="00D7792F"/>
    <w:rsid w:val="00D77A71"/>
    <w:rsid w:val="00D77BC0"/>
    <w:rsid w:val="00D804C2"/>
    <w:rsid w:val="00D807EC"/>
    <w:rsid w:val="00D8162D"/>
    <w:rsid w:val="00D82D89"/>
    <w:rsid w:val="00D83C9E"/>
    <w:rsid w:val="00D83F4A"/>
    <w:rsid w:val="00D84448"/>
    <w:rsid w:val="00D8496F"/>
    <w:rsid w:val="00D84F8A"/>
    <w:rsid w:val="00D8547A"/>
    <w:rsid w:val="00D854E0"/>
    <w:rsid w:val="00D85A30"/>
    <w:rsid w:val="00D8600D"/>
    <w:rsid w:val="00D8667D"/>
    <w:rsid w:val="00D86F0F"/>
    <w:rsid w:val="00D87269"/>
    <w:rsid w:val="00D877FC"/>
    <w:rsid w:val="00D878BE"/>
    <w:rsid w:val="00D878F5"/>
    <w:rsid w:val="00D87B57"/>
    <w:rsid w:val="00D87FE8"/>
    <w:rsid w:val="00D9036D"/>
    <w:rsid w:val="00D91761"/>
    <w:rsid w:val="00D919A0"/>
    <w:rsid w:val="00D919F5"/>
    <w:rsid w:val="00D9218C"/>
    <w:rsid w:val="00D92413"/>
    <w:rsid w:val="00D924E5"/>
    <w:rsid w:val="00D92560"/>
    <w:rsid w:val="00D9276A"/>
    <w:rsid w:val="00D93214"/>
    <w:rsid w:val="00D936E7"/>
    <w:rsid w:val="00D93821"/>
    <w:rsid w:val="00D93C7B"/>
    <w:rsid w:val="00D9411A"/>
    <w:rsid w:val="00D942B1"/>
    <w:rsid w:val="00D94352"/>
    <w:rsid w:val="00D94572"/>
    <w:rsid w:val="00D947A9"/>
    <w:rsid w:val="00D94AE8"/>
    <w:rsid w:val="00D94D35"/>
    <w:rsid w:val="00D9529C"/>
    <w:rsid w:val="00D959B3"/>
    <w:rsid w:val="00D95DC5"/>
    <w:rsid w:val="00D9614B"/>
    <w:rsid w:val="00D97234"/>
    <w:rsid w:val="00D9746D"/>
    <w:rsid w:val="00D9748C"/>
    <w:rsid w:val="00D97806"/>
    <w:rsid w:val="00D979E5"/>
    <w:rsid w:val="00D97A0F"/>
    <w:rsid w:val="00D97A27"/>
    <w:rsid w:val="00DA040A"/>
    <w:rsid w:val="00DA0685"/>
    <w:rsid w:val="00DA07A2"/>
    <w:rsid w:val="00DA0C0C"/>
    <w:rsid w:val="00DA0E92"/>
    <w:rsid w:val="00DA0FF1"/>
    <w:rsid w:val="00DA10F1"/>
    <w:rsid w:val="00DA1D13"/>
    <w:rsid w:val="00DA1D37"/>
    <w:rsid w:val="00DA2355"/>
    <w:rsid w:val="00DA2862"/>
    <w:rsid w:val="00DA2DFA"/>
    <w:rsid w:val="00DA35FA"/>
    <w:rsid w:val="00DA37EB"/>
    <w:rsid w:val="00DA3FD6"/>
    <w:rsid w:val="00DA4390"/>
    <w:rsid w:val="00DA46A1"/>
    <w:rsid w:val="00DA4877"/>
    <w:rsid w:val="00DA4E33"/>
    <w:rsid w:val="00DA4FEC"/>
    <w:rsid w:val="00DA54C8"/>
    <w:rsid w:val="00DA57FD"/>
    <w:rsid w:val="00DA5B87"/>
    <w:rsid w:val="00DA5C29"/>
    <w:rsid w:val="00DA60C2"/>
    <w:rsid w:val="00DA618F"/>
    <w:rsid w:val="00DA6511"/>
    <w:rsid w:val="00DA6607"/>
    <w:rsid w:val="00DA6F07"/>
    <w:rsid w:val="00DA70F3"/>
    <w:rsid w:val="00DA7154"/>
    <w:rsid w:val="00DA715D"/>
    <w:rsid w:val="00DA7268"/>
    <w:rsid w:val="00DA7314"/>
    <w:rsid w:val="00DB0DEB"/>
    <w:rsid w:val="00DB1BDD"/>
    <w:rsid w:val="00DB1E35"/>
    <w:rsid w:val="00DB24BA"/>
    <w:rsid w:val="00DB3036"/>
    <w:rsid w:val="00DB38D5"/>
    <w:rsid w:val="00DB3A67"/>
    <w:rsid w:val="00DB3A8B"/>
    <w:rsid w:val="00DB40C5"/>
    <w:rsid w:val="00DB4A41"/>
    <w:rsid w:val="00DB4A4A"/>
    <w:rsid w:val="00DB4B8C"/>
    <w:rsid w:val="00DB4D46"/>
    <w:rsid w:val="00DB4D7E"/>
    <w:rsid w:val="00DB4DEB"/>
    <w:rsid w:val="00DB55F2"/>
    <w:rsid w:val="00DB5A3A"/>
    <w:rsid w:val="00DB5A5D"/>
    <w:rsid w:val="00DB5BFB"/>
    <w:rsid w:val="00DB6C5C"/>
    <w:rsid w:val="00DB7620"/>
    <w:rsid w:val="00DB79C9"/>
    <w:rsid w:val="00DB7E64"/>
    <w:rsid w:val="00DB7F73"/>
    <w:rsid w:val="00DC0A32"/>
    <w:rsid w:val="00DC12AF"/>
    <w:rsid w:val="00DC14CF"/>
    <w:rsid w:val="00DC2ABF"/>
    <w:rsid w:val="00DC2DB1"/>
    <w:rsid w:val="00DC2E49"/>
    <w:rsid w:val="00DC317A"/>
    <w:rsid w:val="00DC3C73"/>
    <w:rsid w:val="00DC3CEB"/>
    <w:rsid w:val="00DC3D7A"/>
    <w:rsid w:val="00DC4866"/>
    <w:rsid w:val="00DC4EFF"/>
    <w:rsid w:val="00DC5375"/>
    <w:rsid w:val="00DC55E5"/>
    <w:rsid w:val="00DC572D"/>
    <w:rsid w:val="00DC5CAE"/>
    <w:rsid w:val="00DC6286"/>
    <w:rsid w:val="00DC6571"/>
    <w:rsid w:val="00DC6FDF"/>
    <w:rsid w:val="00DC75FF"/>
    <w:rsid w:val="00DD02F7"/>
    <w:rsid w:val="00DD081D"/>
    <w:rsid w:val="00DD0C38"/>
    <w:rsid w:val="00DD14C6"/>
    <w:rsid w:val="00DD1607"/>
    <w:rsid w:val="00DD192F"/>
    <w:rsid w:val="00DD1978"/>
    <w:rsid w:val="00DD1A4F"/>
    <w:rsid w:val="00DD1B96"/>
    <w:rsid w:val="00DD1B9D"/>
    <w:rsid w:val="00DD1E99"/>
    <w:rsid w:val="00DD201D"/>
    <w:rsid w:val="00DD20FA"/>
    <w:rsid w:val="00DD22C3"/>
    <w:rsid w:val="00DD2B36"/>
    <w:rsid w:val="00DD30E0"/>
    <w:rsid w:val="00DD30F5"/>
    <w:rsid w:val="00DD32BD"/>
    <w:rsid w:val="00DD32E7"/>
    <w:rsid w:val="00DD3A61"/>
    <w:rsid w:val="00DD3C87"/>
    <w:rsid w:val="00DD3EC8"/>
    <w:rsid w:val="00DD48D5"/>
    <w:rsid w:val="00DD4A76"/>
    <w:rsid w:val="00DD564B"/>
    <w:rsid w:val="00DD59EE"/>
    <w:rsid w:val="00DD618A"/>
    <w:rsid w:val="00DD6C58"/>
    <w:rsid w:val="00DD71E6"/>
    <w:rsid w:val="00DD72EB"/>
    <w:rsid w:val="00DD7BE0"/>
    <w:rsid w:val="00DE0128"/>
    <w:rsid w:val="00DE0394"/>
    <w:rsid w:val="00DE0794"/>
    <w:rsid w:val="00DE090F"/>
    <w:rsid w:val="00DE0BD0"/>
    <w:rsid w:val="00DE1140"/>
    <w:rsid w:val="00DE1149"/>
    <w:rsid w:val="00DE1597"/>
    <w:rsid w:val="00DE1630"/>
    <w:rsid w:val="00DE2BFF"/>
    <w:rsid w:val="00DE2D95"/>
    <w:rsid w:val="00DE300E"/>
    <w:rsid w:val="00DE3120"/>
    <w:rsid w:val="00DE3B73"/>
    <w:rsid w:val="00DE3F5A"/>
    <w:rsid w:val="00DE417D"/>
    <w:rsid w:val="00DE4A05"/>
    <w:rsid w:val="00DE52DE"/>
    <w:rsid w:val="00DE530A"/>
    <w:rsid w:val="00DE575C"/>
    <w:rsid w:val="00DE5EAD"/>
    <w:rsid w:val="00DE60B1"/>
    <w:rsid w:val="00DE6EB9"/>
    <w:rsid w:val="00DE77A0"/>
    <w:rsid w:val="00DF0030"/>
    <w:rsid w:val="00DF0248"/>
    <w:rsid w:val="00DF02A3"/>
    <w:rsid w:val="00DF0617"/>
    <w:rsid w:val="00DF06A2"/>
    <w:rsid w:val="00DF0BCE"/>
    <w:rsid w:val="00DF0C27"/>
    <w:rsid w:val="00DF1316"/>
    <w:rsid w:val="00DF1408"/>
    <w:rsid w:val="00DF26D4"/>
    <w:rsid w:val="00DF2909"/>
    <w:rsid w:val="00DF2DAF"/>
    <w:rsid w:val="00DF2E97"/>
    <w:rsid w:val="00DF2F3F"/>
    <w:rsid w:val="00DF31CC"/>
    <w:rsid w:val="00DF3269"/>
    <w:rsid w:val="00DF33EB"/>
    <w:rsid w:val="00DF3553"/>
    <w:rsid w:val="00DF3641"/>
    <w:rsid w:val="00DF387B"/>
    <w:rsid w:val="00DF3D03"/>
    <w:rsid w:val="00DF489E"/>
    <w:rsid w:val="00DF536B"/>
    <w:rsid w:val="00DF5ADE"/>
    <w:rsid w:val="00DF635E"/>
    <w:rsid w:val="00DF65F9"/>
    <w:rsid w:val="00DF6730"/>
    <w:rsid w:val="00DF6D16"/>
    <w:rsid w:val="00DF6EF5"/>
    <w:rsid w:val="00DF716A"/>
    <w:rsid w:val="00DF7C63"/>
    <w:rsid w:val="00E0006B"/>
    <w:rsid w:val="00E0010E"/>
    <w:rsid w:val="00E0073C"/>
    <w:rsid w:val="00E00A7E"/>
    <w:rsid w:val="00E00C3D"/>
    <w:rsid w:val="00E00CC7"/>
    <w:rsid w:val="00E00F67"/>
    <w:rsid w:val="00E01334"/>
    <w:rsid w:val="00E01591"/>
    <w:rsid w:val="00E016D3"/>
    <w:rsid w:val="00E017D1"/>
    <w:rsid w:val="00E01A43"/>
    <w:rsid w:val="00E02526"/>
    <w:rsid w:val="00E029B3"/>
    <w:rsid w:val="00E02EE3"/>
    <w:rsid w:val="00E037C6"/>
    <w:rsid w:val="00E03AFF"/>
    <w:rsid w:val="00E04B91"/>
    <w:rsid w:val="00E04BEA"/>
    <w:rsid w:val="00E04EAA"/>
    <w:rsid w:val="00E054F6"/>
    <w:rsid w:val="00E05F0A"/>
    <w:rsid w:val="00E06157"/>
    <w:rsid w:val="00E06D45"/>
    <w:rsid w:val="00E06ECA"/>
    <w:rsid w:val="00E0730A"/>
    <w:rsid w:val="00E07641"/>
    <w:rsid w:val="00E07788"/>
    <w:rsid w:val="00E07D91"/>
    <w:rsid w:val="00E07F12"/>
    <w:rsid w:val="00E1019D"/>
    <w:rsid w:val="00E10211"/>
    <w:rsid w:val="00E10870"/>
    <w:rsid w:val="00E10BBC"/>
    <w:rsid w:val="00E11192"/>
    <w:rsid w:val="00E114D9"/>
    <w:rsid w:val="00E11597"/>
    <w:rsid w:val="00E1176C"/>
    <w:rsid w:val="00E11FDD"/>
    <w:rsid w:val="00E1299A"/>
    <w:rsid w:val="00E12BA1"/>
    <w:rsid w:val="00E130B4"/>
    <w:rsid w:val="00E131AA"/>
    <w:rsid w:val="00E133A9"/>
    <w:rsid w:val="00E13918"/>
    <w:rsid w:val="00E13963"/>
    <w:rsid w:val="00E13B6D"/>
    <w:rsid w:val="00E1417C"/>
    <w:rsid w:val="00E144B0"/>
    <w:rsid w:val="00E1483D"/>
    <w:rsid w:val="00E149EA"/>
    <w:rsid w:val="00E14CFC"/>
    <w:rsid w:val="00E1541C"/>
    <w:rsid w:val="00E15946"/>
    <w:rsid w:val="00E15C8C"/>
    <w:rsid w:val="00E15EF0"/>
    <w:rsid w:val="00E16597"/>
    <w:rsid w:val="00E16A71"/>
    <w:rsid w:val="00E171EC"/>
    <w:rsid w:val="00E17271"/>
    <w:rsid w:val="00E1786C"/>
    <w:rsid w:val="00E178FC"/>
    <w:rsid w:val="00E20AF8"/>
    <w:rsid w:val="00E20B8E"/>
    <w:rsid w:val="00E20E63"/>
    <w:rsid w:val="00E21B33"/>
    <w:rsid w:val="00E21D4E"/>
    <w:rsid w:val="00E224FC"/>
    <w:rsid w:val="00E22790"/>
    <w:rsid w:val="00E22B9B"/>
    <w:rsid w:val="00E22E56"/>
    <w:rsid w:val="00E22F61"/>
    <w:rsid w:val="00E22FDE"/>
    <w:rsid w:val="00E23011"/>
    <w:rsid w:val="00E231AB"/>
    <w:rsid w:val="00E235EF"/>
    <w:rsid w:val="00E239DA"/>
    <w:rsid w:val="00E23B6D"/>
    <w:rsid w:val="00E24182"/>
    <w:rsid w:val="00E2443A"/>
    <w:rsid w:val="00E248F4"/>
    <w:rsid w:val="00E251B3"/>
    <w:rsid w:val="00E259E1"/>
    <w:rsid w:val="00E25FA3"/>
    <w:rsid w:val="00E272BC"/>
    <w:rsid w:val="00E27675"/>
    <w:rsid w:val="00E276FA"/>
    <w:rsid w:val="00E27B57"/>
    <w:rsid w:val="00E30110"/>
    <w:rsid w:val="00E30145"/>
    <w:rsid w:val="00E301BE"/>
    <w:rsid w:val="00E3041E"/>
    <w:rsid w:val="00E31705"/>
    <w:rsid w:val="00E31A18"/>
    <w:rsid w:val="00E32348"/>
    <w:rsid w:val="00E3281E"/>
    <w:rsid w:val="00E33103"/>
    <w:rsid w:val="00E33A89"/>
    <w:rsid w:val="00E33E53"/>
    <w:rsid w:val="00E34CB3"/>
    <w:rsid w:val="00E34D8C"/>
    <w:rsid w:val="00E35085"/>
    <w:rsid w:val="00E35E2F"/>
    <w:rsid w:val="00E35E34"/>
    <w:rsid w:val="00E36103"/>
    <w:rsid w:val="00E3629A"/>
    <w:rsid w:val="00E370ED"/>
    <w:rsid w:val="00E37492"/>
    <w:rsid w:val="00E378E2"/>
    <w:rsid w:val="00E406ED"/>
    <w:rsid w:val="00E40B6C"/>
    <w:rsid w:val="00E40B7A"/>
    <w:rsid w:val="00E40CAB"/>
    <w:rsid w:val="00E41616"/>
    <w:rsid w:val="00E41630"/>
    <w:rsid w:val="00E41AA9"/>
    <w:rsid w:val="00E41D6B"/>
    <w:rsid w:val="00E422A1"/>
    <w:rsid w:val="00E424C4"/>
    <w:rsid w:val="00E42831"/>
    <w:rsid w:val="00E42977"/>
    <w:rsid w:val="00E42982"/>
    <w:rsid w:val="00E42D0B"/>
    <w:rsid w:val="00E4302E"/>
    <w:rsid w:val="00E43372"/>
    <w:rsid w:val="00E435B1"/>
    <w:rsid w:val="00E435B9"/>
    <w:rsid w:val="00E44E15"/>
    <w:rsid w:val="00E44F1E"/>
    <w:rsid w:val="00E45174"/>
    <w:rsid w:val="00E46CE9"/>
    <w:rsid w:val="00E46E40"/>
    <w:rsid w:val="00E473B0"/>
    <w:rsid w:val="00E475AB"/>
    <w:rsid w:val="00E47D9D"/>
    <w:rsid w:val="00E500F0"/>
    <w:rsid w:val="00E50589"/>
    <w:rsid w:val="00E50765"/>
    <w:rsid w:val="00E50D50"/>
    <w:rsid w:val="00E50E78"/>
    <w:rsid w:val="00E51103"/>
    <w:rsid w:val="00E514AF"/>
    <w:rsid w:val="00E51B4E"/>
    <w:rsid w:val="00E51E38"/>
    <w:rsid w:val="00E52536"/>
    <w:rsid w:val="00E531DE"/>
    <w:rsid w:val="00E5328C"/>
    <w:rsid w:val="00E5377B"/>
    <w:rsid w:val="00E53A29"/>
    <w:rsid w:val="00E53E3F"/>
    <w:rsid w:val="00E54479"/>
    <w:rsid w:val="00E545A3"/>
    <w:rsid w:val="00E5543E"/>
    <w:rsid w:val="00E55489"/>
    <w:rsid w:val="00E5554D"/>
    <w:rsid w:val="00E55783"/>
    <w:rsid w:val="00E55791"/>
    <w:rsid w:val="00E558EC"/>
    <w:rsid w:val="00E55AD0"/>
    <w:rsid w:val="00E55C7C"/>
    <w:rsid w:val="00E55EFE"/>
    <w:rsid w:val="00E55F8B"/>
    <w:rsid w:val="00E560F4"/>
    <w:rsid w:val="00E5666B"/>
    <w:rsid w:val="00E569D9"/>
    <w:rsid w:val="00E56B5B"/>
    <w:rsid w:val="00E56B6F"/>
    <w:rsid w:val="00E573A0"/>
    <w:rsid w:val="00E574CC"/>
    <w:rsid w:val="00E57663"/>
    <w:rsid w:val="00E57793"/>
    <w:rsid w:val="00E57B23"/>
    <w:rsid w:val="00E606C6"/>
    <w:rsid w:val="00E61D1E"/>
    <w:rsid w:val="00E61D81"/>
    <w:rsid w:val="00E61DD5"/>
    <w:rsid w:val="00E6218D"/>
    <w:rsid w:val="00E624F1"/>
    <w:rsid w:val="00E6333D"/>
    <w:rsid w:val="00E63694"/>
    <w:rsid w:val="00E639BB"/>
    <w:rsid w:val="00E63C3A"/>
    <w:rsid w:val="00E63C55"/>
    <w:rsid w:val="00E63FF5"/>
    <w:rsid w:val="00E642AA"/>
    <w:rsid w:val="00E6434D"/>
    <w:rsid w:val="00E644C5"/>
    <w:rsid w:val="00E64934"/>
    <w:rsid w:val="00E65178"/>
    <w:rsid w:val="00E6589D"/>
    <w:rsid w:val="00E65E74"/>
    <w:rsid w:val="00E662C6"/>
    <w:rsid w:val="00E66CA4"/>
    <w:rsid w:val="00E67531"/>
    <w:rsid w:val="00E678A1"/>
    <w:rsid w:val="00E67ABF"/>
    <w:rsid w:val="00E67FF6"/>
    <w:rsid w:val="00E7036A"/>
    <w:rsid w:val="00E70405"/>
    <w:rsid w:val="00E7059F"/>
    <w:rsid w:val="00E705DF"/>
    <w:rsid w:val="00E707B3"/>
    <w:rsid w:val="00E70887"/>
    <w:rsid w:val="00E70C37"/>
    <w:rsid w:val="00E70D08"/>
    <w:rsid w:val="00E70F2E"/>
    <w:rsid w:val="00E714B9"/>
    <w:rsid w:val="00E71594"/>
    <w:rsid w:val="00E71651"/>
    <w:rsid w:val="00E71C5B"/>
    <w:rsid w:val="00E72B69"/>
    <w:rsid w:val="00E72E5B"/>
    <w:rsid w:val="00E740F1"/>
    <w:rsid w:val="00E74A02"/>
    <w:rsid w:val="00E74A19"/>
    <w:rsid w:val="00E750A9"/>
    <w:rsid w:val="00E759DE"/>
    <w:rsid w:val="00E75BC4"/>
    <w:rsid w:val="00E75DAB"/>
    <w:rsid w:val="00E76409"/>
    <w:rsid w:val="00E76827"/>
    <w:rsid w:val="00E769E9"/>
    <w:rsid w:val="00E76E17"/>
    <w:rsid w:val="00E77203"/>
    <w:rsid w:val="00E77412"/>
    <w:rsid w:val="00E77518"/>
    <w:rsid w:val="00E77A11"/>
    <w:rsid w:val="00E77D3E"/>
    <w:rsid w:val="00E80219"/>
    <w:rsid w:val="00E804E1"/>
    <w:rsid w:val="00E80604"/>
    <w:rsid w:val="00E807F2"/>
    <w:rsid w:val="00E80C2F"/>
    <w:rsid w:val="00E80C7B"/>
    <w:rsid w:val="00E80CD5"/>
    <w:rsid w:val="00E81043"/>
    <w:rsid w:val="00E81087"/>
    <w:rsid w:val="00E81668"/>
    <w:rsid w:val="00E818BB"/>
    <w:rsid w:val="00E81DF3"/>
    <w:rsid w:val="00E81E76"/>
    <w:rsid w:val="00E8284C"/>
    <w:rsid w:val="00E828B4"/>
    <w:rsid w:val="00E82964"/>
    <w:rsid w:val="00E82B6C"/>
    <w:rsid w:val="00E83118"/>
    <w:rsid w:val="00E8362B"/>
    <w:rsid w:val="00E838D3"/>
    <w:rsid w:val="00E838D9"/>
    <w:rsid w:val="00E83B0D"/>
    <w:rsid w:val="00E83F6A"/>
    <w:rsid w:val="00E8400A"/>
    <w:rsid w:val="00E840A8"/>
    <w:rsid w:val="00E84324"/>
    <w:rsid w:val="00E84390"/>
    <w:rsid w:val="00E85058"/>
    <w:rsid w:val="00E852D9"/>
    <w:rsid w:val="00E85416"/>
    <w:rsid w:val="00E858C5"/>
    <w:rsid w:val="00E861C7"/>
    <w:rsid w:val="00E864C2"/>
    <w:rsid w:val="00E86789"/>
    <w:rsid w:val="00E86A7A"/>
    <w:rsid w:val="00E876EF"/>
    <w:rsid w:val="00E87B65"/>
    <w:rsid w:val="00E87D0C"/>
    <w:rsid w:val="00E87F93"/>
    <w:rsid w:val="00E90089"/>
    <w:rsid w:val="00E90C2A"/>
    <w:rsid w:val="00E90C51"/>
    <w:rsid w:val="00E90C68"/>
    <w:rsid w:val="00E915F9"/>
    <w:rsid w:val="00E91B1F"/>
    <w:rsid w:val="00E91BE4"/>
    <w:rsid w:val="00E923DD"/>
    <w:rsid w:val="00E92516"/>
    <w:rsid w:val="00E9273A"/>
    <w:rsid w:val="00E93D7D"/>
    <w:rsid w:val="00E9401D"/>
    <w:rsid w:val="00E941ED"/>
    <w:rsid w:val="00E94293"/>
    <w:rsid w:val="00E9450D"/>
    <w:rsid w:val="00E9487A"/>
    <w:rsid w:val="00E94B3D"/>
    <w:rsid w:val="00E94C90"/>
    <w:rsid w:val="00E94E40"/>
    <w:rsid w:val="00E95186"/>
    <w:rsid w:val="00E951A8"/>
    <w:rsid w:val="00E95229"/>
    <w:rsid w:val="00E9538D"/>
    <w:rsid w:val="00E955ED"/>
    <w:rsid w:val="00E957BF"/>
    <w:rsid w:val="00E95838"/>
    <w:rsid w:val="00E95DF6"/>
    <w:rsid w:val="00E960B2"/>
    <w:rsid w:val="00E9672E"/>
    <w:rsid w:val="00E97437"/>
    <w:rsid w:val="00E97737"/>
    <w:rsid w:val="00E97C1A"/>
    <w:rsid w:val="00E97DC0"/>
    <w:rsid w:val="00E97E45"/>
    <w:rsid w:val="00EA024E"/>
    <w:rsid w:val="00EA07F6"/>
    <w:rsid w:val="00EA11B9"/>
    <w:rsid w:val="00EA12E1"/>
    <w:rsid w:val="00EA1549"/>
    <w:rsid w:val="00EA1706"/>
    <w:rsid w:val="00EA1EFA"/>
    <w:rsid w:val="00EA2C10"/>
    <w:rsid w:val="00EA2E33"/>
    <w:rsid w:val="00EA2EE6"/>
    <w:rsid w:val="00EA3190"/>
    <w:rsid w:val="00EA3465"/>
    <w:rsid w:val="00EA3594"/>
    <w:rsid w:val="00EA38C9"/>
    <w:rsid w:val="00EA3947"/>
    <w:rsid w:val="00EA3E03"/>
    <w:rsid w:val="00EA40E6"/>
    <w:rsid w:val="00EA4173"/>
    <w:rsid w:val="00EA5EF6"/>
    <w:rsid w:val="00EA6510"/>
    <w:rsid w:val="00EA6666"/>
    <w:rsid w:val="00EA6697"/>
    <w:rsid w:val="00EA6809"/>
    <w:rsid w:val="00EA694D"/>
    <w:rsid w:val="00EA6E5B"/>
    <w:rsid w:val="00EA797F"/>
    <w:rsid w:val="00EB04DE"/>
    <w:rsid w:val="00EB0C11"/>
    <w:rsid w:val="00EB0DA0"/>
    <w:rsid w:val="00EB0DAD"/>
    <w:rsid w:val="00EB24A7"/>
    <w:rsid w:val="00EB2784"/>
    <w:rsid w:val="00EB2AB4"/>
    <w:rsid w:val="00EB3B7E"/>
    <w:rsid w:val="00EB432E"/>
    <w:rsid w:val="00EB4A26"/>
    <w:rsid w:val="00EB4A9D"/>
    <w:rsid w:val="00EB4B9A"/>
    <w:rsid w:val="00EB5004"/>
    <w:rsid w:val="00EB506F"/>
    <w:rsid w:val="00EB584C"/>
    <w:rsid w:val="00EB5A9D"/>
    <w:rsid w:val="00EB5B03"/>
    <w:rsid w:val="00EB5C64"/>
    <w:rsid w:val="00EB6B85"/>
    <w:rsid w:val="00EB6E6A"/>
    <w:rsid w:val="00EB77A3"/>
    <w:rsid w:val="00EB78D8"/>
    <w:rsid w:val="00EC056F"/>
    <w:rsid w:val="00EC06A4"/>
    <w:rsid w:val="00EC06EF"/>
    <w:rsid w:val="00EC0AB3"/>
    <w:rsid w:val="00EC0F45"/>
    <w:rsid w:val="00EC11BF"/>
    <w:rsid w:val="00EC1244"/>
    <w:rsid w:val="00EC1B13"/>
    <w:rsid w:val="00EC1BD9"/>
    <w:rsid w:val="00EC2296"/>
    <w:rsid w:val="00EC2894"/>
    <w:rsid w:val="00EC2BE1"/>
    <w:rsid w:val="00EC2E7F"/>
    <w:rsid w:val="00EC31EB"/>
    <w:rsid w:val="00EC3A7A"/>
    <w:rsid w:val="00EC3B7A"/>
    <w:rsid w:val="00EC3DFB"/>
    <w:rsid w:val="00EC400C"/>
    <w:rsid w:val="00EC4436"/>
    <w:rsid w:val="00EC44BA"/>
    <w:rsid w:val="00EC4ED4"/>
    <w:rsid w:val="00EC51EF"/>
    <w:rsid w:val="00EC5759"/>
    <w:rsid w:val="00EC59F9"/>
    <w:rsid w:val="00EC5EF0"/>
    <w:rsid w:val="00EC5F41"/>
    <w:rsid w:val="00EC5F49"/>
    <w:rsid w:val="00EC605C"/>
    <w:rsid w:val="00EC61A6"/>
    <w:rsid w:val="00EC698F"/>
    <w:rsid w:val="00EC7680"/>
    <w:rsid w:val="00EC7867"/>
    <w:rsid w:val="00EC78FF"/>
    <w:rsid w:val="00EC79B4"/>
    <w:rsid w:val="00EC7A1D"/>
    <w:rsid w:val="00EC7B94"/>
    <w:rsid w:val="00EC7C70"/>
    <w:rsid w:val="00EC7D00"/>
    <w:rsid w:val="00ED017D"/>
    <w:rsid w:val="00ED089A"/>
    <w:rsid w:val="00ED08EB"/>
    <w:rsid w:val="00ED0A8E"/>
    <w:rsid w:val="00ED11DC"/>
    <w:rsid w:val="00ED1375"/>
    <w:rsid w:val="00ED17D5"/>
    <w:rsid w:val="00ED1886"/>
    <w:rsid w:val="00ED19D1"/>
    <w:rsid w:val="00ED1A7D"/>
    <w:rsid w:val="00ED1AE3"/>
    <w:rsid w:val="00ED232E"/>
    <w:rsid w:val="00ED2C4D"/>
    <w:rsid w:val="00ED30D0"/>
    <w:rsid w:val="00ED328B"/>
    <w:rsid w:val="00ED3885"/>
    <w:rsid w:val="00ED3F85"/>
    <w:rsid w:val="00ED4A81"/>
    <w:rsid w:val="00ED4C78"/>
    <w:rsid w:val="00ED51E4"/>
    <w:rsid w:val="00ED5253"/>
    <w:rsid w:val="00ED566C"/>
    <w:rsid w:val="00ED56D0"/>
    <w:rsid w:val="00ED6087"/>
    <w:rsid w:val="00ED6118"/>
    <w:rsid w:val="00ED627A"/>
    <w:rsid w:val="00ED62F5"/>
    <w:rsid w:val="00ED67FC"/>
    <w:rsid w:val="00ED680B"/>
    <w:rsid w:val="00ED688E"/>
    <w:rsid w:val="00ED6CB8"/>
    <w:rsid w:val="00ED6D65"/>
    <w:rsid w:val="00ED786A"/>
    <w:rsid w:val="00EE0041"/>
    <w:rsid w:val="00EE059F"/>
    <w:rsid w:val="00EE06C0"/>
    <w:rsid w:val="00EE10BF"/>
    <w:rsid w:val="00EE125D"/>
    <w:rsid w:val="00EE1839"/>
    <w:rsid w:val="00EE1A8C"/>
    <w:rsid w:val="00EE1CBB"/>
    <w:rsid w:val="00EE1F32"/>
    <w:rsid w:val="00EE20C1"/>
    <w:rsid w:val="00EE213E"/>
    <w:rsid w:val="00EE235F"/>
    <w:rsid w:val="00EE261F"/>
    <w:rsid w:val="00EE2C61"/>
    <w:rsid w:val="00EE2D99"/>
    <w:rsid w:val="00EE2E82"/>
    <w:rsid w:val="00EE306D"/>
    <w:rsid w:val="00EE3F6B"/>
    <w:rsid w:val="00EE408F"/>
    <w:rsid w:val="00EE46A4"/>
    <w:rsid w:val="00EE46AA"/>
    <w:rsid w:val="00EE47C0"/>
    <w:rsid w:val="00EE4D9E"/>
    <w:rsid w:val="00EE4FA2"/>
    <w:rsid w:val="00EE50AE"/>
    <w:rsid w:val="00EE67C6"/>
    <w:rsid w:val="00EE6EA2"/>
    <w:rsid w:val="00EE6EDF"/>
    <w:rsid w:val="00EE6FB3"/>
    <w:rsid w:val="00EE7640"/>
    <w:rsid w:val="00EE7A8E"/>
    <w:rsid w:val="00EF1181"/>
    <w:rsid w:val="00EF138F"/>
    <w:rsid w:val="00EF1694"/>
    <w:rsid w:val="00EF1B64"/>
    <w:rsid w:val="00EF1CA9"/>
    <w:rsid w:val="00EF22C6"/>
    <w:rsid w:val="00EF22C7"/>
    <w:rsid w:val="00EF23A5"/>
    <w:rsid w:val="00EF29C0"/>
    <w:rsid w:val="00EF33E7"/>
    <w:rsid w:val="00EF34F6"/>
    <w:rsid w:val="00EF3C00"/>
    <w:rsid w:val="00EF41E9"/>
    <w:rsid w:val="00EF4520"/>
    <w:rsid w:val="00EF5120"/>
    <w:rsid w:val="00EF51B2"/>
    <w:rsid w:val="00EF583E"/>
    <w:rsid w:val="00EF5A25"/>
    <w:rsid w:val="00EF5C07"/>
    <w:rsid w:val="00EF5EE9"/>
    <w:rsid w:val="00EF5F4B"/>
    <w:rsid w:val="00EF6306"/>
    <w:rsid w:val="00EF7110"/>
    <w:rsid w:val="00EF72DE"/>
    <w:rsid w:val="00EF7519"/>
    <w:rsid w:val="00EF767B"/>
    <w:rsid w:val="00EF78E0"/>
    <w:rsid w:val="00EF7ED7"/>
    <w:rsid w:val="00EF7F46"/>
    <w:rsid w:val="00F00091"/>
    <w:rsid w:val="00F002FA"/>
    <w:rsid w:val="00F00611"/>
    <w:rsid w:val="00F00863"/>
    <w:rsid w:val="00F01574"/>
    <w:rsid w:val="00F01B46"/>
    <w:rsid w:val="00F01D3D"/>
    <w:rsid w:val="00F01E53"/>
    <w:rsid w:val="00F01FD1"/>
    <w:rsid w:val="00F02077"/>
    <w:rsid w:val="00F02169"/>
    <w:rsid w:val="00F025D8"/>
    <w:rsid w:val="00F027A1"/>
    <w:rsid w:val="00F02B65"/>
    <w:rsid w:val="00F04060"/>
    <w:rsid w:val="00F04542"/>
    <w:rsid w:val="00F04F88"/>
    <w:rsid w:val="00F05065"/>
    <w:rsid w:val="00F05483"/>
    <w:rsid w:val="00F055E3"/>
    <w:rsid w:val="00F05C56"/>
    <w:rsid w:val="00F05C92"/>
    <w:rsid w:val="00F05E4A"/>
    <w:rsid w:val="00F06E2E"/>
    <w:rsid w:val="00F07867"/>
    <w:rsid w:val="00F079D1"/>
    <w:rsid w:val="00F079E9"/>
    <w:rsid w:val="00F07BB7"/>
    <w:rsid w:val="00F07E2B"/>
    <w:rsid w:val="00F07F2F"/>
    <w:rsid w:val="00F10437"/>
    <w:rsid w:val="00F10AC3"/>
    <w:rsid w:val="00F1128A"/>
    <w:rsid w:val="00F113F8"/>
    <w:rsid w:val="00F116B0"/>
    <w:rsid w:val="00F11E63"/>
    <w:rsid w:val="00F12286"/>
    <w:rsid w:val="00F1259E"/>
    <w:rsid w:val="00F12789"/>
    <w:rsid w:val="00F12822"/>
    <w:rsid w:val="00F12A44"/>
    <w:rsid w:val="00F12BA3"/>
    <w:rsid w:val="00F134C3"/>
    <w:rsid w:val="00F13792"/>
    <w:rsid w:val="00F13813"/>
    <w:rsid w:val="00F13FD9"/>
    <w:rsid w:val="00F140C6"/>
    <w:rsid w:val="00F14245"/>
    <w:rsid w:val="00F1426D"/>
    <w:rsid w:val="00F1426E"/>
    <w:rsid w:val="00F14725"/>
    <w:rsid w:val="00F14F7E"/>
    <w:rsid w:val="00F15077"/>
    <w:rsid w:val="00F15265"/>
    <w:rsid w:val="00F1595E"/>
    <w:rsid w:val="00F15A3D"/>
    <w:rsid w:val="00F15B45"/>
    <w:rsid w:val="00F16956"/>
    <w:rsid w:val="00F170B9"/>
    <w:rsid w:val="00F175DD"/>
    <w:rsid w:val="00F178C6"/>
    <w:rsid w:val="00F17BC1"/>
    <w:rsid w:val="00F2011A"/>
    <w:rsid w:val="00F204B8"/>
    <w:rsid w:val="00F20691"/>
    <w:rsid w:val="00F206D6"/>
    <w:rsid w:val="00F20E11"/>
    <w:rsid w:val="00F20FDD"/>
    <w:rsid w:val="00F21C09"/>
    <w:rsid w:val="00F21C54"/>
    <w:rsid w:val="00F21C93"/>
    <w:rsid w:val="00F21C9D"/>
    <w:rsid w:val="00F21CF8"/>
    <w:rsid w:val="00F220C5"/>
    <w:rsid w:val="00F22551"/>
    <w:rsid w:val="00F2362F"/>
    <w:rsid w:val="00F236E4"/>
    <w:rsid w:val="00F23C93"/>
    <w:rsid w:val="00F23DBD"/>
    <w:rsid w:val="00F240D7"/>
    <w:rsid w:val="00F242AC"/>
    <w:rsid w:val="00F2479C"/>
    <w:rsid w:val="00F24BC1"/>
    <w:rsid w:val="00F24FBD"/>
    <w:rsid w:val="00F25410"/>
    <w:rsid w:val="00F2554C"/>
    <w:rsid w:val="00F25695"/>
    <w:rsid w:val="00F2602E"/>
    <w:rsid w:val="00F26216"/>
    <w:rsid w:val="00F2657C"/>
    <w:rsid w:val="00F269BA"/>
    <w:rsid w:val="00F269C3"/>
    <w:rsid w:val="00F27512"/>
    <w:rsid w:val="00F276F7"/>
    <w:rsid w:val="00F300CF"/>
    <w:rsid w:val="00F304F7"/>
    <w:rsid w:val="00F3067F"/>
    <w:rsid w:val="00F30C3E"/>
    <w:rsid w:val="00F30F6C"/>
    <w:rsid w:val="00F3143C"/>
    <w:rsid w:val="00F3180C"/>
    <w:rsid w:val="00F31B34"/>
    <w:rsid w:val="00F3224D"/>
    <w:rsid w:val="00F32AE6"/>
    <w:rsid w:val="00F32E9C"/>
    <w:rsid w:val="00F33616"/>
    <w:rsid w:val="00F33676"/>
    <w:rsid w:val="00F338C5"/>
    <w:rsid w:val="00F33A38"/>
    <w:rsid w:val="00F341D8"/>
    <w:rsid w:val="00F34569"/>
    <w:rsid w:val="00F34A26"/>
    <w:rsid w:val="00F34F7F"/>
    <w:rsid w:val="00F354BA"/>
    <w:rsid w:val="00F3551A"/>
    <w:rsid w:val="00F358F9"/>
    <w:rsid w:val="00F359C0"/>
    <w:rsid w:val="00F35A22"/>
    <w:rsid w:val="00F3615A"/>
    <w:rsid w:val="00F36413"/>
    <w:rsid w:val="00F3673C"/>
    <w:rsid w:val="00F36DAB"/>
    <w:rsid w:val="00F37054"/>
    <w:rsid w:val="00F40664"/>
    <w:rsid w:val="00F40B2C"/>
    <w:rsid w:val="00F40C93"/>
    <w:rsid w:val="00F40CA9"/>
    <w:rsid w:val="00F411EF"/>
    <w:rsid w:val="00F412EB"/>
    <w:rsid w:val="00F41716"/>
    <w:rsid w:val="00F419E1"/>
    <w:rsid w:val="00F419FB"/>
    <w:rsid w:val="00F41C1E"/>
    <w:rsid w:val="00F42159"/>
    <w:rsid w:val="00F4272C"/>
    <w:rsid w:val="00F427E6"/>
    <w:rsid w:val="00F42BA5"/>
    <w:rsid w:val="00F42EE0"/>
    <w:rsid w:val="00F42FFD"/>
    <w:rsid w:val="00F433AA"/>
    <w:rsid w:val="00F43486"/>
    <w:rsid w:val="00F4391C"/>
    <w:rsid w:val="00F439DE"/>
    <w:rsid w:val="00F4476C"/>
    <w:rsid w:val="00F45016"/>
    <w:rsid w:val="00F4521F"/>
    <w:rsid w:val="00F4570B"/>
    <w:rsid w:val="00F45ACA"/>
    <w:rsid w:val="00F45D70"/>
    <w:rsid w:val="00F461D9"/>
    <w:rsid w:val="00F46EB7"/>
    <w:rsid w:val="00F474C0"/>
    <w:rsid w:val="00F4787F"/>
    <w:rsid w:val="00F47AD9"/>
    <w:rsid w:val="00F47CBE"/>
    <w:rsid w:val="00F5072D"/>
    <w:rsid w:val="00F50B00"/>
    <w:rsid w:val="00F50EFB"/>
    <w:rsid w:val="00F50FDA"/>
    <w:rsid w:val="00F51100"/>
    <w:rsid w:val="00F5145D"/>
    <w:rsid w:val="00F515F8"/>
    <w:rsid w:val="00F523D0"/>
    <w:rsid w:val="00F52A51"/>
    <w:rsid w:val="00F53818"/>
    <w:rsid w:val="00F53B53"/>
    <w:rsid w:val="00F53B60"/>
    <w:rsid w:val="00F549C6"/>
    <w:rsid w:val="00F5614C"/>
    <w:rsid w:val="00F563FC"/>
    <w:rsid w:val="00F56A09"/>
    <w:rsid w:val="00F56BCC"/>
    <w:rsid w:val="00F56F85"/>
    <w:rsid w:val="00F575C7"/>
    <w:rsid w:val="00F5792B"/>
    <w:rsid w:val="00F60612"/>
    <w:rsid w:val="00F61514"/>
    <w:rsid w:val="00F6189C"/>
    <w:rsid w:val="00F61ECC"/>
    <w:rsid w:val="00F623EB"/>
    <w:rsid w:val="00F62811"/>
    <w:rsid w:val="00F62C5D"/>
    <w:rsid w:val="00F6319D"/>
    <w:rsid w:val="00F63204"/>
    <w:rsid w:val="00F6349E"/>
    <w:rsid w:val="00F6361D"/>
    <w:rsid w:val="00F63AA9"/>
    <w:rsid w:val="00F63FFF"/>
    <w:rsid w:val="00F64262"/>
    <w:rsid w:val="00F64283"/>
    <w:rsid w:val="00F64E25"/>
    <w:rsid w:val="00F6545B"/>
    <w:rsid w:val="00F65D42"/>
    <w:rsid w:val="00F65DB4"/>
    <w:rsid w:val="00F65E34"/>
    <w:rsid w:val="00F66DA3"/>
    <w:rsid w:val="00F6763F"/>
    <w:rsid w:val="00F678AF"/>
    <w:rsid w:val="00F70004"/>
    <w:rsid w:val="00F705B9"/>
    <w:rsid w:val="00F705D7"/>
    <w:rsid w:val="00F705F1"/>
    <w:rsid w:val="00F70625"/>
    <w:rsid w:val="00F71193"/>
    <w:rsid w:val="00F711FF"/>
    <w:rsid w:val="00F713B6"/>
    <w:rsid w:val="00F716FC"/>
    <w:rsid w:val="00F71C52"/>
    <w:rsid w:val="00F722EE"/>
    <w:rsid w:val="00F726F6"/>
    <w:rsid w:val="00F72D08"/>
    <w:rsid w:val="00F72E8B"/>
    <w:rsid w:val="00F738EC"/>
    <w:rsid w:val="00F73B19"/>
    <w:rsid w:val="00F7415D"/>
    <w:rsid w:val="00F74833"/>
    <w:rsid w:val="00F75007"/>
    <w:rsid w:val="00F756EF"/>
    <w:rsid w:val="00F7588D"/>
    <w:rsid w:val="00F75AEF"/>
    <w:rsid w:val="00F76627"/>
    <w:rsid w:val="00F76BA2"/>
    <w:rsid w:val="00F77309"/>
    <w:rsid w:val="00F7759B"/>
    <w:rsid w:val="00F77B39"/>
    <w:rsid w:val="00F77C43"/>
    <w:rsid w:val="00F8006F"/>
    <w:rsid w:val="00F8051A"/>
    <w:rsid w:val="00F80649"/>
    <w:rsid w:val="00F808E5"/>
    <w:rsid w:val="00F81217"/>
    <w:rsid w:val="00F81322"/>
    <w:rsid w:val="00F814D4"/>
    <w:rsid w:val="00F816C0"/>
    <w:rsid w:val="00F819C4"/>
    <w:rsid w:val="00F8320D"/>
    <w:rsid w:val="00F8329F"/>
    <w:rsid w:val="00F832CC"/>
    <w:rsid w:val="00F83E0B"/>
    <w:rsid w:val="00F83F72"/>
    <w:rsid w:val="00F842B0"/>
    <w:rsid w:val="00F84427"/>
    <w:rsid w:val="00F84722"/>
    <w:rsid w:val="00F8498E"/>
    <w:rsid w:val="00F849FB"/>
    <w:rsid w:val="00F84BD9"/>
    <w:rsid w:val="00F84ED2"/>
    <w:rsid w:val="00F85077"/>
    <w:rsid w:val="00F8543A"/>
    <w:rsid w:val="00F8733E"/>
    <w:rsid w:val="00F875B0"/>
    <w:rsid w:val="00F87BA8"/>
    <w:rsid w:val="00F900AF"/>
    <w:rsid w:val="00F9052D"/>
    <w:rsid w:val="00F9077E"/>
    <w:rsid w:val="00F90B0E"/>
    <w:rsid w:val="00F911D2"/>
    <w:rsid w:val="00F9149F"/>
    <w:rsid w:val="00F9163B"/>
    <w:rsid w:val="00F92258"/>
    <w:rsid w:val="00F929BB"/>
    <w:rsid w:val="00F92BCC"/>
    <w:rsid w:val="00F92F32"/>
    <w:rsid w:val="00F93C4F"/>
    <w:rsid w:val="00F94001"/>
    <w:rsid w:val="00F94048"/>
    <w:rsid w:val="00F952DA"/>
    <w:rsid w:val="00F95300"/>
    <w:rsid w:val="00F95850"/>
    <w:rsid w:val="00F959BE"/>
    <w:rsid w:val="00F95DF5"/>
    <w:rsid w:val="00F95EA8"/>
    <w:rsid w:val="00F960D8"/>
    <w:rsid w:val="00F9630F"/>
    <w:rsid w:val="00F9686A"/>
    <w:rsid w:val="00F96BA7"/>
    <w:rsid w:val="00F9752A"/>
    <w:rsid w:val="00F979B9"/>
    <w:rsid w:val="00F97A97"/>
    <w:rsid w:val="00F97C46"/>
    <w:rsid w:val="00F97F3B"/>
    <w:rsid w:val="00FA0EAC"/>
    <w:rsid w:val="00FA0FD3"/>
    <w:rsid w:val="00FA10FA"/>
    <w:rsid w:val="00FA1487"/>
    <w:rsid w:val="00FA1502"/>
    <w:rsid w:val="00FA1717"/>
    <w:rsid w:val="00FA198B"/>
    <w:rsid w:val="00FA1DEE"/>
    <w:rsid w:val="00FA2256"/>
    <w:rsid w:val="00FA2695"/>
    <w:rsid w:val="00FA3209"/>
    <w:rsid w:val="00FA3B68"/>
    <w:rsid w:val="00FA3C56"/>
    <w:rsid w:val="00FA4976"/>
    <w:rsid w:val="00FA497A"/>
    <w:rsid w:val="00FA4A99"/>
    <w:rsid w:val="00FA4BDC"/>
    <w:rsid w:val="00FA4CD5"/>
    <w:rsid w:val="00FA4FD9"/>
    <w:rsid w:val="00FA5057"/>
    <w:rsid w:val="00FA5A5F"/>
    <w:rsid w:val="00FA5DF9"/>
    <w:rsid w:val="00FA5EBB"/>
    <w:rsid w:val="00FA5FA1"/>
    <w:rsid w:val="00FA64F6"/>
    <w:rsid w:val="00FA6B05"/>
    <w:rsid w:val="00FA703D"/>
    <w:rsid w:val="00FA72AF"/>
    <w:rsid w:val="00FA7377"/>
    <w:rsid w:val="00FA73D6"/>
    <w:rsid w:val="00FA757E"/>
    <w:rsid w:val="00FA76B8"/>
    <w:rsid w:val="00FA7B1C"/>
    <w:rsid w:val="00FA7D4C"/>
    <w:rsid w:val="00FB072F"/>
    <w:rsid w:val="00FB073F"/>
    <w:rsid w:val="00FB0AE6"/>
    <w:rsid w:val="00FB0AF7"/>
    <w:rsid w:val="00FB0CC2"/>
    <w:rsid w:val="00FB0F41"/>
    <w:rsid w:val="00FB127E"/>
    <w:rsid w:val="00FB278E"/>
    <w:rsid w:val="00FB283E"/>
    <w:rsid w:val="00FB293E"/>
    <w:rsid w:val="00FB2E13"/>
    <w:rsid w:val="00FB34DB"/>
    <w:rsid w:val="00FB3707"/>
    <w:rsid w:val="00FB3A0F"/>
    <w:rsid w:val="00FB3A12"/>
    <w:rsid w:val="00FB3BE9"/>
    <w:rsid w:val="00FB3D6B"/>
    <w:rsid w:val="00FB3F12"/>
    <w:rsid w:val="00FB445B"/>
    <w:rsid w:val="00FB4DC3"/>
    <w:rsid w:val="00FB50BB"/>
    <w:rsid w:val="00FB5AB5"/>
    <w:rsid w:val="00FB6345"/>
    <w:rsid w:val="00FB6380"/>
    <w:rsid w:val="00FB75D3"/>
    <w:rsid w:val="00FB7E85"/>
    <w:rsid w:val="00FB7E96"/>
    <w:rsid w:val="00FC0217"/>
    <w:rsid w:val="00FC0337"/>
    <w:rsid w:val="00FC0A34"/>
    <w:rsid w:val="00FC0F77"/>
    <w:rsid w:val="00FC1505"/>
    <w:rsid w:val="00FC1B65"/>
    <w:rsid w:val="00FC1BE6"/>
    <w:rsid w:val="00FC1C40"/>
    <w:rsid w:val="00FC1F1E"/>
    <w:rsid w:val="00FC2208"/>
    <w:rsid w:val="00FC27AA"/>
    <w:rsid w:val="00FC2835"/>
    <w:rsid w:val="00FC289D"/>
    <w:rsid w:val="00FC2AD1"/>
    <w:rsid w:val="00FC2F79"/>
    <w:rsid w:val="00FC315A"/>
    <w:rsid w:val="00FC31D6"/>
    <w:rsid w:val="00FC3361"/>
    <w:rsid w:val="00FC36F0"/>
    <w:rsid w:val="00FC3AD9"/>
    <w:rsid w:val="00FC432B"/>
    <w:rsid w:val="00FC4BEE"/>
    <w:rsid w:val="00FC4BF9"/>
    <w:rsid w:val="00FC4FEB"/>
    <w:rsid w:val="00FC5286"/>
    <w:rsid w:val="00FC55E9"/>
    <w:rsid w:val="00FC5911"/>
    <w:rsid w:val="00FC5A72"/>
    <w:rsid w:val="00FC5C9C"/>
    <w:rsid w:val="00FC5CAD"/>
    <w:rsid w:val="00FC5CB6"/>
    <w:rsid w:val="00FC6147"/>
    <w:rsid w:val="00FC6499"/>
    <w:rsid w:val="00FC693D"/>
    <w:rsid w:val="00FC69D6"/>
    <w:rsid w:val="00FC7515"/>
    <w:rsid w:val="00FC7566"/>
    <w:rsid w:val="00FC765F"/>
    <w:rsid w:val="00FC7886"/>
    <w:rsid w:val="00FC7EC2"/>
    <w:rsid w:val="00FD071E"/>
    <w:rsid w:val="00FD07C8"/>
    <w:rsid w:val="00FD0B5E"/>
    <w:rsid w:val="00FD0F5E"/>
    <w:rsid w:val="00FD180E"/>
    <w:rsid w:val="00FD21FC"/>
    <w:rsid w:val="00FD2254"/>
    <w:rsid w:val="00FD24DE"/>
    <w:rsid w:val="00FD310E"/>
    <w:rsid w:val="00FD349E"/>
    <w:rsid w:val="00FD35A8"/>
    <w:rsid w:val="00FD46B7"/>
    <w:rsid w:val="00FD4795"/>
    <w:rsid w:val="00FD4C60"/>
    <w:rsid w:val="00FD50F1"/>
    <w:rsid w:val="00FD575B"/>
    <w:rsid w:val="00FD5AB2"/>
    <w:rsid w:val="00FD65EF"/>
    <w:rsid w:val="00FD6943"/>
    <w:rsid w:val="00FD69A9"/>
    <w:rsid w:val="00FD69AA"/>
    <w:rsid w:val="00FD70BB"/>
    <w:rsid w:val="00FD77B6"/>
    <w:rsid w:val="00FD7917"/>
    <w:rsid w:val="00FE0AE3"/>
    <w:rsid w:val="00FE146B"/>
    <w:rsid w:val="00FE14DC"/>
    <w:rsid w:val="00FE178F"/>
    <w:rsid w:val="00FE1E4B"/>
    <w:rsid w:val="00FE2336"/>
    <w:rsid w:val="00FE23CE"/>
    <w:rsid w:val="00FE23ED"/>
    <w:rsid w:val="00FE2576"/>
    <w:rsid w:val="00FE259C"/>
    <w:rsid w:val="00FE2CBB"/>
    <w:rsid w:val="00FE2E95"/>
    <w:rsid w:val="00FE2EC9"/>
    <w:rsid w:val="00FE30AE"/>
    <w:rsid w:val="00FE3806"/>
    <w:rsid w:val="00FE3B0C"/>
    <w:rsid w:val="00FE3CC4"/>
    <w:rsid w:val="00FE4510"/>
    <w:rsid w:val="00FE4987"/>
    <w:rsid w:val="00FE49F5"/>
    <w:rsid w:val="00FE4BB9"/>
    <w:rsid w:val="00FE4CF1"/>
    <w:rsid w:val="00FE4F6E"/>
    <w:rsid w:val="00FE4FEA"/>
    <w:rsid w:val="00FE501A"/>
    <w:rsid w:val="00FE50F9"/>
    <w:rsid w:val="00FE54DC"/>
    <w:rsid w:val="00FE5AC3"/>
    <w:rsid w:val="00FE60CF"/>
    <w:rsid w:val="00FE7406"/>
    <w:rsid w:val="00FE78E3"/>
    <w:rsid w:val="00FF07D7"/>
    <w:rsid w:val="00FF0A7B"/>
    <w:rsid w:val="00FF14AC"/>
    <w:rsid w:val="00FF17BA"/>
    <w:rsid w:val="00FF17CA"/>
    <w:rsid w:val="00FF2075"/>
    <w:rsid w:val="00FF20E6"/>
    <w:rsid w:val="00FF2228"/>
    <w:rsid w:val="00FF2588"/>
    <w:rsid w:val="00FF28D4"/>
    <w:rsid w:val="00FF2943"/>
    <w:rsid w:val="00FF342D"/>
    <w:rsid w:val="00FF346C"/>
    <w:rsid w:val="00FF38FB"/>
    <w:rsid w:val="00FF398B"/>
    <w:rsid w:val="00FF3AFC"/>
    <w:rsid w:val="00FF4446"/>
    <w:rsid w:val="00FF4607"/>
    <w:rsid w:val="00FF490F"/>
    <w:rsid w:val="00FF4A4B"/>
    <w:rsid w:val="00FF5266"/>
    <w:rsid w:val="00FF5502"/>
    <w:rsid w:val="00FF5A3F"/>
    <w:rsid w:val="00FF5E38"/>
    <w:rsid w:val="00FF63AE"/>
    <w:rsid w:val="00FF6C48"/>
    <w:rsid w:val="00FF7318"/>
    <w:rsid w:val="00FF7323"/>
    <w:rsid w:val="00FF75AF"/>
    <w:rsid w:val="01C888D8"/>
    <w:rsid w:val="027EA9EF"/>
    <w:rsid w:val="0286C94B"/>
    <w:rsid w:val="02ECD522"/>
    <w:rsid w:val="04971F7F"/>
    <w:rsid w:val="0569CC02"/>
    <w:rsid w:val="0627FC59"/>
    <w:rsid w:val="06663000"/>
    <w:rsid w:val="06F8EA57"/>
    <w:rsid w:val="0710625D"/>
    <w:rsid w:val="0794B589"/>
    <w:rsid w:val="07AADD89"/>
    <w:rsid w:val="08806F08"/>
    <w:rsid w:val="09240F37"/>
    <w:rsid w:val="09891117"/>
    <w:rsid w:val="0A883515"/>
    <w:rsid w:val="0AA437CF"/>
    <w:rsid w:val="0B0D98DE"/>
    <w:rsid w:val="0B2D6987"/>
    <w:rsid w:val="0B9DCA61"/>
    <w:rsid w:val="0CA8658C"/>
    <w:rsid w:val="0CB7EDDB"/>
    <w:rsid w:val="0CC41A0B"/>
    <w:rsid w:val="0CCB7F3D"/>
    <w:rsid w:val="0D142524"/>
    <w:rsid w:val="0DBA8096"/>
    <w:rsid w:val="0E2B21CE"/>
    <w:rsid w:val="0EAFEF1B"/>
    <w:rsid w:val="0EFDD51E"/>
    <w:rsid w:val="0FB0378F"/>
    <w:rsid w:val="103E67BE"/>
    <w:rsid w:val="104D4EA3"/>
    <w:rsid w:val="108DC77D"/>
    <w:rsid w:val="10A518A6"/>
    <w:rsid w:val="10EAB7D9"/>
    <w:rsid w:val="1172C0EA"/>
    <w:rsid w:val="11A8F84C"/>
    <w:rsid w:val="11C116AF"/>
    <w:rsid w:val="121E9446"/>
    <w:rsid w:val="123A9CD3"/>
    <w:rsid w:val="1286883A"/>
    <w:rsid w:val="131E56F0"/>
    <w:rsid w:val="135D204B"/>
    <w:rsid w:val="13849601"/>
    <w:rsid w:val="14674B7E"/>
    <w:rsid w:val="147F7235"/>
    <w:rsid w:val="15E46950"/>
    <w:rsid w:val="15F901A1"/>
    <w:rsid w:val="16C7CA38"/>
    <w:rsid w:val="17054A2C"/>
    <w:rsid w:val="1790840A"/>
    <w:rsid w:val="183FA7AC"/>
    <w:rsid w:val="18871A84"/>
    <w:rsid w:val="190A365B"/>
    <w:rsid w:val="191B3F5C"/>
    <w:rsid w:val="19FC7928"/>
    <w:rsid w:val="1AD3890F"/>
    <w:rsid w:val="1AFA144A"/>
    <w:rsid w:val="1B15F857"/>
    <w:rsid w:val="1B59C056"/>
    <w:rsid w:val="1BFF56B2"/>
    <w:rsid w:val="1C435260"/>
    <w:rsid w:val="1C8F84E0"/>
    <w:rsid w:val="1CB77A57"/>
    <w:rsid w:val="1CFCB3F4"/>
    <w:rsid w:val="1D11E450"/>
    <w:rsid w:val="1DE16624"/>
    <w:rsid w:val="1E6194B8"/>
    <w:rsid w:val="1F08E52F"/>
    <w:rsid w:val="1F51C7DE"/>
    <w:rsid w:val="1FEBA905"/>
    <w:rsid w:val="207C63A6"/>
    <w:rsid w:val="20AD5B8C"/>
    <w:rsid w:val="20FE849A"/>
    <w:rsid w:val="21245808"/>
    <w:rsid w:val="212E2DEF"/>
    <w:rsid w:val="2138E3FB"/>
    <w:rsid w:val="213B8395"/>
    <w:rsid w:val="217F81FC"/>
    <w:rsid w:val="21A2450A"/>
    <w:rsid w:val="21F11092"/>
    <w:rsid w:val="229F3E3E"/>
    <w:rsid w:val="230F3743"/>
    <w:rsid w:val="234DDD18"/>
    <w:rsid w:val="2358C83F"/>
    <w:rsid w:val="23A5D6BD"/>
    <w:rsid w:val="23C42A14"/>
    <w:rsid w:val="23D53050"/>
    <w:rsid w:val="23E1CF80"/>
    <w:rsid w:val="23FCA0F1"/>
    <w:rsid w:val="24022E85"/>
    <w:rsid w:val="2413A721"/>
    <w:rsid w:val="24192CEA"/>
    <w:rsid w:val="24AC9BE5"/>
    <w:rsid w:val="24EF999B"/>
    <w:rsid w:val="25300822"/>
    <w:rsid w:val="254F38B1"/>
    <w:rsid w:val="255D0608"/>
    <w:rsid w:val="258B78C4"/>
    <w:rsid w:val="25AFC36A"/>
    <w:rsid w:val="25B088C8"/>
    <w:rsid w:val="26AE317F"/>
    <w:rsid w:val="26C76864"/>
    <w:rsid w:val="26D65538"/>
    <w:rsid w:val="280639E1"/>
    <w:rsid w:val="280F3126"/>
    <w:rsid w:val="2841183B"/>
    <w:rsid w:val="290055C8"/>
    <w:rsid w:val="2920A99C"/>
    <w:rsid w:val="2984C288"/>
    <w:rsid w:val="29FE3407"/>
    <w:rsid w:val="2AABEBCE"/>
    <w:rsid w:val="2AD0959F"/>
    <w:rsid w:val="2B7B3542"/>
    <w:rsid w:val="2BDB6296"/>
    <w:rsid w:val="2BE044FA"/>
    <w:rsid w:val="2D465572"/>
    <w:rsid w:val="2E783C70"/>
    <w:rsid w:val="2F5827C2"/>
    <w:rsid w:val="2F69F435"/>
    <w:rsid w:val="2F6A8B3F"/>
    <w:rsid w:val="2FAEB853"/>
    <w:rsid w:val="2FB7D3CE"/>
    <w:rsid w:val="304DAA46"/>
    <w:rsid w:val="307B3F40"/>
    <w:rsid w:val="30DD66D9"/>
    <w:rsid w:val="30FC1C46"/>
    <w:rsid w:val="313BAD1B"/>
    <w:rsid w:val="3182FF91"/>
    <w:rsid w:val="318A2E8C"/>
    <w:rsid w:val="322A10E0"/>
    <w:rsid w:val="3238817A"/>
    <w:rsid w:val="3262F6FC"/>
    <w:rsid w:val="327183B8"/>
    <w:rsid w:val="32B71B62"/>
    <w:rsid w:val="32CD61C7"/>
    <w:rsid w:val="341A9D79"/>
    <w:rsid w:val="34750659"/>
    <w:rsid w:val="34F1BE8E"/>
    <w:rsid w:val="35093668"/>
    <w:rsid w:val="3521F41E"/>
    <w:rsid w:val="35433692"/>
    <w:rsid w:val="358624B7"/>
    <w:rsid w:val="35D1165D"/>
    <w:rsid w:val="36436F75"/>
    <w:rsid w:val="369D4018"/>
    <w:rsid w:val="36B6C4AC"/>
    <w:rsid w:val="36E6F193"/>
    <w:rsid w:val="3724A941"/>
    <w:rsid w:val="37FBBBF2"/>
    <w:rsid w:val="383897DA"/>
    <w:rsid w:val="38749247"/>
    <w:rsid w:val="38802A07"/>
    <w:rsid w:val="38FB6CC4"/>
    <w:rsid w:val="391A46C0"/>
    <w:rsid w:val="3987317E"/>
    <w:rsid w:val="398AAD9A"/>
    <w:rsid w:val="39AF1291"/>
    <w:rsid w:val="39C6F792"/>
    <w:rsid w:val="3A747641"/>
    <w:rsid w:val="3B6BEEB1"/>
    <w:rsid w:val="3C565B3C"/>
    <w:rsid w:val="3C875E4A"/>
    <w:rsid w:val="3CA90FF6"/>
    <w:rsid w:val="3CC6BF6A"/>
    <w:rsid w:val="3D34F837"/>
    <w:rsid w:val="3D3A20CB"/>
    <w:rsid w:val="3DAE9348"/>
    <w:rsid w:val="3E2E3A61"/>
    <w:rsid w:val="3EDCF969"/>
    <w:rsid w:val="3F6E6A3E"/>
    <w:rsid w:val="3FD2C358"/>
    <w:rsid w:val="403475D5"/>
    <w:rsid w:val="407332A2"/>
    <w:rsid w:val="40812B29"/>
    <w:rsid w:val="409F9696"/>
    <w:rsid w:val="416DF5DE"/>
    <w:rsid w:val="41F7DE4D"/>
    <w:rsid w:val="4217AC50"/>
    <w:rsid w:val="422EF9D3"/>
    <w:rsid w:val="428414B7"/>
    <w:rsid w:val="42865A79"/>
    <w:rsid w:val="4313AC03"/>
    <w:rsid w:val="431C8A15"/>
    <w:rsid w:val="43625CE6"/>
    <w:rsid w:val="43A9B5A0"/>
    <w:rsid w:val="43C7FEE2"/>
    <w:rsid w:val="448F31C5"/>
    <w:rsid w:val="4508AE1A"/>
    <w:rsid w:val="453168A7"/>
    <w:rsid w:val="45CD469B"/>
    <w:rsid w:val="45D2C3B5"/>
    <w:rsid w:val="460688A7"/>
    <w:rsid w:val="463005FD"/>
    <w:rsid w:val="46F065D6"/>
    <w:rsid w:val="46F5B0CC"/>
    <w:rsid w:val="473D4950"/>
    <w:rsid w:val="47729C23"/>
    <w:rsid w:val="477CE36A"/>
    <w:rsid w:val="4784FFF7"/>
    <w:rsid w:val="47F9102F"/>
    <w:rsid w:val="4986A8DA"/>
    <w:rsid w:val="4AD4CB9B"/>
    <w:rsid w:val="4B355D20"/>
    <w:rsid w:val="4BC62C19"/>
    <w:rsid w:val="4BD5DC19"/>
    <w:rsid w:val="4CBD5B68"/>
    <w:rsid w:val="4CD5AA8E"/>
    <w:rsid w:val="4DD2FC91"/>
    <w:rsid w:val="4EBDF260"/>
    <w:rsid w:val="4EE8073D"/>
    <w:rsid w:val="4F3CC375"/>
    <w:rsid w:val="4FEF3AAE"/>
    <w:rsid w:val="4FF95248"/>
    <w:rsid w:val="5049AEC5"/>
    <w:rsid w:val="50D200F0"/>
    <w:rsid w:val="50F4DC86"/>
    <w:rsid w:val="5122364E"/>
    <w:rsid w:val="5132DC89"/>
    <w:rsid w:val="5184B538"/>
    <w:rsid w:val="52020B1F"/>
    <w:rsid w:val="522EDF05"/>
    <w:rsid w:val="525DDEC6"/>
    <w:rsid w:val="534DDF4C"/>
    <w:rsid w:val="53843797"/>
    <w:rsid w:val="53B0F7F9"/>
    <w:rsid w:val="53B35904"/>
    <w:rsid w:val="53E3CE0D"/>
    <w:rsid w:val="5422D46C"/>
    <w:rsid w:val="54B506C4"/>
    <w:rsid w:val="55FB64B8"/>
    <w:rsid w:val="56A7E748"/>
    <w:rsid w:val="57C2D1D5"/>
    <w:rsid w:val="581628A8"/>
    <w:rsid w:val="5830A894"/>
    <w:rsid w:val="58AD7658"/>
    <w:rsid w:val="58E57F07"/>
    <w:rsid w:val="58E7B15E"/>
    <w:rsid w:val="5AD5C0F1"/>
    <w:rsid w:val="5B2BC637"/>
    <w:rsid w:val="5B3F36B5"/>
    <w:rsid w:val="5BBC5DE3"/>
    <w:rsid w:val="5C68ADFE"/>
    <w:rsid w:val="5CAAF6D2"/>
    <w:rsid w:val="5D201271"/>
    <w:rsid w:val="5D21CB6E"/>
    <w:rsid w:val="5DA7605B"/>
    <w:rsid w:val="5E193AB6"/>
    <w:rsid w:val="5EE5C160"/>
    <w:rsid w:val="5EF6C12C"/>
    <w:rsid w:val="5F43DE5D"/>
    <w:rsid w:val="5FFD3F1C"/>
    <w:rsid w:val="604D8026"/>
    <w:rsid w:val="608B280E"/>
    <w:rsid w:val="60B5A9F3"/>
    <w:rsid w:val="60B5F2E5"/>
    <w:rsid w:val="615B4580"/>
    <w:rsid w:val="62461D36"/>
    <w:rsid w:val="6253D78C"/>
    <w:rsid w:val="63084703"/>
    <w:rsid w:val="63428876"/>
    <w:rsid w:val="63B23F98"/>
    <w:rsid w:val="641E3357"/>
    <w:rsid w:val="64471D43"/>
    <w:rsid w:val="646D98C5"/>
    <w:rsid w:val="64C2B7E7"/>
    <w:rsid w:val="64DB7529"/>
    <w:rsid w:val="651D93B9"/>
    <w:rsid w:val="6582A371"/>
    <w:rsid w:val="660A3E82"/>
    <w:rsid w:val="66470B02"/>
    <w:rsid w:val="66535843"/>
    <w:rsid w:val="6670C659"/>
    <w:rsid w:val="6680ED3D"/>
    <w:rsid w:val="6731C0B0"/>
    <w:rsid w:val="6775AC4F"/>
    <w:rsid w:val="67BD768E"/>
    <w:rsid w:val="683EFE65"/>
    <w:rsid w:val="68ADB054"/>
    <w:rsid w:val="69C177A4"/>
    <w:rsid w:val="6A8E44D3"/>
    <w:rsid w:val="6AA58854"/>
    <w:rsid w:val="6B07C128"/>
    <w:rsid w:val="6B8D924A"/>
    <w:rsid w:val="6BA1A370"/>
    <w:rsid w:val="6BC5BB59"/>
    <w:rsid w:val="6C708B4E"/>
    <w:rsid w:val="6D0E8122"/>
    <w:rsid w:val="6D26AD60"/>
    <w:rsid w:val="6F06386F"/>
    <w:rsid w:val="6F4D58CB"/>
    <w:rsid w:val="6F92C354"/>
    <w:rsid w:val="6FB5D20F"/>
    <w:rsid w:val="6FD426D2"/>
    <w:rsid w:val="6FDAEC09"/>
    <w:rsid w:val="70AC9920"/>
    <w:rsid w:val="70F18F44"/>
    <w:rsid w:val="710F672E"/>
    <w:rsid w:val="71881292"/>
    <w:rsid w:val="720B5649"/>
    <w:rsid w:val="738D1619"/>
    <w:rsid w:val="73DAB302"/>
    <w:rsid w:val="73F8381A"/>
    <w:rsid w:val="741D180D"/>
    <w:rsid w:val="7505266A"/>
    <w:rsid w:val="752723A4"/>
    <w:rsid w:val="7594986E"/>
    <w:rsid w:val="759FE3C1"/>
    <w:rsid w:val="771FE461"/>
    <w:rsid w:val="77C51C44"/>
    <w:rsid w:val="793B10F8"/>
    <w:rsid w:val="79427A77"/>
    <w:rsid w:val="79989FA3"/>
    <w:rsid w:val="7A3BD54A"/>
    <w:rsid w:val="7BBE570B"/>
    <w:rsid w:val="7C95BFDB"/>
    <w:rsid w:val="7D48688E"/>
    <w:rsid w:val="7D6359BF"/>
    <w:rsid w:val="7D644A50"/>
    <w:rsid w:val="7E3FD5BB"/>
    <w:rsid w:val="7EE88267"/>
    <w:rsid w:val="7FBDB6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840A"/>
  <w15:chartTrackingRefBased/>
  <w15:docId w15:val="{093846D0-8395-471E-813A-21BA520BA5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5174"/>
  </w:style>
  <w:style w:type="paragraph" w:styleId="Heading1">
    <w:name w:val="heading 1"/>
    <w:basedOn w:val="Normal"/>
    <w:next w:val="Normal"/>
    <w:link w:val="Heading1Char"/>
    <w:uiPriority w:val="9"/>
    <w:qFormat/>
    <w:rsid w:val="00A95C22"/>
    <w:pPr>
      <w:keepNext/>
      <w:keepLines/>
      <w:numPr>
        <w:numId w:val="1"/>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60C4"/>
    <w:pPr>
      <w:keepNext/>
      <w:keepLines/>
      <w:numPr>
        <w:ilvl w:val="1"/>
        <w:numId w:val="1"/>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5CE1"/>
    <w:pPr>
      <w:keepNext/>
      <w:keepLines/>
      <w:numPr>
        <w:ilvl w:val="2"/>
        <w:numId w:val="1"/>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5CE1"/>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95CE1"/>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CE1"/>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B95CE1"/>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B95CE1"/>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CE1"/>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95C22"/>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4660C4"/>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B95CE1"/>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B95CE1"/>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B95CE1"/>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95CE1"/>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B95CE1"/>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B95CE1"/>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95CE1"/>
    <w:rPr>
      <w:rFonts w:asciiTheme="majorHAnsi" w:hAnsiTheme="majorHAnsi" w:eastAsiaTheme="majorEastAsia" w:cstheme="majorBidi"/>
      <w:i/>
      <w:iCs/>
      <w:color w:val="272727" w:themeColor="text1" w:themeTint="D8"/>
      <w:sz w:val="21"/>
      <w:szCs w:val="21"/>
    </w:rPr>
  </w:style>
  <w:style w:type="paragraph" w:styleId="Title">
    <w:name w:val="Title"/>
    <w:basedOn w:val="Normal"/>
    <w:next w:val="Normal"/>
    <w:link w:val="TitleChar"/>
    <w:uiPriority w:val="10"/>
    <w:qFormat/>
    <w:rsid w:val="00A95C22"/>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95C22"/>
    <w:rPr>
      <w:rFonts w:asciiTheme="majorHAnsi" w:hAnsiTheme="majorHAnsi" w:eastAsiaTheme="majorEastAsia" w:cstheme="majorBidi"/>
      <w:spacing w:val="-10"/>
      <w:kern w:val="28"/>
      <w:sz w:val="56"/>
      <w:szCs w:val="56"/>
    </w:rPr>
  </w:style>
  <w:style w:type="table" w:styleId="TableGrid">
    <w:name w:val="Table Grid"/>
    <w:basedOn w:val="TableNormal"/>
    <w:uiPriority w:val="39"/>
    <w:rsid w:val="007578D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364700"/>
    <w:pPr>
      <w:outlineLvl w:val="9"/>
    </w:pPr>
    <w:rPr>
      <w:lang w:val="ka-GE" w:eastAsia="ka-GE"/>
    </w:rPr>
  </w:style>
  <w:style w:type="paragraph" w:styleId="TOC1">
    <w:name w:val="toc 1"/>
    <w:basedOn w:val="Normal"/>
    <w:next w:val="Normal"/>
    <w:autoRedefine/>
    <w:uiPriority w:val="39"/>
    <w:unhideWhenUsed/>
    <w:rsid w:val="00D30E75"/>
    <w:pPr>
      <w:tabs>
        <w:tab w:val="left" w:pos="440"/>
        <w:tab w:val="right" w:leader="dot" w:pos="9350"/>
      </w:tabs>
      <w:spacing w:after="100"/>
    </w:pPr>
  </w:style>
  <w:style w:type="character" w:styleId="Hyperlink">
    <w:name w:val="Hyperlink"/>
    <w:basedOn w:val="DefaultParagraphFont"/>
    <w:uiPriority w:val="99"/>
    <w:unhideWhenUsed/>
    <w:rsid w:val="00364700"/>
    <w:rPr>
      <w:color w:val="0563C1" w:themeColor="hyperlink"/>
      <w:u w:val="single"/>
    </w:rPr>
  </w:style>
  <w:style w:type="paragraph" w:styleId="Bibliography">
    <w:name w:val="Bibliography"/>
    <w:basedOn w:val="Normal"/>
    <w:next w:val="Normal"/>
    <w:uiPriority w:val="37"/>
    <w:unhideWhenUsed/>
    <w:rsid w:val="00AF0784"/>
  </w:style>
  <w:style w:type="paragraph" w:styleId="ListParagraph">
    <w:name w:val="List Paragraph"/>
    <w:basedOn w:val="Normal"/>
    <w:uiPriority w:val="34"/>
    <w:qFormat/>
    <w:rsid w:val="004660C4"/>
    <w:pPr>
      <w:ind w:left="720"/>
      <w:contextualSpacing/>
    </w:pPr>
  </w:style>
  <w:style w:type="paragraph" w:styleId="TOC2">
    <w:name w:val="toc 2"/>
    <w:basedOn w:val="Normal"/>
    <w:next w:val="Normal"/>
    <w:autoRedefine/>
    <w:uiPriority w:val="39"/>
    <w:unhideWhenUsed/>
    <w:rsid w:val="0043139C"/>
    <w:pPr>
      <w:spacing w:after="100"/>
      <w:ind w:left="220"/>
    </w:pPr>
  </w:style>
  <w:style w:type="paragraph" w:styleId="Caption">
    <w:name w:val="caption"/>
    <w:basedOn w:val="Normal"/>
    <w:next w:val="Normal"/>
    <w:uiPriority w:val="35"/>
    <w:unhideWhenUsed/>
    <w:qFormat/>
    <w:rsid w:val="001162D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4184D"/>
    <w:rPr>
      <w:sz w:val="16"/>
      <w:szCs w:val="16"/>
    </w:rPr>
  </w:style>
  <w:style w:type="paragraph" w:styleId="CommentText">
    <w:name w:val="annotation text"/>
    <w:basedOn w:val="Normal"/>
    <w:link w:val="CommentTextChar"/>
    <w:uiPriority w:val="99"/>
    <w:unhideWhenUsed/>
    <w:rsid w:val="0074184D"/>
    <w:pPr>
      <w:spacing w:line="240" w:lineRule="auto"/>
    </w:pPr>
    <w:rPr>
      <w:sz w:val="20"/>
      <w:szCs w:val="20"/>
    </w:rPr>
  </w:style>
  <w:style w:type="character" w:styleId="CommentTextChar" w:customStyle="1">
    <w:name w:val="Comment Text Char"/>
    <w:basedOn w:val="DefaultParagraphFont"/>
    <w:link w:val="CommentText"/>
    <w:uiPriority w:val="99"/>
    <w:rsid w:val="0074184D"/>
    <w:rPr>
      <w:sz w:val="20"/>
      <w:szCs w:val="20"/>
    </w:rPr>
  </w:style>
  <w:style w:type="paragraph" w:styleId="CommentSubject">
    <w:name w:val="annotation subject"/>
    <w:basedOn w:val="CommentText"/>
    <w:next w:val="CommentText"/>
    <w:link w:val="CommentSubjectChar"/>
    <w:uiPriority w:val="99"/>
    <w:semiHidden/>
    <w:unhideWhenUsed/>
    <w:rsid w:val="0074184D"/>
    <w:rPr>
      <w:b/>
      <w:bCs/>
    </w:rPr>
  </w:style>
  <w:style w:type="character" w:styleId="CommentSubjectChar" w:customStyle="1">
    <w:name w:val="Comment Subject Char"/>
    <w:basedOn w:val="CommentTextChar"/>
    <w:link w:val="CommentSubject"/>
    <w:uiPriority w:val="99"/>
    <w:semiHidden/>
    <w:rsid w:val="0074184D"/>
    <w:rPr>
      <w:b/>
      <w:bCs/>
      <w:sz w:val="20"/>
      <w:szCs w:val="20"/>
    </w:rPr>
  </w:style>
  <w:style w:type="paragraph" w:styleId="BalloonText">
    <w:name w:val="Balloon Text"/>
    <w:basedOn w:val="Normal"/>
    <w:link w:val="BalloonTextChar"/>
    <w:uiPriority w:val="99"/>
    <w:semiHidden/>
    <w:unhideWhenUsed/>
    <w:rsid w:val="0074184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4184D"/>
    <w:rPr>
      <w:rFonts w:ascii="Segoe UI" w:hAnsi="Segoe UI" w:cs="Segoe UI"/>
      <w:sz w:val="18"/>
      <w:szCs w:val="18"/>
    </w:rPr>
  </w:style>
  <w:style w:type="character" w:styleId="UnresolvedMention">
    <w:name w:val="Unresolved Mention"/>
    <w:basedOn w:val="DefaultParagraphFont"/>
    <w:uiPriority w:val="99"/>
    <w:semiHidden/>
    <w:unhideWhenUsed/>
    <w:rsid w:val="00FA6B05"/>
    <w:rPr>
      <w:color w:val="605E5C"/>
      <w:shd w:val="clear" w:color="auto" w:fill="E1DFDD"/>
    </w:rPr>
  </w:style>
  <w:style w:type="paragraph" w:styleId="TOC3">
    <w:name w:val="toc 3"/>
    <w:basedOn w:val="Normal"/>
    <w:next w:val="Normal"/>
    <w:autoRedefine/>
    <w:uiPriority w:val="39"/>
    <w:unhideWhenUsed/>
    <w:rsid w:val="00DE1597"/>
    <w:pPr>
      <w:spacing w:after="100"/>
      <w:ind w:left="440"/>
    </w:p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4E7763"/>
    <w:rPr>
      <w:color w:val="954F72" w:themeColor="followedHyperlink"/>
      <w:u w:val="single"/>
    </w:rPr>
  </w:style>
  <w:style w:type="paragraph" w:styleId="Revision">
    <w:name w:val="Revision"/>
    <w:hidden/>
    <w:uiPriority w:val="99"/>
    <w:semiHidden/>
    <w:rsid w:val="0091793F"/>
    <w:pPr>
      <w:spacing w:after="0" w:line="240" w:lineRule="auto"/>
    </w:pPr>
  </w:style>
  <w:style w:type="character" w:styleId="c-timestamplabel" w:customStyle="1">
    <w:name w:val="c-timestamp__label"/>
    <w:basedOn w:val="DefaultParagraphFont"/>
    <w:rsid w:val="00570DB6"/>
  </w:style>
  <w:style w:type="character" w:styleId="FootnoteReference">
    <w:name w:val="footnote reference"/>
    <w:basedOn w:val="DefaultParagraphFont"/>
    <w:uiPriority w:val="99"/>
    <w:semiHidden/>
    <w:unhideWhenUsed/>
    <w:rPr>
      <w:vertAlign w:val="superscript"/>
    </w:rPr>
  </w:style>
  <w:style w:type="paragraph" w:styleId="NoSpacing">
    <w:name w:val="No Spacing"/>
    <w:uiPriority w:val="1"/>
    <w:qFormat/>
    <w:rsid w:val="004B6ED2"/>
    <w:pPr>
      <w:spacing w:after="0" w:line="240" w:lineRule="auto"/>
    </w:pPr>
  </w:style>
  <w:style w:type="character" w:styleId="Mention">
    <w:name w:val="Mention"/>
    <w:basedOn w:val="DefaultParagraphFont"/>
    <w:uiPriority w:val="99"/>
    <w:unhideWhenUsed/>
    <w:rsid w:val="00795897"/>
    <w:rPr>
      <w:color w:val="2B579A"/>
      <w:shd w:val="clear" w:color="auto" w:fill="E1DFDD"/>
    </w:rPr>
  </w:style>
  <w:style w:type="paragraph" w:styleId="Default" w:customStyle="1">
    <w:name w:val="Default"/>
    <w:rsid w:val="00E97437"/>
    <w:pPr>
      <w:autoSpaceDE w:val="0"/>
      <w:autoSpaceDN w:val="0"/>
      <w:adjustRightInd w:val="0"/>
      <w:spacing w:after="0" w:line="240" w:lineRule="auto"/>
    </w:pPr>
    <w:rPr>
      <w:rFonts w:ascii="Arial" w:hAnsi="Arial" w:cs="Arial"/>
      <w:color w:val="000000"/>
      <w:sz w:val="24"/>
      <w:szCs w:val="24"/>
    </w:rPr>
  </w:style>
  <w:style w:type="character" w:styleId="LineNumber">
    <w:name w:val="line number"/>
    <w:basedOn w:val="DefaultParagraphFont"/>
    <w:uiPriority w:val="99"/>
    <w:semiHidden/>
    <w:unhideWhenUsed/>
    <w:rsid w:val="005F40C1"/>
  </w:style>
  <w:style w:type="paragraph" w:styleId="EndnoteText">
    <w:name w:val="endnote text"/>
    <w:basedOn w:val="Normal"/>
    <w:link w:val="EndnoteTextChar"/>
    <w:uiPriority w:val="99"/>
    <w:semiHidden/>
    <w:unhideWhenUsed/>
    <w:rsid w:val="003916F3"/>
    <w:pPr>
      <w:spacing w:after="0" w:line="240" w:lineRule="auto"/>
    </w:pPr>
    <w:rPr>
      <w:sz w:val="20"/>
      <w:szCs w:val="20"/>
    </w:rPr>
  </w:style>
  <w:style w:type="character" w:styleId="EndnoteTextChar" w:customStyle="1">
    <w:name w:val="Endnote Text Char"/>
    <w:basedOn w:val="DefaultParagraphFont"/>
    <w:link w:val="EndnoteText"/>
    <w:uiPriority w:val="99"/>
    <w:semiHidden/>
    <w:rsid w:val="003916F3"/>
    <w:rPr>
      <w:sz w:val="20"/>
      <w:szCs w:val="20"/>
    </w:rPr>
  </w:style>
  <w:style w:type="character" w:styleId="EndnoteReference">
    <w:name w:val="endnote reference"/>
    <w:basedOn w:val="DefaultParagraphFont"/>
    <w:uiPriority w:val="99"/>
    <w:semiHidden/>
    <w:unhideWhenUsed/>
    <w:rsid w:val="003916F3"/>
    <w:rPr>
      <w:vertAlign w:val="superscript"/>
    </w:rPr>
  </w:style>
  <w:style w:type="paragraph" w:styleId="FootnoteText">
    <w:name w:val="footnote text"/>
    <w:basedOn w:val="Normal"/>
    <w:link w:val="FootnoteTextChar"/>
    <w:uiPriority w:val="99"/>
    <w:semiHidden/>
    <w:unhideWhenUsed/>
    <w:rsid w:val="00826DC4"/>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826DC4"/>
    <w:rPr>
      <w:sz w:val="20"/>
      <w:szCs w:val="20"/>
    </w:rPr>
  </w:style>
  <w:style w:type="paragraph" w:styleId="Subtitle">
    <w:name w:val="Subtitle"/>
    <w:basedOn w:val="Normal"/>
    <w:next w:val="Normal"/>
    <w:link w:val="SubtitleChar"/>
    <w:uiPriority w:val="11"/>
    <w:qFormat/>
    <w:rsid w:val="003C143B"/>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3C143B"/>
    <w:rPr>
      <w:rFonts w:eastAsiaTheme="minorEastAsia"/>
      <w:color w:val="5A5A5A" w:themeColor="text1" w:themeTint="A5"/>
      <w:spacing w:val="15"/>
    </w:rPr>
  </w:style>
  <w:style w:type="paragraph" w:styleId="TOC4">
    <w:name w:val="toc 4"/>
    <w:basedOn w:val="Normal"/>
    <w:next w:val="Normal"/>
    <w:autoRedefine/>
    <w:uiPriority w:val="39"/>
    <w:unhideWhenUsed/>
    <w:rsid w:val="00D00F19"/>
    <w:pPr>
      <w:spacing w:after="100"/>
      <w:ind w:left="660"/>
    </w:pPr>
    <w:rPr>
      <w:rFonts w:eastAsiaTheme="minorEastAsia"/>
    </w:rPr>
  </w:style>
  <w:style w:type="paragraph" w:styleId="TOC5">
    <w:name w:val="toc 5"/>
    <w:basedOn w:val="Normal"/>
    <w:next w:val="Normal"/>
    <w:autoRedefine/>
    <w:uiPriority w:val="39"/>
    <w:unhideWhenUsed/>
    <w:rsid w:val="00D00F19"/>
    <w:pPr>
      <w:spacing w:after="100"/>
      <w:ind w:left="880"/>
    </w:pPr>
    <w:rPr>
      <w:rFonts w:eastAsiaTheme="minorEastAsia"/>
    </w:rPr>
  </w:style>
  <w:style w:type="paragraph" w:styleId="TOC6">
    <w:name w:val="toc 6"/>
    <w:basedOn w:val="Normal"/>
    <w:next w:val="Normal"/>
    <w:autoRedefine/>
    <w:uiPriority w:val="39"/>
    <w:unhideWhenUsed/>
    <w:rsid w:val="00D00F19"/>
    <w:pPr>
      <w:spacing w:after="100"/>
      <w:ind w:left="1100"/>
    </w:pPr>
    <w:rPr>
      <w:rFonts w:eastAsiaTheme="minorEastAsia"/>
    </w:rPr>
  </w:style>
  <w:style w:type="paragraph" w:styleId="TOC7">
    <w:name w:val="toc 7"/>
    <w:basedOn w:val="Normal"/>
    <w:next w:val="Normal"/>
    <w:autoRedefine/>
    <w:uiPriority w:val="39"/>
    <w:unhideWhenUsed/>
    <w:rsid w:val="00D00F19"/>
    <w:pPr>
      <w:spacing w:after="100"/>
      <w:ind w:left="1320"/>
    </w:pPr>
    <w:rPr>
      <w:rFonts w:eastAsiaTheme="minorEastAsia"/>
    </w:rPr>
  </w:style>
  <w:style w:type="paragraph" w:styleId="TOC8">
    <w:name w:val="toc 8"/>
    <w:basedOn w:val="Normal"/>
    <w:next w:val="Normal"/>
    <w:autoRedefine/>
    <w:uiPriority w:val="39"/>
    <w:unhideWhenUsed/>
    <w:rsid w:val="00D00F19"/>
    <w:pPr>
      <w:spacing w:after="100"/>
      <w:ind w:left="1540"/>
    </w:pPr>
    <w:rPr>
      <w:rFonts w:eastAsiaTheme="minorEastAsia"/>
    </w:rPr>
  </w:style>
  <w:style w:type="paragraph" w:styleId="TOC9">
    <w:name w:val="toc 9"/>
    <w:basedOn w:val="Normal"/>
    <w:next w:val="Normal"/>
    <w:autoRedefine/>
    <w:uiPriority w:val="39"/>
    <w:unhideWhenUsed/>
    <w:rsid w:val="00D00F19"/>
    <w:pPr>
      <w:spacing w:after="100"/>
      <w:ind w:left="1760"/>
    </w:pPr>
    <w:rPr>
      <w:rFonts w:eastAsiaTheme="minorEastAsia"/>
    </w:rPr>
  </w:style>
  <w:style w:type="paragraph" w:styleId="Quote">
    <w:name w:val="Quote"/>
    <w:basedOn w:val="Normal"/>
    <w:next w:val="Normal"/>
    <w:link w:val="QuoteChar"/>
    <w:uiPriority w:val="29"/>
    <w:qFormat/>
    <w:rsid w:val="003D7BCC"/>
    <w:pPr>
      <w:spacing w:before="200"/>
      <w:ind w:left="864" w:right="864"/>
      <w:jc w:val="center"/>
    </w:pPr>
    <w:rPr>
      <w:i/>
      <w:iCs/>
      <w:color w:val="404040" w:themeColor="text1" w:themeTint="BF"/>
    </w:rPr>
  </w:style>
  <w:style w:type="character" w:styleId="QuoteChar" w:customStyle="1">
    <w:name w:val="Quote Char"/>
    <w:basedOn w:val="DefaultParagraphFont"/>
    <w:link w:val="Quote"/>
    <w:uiPriority w:val="29"/>
    <w:rsid w:val="003D7BC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93">
      <w:bodyDiv w:val="1"/>
      <w:marLeft w:val="0"/>
      <w:marRight w:val="0"/>
      <w:marTop w:val="0"/>
      <w:marBottom w:val="0"/>
      <w:divBdr>
        <w:top w:val="none" w:sz="0" w:space="0" w:color="auto"/>
        <w:left w:val="none" w:sz="0" w:space="0" w:color="auto"/>
        <w:bottom w:val="none" w:sz="0" w:space="0" w:color="auto"/>
        <w:right w:val="none" w:sz="0" w:space="0" w:color="auto"/>
      </w:divBdr>
    </w:div>
    <w:div w:id="133972">
      <w:bodyDiv w:val="1"/>
      <w:marLeft w:val="0"/>
      <w:marRight w:val="0"/>
      <w:marTop w:val="0"/>
      <w:marBottom w:val="0"/>
      <w:divBdr>
        <w:top w:val="none" w:sz="0" w:space="0" w:color="auto"/>
        <w:left w:val="none" w:sz="0" w:space="0" w:color="auto"/>
        <w:bottom w:val="none" w:sz="0" w:space="0" w:color="auto"/>
        <w:right w:val="none" w:sz="0" w:space="0" w:color="auto"/>
      </w:divBdr>
    </w:div>
    <w:div w:id="590363">
      <w:bodyDiv w:val="1"/>
      <w:marLeft w:val="0"/>
      <w:marRight w:val="0"/>
      <w:marTop w:val="0"/>
      <w:marBottom w:val="0"/>
      <w:divBdr>
        <w:top w:val="none" w:sz="0" w:space="0" w:color="auto"/>
        <w:left w:val="none" w:sz="0" w:space="0" w:color="auto"/>
        <w:bottom w:val="none" w:sz="0" w:space="0" w:color="auto"/>
        <w:right w:val="none" w:sz="0" w:space="0" w:color="auto"/>
      </w:divBdr>
    </w:div>
    <w:div w:id="669203">
      <w:bodyDiv w:val="1"/>
      <w:marLeft w:val="0"/>
      <w:marRight w:val="0"/>
      <w:marTop w:val="0"/>
      <w:marBottom w:val="0"/>
      <w:divBdr>
        <w:top w:val="none" w:sz="0" w:space="0" w:color="auto"/>
        <w:left w:val="none" w:sz="0" w:space="0" w:color="auto"/>
        <w:bottom w:val="none" w:sz="0" w:space="0" w:color="auto"/>
        <w:right w:val="none" w:sz="0" w:space="0" w:color="auto"/>
      </w:divBdr>
    </w:div>
    <w:div w:id="936137">
      <w:bodyDiv w:val="1"/>
      <w:marLeft w:val="0"/>
      <w:marRight w:val="0"/>
      <w:marTop w:val="0"/>
      <w:marBottom w:val="0"/>
      <w:divBdr>
        <w:top w:val="none" w:sz="0" w:space="0" w:color="auto"/>
        <w:left w:val="none" w:sz="0" w:space="0" w:color="auto"/>
        <w:bottom w:val="none" w:sz="0" w:space="0" w:color="auto"/>
        <w:right w:val="none" w:sz="0" w:space="0" w:color="auto"/>
      </w:divBdr>
    </w:div>
    <w:div w:id="1056594">
      <w:bodyDiv w:val="1"/>
      <w:marLeft w:val="0"/>
      <w:marRight w:val="0"/>
      <w:marTop w:val="0"/>
      <w:marBottom w:val="0"/>
      <w:divBdr>
        <w:top w:val="none" w:sz="0" w:space="0" w:color="auto"/>
        <w:left w:val="none" w:sz="0" w:space="0" w:color="auto"/>
        <w:bottom w:val="none" w:sz="0" w:space="0" w:color="auto"/>
        <w:right w:val="none" w:sz="0" w:space="0" w:color="auto"/>
      </w:divBdr>
    </w:div>
    <w:div w:id="1779454">
      <w:bodyDiv w:val="1"/>
      <w:marLeft w:val="0"/>
      <w:marRight w:val="0"/>
      <w:marTop w:val="0"/>
      <w:marBottom w:val="0"/>
      <w:divBdr>
        <w:top w:val="none" w:sz="0" w:space="0" w:color="auto"/>
        <w:left w:val="none" w:sz="0" w:space="0" w:color="auto"/>
        <w:bottom w:val="none" w:sz="0" w:space="0" w:color="auto"/>
        <w:right w:val="none" w:sz="0" w:space="0" w:color="auto"/>
      </w:divBdr>
    </w:div>
    <w:div w:id="1904895">
      <w:bodyDiv w:val="1"/>
      <w:marLeft w:val="0"/>
      <w:marRight w:val="0"/>
      <w:marTop w:val="0"/>
      <w:marBottom w:val="0"/>
      <w:divBdr>
        <w:top w:val="none" w:sz="0" w:space="0" w:color="auto"/>
        <w:left w:val="none" w:sz="0" w:space="0" w:color="auto"/>
        <w:bottom w:val="none" w:sz="0" w:space="0" w:color="auto"/>
        <w:right w:val="none" w:sz="0" w:space="0" w:color="auto"/>
      </w:divBdr>
    </w:div>
    <w:div w:id="1906688">
      <w:bodyDiv w:val="1"/>
      <w:marLeft w:val="0"/>
      <w:marRight w:val="0"/>
      <w:marTop w:val="0"/>
      <w:marBottom w:val="0"/>
      <w:divBdr>
        <w:top w:val="none" w:sz="0" w:space="0" w:color="auto"/>
        <w:left w:val="none" w:sz="0" w:space="0" w:color="auto"/>
        <w:bottom w:val="none" w:sz="0" w:space="0" w:color="auto"/>
        <w:right w:val="none" w:sz="0" w:space="0" w:color="auto"/>
      </w:divBdr>
    </w:div>
    <w:div w:id="1974937">
      <w:bodyDiv w:val="1"/>
      <w:marLeft w:val="0"/>
      <w:marRight w:val="0"/>
      <w:marTop w:val="0"/>
      <w:marBottom w:val="0"/>
      <w:divBdr>
        <w:top w:val="none" w:sz="0" w:space="0" w:color="auto"/>
        <w:left w:val="none" w:sz="0" w:space="0" w:color="auto"/>
        <w:bottom w:val="none" w:sz="0" w:space="0" w:color="auto"/>
        <w:right w:val="none" w:sz="0" w:space="0" w:color="auto"/>
      </w:divBdr>
    </w:div>
    <w:div w:id="2241888">
      <w:bodyDiv w:val="1"/>
      <w:marLeft w:val="0"/>
      <w:marRight w:val="0"/>
      <w:marTop w:val="0"/>
      <w:marBottom w:val="0"/>
      <w:divBdr>
        <w:top w:val="none" w:sz="0" w:space="0" w:color="auto"/>
        <w:left w:val="none" w:sz="0" w:space="0" w:color="auto"/>
        <w:bottom w:val="none" w:sz="0" w:space="0" w:color="auto"/>
        <w:right w:val="none" w:sz="0" w:space="0" w:color="auto"/>
      </w:divBdr>
    </w:div>
    <w:div w:id="2360391">
      <w:bodyDiv w:val="1"/>
      <w:marLeft w:val="0"/>
      <w:marRight w:val="0"/>
      <w:marTop w:val="0"/>
      <w:marBottom w:val="0"/>
      <w:divBdr>
        <w:top w:val="none" w:sz="0" w:space="0" w:color="auto"/>
        <w:left w:val="none" w:sz="0" w:space="0" w:color="auto"/>
        <w:bottom w:val="none" w:sz="0" w:space="0" w:color="auto"/>
        <w:right w:val="none" w:sz="0" w:space="0" w:color="auto"/>
      </w:divBdr>
    </w:div>
    <w:div w:id="2710746">
      <w:bodyDiv w:val="1"/>
      <w:marLeft w:val="0"/>
      <w:marRight w:val="0"/>
      <w:marTop w:val="0"/>
      <w:marBottom w:val="0"/>
      <w:divBdr>
        <w:top w:val="none" w:sz="0" w:space="0" w:color="auto"/>
        <w:left w:val="none" w:sz="0" w:space="0" w:color="auto"/>
        <w:bottom w:val="none" w:sz="0" w:space="0" w:color="auto"/>
        <w:right w:val="none" w:sz="0" w:space="0" w:color="auto"/>
      </w:divBdr>
    </w:div>
    <w:div w:id="2824023">
      <w:bodyDiv w:val="1"/>
      <w:marLeft w:val="0"/>
      <w:marRight w:val="0"/>
      <w:marTop w:val="0"/>
      <w:marBottom w:val="0"/>
      <w:divBdr>
        <w:top w:val="none" w:sz="0" w:space="0" w:color="auto"/>
        <w:left w:val="none" w:sz="0" w:space="0" w:color="auto"/>
        <w:bottom w:val="none" w:sz="0" w:space="0" w:color="auto"/>
        <w:right w:val="none" w:sz="0" w:space="0" w:color="auto"/>
      </w:divBdr>
    </w:div>
    <w:div w:id="2976553">
      <w:bodyDiv w:val="1"/>
      <w:marLeft w:val="0"/>
      <w:marRight w:val="0"/>
      <w:marTop w:val="0"/>
      <w:marBottom w:val="0"/>
      <w:divBdr>
        <w:top w:val="none" w:sz="0" w:space="0" w:color="auto"/>
        <w:left w:val="none" w:sz="0" w:space="0" w:color="auto"/>
        <w:bottom w:val="none" w:sz="0" w:space="0" w:color="auto"/>
        <w:right w:val="none" w:sz="0" w:space="0" w:color="auto"/>
      </w:divBdr>
    </w:div>
    <w:div w:id="3481080">
      <w:bodyDiv w:val="1"/>
      <w:marLeft w:val="0"/>
      <w:marRight w:val="0"/>
      <w:marTop w:val="0"/>
      <w:marBottom w:val="0"/>
      <w:divBdr>
        <w:top w:val="none" w:sz="0" w:space="0" w:color="auto"/>
        <w:left w:val="none" w:sz="0" w:space="0" w:color="auto"/>
        <w:bottom w:val="none" w:sz="0" w:space="0" w:color="auto"/>
        <w:right w:val="none" w:sz="0" w:space="0" w:color="auto"/>
      </w:divBdr>
    </w:div>
    <w:div w:id="3820717">
      <w:bodyDiv w:val="1"/>
      <w:marLeft w:val="0"/>
      <w:marRight w:val="0"/>
      <w:marTop w:val="0"/>
      <w:marBottom w:val="0"/>
      <w:divBdr>
        <w:top w:val="none" w:sz="0" w:space="0" w:color="auto"/>
        <w:left w:val="none" w:sz="0" w:space="0" w:color="auto"/>
        <w:bottom w:val="none" w:sz="0" w:space="0" w:color="auto"/>
        <w:right w:val="none" w:sz="0" w:space="0" w:color="auto"/>
      </w:divBdr>
    </w:div>
    <w:div w:id="3869560">
      <w:bodyDiv w:val="1"/>
      <w:marLeft w:val="0"/>
      <w:marRight w:val="0"/>
      <w:marTop w:val="0"/>
      <w:marBottom w:val="0"/>
      <w:divBdr>
        <w:top w:val="none" w:sz="0" w:space="0" w:color="auto"/>
        <w:left w:val="none" w:sz="0" w:space="0" w:color="auto"/>
        <w:bottom w:val="none" w:sz="0" w:space="0" w:color="auto"/>
        <w:right w:val="none" w:sz="0" w:space="0" w:color="auto"/>
      </w:divBdr>
    </w:div>
    <w:div w:id="4404485">
      <w:bodyDiv w:val="1"/>
      <w:marLeft w:val="0"/>
      <w:marRight w:val="0"/>
      <w:marTop w:val="0"/>
      <w:marBottom w:val="0"/>
      <w:divBdr>
        <w:top w:val="none" w:sz="0" w:space="0" w:color="auto"/>
        <w:left w:val="none" w:sz="0" w:space="0" w:color="auto"/>
        <w:bottom w:val="none" w:sz="0" w:space="0" w:color="auto"/>
        <w:right w:val="none" w:sz="0" w:space="0" w:color="auto"/>
      </w:divBdr>
    </w:div>
    <w:div w:id="4481555">
      <w:bodyDiv w:val="1"/>
      <w:marLeft w:val="0"/>
      <w:marRight w:val="0"/>
      <w:marTop w:val="0"/>
      <w:marBottom w:val="0"/>
      <w:divBdr>
        <w:top w:val="none" w:sz="0" w:space="0" w:color="auto"/>
        <w:left w:val="none" w:sz="0" w:space="0" w:color="auto"/>
        <w:bottom w:val="none" w:sz="0" w:space="0" w:color="auto"/>
        <w:right w:val="none" w:sz="0" w:space="0" w:color="auto"/>
      </w:divBdr>
    </w:div>
    <w:div w:id="4790604">
      <w:bodyDiv w:val="1"/>
      <w:marLeft w:val="0"/>
      <w:marRight w:val="0"/>
      <w:marTop w:val="0"/>
      <w:marBottom w:val="0"/>
      <w:divBdr>
        <w:top w:val="none" w:sz="0" w:space="0" w:color="auto"/>
        <w:left w:val="none" w:sz="0" w:space="0" w:color="auto"/>
        <w:bottom w:val="none" w:sz="0" w:space="0" w:color="auto"/>
        <w:right w:val="none" w:sz="0" w:space="0" w:color="auto"/>
      </w:divBdr>
    </w:div>
    <w:div w:id="5331872">
      <w:bodyDiv w:val="1"/>
      <w:marLeft w:val="0"/>
      <w:marRight w:val="0"/>
      <w:marTop w:val="0"/>
      <w:marBottom w:val="0"/>
      <w:divBdr>
        <w:top w:val="none" w:sz="0" w:space="0" w:color="auto"/>
        <w:left w:val="none" w:sz="0" w:space="0" w:color="auto"/>
        <w:bottom w:val="none" w:sz="0" w:space="0" w:color="auto"/>
        <w:right w:val="none" w:sz="0" w:space="0" w:color="auto"/>
      </w:divBdr>
    </w:div>
    <w:div w:id="5601632">
      <w:bodyDiv w:val="1"/>
      <w:marLeft w:val="0"/>
      <w:marRight w:val="0"/>
      <w:marTop w:val="0"/>
      <w:marBottom w:val="0"/>
      <w:divBdr>
        <w:top w:val="none" w:sz="0" w:space="0" w:color="auto"/>
        <w:left w:val="none" w:sz="0" w:space="0" w:color="auto"/>
        <w:bottom w:val="none" w:sz="0" w:space="0" w:color="auto"/>
        <w:right w:val="none" w:sz="0" w:space="0" w:color="auto"/>
      </w:divBdr>
    </w:div>
    <w:div w:id="5838463">
      <w:bodyDiv w:val="1"/>
      <w:marLeft w:val="0"/>
      <w:marRight w:val="0"/>
      <w:marTop w:val="0"/>
      <w:marBottom w:val="0"/>
      <w:divBdr>
        <w:top w:val="none" w:sz="0" w:space="0" w:color="auto"/>
        <w:left w:val="none" w:sz="0" w:space="0" w:color="auto"/>
        <w:bottom w:val="none" w:sz="0" w:space="0" w:color="auto"/>
        <w:right w:val="none" w:sz="0" w:space="0" w:color="auto"/>
      </w:divBdr>
    </w:div>
    <w:div w:id="5907312">
      <w:bodyDiv w:val="1"/>
      <w:marLeft w:val="0"/>
      <w:marRight w:val="0"/>
      <w:marTop w:val="0"/>
      <w:marBottom w:val="0"/>
      <w:divBdr>
        <w:top w:val="none" w:sz="0" w:space="0" w:color="auto"/>
        <w:left w:val="none" w:sz="0" w:space="0" w:color="auto"/>
        <w:bottom w:val="none" w:sz="0" w:space="0" w:color="auto"/>
        <w:right w:val="none" w:sz="0" w:space="0" w:color="auto"/>
      </w:divBdr>
    </w:div>
    <w:div w:id="5986663">
      <w:bodyDiv w:val="1"/>
      <w:marLeft w:val="0"/>
      <w:marRight w:val="0"/>
      <w:marTop w:val="0"/>
      <w:marBottom w:val="0"/>
      <w:divBdr>
        <w:top w:val="none" w:sz="0" w:space="0" w:color="auto"/>
        <w:left w:val="none" w:sz="0" w:space="0" w:color="auto"/>
        <w:bottom w:val="none" w:sz="0" w:space="0" w:color="auto"/>
        <w:right w:val="none" w:sz="0" w:space="0" w:color="auto"/>
      </w:divBdr>
    </w:div>
    <w:div w:id="6102216">
      <w:bodyDiv w:val="1"/>
      <w:marLeft w:val="0"/>
      <w:marRight w:val="0"/>
      <w:marTop w:val="0"/>
      <w:marBottom w:val="0"/>
      <w:divBdr>
        <w:top w:val="none" w:sz="0" w:space="0" w:color="auto"/>
        <w:left w:val="none" w:sz="0" w:space="0" w:color="auto"/>
        <w:bottom w:val="none" w:sz="0" w:space="0" w:color="auto"/>
        <w:right w:val="none" w:sz="0" w:space="0" w:color="auto"/>
      </w:divBdr>
    </w:div>
    <w:div w:id="6636715">
      <w:bodyDiv w:val="1"/>
      <w:marLeft w:val="0"/>
      <w:marRight w:val="0"/>
      <w:marTop w:val="0"/>
      <w:marBottom w:val="0"/>
      <w:divBdr>
        <w:top w:val="none" w:sz="0" w:space="0" w:color="auto"/>
        <w:left w:val="none" w:sz="0" w:space="0" w:color="auto"/>
        <w:bottom w:val="none" w:sz="0" w:space="0" w:color="auto"/>
        <w:right w:val="none" w:sz="0" w:space="0" w:color="auto"/>
      </w:divBdr>
    </w:div>
    <w:div w:id="6955233">
      <w:bodyDiv w:val="1"/>
      <w:marLeft w:val="0"/>
      <w:marRight w:val="0"/>
      <w:marTop w:val="0"/>
      <w:marBottom w:val="0"/>
      <w:divBdr>
        <w:top w:val="none" w:sz="0" w:space="0" w:color="auto"/>
        <w:left w:val="none" w:sz="0" w:space="0" w:color="auto"/>
        <w:bottom w:val="none" w:sz="0" w:space="0" w:color="auto"/>
        <w:right w:val="none" w:sz="0" w:space="0" w:color="auto"/>
      </w:divBdr>
    </w:div>
    <w:div w:id="7365999">
      <w:bodyDiv w:val="1"/>
      <w:marLeft w:val="0"/>
      <w:marRight w:val="0"/>
      <w:marTop w:val="0"/>
      <w:marBottom w:val="0"/>
      <w:divBdr>
        <w:top w:val="none" w:sz="0" w:space="0" w:color="auto"/>
        <w:left w:val="none" w:sz="0" w:space="0" w:color="auto"/>
        <w:bottom w:val="none" w:sz="0" w:space="0" w:color="auto"/>
        <w:right w:val="none" w:sz="0" w:space="0" w:color="auto"/>
      </w:divBdr>
    </w:div>
    <w:div w:id="7603139">
      <w:bodyDiv w:val="1"/>
      <w:marLeft w:val="0"/>
      <w:marRight w:val="0"/>
      <w:marTop w:val="0"/>
      <w:marBottom w:val="0"/>
      <w:divBdr>
        <w:top w:val="none" w:sz="0" w:space="0" w:color="auto"/>
        <w:left w:val="none" w:sz="0" w:space="0" w:color="auto"/>
        <w:bottom w:val="none" w:sz="0" w:space="0" w:color="auto"/>
        <w:right w:val="none" w:sz="0" w:space="0" w:color="auto"/>
      </w:divBdr>
    </w:div>
    <w:div w:id="8992831">
      <w:bodyDiv w:val="1"/>
      <w:marLeft w:val="0"/>
      <w:marRight w:val="0"/>
      <w:marTop w:val="0"/>
      <w:marBottom w:val="0"/>
      <w:divBdr>
        <w:top w:val="none" w:sz="0" w:space="0" w:color="auto"/>
        <w:left w:val="none" w:sz="0" w:space="0" w:color="auto"/>
        <w:bottom w:val="none" w:sz="0" w:space="0" w:color="auto"/>
        <w:right w:val="none" w:sz="0" w:space="0" w:color="auto"/>
      </w:divBdr>
    </w:div>
    <w:div w:id="9140275">
      <w:bodyDiv w:val="1"/>
      <w:marLeft w:val="0"/>
      <w:marRight w:val="0"/>
      <w:marTop w:val="0"/>
      <w:marBottom w:val="0"/>
      <w:divBdr>
        <w:top w:val="none" w:sz="0" w:space="0" w:color="auto"/>
        <w:left w:val="none" w:sz="0" w:space="0" w:color="auto"/>
        <w:bottom w:val="none" w:sz="0" w:space="0" w:color="auto"/>
        <w:right w:val="none" w:sz="0" w:space="0" w:color="auto"/>
      </w:divBdr>
    </w:div>
    <w:div w:id="9260676">
      <w:bodyDiv w:val="1"/>
      <w:marLeft w:val="0"/>
      <w:marRight w:val="0"/>
      <w:marTop w:val="0"/>
      <w:marBottom w:val="0"/>
      <w:divBdr>
        <w:top w:val="none" w:sz="0" w:space="0" w:color="auto"/>
        <w:left w:val="none" w:sz="0" w:space="0" w:color="auto"/>
        <w:bottom w:val="none" w:sz="0" w:space="0" w:color="auto"/>
        <w:right w:val="none" w:sz="0" w:space="0" w:color="auto"/>
      </w:divBdr>
    </w:div>
    <w:div w:id="9532029">
      <w:bodyDiv w:val="1"/>
      <w:marLeft w:val="0"/>
      <w:marRight w:val="0"/>
      <w:marTop w:val="0"/>
      <w:marBottom w:val="0"/>
      <w:divBdr>
        <w:top w:val="none" w:sz="0" w:space="0" w:color="auto"/>
        <w:left w:val="none" w:sz="0" w:space="0" w:color="auto"/>
        <w:bottom w:val="none" w:sz="0" w:space="0" w:color="auto"/>
        <w:right w:val="none" w:sz="0" w:space="0" w:color="auto"/>
      </w:divBdr>
    </w:div>
    <w:div w:id="9718832">
      <w:bodyDiv w:val="1"/>
      <w:marLeft w:val="0"/>
      <w:marRight w:val="0"/>
      <w:marTop w:val="0"/>
      <w:marBottom w:val="0"/>
      <w:divBdr>
        <w:top w:val="none" w:sz="0" w:space="0" w:color="auto"/>
        <w:left w:val="none" w:sz="0" w:space="0" w:color="auto"/>
        <w:bottom w:val="none" w:sz="0" w:space="0" w:color="auto"/>
        <w:right w:val="none" w:sz="0" w:space="0" w:color="auto"/>
      </w:divBdr>
    </w:div>
    <w:div w:id="10423881">
      <w:bodyDiv w:val="1"/>
      <w:marLeft w:val="0"/>
      <w:marRight w:val="0"/>
      <w:marTop w:val="0"/>
      <w:marBottom w:val="0"/>
      <w:divBdr>
        <w:top w:val="none" w:sz="0" w:space="0" w:color="auto"/>
        <w:left w:val="none" w:sz="0" w:space="0" w:color="auto"/>
        <w:bottom w:val="none" w:sz="0" w:space="0" w:color="auto"/>
        <w:right w:val="none" w:sz="0" w:space="0" w:color="auto"/>
      </w:divBdr>
    </w:div>
    <w:div w:id="10767907">
      <w:bodyDiv w:val="1"/>
      <w:marLeft w:val="0"/>
      <w:marRight w:val="0"/>
      <w:marTop w:val="0"/>
      <w:marBottom w:val="0"/>
      <w:divBdr>
        <w:top w:val="none" w:sz="0" w:space="0" w:color="auto"/>
        <w:left w:val="none" w:sz="0" w:space="0" w:color="auto"/>
        <w:bottom w:val="none" w:sz="0" w:space="0" w:color="auto"/>
        <w:right w:val="none" w:sz="0" w:space="0" w:color="auto"/>
      </w:divBdr>
    </w:div>
    <w:div w:id="11104358">
      <w:bodyDiv w:val="1"/>
      <w:marLeft w:val="0"/>
      <w:marRight w:val="0"/>
      <w:marTop w:val="0"/>
      <w:marBottom w:val="0"/>
      <w:divBdr>
        <w:top w:val="none" w:sz="0" w:space="0" w:color="auto"/>
        <w:left w:val="none" w:sz="0" w:space="0" w:color="auto"/>
        <w:bottom w:val="none" w:sz="0" w:space="0" w:color="auto"/>
        <w:right w:val="none" w:sz="0" w:space="0" w:color="auto"/>
      </w:divBdr>
    </w:div>
    <w:div w:id="11106098">
      <w:bodyDiv w:val="1"/>
      <w:marLeft w:val="0"/>
      <w:marRight w:val="0"/>
      <w:marTop w:val="0"/>
      <w:marBottom w:val="0"/>
      <w:divBdr>
        <w:top w:val="none" w:sz="0" w:space="0" w:color="auto"/>
        <w:left w:val="none" w:sz="0" w:space="0" w:color="auto"/>
        <w:bottom w:val="none" w:sz="0" w:space="0" w:color="auto"/>
        <w:right w:val="none" w:sz="0" w:space="0" w:color="auto"/>
      </w:divBdr>
    </w:div>
    <w:div w:id="11106618">
      <w:bodyDiv w:val="1"/>
      <w:marLeft w:val="0"/>
      <w:marRight w:val="0"/>
      <w:marTop w:val="0"/>
      <w:marBottom w:val="0"/>
      <w:divBdr>
        <w:top w:val="none" w:sz="0" w:space="0" w:color="auto"/>
        <w:left w:val="none" w:sz="0" w:space="0" w:color="auto"/>
        <w:bottom w:val="none" w:sz="0" w:space="0" w:color="auto"/>
        <w:right w:val="none" w:sz="0" w:space="0" w:color="auto"/>
      </w:divBdr>
    </w:div>
    <w:div w:id="11301893">
      <w:bodyDiv w:val="1"/>
      <w:marLeft w:val="0"/>
      <w:marRight w:val="0"/>
      <w:marTop w:val="0"/>
      <w:marBottom w:val="0"/>
      <w:divBdr>
        <w:top w:val="none" w:sz="0" w:space="0" w:color="auto"/>
        <w:left w:val="none" w:sz="0" w:space="0" w:color="auto"/>
        <w:bottom w:val="none" w:sz="0" w:space="0" w:color="auto"/>
        <w:right w:val="none" w:sz="0" w:space="0" w:color="auto"/>
      </w:divBdr>
    </w:div>
    <w:div w:id="11499267">
      <w:bodyDiv w:val="1"/>
      <w:marLeft w:val="0"/>
      <w:marRight w:val="0"/>
      <w:marTop w:val="0"/>
      <w:marBottom w:val="0"/>
      <w:divBdr>
        <w:top w:val="none" w:sz="0" w:space="0" w:color="auto"/>
        <w:left w:val="none" w:sz="0" w:space="0" w:color="auto"/>
        <w:bottom w:val="none" w:sz="0" w:space="0" w:color="auto"/>
        <w:right w:val="none" w:sz="0" w:space="0" w:color="auto"/>
      </w:divBdr>
    </w:div>
    <w:div w:id="11610503">
      <w:bodyDiv w:val="1"/>
      <w:marLeft w:val="0"/>
      <w:marRight w:val="0"/>
      <w:marTop w:val="0"/>
      <w:marBottom w:val="0"/>
      <w:divBdr>
        <w:top w:val="none" w:sz="0" w:space="0" w:color="auto"/>
        <w:left w:val="none" w:sz="0" w:space="0" w:color="auto"/>
        <w:bottom w:val="none" w:sz="0" w:space="0" w:color="auto"/>
        <w:right w:val="none" w:sz="0" w:space="0" w:color="auto"/>
      </w:divBdr>
    </w:div>
    <w:div w:id="11735496">
      <w:bodyDiv w:val="1"/>
      <w:marLeft w:val="0"/>
      <w:marRight w:val="0"/>
      <w:marTop w:val="0"/>
      <w:marBottom w:val="0"/>
      <w:divBdr>
        <w:top w:val="none" w:sz="0" w:space="0" w:color="auto"/>
        <w:left w:val="none" w:sz="0" w:space="0" w:color="auto"/>
        <w:bottom w:val="none" w:sz="0" w:space="0" w:color="auto"/>
        <w:right w:val="none" w:sz="0" w:space="0" w:color="auto"/>
      </w:divBdr>
    </w:div>
    <w:div w:id="11998110">
      <w:bodyDiv w:val="1"/>
      <w:marLeft w:val="0"/>
      <w:marRight w:val="0"/>
      <w:marTop w:val="0"/>
      <w:marBottom w:val="0"/>
      <w:divBdr>
        <w:top w:val="none" w:sz="0" w:space="0" w:color="auto"/>
        <w:left w:val="none" w:sz="0" w:space="0" w:color="auto"/>
        <w:bottom w:val="none" w:sz="0" w:space="0" w:color="auto"/>
        <w:right w:val="none" w:sz="0" w:space="0" w:color="auto"/>
      </w:divBdr>
    </w:div>
    <w:div w:id="12002636">
      <w:bodyDiv w:val="1"/>
      <w:marLeft w:val="0"/>
      <w:marRight w:val="0"/>
      <w:marTop w:val="0"/>
      <w:marBottom w:val="0"/>
      <w:divBdr>
        <w:top w:val="none" w:sz="0" w:space="0" w:color="auto"/>
        <w:left w:val="none" w:sz="0" w:space="0" w:color="auto"/>
        <w:bottom w:val="none" w:sz="0" w:space="0" w:color="auto"/>
        <w:right w:val="none" w:sz="0" w:space="0" w:color="auto"/>
      </w:divBdr>
    </w:div>
    <w:div w:id="12150606">
      <w:bodyDiv w:val="1"/>
      <w:marLeft w:val="0"/>
      <w:marRight w:val="0"/>
      <w:marTop w:val="0"/>
      <w:marBottom w:val="0"/>
      <w:divBdr>
        <w:top w:val="none" w:sz="0" w:space="0" w:color="auto"/>
        <w:left w:val="none" w:sz="0" w:space="0" w:color="auto"/>
        <w:bottom w:val="none" w:sz="0" w:space="0" w:color="auto"/>
        <w:right w:val="none" w:sz="0" w:space="0" w:color="auto"/>
      </w:divBdr>
    </w:div>
    <w:div w:id="12851867">
      <w:bodyDiv w:val="1"/>
      <w:marLeft w:val="0"/>
      <w:marRight w:val="0"/>
      <w:marTop w:val="0"/>
      <w:marBottom w:val="0"/>
      <w:divBdr>
        <w:top w:val="none" w:sz="0" w:space="0" w:color="auto"/>
        <w:left w:val="none" w:sz="0" w:space="0" w:color="auto"/>
        <w:bottom w:val="none" w:sz="0" w:space="0" w:color="auto"/>
        <w:right w:val="none" w:sz="0" w:space="0" w:color="auto"/>
      </w:divBdr>
    </w:div>
    <w:div w:id="13000940">
      <w:bodyDiv w:val="1"/>
      <w:marLeft w:val="0"/>
      <w:marRight w:val="0"/>
      <w:marTop w:val="0"/>
      <w:marBottom w:val="0"/>
      <w:divBdr>
        <w:top w:val="none" w:sz="0" w:space="0" w:color="auto"/>
        <w:left w:val="none" w:sz="0" w:space="0" w:color="auto"/>
        <w:bottom w:val="none" w:sz="0" w:space="0" w:color="auto"/>
        <w:right w:val="none" w:sz="0" w:space="0" w:color="auto"/>
      </w:divBdr>
    </w:div>
    <w:div w:id="13189557">
      <w:bodyDiv w:val="1"/>
      <w:marLeft w:val="0"/>
      <w:marRight w:val="0"/>
      <w:marTop w:val="0"/>
      <w:marBottom w:val="0"/>
      <w:divBdr>
        <w:top w:val="none" w:sz="0" w:space="0" w:color="auto"/>
        <w:left w:val="none" w:sz="0" w:space="0" w:color="auto"/>
        <w:bottom w:val="none" w:sz="0" w:space="0" w:color="auto"/>
        <w:right w:val="none" w:sz="0" w:space="0" w:color="auto"/>
      </w:divBdr>
    </w:div>
    <w:div w:id="15153966">
      <w:bodyDiv w:val="1"/>
      <w:marLeft w:val="0"/>
      <w:marRight w:val="0"/>
      <w:marTop w:val="0"/>
      <w:marBottom w:val="0"/>
      <w:divBdr>
        <w:top w:val="none" w:sz="0" w:space="0" w:color="auto"/>
        <w:left w:val="none" w:sz="0" w:space="0" w:color="auto"/>
        <w:bottom w:val="none" w:sz="0" w:space="0" w:color="auto"/>
        <w:right w:val="none" w:sz="0" w:space="0" w:color="auto"/>
      </w:divBdr>
    </w:div>
    <w:div w:id="15348525">
      <w:bodyDiv w:val="1"/>
      <w:marLeft w:val="0"/>
      <w:marRight w:val="0"/>
      <w:marTop w:val="0"/>
      <w:marBottom w:val="0"/>
      <w:divBdr>
        <w:top w:val="none" w:sz="0" w:space="0" w:color="auto"/>
        <w:left w:val="none" w:sz="0" w:space="0" w:color="auto"/>
        <w:bottom w:val="none" w:sz="0" w:space="0" w:color="auto"/>
        <w:right w:val="none" w:sz="0" w:space="0" w:color="auto"/>
      </w:divBdr>
    </w:div>
    <w:div w:id="15352484">
      <w:bodyDiv w:val="1"/>
      <w:marLeft w:val="0"/>
      <w:marRight w:val="0"/>
      <w:marTop w:val="0"/>
      <w:marBottom w:val="0"/>
      <w:divBdr>
        <w:top w:val="none" w:sz="0" w:space="0" w:color="auto"/>
        <w:left w:val="none" w:sz="0" w:space="0" w:color="auto"/>
        <w:bottom w:val="none" w:sz="0" w:space="0" w:color="auto"/>
        <w:right w:val="none" w:sz="0" w:space="0" w:color="auto"/>
      </w:divBdr>
    </w:div>
    <w:div w:id="15467435">
      <w:bodyDiv w:val="1"/>
      <w:marLeft w:val="0"/>
      <w:marRight w:val="0"/>
      <w:marTop w:val="0"/>
      <w:marBottom w:val="0"/>
      <w:divBdr>
        <w:top w:val="none" w:sz="0" w:space="0" w:color="auto"/>
        <w:left w:val="none" w:sz="0" w:space="0" w:color="auto"/>
        <w:bottom w:val="none" w:sz="0" w:space="0" w:color="auto"/>
        <w:right w:val="none" w:sz="0" w:space="0" w:color="auto"/>
      </w:divBdr>
    </w:div>
    <w:div w:id="15734870">
      <w:bodyDiv w:val="1"/>
      <w:marLeft w:val="0"/>
      <w:marRight w:val="0"/>
      <w:marTop w:val="0"/>
      <w:marBottom w:val="0"/>
      <w:divBdr>
        <w:top w:val="none" w:sz="0" w:space="0" w:color="auto"/>
        <w:left w:val="none" w:sz="0" w:space="0" w:color="auto"/>
        <w:bottom w:val="none" w:sz="0" w:space="0" w:color="auto"/>
        <w:right w:val="none" w:sz="0" w:space="0" w:color="auto"/>
      </w:divBdr>
    </w:div>
    <w:div w:id="15926983">
      <w:bodyDiv w:val="1"/>
      <w:marLeft w:val="0"/>
      <w:marRight w:val="0"/>
      <w:marTop w:val="0"/>
      <w:marBottom w:val="0"/>
      <w:divBdr>
        <w:top w:val="none" w:sz="0" w:space="0" w:color="auto"/>
        <w:left w:val="none" w:sz="0" w:space="0" w:color="auto"/>
        <w:bottom w:val="none" w:sz="0" w:space="0" w:color="auto"/>
        <w:right w:val="none" w:sz="0" w:space="0" w:color="auto"/>
      </w:divBdr>
    </w:div>
    <w:div w:id="16086430">
      <w:bodyDiv w:val="1"/>
      <w:marLeft w:val="0"/>
      <w:marRight w:val="0"/>
      <w:marTop w:val="0"/>
      <w:marBottom w:val="0"/>
      <w:divBdr>
        <w:top w:val="none" w:sz="0" w:space="0" w:color="auto"/>
        <w:left w:val="none" w:sz="0" w:space="0" w:color="auto"/>
        <w:bottom w:val="none" w:sz="0" w:space="0" w:color="auto"/>
        <w:right w:val="none" w:sz="0" w:space="0" w:color="auto"/>
      </w:divBdr>
    </w:div>
    <w:div w:id="16584798">
      <w:bodyDiv w:val="1"/>
      <w:marLeft w:val="0"/>
      <w:marRight w:val="0"/>
      <w:marTop w:val="0"/>
      <w:marBottom w:val="0"/>
      <w:divBdr>
        <w:top w:val="none" w:sz="0" w:space="0" w:color="auto"/>
        <w:left w:val="none" w:sz="0" w:space="0" w:color="auto"/>
        <w:bottom w:val="none" w:sz="0" w:space="0" w:color="auto"/>
        <w:right w:val="none" w:sz="0" w:space="0" w:color="auto"/>
      </w:divBdr>
    </w:div>
    <w:div w:id="17318467">
      <w:bodyDiv w:val="1"/>
      <w:marLeft w:val="0"/>
      <w:marRight w:val="0"/>
      <w:marTop w:val="0"/>
      <w:marBottom w:val="0"/>
      <w:divBdr>
        <w:top w:val="none" w:sz="0" w:space="0" w:color="auto"/>
        <w:left w:val="none" w:sz="0" w:space="0" w:color="auto"/>
        <w:bottom w:val="none" w:sz="0" w:space="0" w:color="auto"/>
        <w:right w:val="none" w:sz="0" w:space="0" w:color="auto"/>
      </w:divBdr>
    </w:div>
    <w:div w:id="18165166">
      <w:bodyDiv w:val="1"/>
      <w:marLeft w:val="0"/>
      <w:marRight w:val="0"/>
      <w:marTop w:val="0"/>
      <w:marBottom w:val="0"/>
      <w:divBdr>
        <w:top w:val="none" w:sz="0" w:space="0" w:color="auto"/>
        <w:left w:val="none" w:sz="0" w:space="0" w:color="auto"/>
        <w:bottom w:val="none" w:sz="0" w:space="0" w:color="auto"/>
        <w:right w:val="none" w:sz="0" w:space="0" w:color="auto"/>
      </w:divBdr>
    </w:div>
    <w:div w:id="19018379">
      <w:bodyDiv w:val="1"/>
      <w:marLeft w:val="0"/>
      <w:marRight w:val="0"/>
      <w:marTop w:val="0"/>
      <w:marBottom w:val="0"/>
      <w:divBdr>
        <w:top w:val="none" w:sz="0" w:space="0" w:color="auto"/>
        <w:left w:val="none" w:sz="0" w:space="0" w:color="auto"/>
        <w:bottom w:val="none" w:sz="0" w:space="0" w:color="auto"/>
        <w:right w:val="none" w:sz="0" w:space="0" w:color="auto"/>
      </w:divBdr>
    </w:div>
    <w:div w:id="19401670">
      <w:bodyDiv w:val="1"/>
      <w:marLeft w:val="0"/>
      <w:marRight w:val="0"/>
      <w:marTop w:val="0"/>
      <w:marBottom w:val="0"/>
      <w:divBdr>
        <w:top w:val="none" w:sz="0" w:space="0" w:color="auto"/>
        <w:left w:val="none" w:sz="0" w:space="0" w:color="auto"/>
        <w:bottom w:val="none" w:sz="0" w:space="0" w:color="auto"/>
        <w:right w:val="none" w:sz="0" w:space="0" w:color="auto"/>
      </w:divBdr>
    </w:div>
    <w:div w:id="19402939">
      <w:bodyDiv w:val="1"/>
      <w:marLeft w:val="0"/>
      <w:marRight w:val="0"/>
      <w:marTop w:val="0"/>
      <w:marBottom w:val="0"/>
      <w:divBdr>
        <w:top w:val="none" w:sz="0" w:space="0" w:color="auto"/>
        <w:left w:val="none" w:sz="0" w:space="0" w:color="auto"/>
        <w:bottom w:val="none" w:sz="0" w:space="0" w:color="auto"/>
        <w:right w:val="none" w:sz="0" w:space="0" w:color="auto"/>
      </w:divBdr>
    </w:div>
    <w:div w:id="19404444">
      <w:bodyDiv w:val="1"/>
      <w:marLeft w:val="0"/>
      <w:marRight w:val="0"/>
      <w:marTop w:val="0"/>
      <w:marBottom w:val="0"/>
      <w:divBdr>
        <w:top w:val="none" w:sz="0" w:space="0" w:color="auto"/>
        <w:left w:val="none" w:sz="0" w:space="0" w:color="auto"/>
        <w:bottom w:val="none" w:sz="0" w:space="0" w:color="auto"/>
        <w:right w:val="none" w:sz="0" w:space="0" w:color="auto"/>
      </w:divBdr>
    </w:div>
    <w:div w:id="19430736">
      <w:bodyDiv w:val="1"/>
      <w:marLeft w:val="0"/>
      <w:marRight w:val="0"/>
      <w:marTop w:val="0"/>
      <w:marBottom w:val="0"/>
      <w:divBdr>
        <w:top w:val="none" w:sz="0" w:space="0" w:color="auto"/>
        <w:left w:val="none" w:sz="0" w:space="0" w:color="auto"/>
        <w:bottom w:val="none" w:sz="0" w:space="0" w:color="auto"/>
        <w:right w:val="none" w:sz="0" w:space="0" w:color="auto"/>
      </w:divBdr>
    </w:div>
    <w:div w:id="19477507">
      <w:bodyDiv w:val="1"/>
      <w:marLeft w:val="0"/>
      <w:marRight w:val="0"/>
      <w:marTop w:val="0"/>
      <w:marBottom w:val="0"/>
      <w:divBdr>
        <w:top w:val="none" w:sz="0" w:space="0" w:color="auto"/>
        <w:left w:val="none" w:sz="0" w:space="0" w:color="auto"/>
        <w:bottom w:val="none" w:sz="0" w:space="0" w:color="auto"/>
        <w:right w:val="none" w:sz="0" w:space="0" w:color="auto"/>
      </w:divBdr>
    </w:div>
    <w:div w:id="19555791">
      <w:bodyDiv w:val="1"/>
      <w:marLeft w:val="0"/>
      <w:marRight w:val="0"/>
      <w:marTop w:val="0"/>
      <w:marBottom w:val="0"/>
      <w:divBdr>
        <w:top w:val="none" w:sz="0" w:space="0" w:color="auto"/>
        <w:left w:val="none" w:sz="0" w:space="0" w:color="auto"/>
        <w:bottom w:val="none" w:sz="0" w:space="0" w:color="auto"/>
        <w:right w:val="none" w:sz="0" w:space="0" w:color="auto"/>
      </w:divBdr>
    </w:div>
    <w:div w:id="20133006">
      <w:bodyDiv w:val="1"/>
      <w:marLeft w:val="0"/>
      <w:marRight w:val="0"/>
      <w:marTop w:val="0"/>
      <w:marBottom w:val="0"/>
      <w:divBdr>
        <w:top w:val="none" w:sz="0" w:space="0" w:color="auto"/>
        <w:left w:val="none" w:sz="0" w:space="0" w:color="auto"/>
        <w:bottom w:val="none" w:sz="0" w:space="0" w:color="auto"/>
        <w:right w:val="none" w:sz="0" w:space="0" w:color="auto"/>
      </w:divBdr>
    </w:div>
    <w:div w:id="20322268">
      <w:bodyDiv w:val="1"/>
      <w:marLeft w:val="0"/>
      <w:marRight w:val="0"/>
      <w:marTop w:val="0"/>
      <w:marBottom w:val="0"/>
      <w:divBdr>
        <w:top w:val="none" w:sz="0" w:space="0" w:color="auto"/>
        <w:left w:val="none" w:sz="0" w:space="0" w:color="auto"/>
        <w:bottom w:val="none" w:sz="0" w:space="0" w:color="auto"/>
        <w:right w:val="none" w:sz="0" w:space="0" w:color="auto"/>
      </w:divBdr>
    </w:div>
    <w:div w:id="20938291">
      <w:bodyDiv w:val="1"/>
      <w:marLeft w:val="0"/>
      <w:marRight w:val="0"/>
      <w:marTop w:val="0"/>
      <w:marBottom w:val="0"/>
      <w:divBdr>
        <w:top w:val="none" w:sz="0" w:space="0" w:color="auto"/>
        <w:left w:val="none" w:sz="0" w:space="0" w:color="auto"/>
        <w:bottom w:val="none" w:sz="0" w:space="0" w:color="auto"/>
        <w:right w:val="none" w:sz="0" w:space="0" w:color="auto"/>
      </w:divBdr>
    </w:div>
    <w:div w:id="20979038">
      <w:bodyDiv w:val="1"/>
      <w:marLeft w:val="0"/>
      <w:marRight w:val="0"/>
      <w:marTop w:val="0"/>
      <w:marBottom w:val="0"/>
      <w:divBdr>
        <w:top w:val="none" w:sz="0" w:space="0" w:color="auto"/>
        <w:left w:val="none" w:sz="0" w:space="0" w:color="auto"/>
        <w:bottom w:val="none" w:sz="0" w:space="0" w:color="auto"/>
        <w:right w:val="none" w:sz="0" w:space="0" w:color="auto"/>
      </w:divBdr>
    </w:div>
    <w:div w:id="21979232">
      <w:bodyDiv w:val="1"/>
      <w:marLeft w:val="0"/>
      <w:marRight w:val="0"/>
      <w:marTop w:val="0"/>
      <w:marBottom w:val="0"/>
      <w:divBdr>
        <w:top w:val="none" w:sz="0" w:space="0" w:color="auto"/>
        <w:left w:val="none" w:sz="0" w:space="0" w:color="auto"/>
        <w:bottom w:val="none" w:sz="0" w:space="0" w:color="auto"/>
        <w:right w:val="none" w:sz="0" w:space="0" w:color="auto"/>
      </w:divBdr>
    </w:div>
    <w:div w:id="22175934">
      <w:bodyDiv w:val="1"/>
      <w:marLeft w:val="0"/>
      <w:marRight w:val="0"/>
      <w:marTop w:val="0"/>
      <w:marBottom w:val="0"/>
      <w:divBdr>
        <w:top w:val="none" w:sz="0" w:space="0" w:color="auto"/>
        <w:left w:val="none" w:sz="0" w:space="0" w:color="auto"/>
        <w:bottom w:val="none" w:sz="0" w:space="0" w:color="auto"/>
        <w:right w:val="none" w:sz="0" w:space="0" w:color="auto"/>
      </w:divBdr>
    </w:div>
    <w:div w:id="22219483">
      <w:bodyDiv w:val="1"/>
      <w:marLeft w:val="0"/>
      <w:marRight w:val="0"/>
      <w:marTop w:val="0"/>
      <w:marBottom w:val="0"/>
      <w:divBdr>
        <w:top w:val="none" w:sz="0" w:space="0" w:color="auto"/>
        <w:left w:val="none" w:sz="0" w:space="0" w:color="auto"/>
        <w:bottom w:val="none" w:sz="0" w:space="0" w:color="auto"/>
        <w:right w:val="none" w:sz="0" w:space="0" w:color="auto"/>
      </w:divBdr>
    </w:div>
    <w:div w:id="22559202">
      <w:bodyDiv w:val="1"/>
      <w:marLeft w:val="0"/>
      <w:marRight w:val="0"/>
      <w:marTop w:val="0"/>
      <w:marBottom w:val="0"/>
      <w:divBdr>
        <w:top w:val="none" w:sz="0" w:space="0" w:color="auto"/>
        <w:left w:val="none" w:sz="0" w:space="0" w:color="auto"/>
        <w:bottom w:val="none" w:sz="0" w:space="0" w:color="auto"/>
        <w:right w:val="none" w:sz="0" w:space="0" w:color="auto"/>
      </w:divBdr>
    </w:div>
    <w:div w:id="22561690">
      <w:bodyDiv w:val="1"/>
      <w:marLeft w:val="0"/>
      <w:marRight w:val="0"/>
      <w:marTop w:val="0"/>
      <w:marBottom w:val="0"/>
      <w:divBdr>
        <w:top w:val="none" w:sz="0" w:space="0" w:color="auto"/>
        <w:left w:val="none" w:sz="0" w:space="0" w:color="auto"/>
        <w:bottom w:val="none" w:sz="0" w:space="0" w:color="auto"/>
        <w:right w:val="none" w:sz="0" w:space="0" w:color="auto"/>
      </w:divBdr>
    </w:div>
    <w:div w:id="23678376">
      <w:bodyDiv w:val="1"/>
      <w:marLeft w:val="0"/>
      <w:marRight w:val="0"/>
      <w:marTop w:val="0"/>
      <w:marBottom w:val="0"/>
      <w:divBdr>
        <w:top w:val="none" w:sz="0" w:space="0" w:color="auto"/>
        <w:left w:val="none" w:sz="0" w:space="0" w:color="auto"/>
        <w:bottom w:val="none" w:sz="0" w:space="0" w:color="auto"/>
        <w:right w:val="none" w:sz="0" w:space="0" w:color="auto"/>
      </w:divBdr>
    </w:div>
    <w:div w:id="23751893">
      <w:bodyDiv w:val="1"/>
      <w:marLeft w:val="0"/>
      <w:marRight w:val="0"/>
      <w:marTop w:val="0"/>
      <w:marBottom w:val="0"/>
      <w:divBdr>
        <w:top w:val="none" w:sz="0" w:space="0" w:color="auto"/>
        <w:left w:val="none" w:sz="0" w:space="0" w:color="auto"/>
        <w:bottom w:val="none" w:sz="0" w:space="0" w:color="auto"/>
        <w:right w:val="none" w:sz="0" w:space="0" w:color="auto"/>
      </w:divBdr>
    </w:div>
    <w:div w:id="24140221">
      <w:bodyDiv w:val="1"/>
      <w:marLeft w:val="0"/>
      <w:marRight w:val="0"/>
      <w:marTop w:val="0"/>
      <w:marBottom w:val="0"/>
      <w:divBdr>
        <w:top w:val="none" w:sz="0" w:space="0" w:color="auto"/>
        <w:left w:val="none" w:sz="0" w:space="0" w:color="auto"/>
        <w:bottom w:val="none" w:sz="0" w:space="0" w:color="auto"/>
        <w:right w:val="none" w:sz="0" w:space="0" w:color="auto"/>
      </w:divBdr>
    </w:div>
    <w:div w:id="24909465">
      <w:bodyDiv w:val="1"/>
      <w:marLeft w:val="0"/>
      <w:marRight w:val="0"/>
      <w:marTop w:val="0"/>
      <w:marBottom w:val="0"/>
      <w:divBdr>
        <w:top w:val="none" w:sz="0" w:space="0" w:color="auto"/>
        <w:left w:val="none" w:sz="0" w:space="0" w:color="auto"/>
        <w:bottom w:val="none" w:sz="0" w:space="0" w:color="auto"/>
        <w:right w:val="none" w:sz="0" w:space="0" w:color="auto"/>
      </w:divBdr>
    </w:div>
    <w:div w:id="25183735">
      <w:bodyDiv w:val="1"/>
      <w:marLeft w:val="0"/>
      <w:marRight w:val="0"/>
      <w:marTop w:val="0"/>
      <w:marBottom w:val="0"/>
      <w:divBdr>
        <w:top w:val="none" w:sz="0" w:space="0" w:color="auto"/>
        <w:left w:val="none" w:sz="0" w:space="0" w:color="auto"/>
        <w:bottom w:val="none" w:sz="0" w:space="0" w:color="auto"/>
        <w:right w:val="none" w:sz="0" w:space="0" w:color="auto"/>
      </w:divBdr>
    </w:div>
    <w:div w:id="25445120">
      <w:bodyDiv w:val="1"/>
      <w:marLeft w:val="0"/>
      <w:marRight w:val="0"/>
      <w:marTop w:val="0"/>
      <w:marBottom w:val="0"/>
      <w:divBdr>
        <w:top w:val="none" w:sz="0" w:space="0" w:color="auto"/>
        <w:left w:val="none" w:sz="0" w:space="0" w:color="auto"/>
        <w:bottom w:val="none" w:sz="0" w:space="0" w:color="auto"/>
        <w:right w:val="none" w:sz="0" w:space="0" w:color="auto"/>
      </w:divBdr>
    </w:div>
    <w:div w:id="25565293">
      <w:bodyDiv w:val="1"/>
      <w:marLeft w:val="0"/>
      <w:marRight w:val="0"/>
      <w:marTop w:val="0"/>
      <w:marBottom w:val="0"/>
      <w:divBdr>
        <w:top w:val="none" w:sz="0" w:space="0" w:color="auto"/>
        <w:left w:val="none" w:sz="0" w:space="0" w:color="auto"/>
        <w:bottom w:val="none" w:sz="0" w:space="0" w:color="auto"/>
        <w:right w:val="none" w:sz="0" w:space="0" w:color="auto"/>
      </w:divBdr>
    </w:div>
    <w:div w:id="25572079">
      <w:bodyDiv w:val="1"/>
      <w:marLeft w:val="0"/>
      <w:marRight w:val="0"/>
      <w:marTop w:val="0"/>
      <w:marBottom w:val="0"/>
      <w:divBdr>
        <w:top w:val="none" w:sz="0" w:space="0" w:color="auto"/>
        <w:left w:val="none" w:sz="0" w:space="0" w:color="auto"/>
        <w:bottom w:val="none" w:sz="0" w:space="0" w:color="auto"/>
        <w:right w:val="none" w:sz="0" w:space="0" w:color="auto"/>
      </w:divBdr>
    </w:div>
    <w:div w:id="25763529">
      <w:bodyDiv w:val="1"/>
      <w:marLeft w:val="0"/>
      <w:marRight w:val="0"/>
      <w:marTop w:val="0"/>
      <w:marBottom w:val="0"/>
      <w:divBdr>
        <w:top w:val="none" w:sz="0" w:space="0" w:color="auto"/>
        <w:left w:val="none" w:sz="0" w:space="0" w:color="auto"/>
        <w:bottom w:val="none" w:sz="0" w:space="0" w:color="auto"/>
        <w:right w:val="none" w:sz="0" w:space="0" w:color="auto"/>
      </w:divBdr>
    </w:div>
    <w:div w:id="25834313">
      <w:bodyDiv w:val="1"/>
      <w:marLeft w:val="0"/>
      <w:marRight w:val="0"/>
      <w:marTop w:val="0"/>
      <w:marBottom w:val="0"/>
      <w:divBdr>
        <w:top w:val="none" w:sz="0" w:space="0" w:color="auto"/>
        <w:left w:val="none" w:sz="0" w:space="0" w:color="auto"/>
        <w:bottom w:val="none" w:sz="0" w:space="0" w:color="auto"/>
        <w:right w:val="none" w:sz="0" w:space="0" w:color="auto"/>
      </w:divBdr>
    </w:div>
    <w:div w:id="26028977">
      <w:bodyDiv w:val="1"/>
      <w:marLeft w:val="0"/>
      <w:marRight w:val="0"/>
      <w:marTop w:val="0"/>
      <w:marBottom w:val="0"/>
      <w:divBdr>
        <w:top w:val="none" w:sz="0" w:space="0" w:color="auto"/>
        <w:left w:val="none" w:sz="0" w:space="0" w:color="auto"/>
        <w:bottom w:val="none" w:sz="0" w:space="0" w:color="auto"/>
        <w:right w:val="none" w:sz="0" w:space="0" w:color="auto"/>
      </w:divBdr>
    </w:div>
    <w:div w:id="26033398">
      <w:bodyDiv w:val="1"/>
      <w:marLeft w:val="0"/>
      <w:marRight w:val="0"/>
      <w:marTop w:val="0"/>
      <w:marBottom w:val="0"/>
      <w:divBdr>
        <w:top w:val="none" w:sz="0" w:space="0" w:color="auto"/>
        <w:left w:val="none" w:sz="0" w:space="0" w:color="auto"/>
        <w:bottom w:val="none" w:sz="0" w:space="0" w:color="auto"/>
        <w:right w:val="none" w:sz="0" w:space="0" w:color="auto"/>
      </w:divBdr>
    </w:div>
    <w:div w:id="26295969">
      <w:bodyDiv w:val="1"/>
      <w:marLeft w:val="0"/>
      <w:marRight w:val="0"/>
      <w:marTop w:val="0"/>
      <w:marBottom w:val="0"/>
      <w:divBdr>
        <w:top w:val="none" w:sz="0" w:space="0" w:color="auto"/>
        <w:left w:val="none" w:sz="0" w:space="0" w:color="auto"/>
        <w:bottom w:val="none" w:sz="0" w:space="0" w:color="auto"/>
        <w:right w:val="none" w:sz="0" w:space="0" w:color="auto"/>
      </w:divBdr>
    </w:div>
    <w:div w:id="26374623">
      <w:bodyDiv w:val="1"/>
      <w:marLeft w:val="0"/>
      <w:marRight w:val="0"/>
      <w:marTop w:val="0"/>
      <w:marBottom w:val="0"/>
      <w:divBdr>
        <w:top w:val="none" w:sz="0" w:space="0" w:color="auto"/>
        <w:left w:val="none" w:sz="0" w:space="0" w:color="auto"/>
        <w:bottom w:val="none" w:sz="0" w:space="0" w:color="auto"/>
        <w:right w:val="none" w:sz="0" w:space="0" w:color="auto"/>
      </w:divBdr>
    </w:div>
    <w:div w:id="26376240">
      <w:bodyDiv w:val="1"/>
      <w:marLeft w:val="0"/>
      <w:marRight w:val="0"/>
      <w:marTop w:val="0"/>
      <w:marBottom w:val="0"/>
      <w:divBdr>
        <w:top w:val="none" w:sz="0" w:space="0" w:color="auto"/>
        <w:left w:val="none" w:sz="0" w:space="0" w:color="auto"/>
        <w:bottom w:val="none" w:sz="0" w:space="0" w:color="auto"/>
        <w:right w:val="none" w:sz="0" w:space="0" w:color="auto"/>
      </w:divBdr>
    </w:div>
    <w:div w:id="26685469">
      <w:bodyDiv w:val="1"/>
      <w:marLeft w:val="0"/>
      <w:marRight w:val="0"/>
      <w:marTop w:val="0"/>
      <w:marBottom w:val="0"/>
      <w:divBdr>
        <w:top w:val="none" w:sz="0" w:space="0" w:color="auto"/>
        <w:left w:val="none" w:sz="0" w:space="0" w:color="auto"/>
        <w:bottom w:val="none" w:sz="0" w:space="0" w:color="auto"/>
        <w:right w:val="none" w:sz="0" w:space="0" w:color="auto"/>
      </w:divBdr>
    </w:div>
    <w:div w:id="26878658">
      <w:bodyDiv w:val="1"/>
      <w:marLeft w:val="0"/>
      <w:marRight w:val="0"/>
      <w:marTop w:val="0"/>
      <w:marBottom w:val="0"/>
      <w:divBdr>
        <w:top w:val="none" w:sz="0" w:space="0" w:color="auto"/>
        <w:left w:val="none" w:sz="0" w:space="0" w:color="auto"/>
        <w:bottom w:val="none" w:sz="0" w:space="0" w:color="auto"/>
        <w:right w:val="none" w:sz="0" w:space="0" w:color="auto"/>
      </w:divBdr>
    </w:div>
    <w:div w:id="26954735">
      <w:bodyDiv w:val="1"/>
      <w:marLeft w:val="0"/>
      <w:marRight w:val="0"/>
      <w:marTop w:val="0"/>
      <w:marBottom w:val="0"/>
      <w:divBdr>
        <w:top w:val="none" w:sz="0" w:space="0" w:color="auto"/>
        <w:left w:val="none" w:sz="0" w:space="0" w:color="auto"/>
        <w:bottom w:val="none" w:sz="0" w:space="0" w:color="auto"/>
        <w:right w:val="none" w:sz="0" w:space="0" w:color="auto"/>
      </w:divBdr>
    </w:div>
    <w:div w:id="27876898">
      <w:bodyDiv w:val="1"/>
      <w:marLeft w:val="0"/>
      <w:marRight w:val="0"/>
      <w:marTop w:val="0"/>
      <w:marBottom w:val="0"/>
      <w:divBdr>
        <w:top w:val="none" w:sz="0" w:space="0" w:color="auto"/>
        <w:left w:val="none" w:sz="0" w:space="0" w:color="auto"/>
        <w:bottom w:val="none" w:sz="0" w:space="0" w:color="auto"/>
        <w:right w:val="none" w:sz="0" w:space="0" w:color="auto"/>
      </w:divBdr>
    </w:div>
    <w:div w:id="27993220">
      <w:bodyDiv w:val="1"/>
      <w:marLeft w:val="0"/>
      <w:marRight w:val="0"/>
      <w:marTop w:val="0"/>
      <w:marBottom w:val="0"/>
      <w:divBdr>
        <w:top w:val="none" w:sz="0" w:space="0" w:color="auto"/>
        <w:left w:val="none" w:sz="0" w:space="0" w:color="auto"/>
        <w:bottom w:val="none" w:sz="0" w:space="0" w:color="auto"/>
        <w:right w:val="none" w:sz="0" w:space="0" w:color="auto"/>
      </w:divBdr>
    </w:div>
    <w:div w:id="28460075">
      <w:bodyDiv w:val="1"/>
      <w:marLeft w:val="0"/>
      <w:marRight w:val="0"/>
      <w:marTop w:val="0"/>
      <w:marBottom w:val="0"/>
      <w:divBdr>
        <w:top w:val="none" w:sz="0" w:space="0" w:color="auto"/>
        <w:left w:val="none" w:sz="0" w:space="0" w:color="auto"/>
        <w:bottom w:val="none" w:sz="0" w:space="0" w:color="auto"/>
        <w:right w:val="none" w:sz="0" w:space="0" w:color="auto"/>
      </w:divBdr>
    </w:div>
    <w:div w:id="28797474">
      <w:bodyDiv w:val="1"/>
      <w:marLeft w:val="0"/>
      <w:marRight w:val="0"/>
      <w:marTop w:val="0"/>
      <w:marBottom w:val="0"/>
      <w:divBdr>
        <w:top w:val="none" w:sz="0" w:space="0" w:color="auto"/>
        <w:left w:val="none" w:sz="0" w:space="0" w:color="auto"/>
        <w:bottom w:val="none" w:sz="0" w:space="0" w:color="auto"/>
        <w:right w:val="none" w:sz="0" w:space="0" w:color="auto"/>
      </w:divBdr>
    </w:div>
    <w:div w:id="30571513">
      <w:bodyDiv w:val="1"/>
      <w:marLeft w:val="0"/>
      <w:marRight w:val="0"/>
      <w:marTop w:val="0"/>
      <w:marBottom w:val="0"/>
      <w:divBdr>
        <w:top w:val="none" w:sz="0" w:space="0" w:color="auto"/>
        <w:left w:val="none" w:sz="0" w:space="0" w:color="auto"/>
        <w:bottom w:val="none" w:sz="0" w:space="0" w:color="auto"/>
        <w:right w:val="none" w:sz="0" w:space="0" w:color="auto"/>
      </w:divBdr>
    </w:div>
    <w:div w:id="30687645">
      <w:bodyDiv w:val="1"/>
      <w:marLeft w:val="0"/>
      <w:marRight w:val="0"/>
      <w:marTop w:val="0"/>
      <w:marBottom w:val="0"/>
      <w:divBdr>
        <w:top w:val="none" w:sz="0" w:space="0" w:color="auto"/>
        <w:left w:val="none" w:sz="0" w:space="0" w:color="auto"/>
        <w:bottom w:val="none" w:sz="0" w:space="0" w:color="auto"/>
        <w:right w:val="none" w:sz="0" w:space="0" w:color="auto"/>
      </w:divBdr>
    </w:div>
    <w:div w:id="31462856">
      <w:bodyDiv w:val="1"/>
      <w:marLeft w:val="0"/>
      <w:marRight w:val="0"/>
      <w:marTop w:val="0"/>
      <w:marBottom w:val="0"/>
      <w:divBdr>
        <w:top w:val="none" w:sz="0" w:space="0" w:color="auto"/>
        <w:left w:val="none" w:sz="0" w:space="0" w:color="auto"/>
        <w:bottom w:val="none" w:sz="0" w:space="0" w:color="auto"/>
        <w:right w:val="none" w:sz="0" w:space="0" w:color="auto"/>
      </w:divBdr>
    </w:div>
    <w:div w:id="31614891">
      <w:bodyDiv w:val="1"/>
      <w:marLeft w:val="0"/>
      <w:marRight w:val="0"/>
      <w:marTop w:val="0"/>
      <w:marBottom w:val="0"/>
      <w:divBdr>
        <w:top w:val="none" w:sz="0" w:space="0" w:color="auto"/>
        <w:left w:val="none" w:sz="0" w:space="0" w:color="auto"/>
        <w:bottom w:val="none" w:sz="0" w:space="0" w:color="auto"/>
        <w:right w:val="none" w:sz="0" w:space="0" w:color="auto"/>
      </w:divBdr>
    </w:div>
    <w:div w:id="32964877">
      <w:bodyDiv w:val="1"/>
      <w:marLeft w:val="0"/>
      <w:marRight w:val="0"/>
      <w:marTop w:val="0"/>
      <w:marBottom w:val="0"/>
      <w:divBdr>
        <w:top w:val="none" w:sz="0" w:space="0" w:color="auto"/>
        <w:left w:val="none" w:sz="0" w:space="0" w:color="auto"/>
        <w:bottom w:val="none" w:sz="0" w:space="0" w:color="auto"/>
        <w:right w:val="none" w:sz="0" w:space="0" w:color="auto"/>
      </w:divBdr>
    </w:div>
    <w:div w:id="33966288">
      <w:bodyDiv w:val="1"/>
      <w:marLeft w:val="0"/>
      <w:marRight w:val="0"/>
      <w:marTop w:val="0"/>
      <w:marBottom w:val="0"/>
      <w:divBdr>
        <w:top w:val="none" w:sz="0" w:space="0" w:color="auto"/>
        <w:left w:val="none" w:sz="0" w:space="0" w:color="auto"/>
        <w:bottom w:val="none" w:sz="0" w:space="0" w:color="auto"/>
        <w:right w:val="none" w:sz="0" w:space="0" w:color="auto"/>
      </w:divBdr>
    </w:div>
    <w:div w:id="34279494">
      <w:bodyDiv w:val="1"/>
      <w:marLeft w:val="0"/>
      <w:marRight w:val="0"/>
      <w:marTop w:val="0"/>
      <w:marBottom w:val="0"/>
      <w:divBdr>
        <w:top w:val="none" w:sz="0" w:space="0" w:color="auto"/>
        <w:left w:val="none" w:sz="0" w:space="0" w:color="auto"/>
        <w:bottom w:val="none" w:sz="0" w:space="0" w:color="auto"/>
        <w:right w:val="none" w:sz="0" w:space="0" w:color="auto"/>
      </w:divBdr>
    </w:div>
    <w:div w:id="34283525">
      <w:bodyDiv w:val="1"/>
      <w:marLeft w:val="0"/>
      <w:marRight w:val="0"/>
      <w:marTop w:val="0"/>
      <w:marBottom w:val="0"/>
      <w:divBdr>
        <w:top w:val="none" w:sz="0" w:space="0" w:color="auto"/>
        <w:left w:val="none" w:sz="0" w:space="0" w:color="auto"/>
        <w:bottom w:val="none" w:sz="0" w:space="0" w:color="auto"/>
        <w:right w:val="none" w:sz="0" w:space="0" w:color="auto"/>
      </w:divBdr>
    </w:div>
    <w:div w:id="34544868">
      <w:bodyDiv w:val="1"/>
      <w:marLeft w:val="0"/>
      <w:marRight w:val="0"/>
      <w:marTop w:val="0"/>
      <w:marBottom w:val="0"/>
      <w:divBdr>
        <w:top w:val="none" w:sz="0" w:space="0" w:color="auto"/>
        <w:left w:val="none" w:sz="0" w:space="0" w:color="auto"/>
        <w:bottom w:val="none" w:sz="0" w:space="0" w:color="auto"/>
        <w:right w:val="none" w:sz="0" w:space="0" w:color="auto"/>
      </w:divBdr>
    </w:div>
    <w:div w:id="34700935">
      <w:bodyDiv w:val="1"/>
      <w:marLeft w:val="0"/>
      <w:marRight w:val="0"/>
      <w:marTop w:val="0"/>
      <w:marBottom w:val="0"/>
      <w:divBdr>
        <w:top w:val="none" w:sz="0" w:space="0" w:color="auto"/>
        <w:left w:val="none" w:sz="0" w:space="0" w:color="auto"/>
        <w:bottom w:val="none" w:sz="0" w:space="0" w:color="auto"/>
        <w:right w:val="none" w:sz="0" w:space="0" w:color="auto"/>
      </w:divBdr>
    </w:div>
    <w:div w:id="34896700">
      <w:bodyDiv w:val="1"/>
      <w:marLeft w:val="0"/>
      <w:marRight w:val="0"/>
      <w:marTop w:val="0"/>
      <w:marBottom w:val="0"/>
      <w:divBdr>
        <w:top w:val="none" w:sz="0" w:space="0" w:color="auto"/>
        <w:left w:val="none" w:sz="0" w:space="0" w:color="auto"/>
        <w:bottom w:val="none" w:sz="0" w:space="0" w:color="auto"/>
        <w:right w:val="none" w:sz="0" w:space="0" w:color="auto"/>
      </w:divBdr>
    </w:div>
    <w:div w:id="35475966">
      <w:bodyDiv w:val="1"/>
      <w:marLeft w:val="0"/>
      <w:marRight w:val="0"/>
      <w:marTop w:val="0"/>
      <w:marBottom w:val="0"/>
      <w:divBdr>
        <w:top w:val="none" w:sz="0" w:space="0" w:color="auto"/>
        <w:left w:val="none" w:sz="0" w:space="0" w:color="auto"/>
        <w:bottom w:val="none" w:sz="0" w:space="0" w:color="auto"/>
        <w:right w:val="none" w:sz="0" w:space="0" w:color="auto"/>
      </w:divBdr>
    </w:div>
    <w:div w:id="36324772">
      <w:bodyDiv w:val="1"/>
      <w:marLeft w:val="0"/>
      <w:marRight w:val="0"/>
      <w:marTop w:val="0"/>
      <w:marBottom w:val="0"/>
      <w:divBdr>
        <w:top w:val="none" w:sz="0" w:space="0" w:color="auto"/>
        <w:left w:val="none" w:sz="0" w:space="0" w:color="auto"/>
        <w:bottom w:val="none" w:sz="0" w:space="0" w:color="auto"/>
        <w:right w:val="none" w:sz="0" w:space="0" w:color="auto"/>
      </w:divBdr>
    </w:div>
    <w:div w:id="37357270">
      <w:bodyDiv w:val="1"/>
      <w:marLeft w:val="0"/>
      <w:marRight w:val="0"/>
      <w:marTop w:val="0"/>
      <w:marBottom w:val="0"/>
      <w:divBdr>
        <w:top w:val="none" w:sz="0" w:space="0" w:color="auto"/>
        <w:left w:val="none" w:sz="0" w:space="0" w:color="auto"/>
        <w:bottom w:val="none" w:sz="0" w:space="0" w:color="auto"/>
        <w:right w:val="none" w:sz="0" w:space="0" w:color="auto"/>
      </w:divBdr>
    </w:div>
    <w:div w:id="37632932">
      <w:bodyDiv w:val="1"/>
      <w:marLeft w:val="0"/>
      <w:marRight w:val="0"/>
      <w:marTop w:val="0"/>
      <w:marBottom w:val="0"/>
      <w:divBdr>
        <w:top w:val="none" w:sz="0" w:space="0" w:color="auto"/>
        <w:left w:val="none" w:sz="0" w:space="0" w:color="auto"/>
        <w:bottom w:val="none" w:sz="0" w:space="0" w:color="auto"/>
        <w:right w:val="none" w:sz="0" w:space="0" w:color="auto"/>
      </w:divBdr>
    </w:div>
    <w:div w:id="37825844">
      <w:bodyDiv w:val="1"/>
      <w:marLeft w:val="0"/>
      <w:marRight w:val="0"/>
      <w:marTop w:val="0"/>
      <w:marBottom w:val="0"/>
      <w:divBdr>
        <w:top w:val="none" w:sz="0" w:space="0" w:color="auto"/>
        <w:left w:val="none" w:sz="0" w:space="0" w:color="auto"/>
        <w:bottom w:val="none" w:sz="0" w:space="0" w:color="auto"/>
        <w:right w:val="none" w:sz="0" w:space="0" w:color="auto"/>
      </w:divBdr>
    </w:div>
    <w:div w:id="38676247">
      <w:bodyDiv w:val="1"/>
      <w:marLeft w:val="0"/>
      <w:marRight w:val="0"/>
      <w:marTop w:val="0"/>
      <w:marBottom w:val="0"/>
      <w:divBdr>
        <w:top w:val="none" w:sz="0" w:space="0" w:color="auto"/>
        <w:left w:val="none" w:sz="0" w:space="0" w:color="auto"/>
        <w:bottom w:val="none" w:sz="0" w:space="0" w:color="auto"/>
        <w:right w:val="none" w:sz="0" w:space="0" w:color="auto"/>
      </w:divBdr>
    </w:div>
    <w:div w:id="38823738">
      <w:bodyDiv w:val="1"/>
      <w:marLeft w:val="0"/>
      <w:marRight w:val="0"/>
      <w:marTop w:val="0"/>
      <w:marBottom w:val="0"/>
      <w:divBdr>
        <w:top w:val="none" w:sz="0" w:space="0" w:color="auto"/>
        <w:left w:val="none" w:sz="0" w:space="0" w:color="auto"/>
        <w:bottom w:val="none" w:sz="0" w:space="0" w:color="auto"/>
        <w:right w:val="none" w:sz="0" w:space="0" w:color="auto"/>
      </w:divBdr>
    </w:div>
    <w:div w:id="38826490">
      <w:bodyDiv w:val="1"/>
      <w:marLeft w:val="0"/>
      <w:marRight w:val="0"/>
      <w:marTop w:val="0"/>
      <w:marBottom w:val="0"/>
      <w:divBdr>
        <w:top w:val="none" w:sz="0" w:space="0" w:color="auto"/>
        <w:left w:val="none" w:sz="0" w:space="0" w:color="auto"/>
        <w:bottom w:val="none" w:sz="0" w:space="0" w:color="auto"/>
        <w:right w:val="none" w:sz="0" w:space="0" w:color="auto"/>
      </w:divBdr>
    </w:div>
    <w:div w:id="38826714">
      <w:bodyDiv w:val="1"/>
      <w:marLeft w:val="0"/>
      <w:marRight w:val="0"/>
      <w:marTop w:val="0"/>
      <w:marBottom w:val="0"/>
      <w:divBdr>
        <w:top w:val="none" w:sz="0" w:space="0" w:color="auto"/>
        <w:left w:val="none" w:sz="0" w:space="0" w:color="auto"/>
        <w:bottom w:val="none" w:sz="0" w:space="0" w:color="auto"/>
        <w:right w:val="none" w:sz="0" w:space="0" w:color="auto"/>
      </w:divBdr>
    </w:div>
    <w:div w:id="39017164">
      <w:bodyDiv w:val="1"/>
      <w:marLeft w:val="0"/>
      <w:marRight w:val="0"/>
      <w:marTop w:val="0"/>
      <w:marBottom w:val="0"/>
      <w:divBdr>
        <w:top w:val="none" w:sz="0" w:space="0" w:color="auto"/>
        <w:left w:val="none" w:sz="0" w:space="0" w:color="auto"/>
        <w:bottom w:val="none" w:sz="0" w:space="0" w:color="auto"/>
        <w:right w:val="none" w:sz="0" w:space="0" w:color="auto"/>
      </w:divBdr>
    </w:div>
    <w:div w:id="39522355">
      <w:bodyDiv w:val="1"/>
      <w:marLeft w:val="0"/>
      <w:marRight w:val="0"/>
      <w:marTop w:val="0"/>
      <w:marBottom w:val="0"/>
      <w:divBdr>
        <w:top w:val="none" w:sz="0" w:space="0" w:color="auto"/>
        <w:left w:val="none" w:sz="0" w:space="0" w:color="auto"/>
        <w:bottom w:val="none" w:sz="0" w:space="0" w:color="auto"/>
        <w:right w:val="none" w:sz="0" w:space="0" w:color="auto"/>
      </w:divBdr>
    </w:div>
    <w:div w:id="39549769">
      <w:bodyDiv w:val="1"/>
      <w:marLeft w:val="0"/>
      <w:marRight w:val="0"/>
      <w:marTop w:val="0"/>
      <w:marBottom w:val="0"/>
      <w:divBdr>
        <w:top w:val="none" w:sz="0" w:space="0" w:color="auto"/>
        <w:left w:val="none" w:sz="0" w:space="0" w:color="auto"/>
        <w:bottom w:val="none" w:sz="0" w:space="0" w:color="auto"/>
        <w:right w:val="none" w:sz="0" w:space="0" w:color="auto"/>
      </w:divBdr>
    </w:div>
    <w:div w:id="39598303">
      <w:bodyDiv w:val="1"/>
      <w:marLeft w:val="0"/>
      <w:marRight w:val="0"/>
      <w:marTop w:val="0"/>
      <w:marBottom w:val="0"/>
      <w:divBdr>
        <w:top w:val="none" w:sz="0" w:space="0" w:color="auto"/>
        <w:left w:val="none" w:sz="0" w:space="0" w:color="auto"/>
        <w:bottom w:val="none" w:sz="0" w:space="0" w:color="auto"/>
        <w:right w:val="none" w:sz="0" w:space="0" w:color="auto"/>
      </w:divBdr>
    </w:div>
    <w:div w:id="39671767">
      <w:bodyDiv w:val="1"/>
      <w:marLeft w:val="0"/>
      <w:marRight w:val="0"/>
      <w:marTop w:val="0"/>
      <w:marBottom w:val="0"/>
      <w:divBdr>
        <w:top w:val="none" w:sz="0" w:space="0" w:color="auto"/>
        <w:left w:val="none" w:sz="0" w:space="0" w:color="auto"/>
        <w:bottom w:val="none" w:sz="0" w:space="0" w:color="auto"/>
        <w:right w:val="none" w:sz="0" w:space="0" w:color="auto"/>
      </w:divBdr>
    </w:div>
    <w:div w:id="39719035">
      <w:bodyDiv w:val="1"/>
      <w:marLeft w:val="0"/>
      <w:marRight w:val="0"/>
      <w:marTop w:val="0"/>
      <w:marBottom w:val="0"/>
      <w:divBdr>
        <w:top w:val="none" w:sz="0" w:space="0" w:color="auto"/>
        <w:left w:val="none" w:sz="0" w:space="0" w:color="auto"/>
        <w:bottom w:val="none" w:sz="0" w:space="0" w:color="auto"/>
        <w:right w:val="none" w:sz="0" w:space="0" w:color="auto"/>
      </w:divBdr>
    </w:div>
    <w:div w:id="40254523">
      <w:bodyDiv w:val="1"/>
      <w:marLeft w:val="0"/>
      <w:marRight w:val="0"/>
      <w:marTop w:val="0"/>
      <w:marBottom w:val="0"/>
      <w:divBdr>
        <w:top w:val="none" w:sz="0" w:space="0" w:color="auto"/>
        <w:left w:val="none" w:sz="0" w:space="0" w:color="auto"/>
        <w:bottom w:val="none" w:sz="0" w:space="0" w:color="auto"/>
        <w:right w:val="none" w:sz="0" w:space="0" w:color="auto"/>
      </w:divBdr>
    </w:div>
    <w:div w:id="40256747">
      <w:bodyDiv w:val="1"/>
      <w:marLeft w:val="0"/>
      <w:marRight w:val="0"/>
      <w:marTop w:val="0"/>
      <w:marBottom w:val="0"/>
      <w:divBdr>
        <w:top w:val="none" w:sz="0" w:space="0" w:color="auto"/>
        <w:left w:val="none" w:sz="0" w:space="0" w:color="auto"/>
        <w:bottom w:val="none" w:sz="0" w:space="0" w:color="auto"/>
        <w:right w:val="none" w:sz="0" w:space="0" w:color="auto"/>
      </w:divBdr>
    </w:div>
    <w:div w:id="40328492">
      <w:bodyDiv w:val="1"/>
      <w:marLeft w:val="0"/>
      <w:marRight w:val="0"/>
      <w:marTop w:val="0"/>
      <w:marBottom w:val="0"/>
      <w:divBdr>
        <w:top w:val="none" w:sz="0" w:space="0" w:color="auto"/>
        <w:left w:val="none" w:sz="0" w:space="0" w:color="auto"/>
        <w:bottom w:val="none" w:sz="0" w:space="0" w:color="auto"/>
        <w:right w:val="none" w:sz="0" w:space="0" w:color="auto"/>
      </w:divBdr>
    </w:div>
    <w:div w:id="40902554">
      <w:bodyDiv w:val="1"/>
      <w:marLeft w:val="0"/>
      <w:marRight w:val="0"/>
      <w:marTop w:val="0"/>
      <w:marBottom w:val="0"/>
      <w:divBdr>
        <w:top w:val="none" w:sz="0" w:space="0" w:color="auto"/>
        <w:left w:val="none" w:sz="0" w:space="0" w:color="auto"/>
        <w:bottom w:val="none" w:sz="0" w:space="0" w:color="auto"/>
        <w:right w:val="none" w:sz="0" w:space="0" w:color="auto"/>
      </w:divBdr>
    </w:div>
    <w:div w:id="41053748">
      <w:bodyDiv w:val="1"/>
      <w:marLeft w:val="0"/>
      <w:marRight w:val="0"/>
      <w:marTop w:val="0"/>
      <w:marBottom w:val="0"/>
      <w:divBdr>
        <w:top w:val="none" w:sz="0" w:space="0" w:color="auto"/>
        <w:left w:val="none" w:sz="0" w:space="0" w:color="auto"/>
        <w:bottom w:val="none" w:sz="0" w:space="0" w:color="auto"/>
        <w:right w:val="none" w:sz="0" w:space="0" w:color="auto"/>
      </w:divBdr>
    </w:div>
    <w:div w:id="41101887">
      <w:bodyDiv w:val="1"/>
      <w:marLeft w:val="0"/>
      <w:marRight w:val="0"/>
      <w:marTop w:val="0"/>
      <w:marBottom w:val="0"/>
      <w:divBdr>
        <w:top w:val="none" w:sz="0" w:space="0" w:color="auto"/>
        <w:left w:val="none" w:sz="0" w:space="0" w:color="auto"/>
        <w:bottom w:val="none" w:sz="0" w:space="0" w:color="auto"/>
        <w:right w:val="none" w:sz="0" w:space="0" w:color="auto"/>
      </w:divBdr>
    </w:div>
    <w:div w:id="41557645">
      <w:bodyDiv w:val="1"/>
      <w:marLeft w:val="0"/>
      <w:marRight w:val="0"/>
      <w:marTop w:val="0"/>
      <w:marBottom w:val="0"/>
      <w:divBdr>
        <w:top w:val="none" w:sz="0" w:space="0" w:color="auto"/>
        <w:left w:val="none" w:sz="0" w:space="0" w:color="auto"/>
        <w:bottom w:val="none" w:sz="0" w:space="0" w:color="auto"/>
        <w:right w:val="none" w:sz="0" w:space="0" w:color="auto"/>
      </w:divBdr>
    </w:div>
    <w:div w:id="41758652">
      <w:bodyDiv w:val="1"/>
      <w:marLeft w:val="0"/>
      <w:marRight w:val="0"/>
      <w:marTop w:val="0"/>
      <w:marBottom w:val="0"/>
      <w:divBdr>
        <w:top w:val="none" w:sz="0" w:space="0" w:color="auto"/>
        <w:left w:val="none" w:sz="0" w:space="0" w:color="auto"/>
        <w:bottom w:val="none" w:sz="0" w:space="0" w:color="auto"/>
        <w:right w:val="none" w:sz="0" w:space="0" w:color="auto"/>
      </w:divBdr>
    </w:div>
    <w:div w:id="42487955">
      <w:bodyDiv w:val="1"/>
      <w:marLeft w:val="0"/>
      <w:marRight w:val="0"/>
      <w:marTop w:val="0"/>
      <w:marBottom w:val="0"/>
      <w:divBdr>
        <w:top w:val="none" w:sz="0" w:space="0" w:color="auto"/>
        <w:left w:val="none" w:sz="0" w:space="0" w:color="auto"/>
        <w:bottom w:val="none" w:sz="0" w:space="0" w:color="auto"/>
        <w:right w:val="none" w:sz="0" w:space="0" w:color="auto"/>
      </w:divBdr>
    </w:div>
    <w:div w:id="42798385">
      <w:bodyDiv w:val="1"/>
      <w:marLeft w:val="0"/>
      <w:marRight w:val="0"/>
      <w:marTop w:val="0"/>
      <w:marBottom w:val="0"/>
      <w:divBdr>
        <w:top w:val="none" w:sz="0" w:space="0" w:color="auto"/>
        <w:left w:val="none" w:sz="0" w:space="0" w:color="auto"/>
        <w:bottom w:val="none" w:sz="0" w:space="0" w:color="auto"/>
        <w:right w:val="none" w:sz="0" w:space="0" w:color="auto"/>
      </w:divBdr>
    </w:div>
    <w:div w:id="43218470">
      <w:bodyDiv w:val="1"/>
      <w:marLeft w:val="0"/>
      <w:marRight w:val="0"/>
      <w:marTop w:val="0"/>
      <w:marBottom w:val="0"/>
      <w:divBdr>
        <w:top w:val="none" w:sz="0" w:space="0" w:color="auto"/>
        <w:left w:val="none" w:sz="0" w:space="0" w:color="auto"/>
        <w:bottom w:val="none" w:sz="0" w:space="0" w:color="auto"/>
        <w:right w:val="none" w:sz="0" w:space="0" w:color="auto"/>
      </w:divBdr>
    </w:div>
    <w:div w:id="43220054">
      <w:bodyDiv w:val="1"/>
      <w:marLeft w:val="0"/>
      <w:marRight w:val="0"/>
      <w:marTop w:val="0"/>
      <w:marBottom w:val="0"/>
      <w:divBdr>
        <w:top w:val="none" w:sz="0" w:space="0" w:color="auto"/>
        <w:left w:val="none" w:sz="0" w:space="0" w:color="auto"/>
        <w:bottom w:val="none" w:sz="0" w:space="0" w:color="auto"/>
        <w:right w:val="none" w:sz="0" w:space="0" w:color="auto"/>
      </w:divBdr>
    </w:div>
    <w:div w:id="43257172">
      <w:bodyDiv w:val="1"/>
      <w:marLeft w:val="0"/>
      <w:marRight w:val="0"/>
      <w:marTop w:val="0"/>
      <w:marBottom w:val="0"/>
      <w:divBdr>
        <w:top w:val="none" w:sz="0" w:space="0" w:color="auto"/>
        <w:left w:val="none" w:sz="0" w:space="0" w:color="auto"/>
        <w:bottom w:val="none" w:sz="0" w:space="0" w:color="auto"/>
        <w:right w:val="none" w:sz="0" w:space="0" w:color="auto"/>
      </w:divBdr>
    </w:div>
    <w:div w:id="43524163">
      <w:bodyDiv w:val="1"/>
      <w:marLeft w:val="0"/>
      <w:marRight w:val="0"/>
      <w:marTop w:val="0"/>
      <w:marBottom w:val="0"/>
      <w:divBdr>
        <w:top w:val="none" w:sz="0" w:space="0" w:color="auto"/>
        <w:left w:val="none" w:sz="0" w:space="0" w:color="auto"/>
        <w:bottom w:val="none" w:sz="0" w:space="0" w:color="auto"/>
        <w:right w:val="none" w:sz="0" w:space="0" w:color="auto"/>
      </w:divBdr>
    </w:div>
    <w:div w:id="43604253">
      <w:bodyDiv w:val="1"/>
      <w:marLeft w:val="0"/>
      <w:marRight w:val="0"/>
      <w:marTop w:val="0"/>
      <w:marBottom w:val="0"/>
      <w:divBdr>
        <w:top w:val="none" w:sz="0" w:space="0" w:color="auto"/>
        <w:left w:val="none" w:sz="0" w:space="0" w:color="auto"/>
        <w:bottom w:val="none" w:sz="0" w:space="0" w:color="auto"/>
        <w:right w:val="none" w:sz="0" w:space="0" w:color="auto"/>
      </w:divBdr>
    </w:div>
    <w:div w:id="44449380">
      <w:bodyDiv w:val="1"/>
      <w:marLeft w:val="0"/>
      <w:marRight w:val="0"/>
      <w:marTop w:val="0"/>
      <w:marBottom w:val="0"/>
      <w:divBdr>
        <w:top w:val="none" w:sz="0" w:space="0" w:color="auto"/>
        <w:left w:val="none" w:sz="0" w:space="0" w:color="auto"/>
        <w:bottom w:val="none" w:sz="0" w:space="0" w:color="auto"/>
        <w:right w:val="none" w:sz="0" w:space="0" w:color="auto"/>
      </w:divBdr>
    </w:div>
    <w:div w:id="44959384">
      <w:bodyDiv w:val="1"/>
      <w:marLeft w:val="0"/>
      <w:marRight w:val="0"/>
      <w:marTop w:val="0"/>
      <w:marBottom w:val="0"/>
      <w:divBdr>
        <w:top w:val="none" w:sz="0" w:space="0" w:color="auto"/>
        <w:left w:val="none" w:sz="0" w:space="0" w:color="auto"/>
        <w:bottom w:val="none" w:sz="0" w:space="0" w:color="auto"/>
        <w:right w:val="none" w:sz="0" w:space="0" w:color="auto"/>
      </w:divBdr>
    </w:div>
    <w:div w:id="46537558">
      <w:bodyDiv w:val="1"/>
      <w:marLeft w:val="0"/>
      <w:marRight w:val="0"/>
      <w:marTop w:val="0"/>
      <w:marBottom w:val="0"/>
      <w:divBdr>
        <w:top w:val="none" w:sz="0" w:space="0" w:color="auto"/>
        <w:left w:val="none" w:sz="0" w:space="0" w:color="auto"/>
        <w:bottom w:val="none" w:sz="0" w:space="0" w:color="auto"/>
        <w:right w:val="none" w:sz="0" w:space="0" w:color="auto"/>
      </w:divBdr>
    </w:div>
    <w:div w:id="46924639">
      <w:bodyDiv w:val="1"/>
      <w:marLeft w:val="0"/>
      <w:marRight w:val="0"/>
      <w:marTop w:val="0"/>
      <w:marBottom w:val="0"/>
      <w:divBdr>
        <w:top w:val="none" w:sz="0" w:space="0" w:color="auto"/>
        <w:left w:val="none" w:sz="0" w:space="0" w:color="auto"/>
        <w:bottom w:val="none" w:sz="0" w:space="0" w:color="auto"/>
        <w:right w:val="none" w:sz="0" w:space="0" w:color="auto"/>
      </w:divBdr>
    </w:div>
    <w:div w:id="47152996">
      <w:bodyDiv w:val="1"/>
      <w:marLeft w:val="0"/>
      <w:marRight w:val="0"/>
      <w:marTop w:val="0"/>
      <w:marBottom w:val="0"/>
      <w:divBdr>
        <w:top w:val="none" w:sz="0" w:space="0" w:color="auto"/>
        <w:left w:val="none" w:sz="0" w:space="0" w:color="auto"/>
        <w:bottom w:val="none" w:sz="0" w:space="0" w:color="auto"/>
        <w:right w:val="none" w:sz="0" w:space="0" w:color="auto"/>
      </w:divBdr>
    </w:div>
    <w:div w:id="47342878">
      <w:bodyDiv w:val="1"/>
      <w:marLeft w:val="0"/>
      <w:marRight w:val="0"/>
      <w:marTop w:val="0"/>
      <w:marBottom w:val="0"/>
      <w:divBdr>
        <w:top w:val="none" w:sz="0" w:space="0" w:color="auto"/>
        <w:left w:val="none" w:sz="0" w:space="0" w:color="auto"/>
        <w:bottom w:val="none" w:sz="0" w:space="0" w:color="auto"/>
        <w:right w:val="none" w:sz="0" w:space="0" w:color="auto"/>
      </w:divBdr>
    </w:div>
    <w:div w:id="48920143">
      <w:bodyDiv w:val="1"/>
      <w:marLeft w:val="0"/>
      <w:marRight w:val="0"/>
      <w:marTop w:val="0"/>
      <w:marBottom w:val="0"/>
      <w:divBdr>
        <w:top w:val="none" w:sz="0" w:space="0" w:color="auto"/>
        <w:left w:val="none" w:sz="0" w:space="0" w:color="auto"/>
        <w:bottom w:val="none" w:sz="0" w:space="0" w:color="auto"/>
        <w:right w:val="none" w:sz="0" w:space="0" w:color="auto"/>
      </w:divBdr>
    </w:div>
    <w:div w:id="49035182">
      <w:bodyDiv w:val="1"/>
      <w:marLeft w:val="0"/>
      <w:marRight w:val="0"/>
      <w:marTop w:val="0"/>
      <w:marBottom w:val="0"/>
      <w:divBdr>
        <w:top w:val="none" w:sz="0" w:space="0" w:color="auto"/>
        <w:left w:val="none" w:sz="0" w:space="0" w:color="auto"/>
        <w:bottom w:val="none" w:sz="0" w:space="0" w:color="auto"/>
        <w:right w:val="none" w:sz="0" w:space="0" w:color="auto"/>
      </w:divBdr>
    </w:div>
    <w:div w:id="49154795">
      <w:bodyDiv w:val="1"/>
      <w:marLeft w:val="0"/>
      <w:marRight w:val="0"/>
      <w:marTop w:val="0"/>
      <w:marBottom w:val="0"/>
      <w:divBdr>
        <w:top w:val="none" w:sz="0" w:space="0" w:color="auto"/>
        <w:left w:val="none" w:sz="0" w:space="0" w:color="auto"/>
        <w:bottom w:val="none" w:sz="0" w:space="0" w:color="auto"/>
        <w:right w:val="none" w:sz="0" w:space="0" w:color="auto"/>
      </w:divBdr>
    </w:div>
    <w:div w:id="51924695">
      <w:bodyDiv w:val="1"/>
      <w:marLeft w:val="0"/>
      <w:marRight w:val="0"/>
      <w:marTop w:val="0"/>
      <w:marBottom w:val="0"/>
      <w:divBdr>
        <w:top w:val="none" w:sz="0" w:space="0" w:color="auto"/>
        <w:left w:val="none" w:sz="0" w:space="0" w:color="auto"/>
        <w:bottom w:val="none" w:sz="0" w:space="0" w:color="auto"/>
        <w:right w:val="none" w:sz="0" w:space="0" w:color="auto"/>
      </w:divBdr>
    </w:div>
    <w:div w:id="52001459">
      <w:bodyDiv w:val="1"/>
      <w:marLeft w:val="0"/>
      <w:marRight w:val="0"/>
      <w:marTop w:val="0"/>
      <w:marBottom w:val="0"/>
      <w:divBdr>
        <w:top w:val="none" w:sz="0" w:space="0" w:color="auto"/>
        <w:left w:val="none" w:sz="0" w:space="0" w:color="auto"/>
        <w:bottom w:val="none" w:sz="0" w:space="0" w:color="auto"/>
        <w:right w:val="none" w:sz="0" w:space="0" w:color="auto"/>
      </w:divBdr>
    </w:div>
    <w:div w:id="54083834">
      <w:bodyDiv w:val="1"/>
      <w:marLeft w:val="0"/>
      <w:marRight w:val="0"/>
      <w:marTop w:val="0"/>
      <w:marBottom w:val="0"/>
      <w:divBdr>
        <w:top w:val="none" w:sz="0" w:space="0" w:color="auto"/>
        <w:left w:val="none" w:sz="0" w:space="0" w:color="auto"/>
        <w:bottom w:val="none" w:sz="0" w:space="0" w:color="auto"/>
        <w:right w:val="none" w:sz="0" w:space="0" w:color="auto"/>
      </w:divBdr>
    </w:div>
    <w:div w:id="54208488">
      <w:bodyDiv w:val="1"/>
      <w:marLeft w:val="0"/>
      <w:marRight w:val="0"/>
      <w:marTop w:val="0"/>
      <w:marBottom w:val="0"/>
      <w:divBdr>
        <w:top w:val="none" w:sz="0" w:space="0" w:color="auto"/>
        <w:left w:val="none" w:sz="0" w:space="0" w:color="auto"/>
        <w:bottom w:val="none" w:sz="0" w:space="0" w:color="auto"/>
        <w:right w:val="none" w:sz="0" w:space="0" w:color="auto"/>
      </w:divBdr>
    </w:div>
    <w:div w:id="54278063">
      <w:bodyDiv w:val="1"/>
      <w:marLeft w:val="0"/>
      <w:marRight w:val="0"/>
      <w:marTop w:val="0"/>
      <w:marBottom w:val="0"/>
      <w:divBdr>
        <w:top w:val="none" w:sz="0" w:space="0" w:color="auto"/>
        <w:left w:val="none" w:sz="0" w:space="0" w:color="auto"/>
        <w:bottom w:val="none" w:sz="0" w:space="0" w:color="auto"/>
        <w:right w:val="none" w:sz="0" w:space="0" w:color="auto"/>
      </w:divBdr>
    </w:div>
    <w:div w:id="54358498">
      <w:bodyDiv w:val="1"/>
      <w:marLeft w:val="0"/>
      <w:marRight w:val="0"/>
      <w:marTop w:val="0"/>
      <w:marBottom w:val="0"/>
      <w:divBdr>
        <w:top w:val="none" w:sz="0" w:space="0" w:color="auto"/>
        <w:left w:val="none" w:sz="0" w:space="0" w:color="auto"/>
        <w:bottom w:val="none" w:sz="0" w:space="0" w:color="auto"/>
        <w:right w:val="none" w:sz="0" w:space="0" w:color="auto"/>
      </w:divBdr>
    </w:div>
    <w:div w:id="54359826">
      <w:bodyDiv w:val="1"/>
      <w:marLeft w:val="0"/>
      <w:marRight w:val="0"/>
      <w:marTop w:val="0"/>
      <w:marBottom w:val="0"/>
      <w:divBdr>
        <w:top w:val="none" w:sz="0" w:space="0" w:color="auto"/>
        <w:left w:val="none" w:sz="0" w:space="0" w:color="auto"/>
        <w:bottom w:val="none" w:sz="0" w:space="0" w:color="auto"/>
        <w:right w:val="none" w:sz="0" w:space="0" w:color="auto"/>
      </w:divBdr>
    </w:div>
    <w:div w:id="54554107">
      <w:bodyDiv w:val="1"/>
      <w:marLeft w:val="0"/>
      <w:marRight w:val="0"/>
      <w:marTop w:val="0"/>
      <w:marBottom w:val="0"/>
      <w:divBdr>
        <w:top w:val="none" w:sz="0" w:space="0" w:color="auto"/>
        <w:left w:val="none" w:sz="0" w:space="0" w:color="auto"/>
        <w:bottom w:val="none" w:sz="0" w:space="0" w:color="auto"/>
        <w:right w:val="none" w:sz="0" w:space="0" w:color="auto"/>
      </w:divBdr>
    </w:div>
    <w:div w:id="54858769">
      <w:bodyDiv w:val="1"/>
      <w:marLeft w:val="0"/>
      <w:marRight w:val="0"/>
      <w:marTop w:val="0"/>
      <w:marBottom w:val="0"/>
      <w:divBdr>
        <w:top w:val="none" w:sz="0" w:space="0" w:color="auto"/>
        <w:left w:val="none" w:sz="0" w:space="0" w:color="auto"/>
        <w:bottom w:val="none" w:sz="0" w:space="0" w:color="auto"/>
        <w:right w:val="none" w:sz="0" w:space="0" w:color="auto"/>
      </w:divBdr>
    </w:div>
    <w:div w:id="55126955">
      <w:bodyDiv w:val="1"/>
      <w:marLeft w:val="0"/>
      <w:marRight w:val="0"/>
      <w:marTop w:val="0"/>
      <w:marBottom w:val="0"/>
      <w:divBdr>
        <w:top w:val="none" w:sz="0" w:space="0" w:color="auto"/>
        <w:left w:val="none" w:sz="0" w:space="0" w:color="auto"/>
        <w:bottom w:val="none" w:sz="0" w:space="0" w:color="auto"/>
        <w:right w:val="none" w:sz="0" w:space="0" w:color="auto"/>
      </w:divBdr>
    </w:div>
    <w:div w:id="5578319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57752255">
      <w:bodyDiv w:val="1"/>
      <w:marLeft w:val="0"/>
      <w:marRight w:val="0"/>
      <w:marTop w:val="0"/>
      <w:marBottom w:val="0"/>
      <w:divBdr>
        <w:top w:val="none" w:sz="0" w:space="0" w:color="auto"/>
        <w:left w:val="none" w:sz="0" w:space="0" w:color="auto"/>
        <w:bottom w:val="none" w:sz="0" w:space="0" w:color="auto"/>
        <w:right w:val="none" w:sz="0" w:space="0" w:color="auto"/>
      </w:divBdr>
    </w:div>
    <w:div w:id="57871360">
      <w:bodyDiv w:val="1"/>
      <w:marLeft w:val="0"/>
      <w:marRight w:val="0"/>
      <w:marTop w:val="0"/>
      <w:marBottom w:val="0"/>
      <w:divBdr>
        <w:top w:val="none" w:sz="0" w:space="0" w:color="auto"/>
        <w:left w:val="none" w:sz="0" w:space="0" w:color="auto"/>
        <w:bottom w:val="none" w:sz="0" w:space="0" w:color="auto"/>
        <w:right w:val="none" w:sz="0" w:space="0" w:color="auto"/>
      </w:divBdr>
    </w:div>
    <w:div w:id="58332989">
      <w:bodyDiv w:val="1"/>
      <w:marLeft w:val="0"/>
      <w:marRight w:val="0"/>
      <w:marTop w:val="0"/>
      <w:marBottom w:val="0"/>
      <w:divBdr>
        <w:top w:val="none" w:sz="0" w:space="0" w:color="auto"/>
        <w:left w:val="none" w:sz="0" w:space="0" w:color="auto"/>
        <w:bottom w:val="none" w:sz="0" w:space="0" w:color="auto"/>
        <w:right w:val="none" w:sz="0" w:space="0" w:color="auto"/>
      </w:divBdr>
    </w:div>
    <w:div w:id="59376813">
      <w:bodyDiv w:val="1"/>
      <w:marLeft w:val="0"/>
      <w:marRight w:val="0"/>
      <w:marTop w:val="0"/>
      <w:marBottom w:val="0"/>
      <w:divBdr>
        <w:top w:val="none" w:sz="0" w:space="0" w:color="auto"/>
        <w:left w:val="none" w:sz="0" w:space="0" w:color="auto"/>
        <w:bottom w:val="none" w:sz="0" w:space="0" w:color="auto"/>
        <w:right w:val="none" w:sz="0" w:space="0" w:color="auto"/>
      </w:divBdr>
    </w:div>
    <w:div w:id="60104850">
      <w:bodyDiv w:val="1"/>
      <w:marLeft w:val="0"/>
      <w:marRight w:val="0"/>
      <w:marTop w:val="0"/>
      <w:marBottom w:val="0"/>
      <w:divBdr>
        <w:top w:val="none" w:sz="0" w:space="0" w:color="auto"/>
        <w:left w:val="none" w:sz="0" w:space="0" w:color="auto"/>
        <w:bottom w:val="none" w:sz="0" w:space="0" w:color="auto"/>
        <w:right w:val="none" w:sz="0" w:space="0" w:color="auto"/>
      </w:divBdr>
    </w:div>
    <w:div w:id="60717704">
      <w:bodyDiv w:val="1"/>
      <w:marLeft w:val="0"/>
      <w:marRight w:val="0"/>
      <w:marTop w:val="0"/>
      <w:marBottom w:val="0"/>
      <w:divBdr>
        <w:top w:val="none" w:sz="0" w:space="0" w:color="auto"/>
        <w:left w:val="none" w:sz="0" w:space="0" w:color="auto"/>
        <w:bottom w:val="none" w:sz="0" w:space="0" w:color="auto"/>
        <w:right w:val="none" w:sz="0" w:space="0" w:color="auto"/>
      </w:divBdr>
    </w:div>
    <w:div w:id="61291480">
      <w:bodyDiv w:val="1"/>
      <w:marLeft w:val="0"/>
      <w:marRight w:val="0"/>
      <w:marTop w:val="0"/>
      <w:marBottom w:val="0"/>
      <w:divBdr>
        <w:top w:val="none" w:sz="0" w:space="0" w:color="auto"/>
        <w:left w:val="none" w:sz="0" w:space="0" w:color="auto"/>
        <w:bottom w:val="none" w:sz="0" w:space="0" w:color="auto"/>
        <w:right w:val="none" w:sz="0" w:space="0" w:color="auto"/>
      </w:divBdr>
    </w:div>
    <w:div w:id="61604098">
      <w:bodyDiv w:val="1"/>
      <w:marLeft w:val="0"/>
      <w:marRight w:val="0"/>
      <w:marTop w:val="0"/>
      <w:marBottom w:val="0"/>
      <w:divBdr>
        <w:top w:val="none" w:sz="0" w:space="0" w:color="auto"/>
        <w:left w:val="none" w:sz="0" w:space="0" w:color="auto"/>
        <w:bottom w:val="none" w:sz="0" w:space="0" w:color="auto"/>
        <w:right w:val="none" w:sz="0" w:space="0" w:color="auto"/>
      </w:divBdr>
    </w:div>
    <w:div w:id="62072785">
      <w:bodyDiv w:val="1"/>
      <w:marLeft w:val="0"/>
      <w:marRight w:val="0"/>
      <w:marTop w:val="0"/>
      <w:marBottom w:val="0"/>
      <w:divBdr>
        <w:top w:val="none" w:sz="0" w:space="0" w:color="auto"/>
        <w:left w:val="none" w:sz="0" w:space="0" w:color="auto"/>
        <w:bottom w:val="none" w:sz="0" w:space="0" w:color="auto"/>
        <w:right w:val="none" w:sz="0" w:space="0" w:color="auto"/>
      </w:divBdr>
    </w:div>
    <w:div w:id="62411574">
      <w:bodyDiv w:val="1"/>
      <w:marLeft w:val="0"/>
      <w:marRight w:val="0"/>
      <w:marTop w:val="0"/>
      <w:marBottom w:val="0"/>
      <w:divBdr>
        <w:top w:val="none" w:sz="0" w:space="0" w:color="auto"/>
        <w:left w:val="none" w:sz="0" w:space="0" w:color="auto"/>
        <w:bottom w:val="none" w:sz="0" w:space="0" w:color="auto"/>
        <w:right w:val="none" w:sz="0" w:space="0" w:color="auto"/>
      </w:divBdr>
    </w:div>
    <w:div w:id="62533830">
      <w:bodyDiv w:val="1"/>
      <w:marLeft w:val="0"/>
      <w:marRight w:val="0"/>
      <w:marTop w:val="0"/>
      <w:marBottom w:val="0"/>
      <w:divBdr>
        <w:top w:val="none" w:sz="0" w:space="0" w:color="auto"/>
        <w:left w:val="none" w:sz="0" w:space="0" w:color="auto"/>
        <w:bottom w:val="none" w:sz="0" w:space="0" w:color="auto"/>
        <w:right w:val="none" w:sz="0" w:space="0" w:color="auto"/>
      </w:divBdr>
    </w:div>
    <w:div w:id="62795618">
      <w:bodyDiv w:val="1"/>
      <w:marLeft w:val="0"/>
      <w:marRight w:val="0"/>
      <w:marTop w:val="0"/>
      <w:marBottom w:val="0"/>
      <w:divBdr>
        <w:top w:val="none" w:sz="0" w:space="0" w:color="auto"/>
        <w:left w:val="none" w:sz="0" w:space="0" w:color="auto"/>
        <w:bottom w:val="none" w:sz="0" w:space="0" w:color="auto"/>
        <w:right w:val="none" w:sz="0" w:space="0" w:color="auto"/>
      </w:divBdr>
    </w:div>
    <w:div w:id="63648795">
      <w:bodyDiv w:val="1"/>
      <w:marLeft w:val="0"/>
      <w:marRight w:val="0"/>
      <w:marTop w:val="0"/>
      <w:marBottom w:val="0"/>
      <w:divBdr>
        <w:top w:val="none" w:sz="0" w:space="0" w:color="auto"/>
        <w:left w:val="none" w:sz="0" w:space="0" w:color="auto"/>
        <w:bottom w:val="none" w:sz="0" w:space="0" w:color="auto"/>
        <w:right w:val="none" w:sz="0" w:space="0" w:color="auto"/>
      </w:divBdr>
    </w:div>
    <w:div w:id="63652759">
      <w:bodyDiv w:val="1"/>
      <w:marLeft w:val="0"/>
      <w:marRight w:val="0"/>
      <w:marTop w:val="0"/>
      <w:marBottom w:val="0"/>
      <w:divBdr>
        <w:top w:val="none" w:sz="0" w:space="0" w:color="auto"/>
        <w:left w:val="none" w:sz="0" w:space="0" w:color="auto"/>
        <w:bottom w:val="none" w:sz="0" w:space="0" w:color="auto"/>
        <w:right w:val="none" w:sz="0" w:space="0" w:color="auto"/>
      </w:divBdr>
    </w:div>
    <w:div w:id="64114965">
      <w:bodyDiv w:val="1"/>
      <w:marLeft w:val="0"/>
      <w:marRight w:val="0"/>
      <w:marTop w:val="0"/>
      <w:marBottom w:val="0"/>
      <w:divBdr>
        <w:top w:val="none" w:sz="0" w:space="0" w:color="auto"/>
        <w:left w:val="none" w:sz="0" w:space="0" w:color="auto"/>
        <w:bottom w:val="none" w:sz="0" w:space="0" w:color="auto"/>
        <w:right w:val="none" w:sz="0" w:space="0" w:color="auto"/>
      </w:divBdr>
    </w:div>
    <w:div w:id="64380567">
      <w:bodyDiv w:val="1"/>
      <w:marLeft w:val="0"/>
      <w:marRight w:val="0"/>
      <w:marTop w:val="0"/>
      <w:marBottom w:val="0"/>
      <w:divBdr>
        <w:top w:val="none" w:sz="0" w:space="0" w:color="auto"/>
        <w:left w:val="none" w:sz="0" w:space="0" w:color="auto"/>
        <w:bottom w:val="none" w:sz="0" w:space="0" w:color="auto"/>
        <w:right w:val="none" w:sz="0" w:space="0" w:color="auto"/>
      </w:divBdr>
    </w:div>
    <w:div w:id="65078869">
      <w:bodyDiv w:val="1"/>
      <w:marLeft w:val="0"/>
      <w:marRight w:val="0"/>
      <w:marTop w:val="0"/>
      <w:marBottom w:val="0"/>
      <w:divBdr>
        <w:top w:val="none" w:sz="0" w:space="0" w:color="auto"/>
        <w:left w:val="none" w:sz="0" w:space="0" w:color="auto"/>
        <w:bottom w:val="none" w:sz="0" w:space="0" w:color="auto"/>
        <w:right w:val="none" w:sz="0" w:space="0" w:color="auto"/>
      </w:divBdr>
    </w:div>
    <w:div w:id="65953536">
      <w:bodyDiv w:val="1"/>
      <w:marLeft w:val="0"/>
      <w:marRight w:val="0"/>
      <w:marTop w:val="0"/>
      <w:marBottom w:val="0"/>
      <w:divBdr>
        <w:top w:val="none" w:sz="0" w:space="0" w:color="auto"/>
        <w:left w:val="none" w:sz="0" w:space="0" w:color="auto"/>
        <w:bottom w:val="none" w:sz="0" w:space="0" w:color="auto"/>
        <w:right w:val="none" w:sz="0" w:space="0" w:color="auto"/>
      </w:divBdr>
    </w:div>
    <w:div w:id="66198468">
      <w:bodyDiv w:val="1"/>
      <w:marLeft w:val="0"/>
      <w:marRight w:val="0"/>
      <w:marTop w:val="0"/>
      <w:marBottom w:val="0"/>
      <w:divBdr>
        <w:top w:val="none" w:sz="0" w:space="0" w:color="auto"/>
        <w:left w:val="none" w:sz="0" w:space="0" w:color="auto"/>
        <w:bottom w:val="none" w:sz="0" w:space="0" w:color="auto"/>
        <w:right w:val="none" w:sz="0" w:space="0" w:color="auto"/>
      </w:divBdr>
    </w:div>
    <w:div w:id="66879002">
      <w:bodyDiv w:val="1"/>
      <w:marLeft w:val="0"/>
      <w:marRight w:val="0"/>
      <w:marTop w:val="0"/>
      <w:marBottom w:val="0"/>
      <w:divBdr>
        <w:top w:val="none" w:sz="0" w:space="0" w:color="auto"/>
        <w:left w:val="none" w:sz="0" w:space="0" w:color="auto"/>
        <w:bottom w:val="none" w:sz="0" w:space="0" w:color="auto"/>
        <w:right w:val="none" w:sz="0" w:space="0" w:color="auto"/>
      </w:divBdr>
    </w:div>
    <w:div w:id="66999931">
      <w:bodyDiv w:val="1"/>
      <w:marLeft w:val="0"/>
      <w:marRight w:val="0"/>
      <w:marTop w:val="0"/>
      <w:marBottom w:val="0"/>
      <w:divBdr>
        <w:top w:val="none" w:sz="0" w:space="0" w:color="auto"/>
        <w:left w:val="none" w:sz="0" w:space="0" w:color="auto"/>
        <w:bottom w:val="none" w:sz="0" w:space="0" w:color="auto"/>
        <w:right w:val="none" w:sz="0" w:space="0" w:color="auto"/>
      </w:divBdr>
    </w:div>
    <w:div w:id="67192050">
      <w:bodyDiv w:val="1"/>
      <w:marLeft w:val="0"/>
      <w:marRight w:val="0"/>
      <w:marTop w:val="0"/>
      <w:marBottom w:val="0"/>
      <w:divBdr>
        <w:top w:val="none" w:sz="0" w:space="0" w:color="auto"/>
        <w:left w:val="none" w:sz="0" w:space="0" w:color="auto"/>
        <w:bottom w:val="none" w:sz="0" w:space="0" w:color="auto"/>
        <w:right w:val="none" w:sz="0" w:space="0" w:color="auto"/>
      </w:divBdr>
    </w:div>
    <w:div w:id="68235660">
      <w:bodyDiv w:val="1"/>
      <w:marLeft w:val="0"/>
      <w:marRight w:val="0"/>
      <w:marTop w:val="0"/>
      <w:marBottom w:val="0"/>
      <w:divBdr>
        <w:top w:val="none" w:sz="0" w:space="0" w:color="auto"/>
        <w:left w:val="none" w:sz="0" w:space="0" w:color="auto"/>
        <w:bottom w:val="none" w:sz="0" w:space="0" w:color="auto"/>
        <w:right w:val="none" w:sz="0" w:space="0" w:color="auto"/>
      </w:divBdr>
    </w:div>
    <w:div w:id="68505579">
      <w:bodyDiv w:val="1"/>
      <w:marLeft w:val="0"/>
      <w:marRight w:val="0"/>
      <w:marTop w:val="0"/>
      <w:marBottom w:val="0"/>
      <w:divBdr>
        <w:top w:val="none" w:sz="0" w:space="0" w:color="auto"/>
        <w:left w:val="none" w:sz="0" w:space="0" w:color="auto"/>
        <w:bottom w:val="none" w:sz="0" w:space="0" w:color="auto"/>
        <w:right w:val="none" w:sz="0" w:space="0" w:color="auto"/>
      </w:divBdr>
    </w:div>
    <w:div w:id="68815614">
      <w:bodyDiv w:val="1"/>
      <w:marLeft w:val="0"/>
      <w:marRight w:val="0"/>
      <w:marTop w:val="0"/>
      <w:marBottom w:val="0"/>
      <w:divBdr>
        <w:top w:val="none" w:sz="0" w:space="0" w:color="auto"/>
        <w:left w:val="none" w:sz="0" w:space="0" w:color="auto"/>
        <w:bottom w:val="none" w:sz="0" w:space="0" w:color="auto"/>
        <w:right w:val="none" w:sz="0" w:space="0" w:color="auto"/>
      </w:divBdr>
    </w:div>
    <w:div w:id="68894822">
      <w:bodyDiv w:val="1"/>
      <w:marLeft w:val="0"/>
      <w:marRight w:val="0"/>
      <w:marTop w:val="0"/>
      <w:marBottom w:val="0"/>
      <w:divBdr>
        <w:top w:val="none" w:sz="0" w:space="0" w:color="auto"/>
        <w:left w:val="none" w:sz="0" w:space="0" w:color="auto"/>
        <w:bottom w:val="none" w:sz="0" w:space="0" w:color="auto"/>
        <w:right w:val="none" w:sz="0" w:space="0" w:color="auto"/>
      </w:divBdr>
    </w:div>
    <w:div w:id="69546655">
      <w:bodyDiv w:val="1"/>
      <w:marLeft w:val="0"/>
      <w:marRight w:val="0"/>
      <w:marTop w:val="0"/>
      <w:marBottom w:val="0"/>
      <w:divBdr>
        <w:top w:val="none" w:sz="0" w:space="0" w:color="auto"/>
        <w:left w:val="none" w:sz="0" w:space="0" w:color="auto"/>
        <w:bottom w:val="none" w:sz="0" w:space="0" w:color="auto"/>
        <w:right w:val="none" w:sz="0" w:space="0" w:color="auto"/>
      </w:divBdr>
    </w:div>
    <w:div w:id="70008306">
      <w:bodyDiv w:val="1"/>
      <w:marLeft w:val="0"/>
      <w:marRight w:val="0"/>
      <w:marTop w:val="0"/>
      <w:marBottom w:val="0"/>
      <w:divBdr>
        <w:top w:val="none" w:sz="0" w:space="0" w:color="auto"/>
        <w:left w:val="none" w:sz="0" w:space="0" w:color="auto"/>
        <w:bottom w:val="none" w:sz="0" w:space="0" w:color="auto"/>
        <w:right w:val="none" w:sz="0" w:space="0" w:color="auto"/>
      </w:divBdr>
    </w:div>
    <w:div w:id="70008532">
      <w:bodyDiv w:val="1"/>
      <w:marLeft w:val="0"/>
      <w:marRight w:val="0"/>
      <w:marTop w:val="0"/>
      <w:marBottom w:val="0"/>
      <w:divBdr>
        <w:top w:val="none" w:sz="0" w:space="0" w:color="auto"/>
        <w:left w:val="none" w:sz="0" w:space="0" w:color="auto"/>
        <w:bottom w:val="none" w:sz="0" w:space="0" w:color="auto"/>
        <w:right w:val="none" w:sz="0" w:space="0" w:color="auto"/>
      </w:divBdr>
    </w:div>
    <w:div w:id="70398540">
      <w:bodyDiv w:val="1"/>
      <w:marLeft w:val="0"/>
      <w:marRight w:val="0"/>
      <w:marTop w:val="0"/>
      <w:marBottom w:val="0"/>
      <w:divBdr>
        <w:top w:val="none" w:sz="0" w:space="0" w:color="auto"/>
        <w:left w:val="none" w:sz="0" w:space="0" w:color="auto"/>
        <w:bottom w:val="none" w:sz="0" w:space="0" w:color="auto"/>
        <w:right w:val="none" w:sz="0" w:space="0" w:color="auto"/>
      </w:divBdr>
    </w:div>
    <w:div w:id="70592397">
      <w:bodyDiv w:val="1"/>
      <w:marLeft w:val="0"/>
      <w:marRight w:val="0"/>
      <w:marTop w:val="0"/>
      <w:marBottom w:val="0"/>
      <w:divBdr>
        <w:top w:val="none" w:sz="0" w:space="0" w:color="auto"/>
        <w:left w:val="none" w:sz="0" w:space="0" w:color="auto"/>
        <w:bottom w:val="none" w:sz="0" w:space="0" w:color="auto"/>
        <w:right w:val="none" w:sz="0" w:space="0" w:color="auto"/>
      </w:divBdr>
    </w:div>
    <w:div w:id="70667622">
      <w:bodyDiv w:val="1"/>
      <w:marLeft w:val="0"/>
      <w:marRight w:val="0"/>
      <w:marTop w:val="0"/>
      <w:marBottom w:val="0"/>
      <w:divBdr>
        <w:top w:val="none" w:sz="0" w:space="0" w:color="auto"/>
        <w:left w:val="none" w:sz="0" w:space="0" w:color="auto"/>
        <w:bottom w:val="none" w:sz="0" w:space="0" w:color="auto"/>
        <w:right w:val="none" w:sz="0" w:space="0" w:color="auto"/>
      </w:divBdr>
    </w:div>
    <w:div w:id="70738218">
      <w:bodyDiv w:val="1"/>
      <w:marLeft w:val="0"/>
      <w:marRight w:val="0"/>
      <w:marTop w:val="0"/>
      <w:marBottom w:val="0"/>
      <w:divBdr>
        <w:top w:val="none" w:sz="0" w:space="0" w:color="auto"/>
        <w:left w:val="none" w:sz="0" w:space="0" w:color="auto"/>
        <w:bottom w:val="none" w:sz="0" w:space="0" w:color="auto"/>
        <w:right w:val="none" w:sz="0" w:space="0" w:color="auto"/>
      </w:divBdr>
    </w:div>
    <w:div w:id="71775369">
      <w:bodyDiv w:val="1"/>
      <w:marLeft w:val="0"/>
      <w:marRight w:val="0"/>
      <w:marTop w:val="0"/>
      <w:marBottom w:val="0"/>
      <w:divBdr>
        <w:top w:val="none" w:sz="0" w:space="0" w:color="auto"/>
        <w:left w:val="none" w:sz="0" w:space="0" w:color="auto"/>
        <w:bottom w:val="none" w:sz="0" w:space="0" w:color="auto"/>
        <w:right w:val="none" w:sz="0" w:space="0" w:color="auto"/>
      </w:divBdr>
    </w:div>
    <w:div w:id="73092037">
      <w:bodyDiv w:val="1"/>
      <w:marLeft w:val="0"/>
      <w:marRight w:val="0"/>
      <w:marTop w:val="0"/>
      <w:marBottom w:val="0"/>
      <w:divBdr>
        <w:top w:val="none" w:sz="0" w:space="0" w:color="auto"/>
        <w:left w:val="none" w:sz="0" w:space="0" w:color="auto"/>
        <w:bottom w:val="none" w:sz="0" w:space="0" w:color="auto"/>
        <w:right w:val="none" w:sz="0" w:space="0" w:color="auto"/>
      </w:divBdr>
    </w:div>
    <w:div w:id="73936040">
      <w:bodyDiv w:val="1"/>
      <w:marLeft w:val="0"/>
      <w:marRight w:val="0"/>
      <w:marTop w:val="0"/>
      <w:marBottom w:val="0"/>
      <w:divBdr>
        <w:top w:val="none" w:sz="0" w:space="0" w:color="auto"/>
        <w:left w:val="none" w:sz="0" w:space="0" w:color="auto"/>
        <w:bottom w:val="none" w:sz="0" w:space="0" w:color="auto"/>
        <w:right w:val="none" w:sz="0" w:space="0" w:color="auto"/>
      </w:divBdr>
    </w:div>
    <w:div w:id="74478188">
      <w:bodyDiv w:val="1"/>
      <w:marLeft w:val="0"/>
      <w:marRight w:val="0"/>
      <w:marTop w:val="0"/>
      <w:marBottom w:val="0"/>
      <w:divBdr>
        <w:top w:val="none" w:sz="0" w:space="0" w:color="auto"/>
        <w:left w:val="none" w:sz="0" w:space="0" w:color="auto"/>
        <w:bottom w:val="none" w:sz="0" w:space="0" w:color="auto"/>
        <w:right w:val="none" w:sz="0" w:space="0" w:color="auto"/>
      </w:divBdr>
    </w:div>
    <w:div w:id="74787352">
      <w:bodyDiv w:val="1"/>
      <w:marLeft w:val="0"/>
      <w:marRight w:val="0"/>
      <w:marTop w:val="0"/>
      <w:marBottom w:val="0"/>
      <w:divBdr>
        <w:top w:val="none" w:sz="0" w:space="0" w:color="auto"/>
        <w:left w:val="none" w:sz="0" w:space="0" w:color="auto"/>
        <w:bottom w:val="none" w:sz="0" w:space="0" w:color="auto"/>
        <w:right w:val="none" w:sz="0" w:space="0" w:color="auto"/>
      </w:divBdr>
    </w:div>
    <w:div w:id="74861200">
      <w:bodyDiv w:val="1"/>
      <w:marLeft w:val="0"/>
      <w:marRight w:val="0"/>
      <w:marTop w:val="0"/>
      <w:marBottom w:val="0"/>
      <w:divBdr>
        <w:top w:val="none" w:sz="0" w:space="0" w:color="auto"/>
        <w:left w:val="none" w:sz="0" w:space="0" w:color="auto"/>
        <w:bottom w:val="none" w:sz="0" w:space="0" w:color="auto"/>
        <w:right w:val="none" w:sz="0" w:space="0" w:color="auto"/>
      </w:divBdr>
    </w:div>
    <w:div w:id="74937972">
      <w:bodyDiv w:val="1"/>
      <w:marLeft w:val="0"/>
      <w:marRight w:val="0"/>
      <w:marTop w:val="0"/>
      <w:marBottom w:val="0"/>
      <w:divBdr>
        <w:top w:val="none" w:sz="0" w:space="0" w:color="auto"/>
        <w:left w:val="none" w:sz="0" w:space="0" w:color="auto"/>
        <w:bottom w:val="none" w:sz="0" w:space="0" w:color="auto"/>
        <w:right w:val="none" w:sz="0" w:space="0" w:color="auto"/>
      </w:divBdr>
    </w:div>
    <w:div w:id="75328516">
      <w:bodyDiv w:val="1"/>
      <w:marLeft w:val="0"/>
      <w:marRight w:val="0"/>
      <w:marTop w:val="0"/>
      <w:marBottom w:val="0"/>
      <w:divBdr>
        <w:top w:val="none" w:sz="0" w:space="0" w:color="auto"/>
        <w:left w:val="none" w:sz="0" w:space="0" w:color="auto"/>
        <w:bottom w:val="none" w:sz="0" w:space="0" w:color="auto"/>
        <w:right w:val="none" w:sz="0" w:space="0" w:color="auto"/>
      </w:divBdr>
    </w:div>
    <w:div w:id="75398144">
      <w:bodyDiv w:val="1"/>
      <w:marLeft w:val="0"/>
      <w:marRight w:val="0"/>
      <w:marTop w:val="0"/>
      <w:marBottom w:val="0"/>
      <w:divBdr>
        <w:top w:val="none" w:sz="0" w:space="0" w:color="auto"/>
        <w:left w:val="none" w:sz="0" w:space="0" w:color="auto"/>
        <w:bottom w:val="none" w:sz="0" w:space="0" w:color="auto"/>
        <w:right w:val="none" w:sz="0" w:space="0" w:color="auto"/>
      </w:divBdr>
    </w:div>
    <w:div w:id="75520852">
      <w:bodyDiv w:val="1"/>
      <w:marLeft w:val="0"/>
      <w:marRight w:val="0"/>
      <w:marTop w:val="0"/>
      <w:marBottom w:val="0"/>
      <w:divBdr>
        <w:top w:val="none" w:sz="0" w:space="0" w:color="auto"/>
        <w:left w:val="none" w:sz="0" w:space="0" w:color="auto"/>
        <w:bottom w:val="none" w:sz="0" w:space="0" w:color="auto"/>
        <w:right w:val="none" w:sz="0" w:space="0" w:color="auto"/>
      </w:divBdr>
    </w:div>
    <w:div w:id="76291101">
      <w:bodyDiv w:val="1"/>
      <w:marLeft w:val="0"/>
      <w:marRight w:val="0"/>
      <w:marTop w:val="0"/>
      <w:marBottom w:val="0"/>
      <w:divBdr>
        <w:top w:val="none" w:sz="0" w:space="0" w:color="auto"/>
        <w:left w:val="none" w:sz="0" w:space="0" w:color="auto"/>
        <w:bottom w:val="none" w:sz="0" w:space="0" w:color="auto"/>
        <w:right w:val="none" w:sz="0" w:space="0" w:color="auto"/>
      </w:divBdr>
    </w:div>
    <w:div w:id="77019383">
      <w:bodyDiv w:val="1"/>
      <w:marLeft w:val="0"/>
      <w:marRight w:val="0"/>
      <w:marTop w:val="0"/>
      <w:marBottom w:val="0"/>
      <w:divBdr>
        <w:top w:val="none" w:sz="0" w:space="0" w:color="auto"/>
        <w:left w:val="none" w:sz="0" w:space="0" w:color="auto"/>
        <w:bottom w:val="none" w:sz="0" w:space="0" w:color="auto"/>
        <w:right w:val="none" w:sz="0" w:space="0" w:color="auto"/>
      </w:divBdr>
    </w:div>
    <w:div w:id="77024222">
      <w:bodyDiv w:val="1"/>
      <w:marLeft w:val="0"/>
      <w:marRight w:val="0"/>
      <w:marTop w:val="0"/>
      <w:marBottom w:val="0"/>
      <w:divBdr>
        <w:top w:val="none" w:sz="0" w:space="0" w:color="auto"/>
        <w:left w:val="none" w:sz="0" w:space="0" w:color="auto"/>
        <w:bottom w:val="none" w:sz="0" w:space="0" w:color="auto"/>
        <w:right w:val="none" w:sz="0" w:space="0" w:color="auto"/>
      </w:divBdr>
    </w:div>
    <w:div w:id="77555299">
      <w:bodyDiv w:val="1"/>
      <w:marLeft w:val="0"/>
      <w:marRight w:val="0"/>
      <w:marTop w:val="0"/>
      <w:marBottom w:val="0"/>
      <w:divBdr>
        <w:top w:val="none" w:sz="0" w:space="0" w:color="auto"/>
        <w:left w:val="none" w:sz="0" w:space="0" w:color="auto"/>
        <w:bottom w:val="none" w:sz="0" w:space="0" w:color="auto"/>
        <w:right w:val="none" w:sz="0" w:space="0" w:color="auto"/>
      </w:divBdr>
    </w:div>
    <w:div w:id="77676439">
      <w:bodyDiv w:val="1"/>
      <w:marLeft w:val="0"/>
      <w:marRight w:val="0"/>
      <w:marTop w:val="0"/>
      <w:marBottom w:val="0"/>
      <w:divBdr>
        <w:top w:val="none" w:sz="0" w:space="0" w:color="auto"/>
        <w:left w:val="none" w:sz="0" w:space="0" w:color="auto"/>
        <w:bottom w:val="none" w:sz="0" w:space="0" w:color="auto"/>
        <w:right w:val="none" w:sz="0" w:space="0" w:color="auto"/>
      </w:divBdr>
    </w:div>
    <w:div w:id="77679596">
      <w:bodyDiv w:val="1"/>
      <w:marLeft w:val="0"/>
      <w:marRight w:val="0"/>
      <w:marTop w:val="0"/>
      <w:marBottom w:val="0"/>
      <w:divBdr>
        <w:top w:val="none" w:sz="0" w:space="0" w:color="auto"/>
        <w:left w:val="none" w:sz="0" w:space="0" w:color="auto"/>
        <w:bottom w:val="none" w:sz="0" w:space="0" w:color="auto"/>
        <w:right w:val="none" w:sz="0" w:space="0" w:color="auto"/>
      </w:divBdr>
    </w:div>
    <w:div w:id="78213875">
      <w:bodyDiv w:val="1"/>
      <w:marLeft w:val="0"/>
      <w:marRight w:val="0"/>
      <w:marTop w:val="0"/>
      <w:marBottom w:val="0"/>
      <w:divBdr>
        <w:top w:val="none" w:sz="0" w:space="0" w:color="auto"/>
        <w:left w:val="none" w:sz="0" w:space="0" w:color="auto"/>
        <w:bottom w:val="none" w:sz="0" w:space="0" w:color="auto"/>
        <w:right w:val="none" w:sz="0" w:space="0" w:color="auto"/>
      </w:divBdr>
    </w:div>
    <w:div w:id="78600292">
      <w:bodyDiv w:val="1"/>
      <w:marLeft w:val="0"/>
      <w:marRight w:val="0"/>
      <w:marTop w:val="0"/>
      <w:marBottom w:val="0"/>
      <w:divBdr>
        <w:top w:val="none" w:sz="0" w:space="0" w:color="auto"/>
        <w:left w:val="none" w:sz="0" w:space="0" w:color="auto"/>
        <w:bottom w:val="none" w:sz="0" w:space="0" w:color="auto"/>
        <w:right w:val="none" w:sz="0" w:space="0" w:color="auto"/>
      </w:divBdr>
    </w:div>
    <w:div w:id="78871624">
      <w:bodyDiv w:val="1"/>
      <w:marLeft w:val="0"/>
      <w:marRight w:val="0"/>
      <w:marTop w:val="0"/>
      <w:marBottom w:val="0"/>
      <w:divBdr>
        <w:top w:val="none" w:sz="0" w:space="0" w:color="auto"/>
        <w:left w:val="none" w:sz="0" w:space="0" w:color="auto"/>
        <w:bottom w:val="none" w:sz="0" w:space="0" w:color="auto"/>
        <w:right w:val="none" w:sz="0" w:space="0" w:color="auto"/>
      </w:divBdr>
    </w:div>
    <w:div w:id="78910775">
      <w:bodyDiv w:val="1"/>
      <w:marLeft w:val="0"/>
      <w:marRight w:val="0"/>
      <w:marTop w:val="0"/>
      <w:marBottom w:val="0"/>
      <w:divBdr>
        <w:top w:val="none" w:sz="0" w:space="0" w:color="auto"/>
        <w:left w:val="none" w:sz="0" w:space="0" w:color="auto"/>
        <w:bottom w:val="none" w:sz="0" w:space="0" w:color="auto"/>
        <w:right w:val="none" w:sz="0" w:space="0" w:color="auto"/>
      </w:divBdr>
    </w:div>
    <w:div w:id="79910896">
      <w:bodyDiv w:val="1"/>
      <w:marLeft w:val="0"/>
      <w:marRight w:val="0"/>
      <w:marTop w:val="0"/>
      <w:marBottom w:val="0"/>
      <w:divBdr>
        <w:top w:val="none" w:sz="0" w:space="0" w:color="auto"/>
        <w:left w:val="none" w:sz="0" w:space="0" w:color="auto"/>
        <w:bottom w:val="none" w:sz="0" w:space="0" w:color="auto"/>
        <w:right w:val="none" w:sz="0" w:space="0" w:color="auto"/>
      </w:divBdr>
    </w:div>
    <w:div w:id="80032549">
      <w:bodyDiv w:val="1"/>
      <w:marLeft w:val="0"/>
      <w:marRight w:val="0"/>
      <w:marTop w:val="0"/>
      <w:marBottom w:val="0"/>
      <w:divBdr>
        <w:top w:val="none" w:sz="0" w:space="0" w:color="auto"/>
        <w:left w:val="none" w:sz="0" w:space="0" w:color="auto"/>
        <w:bottom w:val="none" w:sz="0" w:space="0" w:color="auto"/>
        <w:right w:val="none" w:sz="0" w:space="0" w:color="auto"/>
      </w:divBdr>
    </w:div>
    <w:div w:id="80565315">
      <w:bodyDiv w:val="1"/>
      <w:marLeft w:val="0"/>
      <w:marRight w:val="0"/>
      <w:marTop w:val="0"/>
      <w:marBottom w:val="0"/>
      <w:divBdr>
        <w:top w:val="none" w:sz="0" w:space="0" w:color="auto"/>
        <w:left w:val="none" w:sz="0" w:space="0" w:color="auto"/>
        <w:bottom w:val="none" w:sz="0" w:space="0" w:color="auto"/>
        <w:right w:val="none" w:sz="0" w:space="0" w:color="auto"/>
      </w:divBdr>
    </w:div>
    <w:div w:id="80682093">
      <w:bodyDiv w:val="1"/>
      <w:marLeft w:val="0"/>
      <w:marRight w:val="0"/>
      <w:marTop w:val="0"/>
      <w:marBottom w:val="0"/>
      <w:divBdr>
        <w:top w:val="none" w:sz="0" w:space="0" w:color="auto"/>
        <w:left w:val="none" w:sz="0" w:space="0" w:color="auto"/>
        <w:bottom w:val="none" w:sz="0" w:space="0" w:color="auto"/>
        <w:right w:val="none" w:sz="0" w:space="0" w:color="auto"/>
      </w:divBdr>
    </w:div>
    <w:div w:id="80838201">
      <w:bodyDiv w:val="1"/>
      <w:marLeft w:val="0"/>
      <w:marRight w:val="0"/>
      <w:marTop w:val="0"/>
      <w:marBottom w:val="0"/>
      <w:divBdr>
        <w:top w:val="none" w:sz="0" w:space="0" w:color="auto"/>
        <w:left w:val="none" w:sz="0" w:space="0" w:color="auto"/>
        <w:bottom w:val="none" w:sz="0" w:space="0" w:color="auto"/>
        <w:right w:val="none" w:sz="0" w:space="0" w:color="auto"/>
      </w:divBdr>
    </w:div>
    <w:div w:id="80951011">
      <w:bodyDiv w:val="1"/>
      <w:marLeft w:val="0"/>
      <w:marRight w:val="0"/>
      <w:marTop w:val="0"/>
      <w:marBottom w:val="0"/>
      <w:divBdr>
        <w:top w:val="none" w:sz="0" w:space="0" w:color="auto"/>
        <w:left w:val="none" w:sz="0" w:space="0" w:color="auto"/>
        <w:bottom w:val="none" w:sz="0" w:space="0" w:color="auto"/>
        <w:right w:val="none" w:sz="0" w:space="0" w:color="auto"/>
      </w:divBdr>
    </w:div>
    <w:div w:id="81487158">
      <w:bodyDiv w:val="1"/>
      <w:marLeft w:val="0"/>
      <w:marRight w:val="0"/>
      <w:marTop w:val="0"/>
      <w:marBottom w:val="0"/>
      <w:divBdr>
        <w:top w:val="none" w:sz="0" w:space="0" w:color="auto"/>
        <w:left w:val="none" w:sz="0" w:space="0" w:color="auto"/>
        <w:bottom w:val="none" w:sz="0" w:space="0" w:color="auto"/>
        <w:right w:val="none" w:sz="0" w:space="0" w:color="auto"/>
      </w:divBdr>
    </w:div>
    <w:div w:id="81801707">
      <w:bodyDiv w:val="1"/>
      <w:marLeft w:val="0"/>
      <w:marRight w:val="0"/>
      <w:marTop w:val="0"/>
      <w:marBottom w:val="0"/>
      <w:divBdr>
        <w:top w:val="none" w:sz="0" w:space="0" w:color="auto"/>
        <w:left w:val="none" w:sz="0" w:space="0" w:color="auto"/>
        <w:bottom w:val="none" w:sz="0" w:space="0" w:color="auto"/>
        <w:right w:val="none" w:sz="0" w:space="0" w:color="auto"/>
      </w:divBdr>
    </w:div>
    <w:div w:id="81991637">
      <w:bodyDiv w:val="1"/>
      <w:marLeft w:val="0"/>
      <w:marRight w:val="0"/>
      <w:marTop w:val="0"/>
      <w:marBottom w:val="0"/>
      <w:divBdr>
        <w:top w:val="none" w:sz="0" w:space="0" w:color="auto"/>
        <w:left w:val="none" w:sz="0" w:space="0" w:color="auto"/>
        <w:bottom w:val="none" w:sz="0" w:space="0" w:color="auto"/>
        <w:right w:val="none" w:sz="0" w:space="0" w:color="auto"/>
      </w:divBdr>
    </w:div>
    <w:div w:id="82459381">
      <w:bodyDiv w:val="1"/>
      <w:marLeft w:val="0"/>
      <w:marRight w:val="0"/>
      <w:marTop w:val="0"/>
      <w:marBottom w:val="0"/>
      <w:divBdr>
        <w:top w:val="none" w:sz="0" w:space="0" w:color="auto"/>
        <w:left w:val="none" w:sz="0" w:space="0" w:color="auto"/>
        <w:bottom w:val="none" w:sz="0" w:space="0" w:color="auto"/>
        <w:right w:val="none" w:sz="0" w:space="0" w:color="auto"/>
      </w:divBdr>
    </w:div>
    <w:div w:id="84156407">
      <w:bodyDiv w:val="1"/>
      <w:marLeft w:val="0"/>
      <w:marRight w:val="0"/>
      <w:marTop w:val="0"/>
      <w:marBottom w:val="0"/>
      <w:divBdr>
        <w:top w:val="none" w:sz="0" w:space="0" w:color="auto"/>
        <w:left w:val="none" w:sz="0" w:space="0" w:color="auto"/>
        <w:bottom w:val="none" w:sz="0" w:space="0" w:color="auto"/>
        <w:right w:val="none" w:sz="0" w:space="0" w:color="auto"/>
      </w:divBdr>
    </w:div>
    <w:div w:id="84500237">
      <w:bodyDiv w:val="1"/>
      <w:marLeft w:val="0"/>
      <w:marRight w:val="0"/>
      <w:marTop w:val="0"/>
      <w:marBottom w:val="0"/>
      <w:divBdr>
        <w:top w:val="none" w:sz="0" w:space="0" w:color="auto"/>
        <w:left w:val="none" w:sz="0" w:space="0" w:color="auto"/>
        <w:bottom w:val="none" w:sz="0" w:space="0" w:color="auto"/>
        <w:right w:val="none" w:sz="0" w:space="0" w:color="auto"/>
      </w:divBdr>
    </w:div>
    <w:div w:id="84694822">
      <w:bodyDiv w:val="1"/>
      <w:marLeft w:val="0"/>
      <w:marRight w:val="0"/>
      <w:marTop w:val="0"/>
      <w:marBottom w:val="0"/>
      <w:divBdr>
        <w:top w:val="none" w:sz="0" w:space="0" w:color="auto"/>
        <w:left w:val="none" w:sz="0" w:space="0" w:color="auto"/>
        <w:bottom w:val="none" w:sz="0" w:space="0" w:color="auto"/>
        <w:right w:val="none" w:sz="0" w:space="0" w:color="auto"/>
      </w:divBdr>
    </w:div>
    <w:div w:id="85008066">
      <w:bodyDiv w:val="1"/>
      <w:marLeft w:val="0"/>
      <w:marRight w:val="0"/>
      <w:marTop w:val="0"/>
      <w:marBottom w:val="0"/>
      <w:divBdr>
        <w:top w:val="none" w:sz="0" w:space="0" w:color="auto"/>
        <w:left w:val="none" w:sz="0" w:space="0" w:color="auto"/>
        <w:bottom w:val="none" w:sz="0" w:space="0" w:color="auto"/>
        <w:right w:val="none" w:sz="0" w:space="0" w:color="auto"/>
      </w:divBdr>
    </w:div>
    <w:div w:id="85078099">
      <w:bodyDiv w:val="1"/>
      <w:marLeft w:val="0"/>
      <w:marRight w:val="0"/>
      <w:marTop w:val="0"/>
      <w:marBottom w:val="0"/>
      <w:divBdr>
        <w:top w:val="none" w:sz="0" w:space="0" w:color="auto"/>
        <w:left w:val="none" w:sz="0" w:space="0" w:color="auto"/>
        <w:bottom w:val="none" w:sz="0" w:space="0" w:color="auto"/>
        <w:right w:val="none" w:sz="0" w:space="0" w:color="auto"/>
      </w:divBdr>
    </w:div>
    <w:div w:id="85199986">
      <w:bodyDiv w:val="1"/>
      <w:marLeft w:val="0"/>
      <w:marRight w:val="0"/>
      <w:marTop w:val="0"/>
      <w:marBottom w:val="0"/>
      <w:divBdr>
        <w:top w:val="none" w:sz="0" w:space="0" w:color="auto"/>
        <w:left w:val="none" w:sz="0" w:space="0" w:color="auto"/>
        <w:bottom w:val="none" w:sz="0" w:space="0" w:color="auto"/>
        <w:right w:val="none" w:sz="0" w:space="0" w:color="auto"/>
      </w:divBdr>
    </w:div>
    <w:div w:id="85349498">
      <w:bodyDiv w:val="1"/>
      <w:marLeft w:val="0"/>
      <w:marRight w:val="0"/>
      <w:marTop w:val="0"/>
      <w:marBottom w:val="0"/>
      <w:divBdr>
        <w:top w:val="none" w:sz="0" w:space="0" w:color="auto"/>
        <w:left w:val="none" w:sz="0" w:space="0" w:color="auto"/>
        <w:bottom w:val="none" w:sz="0" w:space="0" w:color="auto"/>
        <w:right w:val="none" w:sz="0" w:space="0" w:color="auto"/>
      </w:divBdr>
    </w:div>
    <w:div w:id="85468785">
      <w:bodyDiv w:val="1"/>
      <w:marLeft w:val="0"/>
      <w:marRight w:val="0"/>
      <w:marTop w:val="0"/>
      <w:marBottom w:val="0"/>
      <w:divBdr>
        <w:top w:val="none" w:sz="0" w:space="0" w:color="auto"/>
        <w:left w:val="none" w:sz="0" w:space="0" w:color="auto"/>
        <w:bottom w:val="none" w:sz="0" w:space="0" w:color="auto"/>
        <w:right w:val="none" w:sz="0" w:space="0" w:color="auto"/>
      </w:divBdr>
    </w:div>
    <w:div w:id="86115893">
      <w:bodyDiv w:val="1"/>
      <w:marLeft w:val="0"/>
      <w:marRight w:val="0"/>
      <w:marTop w:val="0"/>
      <w:marBottom w:val="0"/>
      <w:divBdr>
        <w:top w:val="none" w:sz="0" w:space="0" w:color="auto"/>
        <w:left w:val="none" w:sz="0" w:space="0" w:color="auto"/>
        <w:bottom w:val="none" w:sz="0" w:space="0" w:color="auto"/>
        <w:right w:val="none" w:sz="0" w:space="0" w:color="auto"/>
      </w:divBdr>
    </w:div>
    <w:div w:id="86315321">
      <w:bodyDiv w:val="1"/>
      <w:marLeft w:val="0"/>
      <w:marRight w:val="0"/>
      <w:marTop w:val="0"/>
      <w:marBottom w:val="0"/>
      <w:divBdr>
        <w:top w:val="none" w:sz="0" w:space="0" w:color="auto"/>
        <w:left w:val="none" w:sz="0" w:space="0" w:color="auto"/>
        <w:bottom w:val="none" w:sz="0" w:space="0" w:color="auto"/>
        <w:right w:val="none" w:sz="0" w:space="0" w:color="auto"/>
      </w:divBdr>
    </w:div>
    <w:div w:id="87580815">
      <w:bodyDiv w:val="1"/>
      <w:marLeft w:val="0"/>
      <w:marRight w:val="0"/>
      <w:marTop w:val="0"/>
      <w:marBottom w:val="0"/>
      <w:divBdr>
        <w:top w:val="none" w:sz="0" w:space="0" w:color="auto"/>
        <w:left w:val="none" w:sz="0" w:space="0" w:color="auto"/>
        <w:bottom w:val="none" w:sz="0" w:space="0" w:color="auto"/>
        <w:right w:val="none" w:sz="0" w:space="0" w:color="auto"/>
      </w:divBdr>
    </w:div>
    <w:div w:id="87629228">
      <w:bodyDiv w:val="1"/>
      <w:marLeft w:val="0"/>
      <w:marRight w:val="0"/>
      <w:marTop w:val="0"/>
      <w:marBottom w:val="0"/>
      <w:divBdr>
        <w:top w:val="none" w:sz="0" w:space="0" w:color="auto"/>
        <w:left w:val="none" w:sz="0" w:space="0" w:color="auto"/>
        <w:bottom w:val="none" w:sz="0" w:space="0" w:color="auto"/>
        <w:right w:val="none" w:sz="0" w:space="0" w:color="auto"/>
      </w:divBdr>
    </w:div>
    <w:div w:id="88308731">
      <w:bodyDiv w:val="1"/>
      <w:marLeft w:val="0"/>
      <w:marRight w:val="0"/>
      <w:marTop w:val="0"/>
      <w:marBottom w:val="0"/>
      <w:divBdr>
        <w:top w:val="none" w:sz="0" w:space="0" w:color="auto"/>
        <w:left w:val="none" w:sz="0" w:space="0" w:color="auto"/>
        <w:bottom w:val="none" w:sz="0" w:space="0" w:color="auto"/>
        <w:right w:val="none" w:sz="0" w:space="0" w:color="auto"/>
      </w:divBdr>
    </w:div>
    <w:div w:id="88695292">
      <w:bodyDiv w:val="1"/>
      <w:marLeft w:val="0"/>
      <w:marRight w:val="0"/>
      <w:marTop w:val="0"/>
      <w:marBottom w:val="0"/>
      <w:divBdr>
        <w:top w:val="none" w:sz="0" w:space="0" w:color="auto"/>
        <w:left w:val="none" w:sz="0" w:space="0" w:color="auto"/>
        <w:bottom w:val="none" w:sz="0" w:space="0" w:color="auto"/>
        <w:right w:val="none" w:sz="0" w:space="0" w:color="auto"/>
      </w:divBdr>
    </w:div>
    <w:div w:id="88817720">
      <w:bodyDiv w:val="1"/>
      <w:marLeft w:val="0"/>
      <w:marRight w:val="0"/>
      <w:marTop w:val="0"/>
      <w:marBottom w:val="0"/>
      <w:divBdr>
        <w:top w:val="none" w:sz="0" w:space="0" w:color="auto"/>
        <w:left w:val="none" w:sz="0" w:space="0" w:color="auto"/>
        <w:bottom w:val="none" w:sz="0" w:space="0" w:color="auto"/>
        <w:right w:val="none" w:sz="0" w:space="0" w:color="auto"/>
      </w:divBdr>
    </w:div>
    <w:div w:id="89353840">
      <w:bodyDiv w:val="1"/>
      <w:marLeft w:val="0"/>
      <w:marRight w:val="0"/>
      <w:marTop w:val="0"/>
      <w:marBottom w:val="0"/>
      <w:divBdr>
        <w:top w:val="none" w:sz="0" w:space="0" w:color="auto"/>
        <w:left w:val="none" w:sz="0" w:space="0" w:color="auto"/>
        <w:bottom w:val="none" w:sz="0" w:space="0" w:color="auto"/>
        <w:right w:val="none" w:sz="0" w:space="0" w:color="auto"/>
      </w:divBdr>
    </w:div>
    <w:div w:id="90398378">
      <w:bodyDiv w:val="1"/>
      <w:marLeft w:val="0"/>
      <w:marRight w:val="0"/>
      <w:marTop w:val="0"/>
      <w:marBottom w:val="0"/>
      <w:divBdr>
        <w:top w:val="none" w:sz="0" w:space="0" w:color="auto"/>
        <w:left w:val="none" w:sz="0" w:space="0" w:color="auto"/>
        <w:bottom w:val="none" w:sz="0" w:space="0" w:color="auto"/>
        <w:right w:val="none" w:sz="0" w:space="0" w:color="auto"/>
      </w:divBdr>
    </w:div>
    <w:div w:id="91172185">
      <w:bodyDiv w:val="1"/>
      <w:marLeft w:val="0"/>
      <w:marRight w:val="0"/>
      <w:marTop w:val="0"/>
      <w:marBottom w:val="0"/>
      <w:divBdr>
        <w:top w:val="none" w:sz="0" w:space="0" w:color="auto"/>
        <w:left w:val="none" w:sz="0" w:space="0" w:color="auto"/>
        <w:bottom w:val="none" w:sz="0" w:space="0" w:color="auto"/>
        <w:right w:val="none" w:sz="0" w:space="0" w:color="auto"/>
      </w:divBdr>
    </w:div>
    <w:div w:id="91513833">
      <w:bodyDiv w:val="1"/>
      <w:marLeft w:val="0"/>
      <w:marRight w:val="0"/>
      <w:marTop w:val="0"/>
      <w:marBottom w:val="0"/>
      <w:divBdr>
        <w:top w:val="none" w:sz="0" w:space="0" w:color="auto"/>
        <w:left w:val="none" w:sz="0" w:space="0" w:color="auto"/>
        <w:bottom w:val="none" w:sz="0" w:space="0" w:color="auto"/>
        <w:right w:val="none" w:sz="0" w:space="0" w:color="auto"/>
      </w:divBdr>
    </w:div>
    <w:div w:id="92018813">
      <w:bodyDiv w:val="1"/>
      <w:marLeft w:val="0"/>
      <w:marRight w:val="0"/>
      <w:marTop w:val="0"/>
      <w:marBottom w:val="0"/>
      <w:divBdr>
        <w:top w:val="none" w:sz="0" w:space="0" w:color="auto"/>
        <w:left w:val="none" w:sz="0" w:space="0" w:color="auto"/>
        <w:bottom w:val="none" w:sz="0" w:space="0" w:color="auto"/>
        <w:right w:val="none" w:sz="0" w:space="0" w:color="auto"/>
      </w:divBdr>
    </w:div>
    <w:div w:id="92288675">
      <w:bodyDiv w:val="1"/>
      <w:marLeft w:val="0"/>
      <w:marRight w:val="0"/>
      <w:marTop w:val="0"/>
      <w:marBottom w:val="0"/>
      <w:divBdr>
        <w:top w:val="none" w:sz="0" w:space="0" w:color="auto"/>
        <w:left w:val="none" w:sz="0" w:space="0" w:color="auto"/>
        <w:bottom w:val="none" w:sz="0" w:space="0" w:color="auto"/>
        <w:right w:val="none" w:sz="0" w:space="0" w:color="auto"/>
      </w:divBdr>
    </w:div>
    <w:div w:id="92937219">
      <w:bodyDiv w:val="1"/>
      <w:marLeft w:val="0"/>
      <w:marRight w:val="0"/>
      <w:marTop w:val="0"/>
      <w:marBottom w:val="0"/>
      <w:divBdr>
        <w:top w:val="none" w:sz="0" w:space="0" w:color="auto"/>
        <w:left w:val="none" w:sz="0" w:space="0" w:color="auto"/>
        <w:bottom w:val="none" w:sz="0" w:space="0" w:color="auto"/>
        <w:right w:val="none" w:sz="0" w:space="0" w:color="auto"/>
      </w:divBdr>
    </w:div>
    <w:div w:id="92941882">
      <w:bodyDiv w:val="1"/>
      <w:marLeft w:val="0"/>
      <w:marRight w:val="0"/>
      <w:marTop w:val="0"/>
      <w:marBottom w:val="0"/>
      <w:divBdr>
        <w:top w:val="none" w:sz="0" w:space="0" w:color="auto"/>
        <w:left w:val="none" w:sz="0" w:space="0" w:color="auto"/>
        <w:bottom w:val="none" w:sz="0" w:space="0" w:color="auto"/>
        <w:right w:val="none" w:sz="0" w:space="0" w:color="auto"/>
      </w:divBdr>
    </w:div>
    <w:div w:id="93329659">
      <w:bodyDiv w:val="1"/>
      <w:marLeft w:val="0"/>
      <w:marRight w:val="0"/>
      <w:marTop w:val="0"/>
      <w:marBottom w:val="0"/>
      <w:divBdr>
        <w:top w:val="none" w:sz="0" w:space="0" w:color="auto"/>
        <w:left w:val="none" w:sz="0" w:space="0" w:color="auto"/>
        <w:bottom w:val="none" w:sz="0" w:space="0" w:color="auto"/>
        <w:right w:val="none" w:sz="0" w:space="0" w:color="auto"/>
      </w:divBdr>
    </w:div>
    <w:div w:id="94253697">
      <w:bodyDiv w:val="1"/>
      <w:marLeft w:val="0"/>
      <w:marRight w:val="0"/>
      <w:marTop w:val="0"/>
      <w:marBottom w:val="0"/>
      <w:divBdr>
        <w:top w:val="none" w:sz="0" w:space="0" w:color="auto"/>
        <w:left w:val="none" w:sz="0" w:space="0" w:color="auto"/>
        <w:bottom w:val="none" w:sz="0" w:space="0" w:color="auto"/>
        <w:right w:val="none" w:sz="0" w:space="0" w:color="auto"/>
      </w:divBdr>
    </w:div>
    <w:div w:id="94444389">
      <w:bodyDiv w:val="1"/>
      <w:marLeft w:val="0"/>
      <w:marRight w:val="0"/>
      <w:marTop w:val="0"/>
      <w:marBottom w:val="0"/>
      <w:divBdr>
        <w:top w:val="none" w:sz="0" w:space="0" w:color="auto"/>
        <w:left w:val="none" w:sz="0" w:space="0" w:color="auto"/>
        <w:bottom w:val="none" w:sz="0" w:space="0" w:color="auto"/>
        <w:right w:val="none" w:sz="0" w:space="0" w:color="auto"/>
      </w:divBdr>
    </w:div>
    <w:div w:id="95492421">
      <w:bodyDiv w:val="1"/>
      <w:marLeft w:val="0"/>
      <w:marRight w:val="0"/>
      <w:marTop w:val="0"/>
      <w:marBottom w:val="0"/>
      <w:divBdr>
        <w:top w:val="none" w:sz="0" w:space="0" w:color="auto"/>
        <w:left w:val="none" w:sz="0" w:space="0" w:color="auto"/>
        <w:bottom w:val="none" w:sz="0" w:space="0" w:color="auto"/>
        <w:right w:val="none" w:sz="0" w:space="0" w:color="auto"/>
      </w:divBdr>
    </w:div>
    <w:div w:id="96295384">
      <w:bodyDiv w:val="1"/>
      <w:marLeft w:val="0"/>
      <w:marRight w:val="0"/>
      <w:marTop w:val="0"/>
      <w:marBottom w:val="0"/>
      <w:divBdr>
        <w:top w:val="none" w:sz="0" w:space="0" w:color="auto"/>
        <w:left w:val="none" w:sz="0" w:space="0" w:color="auto"/>
        <w:bottom w:val="none" w:sz="0" w:space="0" w:color="auto"/>
        <w:right w:val="none" w:sz="0" w:space="0" w:color="auto"/>
      </w:divBdr>
    </w:div>
    <w:div w:id="97023383">
      <w:bodyDiv w:val="1"/>
      <w:marLeft w:val="0"/>
      <w:marRight w:val="0"/>
      <w:marTop w:val="0"/>
      <w:marBottom w:val="0"/>
      <w:divBdr>
        <w:top w:val="none" w:sz="0" w:space="0" w:color="auto"/>
        <w:left w:val="none" w:sz="0" w:space="0" w:color="auto"/>
        <w:bottom w:val="none" w:sz="0" w:space="0" w:color="auto"/>
        <w:right w:val="none" w:sz="0" w:space="0" w:color="auto"/>
      </w:divBdr>
    </w:div>
    <w:div w:id="97338959">
      <w:bodyDiv w:val="1"/>
      <w:marLeft w:val="0"/>
      <w:marRight w:val="0"/>
      <w:marTop w:val="0"/>
      <w:marBottom w:val="0"/>
      <w:divBdr>
        <w:top w:val="none" w:sz="0" w:space="0" w:color="auto"/>
        <w:left w:val="none" w:sz="0" w:space="0" w:color="auto"/>
        <w:bottom w:val="none" w:sz="0" w:space="0" w:color="auto"/>
        <w:right w:val="none" w:sz="0" w:space="0" w:color="auto"/>
      </w:divBdr>
    </w:div>
    <w:div w:id="97675050">
      <w:bodyDiv w:val="1"/>
      <w:marLeft w:val="0"/>
      <w:marRight w:val="0"/>
      <w:marTop w:val="0"/>
      <w:marBottom w:val="0"/>
      <w:divBdr>
        <w:top w:val="none" w:sz="0" w:space="0" w:color="auto"/>
        <w:left w:val="none" w:sz="0" w:space="0" w:color="auto"/>
        <w:bottom w:val="none" w:sz="0" w:space="0" w:color="auto"/>
        <w:right w:val="none" w:sz="0" w:space="0" w:color="auto"/>
      </w:divBdr>
    </w:div>
    <w:div w:id="97914892">
      <w:bodyDiv w:val="1"/>
      <w:marLeft w:val="0"/>
      <w:marRight w:val="0"/>
      <w:marTop w:val="0"/>
      <w:marBottom w:val="0"/>
      <w:divBdr>
        <w:top w:val="none" w:sz="0" w:space="0" w:color="auto"/>
        <w:left w:val="none" w:sz="0" w:space="0" w:color="auto"/>
        <w:bottom w:val="none" w:sz="0" w:space="0" w:color="auto"/>
        <w:right w:val="none" w:sz="0" w:space="0" w:color="auto"/>
      </w:divBdr>
    </w:div>
    <w:div w:id="98381595">
      <w:bodyDiv w:val="1"/>
      <w:marLeft w:val="0"/>
      <w:marRight w:val="0"/>
      <w:marTop w:val="0"/>
      <w:marBottom w:val="0"/>
      <w:divBdr>
        <w:top w:val="none" w:sz="0" w:space="0" w:color="auto"/>
        <w:left w:val="none" w:sz="0" w:space="0" w:color="auto"/>
        <w:bottom w:val="none" w:sz="0" w:space="0" w:color="auto"/>
        <w:right w:val="none" w:sz="0" w:space="0" w:color="auto"/>
      </w:divBdr>
    </w:div>
    <w:div w:id="99181439">
      <w:bodyDiv w:val="1"/>
      <w:marLeft w:val="0"/>
      <w:marRight w:val="0"/>
      <w:marTop w:val="0"/>
      <w:marBottom w:val="0"/>
      <w:divBdr>
        <w:top w:val="none" w:sz="0" w:space="0" w:color="auto"/>
        <w:left w:val="none" w:sz="0" w:space="0" w:color="auto"/>
        <w:bottom w:val="none" w:sz="0" w:space="0" w:color="auto"/>
        <w:right w:val="none" w:sz="0" w:space="0" w:color="auto"/>
      </w:divBdr>
    </w:div>
    <w:div w:id="99301274">
      <w:bodyDiv w:val="1"/>
      <w:marLeft w:val="0"/>
      <w:marRight w:val="0"/>
      <w:marTop w:val="0"/>
      <w:marBottom w:val="0"/>
      <w:divBdr>
        <w:top w:val="none" w:sz="0" w:space="0" w:color="auto"/>
        <w:left w:val="none" w:sz="0" w:space="0" w:color="auto"/>
        <w:bottom w:val="none" w:sz="0" w:space="0" w:color="auto"/>
        <w:right w:val="none" w:sz="0" w:space="0" w:color="auto"/>
      </w:divBdr>
    </w:div>
    <w:div w:id="99567478">
      <w:bodyDiv w:val="1"/>
      <w:marLeft w:val="0"/>
      <w:marRight w:val="0"/>
      <w:marTop w:val="0"/>
      <w:marBottom w:val="0"/>
      <w:divBdr>
        <w:top w:val="none" w:sz="0" w:space="0" w:color="auto"/>
        <w:left w:val="none" w:sz="0" w:space="0" w:color="auto"/>
        <w:bottom w:val="none" w:sz="0" w:space="0" w:color="auto"/>
        <w:right w:val="none" w:sz="0" w:space="0" w:color="auto"/>
      </w:divBdr>
    </w:div>
    <w:div w:id="100421571">
      <w:bodyDiv w:val="1"/>
      <w:marLeft w:val="0"/>
      <w:marRight w:val="0"/>
      <w:marTop w:val="0"/>
      <w:marBottom w:val="0"/>
      <w:divBdr>
        <w:top w:val="none" w:sz="0" w:space="0" w:color="auto"/>
        <w:left w:val="none" w:sz="0" w:space="0" w:color="auto"/>
        <w:bottom w:val="none" w:sz="0" w:space="0" w:color="auto"/>
        <w:right w:val="none" w:sz="0" w:space="0" w:color="auto"/>
      </w:divBdr>
    </w:div>
    <w:div w:id="100686958">
      <w:bodyDiv w:val="1"/>
      <w:marLeft w:val="0"/>
      <w:marRight w:val="0"/>
      <w:marTop w:val="0"/>
      <w:marBottom w:val="0"/>
      <w:divBdr>
        <w:top w:val="none" w:sz="0" w:space="0" w:color="auto"/>
        <w:left w:val="none" w:sz="0" w:space="0" w:color="auto"/>
        <w:bottom w:val="none" w:sz="0" w:space="0" w:color="auto"/>
        <w:right w:val="none" w:sz="0" w:space="0" w:color="auto"/>
      </w:divBdr>
    </w:div>
    <w:div w:id="101538908">
      <w:bodyDiv w:val="1"/>
      <w:marLeft w:val="0"/>
      <w:marRight w:val="0"/>
      <w:marTop w:val="0"/>
      <w:marBottom w:val="0"/>
      <w:divBdr>
        <w:top w:val="none" w:sz="0" w:space="0" w:color="auto"/>
        <w:left w:val="none" w:sz="0" w:space="0" w:color="auto"/>
        <w:bottom w:val="none" w:sz="0" w:space="0" w:color="auto"/>
        <w:right w:val="none" w:sz="0" w:space="0" w:color="auto"/>
      </w:divBdr>
    </w:div>
    <w:div w:id="102461406">
      <w:bodyDiv w:val="1"/>
      <w:marLeft w:val="0"/>
      <w:marRight w:val="0"/>
      <w:marTop w:val="0"/>
      <w:marBottom w:val="0"/>
      <w:divBdr>
        <w:top w:val="none" w:sz="0" w:space="0" w:color="auto"/>
        <w:left w:val="none" w:sz="0" w:space="0" w:color="auto"/>
        <w:bottom w:val="none" w:sz="0" w:space="0" w:color="auto"/>
        <w:right w:val="none" w:sz="0" w:space="0" w:color="auto"/>
      </w:divBdr>
    </w:div>
    <w:div w:id="102574120">
      <w:bodyDiv w:val="1"/>
      <w:marLeft w:val="0"/>
      <w:marRight w:val="0"/>
      <w:marTop w:val="0"/>
      <w:marBottom w:val="0"/>
      <w:divBdr>
        <w:top w:val="none" w:sz="0" w:space="0" w:color="auto"/>
        <w:left w:val="none" w:sz="0" w:space="0" w:color="auto"/>
        <w:bottom w:val="none" w:sz="0" w:space="0" w:color="auto"/>
        <w:right w:val="none" w:sz="0" w:space="0" w:color="auto"/>
      </w:divBdr>
    </w:div>
    <w:div w:id="103427291">
      <w:bodyDiv w:val="1"/>
      <w:marLeft w:val="0"/>
      <w:marRight w:val="0"/>
      <w:marTop w:val="0"/>
      <w:marBottom w:val="0"/>
      <w:divBdr>
        <w:top w:val="none" w:sz="0" w:space="0" w:color="auto"/>
        <w:left w:val="none" w:sz="0" w:space="0" w:color="auto"/>
        <w:bottom w:val="none" w:sz="0" w:space="0" w:color="auto"/>
        <w:right w:val="none" w:sz="0" w:space="0" w:color="auto"/>
      </w:divBdr>
    </w:div>
    <w:div w:id="103697297">
      <w:bodyDiv w:val="1"/>
      <w:marLeft w:val="0"/>
      <w:marRight w:val="0"/>
      <w:marTop w:val="0"/>
      <w:marBottom w:val="0"/>
      <w:divBdr>
        <w:top w:val="none" w:sz="0" w:space="0" w:color="auto"/>
        <w:left w:val="none" w:sz="0" w:space="0" w:color="auto"/>
        <w:bottom w:val="none" w:sz="0" w:space="0" w:color="auto"/>
        <w:right w:val="none" w:sz="0" w:space="0" w:color="auto"/>
      </w:divBdr>
    </w:div>
    <w:div w:id="104084576">
      <w:bodyDiv w:val="1"/>
      <w:marLeft w:val="0"/>
      <w:marRight w:val="0"/>
      <w:marTop w:val="0"/>
      <w:marBottom w:val="0"/>
      <w:divBdr>
        <w:top w:val="none" w:sz="0" w:space="0" w:color="auto"/>
        <w:left w:val="none" w:sz="0" w:space="0" w:color="auto"/>
        <w:bottom w:val="none" w:sz="0" w:space="0" w:color="auto"/>
        <w:right w:val="none" w:sz="0" w:space="0" w:color="auto"/>
      </w:divBdr>
    </w:div>
    <w:div w:id="104159673">
      <w:bodyDiv w:val="1"/>
      <w:marLeft w:val="0"/>
      <w:marRight w:val="0"/>
      <w:marTop w:val="0"/>
      <w:marBottom w:val="0"/>
      <w:divBdr>
        <w:top w:val="none" w:sz="0" w:space="0" w:color="auto"/>
        <w:left w:val="none" w:sz="0" w:space="0" w:color="auto"/>
        <w:bottom w:val="none" w:sz="0" w:space="0" w:color="auto"/>
        <w:right w:val="none" w:sz="0" w:space="0" w:color="auto"/>
      </w:divBdr>
    </w:div>
    <w:div w:id="104496452">
      <w:bodyDiv w:val="1"/>
      <w:marLeft w:val="0"/>
      <w:marRight w:val="0"/>
      <w:marTop w:val="0"/>
      <w:marBottom w:val="0"/>
      <w:divBdr>
        <w:top w:val="none" w:sz="0" w:space="0" w:color="auto"/>
        <w:left w:val="none" w:sz="0" w:space="0" w:color="auto"/>
        <w:bottom w:val="none" w:sz="0" w:space="0" w:color="auto"/>
        <w:right w:val="none" w:sz="0" w:space="0" w:color="auto"/>
      </w:divBdr>
    </w:div>
    <w:div w:id="104543705">
      <w:bodyDiv w:val="1"/>
      <w:marLeft w:val="0"/>
      <w:marRight w:val="0"/>
      <w:marTop w:val="0"/>
      <w:marBottom w:val="0"/>
      <w:divBdr>
        <w:top w:val="none" w:sz="0" w:space="0" w:color="auto"/>
        <w:left w:val="none" w:sz="0" w:space="0" w:color="auto"/>
        <w:bottom w:val="none" w:sz="0" w:space="0" w:color="auto"/>
        <w:right w:val="none" w:sz="0" w:space="0" w:color="auto"/>
      </w:divBdr>
    </w:div>
    <w:div w:id="104664562">
      <w:bodyDiv w:val="1"/>
      <w:marLeft w:val="0"/>
      <w:marRight w:val="0"/>
      <w:marTop w:val="0"/>
      <w:marBottom w:val="0"/>
      <w:divBdr>
        <w:top w:val="none" w:sz="0" w:space="0" w:color="auto"/>
        <w:left w:val="none" w:sz="0" w:space="0" w:color="auto"/>
        <w:bottom w:val="none" w:sz="0" w:space="0" w:color="auto"/>
        <w:right w:val="none" w:sz="0" w:space="0" w:color="auto"/>
      </w:divBdr>
    </w:div>
    <w:div w:id="105006853">
      <w:bodyDiv w:val="1"/>
      <w:marLeft w:val="0"/>
      <w:marRight w:val="0"/>
      <w:marTop w:val="0"/>
      <w:marBottom w:val="0"/>
      <w:divBdr>
        <w:top w:val="none" w:sz="0" w:space="0" w:color="auto"/>
        <w:left w:val="none" w:sz="0" w:space="0" w:color="auto"/>
        <w:bottom w:val="none" w:sz="0" w:space="0" w:color="auto"/>
        <w:right w:val="none" w:sz="0" w:space="0" w:color="auto"/>
      </w:divBdr>
    </w:div>
    <w:div w:id="105320813">
      <w:bodyDiv w:val="1"/>
      <w:marLeft w:val="0"/>
      <w:marRight w:val="0"/>
      <w:marTop w:val="0"/>
      <w:marBottom w:val="0"/>
      <w:divBdr>
        <w:top w:val="none" w:sz="0" w:space="0" w:color="auto"/>
        <w:left w:val="none" w:sz="0" w:space="0" w:color="auto"/>
        <w:bottom w:val="none" w:sz="0" w:space="0" w:color="auto"/>
        <w:right w:val="none" w:sz="0" w:space="0" w:color="auto"/>
      </w:divBdr>
    </w:div>
    <w:div w:id="106315609">
      <w:bodyDiv w:val="1"/>
      <w:marLeft w:val="0"/>
      <w:marRight w:val="0"/>
      <w:marTop w:val="0"/>
      <w:marBottom w:val="0"/>
      <w:divBdr>
        <w:top w:val="none" w:sz="0" w:space="0" w:color="auto"/>
        <w:left w:val="none" w:sz="0" w:space="0" w:color="auto"/>
        <w:bottom w:val="none" w:sz="0" w:space="0" w:color="auto"/>
        <w:right w:val="none" w:sz="0" w:space="0" w:color="auto"/>
      </w:divBdr>
    </w:div>
    <w:div w:id="106507658">
      <w:bodyDiv w:val="1"/>
      <w:marLeft w:val="0"/>
      <w:marRight w:val="0"/>
      <w:marTop w:val="0"/>
      <w:marBottom w:val="0"/>
      <w:divBdr>
        <w:top w:val="none" w:sz="0" w:space="0" w:color="auto"/>
        <w:left w:val="none" w:sz="0" w:space="0" w:color="auto"/>
        <w:bottom w:val="none" w:sz="0" w:space="0" w:color="auto"/>
        <w:right w:val="none" w:sz="0" w:space="0" w:color="auto"/>
      </w:divBdr>
    </w:div>
    <w:div w:id="106853340">
      <w:bodyDiv w:val="1"/>
      <w:marLeft w:val="0"/>
      <w:marRight w:val="0"/>
      <w:marTop w:val="0"/>
      <w:marBottom w:val="0"/>
      <w:divBdr>
        <w:top w:val="none" w:sz="0" w:space="0" w:color="auto"/>
        <w:left w:val="none" w:sz="0" w:space="0" w:color="auto"/>
        <w:bottom w:val="none" w:sz="0" w:space="0" w:color="auto"/>
        <w:right w:val="none" w:sz="0" w:space="0" w:color="auto"/>
      </w:divBdr>
    </w:div>
    <w:div w:id="107118065">
      <w:bodyDiv w:val="1"/>
      <w:marLeft w:val="0"/>
      <w:marRight w:val="0"/>
      <w:marTop w:val="0"/>
      <w:marBottom w:val="0"/>
      <w:divBdr>
        <w:top w:val="none" w:sz="0" w:space="0" w:color="auto"/>
        <w:left w:val="none" w:sz="0" w:space="0" w:color="auto"/>
        <w:bottom w:val="none" w:sz="0" w:space="0" w:color="auto"/>
        <w:right w:val="none" w:sz="0" w:space="0" w:color="auto"/>
      </w:divBdr>
    </w:div>
    <w:div w:id="107549368">
      <w:bodyDiv w:val="1"/>
      <w:marLeft w:val="0"/>
      <w:marRight w:val="0"/>
      <w:marTop w:val="0"/>
      <w:marBottom w:val="0"/>
      <w:divBdr>
        <w:top w:val="none" w:sz="0" w:space="0" w:color="auto"/>
        <w:left w:val="none" w:sz="0" w:space="0" w:color="auto"/>
        <w:bottom w:val="none" w:sz="0" w:space="0" w:color="auto"/>
        <w:right w:val="none" w:sz="0" w:space="0" w:color="auto"/>
      </w:divBdr>
    </w:div>
    <w:div w:id="107553504">
      <w:bodyDiv w:val="1"/>
      <w:marLeft w:val="0"/>
      <w:marRight w:val="0"/>
      <w:marTop w:val="0"/>
      <w:marBottom w:val="0"/>
      <w:divBdr>
        <w:top w:val="none" w:sz="0" w:space="0" w:color="auto"/>
        <w:left w:val="none" w:sz="0" w:space="0" w:color="auto"/>
        <w:bottom w:val="none" w:sz="0" w:space="0" w:color="auto"/>
        <w:right w:val="none" w:sz="0" w:space="0" w:color="auto"/>
      </w:divBdr>
    </w:div>
    <w:div w:id="107942700">
      <w:bodyDiv w:val="1"/>
      <w:marLeft w:val="0"/>
      <w:marRight w:val="0"/>
      <w:marTop w:val="0"/>
      <w:marBottom w:val="0"/>
      <w:divBdr>
        <w:top w:val="none" w:sz="0" w:space="0" w:color="auto"/>
        <w:left w:val="none" w:sz="0" w:space="0" w:color="auto"/>
        <w:bottom w:val="none" w:sz="0" w:space="0" w:color="auto"/>
        <w:right w:val="none" w:sz="0" w:space="0" w:color="auto"/>
      </w:divBdr>
    </w:div>
    <w:div w:id="108090535">
      <w:bodyDiv w:val="1"/>
      <w:marLeft w:val="0"/>
      <w:marRight w:val="0"/>
      <w:marTop w:val="0"/>
      <w:marBottom w:val="0"/>
      <w:divBdr>
        <w:top w:val="none" w:sz="0" w:space="0" w:color="auto"/>
        <w:left w:val="none" w:sz="0" w:space="0" w:color="auto"/>
        <w:bottom w:val="none" w:sz="0" w:space="0" w:color="auto"/>
        <w:right w:val="none" w:sz="0" w:space="0" w:color="auto"/>
      </w:divBdr>
    </w:div>
    <w:div w:id="108356599">
      <w:bodyDiv w:val="1"/>
      <w:marLeft w:val="0"/>
      <w:marRight w:val="0"/>
      <w:marTop w:val="0"/>
      <w:marBottom w:val="0"/>
      <w:divBdr>
        <w:top w:val="none" w:sz="0" w:space="0" w:color="auto"/>
        <w:left w:val="none" w:sz="0" w:space="0" w:color="auto"/>
        <w:bottom w:val="none" w:sz="0" w:space="0" w:color="auto"/>
        <w:right w:val="none" w:sz="0" w:space="0" w:color="auto"/>
      </w:divBdr>
    </w:div>
    <w:div w:id="108547873">
      <w:bodyDiv w:val="1"/>
      <w:marLeft w:val="0"/>
      <w:marRight w:val="0"/>
      <w:marTop w:val="0"/>
      <w:marBottom w:val="0"/>
      <w:divBdr>
        <w:top w:val="none" w:sz="0" w:space="0" w:color="auto"/>
        <w:left w:val="none" w:sz="0" w:space="0" w:color="auto"/>
        <w:bottom w:val="none" w:sz="0" w:space="0" w:color="auto"/>
        <w:right w:val="none" w:sz="0" w:space="0" w:color="auto"/>
      </w:divBdr>
    </w:div>
    <w:div w:id="109251175">
      <w:bodyDiv w:val="1"/>
      <w:marLeft w:val="0"/>
      <w:marRight w:val="0"/>
      <w:marTop w:val="0"/>
      <w:marBottom w:val="0"/>
      <w:divBdr>
        <w:top w:val="none" w:sz="0" w:space="0" w:color="auto"/>
        <w:left w:val="none" w:sz="0" w:space="0" w:color="auto"/>
        <w:bottom w:val="none" w:sz="0" w:space="0" w:color="auto"/>
        <w:right w:val="none" w:sz="0" w:space="0" w:color="auto"/>
      </w:divBdr>
    </w:div>
    <w:div w:id="109713257">
      <w:bodyDiv w:val="1"/>
      <w:marLeft w:val="0"/>
      <w:marRight w:val="0"/>
      <w:marTop w:val="0"/>
      <w:marBottom w:val="0"/>
      <w:divBdr>
        <w:top w:val="none" w:sz="0" w:space="0" w:color="auto"/>
        <w:left w:val="none" w:sz="0" w:space="0" w:color="auto"/>
        <w:bottom w:val="none" w:sz="0" w:space="0" w:color="auto"/>
        <w:right w:val="none" w:sz="0" w:space="0" w:color="auto"/>
      </w:divBdr>
    </w:div>
    <w:div w:id="109857576">
      <w:bodyDiv w:val="1"/>
      <w:marLeft w:val="0"/>
      <w:marRight w:val="0"/>
      <w:marTop w:val="0"/>
      <w:marBottom w:val="0"/>
      <w:divBdr>
        <w:top w:val="none" w:sz="0" w:space="0" w:color="auto"/>
        <w:left w:val="none" w:sz="0" w:space="0" w:color="auto"/>
        <w:bottom w:val="none" w:sz="0" w:space="0" w:color="auto"/>
        <w:right w:val="none" w:sz="0" w:space="0" w:color="auto"/>
      </w:divBdr>
    </w:div>
    <w:div w:id="110325599">
      <w:bodyDiv w:val="1"/>
      <w:marLeft w:val="0"/>
      <w:marRight w:val="0"/>
      <w:marTop w:val="0"/>
      <w:marBottom w:val="0"/>
      <w:divBdr>
        <w:top w:val="none" w:sz="0" w:space="0" w:color="auto"/>
        <w:left w:val="none" w:sz="0" w:space="0" w:color="auto"/>
        <w:bottom w:val="none" w:sz="0" w:space="0" w:color="auto"/>
        <w:right w:val="none" w:sz="0" w:space="0" w:color="auto"/>
      </w:divBdr>
    </w:div>
    <w:div w:id="110394236">
      <w:bodyDiv w:val="1"/>
      <w:marLeft w:val="0"/>
      <w:marRight w:val="0"/>
      <w:marTop w:val="0"/>
      <w:marBottom w:val="0"/>
      <w:divBdr>
        <w:top w:val="none" w:sz="0" w:space="0" w:color="auto"/>
        <w:left w:val="none" w:sz="0" w:space="0" w:color="auto"/>
        <w:bottom w:val="none" w:sz="0" w:space="0" w:color="auto"/>
        <w:right w:val="none" w:sz="0" w:space="0" w:color="auto"/>
      </w:divBdr>
    </w:div>
    <w:div w:id="110563507">
      <w:bodyDiv w:val="1"/>
      <w:marLeft w:val="0"/>
      <w:marRight w:val="0"/>
      <w:marTop w:val="0"/>
      <w:marBottom w:val="0"/>
      <w:divBdr>
        <w:top w:val="none" w:sz="0" w:space="0" w:color="auto"/>
        <w:left w:val="none" w:sz="0" w:space="0" w:color="auto"/>
        <w:bottom w:val="none" w:sz="0" w:space="0" w:color="auto"/>
        <w:right w:val="none" w:sz="0" w:space="0" w:color="auto"/>
      </w:divBdr>
    </w:div>
    <w:div w:id="110831300">
      <w:bodyDiv w:val="1"/>
      <w:marLeft w:val="0"/>
      <w:marRight w:val="0"/>
      <w:marTop w:val="0"/>
      <w:marBottom w:val="0"/>
      <w:divBdr>
        <w:top w:val="none" w:sz="0" w:space="0" w:color="auto"/>
        <w:left w:val="none" w:sz="0" w:space="0" w:color="auto"/>
        <w:bottom w:val="none" w:sz="0" w:space="0" w:color="auto"/>
        <w:right w:val="none" w:sz="0" w:space="0" w:color="auto"/>
      </w:divBdr>
    </w:div>
    <w:div w:id="110904893">
      <w:bodyDiv w:val="1"/>
      <w:marLeft w:val="0"/>
      <w:marRight w:val="0"/>
      <w:marTop w:val="0"/>
      <w:marBottom w:val="0"/>
      <w:divBdr>
        <w:top w:val="none" w:sz="0" w:space="0" w:color="auto"/>
        <w:left w:val="none" w:sz="0" w:space="0" w:color="auto"/>
        <w:bottom w:val="none" w:sz="0" w:space="0" w:color="auto"/>
        <w:right w:val="none" w:sz="0" w:space="0" w:color="auto"/>
      </w:divBdr>
    </w:div>
    <w:div w:id="110983274">
      <w:bodyDiv w:val="1"/>
      <w:marLeft w:val="0"/>
      <w:marRight w:val="0"/>
      <w:marTop w:val="0"/>
      <w:marBottom w:val="0"/>
      <w:divBdr>
        <w:top w:val="none" w:sz="0" w:space="0" w:color="auto"/>
        <w:left w:val="none" w:sz="0" w:space="0" w:color="auto"/>
        <w:bottom w:val="none" w:sz="0" w:space="0" w:color="auto"/>
        <w:right w:val="none" w:sz="0" w:space="0" w:color="auto"/>
      </w:divBdr>
    </w:div>
    <w:div w:id="111675799">
      <w:bodyDiv w:val="1"/>
      <w:marLeft w:val="0"/>
      <w:marRight w:val="0"/>
      <w:marTop w:val="0"/>
      <w:marBottom w:val="0"/>
      <w:divBdr>
        <w:top w:val="none" w:sz="0" w:space="0" w:color="auto"/>
        <w:left w:val="none" w:sz="0" w:space="0" w:color="auto"/>
        <w:bottom w:val="none" w:sz="0" w:space="0" w:color="auto"/>
        <w:right w:val="none" w:sz="0" w:space="0" w:color="auto"/>
      </w:divBdr>
    </w:div>
    <w:div w:id="112066700">
      <w:bodyDiv w:val="1"/>
      <w:marLeft w:val="0"/>
      <w:marRight w:val="0"/>
      <w:marTop w:val="0"/>
      <w:marBottom w:val="0"/>
      <w:divBdr>
        <w:top w:val="none" w:sz="0" w:space="0" w:color="auto"/>
        <w:left w:val="none" w:sz="0" w:space="0" w:color="auto"/>
        <w:bottom w:val="none" w:sz="0" w:space="0" w:color="auto"/>
        <w:right w:val="none" w:sz="0" w:space="0" w:color="auto"/>
      </w:divBdr>
    </w:div>
    <w:div w:id="112211323">
      <w:bodyDiv w:val="1"/>
      <w:marLeft w:val="0"/>
      <w:marRight w:val="0"/>
      <w:marTop w:val="0"/>
      <w:marBottom w:val="0"/>
      <w:divBdr>
        <w:top w:val="none" w:sz="0" w:space="0" w:color="auto"/>
        <w:left w:val="none" w:sz="0" w:space="0" w:color="auto"/>
        <w:bottom w:val="none" w:sz="0" w:space="0" w:color="auto"/>
        <w:right w:val="none" w:sz="0" w:space="0" w:color="auto"/>
      </w:divBdr>
    </w:div>
    <w:div w:id="112218423">
      <w:bodyDiv w:val="1"/>
      <w:marLeft w:val="0"/>
      <w:marRight w:val="0"/>
      <w:marTop w:val="0"/>
      <w:marBottom w:val="0"/>
      <w:divBdr>
        <w:top w:val="none" w:sz="0" w:space="0" w:color="auto"/>
        <w:left w:val="none" w:sz="0" w:space="0" w:color="auto"/>
        <w:bottom w:val="none" w:sz="0" w:space="0" w:color="auto"/>
        <w:right w:val="none" w:sz="0" w:space="0" w:color="auto"/>
      </w:divBdr>
    </w:div>
    <w:div w:id="113525788">
      <w:bodyDiv w:val="1"/>
      <w:marLeft w:val="0"/>
      <w:marRight w:val="0"/>
      <w:marTop w:val="0"/>
      <w:marBottom w:val="0"/>
      <w:divBdr>
        <w:top w:val="none" w:sz="0" w:space="0" w:color="auto"/>
        <w:left w:val="none" w:sz="0" w:space="0" w:color="auto"/>
        <w:bottom w:val="none" w:sz="0" w:space="0" w:color="auto"/>
        <w:right w:val="none" w:sz="0" w:space="0" w:color="auto"/>
      </w:divBdr>
    </w:div>
    <w:div w:id="113717928">
      <w:bodyDiv w:val="1"/>
      <w:marLeft w:val="0"/>
      <w:marRight w:val="0"/>
      <w:marTop w:val="0"/>
      <w:marBottom w:val="0"/>
      <w:divBdr>
        <w:top w:val="none" w:sz="0" w:space="0" w:color="auto"/>
        <w:left w:val="none" w:sz="0" w:space="0" w:color="auto"/>
        <w:bottom w:val="none" w:sz="0" w:space="0" w:color="auto"/>
        <w:right w:val="none" w:sz="0" w:space="0" w:color="auto"/>
      </w:divBdr>
    </w:div>
    <w:div w:id="113790377">
      <w:bodyDiv w:val="1"/>
      <w:marLeft w:val="0"/>
      <w:marRight w:val="0"/>
      <w:marTop w:val="0"/>
      <w:marBottom w:val="0"/>
      <w:divBdr>
        <w:top w:val="none" w:sz="0" w:space="0" w:color="auto"/>
        <w:left w:val="none" w:sz="0" w:space="0" w:color="auto"/>
        <w:bottom w:val="none" w:sz="0" w:space="0" w:color="auto"/>
        <w:right w:val="none" w:sz="0" w:space="0" w:color="auto"/>
      </w:divBdr>
    </w:div>
    <w:div w:id="114257138">
      <w:bodyDiv w:val="1"/>
      <w:marLeft w:val="0"/>
      <w:marRight w:val="0"/>
      <w:marTop w:val="0"/>
      <w:marBottom w:val="0"/>
      <w:divBdr>
        <w:top w:val="none" w:sz="0" w:space="0" w:color="auto"/>
        <w:left w:val="none" w:sz="0" w:space="0" w:color="auto"/>
        <w:bottom w:val="none" w:sz="0" w:space="0" w:color="auto"/>
        <w:right w:val="none" w:sz="0" w:space="0" w:color="auto"/>
      </w:divBdr>
    </w:div>
    <w:div w:id="115218910">
      <w:bodyDiv w:val="1"/>
      <w:marLeft w:val="0"/>
      <w:marRight w:val="0"/>
      <w:marTop w:val="0"/>
      <w:marBottom w:val="0"/>
      <w:divBdr>
        <w:top w:val="none" w:sz="0" w:space="0" w:color="auto"/>
        <w:left w:val="none" w:sz="0" w:space="0" w:color="auto"/>
        <w:bottom w:val="none" w:sz="0" w:space="0" w:color="auto"/>
        <w:right w:val="none" w:sz="0" w:space="0" w:color="auto"/>
      </w:divBdr>
    </w:div>
    <w:div w:id="115299144">
      <w:bodyDiv w:val="1"/>
      <w:marLeft w:val="0"/>
      <w:marRight w:val="0"/>
      <w:marTop w:val="0"/>
      <w:marBottom w:val="0"/>
      <w:divBdr>
        <w:top w:val="none" w:sz="0" w:space="0" w:color="auto"/>
        <w:left w:val="none" w:sz="0" w:space="0" w:color="auto"/>
        <w:bottom w:val="none" w:sz="0" w:space="0" w:color="auto"/>
        <w:right w:val="none" w:sz="0" w:space="0" w:color="auto"/>
      </w:divBdr>
    </w:div>
    <w:div w:id="116679286">
      <w:bodyDiv w:val="1"/>
      <w:marLeft w:val="0"/>
      <w:marRight w:val="0"/>
      <w:marTop w:val="0"/>
      <w:marBottom w:val="0"/>
      <w:divBdr>
        <w:top w:val="none" w:sz="0" w:space="0" w:color="auto"/>
        <w:left w:val="none" w:sz="0" w:space="0" w:color="auto"/>
        <w:bottom w:val="none" w:sz="0" w:space="0" w:color="auto"/>
        <w:right w:val="none" w:sz="0" w:space="0" w:color="auto"/>
      </w:divBdr>
    </w:div>
    <w:div w:id="117064934">
      <w:bodyDiv w:val="1"/>
      <w:marLeft w:val="0"/>
      <w:marRight w:val="0"/>
      <w:marTop w:val="0"/>
      <w:marBottom w:val="0"/>
      <w:divBdr>
        <w:top w:val="none" w:sz="0" w:space="0" w:color="auto"/>
        <w:left w:val="none" w:sz="0" w:space="0" w:color="auto"/>
        <w:bottom w:val="none" w:sz="0" w:space="0" w:color="auto"/>
        <w:right w:val="none" w:sz="0" w:space="0" w:color="auto"/>
      </w:divBdr>
    </w:div>
    <w:div w:id="117842644">
      <w:bodyDiv w:val="1"/>
      <w:marLeft w:val="0"/>
      <w:marRight w:val="0"/>
      <w:marTop w:val="0"/>
      <w:marBottom w:val="0"/>
      <w:divBdr>
        <w:top w:val="none" w:sz="0" w:space="0" w:color="auto"/>
        <w:left w:val="none" w:sz="0" w:space="0" w:color="auto"/>
        <w:bottom w:val="none" w:sz="0" w:space="0" w:color="auto"/>
        <w:right w:val="none" w:sz="0" w:space="0" w:color="auto"/>
      </w:divBdr>
    </w:div>
    <w:div w:id="117846161">
      <w:bodyDiv w:val="1"/>
      <w:marLeft w:val="0"/>
      <w:marRight w:val="0"/>
      <w:marTop w:val="0"/>
      <w:marBottom w:val="0"/>
      <w:divBdr>
        <w:top w:val="none" w:sz="0" w:space="0" w:color="auto"/>
        <w:left w:val="none" w:sz="0" w:space="0" w:color="auto"/>
        <w:bottom w:val="none" w:sz="0" w:space="0" w:color="auto"/>
        <w:right w:val="none" w:sz="0" w:space="0" w:color="auto"/>
      </w:divBdr>
    </w:div>
    <w:div w:id="118839443">
      <w:bodyDiv w:val="1"/>
      <w:marLeft w:val="0"/>
      <w:marRight w:val="0"/>
      <w:marTop w:val="0"/>
      <w:marBottom w:val="0"/>
      <w:divBdr>
        <w:top w:val="none" w:sz="0" w:space="0" w:color="auto"/>
        <w:left w:val="none" w:sz="0" w:space="0" w:color="auto"/>
        <w:bottom w:val="none" w:sz="0" w:space="0" w:color="auto"/>
        <w:right w:val="none" w:sz="0" w:space="0" w:color="auto"/>
      </w:divBdr>
    </w:div>
    <w:div w:id="120147781">
      <w:bodyDiv w:val="1"/>
      <w:marLeft w:val="0"/>
      <w:marRight w:val="0"/>
      <w:marTop w:val="0"/>
      <w:marBottom w:val="0"/>
      <w:divBdr>
        <w:top w:val="none" w:sz="0" w:space="0" w:color="auto"/>
        <w:left w:val="none" w:sz="0" w:space="0" w:color="auto"/>
        <w:bottom w:val="none" w:sz="0" w:space="0" w:color="auto"/>
        <w:right w:val="none" w:sz="0" w:space="0" w:color="auto"/>
      </w:divBdr>
    </w:div>
    <w:div w:id="120462674">
      <w:bodyDiv w:val="1"/>
      <w:marLeft w:val="0"/>
      <w:marRight w:val="0"/>
      <w:marTop w:val="0"/>
      <w:marBottom w:val="0"/>
      <w:divBdr>
        <w:top w:val="none" w:sz="0" w:space="0" w:color="auto"/>
        <w:left w:val="none" w:sz="0" w:space="0" w:color="auto"/>
        <w:bottom w:val="none" w:sz="0" w:space="0" w:color="auto"/>
        <w:right w:val="none" w:sz="0" w:space="0" w:color="auto"/>
      </w:divBdr>
    </w:div>
    <w:div w:id="120535165">
      <w:bodyDiv w:val="1"/>
      <w:marLeft w:val="0"/>
      <w:marRight w:val="0"/>
      <w:marTop w:val="0"/>
      <w:marBottom w:val="0"/>
      <w:divBdr>
        <w:top w:val="none" w:sz="0" w:space="0" w:color="auto"/>
        <w:left w:val="none" w:sz="0" w:space="0" w:color="auto"/>
        <w:bottom w:val="none" w:sz="0" w:space="0" w:color="auto"/>
        <w:right w:val="none" w:sz="0" w:space="0" w:color="auto"/>
      </w:divBdr>
    </w:div>
    <w:div w:id="120614690">
      <w:bodyDiv w:val="1"/>
      <w:marLeft w:val="0"/>
      <w:marRight w:val="0"/>
      <w:marTop w:val="0"/>
      <w:marBottom w:val="0"/>
      <w:divBdr>
        <w:top w:val="none" w:sz="0" w:space="0" w:color="auto"/>
        <w:left w:val="none" w:sz="0" w:space="0" w:color="auto"/>
        <w:bottom w:val="none" w:sz="0" w:space="0" w:color="auto"/>
        <w:right w:val="none" w:sz="0" w:space="0" w:color="auto"/>
      </w:divBdr>
    </w:div>
    <w:div w:id="120920908">
      <w:bodyDiv w:val="1"/>
      <w:marLeft w:val="0"/>
      <w:marRight w:val="0"/>
      <w:marTop w:val="0"/>
      <w:marBottom w:val="0"/>
      <w:divBdr>
        <w:top w:val="none" w:sz="0" w:space="0" w:color="auto"/>
        <w:left w:val="none" w:sz="0" w:space="0" w:color="auto"/>
        <w:bottom w:val="none" w:sz="0" w:space="0" w:color="auto"/>
        <w:right w:val="none" w:sz="0" w:space="0" w:color="auto"/>
      </w:divBdr>
    </w:div>
    <w:div w:id="121048096">
      <w:bodyDiv w:val="1"/>
      <w:marLeft w:val="0"/>
      <w:marRight w:val="0"/>
      <w:marTop w:val="0"/>
      <w:marBottom w:val="0"/>
      <w:divBdr>
        <w:top w:val="none" w:sz="0" w:space="0" w:color="auto"/>
        <w:left w:val="none" w:sz="0" w:space="0" w:color="auto"/>
        <w:bottom w:val="none" w:sz="0" w:space="0" w:color="auto"/>
        <w:right w:val="none" w:sz="0" w:space="0" w:color="auto"/>
      </w:divBdr>
    </w:div>
    <w:div w:id="121113999">
      <w:bodyDiv w:val="1"/>
      <w:marLeft w:val="0"/>
      <w:marRight w:val="0"/>
      <w:marTop w:val="0"/>
      <w:marBottom w:val="0"/>
      <w:divBdr>
        <w:top w:val="none" w:sz="0" w:space="0" w:color="auto"/>
        <w:left w:val="none" w:sz="0" w:space="0" w:color="auto"/>
        <w:bottom w:val="none" w:sz="0" w:space="0" w:color="auto"/>
        <w:right w:val="none" w:sz="0" w:space="0" w:color="auto"/>
      </w:divBdr>
    </w:div>
    <w:div w:id="121120584">
      <w:bodyDiv w:val="1"/>
      <w:marLeft w:val="0"/>
      <w:marRight w:val="0"/>
      <w:marTop w:val="0"/>
      <w:marBottom w:val="0"/>
      <w:divBdr>
        <w:top w:val="none" w:sz="0" w:space="0" w:color="auto"/>
        <w:left w:val="none" w:sz="0" w:space="0" w:color="auto"/>
        <w:bottom w:val="none" w:sz="0" w:space="0" w:color="auto"/>
        <w:right w:val="none" w:sz="0" w:space="0" w:color="auto"/>
      </w:divBdr>
    </w:div>
    <w:div w:id="121924470">
      <w:bodyDiv w:val="1"/>
      <w:marLeft w:val="0"/>
      <w:marRight w:val="0"/>
      <w:marTop w:val="0"/>
      <w:marBottom w:val="0"/>
      <w:divBdr>
        <w:top w:val="none" w:sz="0" w:space="0" w:color="auto"/>
        <w:left w:val="none" w:sz="0" w:space="0" w:color="auto"/>
        <w:bottom w:val="none" w:sz="0" w:space="0" w:color="auto"/>
        <w:right w:val="none" w:sz="0" w:space="0" w:color="auto"/>
      </w:divBdr>
    </w:div>
    <w:div w:id="122772251">
      <w:bodyDiv w:val="1"/>
      <w:marLeft w:val="0"/>
      <w:marRight w:val="0"/>
      <w:marTop w:val="0"/>
      <w:marBottom w:val="0"/>
      <w:divBdr>
        <w:top w:val="none" w:sz="0" w:space="0" w:color="auto"/>
        <w:left w:val="none" w:sz="0" w:space="0" w:color="auto"/>
        <w:bottom w:val="none" w:sz="0" w:space="0" w:color="auto"/>
        <w:right w:val="none" w:sz="0" w:space="0" w:color="auto"/>
      </w:divBdr>
    </w:div>
    <w:div w:id="123042662">
      <w:bodyDiv w:val="1"/>
      <w:marLeft w:val="0"/>
      <w:marRight w:val="0"/>
      <w:marTop w:val="0"/>
      <w:marBottom w:val="0"/>
      <w:divBdr>
        <w:top w:val="none" w:sz="0" w:space="0" w:color="auto"/>
        <w:left w:val="none" w:sz="0" w:space="0" w:color="auto"/>
        <w:bottom w:val="none" w:sz="0" w:space="0" w:color="auto"/>
        <w:right w:val="none" w:sz="0" w:space="0" w:color="auto"/>
      </w:divBdr>
    </w:div>
    <w:div w:id="123502227">
      <w:bodyDiv w:val="1"/>
      <w:marLeft w:val="0"/>
      <w:marRight w:val="0"/>
      <w:marTop w:val="0"/>
      <w:marBottom w:val="0"/>
      <w:divBdr>
        <w:top w:val="none" w:sz="0" w:space="0" w:color="auto"/>
        <w:left w:val="none" w:sz="0" w:space="0" w:color="auto"/>
        <w:bottom w:val="none" w:sz="0" w:space="0" w:color="auto"/>
        <w:right w:val="none" w:sz="0" w:space="0" w:color="auto"/>
      </w:divBdr>
    </w:div>
    <w:div w:id="123542808">
      <w:bodyDiv w:val="1"/>
      <w:marLeft w:val="0"/>
      <w:marRight w:val="0"/>
      <w:marTop w:val="0"/>
      <w:marBottom w:val="0"/>
      <w:divBdr>
        <w:top w:val="none" w:sz="0" w:space="0" w:color="auto"/>
        <w:left w:val="none" w:sz="0" w:space="0" w:color="auto"/>
        <w:bottom w:val="none" w:sz="0" w:space="0" w:color="auto"/>
        <w:right w:val="none" w:sz="0" w:space="0" w:color="auto"/>
      </w:divBdr>
    </w:div>
    <w:div w:id="123547807">
      <w:bodyDiv w:val="1"/>
      <w:marLeft w:val="0"/>
      <w:marRight w:val="0"/>
      <w:marTop w:val="0"/>
      <w:marBottom w:val="0"/>
      <w:divBdr>
        <w:top w:val="none" w:sz="0" w:space="0" w:color="auto"/>
        <w:left w:val="none" w:sz="0" w:space="0" w:color="auto"/>
        <w:bottom w:val="none" w:sz="0" w:space="0" w:color="auto"/>
        <w:right w:val="none" w:sz="0" w:space="0" w:color="auto"/>
      </w:divBdr>
    </w:div>
    <w:div w:id="123811383">
      <w:bodyDiv w:val="1"/>
      <w:marLeft w:val="0"/>
      <w:marRight w:val="0"/>
      <w:marTop w:val="0"/>
      <w:marBottom w:val="0"/>
      <w:divBdr>
        <w:top w:val="none" w:sz="0" w:space="0" w:color="auto"/>
        <w:left w:val="none" w:sz="0" w:space="0" w:color="auto"/>
        <w:bottom w:val="none" w:sz="0" w:space="0" w:color="auto"/>
        <w:right w:val="none" w:sz="0" w:space="0" w:color="auto"/>
      </w:divBdr>
    </w:div>
    <w:div w:id="123935424">
      <w:bodyDiv w:val="1"/>
      <w:marLeft w:val="0"/>
      <w:marRight w:val="0"/>
      <w:marTop w:val="0"/>
      <w:marBottom w:val="0"/>
      <w:divBdr>
        <w:top w:val="none" w:sz="0" w:space="0" w:color="auto"/>
        <w:left w:val="none" w:sz="0" w:space="0" w:color="auto"/>
        <w:bottom w:val="none" w:sz="0" w:space="0" w:color="auto"/>
        <w:right w:val="none" w:sz="0" w:space="0" w:color="auto"/>
      </w:divBdr>
    </w:div>
    <w:div w:id="124397627">
      <w:bodyDiv w:val="1"/>
      <w:marLeft w:val="0"/>
      <w:marRight w:val="0"/>
      <w:marTop w:val="0"/>
      <w:marBottom w:val="0"/>
      <w:divBdr>
        <w:top w:val="none" w:sz="0" w:space="0" w:color="auto"/>
        <w:left w:val="none" w:sz="0" w:space="0" w:color="auto"/>
        <w:bottom w:val="none" w:sz="0" w:space="0" w:color="auto"/>
        <w:right w:val="none" w:sz="0" w:space="0" w:color="auto"/>
      </w:divBdr>
    </w:div>
    <w:div w:id="124783376">
      <w:bodyDiv w:val="1"/>
      <w:marLeft w:val="0"/>
      <w:marRight w:val="0"/>
      <w:marTop w:val="0"/>
      <w:marBottom w:val="0"/>
      <w:divBdr>
        <w:top w:val="none" w:sz="0" w:space="0" w:color="auto"/>
        <w:left w:val="none" w:sz="0" w:space="0" w:color="auto"/>
        <w:bottom w:val="none" w:sz="0" w:space="0" w:color="auto"/>
        <w:right w:val="none" w:sz="0" w:space="0" w:color="auto"/>
      </w:divBdr>
    </w:div>
    <w:div w:id="125318712">
      <w:bodyDiv w:val="1"/>
      <w:marLeft w:val="0"/>
      <w:marRight w:val="0"/>
      <w:marTop w:val="0"/>
      <w:marBottom w:val="0"/>
      <w:divBdr>
        <w:top w:val="none" w:sz="0" w:space="0" w:color="auto"/>
        <w:left w:val="none" w:sz="0" w:space="0" w:color="auto"/>
        <w:bottom w:val="none" w:sz="0" w:space="0" w:color="auto"/>
        <w:right w:val="none" w:sz="0" w:space="0" w:color="auto"/>
      </w:divBdr>
    </w:div>
    <w:div w:id="125440591">
      <w:bodyDiv w:val="1"/>
      <w:marLeft w:val="0"/>
      <w:marRight w:val="0"/>
      <w:marTop w:val="0"/>
      <w:marBottom w:val="0"/>
      <w:divBdr>
        <w:top w:val="none" w:sz="0" w:space="0" w:color="auto"/>
        <w:left w:val="none" w:sz="0" w:space="0" w:color="auto"/>
        <w:bottom w:val="none" w:sz="0" w:space="0" w:color="auto"/>
        <w:right w:val="none" w:sz="0" w:space="0" w:color="auto"/>
      </w:divBdr>
    </w:div>
    <w:div w:id="125516197">
      <w:bodyDiv w:val="1"/>
      <w:marLeft w:val="0"/>
      <w:marRight w:val="0"/>
      <w:marTop w:val="0"/>
      <w:marBottom w:val="0"/>
      <w:divBdr>
        <w:top w:val="none" w:sz="0" w:space="0" w:color="auto"/>
        <w:left w:val="none" w:sz="0" w:space="0" w:color="auto"/>
        <w:bottom w:val="none" w:sz="0" w:space="0" w:color="auto"/>
        <w:right w:val="none" w:sz="0" w:space="0" w:color="auto"/>
      </w:divBdr>
    </w:div>
    <w:div w:id="126434248">
      <w:bodyDiv w:val="1"/>
      <w:marLeft w:val="0"/>
      <w:marRight w:val="0"/>
      <w:marTop w:val="0"/>
      <w:marBottom w:val="0"/>
      <w:divBdr>
        <w:top w:val="none" w:sz="0" w:space="0" w:color="auto"/>
        <w:left w:val="none" w:sz="0" w:space="0" w:color="auto"/>
        <w:bottom w:val="none" w:sz="0" w:space="0" w:color="auto"/>
        <w:right w:val="none" w:sz="0" w:space="0" w:color="auto"/>
      </w:divBdr>
    </w:div>
    <w:div w:id="126896122">
      <w:bodyDiv w:val="1"/>
      <w:marLeft w:val="0"/>
      <w:marRight w:val="0"/>
      <w:marTop w:val="0"/>
      <w:marBottom w:val="0"/>
      <w:divBdr>
        <w:top w:val="none" w:sz="0" w:space="0" w:color="auto"/>
        <w:left w:val="none" w:sz="0" w:space="0" w:color="auto"/>
        <w:bottom w:val="none" w:sz="0" w:space="0" w:color="auto"/>
        <w:right w:val="none" w:sz="0" w:space="0" w:color="auto"/>
      </w:divBdr>
    </w:div>
    <w:div w:id="127012256">
      <w:bodyDiv w:val="1"/>
      <w:marLeft w:val="0"/>
      <w:marRight w:val="0"/>
      <w:marTop w:val="0"/>
      <w:marBottom w:val="0"/>
      <w:divBdr>
        <w:top w:val="none" w:sz="0" w:space="0" w:color="auto"/>
        <w:left w:val="none" w:sz="0" w:space="0" w:color="auto"/>
        <w:bottom w:val="none" w:sz="0" w:space="0" w:color="auto"/>
        <w:right w:val="none" w:sz="0" w:space="0" w:color="auto"/>
      </w:divBdr>
    </w:div>
    <w:div w:id="127355194">
      <w:bodyDiv w:val="1"/>
      <w:marLeft w:val="0"/>
      <w:marRight w:val="0"/>
      <w:marTop w:val="0"/>
      <w:marBottom w:val="0"/>
      <w:divBdr>
        <w:top w:val="none" w:sz="0" w:space="0" w:color="auto"/>
        <w:left w:val="none" w:sz="0" w:space="0" w:color="auto"/>
        <w:bottom w:val="none" w:sz="0" w:space="0" w:color="auto"/>
        <w:right w:val="none" w:sz="0" w:space="0" w:color="auto"/>
      </w:divBdr>
    </w:div>
    <w:div w:id="127943549">
      <w:bodyDiv w:val="1"/>
      <w:marLeft w:val="0"/>
      <w:marRight w:val="0"/>
      <w:marTop w:val="0"/>
      <w:marBottom w:val="0"/>
      <w:divBdr>
        <w:top w:val="none" w:sz="0" w:space="0" w:color="auto"/>
        <w:left w:val="none" w:sz="0" w:space="0" w:color="auto"/>
        <w:bottom w:val="none" w:sz="0" w:space="0" w:color="auto"/>
        <w:right w:val="none" w:sz="0" w:space="0" w:color="auto"/>
      </w:divBdr>
    </w:div>
    <w:div w:id="128206860">
      <w:bodyDiv w:val="1"/>
      <w:marLeft w:val="0"/>
      <w:marRight w:val="0"/>
      <w:marTop w:val="0"/>
      <w:marBottom w:val="0"/>
      <w:divBdr>
        <w:top w:val="none" w:sz="0" w:space="0" w:color="auto"/>
        <w:left w:val="none" w:sz="0" w:space="0" w:color="auto"/>
        <w:bottom w:val="none" w:sz="0" w:space="0" w:color="auto"/>
        <w:right w:val="none" w:sz="0" w:space="0" w:color="auto"/>
      </w:divBdr>
    </w:div>
    <w:div w:id="128743792">
      <w:bodyDiv w:val="1"/>
      <w:marLeft w:val="0"/>
      <w:marRight w:val="0"/>
      <w:marTop w:val="0"/>
      <w:marBottom w:val="0"/>
      <w:divBdr>
        <w:top w:val="none" w:sz="0" w:space="0" w:color="auto"/>
        <w:left w:val="none" w:sz="0" w:space="0" w:color="auto"/>
        <w:bottom w:val="none" w:sz="0" w:space="0" w:color="auto"/>
        <w:right w:val="none" w:sz="0" w:space="0" w:color="auto"/>
      </w:divBdr>
    </w:div>
    <w:div w:id="128941563">
      <w:bodyDiv w:val="1"/>
      <w:marLeft w:val="0"/>
      <w:marRight w:val="0"/>
      <w:marTop w:val="0"/>
      <w:marBottom w:val="0"/>
      <w:divBdr>
        <w:top w:val="none" w:sz="0" w:space="0" w:color="auto"/>
        <w:left w:val="none" w:sz="0" w:space="0" w:color="auto"/>
        <w:bottom w:val="none" w:sz="0" w:space="0" w:color="auto"/>
        <w:right w:val="none" w:sz="0" w:space="0" w:color="auto"/>
      </w:divBdr>
    </w:div>
    <w:div w:id="129177365">
      <w:bodyDiv w:val="1"/>
      <w:marLeft w:val="0"/>
      <w:marRight w:val="0"/>
      <w:marTop w:val="0"/>
      <w:marBottom w:val="0"/>
      <w:divBdr>
        <w:top w:val="none" w:sz="0" w:space="0" w:color="auto"/>
        <w:left w:val="none" w:sz="0" w:space="0" w:color="auto"/>
        <w:bottom w:val="none" w:sz="0" w:space="0" w:color="auto"/>
        <w:right w:val="none" w:sz="0" w:space="0" w:color="auto"/>
      </w:divBdr>
    </w:div>
    <w:div w:id="129830126">
      <w:bodyDiv w:val="1"/>
      <w:marLeft w:val="0"/>
      <w:marRight w:val="0"/>
      <w:marTop w:val="0"/>
      <w:marBottom w:val="0"/>
      <w:divBdr>
        <w:top w:val="none" w:sz="0" w:space="0" w:color="auto"/>
        <w:left w:val="none" w:sz="0" w:space="0" w:color="auto"/>
        <w:bottom w:val="none" w:sz="0" w:space="0" w:color="auto"/>
        <w:right w:val="none" w:sz="0" w:space="0" w:color="auto"/>
      </w:divBdr>
    </w:div>
    <w:div w:id="130370006">
      <w:bodyDiv w:val="1"/>
      <w:marLeft w:val="0"/>
      <w:marRight w:val="0"/>
      <w:marTop w:val="0"/>
      <w:marBottom w:val="0"/>
      <w:divBdr>
        <w:top w:val="none" w:sz="0" w:space="0" w:color="auto"/>
        <w:left w:val="none" w:sz="0" w:space="0" w:color="auto"/>
        <w:bottom w:val="none" w:sz="0" w:space="0" w:color="auto"/>
        <w:right w:val="none" w:sz="0" w:space="0" w:color="auto"/>
      </w:divBdr>
    </w:div>
    <w:div w:id="130564143">
      <w:bodyDiv w:val="1"/>
      <w:marLeft w:val="0"/>
      <w:marRight w:val="0"/>
      <w:marTop w:val="0"/>
      <w:marBottom w:val="0"/>
      <w:divBdr>
        <w:top w:val="none" w:sz="0" w:space="0" w:color="auto"/>
        <w:left w:val="none" w:sz="0" w:space="0" w:color="auto"/>
        <w:bottom w:val="none" w:sz="0" w:space="0" w:color="auto"/>
        <w:right w:val="none" w:sz="0" w:space="0" w:color="auto"/>
      </w:divBdr>
    </w:div>
    <w:div w:id="130708071">
      <w:bodyDiv w:val="1"/>
      <w:marLeft w:val="0"/>
      <w:marRight w:val="0"/>
      <w:marTop w:val="0"/>
      <w:marBottom w:val="0"/>
      <w:divBdr>
        <w:top w:val="none" w:sz="0" w:space="0" w:color="auto"/>
        <w:left w:val="none" w:sz="0" w:space="0" w:color="auto"/>
        <w:bottom w:val="none" w:sz="0" w:space="0" w:color="auto"/>
        <w:right w:val="none" w:sz="0" w:space="0" w:color="auto"/>
      </w:divBdr>
    </w:div>
    <w:div w:id="131294714">
      <w:bodyDiv w:val="1"/>
      <w:marLeft w:val="0"/>
      <w:marRight w:val="0"/>
      <w:marTop w:val="0"/>
      <w:marBottom w:val="0"/>
      <w:divBdr>
        <w:top w:val="none" w:sz="0" w:space="0" w:color="auto"/>
        <w:left w:val="none" w:sz="0" w:space="0" w:color="auto"/>
        <w:bottom w:val="none" w:sz="0" w:space="0" w:color="auto"/>
        <w:right w:val="none" w:sz="0" w:space="0" w:color="auto"/>
      </w:divBdr>
    </w:div>
    <w:div w:id="131560880">
      <w:bodyDiv w:val="1"/>
      <w:marLeft w:val="0"/>
      <w:marRight w:val="0"/>
      <w:marTop w:val="0"/>
      <w:marBottom w:val="0"/>
      <w:divBdr>
        <w:top w:val="none" w:sz="0" w:space="0" w:color="auto"/>
        <w:left w:val="none" w:sz="0" w:space="0" w:color="auto"/>
        <w:bottom w:val="none" w:sz="0" w:space="0" w:color="auto"/>
        <w:right w:val="none" w:sz="0" w:space="0" w:color="auto"/>
      </w:divBdr>
    </w:div>
    <w:div w:id="131600661">
      <w:bodyDiv w:val="1"/>
      <w:marLeft w:val="0"/>
      <w:marRight w:val="0"/>
      <w:marTop w:val="0"/>
      <w:marBottom w:val="0"/>
      <w:divBdr>
        <w:top w:val="none" w:sz="0" w:space="0" w:color="auto"/>
        <w:left w:val="none" w:sz="0" w:space="0" w:color="auto"/>
        <w:bottom w:val="none" w:sz="0" w:space="0" w:color="auto"/>
        <w:right w:val="none" w:sz="0" w:space="0" w:color="auto"/>
      </w:divBdr>
    </w:div>
    <w:div w:id="131793977">
      <w:bodyDiv w:val="1"/>
      <w:marLeft w:val="0"/>
      <w:marRight w:val="0"/>
      <w:marTop w:val="0"/>
      <w:marBottom w:val="0"/>
      <w:divBdr>
        <w:top w:val="none" w:sz="0" w:space="0" w:color="auto"/>
        <w:left w:val="none" w:sz="0" w:space="0" w:color="auto"/>
        <w:bottom w:val="none" w:sz="0" w:space="0" w:color="auto"/>
        <w:right w:val="none" w:sz="0" w:space="0" w:color="auto"/>
      </w:divBdr>
    </w:div>
    <w:div w:id="131868299">
      <w:bodyDiv w:val="1"/>
      <w:marLeft w:val="0"/>
      <w:marRight w:val="0"/>
      <w:marTop w:val="0"/>
      <w:marBottom w:val="0"/>
      <w:divBdr>
        <w:top w:val="none" w:sz="0" w:space="0" w:color="auto"/>
        <w:left w:val="none" w:sz="0" w:space="0" w:color="auto"/>
        <w:bottom w:val="none" w:sz="0" w:space="0" w:color="auto"/>
        <w:right w:val="none" w:sz="0" w:space="0" w:color="auto"/>
      </w:divBdr>
    </w:div>
    <w:div w:id="132018028">
      <w:bodyDiv w:val="1"/>
      <w:marLeft w:val="0"/>
      <w:marRight w:val="0"/>
      <w:marTop w:val="0"/>
      <w:marBottom w:val="0"/>
      <w:divBdr>
        <w:top w:val="none" w:sz="0" w:space="0" w:color="auto"/>
        <w:left w:val="none" w:sz="0" w:space="0" w:color="auto"/>
        <w:bottom w:val="none" w:sz="0" w:space="0" w:color="auto"/>
        <w:right w:val="none" w:sz="0" w:space="0" w:color="auto"/>
      </w:divBdr>
    </w:div>
    <w:div w:id="132060736">
      <w:bodyDiv w:val="1"/>
      <w:marLeft w:val="0"/>
      <w:marRight w:val="0"/>
      <w:marTop w:val="0"/>
      <w:marBottom w:val="0"/>
      <w:divBdr>
        <w:top w:val="none" w:sz="0" w:space="0" w:color="auto"/>
        <w:left w:val="none" w:sz="0" w:space="0" w:color="auto"/>
        <w:bottom w:val="none" w:sz="0" w:space="0" w:color="auto"/>
        <w:right w:val="none" w:sz="0" w:space="0" w:color="auto"/>
      </w:divBdr>
    </w:div>
    <w:div w:id="133303207">
      <w:bodyDiv w:val="1"/>
      <w:marLeft w:val="0"/>
      <w:marRight w:val="0"/>
      <w:marTop w:val="0"/>
      <w:marBottom w:val="0"/>
      <w:divBdr>
        <w:top w:val="none" w:sz="0" w:space="0" w:color="auto"/>
        <w:left w:val="none" w:sz="0" w:space="0" w:color="auto"/>
        <w:bottom w:val="none" w:sz="0" w:space="0" w:color="auto"/>
        <w:right w:val="none" w:sz="0" w:space="0" w:color="auto"/>
      </w:divBdr>
    </w:div>
    <w:div w:id="133646925">
      <w:bodyDiv w:val="1"/>
      <w:marLeft w:val="0"/>
      <w:marRight w:val="0"/>
      <w:marTop w:val="0"/>
      <w:marBottom w:val="0"/>
      <w:divBdr>
        <w:top w:val="none" w:sz="0" w:space="0" w:color="auto"/>
        <w:left w:val="none" w:sz="0" w:space="0" w:color="auto"/>
        <w:bottom w:val="none" w:sz="0" w:space="0" w:color="auto"/>
        <w:right w:val="none" w:sz="0" w:space="0" w:color="auto"/>
      </w:divBdr>
    </w:div>
    <w:div w:id="133648101">
      <w:bodyDiv w:val="1"/>
      <w:marLeft w:val="0"/>
      <w:marRight w:val="0"/>
      <w:marTop w:val="0"/>
      <w:marBottom w:val="0"/>
      <w:divBdr>
        <w:top w:val="none" w:sz="0" w:space="0" w:color="auto"/>
        <w:left w:val="none" w:sz="0" w:space="0" w:color="auto"/>
        <w:bottom w:val="none" w:sz="0" w:space="0" w:color="auto"/>
        <w:right w:val="none" w:sz="0" w:space="0" w:color="auto"/>
      </w:divBdr>
    </w:div>
    <w:div w:id="133716865">
      <w:bodyDiv w:val="1"/>
      <w:marLeft w:val="0"/>
      <w:marRight w:val="0"/>
      <w:marTop w:val="0"/>
      <w:marBottom w:val="0"/>
      <w:divBdr>
        <w:top w:val="none" w:sz="0" w:space="0" w:color="auto"/>
        <w:left w:val="none" w:sz="0" w:space="0" w:color="auto"/>
        <w:bottom w:val="none" w:sz="0" w:space="0" w:color="auto"/>
        <w:right w:val="none" w:sz="0" w:space="0" w:color="auto"/>
      </w:divBdr>
    </w:div>
    <w:div w:id="134880469">
      <w:bodyDiv w:val="1"/>
      <w:marLeft w:val="0"/>
      <w:marRight w:val="0"/>
      <w:marTop w:val="0"/>
      <w:marBottom w:val="0"/>
      <w:divBdr>
        <w:top w:val="none" w:sz="0" w:space="0" w:color="auto"/>
        <w:left w:val="none" w:sz="0" w:space="0" w:color="auto"/>
        <w:bottom w:val="none" w:sz="0" w:space="0" w:color="auto"/>
        <w:right w:val="none" w:sz="0" w:space="0" w:color="auto"/>
      </w:divBdr>
    </w:div>
    <w:div w:id="135297417">
      <w:bodyDiv w:val="1"/>
      <w:marLeft w:val="0"/>
      <w:marRight w:val="0"/>
      <w:marTop w:val="0"/>
      <w:marBottom w:val="0"/>
      <w:divBdr>
        <w:top w:val="none" w:sz="0" w:space="0" w:color="auto"/>
        <w:left w:val="none" w:sz="0" w:space="0" w:color="auto"/>
        <w:bottom w:val="none" w:sz="0" w:space="0" w:color="auto"/>
        <w:right w:val="none" w:sz="0" w:space="0" w:color="auto"/>
      </w:divBdr>
    </w:div>
    <w:div w:id="135875291">
      <w:bodyDiv w:val="1"/>
      <w:marLeft w:val="0"/>
      <w:marRight w:val="0"/>
      <w:marTop w:val="0"/>
      <w:marBottom w:val="0"/>
      <w:divBdr>
        <w:top w:val="none" w:sz="0" w:space="0" w:color="auto"/>
        <w:left w:val="none" w:sz="0" w:space="0" w:color="auto"/>
        <w:bottom w:val="none" w:sz="0" w:space="0" w:color="auto"/>
        <w:right w:val="none" w:sz="0" w:space="0" w:color="auto"/>
      </w:divBdr>
    </w:div>
    <w:div w:id="135950848">
      <w:bodyDiv w:val="1"/>
      <w:marLeft w:val="0"/>
      <w:marRight w:val="0"/>
      <w:marTop w:val="0"/>
      <w:marBottom w:val="0"/>
      <w:divBdr>
        <w:top w:val="none" w:sz="0" w:space="0" w:color="auto"/>
        <w:left w:val="none" w:sz="0" w:space="0" w:color="auto"/>
        <w:bottom w:val="none" w:sz="0" w:space="0" w:color="auto"/>
        <w:right w:val="none" w:sz="0" w:space="0" w:color="auto"/>
      </w:divBdr>
    </w:div>
    <w:div w:id="135993403">
      <w:bodyDiv w:val="1"/>
      <w:marLeft w:val="0"/>
      <w:marRight w:val="0"/>
      <w:marTop w:val="0"/>
      <w:marBottom w:val="0"/>
      <w:divBdr>
        <w:top w:val="none" w:sz="0" w:space="0" w:color="auto"/>
        <w:left w:val="none" w:sz="0" w:space="0" w:color="auto"/>
        <w:bottom w:val="none" w:sz="0" w:space="0" w:color="auto"/>
        <w:right w:val="none" w:sz="0" w:space="0" w:color="auto"/>
      </w:divBdr>
    </w:div>
    <w:div w:id="137000144">
      <w:bodyDiv w:val="1"/>
      <w:marLeft w:val="0"/>
      <w:marRight w:val="0"/>
      <w:marTop w:val="0"/>
      <w:marBottom w:val="0"/>
      <w:divBdr>
        <w:top w:val="none" w:sz="0" w:space="0" w:color="auto"/>
        <w:left w:val="none" w:sz="0" w:space="0" w:color="auto"/>
        <w:bottom w:val="none" w:sz="0" w:space="0" w:color="auto"/>
        <w:right w:val="none" w:sz="0" w:space="0" w:color="auto"/>
      </w:divBdr>
    </w:div>
    <w:div w:id="137262817">
      <w:bodyDiv w:val="1"/>
      <w:marLeft w:val="0"/>
      <w:marRight w:val="0"/>
      <w:marTop w:val="0"/>
      <w:marBottom w:val="0"/>
      <w:divBdr>
        <w:top w:val="none" w:sz="0" w:space="0" w:color="auto"/>
        <w:left w:val="none" w:sz="0" w:space="0" w:color="auto"/>
        <w:bottom w:val="none" w:sz="0" w:space="0" w:color="auto"/>
        <w:right w:val="none" w:sz="0" w:space="0" w:color="auto"/>
      </w:divBdr>
    </w:div>
    <w:div w:id="137263325">
      <w:bodyDiv w:val="1"/>
      <w:marLeft w:val="0"/>
      <w:marRight w:val="0"/>
      <w:marTop w:val="0"/>
      <w:marBottom w:val="0"/>
      <w:divBdr>
        <w:top w:val="none" w:sz="0" w:space="0" w:color="auto"/>
        <w:left w:val="none" w:sz="0" w:space="0" w:color="auto"/>
        <w:bottom w:val="none" w:sz="0" w:space="0" w:color="auto"/>
        <w:right w:val="none" w:sz="0" w:space="0" w:color="auto"/>
      </w:divBdr>
    </w:div>
    <w:div w:id="137961110">
      <w:bodyDiv w:val="1"/>
      <w:marLeft w:val="0"/>
      <w:marRight w:val="0"/>
      <w:marTop w:val="0"/>
      <w:marBottom w:val="0"/>
      <w:divBdr>
        <w:top w:val="none" w:sz="0" w:space="0" w:color="auto"/>
        <w:left w:val="none" w:sz="0" w:space="0" w:color="auto"/>
        <w:bottom w:val="none" w:sz="0" w:space="0" w:color="auto"/>
        <w:right w:val="none" w:sz="0" w:space="0" w:color="auto"/>
      </w:divBdr>
    </w:div>
    <w:div w:id="138959549">
      <w:bodyDiv w:val="1"/>
      <w:marLeft w:val="0"/>
      <w:marRight w:val="0"/>
      <w:marTop w:val="0"/>
      <w:marBottom w:val="0"/>
      <w:divBdr>
        <w:top w:val="none" w:sz="0" w:space="0" w:color="auto"/>
        <w:left w:val="none" w:sz="0" w:space="0" w:color="auto"/>
        <w:bottom w:val="none" w:sz="0" w:space="0" w:color="auto"/>
        <w:right w:val="none" w:sz="0" w:space="0" w:color="auto"/>
      </w:divBdr>
    </w:div>
    <w:div w:id="139079843">
      <w:bodyDiv w:val="1"/>
      <w:marLeft w:val="0"/>
      <w:marRight w:val="0"/>
      <w:marTop w:val="0"/>
      <w:marBottom w:val="0"/>
      <w:divBdr>
        <w:top w:val="none" w:sz="0" w:space="0" w:color="auto"/>
        <w:left w:val="none" w:sz="0" w:space="0" w:color="auto"/>
        <w:bottom w:val="none" w:sz="0" w:space="0" w:color="auto"/>
        <w:right w:val="none" w:sz="0" w:space="0" w:color="auto"/>
      </w:divBdr>
    </w:div>
    <w:div w:id="139349862">
      <w:bodyDiv w:val="1"/>
      <w:marLeft w:val="0"/>
      <w:marRight w:val="0"/>
      <w:marTop w:val="0"/>
      <w:marBottom w:val="0"/>
      <w:divBdr>
        <w:top w:val="none" w:sz="0" w:space="0" w:color="auto"/>
        <w:left w:val="none" w:sz="0" w:space="0" w:color="auto"/>
        <w:bottom w:val="none" w:sz="0" w:space="0" w:color="auto"/>
        <w:right w:val="none" w:sz="0" w:space="0" w:color="auto"/>
      </w:divBdr>
    </w:div>
    <w:div w:id="139420845">
      <w:bodyDiv w:val="1"/>
      <w:marLeft w:val="0"/>
      <w:marRight w:val="0"/>
      <w:marTop w:val="0"/>
      <w:marBottom w:val="0"/>
      <w:divBdr>
        <w:top w:val="none" w:sz="0" w:space="0" w:color="auto"/>
        <w:left w:val="none" w:sz="0" w:space="0" w:color="auto"/>
        <w:bottom w:val="none" w:sz="0" w:space="0" w:color="auto"/>
        <w:right w:val="none" w:sz="0" w:space="0" w:color="auto"/>
      </w:divBdr>
    </w:div>
    <w:div w:id="139467548">
      <w:bodyDiv w:val="1"/>
      <w:marLeft w:val="0"/>
      <w:marRight w:val="0"/>
      <w:marTop w:val="0"/>
      <w:marBottom w:val="0"/>
      <w:divBdr>
        <w:top w:val="none" w:sz="0" w:space="0" w:color="auto"/>
        <w:left w:val="none" w:sz="0" w:space="0" w:color="auto"/>
        <w:bottom w:val="none" w:sz="0" w:space="0" w:color="auto"/>
        <w:right w:val="none" w:sz="0" w:space="0" w:color="auto"/>
      </w:divBdr>
    </w:div>
    <w:div w:id="139618346">
      <w:bodyDiv w:val="1"/>
      <w:marLeft w:val="0"/>
      <w:marRight w:val="0"/>
      <w:marTop w:val="0"/>
      <w:marBottom w:val="0"/>
      <w:divBdr>
        <w:top w:val="none" w:sz="0" w:space="0" w:color="auto"/>
        <w:left w:val="none" w:sz="0" w:space="0" w:color="auto"/>
        <w:bottom w:val="none" w:sz="0" w:space="0" w:color="auto"/>
        <w:right w:val="none" w:sz="0" w:space="0" w:color="auto"/>
      </w:divBdr>
    </w:div>
    <w:div w:id="139809321">
      <w:bodyDiv w:val="1"/>
      <w:marLeft w:val="0"/>
      <w:marRight w:val="0"/>
      <w:marTop w:val="0"/>
      <w:marBottom w:val="0"/>
      <w:divBdr>
        <w:top w:val="none" w:sz="0" w:space="0" w:color="auto"/>
        <w:left w:val="none" w:sz="0" w:space="0" w:color="auto"/>
        <w:bottom w:val="none" w:sz="0" w:space="0" w:color="auto"/>
        <w:right w:val="none" w:sz="0" w:space="0" w:color="auto"/>
      </w:divBdr>
    </w:div>
    <w:div w:id="139923474">
      <w:bodyDiv w:val="1"/>
      <w:marLeft w:val="0"/>
      <w:marRight w:val="0"/>
      <w:marTop w:val="0"/>
      <w:marBottom w:val="0"/>
      <w:divBdr>
        <w:top w:val="none" w:sz="0" w:space="0" w:color="auto"/>
        <w:left w:val="none" w:sz="0" w:space="0" w:color="auto"/>
        <w:bottom w:val="none" w:sz="0" w:space="0" w:color="auto"/>
        <w:right w:val="none" w:sz="0" w:space="0" w:color="auto"/>
      </w:divBdr>
    </w:div>
    <w:div w:id="139927678">
      <w:bodyDiv w:val="1"/>
      <w:marLeft w:val="0"/>
      <w:marRight w:val="0"/>
      <w:marTop w:val="0"/>
      <w:marBottom w:val="0"/>
      <w:divBdr>
        <w:top w:val="none" w:sz="0" w:space="0" w:color="auto"/>
        <w:left w:val="none" w:sz="0" w:space="0" w:color="auto"/>
        <w:bottom w:val="none" w:sz="0" w:space="0" w:color="auto"/>
        <w:right w:val="none" w:sz="0" w:space="0" w:color="auto"/>
      </w:divBdr>
    </w:div>
    <w:div w:id="140001039">
      <w:bodyDiv w:val="1"/>
      <w:marLeft w:val="0"/>
      <w:marRight w:val="0"/>
      <w:marTop w:val="0"/>
      <w:marBottom w:val="0"/>
      <w:divBdr>
        <w:top w:val="none" w:sz="0" w:space="0" w:color="auto"/>
        <w:left w:val="none" w:sz="0" w:space="0" w:color="auto"/>
        <w:bottom w:val="none" w:sz="0" w:space="0" w:color="auto"/>
        <w:right w:val="none" w:sz="0" w:space="0" w:color="auto"/>
      </w:divBdr>
    </w:div>
    <w:div w:id="140123767">
      <w:bodyDiv w:val="1"/>
      <w:marLeft w:val="0"/>
      <w:marRight w:val="0"/>
      <w:marTop w:val="0"/>
      <w:marBottom w:val="0"/>
      <w:divBdr>
        <w:top w:val="none" w:sz="0" w:space="0" w:color="auto"/>
        <w:left w:val="none" w:sz="0" w:space="0" w:color="auto"/>
        <w:bottom w:val="none" w:sz="0" w:space="0" w:color="auto"/>
        <w:right w:val="none" w:sz="0" w:space="0" w:color="auto"/>
      </w:divBdr>
    </w:div>
    <w:div w:id="140932071">
      <w:bodyDiv w:val="1"/>
      <w:marLeft w:val="0"/>
      <w:marRight w:val="0"/>
      <w:marTop w:val="0"/>
      <w:marBottom w:val="0"/>
      <w:divBdr>
        <w:top w:val="none" w:sz="0" w:space="0" w:color="auto"/>
        <w:left w:val="none" w:sz="0" w:space="0" w:color="auto"/>
        <w:bottom w:val="none" w:sz="0" w:space="0" w:color="auto"/>
        <w:right w:val="none" w:sz="0" w:space="0" w:color="auto"/>
      </w:divBdr>
    </w:div>
    <w:div w:id="140972516">
      <w:bodyDiv w:val="1"/>
      <w:marLeft w:val="0"/>
      <w:marRight w:val="0"/>
      <w:marTop w:val="0"/>
      <w:marBottom w:val="0"/>
      <w:divBdr>
        <w:top w:val="none" w:sz="0" w:space="0" w:color="auto"/>
        <w:left w:val="none" w:sz="0" w:space="0" w:color="auto"/>
        <w:bottom w:val="none" w:sz="0" w:space="0" w:color="auto"/>
        <w:right w:val="none" w:sz="0" w:space="0" w:color="auto"/>
      </w:divBdr>
    </w:div>
    <w:div w:id="141702306">
      <w:bodyDiv w:val="1"/>
      <w:marLeft w:val="0"/>
      <w:marRight w:val="0"/>
      <w:marTop w:val="0"/>
      <w:marBottom w:val="0"/>
      <w:divBdr>
        <w:top w:val="none" w:sz="0" w:space="0" w:color="auto"/>
        <w:left w:val="none" w:sz="0" w:space="0" w:color="auto"/>
        <w:bottom w:val="none" w:sz="0" w:space="0" w:color="auto"/>
        <w:right w:val="none" w:sz="0" w:space="0" w:color="auto"/>
      </w:divBdr>
    </w:div>
    <w:div w:id="142240929">
      <w:bodyDiv w:val="1"/>
      <w:marLeft w:val="0"/>
      <w:marRight w:val="0"/>
      <w:marTop w:val="0"/>
      <w:marBottom w:val="0"/>
      <w:divBdr>
        <w:top w:val="none" w:sz="0" w:space="0" w:color="auto"/>
        <w:left w:val="none" w:sz="0" w:space="0" w:color="auto"/>
        <w:bottom w:val="none" w:sz="0" w:space="0" w:color="auto"/>
        <w:right w:val="none" w:sz="0" w:space="0" w:color="auto"/>
      </w:divBdr>
    </w:div>
    <w:div w:id="142477651">
      <w:bodyDiv w:val="1"/>
      <w:marLeft w:val="0"/>
      <w:marRight w:val="0"/>
      <w:marTop w:val="0"/>
      <w:marBottom w:val="0"/>
      <w:divBdr>
        <w:top w:val="none" w:sz="0" w:space="0" w:color="auto"/>
        <w:left w:val="none" w:sz="0" w:space="0" w:color="auto"/>
        <w:bottom w:val="none" w:sz="0" w:space="0" w:color="auto"/>
        <w:right w:val="none" w:sz="0" w:space="0" w:color="auto"/>
      </w:divBdr>
    </w:div>
    <w:div w:id="142897701">
      <w:bodyDiv w:val="1"/>
      <w:marLeft w:val="0"/>
      <w:marRight w:val="0"/>
      <w:marTop w:val="0"/>
      <w:marBottom w:val="0"/>
      <w:divBdr>
        <w:top w:val="none" w:sz="0" w:space="0" w:color="auto"/>
        <w:left w:val="none" w:sz="0" w:space="0" w:color="auto"/>
        <w:bottom w:val="none" w:sz="0" w:space="0" w:color="auto"/>
        <w:right w:val="none" w:sz="0" w:space="0" w:color="auto"/>
      </w:divBdr>
    </w:div>
    <w:div w:id="143083050">
      <w:bodyDiv w:val="1"/>
      <w:marLeft w:val="0"/>
      <w:marRight w:val="0"/>
      <w:marTop w:val="0"/>
      <w:marBottom w:val="0"/>
      <w:divBdr>
        <w:top w:val="none" w:sz="0" w:space="0" w:color="auto"/>
        <w:left w:val="none" w:sz="0" w:space="0" w:color="auto"/>
        <w:bottom w:val="none" w:sz="0" w:space="0" w:color="auto"/>
        <w:right w:val="none" w:sz="0" w:space="0" w:color="auto"/>
      </w:divBdr>
    </w:div>
    <w:div w:id="143354425">
      <w:bodyDiv w:val="1"/>
      <w:marLeft w:val="0"/>
      <w:marRight w:val="0"/>
      <w:marTop w:val="0"/>
      <w:marBottom w:val="0"/>
      <w:divBdr>
        <w:top w:val="none" w:sz="0" w:space="0" w:color="auto"/>
        <w:left w:val="none" w:sz="0" w:space="0" w:color="auto"/>
        <w:bottom w:val="none" w:sz="0" w:space="0" w:color="auto"/>
        <w:right w:val="none" w:sz="0" w:space="0" w:color="auto"/>
      </w:divBdr>
    </w:div>
    <w:div w:id="143746496">
      <w:bodyDiv w:val="1"/>
      <w:marLeft w:val="0"/>
      <w:marRight w:val="0"/>
      <w:marTop w:val="0"/>
      <w:marBottom w:val="0"/>
      <w:divBdr>
        <w:top w:val="none" w:sz="0" w:space="0" w:color="auto"/>
        <w:left w:val="none" w:sz="0" w:space="0" w:color="auto"/>
        <w:bottom w:val="none" w:sz="0" w:space="0" w:color="auto"/>
        <w:right w:val="none" w:sz="0" w:space="0" w:color="auto"/>
      </w:divBdr>
    </w:div>
    <w:div w:id="144784051">
      <w:bodyDiv w:val="1"/>
      <w:marLeft w:val="0"/>
      <w:marRight w:val="0"/>
      <w:marTop w:val="0"/>
      <w:marBottom w:val="0"/>
      <w:divBdr>
        <w:top w:val="none" w:sz="0" w:space="0" w:color="auto"/>
        <w:left w:val="none" w:sz="0" w:space="0" w:color="auto"/>
        <w:bottom w:val="none" w:sz="0" w:space="0" w:color="auto"/>
        <w:right w:val="none" w:sz="0" w:space="0" w:color="auto"/>
      </w:divBdr>
    </w:div>
    <w:div w:id="144980451">
      <w:bodyDiv w:val="1"/>
      <w:marLeft w:val="0"/>
      <w:marRight w:val="0"/>
      <w:marTop w:val="0"/>
      <w:marBottom w:val="0"/>
      <w:divBdr>
        <w:top w:val="none" w:sz="0" w:space="0" w:color="auto"/>
        <w:left w:val="none" w:sz="0" w:space="0" w:color="auto"/>
        <w:bottom w:val="none" w:sz="0" w:space="0" w:color="auto"/>
        <w:right w:val="none" w:sz="0" w:space="0" w:color="auto"/>
      </w:divBdr>
    </w:div>
    <w:div w:id="145056724">
      <w:bodyDiv w:val="1"/>
      <w:marLeft w:val="0"/>
      <w:marRight w:val="0"/>
      <w:marTop w:val="0"/>
      <w:marBottom w:val="0"/>
      <w:divBdr>
        <w:top w:val="none" w:sz="0" w:space="0" w:color="auto"/>
        <w:left w:val="none" w:sz="0" w:space="0" w:color="auto"/>
        <w:bottom w:val="none" w:sz="0" w:space="0" w:color="auto"/>
        <w:right w:val="none" w:sz="0" w:space="0" w:color="auto"/>
      </w:divBdr>
    </w:div>
    <w:div w:id="146283147">
      <w:bodyDiv w:val="1"/>
      <w:marLeft w:val="0"/>
      <w:marRight w:val="0"/>
      <w:marTop w:val="0"/>
      <w:marBottom w:val="0"/>
      <w:divBdr>
        <w:top w:val="none" w:sz="0" w:space="0" w:color="auto"/>
        <w:left w:val="none" w:sz="0" w:space="0" w:color="auto"/>
        <w:bottom w:val="none" w:sz="0" w:space="0" w:color="auto"/>
        <w:right w:val="none" w:sz="0" w:space="0" w:color="auto"/>
      </w:divBdr>
    </w:div>
    <w:div w:id="146361761">
      <w:bodyDiv w:val="1"/>
      <w:marLeft w:val="0"/>
      <w:marRight w:val="0"/>
      <w:marTop w:val="0"/>
      <w:marBottom w:val="0"/>
      <w:divBdr>
        <w:top w:val="none" w:sz="0" w:space="0" w:color="auto"/>
        <w:left w:val="none" w:sz="0" w:space="0" w:color="auto"/>
        <w:bottom w:val="none" w:sz="0" w:space="0" w:color="auto"/>
        <w:right w:val="none" w:sz="0" w:space="0" w:color="auto"/>
      </w:divBdr>
    </w:div>
    <w:div w:id="147481982">
      <w:bodyDiv w:val="1"/>
      <w:marLeft w:val="0"/>
      <w:marRight w:val="0"/>
      <w:marTop w:val="0"/>
      <w:marBottom w:val="0"/>
      <w:divBdr>
        <w:top w:val="none" w:sz="0" w:space="0" w:color="auto"/>
        <w:left w:val="none" w:sz="0" w:space="0" w:color="auto"/>
        <w:bottom w:val="none" w:sz="0" w:space="0" w:color="auto"/>
        <w:right w:val="none" w:sz="0" w:space="0" w:color="auto"/>
      </w:divBdr>
    </w:div>
    <w:div w:id="147484763">
      <w:bodyDiv w:val="1"/>
      <w:marLeft w:val="0"/>
      <w:marRight w:val="0"/>
      <w:marTop w:val="0"/>
      <w:marBottom w:val="0"/>
      <w:divBdr>
        <w:top w:val="none" w:sz="0" w:space="0" w:color="auto"/>
        <w:left w:val="none" w:sz="0" w:space="0" w:color="auto"/>
        <w:bottom w:val="none" w:sz="0" w:space="0" w:color="auto"/>
        <w:right w:val="none" w:sz="0" w:space="0" w:color="auto"/>
      </w:divBdr>
    </w:div>
    <w:div w:id="147793652">
      <w:bodyDiv w:val="1"/>
      <w:marLeft w:val="0"/>
      <w:marRight w:val="0"/>
      <w:marTop w:val="0"/>
      <w:marBottom w:val="0"/>
      <w:divBdr>
        <w:top w:val="none" w:sz="0" w:space="0" w:color="auto"/>
        <w:left w:val="none" w:sz="0" w:space="0" w:color="auto"/>
        <w:bottom w:val="none" w:sz="0" w:space="0" w:color="auto"/>
        <w:right w:val="none" w:sz="0" w:space="0" w:color="auto"/>
      </w:divBdr>
    </w:div>
    <w:div w:id="147795387">
      <w:bodyDiv w:val="1"/>
      <w:marLeft w:val="0"/>
      <w:marRight w:val="0"/>
      <w:marTop w:val="0"/>
      <w:marBottom w:val="0"/>
      <w:divBdr>
        <w:top w:val="none" w:sz="0" w:space="0" w:color="auto"/>
        <w:left w:val="none" w:sz="0" w:space="0" w:color="auto"/>
        <w:bottom w:val="none" w:sz="0" w:space="0" w:color="auto"/>
        <w:right w:val="none" w:sz="0" w:space="0" w:color="auto"/>
      </w:divBdr>
    </w:div>
    <w:div w:id="147868803">
      <w:bodyDiv w:val="1"/>
      <w:marLeft w:val="0"/>
      <w:marRight w:val="0"/>
      <w:marTop w:val="0"/>
      <w:marBottom w:val="0"/>
      <w:divBdr>
        <w:top w:val="none" w:sz="0" w:space="0" w:color="auto"/>
        <w:left w:val="none" w:sz="0" w:space="0" w:color="auto"/>
        <w:bottom w:val="none" w:sz="0" w:space="0" w:color="auto"/>
        <w:right w:val="none" w:sz="0" w:space="0" w:color="auto"/>
      </w:divBdr>
    </w:div>
    <w:div w:id="147869374">
      <w:bodyDiv w:val="1"/>
      <w:marLeft w:val="0"/>
      <w:marRight w:val="0"/>
      <w:marTop w:val="0"/>
      <w:marBottom w:val="0"/>
      <w:divBdr>
        <w:top w:val="none" w:sz="0" w:space="0" w:color="auto"/>
        <w:left w:val="none" w:sz="0" w:space="0" w:color="auto"/>
        <w:bottom w:val="none" w:sz="0" w:space="0" w:color="auto"/>
        <w:right w:val="none" w:sz="0" w:space="0" w:color="auto"/>
      </w:divBdr>
    </w:div>
    <w:div w:id="148058039">
      <w:bodyDiv w:val="1"/>
      <w:marLeft w:val="0"/>
      <w:marRight w:val="0"/>
      <w:marTop w:val="0"/>
      <w:marBottom w:val="0"/>
      <w:divBdr>
        <w:top w:val="none" w:sz="0" w:space="0" w:color="auto"/>
        <w:left w:val="none" w:sz="0" w:space="0" w:color="auto"/>
        <w:bottom w:val="none" w:sz="0" w:space="0" w:color="auto"/>
        <w:right w:val="none" w:sz="0" w:space="0" w:color="auto"/>
      </w:divBdr>
    </w:div>
    <w:div w:id="149181085">
      <w:bodyDiv w:val="1"/>
      <w:marLeft w:val="0"/>
      <w:marRight w:val="0"/>
      <w:marTop w:val="0"/>
      <w:marBottom w:val="0"/>
      <w:divBdr>
        <w:top w:val="none" w:sz="0" w:space="0" w:color="auto"/>
        <w:left w:val="none" w:sz="0" w:space="0" w:color="auto"/>
        <w:bottom w:val="none" w:sz="0" w:space="0" w:color="auto"/>
        <w:right w:val="none" w:sz="0" w:space="0" w:color="auto"/>
      </w:divBdr>
    </w:div>
    <w:div w:id="149255534">
      <w:bodyDiv w:val="1"/>
      <w:marLeft w:val="0"/>
      <w:marRight w:val="0"/>
      <w:marTop w:val="0"/>
      <w:marBottom w:val="0"/>
      <w:divBdr>
        <w:top w:val="none" w:sz="0" w:space="0" w:color="auto"/>
        <w:left w:val="none" w:sz="0" w:space="0" w:color="auto"/>
        <w:bottom w:val="none" w:sz="0" w:space="0" w:color="auto"/>
        <w:right w:val="none" w:sz="0" w:space="0" w:color="auto"/>
      </w:divBdr>
    </w:div>
    <w:div w:id="149955384">
      <w:bodyDiv w:val="1"/>
      <w:marLeft w:val="0"/>
      <w:marRight w:val="0"/>
      <w:marTop w:val="0"/>
      <w:marBottom w:val="0"/>
      <w:divBdr>
        <w:top w:val="none" w:sz="0" w:space="0" w:color="auto"/>
        <w:left w:val="none" w:sz="0" w:space="0" w:color="auto"/>
        <w:bottom w:val="none" w:sz="0" w:space="0" w:color="auto"/>
        <w:right w:val="none" w:sz="0" w:space="0" w:color="auto"/>
      </w:divBdr>
    </w:div>
    <w:div w:id="150171982">
      <w:bodyDiv w:val="1"/>
      <w:marLeft w:val="0"/>
      <w:marRight w:val="0"/>
      <w:marTop w:val="0"/>
      <w:marBottom w:val="0"/>
      <w:divBdr>
        <w:top w:val="none" w:sz="0" w:space="0" w:color="auto"/>
        <w:left w:val="none" w:sz="0" w:space="0" w:color="auto"/>
        <w:bottom w:val="none" w:sz="0" w:space="0" w:color="auto"/>
        <w:right w:val="none" w:sz="0" w:space="0" w:color="auto"/>
      </w:divBdr>
    </w:div>
    <w:div w:id="150566691">
      <w:bodyDiv w:val="1"/>
      <w:marLeft w:val="0"/>
      <w:marRight w:val="0"/>
      <w:marTop w:val="0"/>
      <w:marBottom w:val="0"/>
      <w:divBdr>
        <w:top w:val="none" w:sz="0" w:space="0" w:color="auto"/>
        <w:left w:val="none" w:sz="0" w:space="0" w:color="auto"/>
        <w:bottom w:val="none" w:sz="0" w:space="0" w:color="auto"/>
        <w:right w:val="none" w:sz="0" w:space="0" w:color="auto"/>
      </w:divBdr>
    </w:div>
    <w:div w:id="151987449">
      <w:bodyDiv w:val="1"/>
      <w:marLeft w:val="0"/>
      <w:marRight w:val="0"/>
      <w:marTop w:val="0"/>
      <w:marBottom w:val="0"/>
      <w:divBdr>
        <w:top w:val="none" w:sz="0" w:space="0" w:color="auto"/>
        <w:left w:val="none" w:sz="0" w:space="0" w:color="auto"/>
        <w:bottom w:val="none" w:sz="0" w:space="0" w:color="auto"/>
        <w:right w:val="none" w:sz="0" w:space="0" w:color="auto"/>
      </w:divBdr>
    </w:div>
    <w:div w:id="152526807">
      <w:bodyDiv w:val="1"/>
      <w:marLeft w:val="0"/>
      <w:marRight w:val="0"/>
      <w:marTop w:val="0"/>
      <w:marBottom w:val="0"/>
      <w:divBdr>
        <w:top w:val="none" w:sz="0" w:space="0" w:color="auto"/>
        <w:left w:val="none" w:sz="0" w:space="0" w:color="auto"/>
        <w:bottom w:val="none" w:sz="0" w:space="0" w:color="auto"/>
        <w:right w:val="none" w:sz="0" w:space="0" w:color="auto"/>
      </w:divBdr>
    </w:div>
    <w:div w:id="152839886">
      <w:bodyDiv w:val="1"/>
      <w:marLeft w:val="0"/>
      <w:marRight w:val="0"/>
      <w:marTop w:val="0"/>
      <w:marBottom w:val="0"/>
      <w:divBdr>
        <w:top w:val="none" w:sz="0" w:space="0" w:color="auto"/>
        <w:left w:val="none" w:sz="0" w:space="0" w:color="auto"/>
        <w:bottom w:val="none" w:sz="0" w:space="0" w:color="auto"/>
        <w:right w:val="none" w:sz="0" w:space="0" w:color="auto"/>
      </w:divBdr>
    </w:div>
    <w:div w:id="153228008">
      <w:bodyDiv w:val="1"/>
      <w:marLeft w:val="0"/>
      <w:marRight w:val="0"/>
      <w:marTop w:val="0"/>
      <w:marBottom w:val="0"/>
      <w:divBdr>
        <w:top w:val="none" w:sz="0" w:space="0" w:color="auto"/>
        <w:left w:val="none" w:sz="0" w:space="0" w:color="auto"/>
        <w:bottom w:val="none" w:sz="0" w:space="0" w:color="auto"/>
        <w:right w:val="none" w:sz="0" w:space="0" w:color="auto"/>
      </w:divBdr>
    </w:div>
    <w:div w:id="153497537">
      <w:bodyDiv w:val="1"/>
      <w:marLeft w:val="0"/>
      <w:marRight w:val="0"/>
      <w:marTop w:val="0"/>
      <w:marBottom w:val="0"/>
      <w:divBdr>
        <w:top w:val="none" w:sz="0" w:space="0" w:color="auto"/>
        <w:left w:val="none" w:sz="0" w:space="0" w:color="auto"/>
        <w:bottom w:val="none" w:sz="0" w:space="0" w:color="auto"/>
        <w:right w:val="none" w:sz="0" w:space="0" w:color="auto"/>
      </w:divBdr>
    </w:div>
    <w:div w:id="153572548">
      <w:bodyDiv w:val="1"/>
      <w:marLeft w:val="0"/>
      <w:marRight w:val="0"/>
      <w:marTop w:val="0"/>
      <w:marBottom w:val="0"/>
      <w:divBdr>
        <w:top w:val="none" w:sz="0" w:space="0" w:color="auto"/>
        <w:left w:val="none" w:sz="0" w:space="0" w:color="auto"/>
        <w:bottom w:val="none" w:sz="0" w:space="0" w:color="auto"/>
        <w:right w:val="none" w:sz="0" w:space="0" w:color="auto"/>
      </w:divBdr>
    </w:div>
    <w:div w:id="154493995">
      <w:bodyDiv w:val="1"/>
      <w:marLeft w:val="0"/>
      <w:marRight w:val="0"/>
      <w:marTop w:val="0"/>
      <w:marBottom w:val="0"/>
      <w:divBdr>
        <w:top w:val="none" w:sz="0" w:space="0" w:color="auto"/>
        <w:left w:val="none" w:sz="0" w:space="0" w:color="auto"/>
        <w:bottom w:val="none" w:sz="0" w:space="0" w:color="auto"/>
        <w:right w:val="none" w:sz="0" w:space="0" w:color="auto"/>
      </w:divBdr>
    </w:div>
    <w:div w:id="154956645">
      <w:bodyDiv w:val="1"/>
      <w:marLeft w:val="0"/>
      <w:marRight w:val="0"/>
      <w:marTop w:val="0"/>
      <w:marBottom w:val="0"/>
      <w:divBdr>
        <w:top w:val="none" w:sz="0" w:space="0" w:color="auto"/>
        <w:left w:val="none" w:sz="0" w:space="0" w:color="auto"/>
        <w:bottom w:val="none" w:sz="0" w:space="0" w:color="auto"/>
        <w:right w:val="none" w:sz="0" w:space="0" w:color="auto"/>
      </w:divBdr>
    </w:div>
    <w:div w:id="155076405">
      <w:bodyDiv w:val="1"/>
      <w:marLeft w:val="0"/>
      <w:marRight w:val="0"/>
      <w:marTop w:val="0"/>
      <w:marBottom w:val="0"/>
      <w:divBdr>
        <w:top w:val="none" w:sz="0" w:space="0" w:color="auto"/>
        <w:left w:val="none" w:sz="0" w:space="0" w:color="auto"/>
        <w:bottom w:val="none" w:sz="0" w:space="0" w:color="auto"/>
        <w:right w:val="none" w:sz="0" w:space="0" w:color="auto"/>
      </w:divBdr>
    </w:div>
    <w:div w:id="155416047">
      <w:bodyDiv w:val="1"/>
      <w:marLeft w:val="0"/>
      <w:marRight w:val="0"/>
      <w:marTop w:val="0"/>
      <w:marBottom w:val="0"/>
      <w:divBdr>
        <w:top w:val="none" w:sz="0" w:space="0" w:color="auto"/>
        <w:left w:val="none" w:sz="0" w:space="0" w:color="auto"/>
        <w:bottom w:val="none" w:sz="0" w:space="0" w:color="auto"/>
        <w:right w:val="none" w:sz="0" w:space="0" w:color="auto"/>
      </w:divBdr>
    </w:div>
    <w:div w:id="155852364">
      <w:bodyDiv w:val="1"/>
      <w:marLeft w:val="0"/>
      <w:marRight w:val="0"/>
      <w:marTop w:val="0"/>
      <w:marBottom w:val="0"/>
      <w:divBdr>
        <w:top w:val="none" w:sz="0" w:space="0" w:color="auto"/>
        <w:left w:val="none" w:sz="0" w:space="0" w:color="auto"/>
        <w:bottom w:val="none" w:sz="0" w:space="0" w:color="auto"/>
        <w:right w:val="none" w:sz="0" w:space="0" w:color="auto"/>
      </w:divBdr>
    </w:div>
    <w:div w:id="155876911">
      <w:bodyDiv w:val="1"/>
      <w:marLeft w:val="0"/>
      <w:marRight w:val="0"/>
      <w:marTop w:val="0"/>
      <w:marBottom w:val="0"/>
      <w:divBdr>
        <w:top w:val="none" w:sz="0" w:space="0" w:color="auto"/>
        <w:left w:val="none" w:sz="0" w:space="0" w:color="auto"/>
        <w:bottom w:val="none" w:sz="0" w:space="0" w:color="auto"/>
        <w:right w:val="none" w:sz="0" w:space="0" w:color="auto"/>
      </w:divBdr>
    </w:div>
    <w:div w:id="156118401">
      <w:bodyDiv w:val="1"/>
      <w:marLeft w:val="0"/>
      <w:marRight w:val="0"/>
      <w:marTop w:val="0"/>
      <w:marBottom w:val="0"/>
      <w:divBdr>
        <w:top w:val="none" w:sz="0" w:space="0" w:color="auto"/>
        <w:left w:val="none" w:sz="0" w:space="0" w:color="auto"/>
        <w:bottom w:val="none" w:sz="0" w:space="0" w:color="auto"/>
        <w:right w:val="none" w:sz="0" w:space="0" w:color="auto"/>
      </w:divBdr>
    </w:div>
    <w:div w:id="157116106">
      <w:bodyDiv w:val="1"/>
      <w:marLeft w:val="0"/>
      <w:marRight w:val="0"/>
      <w:marTop w:val="0"/>
      <w:marBottom w:val="0"/>
      <w:divBdr>
        <w:top w:val="none" w:sz="0" w:space="0" w:color="auto"/>
        <w:left w:val="none" w:sz="0" w:space="0" w:color="auto"/>
        <w:bottom w:val="none" w:sz="0" w:space="0" w:color="auto"/>
        <w:right w:val="none" w:sz="0" w:space="0" w:color="auto"/>
      </w:divBdr>
    </w:div>
    <w:div w:id="157310315">
      <w:bodyDiv w:val="1"/>
      <w:marLeft w:val="0"/>
      <w:marRight w:val="0"/>
      <w:marTop w:val="0"/>
      <w:marBottom w:val="0"/>
      <w:divBdr>
        <w:top w:val="none" w:sz="0" w:space="0" w:color="auto"/>
        <w:left w:val="none" w:sz="0" w:space="0" w:color="auto"/>
        <w:bottom w:val="none" w:sz="0" w:space="0" w:color="auto"/>
        <w:right w:val="none" w:sz="0" w:space="0" w:color="auto"/>
      </w:divBdr>
    </w:div>
    <w:div w:id="157501621">
      <w:bodyDiv w:val="1"/>
      <w:marLeft w:val="0"/>
      <w:marRight w:val="0"/>
      <w:marTop w:val="0"/>
      <w:marBottom w:val="0"/>
      <w:divBdr>
        <w:top w:val="none" w:sz="0" w:space="0" w:color="auto"/>
        <w:left w:val="none" w:sz="0" w:space="0" w:color="auto"/>
        <w:bottom w:val="none" w:sz="0" w:space="0" w:color="auto"/>
        <w:right w:val="none" w:sz="0" w:space="0" w:color="auto"/>
      </w:divBdr>
    </w:div>
    <w:div w:id="157699752">
      <w:bodyDiv w:val="1"/>
      <w:marLeft w:val="0"/>
      <w:marRight w:val="0"/>
      <w:marTop w:val="0"/>
      <w:marBottom w:val="0"/>
      <w:divBdr>
        <w:top w:val="none" w:sz="0" w:space="0" w:color="auto"/>
        <w:left w:val="none" w:sz="0" w:space="0" w:color="auto"/>
        <w:bottom w:val="none" w:sz="0" w:space="0" w:color="auto"/>
        <w:right w:val="none" w:sz="0" w:space="0" w:color="auto"/>
      </w:divBdr>
    </w:div>
    <w:div w:id="157815509">
      <w:bodyDiv w:val="1"/>
      <w:marLeft w:val="0"/>
      <w:marRight w:val="0"/>
      <w:marTop w:val="0"/>
      <w:marBottom w:val="0"/>
      <w:divBdr>
        <w:top w:val="none" w:sz="0" w:space="0" w:color="auto"/>
        <w:left w:val="none" w:sz="0" w:space="0" w:color="auto"/>
        <w:bottom w:val="none" w:sz="0" w:space="0" w:color="auto"/>
        <w:right w:val="none" w:sz="0" w:space="0" w:color="auto"/>
      </w:divBdr>
    </w:div>
    <w:div w:id="158346720">
      <w:bodyDiv w:val="1"/>
      <w:marLeft w:val="0"/>
      <w:marRight w:val="0"/>
      <w:marTop w:val="0"/>
      <w:marBottom w:val="0"/>
      <w:divBdr>
        <w:top w:val="none" w:sz="0" w:space="0" w:color="auto"/>
        <w:left w:val="none" w:sz="0" w:space="0" w:color="auto"/>
        <w:bottom w:val="none" w:sz="0" w:space="0" w:color="auto"/>
        <w:right w:val="none" w:sz="0" w:space="0" w:color="auto"/>
      </w:divBdr>
    </w:div>
    <w:div w:id="158810482">
      <w:bodyDiv w:val="1"/>
      <w:marLeft w:val="0"/>
      <w:marRight w:val="0"/>
      <w:marTop w:val="0"/>
      <w:marBottom w:val="0"/>
      <w:divBdr>
        <w:top w:val="none" w:sz="0" w:space="0" w:color="auto"/>
        <w:left w:val="none" w:sz="0" w:space="0" w:color="auto"/>
        <w:bottom w:val="none" w:sz="0" w:space="0" w:color="auto"/>
        <w:right w:val="none" w:sz="0" w:space="0" w:color="auto"/>
      </w:divBdr>
    </w:div>
    <w:div w:id="158813225">
      <w:bodyDiv w:val="1"/>
      <w:marLeft w:val="0"/>
      <w:marRight w:val="0"/>
      <w:marTop w:val="0"/>
      <w:marBottom w:val="0"/>
      <w:divBdr>
        <w:top w:val="none" w:sz="0" w:space="0" w:color="auto"/>
        <w:left w:val="none" w:sz="0" w:space="0" w:color="auto"/>
        <w:bottom w:val="none" w:sz="0" w:space="0" w:color="auto"/>
        <w:right w:val="none" w:sz="0" w:space="0" w:color="auto"/>
      </w:divBdr>
    </w:div>
    <w:div w:id="158935205">
      <w:bodyDiv w:val="1"/>
      <w:marLeft w:val="0"/>
      <w:marRight w:val="0"/>
      <w:marTop w:val="0"/>
      <w:marBottom w:val="0"/>
      <w:divBdr>
        <w:top w:val="none" w:sz="0" w:space="0" w:color="auto"/>
        <w:left w:val="none" w:sz="0" w:space="0" w:color="auto"/>
        <w:bottom w:val="none" w:sz="0" w:space="0" w:color="auto"/>
        <w:right w:val="none" w:sz="0" w:space="0" w:color="auto"/>
      </w:divBdr>
    </w:div>
    <w:div w:id="159929813">
      <w:bodyDiv w:val="1"/>
      <w:marLeft w:val="0"/>
      <w:marRight w:val="0"/>
      <w:marTop w:val="0"/>
      <w:marBottom w:val="0"/>
      <w:divBdr>
        <w:top w:val="none" w:sz="0" w:space="0" w:color="auto"/>
        <w:left w:val="none" w:sz="0" w:space="0" w:color="auto"/>
        <w:bottom w:val="none" w:sz="0" w:space="0" w:color="auto"/>
        <w:right w:val="none" w:sz="0" w:space="0" w:color="auto"/>
      </w:divBdr>
    </w:div>
    <w:div w:id="160201333">
      <w:bodyDiv w:val="1"/>
      <w:marLeft w:val="0"/>
      <w:marRight w:val="0"/>
      <w:marTop w:val="0"/>
      <w:marBottom w:val="0"/>
      <w:divBdr>
        <w:top w:val="none" w:sz="0" w:space="0" w:color="auto"/>
        <w:left w:val="none" w:sz="0" w:space="0" w:color="auto"/>
        <w:bottom w:val="none" w:sz="0" w:space="0" w:color="auto"/>
        <w:right w:val="none" w:sz="0" w:space="0" w:color="auto"/>
      </w:divBdr>
    </w:div>
    <w:div w:id="160511205">
      <w:bodyDiv w:val="1"/>
      <w:marLeft w:val="0"/>
      <w:marRight w:val="0"/>
      <w:marTop w:val="0"/>
      <w:marBottom w:val="0"/>
      <w:divBdr>
        <w:top w:val="none" w:sz="0" w:space="0" w:color="auto"/>
        <w:left w:val="none" w:sz="0" w:space="0" w:color="auto"/>
        <w:bottom w:val="none" w:sz="0" w:space="0" w:color="auto"/>
        <w:right w:val="none" w:sz="0" w:space="0" w:color="auto"/>
      </w:divBdr>
    </w:div>
    <w:div w:id="161744180">
      <w:bodyDiv w:val="1"/>
      <w:marLeft w:val="0"/>
      <w:marRight w:val="0"/>
      <w:marTop w:val="0"/>
      <w:marBottom w:val="0"/>
      <w:divBdr>
        <w:top w:val="none" w:sz="0" w:space="0" w:color="auto"/>
        <w:left w:val="none" w:sz="0" w:space="0" w:color="auto"/>
        <w:bottom w:val="none" w:sz="0" w:space="0" w:color="auto"/>
        <w:right w:val="none" w:sz="0" w:space="0" w:color="auto"/>
      </w:divBdr>
    </w:div>
    <w:div w:id="162159830">
      <w:bodyDiv w:val="1"/>
      <w:marLeft w:val="0"/>
      <w:marRight w:val="0"/>
      <w:marTop w:val="0"/>
      <w:marBottom w:val="0"/>
      <w:divBdr>
        <w:top w:val="none" w:sz="0" w:space="0" w:color="auto"/>
        <w:left w:val="none" w:sz="0" w:space="0" w:color="auto"/>
        <w:bottom w:val="none" w:sz="0" w:space="0" w:color="auto"/>
        <w:right w:val="none" w:sz="0" w:space="0" w:color="auto"/>
      </w:divBdr>
    </w:div>
    <w:div w:id="162472331">
      <w:bodyDiv w:val="1"/>
      <w:marLeft w:val="0"/>
      <w:marRight w:val="0"/>
      <w:marTop w:val="0"/>
      <w:marBottom w:val="0"/>
      <w:divBdr>
        <w:top w:val="none" w:sz="0" w:space="0" w:color="auto"/>
        <w:left w:val="none" w:sz="0" w:space="0" w:color="auto"/>
        <w:bottom w:val="none" w:sz="0" w:space="0" w:color="auto"/>
        <w:right w:val="none" w:sz="0" w:space="0" w:color="auto"/>
      </w:divBdr>
    </w:div>
    <w:div w:id="162548741">
      <w:bodyDiv w:val="1"/>
      <w:marLeft w:val="0"/>
      <w:marRight w:val="0"/>
      <w:marTop w:val="0"/>
      <w:marBottom w:val="0"/>
      <w:divBdr>
        <w:top w:val="none" w:sz="0" w:space="0" w:color="auto"/>
        <w:left w:val="none" w:sz="0" w:space="0" w:color="auto"/>
        <w:bottom w:val="none" w:sz="0" w:space="0" w:color="auto"/>
        <w:right w:val="none" w:sz="0" w:space="0" w:color="auto"/>
      </w:divBdr>
    </w:div>
    <w:div w:id="163253175">
      <w:bodyDiv w:val="1"/>
      <w:marLeft w:val="0"/>
      <w:marRight w:val="0"/>
      <w:marTop w:val="0"/>
      <w:marBottom w:val="0"/>
      <w:divBdr>
        <w:top w:val="none" w:sz="0" w:space="0" w:color="auto"/>
        <w:left w:val="none" w:sz="0" w:space="0" w:color="auto"/>
        <w:bottom w:val="none" w:sz="0" w:space="0" w:color="auto"/>
        <w:right w:val="none" w:sz="0" w:space="0" w:color="auto"/>
      </w:divBdr>
    </w:div>
    <w:div w:id="163666378">
      <w:bodyDiv w:val="1"/>
      <w:marLeft w:val="0"/>
      <w:marRight w:val="0"/>
      <w:marTop w:val="0"/>
      <w:marBottom w:val="0"/>
      <w:divBdr>
        <w:top w:val="none" w:sz="0" w:space="0" w:color="auto"/>
        <w:left w:val="none" w:sz="0" w:space="0" w:color="auto"/>
        <w:bottom w:val="none" w:sz="0" w:space="0" w:color="auto"/>
        <w:right w:val="none" w:sz="0" w:space="0" w:color="auto"/>
      </w:divBdr>
    </w:div>
    <w:div w:id="164825567">
      <w:bodyDiv w:val="1"/>
      <w:marLeft w:val="0"/>
      <w:marRight w:val="0"/>
      <w:marTop w:val="0"/>
      <w:marBottom w:val="0"/>
      <w:divBdr>
        <w:top w:val="none" w:sz="0" w:space="0" w:color="auto"/>
        <w:left w:val="none" w:sz="0" w:space="0" w:color="auto"/>
        <w:bottom w:val="none" w:sz="0" w:space="0" w:color="auto"/>
        <w:right w:val="none" w:sz="0" w:space="0" w:color="auto"/>
      </w:divBdr>
    </w:div>
    <w:div w:id="164907079">
      <w:bodyDiv w:val="1"/>
      <w:marLeft w:val="0"/>
      <w:marRight w:val="0"/>
      <w:marTop w:val="0"/>
      <w:marBottom w:val="0"/>
      <w:divBdr>
        <w:top w:val="none" w:sz="0" w:space="0" w:color="auto"/>
        <w:left w:val="none" w:sz="0" w:space="0" w:color="auto"/>
        <w:bottom w:val="none" w:sz="0" w:space="0" w:color="auto"/>
        <w:right w:val="none" w:sz="0" w:space="0" w:color="auto"/>
      </w:divBdr>
    </w:div>
    <w:div w:id="165365431">
      <w:bodyDiv w:val="1"/>
      <w:marLeft w:val="0"/>
      <w:marRight w:val="0"/>
      <w:marTop w:val="0"/>
      <w:marBottom w:val="0"/>
      <w:divBdr>
        <w:top w:val="none" w:sz="0" w:space="0" w:color="auto"/>
        <w:left w:val="none" w:sz="0" w:space="0" w:color="auto"/>
        <w:bottom w:val="none" w:sz="0" w:space="0" w:color="auto"/>
        <w:right w:val="none" w:sz="0" w:space="0" w:color="auto"/>
      </w:divBdr>
    </w:div>
    <w:div w:id="165437685">
      <w:bodyDiv w:val="1"/>
      <w:marLeft w:val="0"/>
      <w:marRight w:val="0"/>
      <w:marTop w:val="0"/>
      <w:marBottom w:val="0"/>
      <w:divBdr>
        <w:top w:val="none" w:sz="0" w:space="0" w:color="auto"/>
        <w:left w:val="none" w:sz="0" w:space="0" w:color="auto"/>
        <w:bottom w:val="none" w:sz="0" w:space="0" w:color="auto"/>
        <w:right w:val="none" w:sz="0" w:space="0" w:color="auto"/>
      </w:divBdr>
    </w:div>
    <w:div w:id="166138149">
      <w:bodyDiv w:val="1"/>
      <w:marLeft w:val="0"/>
      <w:marRight w:val="0"/>
      <w:marTop w:val="0"/>
      <w:marBottom w:val="0"/>
      <w:divBdr>
        <w:top w:val="none" w:sz="0" w:space="0" w:color="auto"/>
        <w:left w:val="none" w:sz="0" w:space="0" w:color="auto"/>
        <w:bottom w:val="none" w:sz="0" w:space="0" w:color="auto"/>
        <w:right w:val="none" w:sz="0" w:space="0" w:color="auto"/>
      </w:divBdr>
    </w:div>
    <w:div w:id="166285023">
      <w:bodyDiv w:val="1"/>
      <w:marLeft w:val="0"/>
      <w:marRight w:val="0"/>
      <w:marTop w:val="0"/>
      <w:marBottom w:val="0"/>
      <w:divBdr>
        <w:top w:val="none" w:sz="0" w:space="0" w:color="auto"/>
        <w:left w:val="none" w:sz="0" w:space="0" w:color="auto"/>
        <w:bottom w:val="none" w:sz="0" w:space="0" w:color="auto"/>
        <w:right w:val="none" w:sz="0" w:space="0" w:color="auto"/>
      </w:divBdr>
    </w:div>
    <w:div w:id="166405397">
      <w:bodyDiv w:val="1"/>
      <w:marLeft w:val="0"/>
      <w:marRight w:val="0"/>
      <w:marTop w:val="0"/>
      <w:marBottom w:val="0"/>
      <w:divBdr>
        <w:top w:val="none" w:sz="0" w:space="0" w:color="auto"/>
        <w:left w:val="none" w:sz="0" w:space="0" w:color="auto"/>
        <w:bottom w:val="none" w:sz="0" w:space="0" w:color="auto"/>
        <w:right w:val="none" w:sz="0" w:space="0" w:color="auto"/>
      </w:divBdr>
    </w:div>
    <w:div w:id="167253496">
      <w:bodyDiv w:val="1"/>
      <w:marLeft w:val="0"/>
      <w:marRight w:val="0"/>
      <w:marTop w:val="0"/>
      <w:marBottom w:val="0"/>
      <w:divBdr>
        <w:top w:val="none" w:sz="0" w:space="0" w:color="auto"/>
        <w:left w:val="none" w:sz="0" w:space="0" w:color="auto"/>
        <w:bottom w:val="none" w:sz="0" w:space="0" w:color="auto"/>
        <w:right w:val="none" w:sz="0" w:space="0" w:color="auto"/>
      </w:divBdr>
    </w:div>
    <w:div w:id="167253691">
      <w:bodyDiv w:val="1"/>
      <w:marLeft w:val="0"/>
      <w:marRight w:val="0"/>
      <w:marTop w:val="0"/>
      <w:marBottom w:val="0"/>
      <w:divBdr>
        <w:top w:val="none" w:sz="0" w:space="0" w:color="auto"/>
        <w:left w:val="none" w:sz="0" w:space="0" w:color="auto"/>
        <w:bottom w:val="none" w:sz="0" w:space="0" w:color="auto"/>
        <w:right w:val="none" w:sz="0" w:space="0" w:color="auto"/>
      </w:divBdr>
    </w:div>
    <w:div w:id="167984276">
      <w:bodyDiv w:val="1"/>
      <w:marLeft w:val="0"/>
      <w:marRight w:val="0"/>
      <w:marTop w:val="0"/>
      <w:marBottom w:val="0"/>
      <w:divBdr>
        <w:top w:val="none" w:sz="0" w:space="0" w:color="auto"/>
        <w:left w:val="none" w:sz="0" w:space="0" w:color="auto"/>
        <w:bottom w:val="none" w:sz="0" w:space="0" w:color="auto"/>
        <w:right w:val="none" w:sz="0" w:space="0" w:color="auto"/>
      </w:divBdr>
    </w:div>
    <w:div w:id="168714453">
      <w:bodyDiv w:val="1"/>
      <w:marLeft w:val="0"/>
      <w:marRight w:val="0"/>
      <w:marTop w:val="0"/>
      <w:marBottom w:val="0"/>
      <w:divBdr>
        <w:top w:val="none" w:sz="0" w:space="0" w:color="auto"/>
        <w:left w:val="none" w:sz="0" w:space="0" w:color="auto"/>
        <w:bottom w:val="none" w:sz="0" w:space="0" w:color="auto"/>
        <w:right w:val="none" w:sz="0" w:space="0" w:color="auto"/>
      </w:divBdr>
    </w:div>
    <w:div w:id="169175691">
      <w:bodyDiv w:val="1"/>
      <w:marLeft w:val="0"/>
      <w:marRight w:val="0"/>
      <w:marTop w:val="0"/>
      <w:marBottom w:val="0"/>
      <w:divBdr>
        <w:top w:val="none" w:sz="0" w:space="0" w:color="auto"/>
        <w:left w:val="none" w:sz="0" w:space="0" w:color="auto"/>
        <w:bottom w:val="none" w:sz="0" w:space="0" w:color="auto"/>
        <w:right w:val="none" w:sz="0" w:space="0" w:color="auto"/>
      </w:divBdr>
    </w:div>
    <w:div w:id="169681791">
      <w:bodyDiv w:val="1"/>
      <w:marLeft w:val="0"/>
      <w:marRight w:val="0"/>
      <w:marTop w:val="0"/>
      <w:marBottom w:val="0"/>
      <w:divBdr>
        <w:top w:val="none" w:sz="0" w:space="0" w:color="auto"/>
        <w:left w:val="none" w:sz="0" w:space="0" w:color="auto"/>
        <w:bottom w:val="none" w:sz="0" w:space="0" w:color="auto"/>
        <w:right w:val="none" w:sz="0" w:space="0" w:color="auto"/>
      </w:divBdr>
    </w:div>
    <w:div w:id="170219556">
      <w:bodyDiv w:val="1"/>
      <w:marLeft w:val="0"/>
      <w:marRight w:val="0"/>
      <w:marTop w:val="0"/>
      <w:marBottom w:val="0"/>
      <w:divBdr>
        <w:top w:val="none" w:sz="0" w:space="0" w:color="auto"/>
        <w:left w:val="none" w:sz="0" w:space="0" w:color="auto"/>
        <w:bottom w:val="none" w:sz="0" w:space="0" w:color="auto"/>
        <w:right w:val="none" w:sz="0" w:space="0" w:color="auto"/>
      </w:divBdr>
    </w:div>
    <w:div w:id="171725994">
      <w:bodyDiv w:val="1"/>
      <w:marLeft w:val="0"/>
      <w:marRight w:val="0"/>
      <w:marTop w:val="0"/>
      <w:marBottom w:val="0"/>
      <w:divBdr>
        <w:top w:val="none" w:sz="0" w:space="0" w:color="auto"/>
        <w:left w:val="none" w:sz="0" w:space="0" w:color="auto"/>
        <w:bottom w:val="none" w:sz="0" w:space="0" w:color="auto"/>
        <w:right w:val="none" w:sz="0" w:space="0" w:color="auto"/>
      </w:divBdr>
    </w:div>
    <w:div w:id="171728604">
      <w:bodyDiv w:val="1"/>
      <w:marLeft w:val="0"/>
      <w:marRight w:val="0"/>
      <w:marTop w:val="0"/>
      <w:marBottom w:val="0"/>
      <w:divBdr>
        <w:top w:val="none" w:sz="0" w:space="0" w:color="auto"/>
        <w:left w:val="none" w:sz="0" w:space="0" w:color="auto"/>
        <w:bottom w:val="none" w:sz="0" w:space="0" w:color="auto"/>
        <w:right w:val="none" w:sz="0" w:space="0" w:color="auto"/>
      </w:divBdr>
    </w:div>
    <w:div w:id="171841603">
      <w:bodyDiv w:val="1"/>
      <w:marLeft w:val="0"/>
      <w:marRight w:val="0"/>
      <w:marTop w:val="0"/>
      <w:marBottom w:val="0"/>
      <w:divBdr>
        <w:top w:val="none" w:sz="0" w:space="0" w:color="auto"/>
        <w:left w:val="none" w:sz="0" w:space="0" w:color="auto"/>
        <w:bottom w:val="none" w:sz="0" w:space="0" w:color="auto"/>
        <w:right w:val="none" w:sz="0" w:space="0" w:color="auto"/>
      </w:divBdr>
    </w:div>
    <w:div w:id="172233984">
      <w:bodyDiv w:val="1"/>
      <w:marLeft w:val="0"/>
      <w:marRight w:val="0"/>
      <w:marTop w:val="0"/>
      <w:marBottom w:val="0"/>
      <w:divBdr>
        <w:top w:val="none" w:sz="0" w:space="0" w:color="auto"/>
        <w:left w:val="none" w:sz="0" w:space="0" w:color="auto"/>
        <w:bottom w:val="none" w:sz="0" w:space="0" w:color="auto"/>
        <w:right w:val="none" w:sz="0" w:space="0" w:color="auto"/>
      </w:divBdr>
    </w:div>
    <w:div w:id="172763757">
      <w:bodyDiv w:val="1"/>
      <w:marLeft w:val="0"/>
      <w:marRight w:val="0"/>
      <w:marTop w:val="0"/>
      <w:marBottom w:val="0"/>
      <w:divBdr>
        <w:top w:val="none" w:sz="0" w:space="0" w:color="auto"/>
        <w:left w:val="none" w:sz="0" w:space="0" w:color="auto"/>
        <w:bottom w:val="none" w:sz="0" w:space="0" w:color="auto"/>
        <w:right w:val="none" w:sz="0" w:space="0" w:color="auto"/>
      </w:divBdr>
    </w:div>
    <w:div w:id="173033913">
      <w:bodyDiv w:val="1"/>
      <w:marLeft w:val="0"/>
      <w:marRight w:val="0"/>
      <w:marTop w:val="0"/>
      <w:marBottom w:val="0"/>
      <w:divBdr>
        <w:top w:val="none" w:sz="0" w:space="0" w:color="auto"/>
        <w:left w:val="none" w:sz="0" w:space="0" w:color="auto"/>
        <w:bottom w:val="none" w:sz="0" w:space="0" w:color="auto"/>
        <w:right w:val="none" w:sz="0" w:space="0" w:color="auto"/>
      </w:divBdr>
    </w:div>
    <w:div w:id="173544050">
      <w:bodyDiv w:val="1"/>
      <w:marLeft w:val="0"/>
      <w:marRight w:val="0"/>
      <w:marTop w:val="0"/>
      <w:marBottom w:val="0"/>
      <w:divBdr>
        <w:top w:val="none" w:sz="0" w:space="0" w:color="auto"/>
        <w:left w:val="none" w:sz="0" w:space="0" w:color="auto"/>
        <w:bottom w:val="none" w:sz="0" w:space="0" w:color="auto"/>
        <w:right w:val="none" w:sz="0" w:space="0" w:color="auto"/>
      </w:divBdr>
    </w:div>
    <w:div w:id="174423350">
      <w:bodyDiv w:val="1"/>
      <w:marLeft w:val="0"/>
      <w:marRight w:val="0"/>
      <w:marTop w:val="0"/>
      <w:marBottom w:val="0"/>
      <w:divBdr>
        <w:top w:val="none" w:sz="0" w:space="0" w:color="auto"/>
        <w:left w:val="none" w:sz="0" w:space="0" w:color="auto"/>
        <w:bottom w:val="none" w:sz="0" w:space="0" w:color="auto"/>
        <w:right w:val="none" w:sz="0" w:space="0" w:color="auto"/>
      </w:divBdr>
    </w:div>
    <w:div w:id="174808686">
      <w:bodyDiv w:val="1"/>
      <w:marLeft w:val="0"/>
      <w:marRight w:val="0"/>
      <w:marTop w:val="0"/>
      <w:marBottom w:val="0"/>
      <w:divBdr>
        <w:top w:val="none" w:sz="0" w:space="0" w:color="auto"/>
        <w:left w:val="none" w:sz="0" w:space="0" w:color="auto"/>
        <w:bottom w:val="none" w:sz="0" w:space="0" w:color="auto"/>
        <w:right w:val="none" w:sz="0" w:space="0" w:color="auto"/>
      </w:divBdr>
    </w:div>
    <w:div w:id="174810076">
      <w:bodyDiv w:val="1"/>
      <w:marLeft w:val="0"/>
      <w:marRight w:val="0"/>
      <w:marTop w:val="0"/>
      <w:marBottom w:val="0"/>
      <w:divBdr>
        <w:top w:val="none" w:sz="0" w:space="0" w:color="auto"/>
        <w:left w:val="none" w:sz="0" w:space="0" w:color="auto"/>
        <w:bottom w:val="none" w:sz="0" w:space="0" w:color="auto"/>
        <w:right w:val="none" w:sz="0" w:space="0" w:color="auto"/>
      </w:divBdr>
    </w:div>
    <w:div w:id="175652181">
      <w:bodyDiv w:val="1"/>
      <w:marLeft w:val="0"/>
      <w:marRight w:val="0"/>
      <w:marTop w:val="0"/>
      <w:marBottom w:val="0"/>
      <w:divBdr>
        <w:top w:val="none" w:sz="0" w:space="0" w:color="auto"/>
        <w:left w:val="none" w:sz="0" w:space="0" w:color="auto"/>
        <w:bottom w:val="none" w:sz="0" w:space="0" w:color="auto"/>
        <w:right w:val="none" w:sz="0" w:space="0" w:color="auto"/>
      </w:divBdr>
    </w:div>
    <w:div w:id="175848134">
      <w:bodyDiv w:val="1"/>
      <w:marLeft w:val="0"/>
      <w:marRight w:val="0"/>
      <w:marTop w:val="0"/>
      <w:marBottom w:val="0"/>
      <w:divBdr>
        <w:top w:val="none" w:sz="0" w:space="0" w:color="auto"/>
        <w:left w:val="none" w:sz="0" w:space="0" w:color="auto"/>
        <w:bottom w:val="none" w:sz="0" w:space="0" w:color="auto"/>
        <w:right w:val="none" w:sz="0" w:space="0" w:color="auto"/>
      </w:divBdr>
    </w:div>
    <w:div w:id="176383155">
      <w:bodyDiv w:val="1"/>
      <w:marLeft w:val="0"/>
      <w:marRight w:val="0"/>
      <w:marTop w:val="0"/>
      <w:marBottom w:val="0"/>
      <w:divBdr>
        <w:top w:val="none" w:sz="0" w:space="0" w:color="auto"/>
        <w:left w:val="none" w:sz="0" w:space="0" w:color="auto"/>
        <w:bottom w:val="none" w:sz="0" w:space="0" w:color="auto"/>
        <w:right w:val="none" w:sz="0" w:space="0" w:color="auto"/>
      </w:divBdr>
    </w:div>
    <w:div w:id="176628015">
      <w:bodyDiv w:val="1"/>
      <w:marLeft w:val="0"/>
      <w:marRight w:val="0"/>
      <w:marTop w:val="0"/>
      <w:marBottom w:val="0"/>
      <w:divBdr>
        <w:top w:val="none" w:sz="0" w:space="0" w:color="auto"/>
        <w:left w:val="none" w:sz="0" w:space="0" w:color="auto"/>
        <w:bottom w:val="none" w:sz="0" w:space="0" w:color="auto"/>
        <w:right w:val="none" w:sz="0" w:space="0" w:color="auto"/>
      </w:divBdr>
    </w:div>
    <w:div w:id="177082220">
      <w:bodyDiv w:val="1"/>
      <w:marLeft w:val="0"/>
      <w:marRight w:val="0"/>
      <w:marTop w:val="0"/>
      <w:marBottom w:val="0"/>
      <w:divBdr>
        <w:top w:val="none" w:sz="0" w:space="0" w:color="auto"/>
        <w:left w:val="none" w:sz="0" w:space="0" w:color="auto"/>
        <w:bottom w:val="none" w:sz="0" w:space="0" w:color="auto"/>
        <w:right w:val="none" w:sz="0" w:space="0" w:color="auto"/>
      </w:divBdr>
    </w:div>
    <w:div w:id="177089795">
      <w:bodyDiv w:val="1"/>
      <w:marLeft w:val="0"/>
      <w:marRight w:val="0"/>
      <w:marTop w:val="0"/>
      <w:marBottom w:val="0"/>
      <w:divBdr>
        <w:top w:val="none" w:sz="0" w:space="0" w:color="auto"/>
        <w:left w:val="none" w:sz="0" w:space="0" w:color="auto"/>
        <w:bottom w:val="none" w:sz="0" w:space="0" w:color="auto"/>
        <w:right w:val="none" w:sz="0" w:space="0" w:color="auto"/>
      </w:divBdr>
    </w:div>
    <w:div w:id="177428074">
      <w:bodyDiv w:val="1"/>
      <w:marLeft w:val="0"/>
      <w:marRight w:val="0"/>
      <w:marTop w:val="0"/>
      <w:marBottom w:val="0"/>
      <w:divBdr>
        <w:top w:val="none" w:sz="0" w:space="0" w:color="auto"/>
        <w:left w:val="none" w:sz="0" w:space="0" w:color="auto"/>
        <w:bottom w:val="none" w:sz="0" w:space="0" w:color="auto"/>
        <w:right w:val="none" w:sz="0" w:space="0" w:color="auto"/>
      </w:divBdr>
    </w:div>
    <w:div w:id="178201079">
      <w:bodyDiv w:val="1"/>
      <w:marLeft w:val="0"/>
      <w:marRight w:val="0"/>
      <w:marTop w:val="0"/>
      <w:marBottom w:val="0"/>
      <w:divBdr>
        <w:top w:val="none" w:sz="0" w:space="0" w:color="auto"/>
        <w:left w:val="none" w:sz="0" w:space="0" w:color="auto"/>
        <w:bottom w:val="none" w:sz="0" w:space="0" w:color="auto"/>
        <w:right w:val="none" w:sz="0" w:space="0" w:color="auto"/>
      </w:divBdr>
    </w:div>
    <w:div w:id="178396653">
      <w:bodyDiv w:val="1"/>
      <w:marLeft w:val="0"/>
      <w:marRight w:val="0"/>
      <w:marTop w:val="0"/>
      <w:marBottom w:val="0"/>
      <w:divBdr>
        <w:top w:val="none" w:sz="0" w:space="0" w:color="auto"/>
        <w:left w:val="none" w:sz="0" w:space="0" w:color="auto"/>
        <w:bottom w:val="none" w:sz="0" w:space="0" w:color="auto"/>
        <w:right w:val="none" w:sz="0" w:space="0" w:color="auto"/>
      </w:divBdr>
    </w:div>
    <w:div w:id="178933181">
      <w:bodyDiv w:val="1"/>
      <w:marLeft w:val="0"/>
      <w:marRight w:val="0"/>
      <w:marTop w:val="0"/>
      <w:marBottom w:val="0"/>
      <w:divBdr>
        <w:top w:val="none" w:sz="0" w:space="0" w:color="auto"/>
        <w:left w:val="none" w:sz="0" w:space="0" w:color="auto"/>
        <w:bottom w:val="none" w:sz="0" w:space="0" w:color="auto"/>
        <w:right w:val="none" w:sz="0" w:space="0" w:color="auto"/>
      </w:divBdr>
    </w:div>
    <w:div w:id="179204378">
      <w:bodyDiv w:val="1"/>
      <w:marLeft w:val="0"/>
      <w:marRight w:val="0"/>
      <w:marTop w:val="0"/>
      <w:marBottom w:val="0"/>
      <w:divBdr>
        <w:top w:val="none" w:sz="0" w:space="0" w:color="auto"/>
        <w:left w:val="none" w:sz="0" w:space="0" w:color="auto"/>
        <w:bottom w:val="none" w:sz="0" w:space="0" w:color="auto"/>
        <w:right w:val="none" w:sz="0" w:space="0" w:color="auto"/>
      </w:divBdr>
    </w:div>
    <w:div w:id="179469609">
      <w:bodyDiv w:val="1"/>
      <w:marLeft w:val="0"/>
      <w:marRight w:val="0"/>
      <w:marTop w:val="0"/>
      <w:marBottom w:val="0"/>
      <w:divBdr>
        <w:top w:val="none" w:sz="0" w:space="0" w:color="auto"/>
        <w:left w:val="none" w:sz="0" w:space="0" w:color="auto"/>
        <w:bottom w:val="none" w:sz="0" w:space="0" w:color="auto"/>
        <w:right w:val="none" w:sz="0" w:space="0" w:color="auto"/>
      </w:divBdr>
    </w:div>
    <w:div w:id="179511751">
      <w:bodyDiv w:val="1"/>
      <w:marLeft w:val="0"/>
      <w:marRight w:val="0"/>
      <w:marTop w:val="0"/>
      <w:marBottom w:val="0"/>
      <w:divBdr>
        <w:top w:val="none" w:sz="0" w:space="0" w:color="auto"/>
        <w:left w:val="none" w:sz="0" w:space="0" w:color="auto"/>
        <w:bottom w:val="none" w:sz="0" w:space="0" w:color="auto"/>
        <w:right w:val="none" w:sz="0" w:space="0" w:color="auto"/>
      </w:divBdr>
    </w:div>
    <w:div w:id="179783621">
      <w:bodyDiv w:val="1"/>
      <w:marLeft w:val="0"/>
      <w:marRight w:val="0"/>
      <w:marTop w:val="0"/>
      <w:marBottom w:val="0"/>
      <w:divBdr>
        <w:top w:val="none" w:sz="0" w:space="0" w:color="auto"/>
        <w:left w:val="none" w:sz="0" w:space="0" w:color="auto"/>
        <w:bottom w:val="none" w:sz="0" w:space="0" w:color="auto"/>
        <w:right w:val="none" w:sz="0" w:space="0" w:color="auto"/>
      </w:divBdr>
    </w:div>
    <w:div w:id="180321147">
      <w:bodyDiv w:val="1"/>
      <w:marLeft w:val="0"/>
      <w:marRight w:val="0"/>
      <w:marTop w:val="0"/>
      <w:marBottom w:val="0"/>
      <w:divBdr>
        <w:top w:val="none" w:sz="0" w:space="0" w:color="auto"/>
        <w:left w:val="none" w:sz="0" w:space="0" w:color="auto"/>
        <w:bottom w:val="none" w:sz="0" w:space="0" w:color="auto"/>
        <w:right w:val="none" w:sz="0" w:space="0" w:color="auto"/>
      </w:divBdr>
    </w:div>
    <w:div w:id="180553738">
      <w:bodyDiv w:val="1"/>
      <w:marLeft w:val="0"/>
      <w:marRight w:val="0"/>
      <w:marTop w:val="0"/>
      <w:marBottom w:val="0"/>
      <w:divBdr>
        <w:top w:val="none" w:sz="0" w:space="0" w:color="auto"/>
        <w:left w:val="none" w:sz="0" w:space="0" w:color="auto"/>
        <w:bottom w:val="none" w:sz="0" w:space="0" w:color="auto"/>
        <w:right w:val="none" w:sz="0" w:space="0" w:color="auto"/>
      </w:divBdr>
    </w:div>
    <w:div w:id="181094327">
      <w:bodyDiv w:val="1"/>
      <w:marLeft w:val="0"/>
      <w:marRight w:val="0"/>
      <w:marTop w:val="0"/>
      <w:marBottom w:val="0"/>
      <w:divBdr>
        <w:top w:val="none" w:sz="0" w:space="0" w:color="auto"/>
        <w:left w:val="none" w:sz="0" w:space="0" w:color="auto"/>
        <w:bottom w:val="none" w:sz="0" w:space="0" w:color="auto"/>
        <w:right w:val="none" w:sz="0" w:space="0" w:color="auto"/>
      </w:divBdr>
    </w:div>
    <w:div w:id="181359863">
      <w:bodyDiv w:val="1"/>
      <w:marLeft w:val="0"/>
      <w:marRight w:val="0"/>
      <w:marTop w:val="0"/>
      <w:marBottom w:val="0"/>
      <w:divBdr>
        <w:top w:val="none" w:sz="0" w:space="0" w:color="auto"/>
        <w:left w:val="none" w:sz="0" w:space="0" w:color="auto"/>
        <w:bottom w:val="none" w:sz="0" w:space="0" w:color="auto"/>
        <w:right w:val="none" w:sz="0" w:space="0" w:color="auto"/>
      </w:divBdr>
    </w:div>
    <w:div w:id="181408187">
      <w:bodyDiv w:val="1"/>
      <w:marLeft w:val="0"/>
      <w:marRight w:val="0"/>
      <w:marTop w:val="0"/>
      <w:marBottom w:val="0"/>
      <w:divBdr>
        <w:top w:val="none" w:sz="0" w:space="0" w:color="auto"/>
        <w:left w:val="none" w:sz="0" w:space="0" w:color="auto"/>
        <w:bottom w:val="none" w:sz="0" w:space="0" w:color="auto"/>
        <w:right w:val="none" w:sz="0" w:space="0" w:color="auto"/>
      </w:divBdr>
    </w:div>
    <w:div w:id="181629053">
      <w:bodyDiv w:val="1"/>
      <w:marLeft w:val="0"/>
      <w:marRight w:val="0"/>
      <w:marTop w:val="0"/>
      <w:marBottom w:val="0"/>
      <w:divBdr>
        <w:top w:val="none" w:sz="0" w:space="0" w:color="auto"/>
        <w:left w:val="none" w:sz="0" w:space="0" w:color="auto"/>
        <w:bottom w:val="none" w:sz="0" w:space="0" w:color="auto"/>
        <w:right w:val="none" w:sz="0" w:space="0" w:color="auto"/>
      </w:divBdr>
    </w:div>
    <w:div w:id="181668860">
      <w:bodyDiv w:val="1"/>
      <w:marLeft w:val="0"/>
      <w:marRight w:val="0"/>
      <w:marTop w:val="0"/>
      <w:marBottom w:val="0"/>
      <w:divBdr>
        <w:top w:val="none" w:sz="0" w:space="0" w:color="auto"/>
        <w:left w:val="none" w:sz="0" w:space="0" w:color="auto"/>
        <w:bottom w:val="none" w:sz="0" w:space="0" w:color="auto"/>
        <w:right w:val="none" w:sz="0" w:space="0" w:color="auto"/>
      </w:divBdr>
    </w:div>
    <w:div w:id="181942437">
      <w:bodyDiv w:val="1"/>
      <w:marLeft w:val="0"/>
      <w:marRight w:val="0"/>
      <w:marTop w:val="0"/>
      <w:marBottom w:val="0"/>
      <w:divBdr>
        <w:top w:val="none" w:sz="0" w:space="0" w:color="auto"/>
        <w:left w:val="none" w:sz="0" w:space="0" w:color="auto"/>
        <w:bottom w:val="none" w:sz="0" w:space="0" w:color="auto"/>
        <w:right w:val="none" w:sz="0" w:space="0" w:color="auto"/>
      </w:divBdr>
    </w:div>
    <w:div w:id="182212845">
      <w:bodyDiv w:val="1"/>
      <w:marLeft w:val="0"/>
      <w:marRight w:val="0"/>
      <w:marTop w:val="0"/>
      <w:marBottom w:val="0"/>
      <w:divBdr>
        <w:top w:val="none" w:sz="0" w:space="0" w:color="auto"/>
        <w:left w:val="none" w:sz="0" w:space="0" w:color="auto"/>
        <w:bottom w:val="none" w:sz="0" w:space="0" w:color="auto"/>
        <w:right w:val="none" w:sz="0" w:space="0" w:color="auto"/>
      </w:divBdr>
    </w:div>
    <w:div w:id="182667445">
      <w:bodyDiv w:val="1"/>
      <w:marLeft w:val="0"/>
      <w:marRight w:val="0"/>
      <w:marTop w:val="0"/>
      <w:marBottom w:val="0"/>
      <w:divBdr>
        <w:top w:val="none" w:sz="0" w:space="0" w:color="auto"/>
        <w:left w:val="none" w:sz="0" w:space="0" w:color="auto"/>
        <w:bottom w:val="none" w:sz="0" w:space="0" w:color="auto"/>
        <w:right w:val="none" w:sz="0" w:space="0" w:color="auto"/>
      </w:divBdr>
    </w:div>
    <w:div w:id="183517211">
      <w:bodyDiv w:val="1"/>
      <w:marLeft w:val="0"/>
      <w:marRight w:val="0"/>
      <w:marTop w:val="0"/>
      <w:marBottom w:val="0"/>
      <w:divBdr>
        <w:top w:val="none" w:sz="0" w:space="0" w:color="auto"/>
        <w:left w:val="none" w:sz="0" w:space="0" w:color="auto"/>
        <w:bottom w:val="none" w:sz="0" w:space="0" w:color="auto"/>
        <w:right w:val="none" w:sz="0" w:space="0" w:color="auto"/>
      </w:divBdr>
    </w:div>
    <w:div w:id="183567106">
      <w:bodyDiv w:val="1"/>
      <w:marLeft w:val="0"/>
      <w:marRight w:val="0"/>
      <w:marTop w:val="0"/>
      <w:marBottom w:val="0"/>
      <w:divBdr>
        <w:top w:val="none" w:sz="0" w:space="0" w:color="auto"/>
        <w:left w:val="none" w:sz="0" w:space="0" w:color="auto"/>
        <w:bottom w:val="none" w:sz="0" w:space="0" w:color="auto"/>
        <w:right w:val="none" w:sz="0" w:space="0" w:color="auto"/>
      </w:divBdr>
    </w:div>
    <w:div w:id="183787236">
      <w:bodyDiv w:val="1"/>
      <w:marLeft w:val="0"/>
      <w:marRight w:val="0"/>
      <w:marTop w:val="0"/>
      <w:marBottom w:val="0"/>
      <w:divBdr>
        <w:top w:val="none" w:sz="0" w:space="0" w:color="auto"/>
        <w:left w:val="none" w:sz="0" w:space="0" w:color="auto"/>
        <w:bottom w:val="none" w:sz="0" w:space="0" w:color="auto"/>
        <w:right w:val="none" w:sz="0" w:space="0" w:color="auto"/>
      </w:divBdr>
    </w:div>
    <w:div w:id="184095810">
      <w:bodyDiv w:val="1"/>
      <w:marLeft w:val="0"/>
      <w:marRight w:val="0"/>
      <w:marTop w:val="0"/>
      <w:marBottom w:val="0"/>
      <w:divBdr>
        <w:top w:val="none" w:sz="0" w:space="0" w:color="auto"/>
        <w:left w:val="none" w:sz="0" w:space="0" w:color="auto"/>
        <w:bottom w:val="none" w:sz="0" w:space="0" w:color="auto"/>
        <w:right w:val="none" w:sz="0" w:space="0" w:color="auto"/>
      </w:divBdr>
    </w:div>
    <w:div w:id="185876610">
      <w:bodyDiv w:val="1"/>
      <w:marLeft w:val="0"/>
      <w:marRight w:val="0"/>
      <w:marTop w:val="0"/>
      <w:marBottom w:val="0"/>
      <w:divBdr>
        <w:top w:val="none" w:sz="0" w:space="0" w:color="auto"/>
        <w:left w:val="none" w:sz="0" w:space="0" w:color="auto"/>
        <w:bottom w:val="none" w:sz="0" w:space="0" w:color="auto"/>
        <w:right w:val="none" w:sz="0" w:space="0" w:color="auto"/>
      </w:divBdr>
    </w:div>
    <w:div w:id="187644305">
      <w:bodyDiv w:val="1"/>
      <w:marLeft w:val="0"/>
      <w:marRight w:val="0"/>
      <w:marTop w:val="0"/>
      <w:marBottom w:val="0"/>
      <w:divBdr>
        <w:top w:val="none" w:sz="0" w:space="0" w:color="auto"/>
        <w:left w:val="none" w:sz="0" w:space="0" w:color="auto"/>
        <w:bottom w:val="none" w:sz="0" w:space="0" w:color="auto"/>
        <w:right w:val="none" w:sz="0" w:space="0" w:color="auto"/>
      </w:divBdr>
    </w:div>
    <w:div w:id="187644615">
      <w:bodyDiv w:val="1"/>
      <w:marLeft w:val="0"/>
      <w:marRight w:val="0"/>
      <w:marTop w:val="0"/>
      <w:marBottom w:val="0"/>
      <w:divBdr>
        <w:top w:val="none" w:sz="0" w:space="0" w:color="auto"/>
        <w:left w:val="none" w:sz="0" w:space="0" w:color="auto"/>
        <w:bottom w:val="none" w:sz="0" w:space="0" w:color="auto"/>
        <w:right w:val="none" w:sz="0" w:space="0" w:color="auto"/>
      </w:divBdr>
    </w:div>
    <w:div w:id="188105204">
      <w:bodyDiv w:val="1"/>
      <w:marLeft w:val="0"/>
      <w:marRight w:val="0"/>
      <w:marTop w:val="0"/>
      <w:marBottom w:val="0"/>
      <w:divBdr>
        <w:top w:val="none" w:sz="0" w:space="0" w:color="auto"/>
        <w:left w:val="none" w:sz="0" w:space="0" w:color="auto"/>
        <w:bottom w:val="none" w:sz="0" w:space="0" w:color="auto"/>
        <w:right w:val="none" w:sz="0" w:space="0" w:color="auto"/>
      </w:divBdr>
    </w:div>
    <w:div w:id="188422059">
      <w:bodyDiv w:val="1"/>
      <w:marLeft w:val="0"/>
      <w:marRight w:val="0"/>
      <w:marTop w:val="0"/>
      <w:marBottom w:val="0"/>
      <w:divBdr>
        <w:top w:val="none" w:sz="0" w:space="0" w:color="auto"/>
        <w:left w:val="none" w:sz="0" w:space="0" w:color="auto"/>
        <w:bottom w:val="none" w:sz="0" w:space="0" w:color="auto"/>
        <w:right w:val="none" w:sz="0" w:space="0" w:color="auto"/>
      </w:divBdr>
    </w:div>
    <w:div w:id="188759623">
      <w:bodyDiv w:val="1"/>
      <w:marLeft w:val="0"/>
      <w:marRight w:val="0"/>
      <w:marTop w:val="0"/>
      <w:marBottom w:val="0"/>
      <w:divBdr>
        <w:top w:val="none" w:sz="0" w:space="0" w:color="auto"/>
        <w:left w:val="none" w:sz="0" w:space="0" w:color="auto"/>
        <w:bottom w:val="none" w:sz="0" w:space="0" w:color="auto"/>
        <w:right w:val="none" w:sz="0" w:space="0" w:color="auto"/>
      </w:divBdr>
    </w:div>
    <w:div w:id="188763282">
      <w:bodyDiv w:val="1"/>
      <w:marLeft w:val="0"/>
      <w:marRight w:val="0"/>
      <w:marTop w:val="0"/>
      <w:marBottom w:val="0"/>
      <w:divBdr>
        <w:top w:val="none" w:sz="0" w:space="0" w:color="auto"/>
        <w:left w:val="none" w:sz="0" w:space="0" w:color="auto"/>
        <w:bottom w:val="none" w:sz="0" w:space="0" w:color="auto"/>
        <w:right w:val="none" w:sz="0" w:space="0" w:color="auto"/>
      </w:divBdr>
    </w:div>
    <w:div w:id="188951117">
      <w:bodyDiv w:val="1"/>
      <w:marLeft w:val="0"/>
      <w:marRight w:val="0"/>
      <w:marTop w:val="0"/>
      <w:marBottom w:val="0"/>
      <w:divBdr>
        <w:top w:val="none" w:sz="0" w:space="0" w:color="auto"/>
        <w:left w:val="none" w:sz="0" w:space="0" w:color="auto"/>
        <w:bottom w:val="none" w:sz="0" w:space="0" w:color="auto"/>
        <w:right w:val="none" w:sz="0" w:space="0" w:color="auto"/>
      </w:divBdr>
    </w:div>
    <w:div w:id="189805883">
      <w:bodyDiv w:val="1"/>
      <w:marLeft w:val="0"/>
      <w:marRight w:val="0"/>
      <w:marTop w:val="0"/>
      <w:marBottom w:val="0"/>
      <w:divBdr>
        <w:top w:val="none" w:sz="0" w:space="0" w:color="auto"/>
        <w:left w:val="none" w:sz="0" w:space="0" w:color="auto"/>
        <w:bottom w:val="none" w:sz="0" w:space="0" w:color="auto"/>
        <w:right w:val="none" w:sz="0" w:space="0" w:color="auto"/>
      </w:divBdr>
    </w:div>
    <w:div w:id="190579950">
      <w:bodyDiv w:val="1"/>
      <w:marLeft w:val="0"/>
      <w:marRight w:val="0"/>
      <w:marTop w:val="0"/>
      <w:marBottom w:val="0"/>
      <w:divBdr>
        <w:top w:val="none" w:sz="0" w:space="0" w:color="auto"/>
        <w:left w:val="none" w:sz="0" w:space="0" w:color="auto"/>
        <w:bottom w:val="none" w:sz="0" w:space="0" w:color="auto"/>
        <w:right w:val="none" w:sz="0" w:space="0" w:color="auto"/>
      </w:divBdr>
    </w:div>
    <w:div w:id="190610824">
      <w:bodyDiv w:val="1"/>
      <w:marLeft w:val="0"/>
      <w:marRight w:val="0"/>
      <w:marTop w:val="0"/>
      <w:marBottom w:val="0"/>
      <w:divBdr>
        <w:top w:val="none" w:sz="0" w:space="0" w:color="auto"/>
        <w:left w:val="none" w:sz="0" w:space="0" w:color="auto"/>
        <w:bottom w:val="none" w:sz="0" w:space="0" w:color="auto"/>
        <w:right w:val="none" w:sz="0" w:space="0" w:color="auto"/>
      </w:divBdr>
    </w:div>
    <w:div w:id="190723144">
      <w:bodyDiv w:val="1"/>
      <w:marLeft w:val="0"/>
      <w:marRight w:val="0"/>
      <w:marTop w:val="0"/>
      <w:marBottom w:val="0"/>
      <w:divBdr>
        <w:top w:val="none" w:sz="0" w:space="0" w:color="auto"/>
        <w:left w:val="none" w:sz="0" w:space="0" w:color="auto"/>
        <w:bottom w:val="none" w:sz="0" w:space="0" w:color="auto"/>
        <w:right w:val="none" w:sz="0" w:space="0" w:color="auto"/>
      </w:divBdr>
    </w:div>
    <w:div w:id="190841971">
      <w:bodyDiv w:val="1"/>
      <w:marLeft w:val="0"/>
      <w:marRight w:val="0"/>
      <w:marTop w:val="0"/>
      <w:marBottom w:val="0"/>
      <w:divBdr>
        <w:top w:val="none" w:sz="0" w:space="0" w:color="auto"/>
        <w:left w:val="none" w:sz="0" w:space="0" w:color="auto"/>
        <w:bottom w:val="none" w:sz="0" w:space="0" w:color="auto"/>
        <w:right w:val="none" w:sz="0" w:space="0" w:color="auto"/>
      </w:divBdr>
    </w:div>
    <w:div w:id="190918091">
      <w:bodyDiv w:val="1"/>
      <w:marLeft w:val="0"/>
      <w:marRight w:val="0"/>
      <w:marTop w:val="0"/>
      <w:marBottom w:val="0"/>
      <w:divBdr>
        <w:top w:val="none" w:sz="0" w:space="0" w:color="auto"/>
        <w:left w:val="none" w:sz="0" w:space="0" w:color="auto"/>
        <w:bottom w:val="none" w:sz="0" w:space="0" w:color="auto"/>
        <w:right w:val="none" w:sz="0" w:space="0" w:color="auto"/>
      </w:divBdr>
    </w:div>
    <w:div w:id="191037954">
      <w:bodyDiv w:val="1"/>
      <w:marLeft w:val="0"/>
      <w:marRight w:val="0"/>
      <w:marTop w:val="0"/>
      <w:marBottom w:val="0"/>
      <w:divBdr>
        <w:top w:val="none" w:sz="0" w:space="0" w:color="auto"/>
        <w:left w:val="none" w:sz="0" w:space="0" w:color="auto"/>
        <w:bottom w:val="none" w:sz="0" w:space="0" w:color="auto"/>
        <w:right w:val="none" w:sz="0" w:space="0" w:color="auto"/>
      </w:divBdr>
    </w:div>
    <w:div w:id="191453752">
      <w:bodyDiv w:val="1"/>
      <w:marLeft w:val="0"/>
      <w:marRight w:val="0"/>
      <w:marTop w:val="0"/>
      <w:marBottom w:val="0"/>
      <w:divBdr>
        <w:top w:val="none" w:sz="0" w:space="0" w:color="auto"/>
        <w:left w:val="none" w:sz="0" w:space="0" w:color="auto"/>
        <w:bottom w:val="none" w:sz="0" w:space="0" w:color="auto"/>
        <w:right w:val="none" w:sz="0" w:space="0" w:color="auto"/>
      </w:divBdr>
    </w:div>
    <w:div w:id="191847944">
      <w:bodyDiv w:val="1"/>
      <w:marLeft w:val="0"/>
      <w:marRight w:val="0"/>
      <w:marTop w:val="0"/>
      <w:marBottom w:val="0"/>
      <w:divBdr>
        <w:top w:val="none" w:sz="0" w:space="0" w:color="auto"/>
        <w:left w:val="none" w:sz="0" w:space="0" w:color="auto"/>
        <w:bottom w:val="none" w:sz="0" w:space="0" w:color="auto"/>
        <w:right w:val="none" w:sz="0" w:space="0" w:color="auto"/>
      </w:divBdr>
    </w:div>
    <w:div w:id="192577084">
      <w:bodyDiv w:val="1"/>
      <w:marLeft w:val="0"/>
      <w:marRight w:val="0"/>
      <w:marTop w:val="0"/>
      <w:marBottom w:val="0"/>
      <w:divBdr>
        <w:top w:val="none" w:sz="0" w:space="0" w:color="auto"/>
        <w:left w:val="none" w:sz="0" w:space="0" w:color="auto"/>
        <w:bottom w:val="none" w:sz="0" w:space="0" w:color="auto"/>
        <w:right w:val="none" w:sz="0" w:space="0" w:color="auto"/>
      </w:divBdr>
    </w:div>
    <w:div w:id="192809246">
      <w:bodyDiv w:val="1"/>
      <w:marLeft w:val="0"/>
      <w:marRight w:val="0"/>
      <w:marTop w:val="0"/>
      <w:marBottom w:val="0"/>
      <w:divBdr>
        <w:top w:val="none" w:sz="0" w:space="0" w:color="auto"/>
        <w:left w:val="none" w:sz="0" w:space="0" w:color="auto"/>
        <w:bottom w:val="none" w:sz="0" w:space="0" w:color="auto"/>
        <w:right w:val="none" w:sz="0" w:space="0" w:color="auto"/>
      </w:divBdr>
    </w:div>
    <w:div w:id="193005670">
      <w:bodyDiv w:val="1"/>
      <w:marLeft w:val="0"/>
      <w:marRight w:val="0"/>
      <w:marTop w:val="0"/>
      <w:marBottom w:val="0"/>
      <w:divBdr>
        <w:top w:val="none" w:sz="0" w:space="0" w:color="auto"/>
        <w:left w:val="none" w:sz="0" w:space="0" w:color="auto"/>
        <w:bottom w:val="none" w:sz="0" w:space="0" w:color="auto"/>
        <w:right w:val="none" w:sz="0" w:space="0" w:color="auto"/>
      </w:divBdr>
    </w:div>
    <w:div w:id="193079989">
      <w:bodyDiv w:val="1"/>
      <w:marLeft w:val="0"/>
      <w:marRight w:val="0"/>
      <w:marTop w:val="0"/>
      <w:marBottom w:val="0"/>
      <w:divBdr>
        <w:top w:val="none" w:sz="0" w:space="0" w:color="auto"/>
        <w:left w:val="none" w:sz="0" w:space="0" w:color="auto"/>
        <w:bottom w:val="none" w:sz="0" w:space="0" w:color="auto"/>
        <w:right w:val="none" w:sz="0" w:space="0" w:color="auto"/>
      </w:divBdr>
    </w:div>
    <w:div w:id="193463483">
      <w:bodyDiv w:val="1"/>
      <w:marLeft w:val="0"/>
      <w:marRight w:val="0"/>
      <w:marTop w:val="0"/>
      <w:marBottom w:val="0"/>
      <w:divBdr>
        <w:top w:val="none" w:sz="0" w:space="0" w:color="auto"/>
        <w:left w:val="none" w:sz="0" w:space="0" w:color="auto"/>
        <w:bottom w:val="none" w:sz="0" w:space="0" w:color="auto"/>
        <w:right w:val="none" w:sz="0" w:space="0" w:color="auto"/>
      </w:divBdr>
    </w:div>
    <w:div w:id="193932489">
      <w:bodyDiv w:val="1"/>
      <w:marLeft w:val="0"/>
      <w:marRight w:val="0"/>
      <w:marTop w:val="0"/>
      <w:marBottom w:val="0"/>
      <w:divBdr>
        <w:top w:val="none" w:sz="0" w:space="0" w:color="auto"/>
        <w:left w:val="none" w:sz="0" w:space="0" w:color="auto"/>
        <w:bottom w:val="none" w:sz="0" w:space="0" w:color="auto"/>
        <w:right w:val="none" w:sz="0" w:space="0" w:color="auto"/>
      </w:divBdr>
    </w:div>
    <w:div w:id="194469157">
      <w:bodyDiv w:val="1"/>
      <w:marLeft w:val="0"/>
      <w:marRight w:val="0"/>
      <w:marTop w:val="0"/>
      <w:marBottom w:val="0"/>
      <w:divBdr>
        <w:top w:val="none" w:sz="0" w:space="0" w:color="auto"/>
        <w:left w:val="none" w:sz="0" w:space="0" w:color="auto"/>
        <w:bottom w:val="none" w:sz="0" w:space="0" w:color="auto"/>
        <w:right w:val="none" w:sz="0" w:space="0" w:color="auto"/>
      </w:divBdr>
    </w:div>
    <w:div w:id="194658384">
      <w:bodyDiv w:val="1"/>
      <w:marLeft w:val="0"/>
      <w:marRight w:val="0"/>
      <w:marTop w:val="0"/>
      <w:marBottom w:val="0"/>
      <w:divBdr>
        <w:top w:val="none" w:sz="0" w:space="0" w:color="auto"/>
        <w:left w:val="none" w:sz="0" w:space="0" w:color="auto"/>
        <w:bottom w:val="none" w:sz="0" w:space="0" w:color="auto"/>
        <w:right w:val="none" w:sz="0" w:space="0" w:color="auto"/>
      </w:divBdr>
    </w:div>
    <w:div w:id="195239391">
      <w:bodyDiv w:val="1"/>
      <w:marLeft w:val="0"/>
      <w:marRight w:val="0"/>
      <w:marTop w:val="0"/>
      <w:marBottom w:val="0"/>
      <w:divBdr>
        <w:top w:val="none" w:sz="0" w:space="0" w:color="auto"/>
        <w:left w:val="none" w:sz="0" w:space="0" w:color="auto"/>
        <w:bottom w:val="none" w:sz="0" w:space="0" w:color="auto"/>
        <w:right w:val="none" w:sz="0" w:space="0" w:color="auto"/>
      </w:divBdr>
    </w:div>
    <w:div w:id="195314367">
      <w:bodyDiv w:val="1"/>
      <w:marLeft w:val="0"/>
      <w:marRight w:val="0"/>
      <w:marTop w:val="0"/>
      <w:marBottom w:val="0"/>
      <w:divBdr>
        <w:top w:val="none" w:sz="0" w:space="0" w:color="auto"/>
        <w:left w:val="none" w:sz="0" w:space="0" w:color="auto"/>
        <w:bottom w:val="none" w:sz="0" w:space="0" w:color="auto"/>
        <w:right w:val="none" w:sz="0" w:space="0" w:color="auto"/>
      </w:divBdr>
    </w:div>
    <w:div w:id="196042230">
      <w:bodyDiv w:val="1"/>
      <w:marLeft w:val="0"/>
      <w:marRight w:val="0"/>
      <w:marTop w:val="0"/>
      <w:marBottom w:val="0"/>
      <w:divBdr>
        <w:top w:val="none" w:sz="0" w:space="0" w:color="auto"/>
        <w:left w:val="none" w:sz="0" w:space="0" w:color="auto"/>
        <w:bottom w:val="none" w:sz="0" w:space="0" w:color="auto"/>
        <w:right w:val="none" w:sz="0" w:space="0" w:color="auto"/>
      </w:divBdr>
    </w:div>
    <w:div w:id="197015827">
      <w:bodyDiv w:val="1"/>
      <w:marLeft w:val="0"/>
      <w:marRight w:val="0"/>
      <w:marTop w:val="0"/>
      <w:marBottom w:val="0"/>
      <w:divBdr>
        <w:top w:val="none" w:sz="0" w:space="0" w:color="auto"/>
        <w:left w:val="none" w:sz="0" w:space="0" w:color="auto"/>
        <w:bottom w:val="none" w:sz="0" w:space="0" w:color="auto"/>
        <w:right w:val="none" w:sz="0" w:space="0" w:color="auto"/>
      </w:divBdr>
    </w:div>
    <w:div w:id="197089628">
      <w:bodyDiv w:val="1"/>
      <w:marLeft w:val="0"/>
      <w:marRight w:val="0"/>
      <w:marTop w:val="0"/>
      <w:marBottom w:val="0"/>
      <w:divBdr>
        <w:top w:val="none" w:sz="0" w:space="0" w:color="auto"/>
        <w:left w:val="none" w:sz="0" w:space="0" w:color="auto"/>
        <w:bottom w:val="none" w:sz="0" w:space="0" w:color="auto"/>
        <w:right w:val="none" w:sz="0" w:space="0" w:color="auto"/>
      </w:divBdr>
    </w:div>
    <w:div w:id="197476974">
      <w:bodyDiv w:val="1"/>
      <w:marLeft w:val="0"/>
      <w:marRight w:val="0"/>
      <w:marTop w:val="0"/>
      <w:marBottom w:val="0"/>
      <w:divBdr>
        <w:top w:val="none" w:sz="0" w:space="0" w:color="auto"/>
        <w:left w:val="none" w:sz="0" w:space="0" w:color="auto"/>
        <w:bottom w:val="none" w:sz="0" w:space="0" w:color="auto"/>
        <w:right w:val="none" w:sz="0" w:space="0" w:color="auto"/>
      </w:divBdr>
    </w:div>
    <w:div w:id="197623503">
      <w:bodyDiv w:val="1"/>
      <w:marLeft w:val="0"/>
      <w:marRight w:val="0"/>
      <w:marTop w:val="0"/>
      <w:marBottom w:val="0"/>
      <w:divBdr>
        <w:top w:val="none" w:sz="0" w:space="0" w:color="auto"/>
        <w:left w:val="none" w:sz="0" w:space="0" w:color="auto"/>
        <w:bottom w:val="none" w:sz="0" w:space="0" w:color="auto"/>
        <w:right w:val="none" w:sz="0" w:space="0" w:color="auto"/>
      </w:divBdr>
    </w:div>
    <w:div w:id="197936277">
      <w:bodyDiv w:val="1"/>
      <w:marLeft w:val="0"/>
      <w:marRight w:val="0"/>
      <w:marTop w:val="0"/>
      <w:marBottom w:val="0"/>
      <w:divBdr>
        <w:top w:val="none" w:sz="0" w:space="0" w:color="auto"/>
        <w:left w:val="none" w:sz="0" w:space="0" w:color="auto"/>
        <w:bottom w:val="none" w:sz="0" w:space="0" w:color="auto"/>
        <w:right w:val="none" w:sz="0" w:space="0" w:color="auto"/>
      </w:divBdr>
    </w:div>
    <w:div w:id="198053527">
      <w:bodyDiv w:val="1"/>
      <w:marLeft w:val="0"/>
      <w:marRight w:val="0"/>
      <w:marTop w:val="0"/>
      <w:marBottom w:val="0"/>
      <w:divBdr>
        <w:top w:val="none" w:sz="0" w:space="0" w:color="auto"/>
        <w:left w:val="none" w:sz="0" w:space="0" w:color="auto"/>
        <w:bottom w:val="none" w:sz="0" w:space="0" w:color="auto"/>
        <w:right w:val="none" w:sz="0" w:space="0" w:color="auto"/>
      </w:divBdr>
    </w:div>
    <w:div w:id="200017496">
      <w:bodyDiv w:val="1"/>
      <w:marLeft w:val="0"/>
      <w:marRight w:val="0"/>
      <w:marTop w:val="0"/>
      <w:marBottom w:val="0"/>
      <w:divBdr>
        <w:top w:val="none" w:sz="0" w:space="0" w:color="auto"/>
        <w:left w:val="none" w:sz="0" w:space="0" w:color="auto"/>
        <w:bottom w:val="none" w:sz="0" w:space="0" w:color="auto"/>
        <w:right w:val="none" w:sz="0" w:space="0" w:color="auto"/>
      </w:divBdr>
    </w:div>
    <w:div w:id="200243311">
      <w:bodyDiv w:val="1"/>
      <w:marLeft w:val="0"/>
      <w:marRight w:val="0"/>
      <w:marTop w:val="0"/>
      <w:marBottom w:val="0"/>
      <w:divBdr>
        <w:top w:val="none" w:sz="0" w:space="0" w:color="auto"/>
        <w:left w:val="none" w:sz="0" w:space="0" w:color="auto"/>
        <w:bottom w:val="none" w:sz="0" w:space="0" w:color="auto"/>
        <w:right w:val="none" w:sz="0" w:space="0" w:color="auto"/>
      </w:divBdr>
    </w:div>
    <w:div w:id="200366952">
      <w:bodyDiv w:val="1"/>
      <w:marLeft w:val="0"/>
      <w:marRight w:val="0"/>
      <w:marTop w:val="0"/>
      <w:marBottom w:val="0"/>
      <w:divBdr>
        <w:top w:val="none" w:sz="0" w:space="0" w:color="auto"/>
        <w:left w:val="none" w:sz="0" w:space="0" w:color="auto"/>
        <w:bottom w:val="none" w:sz="0" w:space="0" w:color="auto"/>
        <w:right w:val="none" w:sz="0" w:space="0" w:color="auto"/>
      </w:divBdr>
    </w:div>
    <w:div w:id="201214244">
      <w:bodyDiv w:val="1"/>
      <w:marLeft w:val="0"/>
      <w:marRight w:val="0"/>
      <w:marTop w:val="0"/>
      <w:marBottom w:val="0"/>
      <w:divBdr>
        <w:top w:val="none" w:sz="0" w:space="0" w:color="auto"/>
        <w:left w:val="none" w:sz="0" w:space="0" w:color="auto"/>
        <w:bottom w:val="none" w:sz="0" w:space="0" w:color="auto"/>
        <w:right w:val="none" w:sz="0" w:space="0" w:color="auto"/>
      </w:divBdr>
    </w:div>
    <w:div w:id="201528126">
      <w:bodyDiv w:val="1"/>
      <w:marLeft w:val="0"/>
      <w:marRight w:val="0"/>
      <w:marTop w:val="0"/>
      <w:marBottom w:val="0"/>
      <w:divBdr>
        <w:top w:val="none" w:sz="0" w:space="0" w:color="auto"/>
        <w:left w:val="none" w:sz="0" w:space="0" w:color="auto"/>
        <w:bottom w:val="none" w:sz="0" w:space="0" w:color="auto"/>
        <w:right w:val="none" w:sz="0" w:space="0" w:color="auto"/>
      </w:divBdr>
    </w:div>
    <w:div w:id="201794969">
      <w:bodyDiv w:val="1"/>
      <w:marLeft w:val="0"/>
      <w:marRight w:val="0"/>
      <w:marTop w:val="0"/>
      <w:marBottom w:val="0"/>
      <w:divBdr>
        <w:top w:val="none" w:sz="0" w:space="0" w:color="auto"/>
        <w:left w:val="none" w:sz="0" w:space="0" w:color="auto"/>
        <w:bottom w:val="none" w:sz="0" w:space="0" w:color="auto"/>
        <w:right w:val="none" w:sz="0" w:space="0" w:color="auto"/>
      </w:divBdr>
    </w:div>
    <w:div w:id="201871166">
      <w:bodyDiv w:val="1"/>
      <w:marLeft w:val="0"/>
      <w:marRight w:val="0"/>
      <w:marTop w:val="0"/>
      <w:marBottom w:val="0"/>
      <w:divBdr>
        <w:top w:val="none" w:sz="0" w:space="0" w:color="auto"/>
        <w:left w:val="none" w:sz="0" w:space="0" w:color="auto"/>
        <w:bottom w:val="none" w:sz="0" w:space="0" w:color="auto"/>
        <w:right w:val="none" w:sz="0" w:space="0" w:color="auto"/>
      </w:divBdr>
    </w:div>
    <w:div w:id="202910875">
      <w:bodyDiv w:val="1"/>
      <w:marLeft w:val="0"/>
      <w:marRight w:val="0"/>
      <w:marTop w:val="0"/>
      <w:marBottom w:val="0"/>
      <w:divBdr>
        <w:top w:val="none" w:sz="0" w:space="0" w:color="auto"/>
        <w:left w:val="none" w:sz="0" w:space="0" w:color="auto"/>
        <w:bottom w:val="none" w:sz="0" w:space="0" w:color="auto"/>
        <w:right w:val="none" w:sz="0" w:space="0" w:color="auto"/>
      </w:divBdr>
    </w:div>
    <w:div w:id="203101932">
      <w:bodyDiv w:val="1"/>
      <w:marLeft w:val="0"/>
      <w:marRight w:val="0"/>
      <w:marTop w:val="0"/>
      <w:marBottom w:val="0"/>
      <w:divBdr>
        <w:top w:val="none" w:sz="0" w:space="0" w:color="auto"/>
        <w:left w:val="none" w:sz="0" w:space="0" w:color="auto"/>
        <w:bottom w:val="none" w:sz="0" w:space="0" w:color="auto"/>
        <w:right w:val="none" w:sz="0" w:space="0" w:color="auto"/>
      </w:divBdr>
    </w:div>
    <w:div w:id="204100988">
      <w:bodyDiv w:val="1"/>
      <w:marLeft w:val="0"/>
      <w:marRight w:val="0"/>
      <w:marTop w:val="0"/>
      <w:marBottom w:val="0"/>
      <w:divBdr>
        <w:top w:val="none" w:sz="0" w:space="0" w:color="auto"/>
        <w:left w:val="none" w:sz="0" w:space="0" w:color="auto"/>
        <w:bottom w:val="none" w:sz="0" w:space="0" w:color="auto"/>
        <w:right w:val="none" w:sz="0" w:space="0" w:color="auto"/>
      </w:divBdr>
    </w:div>
    <w:div w:id="204946920">
      <w:bodyDiv w:val="1"/>
      <w:marLeft w:val="0"/>
      <w:marRight w:val="0"/>
      <w:marTop w:val="0"/>
      <w:marBottom w:val="0"/>
      <w:divBdr>
        <w:top w:val="none" w:sz="0" w:space="0" w:color="auto"/>
        <w:left w:val="none" w:sz="0" w:space="0" w:color="auto"/>
        <w:bottom w:val="none" w:sz="0" w:space="0" w:color="auto"/>
        <w:right w:val="none" w:sz="0" w:space="0" w:color="auto"/>
      </w:divBdr>
    </w:div>
    <w:div w:id="205021614">
      <w:bodyDiv w:val="1"/>
      <w:marLeft w:val="0"/>
      <w:marRight w:val="0"/>
      <w:marTop w:val="0"/>
      <w:marBottom w:val="0"/>
      <w:divBdr>
        <w:top w:val="none" w:sz="0" w:space="0" w:color="auto"/>
        <w:left w:val="none" w:sz="0" w:space="0" w:color="auto"/>
        <w:bottom w:val="none" w:sz="0" w:space="0" w:color="auto"/>
        <w:right w:val="none" w:sz="0" w:space="0" w:color="auto"/>
      </w:divBdr>
    </w:div>
    <w:div w:id="205066590">
      <w:bodyDiv w:val="1"/>
      <w:marLeft w:val="0"/>
      <w:marRight w:val="0"/>
      <w:marTop w:val="0"/>
      <w:marBottom w:val="0"/>
      <w:divBdr>
        <w:top w:val="none" w:sz="0" w:space="0" w:color="auto"/>
        <w:left w:val="none" w:sz="0" w:space="0" w:color="auto"/>
        <w:bottom w:val="none" w:sz="0" w:space="0" w:color="auto"/>
        <w:right w:val="none" w:sz="0" w:space="0" w:color="auto"/>
      </w:divBdr>
    </w:div>
    <w:div w:id="205217962">
      <w:bodyDiv w:val="1"/>
      <w:marLeft w:val="0"/>
      <w:marRight w:val="0"/>
      <w:marTop w:val="0"/>
      <w:marBottom w:val="0"/>
      <w:divBdr>
        <w:top w:val="none" w:sz="0" w:space="0" w:color="auto"/>
        <w:left w:val="none" w:sz="0" w:space="0" w:color="auto"/>
        <w:bottom w:val="none" w:sz="0" w:space="0" w:color="auto"/>
        <w:right w:val="none" w:sz="0" w:space="0" w:color="auto"/>
      </w:divBdr>
    </w:div>
    <w:div w:id="205341460">
      <w:bodyDiv w:val="1"/>
      <w:marLeft w:val="0"/>
      <w:marRight w:val="0"/>
      <w:marTop w:val="0"/>
      <w:marBottom w:val="0"/>
      <w:divBdr>
        <w:top w:val="none" w:sz="0" w:space="0" w:color="auto"/>
        <w:left w:val="none" w:sz="0" w:space="0" w:color="auto"/>
        <w:bottom w:val="none" w:sz="0" w:space="0" w:color="auto"/>
        <w:right w:val="none" w:sz="0" w:space="0" w:color="auto"/>
      </w:divBdr>
    </w:div>
    <w:div w:id="205681620">
      <w:bodyDiv w:val="1"/>
      <w:marLeft w:val="0"/>
      <w:marRight w:val="0"/>
      <w:marTop w:val="0"/>
      <w:marBottom w:val="0"/>
      <w:divBdr>
        <w:top w:val="none" w:sz="0" w:space="0" w:color="auto"/>
        <w:left w:val="none" w:sz="0" w:space="0" w:color="auto"/>
        <w:bottom w:val="none" w:sz="0" w:space="0" w:color="auto"/>
        <w:right w:val="none" w:sz="0" w:space="0" w:color="auto"/>
      </w:divBdr>
    </w:div>
    <w:div w:id="206185530">
      <w:bodyDiv w:val="1"/>
      <w:marLeft w:val="0"/>
      <w:marRight w:val="0"/>
      <w:marTop w:val="0"/>
      <w:marBottom w:val="0"/>
      <w:divBdr>
        <w:top w:val="none" w:sz="0" w:space="0" w:color="auto"/>
        <w:left w:val="none" w:sz="0" w:space="0" w:color="auto"/>
        <w:bottom w:val="none" w:sz="0" w:space="0" w:color="auto"/>
        <w:right w:val="none" w:sz="0" w:space="0" w:color="auto"/>
      </w:divBdr>
    </w:div>
    <w:div w:id="206600542">
      <w:bodyDiv w:val="1"/>
      <w:marLeft w:val="0"/>
      <w:marRight w:val="0"/>
      <w:marTop w:val="0"/>
      <w:marBottom w:val="0"/>
      <w:divBdr>
        <w:top w:val="none" w:sz="0" w:space="0" w:color="auto"/>
        <w:left w:val="none" w:sz="0" w:space="0" w:color="auto"/>
        <w:bottom w:val="none" w:sz="0" w:space="0" w:color="auto"/>
        <w:right w:val="none" w:sz="0" w:space="0" w:color="auto"/>
      </w:divBdr>
    </w:div>
    <w:div w:id="207685148">
      <w:bodyDiv w:val="1"/>
      <w:marLeft w:val="0"/>
      <w:marRight w:val="0"/>
      <w:marTop w:val="0"/>
      <w:marBottom w:val="0"/>
      <w:divBdr>
        <w:top w:val="none" w:sz="0" w:space="0" w:color="auto"/>
        <w:left w:val="none" w:sz="0" w:space="0" w:color="auto"/>
        <w:bottom w:val="none" w:sz="0" w:space="0" w:color="auto"/>
        <w:right w:val="none" w:sz="0" w:space="0" w:color="auto"/>
      </w:divBdr>
    </w:div>
    <w:div w:id="208147574">
      <w:bodyDiv w:val="1"/>
      <w:marLeft w:val="0"/>
      <w:marRight w:val="0"/>
      <w:marTop w:val="0"/>
      <w:marBottom w:val="0"/>
      <w:divBdr>
        <w:top w:val="none" w:sz="0" w:space="0" w:color="auto"/>
        <w:left w:val="none" w:sz="0" w:space="0" w:color="auto"/>
        <w:bottom w:val="none" w:sz="0" w:space="0" w:color="auto"/>
        <w:right w:val="none" w:sz="0" w:space="0" w:color="auto"/>
      </w:divBdr>
    </w:div>
    <w:div w:id="208229628">
      <w:bodyDiv w:val="1"/>
      <w:marLeft w:val="0"/>
      <w:marRight w:val="0"/>
      <w:marTop w:val="0"/>
      <w:marBottom w:val="0"/>
      <w:divBdr>
        <w:top w:val="none" w:sz="0" w:space="0" w:color="auto"/>
        <w:left w:val="none" w:sz="0" w:space="0" w:color="auto"/>
        <w:bottom w:val="none" w:sz="0" w:space="0" w:color="auto"/>
        <w:right w:val="none" w:sz="0" w:space="0" w:color="auto"/>
      </w:divBdr>
    </w:div>
    <w:div w:id="209079600">
      <w:bodyDiv w:val="1"/>
      <w:marLeft w:val="0"/>
      <w:marRight w:val="0"/>
      <w:marTop w:val="0"/>
      <w:marBottom w:val="0"/>
      <w:divBdr>
        <w:top w:val="none" w:sz="0" w:space="0" w:color="auto"/>
        <w:left w:val="none" w:sz="0" w:space="0" w:color="auto"/>
        <w:bottom w:val="none" w:sz="0" w:space="0" w:color="auto"/>
        <w:right w:val="none" w:sz="0" w:space="0" w:color="auto"/>
      </w:divBdr>
    </w:div>
    <w:div w:id="209153806">
      <w:bodyDiv w:val="1"/>
      <w:marLeft w:val="0"/>
      <w:marRight w:val="0"/>
      <w:marTop w:val="0"/>
      <w:marBottom w:val="0"/>
      <w:divBdr>
        <w:top w:val="none" w:sz="0" w:space="0" w:color="auto"/>
        <w:left w:val="none" w:sz="0" w:space="0" w:color="auto"/>
        <w:bottom w:val="none" w:sz="0" w:space="0" w:color="auto"/>
        <w:right w:val="none" w:sz="0" w:space="0" w:color="auto"/>
      </w:divBdr>
    </w:div>
    <w:div w:id="209267286">
      <w:bodyDiv w:val="1"/>
      <w:marLeft w:val="0"/>
      <w:marRight w:val="0"/>
      <w:marTop w:val="0"/>
      <w:marBottom w:val="0"/>
      <w:divBdr>
        <w:top w:val="none" w:sz="0" w:space="0" w:color="auto"/>
        <w:left w:val="none" w:sz="0" w:space="0" w:color="auto"/>
        <w:bottom w:val="none" w:sz="0" w:space="0" w:color="auto"/>
        <w:right w:val="none" w:sz="0" w:space="0" w:color="auto"/>
      </w:divBdr>
    </w:div>
    <w:div w:id="209733880">
      <w:bodyDiv w:val="1"/>
      <w:marLeft w:val="0"/>
      <w:marRight w:val="0"/>
      <w:marTop w:val="0"/>
      <w:marBottom w:val="0"/>
      <w:divBdr>
        <w:top w:val="none" w:sz="0" w:space="0" w:color="auto"/>
        <w:left w:val="none" w:sz="0" w:space="0" w:color="auto"/>
        <w:bottom w:val="none" w:sz="0" w:space="0" w:color="auto"/>
        <w:right w:val="none" w:sz="0" w:space="0" w:color="auto"/>
      </w:divBdr>
    </w:div>
    <w:div w:id="209848481">
      <w:bodyDiv w:val="1"/>
      <w:marLeft w:val="0"/>
      <w:marRight w:val="0"/>
      <w:marTop w:val="0"/>
      <w:marBottom w:val="0"/>
      <w:divBdr>
        <w:top w:val="none" w:sz="0" w:space="0" w:color="auto"/>
        <w:left w:val="none" w:sz="0" w:space="0" w:color="auto"/>
        <w:bottom w:val="none" w:sz="0" w:space="0" w:color="auto"/>
        <w:right w:val="none" w:sz="0" w:space="0" w:color="auto"/>
      </w:divBdr>
    </w:div>
    <w:div w:id="210267548">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11158735">
      <w:bodyDiv w:val="1"/>
      <w:marLeft w:val="0"/>
      <w:marRight w:val="0"/>
      <w:marTop w:val="0"/>
      <w:marBottom w:val="0"/>
      <w:divBdr>
        <w:top w:val="none" w:sz="0" w:space="0" w:color="auto"/>
        <w:left w:val="none" w:sz="0" w:space="0" w:color="auto"/>
        <w:bottom w:val="none" w:sz="0" w:space="0" w:color="auto"/>
        <w:right w:val="none" w:sz="0" w:space="0" w:color="auto"/>
      </w:divBdr>
    </w:div>
    <w:div w:id="211159629">
      <w:bodyDiv w:val="1"/>
      <w:marLeft w:val="0"/>
      <w:marRight w:val="0"/>
      <w:marTop w:val="0"/>
      <w:marBottom w:val="0"/>
      <w:divBdr>
        <w:top w:val="none" w:sz="0" w:space="0" w:color="auto"/>
        <w:left w:val="none" w:sz="0" w:space="0" w:color="auto"/>
        <w:bottom w:val="none" w:sz="0" w:space="0" w:color="auto"/>
        <w:right w:val="none" w:sz="0" w:space="0" w:color="auto"/>
      </w:divBdr>
    </w:div>
    <w:div w:id="211161888">
      <w:bodyDiv w:val="1"/>
      <w:marLeft w:val="0"/>
      <w:marRight w:val="0"/>
      <w:marTop w:val="0"/>
      <w:marBottom w:val="0"/>
      <w:divBdr>
        <w:top w:val="none" w:sz="0" w:space="0" w:color="auto"/>
        <w:left w:val="none" w:sz="0" w:space="0" w:color="auto"/>
        <w:bottom w:val="none" w:sz="0" w:space="0" w:color="auto"/>
        <w:right w:val="none" w:sz="0" w:space="0" w:color="auto"/>
      </w:divBdr>
    </w:div>
    <w:div w:id="211966198">
      <w:bodyDiv w:val="1"/>
      <w:marLeft w:val="0"/>
      <w:marRight w:val="0"/>
      <w:marTop w:val="0"/>
      <w:marBottom w:val="0"/>
      <w:divBdr>
        <w:top w:val="none" w:sz="0" w:space="0" w:color="auto"/>
        <w:left w:val="none" w:sz="0" w:space="0" w:color="auto"/>
        <w:bottom w:val="none" w:sz="0" w:space="0" w:color="auto"/>
        <w:right w:val="none" w:sz="0" w:space="0" w:color="auto"/>
      </w:divBdr>
    </w:div>
    <w:div w:id="212280451">
      <w:bodyDiv w:val="1"/>
      <w:marLeft w:val="0"/>
      <w:marRight w:val="0"/>
      <w:marTop w:val="0"/>
      <w:marBottom w:val="0"/>
      <w:divBdr>
        <w:top w:val="none" w:sz="0" w:space="0" w:color="auto"/>
        <w:left w:val="none" w:sz="0" w:space="0" w:color="auto"/>
        <w:bottom w:val="none" w:sz="0" w:space="0" w:color="auto"/>
        <w:right w:val="none" w:sz="0" w:space="0" w:color="auto"/>
      </w:divBdr>
    </w:div>
    <w:div w:id="212737341">
      <w:bodyDiv w:val="1"/>
      <w:marLeft w:val="0"/>
      <w:marRight w:val="0"/>
      <w:marTop w:val="0"/>
      <w:marBottom w:val="0"/>
      <w:divBdr>
        <w:top w:val="none" w:sz="0" w:space="0" w:color="auto"/>
        <w:left w:val="none" w:sz="0" w:space="0" w:color="auto"/>
        <w:bottom w:val="none" w:sz="0" w:space="0" w:color="auto"/>
        <w:right w:val="none" w:sz="0" w:space="0" w:color="auto"/>
      </w:divBdr>
    </w:div>
    <w:div w:id="212741050">
      <w:bodyDiv w:val="1"/>
      <w:marLeft w:val="0"/>
      <w:marRight w:val="0"/>
      <w:marTop w:val="0"/>
      <w:marBottom w:val="0"/>
      <w:divBdr>
        <w:top w:val="none" w:sz="0" w:space="0" w:color="auto"/>
        <w:left w:val="none" w:sz="0" w:space="0" w:color="auto"/>
        <w:bottom w:val="none" w:sz="0" w:space="0" w:color="auto"/>
        <w:right w:val="none" w:sz="0" w:space="0" w:color="auto"/>
      </w:divBdr>
    </w:div>
    <w:div w:id="212885582">
      <w:bodyDiv w:val="1"/>
      <w:marLeft w:val="0"/>
      <w:marRight w:val="0"/>
      <w:marTop w:val="0"/>
      <w:marBottom w:val="0"/>
      <w:divBdr>
        <w:top w:val="none" w:sz="0" w:space="0" w:color="auto"/>
        <w:left w:val="none" w:sz="0" w:space="0" w:color="auto"/>
        <w:bottom w:val="none" w:sz="0" w:space="0" w:color="auto"/>
        <w:right w:val="none" w:sz="0" w:space="0" w:color="auto"/>
      </w:divBdr>
    </w:div>
    <w:div w:id="213196551">
      <w:bodyDiv w:val="1"/>
      <w:marLeft w:val="0"/>
      <w:marRight w:val="0"/>
      <w:marTop w:val="0"/>
      <w:marBottom w:val="0"/>
      <w:divBdr>
        <w:top w:val="none" w:sz="0" w:space="0" w:color="auto"/>
        <w:left w:val="none" w:sz="0" w:space="0" w:color="auto"/>
        <w:bottom w:val="none" w:sz="0" w:space="0" w:color="auto"/>
        <w:right w:val="none" w:sz="0" w:space="0" w:color="auto"/>
      </w:divBdr>
    </w:div>
    <w:div w:id="213204701">
      <w:bodyDiv w:val="1"/>
      <w:marLeft w:val="0"/>
      <w:marRight w:val="0"/>
      <w:marTop w:val="0"/>
      <w:marBottom w:val="0"/>
      <w:divBdr>
        <w:top w:val="none" w:sz="0" w:space="0" w:color="auto"/>
        <w:left w:val="none" w:sz="0" w:space="0" w:color="auto"/>
        <w:bottom w:val="none" w:sz="0" w:space="0" w:color="auto"/>
        <w:right w:val="none" w:sz="0" w:space="0" w:color="auto"/>
      </w:divBdr>
    </w:div>
    <w:div w:id="213349717">
      <w:bodyDiv w:val="1"/>
      <w:marLeft w:val="0"/>
      <w:marRight w:val="0"/>
      <w:marTop w:val="0"/>
      <w:marBottom w:val="0"/>
      <w:divBdr>
        <w:top w:val="none" w:sz="0" w:space="0" w:color="auto"/>
        <w:left w:val="none" w:sz="0" w:space="0" w:color="auto"/>
        <w:bottom w:val="none" w:sz="0" w:space="0" w:color="auto"/>
        <w:right w:val="none" w:sz="0" w:space="0" w:color="auto"/>
      </w:divBdr>
    </w:div>
    <w:div w:id="213784499">
      <w:bodyDiv w:val="1"/>
      <w:marLeft w:val="0"/>
      <w:marRight w:val="0"/>
      <w:marTop w:val="0"/>
      <w:marBottom w:val="0"/>
      <w:divBdr>
        <w:top w:val="none" w:sz="0" w:space="0" w:color="auto"/>
        <w:left w:val="none" w:sz="0" w:space="0" w:color="auto"/>
        <w:bottom w:val="none" w:sz="0" w:space="0" w:color="auto"/>
        <w:right w:val="none" w:sz="0" w:space="0" w:color="auto"/>
      </w:divBdr>
    </w:div>
    <w:div w:id="213935194">
      <w:bodyDiv w:val="1"/>
      <w:marLeft w:val="0"/>
      <w:marRight w:val="0"/>
      <w:marTop w:val="0"/>
      <w:marBottom w:val="0"/>
      <w:divBdr>
        <w:top w:val="none" w:sz="0" w:space="0" w:color="auto"/>
        <w:left w:val="none" w:sz="0" w:space="0" w:color="auto"/>
        <w:bottom w:val="none" w:sz="0" w:space="0" w:color="auto"/>
        <w:right w:val="none" w:sz="0" w:space="0" w:color="auto"/>
      </w:divBdr>
    </w:div>
    <w:div w:id="214510424">
      <w:bodyDiv w:val="1"/>
      <w:marLeft w:val="0"/>
      <w:marRight w:val="0"/>
      <w:marTop w:val="0"/>
      <w:marBottom w:val="0"/>
      <w:divBdr>
        <w:top w:val="none" w:sz="0" w:space="0" w:color="auto"/>
        <w:left w:val="none" w:sz="0" w:space="0" w:color="auto"/>
        <w:bottom w:val="none" w:sz="0" w:space="0" w:color="auto"/>
        <w:right w:val="none" w:sz="0" w:space="0" w:color="auto"/>
      </w:divBdr>
    </w:div>
    <w:div w:id="214850612">
      <w:bodyDiv w:val="1"/>
      <w:marLeft w:val="0"/>
      <w:marRight w:val="0"/>
      <w:marTop w:val="0"/>
      <w:marBottom w:val="0"/>
      <w:divBdr>
        <w:top w:val="none" w:sz="0" w:space="0" w:color="auto"/>
        <w:left w:val="none" w:sz="0" w:space="0" w:color="auto"/>
        <w:bottom w:val="none" w:sz="0" w:space="0" w:color="auto"/>
        <w:right w:val="none" w:sz="0" w:space="0" w:color="auto"/>
      </w:divBdr>
    </w:div>
    <w:div w:id="214968043">
      <w:bodyDiv w:val="1"/>
      <w:marLeft w:val="0"/>
      <w:marRight w:val="0"/>
      <w:marTop w:val="0"/>
      <w:marBottom w:val="0"/>
      <w:divBdr>
        <w:top w:val="none" w:sz="0" w:space="0" w:color="auto"/>
        <w:left w:val="none" w:sz="0" w:space="0" w:color="auto"/>
        <w:bottom w:val="none" w:sz="0" w:space="0" w:color="auto"/>
        <w:right w:val="none" w:sz="0" w:space="0" w:color="auto"/>
      </w:divBdr>
    </w:div>
    <w:div w:id="215162465">
      <w:bodyDiv w:val="1"/>
      <w:marLeft w:val="0"/>
      <w:marRight w:val="0"/>
      <w:marTop w:val="0"/>
      <w:marBottom w:val="0"/>
      <w:divBdr>
        <w:top w:val="none" w:sz="0" w:space="0" w:color="auto"/>
        <w:left w:val="none" w:sz="0" w:space="0" w:color="auto"/>
        <w:bottom w:val="none" w:sz="0" w:space="0" w:color="auto"/>
        <w:right w:val="none" w:sz="0" w:space="0" w:color="auto"/>
      </w:divBdr>
    </w:div>
    <w:div w:id="215169509">
      <w:bodyDiv w:val="1"/>
      <w:marLeft w:val="0"/>
      <w:marRight w:val="0"/>
      <w:marTop w:val="0"/>
      <w:marBottom w:val="0"/>
      <w:divBdr>
        <w:top w:val="none" w:sz="0" w:space="0" w:color="auto"/>
        <w:left w:val="none" w:sz="0" w:space="0" w:color="auto"/>
        <w:bottom w:val="none" w:sz="0" w:space="0" w:color="auto"/>
        <w:right w:val="none" w:sz="0" w:space="0" w:color="auto"/>
      </w:divBdr>
    </w:div>
    <w:div w:id="215548062">
      <w:bodyDiv w:val="1"/>
      <w:marLeft w:val="0"/>
      <w:marRight w:val="0"/>
      <w:marTop w:val="0"/>
      <w:marBottom w:val="0"/>
      <w:divBdr>
        <w:top w:val="none" w:sz="0" w:space="0" w:color="auto"/>
        <w:left w:val="none" w:sz="0" w:space="0" w:color="auto"/>
        <w:bottom w:val="none" w:sz="0" w:space="0" w:color="auto"/>
        <w:right w:val="none" w:sz="0" w:space="0" w:color="auto"/>
      </w:divBdr>
    </w:div>
    <w:div w:id="215701805">
      <w:bodyDiv w:val="1"/>
      <w:marLeft w:val="0"/>
      <w:marRight w:val="0"/>
      <w:marTop w:val="0"/>
      <w:marBottom w:val="0"/>
      <w:divBdr>
        <w:top w:val="none" w:sz="0" w:space="0" w:color="auto"/>
        <w:left w:val="none" w:sz="0" w:space="0" w:color="auto"/>
        <w:bottom w:val="none" w:sz="0" w:space="0" w:color="auto"/>
        <w:right w:val="none" w:sz="0" w:space="0" w:color="auto"/>
      </w:divBdr>
    </w:div>
    <w:div w:id="216355199">
      <w:bodyDiv w:val="1"/>
      <w:marLeft w:val="0"/>
      <w:marRight w:val="0"/>
      <w:marTop w:val="0"/>
      <w:marBottom w:val="0"/>
      <w:divBdr>
        <w:top w:val="none" w:sz="0" w:space="0" w:color="auto"/>
        <w:left w:val="none" w:sz="0" w:space="0" w:color="auto"/>
        <w:bottom w:val="none" w:sz="0" w:space="0" w:color="auto"/>
        <w:right w:val="none" w:sz="0" w:space="0" w:color="auto"/>
      </w:divBdr>
    </w:div>
    <w:div w:id="216473650">
      <w:bodyDiv w:val="1"/>
      <w:marLeft w:val="0"/>
      <w:marRight w:val="0"/>
      <w:marTop w:val="0"/>
      <w:marBottom w:val="0"/>
      <w:divBdr>
        <w:top w:val="none" w:sz="0" w:space="0" w:color="auto"/>
        <w:left w:val="none" w:sz="0" w:space="0" w:color="auto"/>
        <w:bottom w:val="none" w:sz="0" w:space="0" w:color="auto"/>
        <w:right w:val="none" w:sz="0" w:space="0" w:color="auto"/>
      </w:divBdr>
    </w:div>
    <w:div w:id="216667531">
      <w:bodyDiv w:val="1"/>
      <w:marLeft w:val="0"/>
      <w:marRight w:val="0"/>
      <w:marTop w:val="0"/>
      <w:marBottom w:val="0"/>
      <w:divBdr>
        <w:top w:val="none" w:sz="0" w:space="0" w:color="auto"/>
        <w:left w:val="none" w:sz="0" w:space="0" w:color="auto"/>
        <w:bottom w:val="none" w:sz="0" w:space="0" w:color="auto"/>
        <w:right w:val="none" w:sz="0" w:space="0" w:color="auto"/>
      </w:divBdr>
    </w:div>
    <w:div w:id="216938528">
      <w:bodyDiv w:val="1"/>
      <w:marLeft w:val="0"/>
      <w:marRight w:val="0"/>
      <w:marTop w:val="0"/>
      <w:marBottom w:val="0"/>
      <w:divBdr>
        <w:top w:val="none" w:sz="0" w:space="0" w:color="auto"/>
        <w:left w:val="none" w:sz="0" w:space="0" w:color="auto"/>
        <w:bottom w:val="none" w:sz="0" w:space="0" w:color="auto"/>
        <w:right w:val="none" w:sz="0" w:space="0" w:color="auto"/>
      </w:divBdr>
    </w:div>
    <w:div w:id="216942631">
      <w:bodyDiv w:val="1"/>
      <w:marLeft w:val="0"/>
      <w:marRight w:val="0"/>
      <w:marTop w:val="0"/>
      <w:marBottom w:val="0"/>
      <w:divBdr>
        <w:top w:val="none" w:sz="0" w:space="0" w:color="auto"/>
        <w:left w:val="none" w:sz="0" w:space="0" w:color="auto"/>
        <w:bottom w:val="none" w:sz="0" w:space="0" w:color="auto"/>
        <w:right w:val="none" w:sz="0" w:space="0" w:color="auto"/>
      </w:divBdr>
    </w:div>
    <w:div w:id="217741016">
      <w:bodyDiv w:val="1"/>
      <w:marLeft w:val="0"/>
      <w:marRight w:val="0"/>
      <w:marTop w:val="0"/>
      <w:marBottom w:val="0"/>
      <w:divBdr>
        <w:top w:val="none" w:sz="0" w:space="0" w:color="auto"/>
        <w:left w:val="none" w:sz="0" w:space="0" w:color="auto"/>
        <w:bottom w:val="none" w:sz="0" w:space="0" w:color="auto"/>
        <w:right w:val="none" w:sz="0" w:space="0" w:color="auto"/>
      </w:divBdr>
    </w:div>
    <w:div w:id="218789811">
      <w:bodyDiv w:val="1"/>
      <w:marLeft w:val="0"/>
      <w:marRight w:val="0"/>
      <w:marTop w:val="0"/>
      <w:marBottom w:val="0"/>
      <w:divBdr>
        <w:top w:val="none" w:sz="0" w:space="0" w:color="auto"/>
        <w:left w:val="none" w:sz="0" w:space="0" w:color="auto"/>
        <w:bottom w:val="none" w:sz="0" w:space="0" w:color="auto"/>
        <w:right w:val="none" w:sz="0" w:space="0" w:color="auto"/>
      </w:divBdr>
    </w:div>
    <w:div w:id="219053196">
      <w:bodyDiv w:val="1"/>
      <w:marLeft w:val="0"/>
      <w:marRight w:val="0"/>
      <w:marTop w:val="0"/>
      <w:marBottom w:val="0"/>
      <w:divBdr>
        <w:top w:val="none" w:sz="0" w:space="0" w:color="auto"/>
        <w:left w:val="none" w:sz="0" w:space="0" w:color="auto"/>
        <w:bottom w:val="none" w:sz="0" w:space="0" w:color="auto"/>
        <w:right w:val="none" w:sz="0" w:space="0" w:color="auto"/>
      </w:divBdr>
    </w:div>
    <w:div w:id="219441042">
      <w:bodyDiv w:val="1"/>
      <w:marLeft w:val="0"/>
      <w:marRight w:val="0"/>
      <w:marTop w:val="0"/>
      <w:marBottom w:val="0"/>
      <w:divBdr>
        <w:top w:val="none" w:sz="0" w:space="0" w:color="auto"/>
        <w:left w:val="none" w:sz="0" w:space="0" w:color="auto"/>
        <w:bottom w:val="none" w:sz="0" w:space="0" w:color="auto"/>
        <w:right w:val="none" w:sz="0" w:space="0" w:color="auto"/>
      </w:divBdr>
    </w:div>
    <w:div w:id="219832677">
      <w:bodyDiv w:val="1"/>
      <w:marLeft w:val="0"/>
      <w:marRight w:val="0"/>
      <w:marTop w:val="0"/>
      <w:marBottom w:val="0"/>
      <w:divBdr>
        <w:top w:val="none" w:sz="0" w:space="0" w:color="auto"/>
        <w:left w:val="none" w:sz="0" w:space="0" w:color="auto"/>
        <w:bottom w:val="none" w:sz="0" w:space="0" w:color="auto"/>
        <w:right w:val="none" w:sz="0" w:space="0" w:color="auto"/>
      </w:divBdr>
    </w:div>
    <w:div w:id="220137117">
      <w:bodyDiv w:val="1"/>
      <w:marLeft w:val="0"/>
      <w:marRight w:val="0"/>
      <w:marTop w:val="0"/>
      <w:marBottom w:val="0"/>
      <w:divBdr>
        <w:top w:val="none" w:sz="0" w:space="0" w:color="auto"/>
        <w:left w:val="none" w:sz="0" w:space="0" w:color="auto"/>
        <w:bottom w:val="none" w:sz="0" w:space="0" w:color="auto"/>
        <w:right w:val="none" w:sz="0" w:space="0" w:color="auto"/>
      </w:divBdr>
    </w:div>
    <w:div w:id="220218887">
      <w:bodyDiv w:val="1"/>
      <w:marLeft w:val="0"/>
      <w:marRight w:val="0"/>
      <w:marTop w:val="0"/>
      <w:marBottom w:val="0"/>
      <w:divBdr>
        <w:top w:val="none" w:sz="0" w:space="0" w:color="auto"/>
        <w:left w:val="none" w:sz="0" w:space="0" w:color="auto"/>
        <w:bottom w:val="none" w:sz="0" w:space="0" w:color="auto"/>
        <w:right w:val="none" w:sz="0" w:space="0" w:color="auto"/>
      </w:divBdr>
    </w:div>
    <w:div w:id="220411707">
      <w:bodyDiv w:val="1"/>
      <w:marLeft w:val="0"/>
      <w:marRight w:val="0"/>
      <w:marTop w:val="0"/>
      <w:marBottom w:val="0"/>
      <w:divBdr>
        <w:top w:val="none" w:sz="0" w:space="0" w:color="auto"/>
        <w:left w:val="none" w:sz="0" w:space="0" w:color="auto"/>
        <w:bottom w:val="none" w:sz="0" w:space="0" w:color="auto"/>
        <w:right w:val="none" w:sz="0" w:space="0" w:color="auto"/>
      </w:divBdr>
    </w:div>
    <w:div w:id="220598678">
      <w:bodyDiv w:val="1"/>
      <w:marLeft w:val="0"/>
      <w:marRight w:val="0"/>
      <w:marTop w:val="0"/>
      <w:marBottom w:val="0"/>
      <w:divBdr>
        <w:top w:val="none" w:sz="0" w:space="0" w:color="auto"/>
        <w:left w:val="none" w:sz="0" w:space="0" w:color="auto"/>
        <w:bottom w:val="none" w:sz="0" w:space="0" w:color="auto"/>
        <w:right w:val="none" w:sz="0" w:space="0" w:color="auto"/>
      </w:divBdr>
    </w:div>
    <w:div w:id="221134861">
      <w:bodyDiv w:val="1"/>
      <w:marLeft w:val="0"/>
      <w:marRight w:val="0"/>
      <w:marTop w:val="0"/>
      <w:marBottom w:val="0"/>
      <w:divBdr>
        <w:top w:val="none" w:sz="0" w:space="0" w:color="auto"/>
        <w:left w:val="none" w:sz="0" w:space="0" w:color="auto"/>
        <w:bottom w:val="none" w:sz="0" w:space="0" w:color="auto"/>
        <w:right w:val="none" w:sz="0" w:space="0" w:color="auto"/>
      </w:divBdr>
    </w:div>
    <w:div w:id="221867643">
      <w:bodyDiv w:val="1"/>
      <w:marLeft w:val="0"/>
      <w:marRight w:val="0"/>
      <w:marTop w:val="0"/>
      <w:marBottom w:val="0"/>
      <w:divBdr>
        <w:top w:val="none" w:sz="0" w:space="0" w:color="auto"/>
        <w:left w:val="none" w:sz="0" w:space="0" w:color="auto"/>
        <w:bottom w:val="none" w:sz="0" w:space="0" w:color="auto"/>
        <w:right w:val="none" w:sz="0" w:space="0" w:color="auto"/>
      </w:divBdr>
    </w:div>
    <w:div w:id="221915112">
      <w:bodyDiv w:val="1"/>
      <w:marLeft w:val="0"/>
      <w:marRight w:val="0"/>
      <w:marTop w:val="0"/>
      <w:marBottom w:val="0"/>
      <w:divBdr>
        <w:top w:val="none" w:sz="0" w:space="0" w:color="auto"/>
        <w:left w:val="none" w:sz="0" w:space="0" w:color="auto"/>
        <w:bottom w:val="none" w:sz="0" w:space="0" w:color="auto"/>
        <w:right w:val="none" w:sz="0" w:space="0" w:color="auto"/>
      </w:divBdr>
    </w:div>
    <w:div w:id="222720933">
      <w:bodyDiv w:val="1"/>
      <w:marLeft w:val="0"/>
      <w:marRight w:val="0"/>
      <w:marTop w:val="0"/>
      <w:marBottom w:val="0"/>
      <w:divBdr>
        <w:top w:val="none" w:sz="0" w:space="0" w:color="auto"/>
        <w:left w:val="none" w:sz="0" w:space="0" w:color="auto"/>
        <w:bottom w:val="none" w:sz="0" w:space="0" w:color="auto"/>
        <w:right w:val="none" w:sz="0" w:space="0" w:color="auto"/>
      </w:divBdr>
    </w:div>
    <w:div w:id="223102714">
      <w:bodyDiv w:val="1"/>
      <w:marLeft w:val="0"/>
      <w:marRight w:val="0"/>
      <w:marTop w:val="0"/>
      <w:marBottom w:val="0"/>
      <w:divBdr>
        <w:top w:val="none" w:sz="0" w:space="0" w:color="auto"/>
        <w:left w:val="none" w:sz="0" w:space="0" w:color="auto"/>
        <w:bottom w:val="none" w:sz="0" w:space="0" w:color="auto"/>
        <w:right w:val="none" w:sz="0" w:space="0" w:color="auto"/>
      </w:divBdr>
    </w:div>
    <w:div w:id="223179188">
      <w:bodyDiv w:val="1"/>
      <w:marLeft w:val="0"/>
      <w:marRight w:val="0"/>
      <w:marTop w:val="0"/>
      <w:marBottom w:val="0"/>
      <w:divBdr>
        <w:top w:val="none" w:sz="0" w:space="0" w:color="auto"/>
        <w:left w:val="none" w:sz="0" w:space="0" w:color="auto"/>
        <w:bottom w:val="none" w:sz="0" w:space="0" w:color="auto"/>
        <w:right w:val="none" w:sz="0" w:space="0" w:color="auto"/>
      </w:divBdr>
    </w:div>
    <w:div w:id="223222310">
      <w:bodyDiv w:val="1"/>
      <w:marLeft w:val="0"/>
      <w:marRight w:val="0"/>
      <w:marTop w:val="0"/>
      <w:marBottom w:val="0"/>
      <w:divBdr>
        <w:top w:val="none" w:sz="0" w:space="0" w:color="auto"/>
        <w:left w:val="none" w:sz="0" w:space="0" w:color="auto"/>
        <w:bottom w:val="none" w:sz="0" w:space="0" w:color="auto"/>
        <w:right w:val="none" w:sz="0" w:space="0" w:color="auto"/>
      </w:divBdr>
    </w:div>
    <w:div w:id="223372083">
      <w:bodyDiv w:val="1"/>
      <w:marLeft w:val="0"/>
      <w:marRight w:val="0"/>
      <w:marTop w:val="0"/>
      <w:marBottom w:val="0"/>
      <w:divBdr>
        <w:top w:val="none" w:sz="0" w:space="0" w:color="auto"/>
        <w:left w:val="none" w:sz="0" w:space="0" w:color="auto"/>
        <w:bottom w:val="none" w:sz="0" w:space="0" w:color="auto"/>
        <w:right w:val="none" w:sz="0" w:space="0" w:color="auto"/>
      </w:divBdr>
    </w:div>
    <w:div w:id="223375157">
      <w:bodyDiv w:val="1"/>
      <w:marLeft w:val="0"/>
      <w:marRight w:val="0"/>
      <w:marTop w:val="0"/>
      <w:marBottom w:val="0"/>
      <w:divBdr>
        <w:top w:val="none" w:sz="0" w:space="0" w:color="auto"/>
        <w:left w:val="none" w:sz="0" w:space="0" w:color="auto"/>
        <w:bottom w:val="none" w:sz="0" w:space="0" w:color="auto"/>
        <w:right w:val="none" w:sz="0" w:space="0" w:color="auto"/>
      </w:divBdr>
    </w:div>
    <w:div w:id="224490279">
      <w:bodyDiv w:val="1"/>
      <w:marLeft w:val="0"/>
      <w:marRight w:val="0"/>
      <w:marTop w:val="0"/>
      <w:marBottom w:val="0"/>
      <w:divBdr>
        <w:top w:val="none" w:sz="0" w:space="0" w:color="auto"/>
        <w:left w:val="none" w:sz="0" w:space="0" w:color="auto"/>
        <w:bottom w:val="none" w:sz="0" w:space="0" w:color="auto"/>
        <w:right w:val="none" w:sz="0" w:space="0" w:color="auto"/>
      </w:divBdr>
    </w:div>
    <w:div w:id="224490496">
      <w:bodyDiv w:val="1"/>
      <w:marLeft w:val="0"/>
      <w:marRight w:val="0"/>
      <w:marTop w:val="0"/>
      <w:marBottom w:val="0"/>
      <w:divBdr>
        <w:top w:val="none" w:sz="0" w:space="0" w:color="auto"/>
        <w:left w:val="none" w:sz="0" w:space="0" w:color="auto"/>
        <w:bottom w:val="none" w:sz="0" w:space="0" w:color="auto"/>
        <w:right w:val="none" w:sz="0" w:space="0" w:color="auto"/>
      </w:divBdr>
    </w:div>
    <w:div w:id="224604728">
      <w:bodyDiv w:val="1"/>
      <w:marLeft w:val="0"/>
      <w:marRight w:val="0"/>
      <w:marTop w:val="0"/>
      <w:marBottom w:val="0"/>
      <w:divBdr>
        <w:top w:val="none" w:sz="0" w:space="0" w:color="auto"/>
        <w:left w:val="none" w:sz="0" w:space="0" w:color="auto"/>
        <w:bottom w:val="none" w:sz="0" w:space="0" w:color="auto"/>
        <w:right w:val="none" w:sz="0" w:space="0" w:color="auto"/>
      </w:divBdr>
    </w:div>
    <w:div w:id="225724170">
      <w:bodyDiv w:val="1"/>
      <w:marLeft w:val="0"/>
      <w:marRight w:val="0"/>
      <w:marTop w:val="0"/>
      <w:marBottom w:val="0"/>
      <w:divBdr>
        <w:top w:val="none" w:sz="0" w:space="0" w:color="auto"/>
        <w:left w:val="none" w:sz="0" w:space="0" w:color="auto"/>
        <w:bottom w:val="none" w:sz="0" w:space="0" w:color="auto"/>
        <w:right w:val="none" w:sz="0" w:space="0" w:color="auto"/>
      </w:divBdr>
    </w:div>
    <w:div w:id="225726115">
      <w:bodyDiv w:val="1"/>
      <w:marLeft w:val="0"/>
      <w:marRight w:val="0"/>
      <w:marTop w:val="0"/>
      <w:marBottom w:val="0"/>
      <w:divBdr>
        <w:top w:val="none" w:sz="0" w:space="0" w:color="auto"/>
        <w:left w:val="none" w:sz="0" w:space="0" w:color="auto"/>
        <w:bottom w:val="none" w:sz="0" w:space="0" w:color="auto"/>
        <w:right w:val="none" w:sz="0" w:space="0" w:color="auto"/>
      </w:divBdr>
    </w:div>
    <w:div w:id="226653039">
      <w:bodyDiv w:val="1"/>
      <w:marLeft w:val="0"/>
      <w:marRight w:val="0"/>
      <w:marTop w:val="0"/>
      <w:marBottom w:val="0"/>
      <w:divBdr>
        <w:top w:val="none" w:sz="0" w:space="0" w:color="auto"/>
        <w:left w:val="none" w:sz="0" w:space="0" w:color="auto"/>
        <w:bottom w:val="none" w:sz="0" w:space="0" w:color="auto"/>
        <w:right w:val="none" w:sz="0" w:space="0" w:color="auto"/>
      </w:divBdr>
    </w:div>
    <w:div w:id="227032081">
      <w:bodyDiv w:val="1"/>
      <w:marLeft w:val="0"/>
      <w:marRight w:val="0"/>
      <w:marTop w:val="0"/>
      <w:marBottom w:val="0"/>
      <w:divBdr>
        <w:top w:val="none" w:sz="0" w:space="0" w:color="auto"/>
        <w:left w:val="none" w:sz="0" w:space="0" w:color="auto"/>
        <w:bottom w:val="none" w:sz="0" w:space="0" w:color="auto"/>
        <w:right w:val="none" w:sz="0" w:space="0" w:color="auto"/>
      </w:divBdr>
    </w:div>
    <w:div w:id="227498031">
      <w:bodyDiv w:val="1"/>
      <w:marLeft w:val="0"/>
      <w:marRight w:val="0"/>
      <w:marTop w:val="0"/>
      <w:marBottom w:val="0"/>
      <w:divBdr>
        <w:top w:val="none" w:sz="0" w:space="0" w:color="auto"/>
        <w:left w:val="none" w:sz="0" w:space="0" w:color="auto"/>
        <w:bottom w:val="none" w:sz="0" w:space="0" w:color="auto"/>
        <w:right w:val="none" w:sz="0" w:space="0" w:color="auto"/>
      </w:divBdr>
    </w:div>
    <w:div w:id="227499804">
      <w:bodyDiv w:val="1"/>
      <w:marLeft w:val="0"/>
      <w:marRight w:val="0"/>
      <w:marTop w:val="0"/>
      <w:marBottom w:val="0"/>
      <w:divBdr>
        <w:top w:val="none" w:sz="0" w:space="0" w:color="auto"/>
        <w:left w:val="none" w:sz="0" w:space="0" w:color="auto"/>
        <w:bottom w:val="none" w:sz="0" w:space="0" w:color="auto"/>
        <w:right w:val="none" w:sz="0" w:space="0" w:color="auto"/>
      </w:divBdr>
    </w:div>
    <w:div w:id="227738138">
      <w:bodyDiv w:val="1"/>
      <w:marLeft w:val="0"/>
      <w:marRight w:val="0"/>
      <w:marTop w:val="0"/>
      <w:marBottom w:val="0"/>
      <w:divBdr>
        <w:top w:val="none" w:sz="0" w:space="0" w:color="auto"/>
        <w:left w:val="none" w:sz="0" w:space="0" w:color="auto"/>
        <w:bottom w:val="none" w:sz="0" w:space="0" w:color="auto"/>
        <w:right w:val="none" w:sz="0" w:space="0" w:color="auto"/>
      </w:divBdr>
    </w:div>
    <w:div w:id="227764687">
      <w:bodyDiv w:val="1"/>
      <w:marLeft w:val="0"/>
      <w:marRight w:val="0"/>
      <w:marTop w:val="0"/>
      <w:marBottom w:val="0"/>
      <w:divBdr>
        <w:top w:val="none" w:sz="0" w:space="0" w:color="auto"/>
        <w:left w:val="none" w:sz="0" w:space="0" w:color="auto"/>
        <w:bottom w:val="none" w:sz="0" w:space="0" w:color="auto"/>
        <w:right w:val="none" w:sz="0" w:space="0" w:color="auto"/>
      </w:divBdr>
    </w:div>
    <w:div w:id="228197508">
      <w:bodyDiv w:val="1"/>
      <w:marLeft w:val="0"/>
      <w:marRight w:val="0"/>
      <w:marTop w:val="0"/>
      <w:marBottom w:val="0"/>
      <w:divBdr>
        <w:top w:val="none" w:sz="0" w:space="0" w:color="auto"/>
        <w:left w:val="none" w:sz="0" w:space="0" w:color="auto"/>
        <w:bottom w:val="none" w:sz="0" w:space="0" w:color="auto"/>
        <w:right w:val="none" w:sz="0" w:space="0" w:color="auto"/>
      </w:divBdr>
    </w:div>
    <w:div w:id="228463627">
      <w:bodyDiv w:val="1"/>
      <w:marLeft w:val="0"/>
      <w:marRight w:val="0"/>
      <w:marTop w:val="0"/>
      <w:marBottom w:val="0"/>
      <w:divBdr>
        <w:top w:val="none" w:sz="0" w:space="0" w:color="auto"/>
        <w:left w:val="none" w:sz="0" w:space="0" w:color="auto"/>
        <w:bottom w:val="none" w:sz="0" w:space="0" w:color="auto"/>
        <w:right w:val="none" w:sz="0" w:space="0" w:color="auto"/>
      </w:divBdr>
    </w:div>
    <w:div w:id="229073064">
      <w:bodyDiv w:val="1"/>
      <w:marLeft w:val="0"/>
      <w:marRight w:val="0"/>
      <w:marTop w:val="0"/>
      <w:marBottom w:val="0"/>
      <w:divBdr>
        <w:top w:val="none" w:sz="0" w:space="0" w:color="auto"/>
        <w:left w:val="none" w:sz="0" w:space="0" w:color="auto"/>
        <w:bottom w:val="none" w:sz="0" w:space="0" w:color="auto"/>
        <w:right w:val="none" w:sz="0" w:space="0" w:color="auto"/>
      </w:divBdr>
    </w:div>
    <w:div w:id="230115414">
      <w:bodyDiv w:val="1"/>
      <w:marLeft w:val="0"/>
      <w:marRight w:val="0"/>
      <w:marTop w:val="0"/>
      <w:marBottom w:val="0"/>
      <w:divBdr>
        <w:top w:val="none" w:sz="0" w:space="0" w:color="auto"/>
        <w:left w:val="none" w:sz="0" w:space="0" w:color="auto"/>
        <w:bottom w:val="none" w:sz="0" w:space="0" w:color="auto"/>
        <w:right w:val="none" w:sz="0" w:space="0" w:color="auto"/>
      </w:divBdr>
    </w:div>
    <w:div w:id="231045088">
      <w:bodyDiv w:val="1"/>
      <w:marLeft w:val="0"/>
      <w:marRight w:val="0"/>
      <w:marTop w:val="0"/>
      <w:marBottom w:val="0"/>
      <w:divBdr>
        <w:top w:val="none" w:sz="0" w:space="0" w:color="auto"/>
        <w:left w:val="none" w:sz="0" w:space="0" w:color="auto"/>
        <w:bottom w:val="none" w:sz="0" w:space="0" w:color="auto"/>
        <w:right w:val="none" w:sz="0" w:space="0" w:color="auto"/>
      </w:divBdr>
    </w:div>
    <w:div w:id="231740234">
      <w:bodyDiv w:val="1"/>
      <w:marLeft w:val="0"/>
      <w:marRight w:val="0"/>
      <w:marTop w:val="0"/>
      <w:marBottom w:val="0"/>
      <w:divBdr>
        <w:top w:val="none" w:sz="0" w:space="0" w:color="auto"/>
        <w:left w:val="none" w:sz="0" w:space="0" w:color="auto"/>
        <w:bottom w:val="none" w:sz="0" w:space="0" w:color="auto"/>
        <w:right w:val="none" w:sz="0" w:space="0" w:color="auto"/>
      </w:divBdr>
    </w:div>
    <w:div w:id="232467100">
      <w:bodyDiv w:val="1"/>
      <w:marLeft w:val="0"/>
      <w:marRight w:val="0"/>
      <w:marTop w:val="0"/>
      <w:marBottom w:val="0"/>
      <w:divBdr>
        <w:top w:val="none" w:sz="0" w:space="0" w:color="auto"/>
        <w:left w:val="none" w:sz="0" w:space="0" w:color="auto"/>
        <w:bottom w:val="none" w:sz="0" w:space="0" w:color="auto"/>
        <w:right w:val="none" w:sz="0" w:space="0" w:color="auto"/>
      </w:divBdr>
    </w:div>
    <w:div w:id="232590081">
      <w:bodyDiv w:val="1"/>
      <w:marLeft w:val="0"/>
      <w:marRight w:val="0"/>
      <w:marTop w:val="0"/>
      <w:marBottom w:val="0"/>
      <w:divBdr>
        <w:top w:val="none" w:sz="0" w:space="0" w:color="auto"/>
        <w:left w:val="none" w:sz="0" w:space="0" w:color="auto"/>
        <w:bottom w:val="none" w:sz="0" w:space="0" w:color="auto"/>
        <w:right w:val="none" w:sz="0" w:space="0" w:color="auto"/>
      </w:divBdr>
    </w:div>
    <w:div w:id="232937557">
      <w:bodyDiv w:val="1"/>
      <w:marLeft w:val="0"/>
      <w:marRight w:val="0"/>
      <w:marTop w:val="0"/>
      <w:marBottom w:val="0"/>
      <w:divBdr>
        <w:top w:val="none" w:sz="0" w:space="0" w:color="auto"/>
        <w:left w:val="none" w:sz="0" w:space="0" w:color="auto"/>
        <w:bottom w:val="none" w:sz="0" w:space="0" w:color="auto"/>
        <w:right w:val="none" w:sz="0" w:space="0" w:color="auto"/>
      </w:divBdr>
    </w:div>
    <w:div w:id="233123865">
      <w:bodyDiv w:val="1"/>
      <w:marLeft w:val="0"/>
      <w:marRight w:val="0"/>
      <w:marTop w:val="0"/>
      <w:marBottom w:val="0"/>
      <w:divBdr>
        <w:top w:val="none" w:sz="0" w:space="0" w:color="auto"/>
        <w:left w:val="none" w:sz="0" w:space="0" w:color="auto"/>
        <w:bottom w:val="none" w:sz="0" w:space="0" w:color="auto"/>
        <w:right w:val="none" w:sz="0" w:space="0" w:color="auto"/>
      </w:divBdr>
    </w:div>
    <w:div w:id="233785833">
      <w:bodyDiv w:val="1"/>
      <w:marLeft w:val="0"/>
      <w:marRight w:val="0"/>
      <w:marTop w:val="0"/>
      <w:marBottom w:val="0"/>
      <w:divBdr>
        <w:top w:val="none" w:sz="0" w:space="0" w:color="auto"/>
        <w:left w:val="none" w:sz="0" w:space="0" w:color="auto"/>
        <w:bottom w:val="none" w:sz="0" w:space="0" w:color="auto"/>
        <w:right w:val="none" w:sz="0" w:space="0" w:color="auto"/>
      </w:divBdr>
    </w:div>
    <w:div w:id="234441049">
      <w:bodyDiv w:val="1"/>
      <w:marLeft w:val="0"/>
      <w:marRight w:val="0"/>
      <w:marTop w:val="0"/>
      <w:marBottom w:val="0"/>
      <w:divBdr>
        <w:top w:val="none" w:sz="0" w:space="0" w:color="auto"/>
        <w:left w:val="none" w:sz="0" w:space="0" w:color="auto"/>
        <w:bottom w:val="none" w:sz="0" w:space="0" w:color="auto"/>
        <w:right w:val="none" w:sz="0" w:space="0" w:color="auto"/>
      </w:divBdr>
    </w:div>
    <w:div w:id="234782458">
      <w:bodyDiv w:val="1"/>
      <w:marLeft w:val="0"/>
      <w:marRight w:val="0"/>
      <w:marTop w:val="0"/>
      <w:marBottom w:val="0"/>
      <w:divBdr>
        <w:top w:val="none" w:sz="0" w:space="0" w:color="auto"/>
        <w:left w:val="none" w:sz="0" w:space="0" w:color="auto"/>
        <w:bottom w:val="none" w:sz="0" w:space="0" w:color="auto"/>
        <w:right w:val="none" w:sz="0" w:space="0" w:color="auto"/>
      </w:divBdr>
    </w:div>
    <w:div w:id="234823579">
      <w:bodyDiv w:val="1"/>
      <w:marLeft w:val="0"/>
      <w:marRight w:val="0"/>
      <w:marTop w:val="0"/>
      <w:marBottom w:val="0"/>
      <w:divBdr>
        <w:top w:val="none" w:sz="0" w:space="0" w:color="auto"/>
        <w:left w:val="none" w:sz="0" w:space="0" w:color="auto"/>
        <w:bottom w:val="none" w:sz="0" w:space="0" w:color="auto"/>
        <w:right w:val="none" w:sz="0" w:space="0" w:color="auto"/>
      </w:divBdr>
    </w:div>
    <w:div w:id="235281876">
      <w:bodyDiv w:val="1"/>
      <w:marLeft w:val="0"/>
      <w:marRight w:val="0"/>
      <w:marTop w:val="0"/>
      <w:marBottom w:val="0"/>
      <w:divBdr>
        <w:top w:val="none" w:sz="0" w:space="0" w:color="auto"/>
        <w:left w:val="none" w:sz="0" w:space="0" w:color="auto"/>
        <w:bottom w:val="none" w:sz="0" w:space="0" w:color="auto"/>
        <w:right w:val="none" w:sz="0" w:space="0" w:color="auto"/>
      </w:divBdr>
    </w:div>
    <w:div w:id="235483757">
      <w:bodyDiv w:val="1"/>
      <w:marLeft w:val="0"/>
      <w:marRight w:val="0"/>
      <w:marTop w:val="0"/>
      <w:marBottom w:val="0"/>
      <w:divBdr>
        <w:top w:val="none" w:sz="0" w:space="0" w:color="auto"/>
        <w:left w:val="none" w:sz="0" w:space="0" w:color="auto"/>
        <w:bottom w:val="none" w:sz="0" w:space="0" w:color="auto"/>
        <w:right w:val="none" w:sz="0" w:space="0" w:color="auto"/>
      </w:divBdr>
    </w:div>
    <w:div w:id="236020678">
      <w:bodyDiv w:val="1"/>
      <w:marLeft w:val="0"/>
      <w:marRight w:val="0"/>
      <w:marTop w:val="0"/>
      <w:marBottom w:val="0"/>
      <w:divBdr>
        <w:top w:val="none" w:sz="0" w:space="0" w:color="auto"/>
        <w:left w:val="none" w:sz="0" w:space="0" w:color="auto"/>
        <w:bottom w:val="none" w:sz="0" w:space="0" w:color="auto"/>
        <w:right w:val="none" w:sz="0" w:space="0" w:color="auto"/>
      </w:divBdr>
    </w:div>
    <w:div w:id="237063423">
      <w:bodyDiv w:val="1"/>
      <w:marLeft w:val="0"/>
      <w:marRight w:val="0"/>
      <w:marTop w:val="0"/>
      <w:marBottom w:val="0"/>
      <w:divBdr>
        <w:top w:val="none" w:sz="0" w:space="0" w:color="auto"/>
        <w:left w:val="none" w:sz="0" w:space="0" w:color="auto"/>
        <w:bottom w:val="none" w:sz="0" w:space="0" w:color="auto"/>
        <w:right w:val="none" w:sz="0" w:space="0" w:color="auto"/>
      </w:divBdr>
    </w:div>
    <w:div w:id="237254670">
      <w:bodyDiv w:val="1"/>
      <w:marLeft w:val="0"/>
      <w:marRight w:val="0"/>
      <w:marTop w:val="0"/>
      <w:marBottom w:val="0"/>
      <w:divBdr>
        <w:top w:val="none" w:sz="0" w:space="0" w:color="auto"/>
        <w:left w:val="none" w:sz="0" w:space="0" w:color="auto"/>
        <w:bottom w:val="none" w:sz="0" w:space="0" w:color="auto"/>
        <w:right w:val="none" w:sz="0" w:space="0" w:color="auto"/>
      </w:divBdr>
    </w:div>
    <w:div w:id="238952387">
      <w:bodyDiv w:val="1"/>
      <w:marLeft w:val="0"/>
      <w:marRight w:val="0"/>
      <w:marTop w:val="0"/>
      <w:marBottom w:val="0"/>
      <w:divBdr>
        <w:top w:val="none" w:sz="0" w:space="0" w:color="auto"/>
        <w:left w:val="none" w:sz="0" w:space="0" w:color="auto"/>
        <w:bottom w:val="none" w:sz="0" w:space="0" w:color="auto"/>
        <w:right w:val="none" w:sz="0" w:space="0" w:color="auto"/>
      </w:divBdr>
    </w:div>
    <w:div w:id="239949316">
      <w:bodyDiv w:val="1"/>
      <w:marLeft w:val="0"/>
      <w:marRight w:val="0"/>
      <w:marTop w:val="0"/>
      <w:marBottom w:val="0"/>
      <w:divBdr>
        <w:top w:val="none" w:sz="0" w:space="0" w:color="auto"/>
        <w:left w:val="none" w:sz="0" w:space="0" w:color="auto"/>
        <w:bottom w:val="none" w:sz="0" w:space="0" w:color="auto"/>
        <w:right w:val="none" w:sz="0" w:space="0" w:color="auto"/>
      </w:divBdr>
    </w:div>
    <w:div w:id="240454222">
      <w:bodyDiv w:val="1"/>
      <w:marLeft w:val="0"/>
      <w:marRight w:val="0"/>
      <w:marTop w:val="0"/>
      <w:marBottom w:val="0"/>
      <w:divBdr>
        <w:top w:val="none" w:sz="0" w:space="0" w:color="auto"/>
        <w:left w:val="none" w:sz="0" w:space="0" w:color="auto"/>
        <w:bottom w:val="none" w:sz="0" w:space="0" w:color="auto"/>
        <w:right w:val="none" w:sz="0" w:space="0" w:color="auto"/>
      </w:divBdr>
    </w:div>
    <w:div w:id="241110170">
      <w:bodyDiv w:val="1"/>
      <w:marLeft w:val="0"/>
      <w:marRight w:val="0"/>
      <w:marTop w:val="0"/>
      <w:marBottom w:val="0"/>
      <w:divBdr>
        <w:top w:val="none" w:sz="0" w:space="0" w:color="auto"/>
        <w:left w:val="none" w:sz="0" w:space="0" w:color="auto"/>
        <w:bottom w:val="none" w:sz="0" w:space="0" w:color="auto"/>
        <w:right w:val="none" w:sz="0" w:space="0" w:color="auto"/>
      </w:divBdr>
    </w:div>
    <w:div w:id="241335930">
      <w:bodyDiv w:val="1"/>
      <w:marLeft w:val="0"/>
      <w:marRight w:val="0"/>
      <w:marTop w:val="0"/>
      <w:marBottom w:val="0"/>
      <w:divBdr>
        <w:top w:val="none" w:sz="0" w:space="0" w:color="auto"/>
        <w:left w:val="none" w:sz="0" w:space="0" w:color="auto"/>
        <w:bottom w:val="none" w:sz="0" w:space="0" w:color="auto"/>
        <w:right w:val="none" w:sz="0" w:space="0" w:color="auto"/>
      </w:divBdr>
    </w:div>
    <w:div w:id="241378751">
      <w:bodyDiv w:val="1"/>
      <w:marLeft w:val="0"/>
      <w:marRight w:val="0"/>
      <w:marTop w:val="0"/>
      <w:marBottom w:val="0"/>
      <w:divBdr>
        <w:top w:val="none" w:sz="0" w:space="0" w:color="auto"/>
        <w:left w:val="none" w:sz="0" w:space="0" w:color="auto"/>
        <w:bottom w:val="none" w:sz="0" w:space="0" w:color="auto"/>
        <w:right w:val="none" w:sz="0" w:space="0" w:color="auto"/>
      </w:divBdr>
    </w:div>
    <w:div w:id="242490716">
      <w:bodyDiv w:val="1"/>
      <w:marLeft w:val="0"/>
      <w:marRight w:val="0"/>
      <w:marTop w:val="0"/>
      <w:marBottom w:val="0"/>
      <w:divBdr>
        <w:top w:val="none" w:sz="0" w:space="0" w:color="auto"/>
        <w:left w:val="none" w:sz="0" w:space="0" w:color="auto"/>
        <w:bottom w:val="none" w:sz="0" w:space="0" w:color="auto"/>
        <w:right w:val="none" w:sz="0" w:space="0" w:color="auto"/>
      </w:divBdr>
    </w:div>
    <w:div w:id="242835098">
      <w:bodyDiv w:val="1"/>
      <w:marLeft w:val="0"/>
      <w:marRight w:val="0"/>
      <w:marTop w:val="0"/>
      <w:marBottom w:val="0"/>
      <w:divBdr>
        <w:top w:val="none" w:sz="0" w:space="0" w:color="auto"/>
        <w:left w:val="none" w:sz="0" w:space="0" w:color="auto"/>
        <w:bottom w:val="none" w:sz="0" w:space="0" w:color="auto"/>
        <w:right w:val="none" w:sz="0" w:space="0" w:color="auto"/>
      </w:divBdr>
    </w:div>
    <w:div w:id="242884869">
      <w:bodyDiv w:val="1"/>
      <w:marLeft w:val="0"/>
      <w:marRight w:val="0"/>
      <w:marTop w:val="0"/>
      <w:marBottom w:val="0"/>
      <w:divBdr>
        <w:top w:val="none" w:sz="0" w:space="0" w:color="auto"/>
        <w:left w:val="none" w:sz="0" w:space="0" w:color="auto"/>
        <w:bottom w:val="none" w:sz="0" w:space="0" w:color="auto"/>
        <w:right w:val="none" w:sz="0" w:space="0" w:color="auto"/>
      </w:divBdr>
    </w:div>
    <w:div w:id="243685114">
      <w:bodyDiv w:val="1"/>
      <w:marLeft w:val="0"/>
      <w:marRight w:val="0"/>
      <w:marTop w:val="0"/>
      <w:marBottom w:val="0"/>
      <w:divBdr>
        <w:top w:val="none" w:sz="0" w:space="0" w:color="auto"/>
        <w:left w:val="none" w:sz="0" w:space="0" w:color="auto"/>
        <w:bottom w:val="none" w:sz="0" w:space="0" w:color="auto"/>
        <w:right w:val="none" w:sz="0" w:space="0" w:color="auto"/>
      </w:divBdr>
    </w:div>
    <w:div w:id="244149991">
      <w:bodyDiv w:val="1"/>
      <w:marLeft w:val="0"/>
      <w:marRight w:val="0"/>
      <w:marTop w:val="0"/>
      <w:marBottom w:val="0"/>
      <w:divBdr>
        <w:top w:val="none" w:sz="0" w:space="0" w:color="auto"/>
        <w:left w:val="none" w:sz="0" w:space="0" w:color="auto"/>
        <w:bottom w:val="none" w:sz="0" w:space="0" w:color="auto"/>
        <w:right w:val="none" w:sz="0" w:space="0" w:color="auto"/>
      </w:divBdr>
    </w:div>
    <w:div w:id="244606596">
      <w:bodyDiv w:val="1"/>
      <w:marLeft w:val="0"/>
      <w:marRight w:val="0"/>
      <w:marTop w:val="0"/>
      <w:marBottom w:val="0"/>
      <w:divBdr>
        <w:top w:val="none" w:sz="0" w:space="0" w:color="auto"/>
        <w:left w:val="none" w:sz="0" w:space="0" w:color="auto"/>
        <w:bottom w:val="none" w:sz="0" w:space="0" w:color="auto"/>
        <w:right w:val="none" w:sz="0" w:space="0" w:color="auto"/>
      </w:divBdr>
    </w:div>
    <w:div w:id="245579371">
      <w:bodyDiv w:val="1"/>
      <w:marLeft w:val="0"/>
      <w:marRight w:val="0"/>
      <w:marTop w:val="0"/>
      <w:marBottom w:val="0"/>
      <w:divBdr>
        <w:top w:val="none" w:sz="0" w:space="0" w:color="auto"/>
        <w:left w:val="none" w:sz="0" w:space="0" w:color="auto"/>
        <w:bottom w:val="none" w:sz="0" w:space="0" w:color="auto"/>
        <w:right w:val="none" w:sz="0" w:space="0" w:color="auto"/>
      </w:divBdr>
    </w:div>
    <w:div w:id="246185498">
      <w:bodyDiv w:val="1"/>
      <w:marLeft w:val="0"/>
      <w:marRight w:val="0"/>
      <w:marTop w:val="0"/>
      <w:marBottom w:val="0"/>
      <w:divBdr>
        <w:top w:val="none" w:sz="0" w:space="0" w:color="auto"/>
        <w:left w:val="none" w:sz="0" w:space="0" w:color="auto"/>
        <w:bottom w:val="none" w:sz="0" w:space="0" w:color="auto"/>
        <w:right w:val="none" w:sz="0" w:space="0" w:color="auto"/>
      </w:divBdr>
    </w:div>
    <w:div w:id="247615682">
      <w:bodyDiv w:val="1"/>
      <w:marLeft w:val="0"/>
      <w:marRight w:val="0"/>
      <w:marTop w:val="0"/>
      <w:marBottom w:val="0"/>
      <w:divBdr>
        <w:top w:val="none" w:sz="0" w:space="0" w:color="auto"/>
        <w:left w:val="none" w:sz="0" w:space="0" w:color="auto"/>
        <w:bottom w:val="none" w:sz="0" w:space="0" w:color="auto"/>
        <w:right w:val="none" w:sz="0" w:space="0" w:color="auto"/>
      </w:divBdr>
    </w:div>
    <w:div w:id="248543220">
      <w:bodyDiv w:val="1"/>
      <w:marLeft w:val="0"/>
      <w:marRight w:val="0"/>
      <w:marTop w:val="0"/>
      <w:marBottom w:val="0"/>
      <w:divBdr>
        <w:top w:val="none" w:sz="0" w:space="0" w:color="auto"/>
        <w:left w:val="none" w:sz="0" w:space="0" w:color="auto"/>
        <w:bottom w:val="none" w:sz="0" w:space="0" w:color="auto"/>
        <w:right w:val="none" w:sz="0" w:space="0" w:color="auto"/>
      </w:divBdr>
    </w:div>
    <w:div w:id="248849988">
      <w:bodyDiv w:val="1"/>
      <w:marLeft w:val="0"/>
      <w:marRight w:val="0"/>
      <w:marTop w:val="0"/>
      <w:marBottom w:val="0"/>
      <w:divBdr>
        <w:top w:val="none" w:sz="0" w:space="0" w:color="auto"/>
        <w:left w:val="none" w:sz="0" w:space="0" w:color="auto"/>
        <w:bottom w:val="none" w:sz="0" w:space="0" w:color="auto"/>
        <w:right w:val="none" w:sz="0" w:space="0" w:color="auto"/>
      </w:divBdr>
    </w:div>
    <w:div w:id="249239648">
      <w:bodyDiv w:val="1"/>
      <w:marLeft w:val="0"/>
      <w:marRight w:val="0"/>
      <w:marTop w:val="0"/>
      <w:marBottom w:val="0"/>
      <w:divBdr>
        <w:top w:val="none" w:sz="0" w:space="0" w:color="auto"/>
        <w:left w:val="none" w:sz="0" w:space="0" w:color="auto"/>
        <w:bottom w:val="none" w:sz="0" w:space="0" w:color="auto"/>
        <w:right w:val="none" w:sz="0" w:space="0" w:color="auto"/>
      </w:divBdr>
    </w:div>
    <w:div w:id="249505337">
      <w:bodyDiv w:val="1"/>
      <w:marLeft w:val="0"/>
      <w:marRight w:val="0"/>
      <w:marTop w:val="0"/>
      <w:marBottom w:val="0"/>
      <w:divBdr>
        <w:top w:val="none" w:sz="0" w:space="0" w:color="auto"/>
        <w:left w:val="none" w:sz="0" w:space="0" w:color="auto"/>
        <w:bottom w:val="none" w:sz="0" w:space="0" w:color="auto"/>
        <w:right w:val="none" w:sz="0" w:space="0" w:color="auto"/>
      </w:divBdr>
    </w:div>
    <w:div w:id="249586408">
      <w:bodyDiv w:val="1"/>
      <w:marLeft w:val="0"/>
      <w:marRight w:val="0"/>
      <w:marTop w:val="0"/>
      <w:marBottom w:val="0"/>
      <w:divBdr>
        <w:top w:val="none" w:sz="0" w:space="0" w:color="auto"/>
        <w:left w:val="none" w:sz="0" w:space="0" w:color="auto"/>
        <w:bottom w:val="none" w:sz="0" w:space="0" w:color="auto"/>
        <w:right w:val="none" w:sz="0" w:space="0" w:color="auto"/>
      </w:divBdr>
    </w:div>
    <w:div w:id="249897728">
      <w:bodyDiv w:val="1"/>
      <w:marLeft w:val="0"/>
      <w:marRight w:val="0"/>
      <w:marTop w:val="0"/>
      <w:marBottom w:val="0"/>
      <w:divBdr>
        <w:top w:val="none" w:sz="0" w:space="0" w:color="auto"/>
        <w:left w:val="none" w:sz="0" w:space="0" w:color="auto"/>
        <w:bottom w:val="none" w:sz="0" w:space="0" w:color="auto"/>
        <w:right w:val="none" w:sz="0" w:space="0" w:color="auto"/>
      </w:divBdr>
    </w:div>
    <w:div w:id="249970617">
      <w:bodyDiv w:val="1"/>
      <w:marLeft w:val="0"/>
      <w:marRight w:val="0"/>
      <w:marTop w:val="0"/>
      <w:marBottom w:val="0"/>
      <w:divBdr>
        <w:top w:val="none" w:sz="0" w:space="0" w:color="auto"/>
        <w:left w:val="none" w:sz="0" w:space="0" w:color="auto"/>
        <w:bottom w:val="none" w:sz="0" w:space="0" w:color="auto"/>
        <w:right w:val="none" w:sz="0" w:space="0" w:color="auto"/>
      </w:divBdr>
    </w:div>
    <w:div w:id="250092459">
      <w:bodyDiv w:val="1"/>
      <w:marLeft w:val="0"/>
      <w:marRight w:val="0"/>
      <w:marTop w:val="0"/>
      <w:marBottom w:val="0"/>
      <w:divBdr>
        <w:top w:val="none" w:sz="0" w:space="0" w:color="auto"/>
        <w:left w:val="none" w:sz="0" w:space="0" w:color="auto"/>
        <w:bottom w:val="none" w:sz="0" w:space="0" w:color="auto"/>
        <w:right w:val="none" w:sz="0" w:space="0" w:color="auto"/>
      </w:divBdr>
    </w:div>
    <w:div w:id="250508942">
      <w:bodyDiv w:val="1"/>
      <w:marLeft w:val="0"/>
      <w:marRight w:val="0"/>
      <w:marTop w:val="0"/>
      <w:marBottom w:val="0"/>
      <w:divBdr>
        <w:top w:val="none" w:sz="0" w:space="0" w:color="auto"/>
        <w:left w:val="none" w:sz="0" w:space="0" w:color="auto"/>
        <w:bottom w:val="none" w:sz="0" w:space="0" w:color="auto"/>
        <w:right w:val="none" w:sz="0" w:space="0" w:color="auto"/>
      </w:divBdr>
    </w:div>
    <w:div w:id="250551660">
      <w:bodyDiv w:val="1"/>
      <w:marLeft w:val="0"/>
      <w:marRight w:val="0"/>
      <w:marTop w:val="0"/>
      <w:marBottom w:val="0"/>
      <w:divBdr>
        <w:top w:val="none" w:sz="0" w:space="0" w:color="auto"/>
        <w:left w:val="none" w:sz="0" w:space="0" w:color="auto"/>
        <w:bottom w:val="none" w:sz="0" w:space="0" w:color="auto"/>
        <w:right w:val="none" w:sz="0" w:space="0" w:color="auto"/>
      </w:divBdr>
    </w:div>
    <w:div w:id="251090197">
      <w:bodyDiv w:val="1"/>
      <w:marLeft w:val="0"/>
      <w:marRight w:val="0"/>
      <w:marTop w:val="0"/>
      <w:marBottom w:val="0"/>
      <w:divBdr>
        <w:top w:val="none" w:sz="0" w:space="0" w:color="auto"/>
        <w:left w:val="none" w:sz="0" w:space="0" w:color="auto"/>
        <w:bottom w:val="none" w:sz="0" w:space="0" w:color="auto"/>
        <w:right w:val="none" w:sz="0" w:space="0" w:color="auto"/>
      </w:divBdr>
    </w:div>
    <w:div w:id="251357491">
      <w:bodyDiv w:val="1"/>
      <w:marLeft w:val="0"/>
      <w:marRight w:val="0"/>
      <w:marTop w:val="0"/>
      <w:marBottom w:val="0"/>
      <w:divBdr>
        <w:top w:val="none" w:sz="0" w:space="0" w:color="auto"/>
        <w:left w:val="none" w:sz="0" w:space="0" w:color="auto"/>
        <w:bottom w:val="none" w:sz="0" w:space="0" w:color="auto"/>
        <w:right w:val="none" w:sz="0" w:space="0" w:color="auto"/>
      </w:divBdr>
    </w:div>
    <w:div w:id="252473533">
      <w:bodyDiv w:val="1"/>
      <w:marLeft w:val="0"/>
      <w:marRight w:val="0"/>
      <w:marTop w:val="0"/>
      <w:marBottom w:val="0"/>
      <w:divBdr>
        <w:top w:val="none" w:sz="0" w:space="0" w:color="auto"/>
        <w:left w:val="none" w:sz="0" w:space="0" w:color="auto"/>
        <w:bottom w:val="none" w:sz="0" w:space="0" w:color="auto"/>
        <w:right w:val="none" w:sz="0" w:space="0" w:color="auto"/>
      </w:divBdr>
    </w:div>
    <w:div w:id="252475489">
      <w:bodyDiv w:val="1"/>
      <w:marLeft w:val="0"/>
      <w:marRight w:val="0"/>
      <w:marTop w:val="0"/>
      <w:marBottom w:val="0"/>
      <w:divBdr>
        <w:top w:val="none" w:sz="0" w:space="0" w:color="auto"/>
        <w:left w:val="none" w:sz="0" w:space="0" w:color="auto"/>
        <w:bottom w:val="none" w:sz="0" w:space="0" w:color="auto"/>
        <w:right w:val="none" w:sz="0" w:space="0" w:color="auto"/>
      </w:divBdr>
    </w:div>
    <w:div w:id="252861467">
      <w:bodyDiv w:val="1"/>
      <w:marLeft w:val="0"/>
      <w:marRight w:val="0"/>
      <w:marTop w:val="0"/>
      <w:marBottom w:val="0"/>
      <w:divBdr>
        <w:top w:val="none" w:sz="0" w:space="0" w:color="auto"/>
        <w:left w:val="none" w:sz="0" w:space="0" w:color="auto"/>
        <w:bottom w:val="none" w:sz="0" w:space="0" w:color="auto"/>
        <w:right w:val="none" w:sz="0" w:space="0" w:color="auto"/>
      </w:divBdr>
    </w:div>
    <w:div w:id="254018065">
      <w:bodyDiv w:val="1"/>
      <w:marLeft w:val="0"/>
      <w:marRight w:val="0"/>
      <w:marTop w:val="0"/>
      <w:marBottom w:val="0"/>
      <w:divBdr>
        <w:top w:val="none" w:sz="0" w:space="0" w:color="auto"/>
        <w:left w:val="none" w:sz="0" w:space="0" w:color="auto"/>
        <w:bottom w:val="none" w:sz="0" w:space="0" w:color="auto"/>
        <w:right w:val="none" w:sz="0" w:space="0" w:color="auto"/>
      </w:divBdr>
    </w:div>
    <w:div w:id="254167863">
      <w:bodyDiv w:val="1"/>
      <w:marLeft w:val="0"/>
      <w:marRight w:val="0"/>
      <w:marTop w:val="0"/>
      <w:marBottom w:val="0"/>
      <w:divBdr>
        <w:top w:val="none" w:sz="0" w:space="0" w:color="auto"/>
        <w:left w:val="none" w:sz="0" w:space="0" w:color="auto"/>
        <w:bottom w:val="none" w:sz="0" w:space="0" w:color="auto"/>
        <w:right w:val="none" w:sz="0" w:space="0" w:color="auto"/>
      </w:divBdr>
    </w:div>
    <w:div w:id="254364706">
      <w:bodyDiv w:val="1"/>
      <w:marLeft w:val="0"/>
      <w:marRight w:val="0"/>
      <w:marTop w:val="0"/>
      <w:marBottom w:val="0"/>
      <w:divBdr>
        <w:top w:val="none" w:sz="0" w:space="0" w:color="auto"/>
        <w:left w:val="none" w:sz="0" w:space="0" w:color="auto"/>
        <w:bottom w:val="none" w:sz="0" w:space="0" w:color="auto"/>
        <w:right w:val="none" w:sz="0" w:space="0" w:color="auto"/>
      </w:divBdr>
    </w:div>
    <w:div w:id="254672937">
      <w:bodyDiv w:val="1"/>
      <w:marLeft w:val="0"/>
      <w:marRight w:val="0"/>
      <w:marTop w:val="0"/>
      <w:marBottom w:val="0"/>
      <w:divBdr>
        <w:top w:val="none" w:sz="0" w:space="0" w:color="auto"/>
        <w:left w:val="none" w:sz="0" w:space="0" w:color="auto"/>
        <w:bottom w:val="none" w:sz="0" w:space="0" w:color="auto"/>
        <w:right w:val="none" w:sz="0" w:space="0" w:color="auto"/>
      </w:divBdr>
    </w:div>
    <w:div w:id="254825817">
      <w:bodyDiv w:val="1"/>
      <w:marLeft w:val="0"/>
      <w:marRight w:val="0"/>
      <w:marTop w:val="0"/>
      <w:marBottom w:val="0"/>
      <w:divBdr>
        <w:top w:val="none" w:sz="0" w:space="0" w:color="auto"/>
        <w:left w:val="none" w:sz="0" w:space="0" w:color="auto"/>
        <w:bottom w:val="none" w:sz="0" w:space="0" w:color="auto"/>
        <w:right w:val="none" w:sz="0" w:space="0" w:color="auto"/>
      </w:divBdr>
    </w:div>
    <w:div w:id="255093391">
      <w:bodyDiv w:val="1"/>
      <w:marLeft w:val="0"/>
      <w:marRight w:val="0"/>
      <w:marTop w:val="0"/>
      <w:marBottom w:val="0"/>
      <w:divBdr>
        <w:top w:val="none" w:sz="0" w:space="0" w:color="auto"/>
        <w:left w:val="none" w:sz="0" w:space="0" w:color="auto"/>
        <w:bottom w:val="none" w:sz="0" w:space="0" w:color="auto"/>
        <w:right w:val="none" w:sz="0" w:space="0" w:color="auto"/>
      </w:divBdr>
    </w:div>
    <w:div w:id="255095982">
      <w:bodyDiv w:val="1"/>
      <w:marLeft w:val="0"/>
      <w:marRight w:val="0"/>
      <w:marTop w:val="0"/>
      <w:marBottom w:val="0"/>
      <w:divBdr>
        <w:top w:val="none" w:sz="0" w:space="0" w:color="auto"/>
        <w:left w:val="none" w:sz="0" w:space="0" w:color="auto"/>
        <w:bottom w:val="none" w:sz="0" w:space="0" w:color="auto"/>
        <w:right w:val="none" w:sz="0" w:space="0" w:color="auto"/>
      </w:divBdr>
    </w:div>
    <w:div w:id="255292913">
      <w:bodyDiv w:val="1"/>
      <w:marLeft w:val="0"/>
      <w:marRight w:val="0"/>
      <w:marTop w:val="0"/>
      <w:marBottom w:val="0"/>
      <w:divBdr>
        <w:top w:val="none" w:sz="0" w:space="0" w:color="auto"/>
        <w:left w:val="none" w:sz="0" w:space="0" w:color="auto"/>
        <w:bottom w:val="none" w:sz="0" w:space="0" w:color="auto"/>
        <w:right w:val="none" w:sz="0" w:space="0" w:color="auto"/>
      </w:divBdr>
    </w:div>
    <w:div w:id="255333842">
      <w:bodyDiv w:val="1"/>
      <w:marLeft w:val="0"/>
      <w:marRight w:val="0"/>
      <w:marTop w:val="0"/>
      <w:marBottom w:val="0"/>
      <w:divBdr>
        <w:top w:val="none" w:sz="0" w:space="0" w:color="auto"/>
        <w:left w:val="none" w:sz="0" w:space="0" w:color="auto"/>
        <w:bottom w:val="none" w:sz="0" w:space="0" w:color="auto"/>
        <w:right w:val="none" w:sz="0" w:space="0" w:color="auto"/>
      </w:divBdr>
    </w:div>
    <w:div w:id="255480673">
      <w:bodyDiv w:val="1"/>
      <w:marLeft w:val="0"/>
      <w:marRight w:val="0"/>
      <w:marTop w:val="0"/>
      <w:marBottom w:val="0"/>
      <w:divBdr>
        <w:top w:val="none" w:sz="0" w:space="0" w:color="auto"/>
        <w:left w:val="none" w:sz="0" w:space="0" w:color="auto"/>
        <w:bottom w:val="none" w:sz="0" w:space="0" w:color="auto"/>
        <w:right w:val="none" w:sz="0" w:space="0" w:color="auto"/>
      </w:divBdr>
    </w:div>
    <w:div w:id="255528511">
      <w:bodyDiv w:val="1"/>
      <w:marLeft w:val="0"/>
      <w:marRight w:val="0"/>
      <w:marTop w:val="0"/>
      <w:marBottom w:val="0"/>
      <w:divBdr>
        <w:top w:val="none" w:sz="0" w:space="0" w:color="auto"/>
        <w:left w:val="none" w:sz="0" w:space="0" w:color="auto"/>
        <w:bottom w:val="none" w:sz="0" w:space="0" w:color="auto"/>
        <w:right w:val="none" w:sz="0" w:space="0" w:color="auto"/>
      </w:divBdr>
    </w:div>
    <w:div w:id="255600228">
      <w:bodyDiv w:val="1"/>
      <w:marLeft w:val="0"/>
      <w:marRight w:val="0"/>
      <w:marTop w:val="0"/>
      <w:marBottom w:val="0"/>
      <w:divBdr>
        <w:top w:val="none" w:sz="0" w:space="0" w:color="auto"/>
        <w:left w:val="none" w:sz="0" w:space="0" w:color="auto"/>
        <w:bottom w:val="none" w:sz="0" w:space="0" w:color="auto"/>
        <w:right w:val="none" w:sz="0" w:space="0" w:color="auto"/>
      </w:divBdr>
    </w:div>
    <w:div w:id="256403254">
      <w:bodyDiv w:val="1"/>
      <w:marLeft w:val="0"/>
      <w:marRight w:val="0"/>
      <w:marTop w:val="0"/>
      <w:marBottom w:val="0"/>
      <w:divBdr>
        <w:top w:val="none" w:sz="0" w:space="0" w:color="auto"/>
        <w:left w:val="none" w:sz="0" w:space="0" w:color="auto"/>
        <w:bottom w:val="none" w:sz="0" w:space="0" w:color="auto"/>
        <w:right w:val="none" w:sz="0" w:space="0" w:color="auto"/>
      </w:divBdr>
    </w:div>
    <w:div w:id="256408354">
      <w:bodyDiv w:val="1"/>
      <w:marLeft w:val="0"/>
      <w:marRight w:val="0"/>
      <w:marTop w:val="0"/>
      <w:marBottom w:val="0"/>
      <w:divBdr>
        <w:top w:val="none" w:sz="0" w:space="0" w:color="auto"/>
        <w:left w:val="none" w:sz="0" w:space="0" w:color="auto"/>
        <w:bottom w:val="none" w:sz="0" w:space="0" w:color="auto"/>
        <w:right w:val="none" w:sz="0" w:space="0" w:color="auto"/>
      </w:divBdr>
    </w:div>
    <w:div w:id="256446051">
      <w:bodyDiv w:val="1"/>
      <w:marLeft w:val="0"/>
      <w:marRight w:val="0"/>
      <w:marTop w:val="0"/>
      <w:marBottom w:val="0"/>
      <w:divBdr>
        <w:top w:val="none" w:sz="0" w:space="0" w:color="auto"/>
        <w:left w:val="none" w:sz="0" w:space="0" w:color="auto"/>
        <w:bottom w:val="none" w:sz="0" w:space="0" w:color="auto"/>
        <w:right w:val="none" w:sz="0" w:space="0" w:color="auto"/>
      </w:divBdr>
    </w:div>
    <w:div w:id="256600921">
      <w:bodyDiv w:val="1"/>
      <w:marLeft w:val="0"/>
      <w:marRight w:val="0"/>
      <w:marTop w:val="0"/>
      <w:marBottom w:val="0"/>
      <w:divBdr>
        <w:top w:val="none" w:sz="0" w:space="0" w:color="auto"/>
        <w:left w:val="none" w:sz="0" w:space="0" w:color="auto"/>
        <w:bottom w:val="none" w:sz="0" w:space="0" w:color="auto"/>
        <w:right w:val="none" w:sz="0" w:space="0" w:color="auto"/>
      </w:divBdr>
    </w:div>
    <w:div w:id="256987886">
      <w:bodyDiv w:val="1"/>
      <w:marLeft w:val="0"/>
      <w:marRight w:val="0"/>
      <w:marTop w:val="0"/>
      <w:marBottom w:val="0"/>
      <w:divBdr>
        <w:top w:val="none" w:sz="0" w:space="0" w:color="auto"/>
        <w:left w:val="none" w:sz="0" w:space="0" w:color="auto"/>
        <w:bottom w:val="none" w:sz="0" w:space="0" w:color="auto"/>
        <w:right w:val="none" w:sz="0" w:space="0" w:color="auto"/>
      </w:divBdr>
    </w:div>
    <w:div w:id="257177394">
      <w:bodyDiv w:val="1"/>
      <w:marLeft w:val="0"/>
      <w:marRight w:val="0"/>
      <w:marTop w:val="0"/>
      <w:marBottom w:val="0"/>
      <w:divBdr>
        <w:top w:val="none" w:sz="0" w:space="0" w:color="auto"/>
        <w:left w:val="none" w:sz="0" w:space="0" w:color="auto"/>
        <w:bottom w:val="none" w:sz="0" w:space="0" w:color="auto"/>
        <w:right w:val="none" w:sz="0" w:space="0" w:color="auto"/>
      </w:divBdr>
    </w:div>
    <w:div w:id="257257826">
      <w:bodyDiv w:val="1"/>
      <w:marLeft w:val="0"/>
      <w:marRight w:val="0"/>
      <w:marTop w:val="0"/>
      <w:marBottom w:val="0"/>
      <w:divBdr>
        <w:top w:val="none" w:sz="0" w:space="0" w:color="auto"/>
        <w:left w:val="none" w:sz="0" w:space="0" w:color="auto"/>
        <w:bottom w:val="none" w:sz="0" w:space="0" w:color="auto"/>
        <w:right w:val="none" w:sz="0" w:space="0" w:color="auto"/>
      </w:divBdr>
    </w:div>
    <w:div w:id="257258594">
      <w:bodyDiv w:val="1"/>
      <w:marLeft w:val="0"/>
      <w:marRight w:val="0"/>
      <w:marTop w:val="0"/>
      <w:marBottom w:val="0"/>
      <w:divBdr>
        <w:top w:val="none" w:sz="0" w:space="0" w:color="auto"/>
        <w:left w:val="none" w:sz="0" w:space="0" w:color="auto"/>
        <w:bottom w:val="none" w:sz="0" w:space="0" w:color="auto"/>
        <w:right w:val="none" w:sz="0" w:space="0" w:color="auto"/>
      </w:divBdr>
    </w:div>
    <w:div w:id="257639203">
      <w:bodyDiv w:val="1"/>
      <w:marLeft w:val="0"/>
      <w:marRight w:val="0"/>
      <w:marTop w:val="0"/>
      <w:marBottom w:val="0"/>
      <w:divBdr>
        <w:top w:val="none" w:sz="0" w:space="0" w:color="auto"/>
        <w:left w:val="none" w:sz="0" w:space="0" w:color="auto"/>
        <w:bottom w:val="none" w:sz="0" w:space="0" w:color="auto"/>
        <w:right w:val="none" w:sz="0" w:space="0" w:color="auto"/>
      </w:divBdr>
    </w:div>
    <w:div w:id="258366954">
      <w:bodyDiv w:val="1"/>
      <w:marLeft w:val="0"/>
      <w:marRight w:val="0"/>
      <w:marTop w:val="0"/>
      <w:marBottom w:val="0"/>
      <w:divBdr>
        <w:top w:val="none" w:sz="0" w:space="0" w:color="auto"/>
        <w:left w:val="none" w:sz="0" w:space="0" w:color="auto"/>
        <w:bottom w:val="none" w:sz="0" w:space="0" w:color="auto"/>
        <w:right w:val="none" w:sz="0" w:space="0" w:color="auto"/>
      </w:divBdr>
    </w:div>
    <w:div w:id="258488696">
      <w:bodyDiv w:val="1"/>
      <w:marLeft w:val="0"/>
      <w:marRight w:val="0"/>
      <w:marTop w:val="0"/>
      <w:marBottom w:val="0"/>
      <w:divBdr>
        <w:top w:val="none" w:sz="0" w:space="0" w:color="auto"/>
        <w:left w:val="none" w:sz="0" w:space="0" w:color="auto"/>
        <w:bottom w:val="none" w:sz="0" w:space="0" w:color="auto"/>
        <w:right w:val="none" w:sz="0" w:space="0" w:color="auto"/>
      </w:divBdr>
    </w:div>
    <w:div w:id="258952904">
      <w:bodyDiv w:val="1"/>
      <w:marLeft w:val="0"/>
      <w:marRight w:val="0"/>
      <w:marTop w:val="0"/>
      <w:marBottom w:val="0"/>
      <w:divBdr>
        <w:top w:val="none" w:sz="0" w:space="0" w:color="auto"/>
        <w:left w:val="none" w:sz="0" w:space="0" w:color="auto"/>
        <w:bottom w:val="none" w:sz="0" w:space="0" w:color="auto"/>
        <w:right w:val="none" w:sz="0" w:space="0" w:color="auto"/>
      </w:divBdr>
    </w:div>
    <w:div w:id="259605309">
      <w:bodyDiv w:val="1"/>
      <w:marLeft w:val="0"/>
      <w:marRight w:val="0"/>
      <w:marTop w:val="0"/>
      <w:marBottom w:val="0"/>
      <w:divBdr>
        <w:top w:val="none" w:sz="0" w:space="0" w:color="auto"/>
        <w:left w:val="none" w:sz="0" w:space="0" w:color="auto"/>
        <w:bottom w:val="none" w:sz="0" w:space="0" w:color="auto"/>
        <w:right w:val="none" w:sz="0" w:space="0" w:color="auto"/>
      </w:divBdr>
    </w:div>
    <w:div w:id="259684362">
      <w:bodyDiv w:val="1"/>
      <w:marLeft w:val="0"/>
      <w:marRight w:val="0"/>
      <w:marTop w:val="0"/>
      <w:marBottom w:val="0"/>
      <w:divBdr>
        <w:top w:val="none" w:sz="0" w:space="0" w:color="auto"/>
        <w:left w:val="none" w:sz="0" w:space="0" w:color="auto"/>
        <w:bottom w:val="none" w:sz="0" w:space="0" w:color="auto"/>
        <w:right w:val="none" w:sz="0" w:space="0" w:color="auto"/>
      </w:divBdr>
    </w:div>
    <w:div w:id="259720727">
      <w:bodyDiv w:val="1"/>
      <w:marLeft w:val="0"/>
      <w:marRight w:val="0"/>
      <w:marTop w:val="0"/>
      <w:marBottom w:val="0"/>
      <w:divBdr>
        <w:top w:val="none" w:sz="0" w:space="0" w:color="auto"/>
        <w:left w:val="none" w:sz="0" w:space="0" w:color="auto"/>
        <w:bottom w:val="none" w:sz="0" w:space="0" w:color="auto"/>
        <w:right w:val="none" w:sz="0" w:space="0" w:color="auto"/>
      </w:divBdr>
    </w:div>
    <w:div w:id="259725405">
      <w:bodyDiv w:val="1"/>
      <w:marLeft w:val="0"/>
      <w:marRight w:val="0"/>
      <w:marTop w:val="0"/>
      <w:marBottom w:val="0"/>
      <w:divBdr>
        <w:top w:val="none" w:sz="0" w:space="0" w:color="auto"/>
        <w:left w:val="none" w:sz="0" w:space="0" w:color="auto"/>
        <w:bottom w:val="none" w:sz="0" w:space="0" w:color="auto"/>
        <w:right w:val="none" w:sz="0" w:space="0" w:color="auto"/>
      </w:divBdr>
    </w:div>
    <w:div w:id="260114995">
      <w:bodyDiv w:val="1"/>
      <w:marLeft w:val="0"/>
      <w:marRight w:val="0"/>
      <w:marTop w:val="0"/>
      <w:marBottom w:val="0"/>
      <w:divBdr>
        <w:top w:val="none" w:sz="0" w:space="0" w:color="auto"/>
        <w:left w:val="none" w:sz="0" w:space="0" w:color="auto"/>
        <w:bottom w:val="none" w:sz="0" w:space="0" w:color="auto"/>
        <w:right w:val="none" w:sz="0" w:space="0" w:color="auto"/>
      </w:divBdr>
    </w:div>
    <w:div w:id="260332515">
      <w:bodyDiv w:val="1"/>
      <w:marLeft w:val="0"/>
      <w:marRight w:val="0"/>
      <w:marTop w:val="0"/>
      <w:marBottom w:val="0"/>
      <w:divBdr>
        <w:top w:val="none" w:sz="0" w:space="0" w:color="auto"/>
        <w:left w:val="none" w:sz="0" w:space="0" w:color="auto"/>
        <w:bottom w:val="none" w:sz="0" w:space="0" w:color="auto"/>
        <w:right w:val="none" w:sz="0" w:space="0" w:color="auto"/>
      </w:divBdr>
    </w:div>
    <w:div w:id="260335292">
      <w:bodyDiv w:val="1"/>
      <w:marLeft w:val="0"/>
      <w:marRight w:val="0"/>
      <w:marTop w:val="0"/>
      <w:marBottom w:val="0"/>
      <w:divBdr>
        <w:top w:val="none" w:sz="0" w:space="0" w:color="auto"/>
        <w:left w:val="none" w:sz="0" w:space="0" w:color="auto"/>
        <w:bottom w:val="none" w:sz="0" w:space="0" w:color="auto"/>
        <w:right w:val="none" w:sz="0" w:space="0" w:color="auto"/>
      </w:divBdr>
    </w:div>
    <w:div w:id="260767746">
      <w:bodyDiv w:val="1"/>
      <w:marLeft w:val="0"/>
      <w:marRight w:val="0"/>
      <w:marTop w:val="0"/>
      <w:marBottom w:val="0"/>
      <w:divBdr>
        <w:top w:val="none" w:sz="0" w:space="0" w:color="auto"/>
        <w:left w:val="none" w:sz="0" w:space="0" w:color="auto"/>
        <w:bottom w:val="none" w:sz="0" w:space="0" w:color="auto"/>
        <w:right w:val="none" w:sz="0" w:space="0" w:color="auto"/>
      </w:divBdr>
    </w:div>
    <w:div w:id="260794523">
      <w:bodyDiv w:val="1"/>
      <w:marLeft w:val="0"/>
      <w:marRight w:val="0"/>
      <w:marTop w:val="0"/>
      <w:marBottom w:val="0"/>
      <w:divBdr>
        <w:top w:val="none" w:sz="0" w:space="0" w:color="auto"/>
        <w:left w:val="none" w:sz="0" w:space="0" w:color="auto"/>
        <w:bottom w:val="none" w:sz="0" w:space="0" w:color="auto"/>
        <w:right w:val="none" w:sz="0" w:space="0" w:color="auto"/>
      </w:divBdr>
    </w:div>
    <w:div w:id="261690468">
      <w:bodyDiv w:val="1"/>
      <w:marLeft w:val="0"/>
      <w:marRight w:val="0"/>
      <w:marTop w:val="0"/>
      <w:marBottom w:val="0"/>
      <w:divBdr>
        <w:top w:val="none" w:sz="0" w:space="0" w:color="auto"/>
        <w:left w:val="none" w:sz="0" w:space="0" w:color="auto"/>
        <w:bottom w:val="none" w:sz="0" w:space="0" w:color="auto"/>
        <w:right w:val="none" w:sz="0" w:space="0" w:color="auto"/>
      </w:divBdr>
    </w:div>
    <w:div w:id="261884296">
      <w:bodyDiv w:val="1"/>
      <w:marLeft w:val="0"/>
      <w:marRight w:val="0"/>
      <w:marTop w:val="0"/>
      <w:marBottom w:val="0"/>
      <w:divBdr>
        <w:top w:val="none" w:sz="0" w:space="0" w:color="auto"/>
        <w:left w:val="none" w:sz="0" w:space="0" w:color="auto"/>
        <w:bottom w:val="none" w:sz="0" w:space="0" w:color="auto"/>
        <w:right w:val="none" w:sz="0" w:space="0" w:color="auto"/>
      </w:divBdr>
    </w:div>
    <w:div w:id="261961407">
      <w:bodyDiv w:val="1"/>
      <w:marLeft w:val="0"/>
      <w:marRight w:val="0"/>
      <w:marTop w:val="0"/>
      <w:marBottom w:val="0"/>
      <w:divBdr>
        <w:top w:val="none" w:sz="0" w:space="0" w:color="auto"/>
        <w:left w:val="none" w:sz="0" w:space="0" w:color="auto"/>
        <w:bottom w:val="none" w:sz="0" w:space="0" w:color="auto"/>
        <w:right w:val="none" w:sz="0" w:space="0" w:color="auto"/>
      </w:divBdr>
    </w:div>
    <w:div w:id="262106773">
      <w:bodyDiv w:val="1"/>
      <w:marLeft w:val="0"/>
      <w:marRight w:val="0"/>
      <w:marTop w:val="0"/>
      <w:marBottom w:val="0"/>
      <w:divBdr>
        <w:top w:val="none" w:sz="0" w:space="0" w:color="auto"/>
        <w:left w:val="none" w:sz="0" w:space="0" w:color="auto"/>
        <w:bottom w:val="none" w:sz="0" w:space="0" w:color="auto"/>
        <w:right w:val="none" w:sz="0" w:space="0" w:color="auto"/>
      </w:divBdr>
    </w:div>
    <w:div w:id="262498490">
      <w:bodyDiv w:val="1"/>
      <w:marLeft w:val="0"/>
      <w:marRight w:val="0"/>
      <w:marTop w:val="0"/>
      <w:marBottom w:val="0"/>
      <w:divBdr>
        <w:top w:val="none" w:sz="0" w:space="0" w:color="auto"/>
        <w:left w:val="none" w:sz="0" w:space="0" w:color="auto"/>
        <w:bottom w:val="none" w:sz="0" w:space="0" w:color="auto"/>
        <w:right w:val="none" w:sz="0" w:space="0" w:color="auto"/>
      </w:divBdr>
    </w:div>
    <w:div w:id="262735856">
      <w:bodyDiv w:val="1"/>
      <w:marLeft w:val="0"/>
      <w:marRight w:val="0"/>
      <w:marTop w:val="0"/>
      <w:marBottom w:val="0"/>
      <w:divBdr>
        <w:top w:val="none" w:sz="0" w:space="0" w:color="auto"/>
        <w:left w:val="none" w:sz="0" w:space="0" w:color="auto"/>
        <w:bottom w:val="none" w:sz="0" w:space="0" w:color="auto"/>
        <w:right w:val="none" w:sz="0" w:space="0" w:color="auto"/>
      </w:divBdr>
    </w:div>
    <w:div w:id="262811149">
      <w:bodyDiv w:val="1"/>
      <w:marLeft w:val="0"/>
      <w:marRight w:val="0"/>
      <w:marTop w:val="0"/>
      <w:marBottom w:val="0"/>
      <w:divBdr>
        <w:top w:val="none" w:sz="0" w:space="0" w:color="auto"/>
        <w:left w:val="none" w:sz="0" w:space="0" w:color="auto"/>
        <w:bottom w:val="none" w:sz="0" w:space="0" w:color="auto"/>
        <w:right w:val="none" w:sz="0" w:space="0" w:color="auto"/>
      </w:divBdr>
    </w:div>
    <w:div w:id="262961092">
      <w:bodyDiv w:val="1"/>
      <w:marLeft w:val="0"/>
      <w:marRight w:val="0"/>
      <w:marTop w:val="0"/>
      <w:marBottom w:val="0"/>
      <w:divBdr>
        <w:top w:val="none" w:sz="0" w:space="0" w:color="auto"/>
        <w:left w:val="none" w:sz="0" w:space="0" w:color="auto"/>
        <w:bottom w:val="none" w:sz="0" w:space="0" w:color="auto"/>
        <w:right w:val="none" w:sz="0" w:space="0" w:color="auto"/>
      </w:divBdr>
    </w:div>
    <w:div w:id="263340008">
      <w:bodyDiv w:val="1"/>
      <w:marLeft w:val="0"/>
      <w:marRight w:val="0"/>
      <w:marTop w:val="0"/>
      <w:marBottom w:val="0"/>
      <w:divBdr>
        <w:top w:val="none" w:sz="0" w:space="0" w:color="auto"/>
        <w:left w:val="none" w:sz="0" w:space="0" w:color="auto"/>
        <w:bottom w:val="none" w:sz="0" w:space="0" w:color="auto"/>
        <w:right w:val="none" w:sz="0" w:space="0" w:color="auto"/>
      </w:divBdr>
    </w:div>
    <w:div w:id="263345351">
      <w:bodyDiv w:val="1"/>
      <w:marLeft w:val="0"/>
      <w:marRight w:val="0"/>
      <w:marTop w:val="0"/>
      <w:marBottom w:val="0"/>
      <w:divBdr>
        <w:top w:val="none" w:sz="0" w:space="0" w:color="auto"/>
        <w:left w:val="none" w:sz="0" w:space="0" w:color="auto"/>
        <w:bottom w:val="none" w:sz="0" w:space="0" w:color="auto"/>
        <w:right w:val="none" w:sz="0" w:space="0" w:color="auto"/>
      </w:divBdr>
    </w:div>
    <w:div w:id="263733814">
      <w:bodyDiv w:val="1"/>
      <w:marLeft w:val="0"/>
      <w:marRight w:val="0"/>
      <w:marTop w:val="0"/>
      <w:marBottom w:val="0"/>
      <w:divBdr>
        <w:top w:val="none" w:sz="0" w:space="0" w:color="auto"/>
        <w:left w:val="none" w:sz="0" w:space="0" w:color="auto"/>
        <w:bottom w:val="none" w:sz="0" w:space="0" w:color="auto"/>
        <w:right w:val="none" w:sz="0" w:space="0" w:color="auto"/>
      </w:divBdr>
    </w:div>
    <w:div w:id="263928045">
      <w:bodyDiv w:val="1"/>
      <w:marLeft w:val="0"/>
      <w:marRight w:val="0"/>
      <w:marTop w:val="0"/>
      <w:marBottom w:val="0"/>
      <w:divBdr>
        <w:top w:val="none" w:sz="0" w:space="0" w:color="auto"/>
        <w:left w:val="none" w:sz="0" w:space="0" w:color="auto"/>
        <w:bottom w:val="none" w:sz="0" w:space="0" w:color="auto"/>
        <w:right w:val="none" w:sz="0" w:space="0" w:color="auto"/>
      </w:divBdr>
    </w:div>
    <w:div w:id="264047154">
      <w:bodyDiv w:val="1"/>
      <w:marLeft w:val="0"/>
      <w:marRight w:val="0"/>
      <w:marTop w:val="0"/>
      <w:marBottom w:val="0"/>
      <w:divBdr>
        <w:top w:val="none" w:sz="0" w:space="0" w:color="auto"/>
        <w:left w:val="none" w:sz="0" w:space="0" w:color="auto"/>
        <w:bottom w:val="none" w:sz="0" w:space="0" w:color="auto"/>
        <w:right w:val="none" w:sz="0" w:space="0" w:color="auto"/>
      </w:divBdr>
    </w:div>
    <w:div w:id="264507228">
      <w:bodyDiv w:val="1"/>
      <w:marLeft w:val="0"/>
      <w:marRight w:val="0"/>
      <w:marTop w:val="0"/>
      <w:marBottom w:val="0"/>
      <w:divBdr>
        <w:top w:val="none" w:sz="0" w:space="0" w:color="auto"/>
        <w:left w:val="none" w:sz="0" w:space="0" w:color="auto"/>
        <w:bottom w:val="none" w:sz="0" w:space="0" w:color="auto"/>
        <w:right w:val="none" w:sz="0" w:space="0" w:color="auto"/>
      </w:divBdr>
    </w:div>
    <w:div w:id="264701048">
      <w:bodyDiv w:val="1"/>
      <w:marLeft w:val="0"/>
      <w:marRight w:val="0"/>
      <w:marTop w:val="0"/>
      <w:marBottom w:val="0"/>
      <w:divBdr>
        <w:top w:val="none" w:sz="0" w:space="0" w:color="auto"/>
        <w:left w:val="none" w:sz="0" w:space="0" w:color="auto"/>
        <w:bottom w:val="none" w:sz="0" w:space="0" w:color="auto"/>
        <w:right w:val="none" w:sz="0" w:space="0" w:color="auto"/>
      </w:divBdr>
    </w:div>
    <w:div w:id="264726360">
      <w:bodyDiv w:val="1"/>
      <w:marLeft w:val="0"/>
      <w:marRight w:val="0"/>
      <w:marTop w:val="0"/>
      <w:marBottom w:val="0"/>
      <w:divBdr>
        <w:top w:val="none" w:sz="0" w:space="0" w:color="auto"/>
        <w:left w:val="none" w:sz="0" w:space="0" w:color="auto"/>
        <w:bottom w:val="none" w:sz="0" w:space="0" w:color="auto"/>
        <w:right w:val="none" w:sz="0" w:space="0" w:color="auto"/>
      </w:divBdr>
    </w:div>
    <w:div w:id="265116756">
      <w:bodyDiv w:val="1"/>
      <w:marLeft w:val="0"/>
      <w:marRight w:val="0"/>
      <w:marTop w:val="0"/>
      <w:marBottom w:val="0"/>
      <w:divBdr>
        <w:top w:val="none" w:sz="0" w:space="0" w:color="auto"/>
        <w:left w:val="none" w:sz="0" w:space="0" w:color="auto"/>
        <w:bottom w:val="none" w:sz="0" w:space="0" w:color="auto"/>
        <w:right w:val="none" w:sz="0" w:space="0" w:color="auto"/>
      </w:divBdr>
    </w:div>
    <w:div w:id="265314965">
      <w:bodyDiv w:val="1"/>
      <w:marLeft w:val="0"/>
      <w:marRight w:val="0"/>
      <w:marTop w:val="0"/>
      <w:marBottom w:val="0"/>
      <w:divBdr>
        <w:top w:val="none" w:sz="0" w:space="0" w:color="auto"/>
        <w:left w:val="none" w:sz="0" w:space="0" w:color="auto"/>
        <w:bottom w:val="none" w:sz="0" w:space="0" w:color="auto"/>
        <w:right w:val="none" w:sz="0" w:space="0" w:color="auto"/>
      </w:divBdr>
    </w:div>
    <w:div w:id="265620952">
      <w:bodyDiv w:val="1"/>
      <w:marLeft w:val="0"/>
      <w:marRight w:val="0"/>
      <w:marTop w:val="0"/>
      <w:marBottom w:val="0"/>
      <w:divBdr>
        <w:top w:val="none" w:sz="0" w:space="0" w:color="auto"/>
        <w:left w:val="none" w:sz="0" w:space="0" w:color="auto"/>
        <w:bottom w:val="none" w:sz="0" w:space="0" w:color="auto"/>
        <w:right w:val="none" w:sz="0" w:space="0" w:color="auto"/>
      </w:divBdr>
    </w:div>
    <w:div w:id="266229697">
      <w:bodyDiv w:val="1"/>
      <w:marLeft w:val="0"/>
      <w:marRight w:val="0"/>
      <w:marTop w:val="0"/>
      <w:marBottom w:val="0"/>
      <w:divBdr>
        <w:top w:val="none" w:sz="0" w:space="0" w:color="auto"/>
        <w:left w:val="none" w:sz="0" w:space="0" w:color="auto"/>
        <w:bottom w:val="none" w:sz="0" w:space="0" w:color="auto"/>
        <w:right w:val="none" w:sz="0" w:space="0" w:color="auto"/>
      </w:divBdr>
    </w:div>
    <w:div w:id="266276934">
      <w:bodyDiv w:val="1"/>
      <w:marLeft w:val="0"/>
      <w:marRight w:val="0"/>
      <w:marTop w:val="0"/>
      <w:marBottom w:val="0"/>
      <w:divBdr>
        <w:top w:val="none" w:sz="0" w:space="0" w:color="auto"/>
        <w:left w:val="none" w:sz="0" w:space="0" w:color="auto"/>
        <w:bottom w:val="none" w:sz="0" w:space="0" w:color="auto"/>
        <w:right w:val="none" w:sz="0" w:space="0" w:color="auto"/>
      </w:divBdr>
    </w:div>
    <w:div w:id="268051912">
      <w:bodyDiv w:val="1"/>
      <w:marLeft w:val="0"/>
      <w:marRight w:val="0"/>
      <w:marTop w:val="0"/>
      <w:marBottom w:val="0"/>
      <w:divBdr>
        <w:top w:val="none" w:sz="0" w:space="0" w:color="auto"/>
        <w:left w:val="none" w:sz="0" w:space="0" w:color="auto"/>
        <w:bottom w:val="none" w:sz="0" w:space="0" w:color="auto"/>
        <w:right w:val="none" w:sz="0" w:space="0" w:color="auto"/>
      </w:divBdr>
    </w:div>
    <w:div w:id="269093720">
      <w:bodyDiv w:val="1"/>
      <w:marLeft w:val="0"/>
      <w:marRight w:val="0"/>
      <w:marTop w:val="0"/>
      <w:marBottom w:val="0"/>
      <w:divBdr>
        <w:top w:val="none" w:sz="0" w:space="0" w:color="auto"/>
        <w:left w:val="none" w:sz="0" w:space="0" w:color="auto"/>
        <w:bottom w:val="none" w:sz="0" w:space="0" w:color="auto"/>
        <w:right w:val="none" w:sz="0" w:space="0" w:color="auto"/>
      </w:divBdr>
    </w:div>
    <w:div w:id="269169828">
      <w:bodyDiv w:val="1"/>
      <w:marLeft w:val="0"/>
      <w:marRight w:val="0"/>
      <w:marTop w:val="0"/>
      <w:marBottom w:val="0"/>
      <w:divBdr>
        <w:top w:val="none" w:sz="0" w:space="0" w:color="auto"/>
        <w:left w:val="none" w:sz="0" w:space="0" w:color="auto"/>
        <w:bottom w:val="none" w:sz="0" w:space="0" w:color="auto"/>
        <w:right w:val="none" w:sz="0" w:space="0" w:color="auto"/>
      </w:divBdr>
    </w:div>
    <w:div w:id="270207584">
      <w:bodyDiv w:val="1"/>
      <w:marLeft w:val="0"/>
      <w:marRight w:val="0"/>
      <w:marTop w:val="0"/>
      <w:marBottom w:val="0"/>
      <w:divBdr>
        <w:top w:val="none" w:sz="0" w:space="0" w:color="auto"/>
        <w:left w:val="none" w:sz="0" w:space="0" w:color="auto"/>
        <w:bottom w:val="none" w:sz="0" w:space="0" w:color="auto"/>
        <w:right w:val="none" w:sz="0" w:space="0" w:color="auto"/>
      </w:divBdr>
    </w:div>
    <w:div w:id="270862121">
      <w:bodyDiv w:val="1"/>
      <w:marLeft w:val="0"/>
      <w:marRight w:val="0"/>
      <w:marTop w:val="0"/>
      <w:marBottom w:val="0"/>
      <w:divBdr>
        <w:top w:val="none" w:sz="0" w:space="0" w:color="auto"/>
        <w:left w:val="none" w:sz="0" w:space="0" w:color="auto"/>
        <w:bottom w:val="none" w:sz="0" w:space="0" w:color="auto"/>
        <w:right w:val="none" w:sz="0" w:space="0" w:color="auto"/>
      </w:divBdr>
    </w:div>
    <w:div w:id="271135043">
      <w:bodyDiv w:val="1"/>
      <w:marLeft w:val="0"/>
      <w:marRight w:val="0"/>
      <w:marTop w:val="0"/>
      <w:marBottom w:val="0"/>
      <w:divBdr>
        <w:top w:val="none" w:sz="0" w:space="0" w:color="auto"/>
        <w:left w:val="none" w:sz="0" w:space="0" w:color="auto"/>
        <w:bottom w:val="none" w:sz="0" w:space="0" w:color="auto"/>
        <w:right w:val="none" w:sz="0" w:space="0" w:color="auto"/>
      </w:divBdr>
    </w:div>
    <w:div w:id="271980422">
      <w:bodyDiv w:val="1"/>
      <w:marLeft w:val="0"/>
      <w:marRight w:val="0"/>
      <w:marTop w:val="0"/>
      <w:marBottom w:val="0"/>
      <w:divBdr>
        <w:top w:val="none" w:sz="0" w:space="0" w:color="auto"/>
        <w:left w:val="none" w:sz="0" w:space="0" w:color="auto"/>
        <w:bottom w:val="none" w:sz="0" w:space="0" w:color="auto"/>
        <w:right w:val="none" w:sz="0" w:space="0" w:color="auto"/>
      </w:divBdr>
    </w:div>
    <w:div w:id="272447364">
      <w:bodyDiv w:val="1"/>
      <w:marLeft w:val="0"/>
      <w:marRight w:val="0"/>
      <w:marTop w:val="0"/>
      <w:marBottom w:val="0"/>
      <w:divBdr>
        <w:top w:val="none" w:sz="0" w:space="0" w:color="auto"/>
        <w:left w:val="none" w:sz="0" w:space="0" w:color="auto"/>
        <w:bottom w:val="none" w:sz="0" w:space="0" w:color="auto"/>
        <w:right w:val="none" w:sz="0" w:space="0" w:color="auto"/>
      </w:divBdr>
    </w:div>
    <w:div w:id="272829184">
      <w:bodyDiv w:val="1"/>
      <w:marLeft w:val="0"/>
      <w:marRight w:val="0"/>
      <w:marTop w:val="0"/>
      <w:marBottom w:val="0"/>
      <w:divBdr>
        <w:top w:val="none" w:sz="0" w:space="0" w:color="auto"/>
        <w:left w:val="none" w:sz="0" w:space="0" w:color="auto"/>
        <w:bottom w:val="none" w:sz="0" w:space="0" w:color="auto"/>
        <w:right w:val="none" w:sz="0" w:space="0" w:color="auto"/>
      </w:divBdr>
    </w:div>
    <w:div w:id="273171006">
      <w:bodyDiv w:val="1"/>
      <w:marLeft w:val="0"/>
      <w:marRight w:val="0"/>
      <w:marTop w:val="0"/>
      <w:marBottom w:val="0"/>
      <w:divBdr>
        <w:top w:val="none" w:sz="0" w:space="0" w:color="auto"/>
        <w:left w:val="none" w:sz="0" w:space="0" w:color="auto"/>
        <w:bottom w:val="none" w:sz="0" w:space="0" w:color="auto"/>
        <w:right w:val="none" w:sz="0" w:space="0" w:color="auto"/>
      </w:divBdr>
    </w:div>
    <w:div w:id="273175508">
      <w:bodyDiv w:val="1"/>
      <w:marLeft w:val="0"/>
      <w:marRight w:val="0"/>
      <w:marTop w:val="0"/>
      <w:marBottom w:val="0"/>
      <w:divBdr>
        <w:top w:val="none" w:sz="0" w:space="0" w:color="auto"/>
        <w:left w:val="none" w:sz="0" w:space="0" w:color="auto"/>
        <w:bottom w:val="none" w:sz="0" w:space="0" w:color="auto"/>
        <w:right w:val="none" w:sz="0" w:space="0" w:color="auto"/>
      </w:divBdr>
    </w:div>
    <w:div w:id="273367656">
      <w:bodyDiv w:val="1"/>
      <w:marLeft w:val="0"/>
      <w:marRight w:val="0"/>
      <w:marTop w:val="0"/>
      <w:marBottom w:val="0"/>
      <w:divBdr>
        <w:top w:val="none" w:sz="0" w:space="0" w:color="auto"/>
        <w:left w:val="none" w:sz="0" w:space="0" w:color="auto"/>
        <w:bottom w:val="none" w:sz="0" w:space="0" w:color="auto"/>
        <w:right w:val="none" w:sz="0" w:space="0" w:color="auto"/>
      </w:divBdr>
    </w:div>
    <w:div w:id="273945362">
      <w:bodyDiv w:val="1"/>
      <w:marLeft w:val="0"/>
      <w:marRight w:val="0"/>
      <w:marTop w:val="0"/>
      <w:marBottom w:val="0"/>
      <w:divBdr>
        <w:top w:val="none" w:sz="0" w:space="0" w:color="auto"/>
        <w:left w:val="none" w:sz="0" w:space="0" w:color="auto"/>
        <w:bottom w:val="none" w:sz="0" w:space="0" w:color="auto"/>
        <w:right w:val="none" w:sz="0" w:space="0" w:color="auto"/>
      </w:divBdr>
    </w:div>
    <w:div w:id="274211180">
      <w:bodyDiv w:val="1"/>
      <w:marLeft w:val="0"/>
      <w:marRight w:val="0"/>
      <w:marTop w:val="0"/>
      <w:marBottom w:val="0"/>
      <w:divBdr>
        <w:top w:val="none" w:sz="0" w:space="0" w:color="auto"/>
        <w:left w:val="none" w:sz="0" w:space="0" w:color="auto"/>
        <w:bottom w:val="none" w:sz="0" w:space="0" w:color="auto"/>
        <w:right w:val="none" w:sz="0" w:space="0" w:color="auto"/>
      </w:divBdr>
    </w:div>
    <w:div w:id="274286269">
      <w:bodyDiv w:val="1"/>
      <w:marLeft w:val="0"/>
      <w:marRight w:val="0"/>
      <w:marTop w:val="0"/>
      <w:marBottom w:val="0"/>
      <w:divBdr>
        <w:top w:val="none" w:sz="0" w:space="0" w:color="auto"/>
        <w:left w:val="none" w:sz="0" w:space="0" w:color="auto"/>
        <w:bottom w:val="none" w:sz="0" w:space="0" w:color="auto"/>
        <w:right w:val="none" w:sz="0" w:space="0" w:color="auto"/>
      </w:divBdr>
    </w:div>
    <w:div w:id="274336862">
      <w:bodyDiv w:val="1"/>
      <w:marLeft w:val="0"/>
      <w:marRight w:val="0"/>
      <w:marTop w:val="0"/>
      <w:marBottom w:val="0"/>
      <w:divBdr>
        <w:top w:val="none" w:sz="0" w:space="0" w:color="auto"/>
        <w:left w:val="none" w:sz="0" w:space="0" w:color="auto"/>
        <w:bottom w:val="none" w:sz="0" w:space="0" w:color="auto"/>
        <w:right w:val="none" w:sz="0" w:space="0" w:color="auto"/>
      </w:divBdr>
    </w:div>
    <w:div w:id="275017165">
      <w:bodyDiv w:val="1"/>
      <w:marLeft w:val="0"/>
      <w:marRight w:val="0"/>
      <w:marTop w:val="0"/>
      <w:marBottom w:val="0"/>
      <w:divBdr>
        <w:top w:val="none" w:sz="0" w:space="0" w:color="auto"/>
        <w:left w:val="none" w:sz="0" w:space="0" w:color="auto"/>
        <w:bottom w:val="none" w:sz="0" w:space="0" w:color="auto"/>
        <w:right w:val="none" w:sz="0" w:space="0" w:color="auto"/>
      </w:divBdr>
    </w:div>
    <w:div w:id="275019107">
      <w:bodyDiv w:val="1"/>
      <w:marLeft w:val="0"/>
      <w:marRight w:val="0"/>
      <w:marTop w:val="0"/>
      <w:marBottom w:val="0"/>
      <w:divBdr>
        <w:top w:val="none" w:sz="0" w:space="0" w:color="auto"/>
        <w:left w:val="none" w:sz="0" w:space="0" w:color="auto"/>
        <w:bottom w:val="none" w:sz="0" w:space="0" w:color="auto"/>
        <w:right w:val="none" w:sz="0" w:space="0" w:color="auto"/>
      </w:divBdr>
    </w:div>
    <w:div w:id="275217714">
      <w:bodyDiv w:val="1"/>
      <w:marLeft w:val="0"/>
      <w:marRight w:val="0"/>
      <w:marTop w:val="0"/>
      <w:marBottom w:val="0"/>
      <w:divBdr>
        <w:top w:val="none" w:sz="0" w:space="0" w:color="auto"/>
        <w:left w:val="none" w:sz="0" w:space="0" w:color="auto"/>
        <w:bottom w:val="none" w:sz="0" w:space="0" w:color="auto"/>
        <w:right w:val="none" w:sz="0" w:space="0" w:color="auto"/>
      </w:divBdr>
    </w:div>
    <w:div w:id="275332263">
      <w:bodyDiv w:val="1"/>
      <w:marLeft w:val="0"/>
      <w:marRight w:val="0"/>
      <w:marTop w:val="0"/>
      <w:marBottom w:val="0"/>
      <w:divBdr>
        <w:top w:val="none" w:sz="0" w:space="0" w:color="auto"/>
        <w:left w:val="none" w:sz="0" w:space="0" w:color="auto"/>
        <w:bottom w:val="none" w:sz="0" w:space="0" w:color="auto"/>
        <w:right w:val="none" w:sz="0" w:space="0" w:color="auto"/>
      </w:divBdr>
    </w:div>
    <w:div w:id="275528522">
      <w:bodyDiv w:val="1"/>
      <w:marLeft w:val="0"/>
      <w:marRight w:val="0"/>
      <w:marTop w:val="0"/>
      <w:marBottom w:val="0"/>
      <w:divBdr>
        <w:top w:val="none" w:sz="0" w:space="0" w:color="auto"/>
        <w:left w:val="none" w:sz="0" w:space="0" w:color="auto"/>
        <w:bottom w:val="none" w:sz="0" w:space="0" w:color="auto"/>
        <w:right w:val="none" w:sz="0" w:space="0" w:color="auto"/>
      </w:divBdr>
    </w:div>
    <w:div w:id="275530984">
      <w:bodyDiv w:val="1"/>
      <w:marLeft w:val="0"/>
      <w:marRight w:val="0"/>
      <w:marTop w:val="0"/>
      <w:marBottom w:val="0"/>
      <w:divBdr>
        <w:top w:val="none" w:sz="0" w:space="0" w:color="auto"/>
        <w:left w:val="none" w:sz="0" w:space="0" w:color="auto"/>
        <w:bottom w:val="none" w:sz="0" w:space="0" w:color="auto"/>
        <w:right w:val="none" w:sz="0" w:space="0" w:color="auto"/>
      </w:divBdr>
    </w:div>
    <w:div w:id="277176873">
      <w:bodyDiv w:val="1"/>
      <w:marLeft w:val="0"/>
      <w:marRight w:val="0"/>
      <w:marTop w:val="0"/>
      <w:marBottom w:val="0"/>
      <w:divBdr>
        <w:top w:val="none" w:sz="0" w:space="0" w:color="auto"/>
        <w:left w:val="none" w:sz="0" w:space="0" w:color="auto"/>
        <w:bottom w:val="none" w:sz="0" w:space="0" w:color="auto"/>
        <w:right w:val="none" w:sz="0" w:space="0" w:color="auto"/>
      </w:divBdr>
    </w:div>
    <w:div w:id="278224445">
      <w:bodyDiv w:val="1"/>
      <w:marLeft w:val="0"/>
      <w:marRight w:val="0"/>
      <w:marTop w:val="0"/>
      <w:marBottom w:val="0"/>
      <w:divBdr>
        <w:top w:val="none" w:sz="0" w:space="0" w:color="auto"/>
        <w:left w:val="none" w:sz="0" w:space="0" w:color="auto"/>
        <w:bottom w:val="none" w:sz="0" w:space="0" w:color="auto"/>
        <w:right w:val="none" w:sz="0" w:space="0" w:color="auto"/>
      </w:divBdr>
    </w:div>
    <w:div w:id="278293600">
      <w:bodyDiv w:val="1"/>
      <w:marLeft w:val="0"/>
      <w:marRight w:val="0"/>
      <w:marTop w:val="0"/>
      <w:marBottom w:val="0"/>
      <w:divBdr>
        <w:top w:val="none" w:sz="0" w:space="0" w:color="auto"/>
        <w:left w:val="none" w:sz="0" w:space="0" w:color="auto"/>
        <w:bottom w:val="none" w:sz="0" w:space="0" w:color="auto"/>
        <w:right w:val="none" w:sz="0" w:space="0" w:color="auto"/>
      </w:divBdr>
    </w:div>
    <w:div w:id="278415717">
      <w:bodyDiv w:val="1"/>
      <w:marLeft w:val="0"/>
      <w:marRight w:val="0"/>
      <w:marTop w:val="0"/>
      <w:marBottom w:val="0"/>
      <w:divBdr>
        <w:top w:val="none" w:sz="0" w:space="0" w:color="auto"/>
        <w:left w:val="none" w:sz="0" w:space="0" w:color="auto"/>
        <w:bottom w:val="none" w:sz="0" w:space="0" w:color="auto"/>
        <w:right w:val="none" w:sz="0" w:space="0" w:color="auto"/>
      </w:divBdr>
    </w:div>
    <w:div w:id="278953641">
      <w:bodyDiv w:val="1"/>
      <w:marLeft w:val="0"/>
      <w:marRight w:val="0"/>
      <w:marTop w:val="0"/>
      <w:marBottom w:val="0"/>
      <w:divBdr>
        <w:top w:val="none" w:sz="0" w:space="0" w:color="auto"/>
        <w:left w:val="none" w:sz="0" w:space="0" w:color="auto"/>
        <w:bottom w:val="none" w:sz="0" w:space="0" w:color="auto"/>
        <w:right w:val="none" w:sz="0" w:space="0" w:color="auto"/>
      </w:divBdr>
    </w:div>
    <w:div w:id="279260488">
      <w:bodyDiv w:val="1"/>
      <w:marLeft w:val="0"/>
      <w:marRight w:val="0"/>
      <w:marTop w:val="0"/>
      <w:marBottom w:val="0"/>
      <w:divBdr>
        <w:top w:val="none" w:sz="0" w:space="0" w:color="auto"/>
        <w:left w:val="none" w:sz="0" w:space="0" w:color="auto"/>
        <w:bottom w:val="none" w:sz="0" w:space="0" w:color="auto"/>
        <w:right w:val="none" w:sz="0" w:space="0" w:color="auto"/>
      </w:divBdr>
    </w:div>
    <w:div w:id="279648969">
      <w:bodyDiv w:val="1"/>
      <w:marLeft w:val="0"/>
      <w:marRight w:val="0"/>
      <w:marTop w:val="0"/>
      <w:marBottom w:val="0"/>
      <w:divBdr>
        <w:top w:val="none" w:sz="0" w:space="0" w:color="auto"/>
        <w:left w:val="none" w:sz="0" w:space="0" w:color="auto"/>
        <w:bottom w:val="none" w:sz="0" w:space="0" w:color="auto"/>
        <w:right w:val="none" w:sz="0" w:space="0" w:color="auto"/>
      </w:divBdr>
    </w:div>
    <w:div w:id="280066718">
      <w:bodyDiv w:val="1"/>
      <w:marLeft w:val="0"/>
      <w:marRight w:val="0"/>
      <w:marTop w:val="0"/>
      <w:marBottom w:val="0"/>
      <w:divBdr>
        <w:top w:val="none" w:sz="0" w:space="0" w:color="auto"/>
        <w:left w:val="none" w:sz="0" w:space="0" w:color="auto"/>
        <w:bottom w:val="none" w:sz="0" w:space="0" w:color="auto"/>
        <w:right w:val="none" w:sz="0" w:space="0" w:color="auto"/>
      </w:divBdr>
    </w:div>
    <w:div w:id="282617700">
      <w:bodyDiv w:val="1"/>
      <w:marLeft w:val="0"/>
      <w:marRight w:val="0"/>
      <w:marTop w:val="0"/>
      <w:marBottom w:val="0"/>
      <w:divBdr>
        <w:top w:val="none" w:sz="0" w:space="0" w:color="auto"/>
        <w:left w:val="none" w:sz="0" w:space="0" w:color="auto"/>
        <w:bottom w:val="none" w:sz="0" w:space="0" w:color="auto"/>
        <w:right w:val="none" w:sz="0" w:space="0" w:color="auto"/>
      </w:divBdr>
    </w:div>
    <w:div w:id="283075614">
      <w:bodyDiv w:val="1"/>
      <w:marLeft w:val="0"/>
      <w:marRight w:val="0"/>
      <w:marTop w:val="0"/>
      <w:marBottom w:val="0"/>
      <w:divBdr>
        <w:top w:val="none" w:sz="0" w:space="0" w:color="auto"/>
        <w:left w:val="none" w:sz="0" w:space="0" w:color="auto"/>
        <w:bottom w:val="none" w:sz="0" w:space="0" w:color="auto"/>
        <w:right w:val="none" w:sz="0" w:space="0" w:color="auto"/>
      </w:divBdr>
    </w:div>
    <w:div w:id="283929349">
      <w:bodyDiv w:val="1"/>
      <w:marLeft w:val="0"/>
      <w:marRight w:val="0"/>
      <w:marTop w:val="0"/>
      <w:marBottom w:val="0"/>
      <w:divBdr>
        <w:top w:val="none" w:sz="0" w:space="0" w:color="auto"/>
        <w:left w:val="none" w:sz="0" w:space="0" w:color="auto"/>
        <w:bottom w:val="none" w:sz="0" w:space="0" w:color="auto"/>
        <w:right w:val="none" w:sz="0" w:space="0" w:color="auto"/>
      </w:divBdr>
    </w:div>
    <w:div w:id="284314054">
      <w:bodyDiv w:val="1"/>
      <w:marLeft w:val="0"/>
      <w:marRight w:val="0"/>
      <w:marTop w:val="0"/>
      <w:marBottom w:val="0"/>
      <w:divBdr>
        <w:top w:val="none" w:sz="0" w:space="0" w:color="auto"/>
        <w:left w:val="none" w:sz="0" w:space="0" w:color="auto"/>
        <w:bottom w:val="none" w:sz="0" w:space="0" w:color="auto"/>
        <w:right w:val="none" w:sz="0" w:space="0" w:color="auto"/>
      </w:divBdr>
    </w:div>
    <w:div w:id="284428343">
      <w:bodyDiv w:val="1"/>
      <w:marLeft w:val="0"/>
      <w:marRight w:val="0"/>
      <w:marTop w:val="0"/>
      <w:marBottom w:val="0"/>
      <w:divBdr>
        <w:top w:val="none" w:sz="0" w:space="0" w:color="auto"/>
        <w:left w:val="none" w:sz="0" w:space="0" w:color="auto"/>
        <w:bottom w:val="none" w:sz="0" w:space="0" w:color="auto"/>
        <w:right w:val="none" w:sz="0" w:space="0" w:color="auto"/>
      </w:divBdr>
    </w:div>
    <w:div w:id="284703218">
      <w:bodyDiv w:val="1"/>
      <w:marLeft w:val="0"/>
      <w:marRight w:val="0"/>
      <w:marTop w:val="0"/>
      <w:marBottom w:val="0"/>
      <w:divBdr>
        <w:top w:val="none" w:sz="0" w:space="0" w:color="auto"/>
        <w:left w:val="none" w:sz="0" w:space="0" w:color="auto"/>
        <w:bottom w:val="none" w:sz="0" w:space="0" w:color="auto"/>
        <w:right w:val="none" w:sz="0" w:space="0" w:color="auto"/>
      </w:divBdr>
    </w:div>
    <w:div w:id="284891465">
      <w:bodyDiv w:val="1"/>
      <w:marLeft w:val="0"/>
      <w:marRight w:val="0"/>
      <w:marTop w:val="0"/>
      <w:marBottom w:val="0"/>
      <w:divBdr>
        <w:top w:val="none" w:sz="0" w:space="0" w:color="auto"/>
        <w:left w:val="none" w:sz="0" w:space="0" w:color="auto"/>
        <w:bottom w:val="none" w:sz="0" w:space="0" w:color="auto"/>
        <w:right w:val="none" w:sz="0" w:space="0" w:color="auto"/>
      </w:divBdr>
    </w:div>
    <w:div w:id="285042062">
      <w:bodyDiv w:val="1"/>
      <w:marLeft w:val="0"/>
      <w:marRight w:val="0"/>
      <w:marTop w:val="0"/>
      <w:marBottom w:val="0"/>
      <w:divBdr>
        <w:top w:val="none" w:sz="0" w:space="0" w:color="auto"/>
        <w:left w:val="none" w:sz="0" w:space="0" w:color="auto"/>
        <w:bottom w:val="none" w:sz="0" w:space="0" w:color="auto"/>
        <w:right w:val="none" w:sz="0" w:space="0" w:color="auto"/>
      </w:divBdr>
    </w:div>
    <w:div w:id="285551535">
      <w:bodyDiv w:val="1"/>
      <w:marLeft w:val="0"/>
      <w:marRight w:val="0"/>
      <w:marTop w:val="0"/>
      <w:marBottom w:val="0"/>
      <w:divBdr>
        <w:top w:val="none" w:sz="0" w:space="0" w:color="auto"/>
        <w:left w:val="none" w:sz="0" w:space="0" w:color="auto"/>
        <w:bottom w:val="none" w:sz="0" w:space="0" w:color="auto"/>
        <w:right w:val="none" w:sz="0" w:space="0" w:color="auto"/>
      </w:divBdr>
    </w:div>
    <w:div w:id="285623358">
      <w:bodyDiv w:val="1"/>
      <w:marLeft w:val="0"/>
      <w:marRight w:val="0"/>
      <w:marTop w:val="0"/>
      <w:marBottom w:val="0"/>
      <w:divBdr>
        <w:top w:val="none" w:sz="0" w:space="0" w:color="auto"/>
        <w:left w:val="none" w:sz="0" w:space="0" w:color="auto"/>
        <w:bottom w:val="none" w:sz="0" w:space="0" w:color="auto"/>
        <w:right w:val="none" w:sz="0" w:space="0" w:color="auto"/>
      </w:divBdr>
    </w:div>
    <w:div w:id="286087531">
      <w:bodyDiv w:val="1"/>
      <w:marLeft w:val="0"/>
      <w:marRight w:val="0"/>
      <w:marTop w:val="0"/>
      <w:marBottom w:val="0"/>
      <w:divBdr>
        <w:top w:val="none" w:sz="0" w:space="0" w:color="auto"/>
        <w:left w:val="none" w:sz="0" w:space="0" w:color="auto"/>
        <w:bottom w:val="none" w:sz="0" w:space="0" w:color="auto"/>
        <w:right w:val="none" w:sz="0" w:space="0" w:color="auto"/>
      </w:divBdr>
    </w:div>
    <w:div w:id="286353906">
      <w:bodyDiv w:val="1"/>
      <w:marLeft w:val="0"/>
      <w:marRight w:val="0"/>
      <w:marTop w:val="0"/>
      <w:marBottom w:val="0"/>
      <w:divBdr>
        <w:top w:val="none" w:sz="0" w:space="0" w:color="auto"/>
        <w:left w:val="none" w:sz="0" w:space="0" w:color="auto"/>
        <w:bottom w:val="none" w:sz="0" w:space="0" w:color="auto"/>
        <w:right w:val="none" w:sz="0" w:space="0" w:color="auto"/>
      </w:divBdr>
    </w:div>
    <w:div w:id="287468396">
      <w:bodyDiv w:val="1"/>
      <w:marLeft w:val="0"/>
      <w:marRight w:val="0"/>
      <w:marTop w:val="0"/>
      <w:marBottom w:val="0"/>
      <w:divBdr>
        <w:top w:val="none" w:sz="0" w:space="0" w:color="auto"/>
        <w:left w:val="none" w:sz="0" w:space="0" w:color="auto"/>
        <w:bottom w:val="none" w:sz="0" w:space="0" w:color="auto"/>
        <w:right w:val="none" w:sz="0" w:space="0" w:color="auto"/>
      </w:divBdr>
    </w:div>
    <w:div w:id="287514204">
      <w:bodyDiv w:val="1"/>
      <w:marLeft w:val="0"/>
      <w:marRight w:val="0"/>
      <w:marTop w:val="0"/>
      <w:marBottom w:val="0"/>
      <w:divBdr>
        <w:top w:val="none" w:sz="0" w:space="0" w:color="auto"/>
        <w:left w:val="none" w:sz="0" w:space="0" w:color="auto"/>
        <w:bottom w:val="none" w:sz="0" w:space="0" w:color="auto"/>
        <w:right w:val="none" w:sz="0" w:space="0" w:color="auto"/>
      </w:divBdr>
    </w:div>
    <w:div w:id="287518577">
      <w:bodyDiv w:val="1"/>
      <w:marLeft w:val="0"/>
      <w:marRight w:val="0"/>
      <w:marTop w:val="0"/>
      <w:marBottom w:val="0"/>
      <w:divBdr>
        <w:top w:val="none" w:sz="0" w:space="0" w:color="auto"/>
        <w:left w:val="none" w:sz="0" w:space="0" w:color="auto"/>
        <w:bottom w:val="none" w:sz="0" w:space="0" w:color="auto"/>
        <w:right w:val="none" w:sz="0" w:space="0" w:color="auto"/>
      </w:divBdr>
    </w:div>
    <w:div w:id="288172853">
      <w:bodyDiv w:val="1"/>
      <w:marLeft w:val="0"/>
      <w:marRight w:val="0"/>
      <w:marTop w:val="0"/>
      <w:marBottom w:val="0"/>
      <w:divBdr>
        <w:top w:val="none" w:sz="0" w:space="0" w:color="auto"/>
        <w:left w:val="none" w:sz="0" w:space="0" w:color="auto"/>
        <w:bottom w:val="none" w:sz="0" w:space="0" w:color="auto"/>
        <w:right w:val="none" w:sz="0" w:space="0" w:color="auto"/>
      </w:divBdr>
    </w:div>
    <w:div w:id="288364431">
      <w:bodyDiv w:val="1"/>
      <w:marLeft w:val="0"/>
      <w:marRight w:val="0"/>
      <w:marTop w:val="0"/>
      <w:marBottom w:val="0"/>
      <w:divBdr>
        <w:top w:val="none" w:sz="0" w:space="0" w:color="auto"/>
        <w:left w:val="none" w:sz="0" w:space="0" w:color="auto"/>
        <w:bottom w:val="none" w:sz="0" w:space="0" w:color="auto"/>
        <w:right w:val="none" w:sz="0" w:space="0" w:color="auto"/>
      </w:divBdr>
    </w:div>
    <w:div w:id="288585420">
      <w:bodyDiv w:val="1"/>
      <w:marLeft w:val="0"/>
      <w:marRight w:val="0"/>
      <w:marTop w:val="0"/>
      <w:marBottom w:val="0"/>
      <w:divBdr>
        <w:top w:val="none" w:sz="0" w:space="0" w:color="auto"/>
        <w:left w:val="none" w:sz="0" w:space="0" w:color="auto"/>
        <w:bottom w:val="none" w:sz="0" w:space="0" w:color="auto"/>
        <w:right w:val="none" w:sz="0" w:space="0" w:color="auto"/>
      </w:divBdr>
    </w:div>
    <w:div w:id="289554551">
      <w:bodyDiv w:val="1"/>
      <w:marLeft w:val="0"/>
      <w:marRight w:val="0"/>
      <w:marTop w:val="0"/>
      <w:marBottom w:val="0"/>
      <w:divBdr>
        <w:top w:val="none" w:sz="0" w:space="0" w:color="auto"/>
        <w:left w:val="none" w:sz="0" w:space="0" w:color="auto"/>
        <w:bottom w:val="none" w:sz="0" w:space="0" w:color="auto"/>
        <w:right w:val="none" w:sz="0" w:space="0" w:color="auto"/>
      </w:divBdr>
    </w:div>
    <w:div w:id="289749827">
      <w:bodyDiv w:val="1"/>
      <w:marLeft w:val="0"/>
      <w:marRight w:val="0"/>
      <w:marTop w:val="0"/>
      <w:marBottom w:val="0"/>
      <w:divBdr>
        <w:top w:val="none" w:sz="0" w:space="0" w:color="auto"/>
        <w:left w:val="none" w:sz="0" w:space="0" w:color="auto"/>
        <w:bottom w:val="none" w:sz="0" w:space="0" w:color="auto"/>
        <w:right w:val="none" w:sz="0" w:space="0" w:color="auto"/>
      </w:divBdr>
    </w:div>
    <w:div w:id="290015180">
      <w:bodyDiv w:val="1"/>
      <w:marLeft w:val="0"/>
      <w:marRight w:val="0"/>
      <w:marTop w:val="0"/>
      <w:marBottom w:val="0"/>
      <w:divBdr>
        <w:top w:val="none" w:sz="0" w:space="0" w:color="auto"/>
        <w:left w:val="none" w:sz="0" w:space="0" w:color="auto"/>
        <w:bottom w:val="none" w:sz="0" w:space="0" w:color="auto"/>
        <w:right w:val="none" w:sz="0" w:space="0" w:color="auto"/>
      </w:divBdr>
    </w:div>
    <w:div w:id="290089871">
      <w:bodyDiv w:val="1"/>
      <w:marLeft w:val="0"/>
      <w:marRight w:val="0"/>
      <w:marTop w:val="0"/>
      <w:marBottom w:val="0"/>
      <w:divBdr>
        <w:top w:val="none" w:sz="0" w:space="0" w:color="auto"/>
        <w:left w:val="none" w:sz="0" w:space="0" w:color="auto"/>
        <w:bottom w:val="none" w:sz="0" w:space="0" w:color="auto"/>
        <w:right w:val="none" w:sz="0" w:space="0" w:color="auto"/>
      </w:divBdr>
    </w:div>
    <w:div w:id="290478002">
      <w:bodyDiv w:val="1"/>
      <w:marLeft w:val="0"/>
      <w:marRight w:val="0"/>
      <w:marTop w:val="0"/>
      <w:marBottom w:val="0"/>
      <w:divBdr>
        <w:top w:val="none" w:sz="0" w:space="0" w:color="auto"/>
        <w:left w:val="none" w:sz="0" w:space="0" w:color="auto"/>
        <w:bottom w:val="none" w:sz="0" w:space="0" w:color="auto"/>
        <w:right w:val="none" w:sz="0" w:space="0" w:color="auto"/>
      </w:divBdr>
    </w:div>
    <w:div w:id="290745051">
      <w:bodyDiv w:val="1"/>
      <w:marLeft w:val="0"/>
      <w:marRight w:val="0"/>
      <w:marTop w:val="0"/>
      <w:marBottom w:val="0"/>
      <w:divBdr>
        <w:top w:val="none" w:sz="0" w:space="0" w:color="auto"/>
        <w:left w:val="none" w:sz="0" w:space="0" w:color="auto"/>
        <w:bottom w:val="none" w:sz="0" w:space="0" w:color="auto"/>
        <w:right w:val="none" w:sz="0" w:space="0" w:color="auto"/>
      </w:divBdr>
    </w:div>
    <w:div w:id="291133333">
      <w:bodyDiv w:val="1"/>
      <w:marLeft w:val="0"/>
      <w:marRight w:val="0"/>
      <w:marTop w:val="0"/>
      <w:marBottom w:val="0"/>
      <w:divBdr>
        <w:top w:val="none" w:sz="0" w:space="0" w:color="auto"/>
        <w:left w:val="none" w:sz="0" w:space="0" w:color="auto"/>
        <w:bottom w:val="none" w:sz="0" w:space="0" w:color="auto"/>
        <w:right w:val="none" w:sz="0" w:space="0" w:color="auto"/>
      </w:divBdr>
    </w:div>
    <w:div w:id="291595336">
      <w:bodyDiv w:val="1"/>
      <w:marLeft w:val="0"/>
      <w:marRight w:val="0"/>
      <w:marTop w:val="0"/>
      <w:marBottom w:val="0"/>
      <w:divBdr>
        <w:top w:val="none" w:sz="0" w:space="0" w:color="auto"/>
        <w:left w:val="none" w:sz="0" w:space="0" w:color="auto"/>
        <w:bottom w:val="none" w:sz="0" w:space="0" w:color="auto"/>
        <w:right w:val="none" w:sz="0" w:space="0" w:color="auto"/>
      </w:divBdr>
    </w:div>
    <w:div w:id="292290895">
      <w:bodyDiv w:val="1"/>
      <w:marLeft w:val="0"/>
      <w:marRight w:val="0"/>
      <w:marTop w:val="0"/>
      <w:marBottom w:val="0"/>
      <w:divBdr>
        <w:top w:val="none" w:sz="0" w:space="0" w:color="auto"/>
        <w:left w:val="none" w:sz="0" w:space="0" w:color="auto"/>
        <w:bottom w:val="none" w:sz="0" w:space="0" w:color="auto"/>
        <w:right w:val="none" w:sz="0" w:space="0" w:color="auto"/>
      </w:divBdr>
    </w:div>
    <w:div w:id="292370287">
      <w:bodyDiv w:val="1"/>
      <w:marLeft w:val="0"/>
      <w:marRight w:val="0"/>
      <w:marTop w:val="0"/>
      <w:marBottom w:val="0"/>
      <w:divBdr>
        <w:top w:val="none" w:sz="0" w:space="0" w:color="auto"/>
        <w:left w:val="none" w:sz="0" w:space="0" w:color="auto"/>
        <w:bottom w:val="none" w:sz="0" w:space="0" w:color="auto"/>
        <w:right w:val="none" w:sz="0" w:space="0" w:color="auto"/>
      </w:divBdr>
    </w:div>
    <w:div w:id="292755658">
      <w:bodyDiv w:val="1"/>
      <w:marLeft w:val="0"/>
      <w:marRight w:val="0"/>
      <w:marTop w:val="0"/>
      <w:marBottom w:val="0"/>
      <w:divBdr>
        <w:top w:val="none" w:sz="0" w:space="0" w:color="auto"/>
        <w:left w:val="none" w:sz="0" w:space="0" w:color="auto"/>
        <w:bottom w:val="none" w:sz="0" w:space="0" w:color="auto"/>
        <w:right w:val="none" w:sz="0" w:space="0" w:color="auto"/>
      </w:divBdr>
    </w:div>
    <w:div w:id="292758762">
      <w:bodyDiv w:val="1"/>
      <w:marLeft w:val="0"/>
      <w:marRight w:val="0"/>
      <w:marTop w:val="0"/>
      <w:marBottom w:val="0"/>
      <w:divBdr>
        <w:top w:val="none" w:sz="0" w:space="0" w:color="auto"/>
        <w:left w:val="none" w:sz="0" w:space="0" w:color="auto"/>
        <w:bottom w:val="none" w:sz="0" w:space="0" w:color="auto"/>
        <w:right w:val="none" w:sz="0" w:space="0" w:color="auto"/>
      </w:divBdr>
    </w:div>
    <w:div w:id="293411286">
      <w:bodyDiv w:val="1"/>
      <w:marLeft w:val="0"/>
      <w:marRight w:val="0"/>
      <w:marTop w:val="0"/>
      <w:marBottom w:val="0"/>
      <w:divBdr>
        <w:top w:val="none" w:sz="0" w:space="0" w:color="auto"/>
        <w:left w:val="none" w:sz="0" w:space="0" w:color="auto"/>
        <w:bottom w:val="none" w:sz="0" w:space="0" w:color="auto"/>
        <w:right w:val="none" w:sz="0" w:space="0" w:color="auto"/>
      </w:divBdr>
    </w:div>
    <w:div w:id="293756998">
      <w:bodyDiv w:val="1"/>
      <w:marLeft w:val="0"/>
      <w:marRight w:val="0"/>
      <w:marTop w:val="0"/>
      <w:marBottom w:val="0"/>
      <w:divBdr>
        <w:top w:val="none" w:sz="0" w:space="0" w:color="auto"/>
        <w:left w:val="none" w:sz="0" w:space="0" w:color="auto"/>
        <w:bottom w:val="none" w:sz="0" w:space="0" w:color="auto"/>
        <w:right w:val="none" w:sz="0" w:space="0" w:color="auto"/>
      </w:divBdr>
    </w:div>
    <w:div w:id="294608123">
      <w:bodyDiv w:val="1"/>
      <w:marLeft w:val="0"/>
      <w:marRight w:val="0"/>
      <w:marTop w:val="0"/>
      <w:marBottom w:val="0"/>
      <w:divBdr>
        <w:top w:val="none" w:sz="0" w:space="0" w:color="auto"/>
        <w:left w:val="none" w:sz="0" w:space="0" w:color="auto"/>
        <w:bottom w:val="none" w:sz="0" w:space="0" w:color="auto"/>
        <w:right w:val="none" w:sz="0" w:space="0" w:color="auto"/>
      </w:divBdr>
    </w:div>
    <w:div w:id="295137913">
      <w:bodyDiv w:val="1"/>
      <w:marLeft w:val="0"/>
      <w:marRight w:val="0"/>
      <w:marTop w:val="0"/>
      <w:marBottom w:val="0"/>
      <w:divBdr>
        <w:top w:val="none" w:sz="0" w:space="0" w:color="auto"/>
        <w:left w:val="none" w:sz="0" w:space="0" w:color="auto"/>
        <w:bottom w:val="none" w:sz="0" w:space="0" w:color="auto"/>
        <w:right w:val="none" w:sz="0" w:space="0" w:color="auto"/>
      </w:divBdr>
    </w:div>
    <w:div w:id="295374500">
      <w:bodyDiv w:val="1"/>
      <w:marLeft w:val="0"/>
      <w:marRight w:val="0"/>
      <w:marTop w:val="0"/>
      <w:marBottom w:val="0"/>
      <w:divBdr>
        <w:top w:val="none" w:sz="0" w:space="0" w:color="auto"/>
        <w:left w:val="none" w:sz="0" w:space="0" w:color="auto"/>
        <w:bottom w:val="none" w:sz="0" w:space="0" w:color="auto"/>
        <w:right w:val="none" w:sz="0" w:space="0" w:color="auto"/>
      </w:divBdr>
    </w:div>
    <w:div w:id="296229169">
      <w:bodyDiv w:val="1"/>
      <w:marLeft w:val="0"/>
      <w:marRight w:val="0"/>
      <w:marTop w:val="0"/>
      <w:marBottom w:val="0"/>
      <w:divBdr>
        <w:top w:val="none" w:sz="0" w:space="0" w:color="auto"/>
        <w:left w:val="none" w:sz="0" w:space="0" w:color="auto"/>
        <w:bottom w:val="none" w:sz="0" w:space="0" w:color="auto"/>
        <w:right w:val="none" w:sz="0" w:space="0" w:color="auto"/>
      </w:divBdr>
    </w:div>
    <w:div w:id="297615116">
      <w:bodyDiv w:val="1"/>
      <w:marLeft w:val="0"/>
      <w:marRight w:val="0"/>
      <w:marTop w:val="0"/>
      <w:marBottom w:val="0"/>
      <w:divBdr>
        <w:top w:val="none" w:sz="0" w:space="0" w:color="auto"/>
        <w:left w:val="none" w:sz="0" w:space="0" w:color="auto"/>
        <w:bottom w:val="none" w:sz="0" w:space="0" w:color="auto"/>
        <w:right w:val="none" w:sz="0" w:space="0" w:color="auto"/>
      </w:divBdr>
    </w:div>
    <w:div w:id="297995233">
      <w:bodyDiv w:val="1"/>
      <w:marLeft w:val="0"/>
      <w:marRight w:val="0"/>
      <w:marTop w:val="0"/>
      <w:marBottom w:val="0"/>
      <w:divBdr>
        <w:top w:val="none" w:sz="0" w:space="0" w:color="auto"/>
        <w:left w:val="none" w:sz="0" w:space="0" w:color="auto"/>
        <w:bottom w:val="none" w:sz="0" w:space="0" w:color="auto"/>
        <w:right w:val="none" w:sz="0" w:space="0" w:color="auto"/>
      </w:divBdr>
    </w:div>
    <w:div w:id="298001594">
      <w:bodyDiv w:val="1"/>
      <w:marLeft w:val="0"/>
      <w:marRight w:val="0"/>
      <w:marTop w:val="0"/>
      <w:marBottom w:val="0"/>
      <w:divBdr>
        <w:top w:val="none" w:sz="0" w:space="0" w:color="auto"/>
        <w:left w:val="none" w:sz="0" w:space="0" w:color="auto"/>
        <w:bottom w:val="none" w:sz="0" w:space="0" w:color="auto"/>
        <w:right w:val="none" w:sz="0" w:space="0" w:color="auto"/>
      </w:divBdr>
    </w:div>
    <w:div w:id="298540716">
      <w:bodyDiv w:val="1"/>
      <w:marLeft w:val="0"/>
      <w:marRight w:val="0"/>
      <w:marTop w:val="0"/>
      <w:marBottom w:val="0"/>
      <w:divBdr>
        <w:top w:val="none" w:sz="0" w:space="0" w:color="auto"/>
        <w:left w:val="none" w:sz="0" w:space="0" w:color="auto"/>
        <w:bottom w:val="none" w:sz="0" w:space="0" w:color="auto"/>
        <w:right w:val="none" w:sz="0" w:space="0" w:color="auto"/>
      </w:divBdr>
    </w:div>
    <w:div w:id="298654885">
      <w:bodyDiv w:val="1"/>
      <w:marLeft w:val="0"/>
      <w:marRight w:val="0"/>
      <w:marTop w:val="0"/>
      <w:marBottom w:val="0"/>
      <w:divBdr>
        <w:top w:val="none" w:sz="0" w:space="0" w:color="auto"/>
        <w:left w:val="none" w:sz="0" w:space="0" w:color="auto"/>
        <w:bottom w:val="none" w:sz="0" w:space="0" w:color="auto"/>
        <w:right w:val="none" w:sz="0" w:space="0" w:color="auto"/>
      </w:divBdr>
    </w:div>
    <w:div w:id="298733751">
      <w:bodyDiv w:val="1"/>
      <w:marLeft w:val="0"/>
      <w:marRight w:val="0"/>
      <w:marTop w:val="0"/>
      <w:marBottom w:val="0"/>
      <w:divBdr>
        <w:top w:val="none" w:sz="0" w:space="0" w:color="auto"/>
        <w:left w:val="none" w:sz="0" w:space="0" w:color="auto"/>
        <w:bottom w:val="none" w:sz="0" w:space="0" w:color="auto"/>
        <w:right w:val="none" w:sz="0" w:space="0" w:color="auto"/>
      </w:divBdr>
    </w:div>
    <w:div w:id="301931010">
      <w:bodyDiv w:val="1"/>
      <w:marLeft w:val="0"/>
      <w:marRight w:val="0"/>
      <w:marTop w:val="0"/>
      <w:marBottom w:val="0"/>
      <w:divBdr>
        <w:top w:val="none" w:sz="0" w:space="0" w:color="auto"/>
        <w:left w:val="none" w:sz="0" w:space="0" w:color="auto"/>
        <w:bottom w:val="none" w:sz="0" w:space="0" w:color="auto"/>
        <w:right w:val="none" w:sz="0" w:space="0" w:color="auto"/>
      </w:divBdr>
    </w:div>
    <w:div w:id="302003331">
      <w:bodyDiv w:val="1"/>
      <w:marLeft w:val="0"/>
      <w:marRight w:val="0"/>
      <w:marTop w:val="0"/>
      <w:marBottom w:val="0"/>
      <w:divBdr>
        <w:top w:val="none" w:sz="0" w:space="0" w:color="auto"/>
        <w:left w:val="none" w:sz="0" w:space="0" w:color="auto"/>
        <w:bottom w:val="none" w:sz="0" w:space="0" w:color="auto"/>
        <w:right w:val="none" w:sz="0" w:space="0" w:color="auto"/>
      </w:divBdr>
    </w:div>
    <w:div w:id="302778057">
      <w:bodyDiv w:val="1"/>
      <w:marLeft w:val="0"/>
      <w:marRight w:val="0"/>
      <w:marTop w:val="0"/>
      <w:marBottom w:val="0"/>
      <w:divBdr>
        <w:top w:val="none" w:sz="0" w:space="0" w:color="auto"/>
        <w:left w:val="none" w:sz="0" w:space="0" w:color="auto"/>
        <w:bottom w:val="none" w:sz="0" w:space="0" w:color="auto"/>
        <w:right w:val="none" w:sz="0" w:space="0" w:color="auto"/>
      </w:divBdr>
    </w:div>
    <w:div w:id="303580245">
      <w:bodyDiv w:val="1"/>
      <w:marLeft w:val="0"/>
      <w:marRight w:val="0"/>
      <w:marTop w:val="0"/>
      <w:marBottom w:val="0"/>
      <w:divBdr>
        <w:top w:val="none" w:sz="0" w:space="0" w:color="auto"/>
        <w:left w:val="none" w:sz="0" w:space="0" w:color="auto"/>
        <w:bottom w:val="none" w:sz="0" w:space="0" w:color="auto"/>
        <w:right w:val="none" w:sz="0" w:space="0" w:color="auto"/>
      </w:divBdr>
    </w:div>
    <w:div w:id="304431501">
      <w:bodyDiv w:val="1"/>
      <w:marLeft w:val="0"/>
      <w:marRight w:val="0"/>
      <w:marTop w:val="0"/>
      <w:marBottom w:val="0"/>
      <w:divBdr>
        <w:top w:val="none" w:sz="0" w:space="0" w:color="auto"/>
        <w:left w:val="none" w:sz="0" w:space="0" w:color="auto"/>
        <w:bottom w:val="none" w:sz="0" w:space="0" w:color="auto"/>
        <w:right w:val="none" w:sz="0" w:space="0" w:color="auto"/>
      </w:divBdr>
    </w:div>
    <w:div w:id="305353363">
      <w:bodyDiv w:val="1"/>
      <w:marLeft w:val="0"/>
      <w:marRight w:val="0"/>
      <w:marTop w:val="0"/>
      <w:marBottom w:val="0"/>
      <w:divBdr>
        <w:top w:val="none" w:sz="0" w:space="0" w:color="auto"/>
        <w:left w:val="none" w:sz="0" w:space="0" w:color="auto"/>
        <w:bottom w:val="none" w:sz="0" w:space="0" w:color="auto"/>
        <w:right w:val="none" w:sz="0" w:space="0" w:color="auto"/>
      </w:divBdr>
    </w:div>
    <w:div w:id="305625267">
      <w:bodyDiv w:val="1"/>
      <w:marLeft w:val="0"/>
      <w:marRight w:val="0"/>
      <w:marTop w:val="0"/>
      <w:marBottom w:val="0"/>
      <w:divBdr>
        <w:top w:val="none" w:sz="0" w:space="0" w:color="auto"/>
        <w:left w:val="none" w:sz="0" w:space="0" w:color="auto"/>
        <w:bottom w:val="none" w:sz="0" w:space="0" w:color="auto"/>
        <w:right w:val="none" w:sz="0" w:space="0" w:color="auto"/>
      </w:divBdr>
    </w:div>
    <w:div w:id="306395356">
      <w:bodyDiv w:val="1"/>
      <w:marLeft w:val="0"/>
      <w:marRight w:val="0"/>
      <w:marTop w:val="0"/>
      <w:marBottom w:val="0"/>
      <w:divBdr>
        <w:top w:val="none" w:sz="0" w:space="0" w:color="auto"/>
        <w:left w:val="none" w:sz="0" w:space="0" w:color="auto"/>
        <w:bottom w:val="none" w:sz="0" w:space="0" w:color="auto"/>
        <w:right w:val="none" w:sz="0" w:space="0" w:color="auto"/>
      </w:divBdr>
    </w:div>
    <w:div w:id="306518605">
      <w:bodyDiv w:val="1"/>
      <w:marLeft w:val="0"/>
      <w:marRight w:val="0"/>
      <w:marTop w:val="0"/>
      <w:marBottom w:val="0"/>
      <w:divBdr>
        <w:top w:val="none" w:sz="0" w:space="0" w:color="auto"/>
        <w:left w:val="none" w:sz="0" w:space="0" w:color="auto"/>
        <w:bottom w:val="none" w:sz="0" w:space="0" w:color="auto"/>
        <w:right w:val="none" w:sz="0" w:space="0" w:color="auto"/>
      </w:divBdr>
    </w:div>
    <w:div w:id="306782971">
      <w:bodyDiv w:val="1"/>
      <w:marLeft w:val="0"/>
      <w:marRight w:val="0"/>
      <w:marTop w:val="0"/>
      <w:marBottom w:val="0"/>
      <w:divBdr>
        <w:top w:val="none" w:sz="0" w:space="0" w:color="auto"/>
        <w:left w:val="none" w:sz="0" w:space="0" w:color="auto"/>
        <w:bottom w:val="none" w:sz="0" w:space="0" w:color="auto"/>
        <w:right w:val="none" w:sz="0" w:space="0" w:color="auto"/>
      </w:divBdr>
    </w:div>
    <w:div w:id="307326565">
      <w:bodyDiv w:val="1"/>
      <w:marLeft w:val="0"/>
      <w:marRight w:val="0"/>
      <w:marTop w:val="0"/>
      <w:marBottom w:val="0"/>
      <w:divBdr>
        <w:top w:val="none" w:sz="0" w:space="0" w:color="auto"/>
        <w:left w:val="none" w:sz="0" w:space="0" w:color="auto"/>
        <w:bottom w:val="none" w:sz="0" w:space="0" w:color="auto"/>
        <w:right w:val="none" w:sz="0" w:space="0" w:color="auto"/>
      </w:divBdr>
    </w:div>
    <w:div w:id="308023556">
      <w:bodyDiv w:val="1"/>
      <w:marLeft w:val="0"/>
      <w:marRight w:val="0"/>
      <w:marTop w:val="0"/>
      <w:marBottom w:val="0"/>
      <w:divBdr>
        <w:top w:val="none" w:sz="0" w:space="0" w:color="auto"/>
        <w:left w:val="none" w:sz="0" w:space="0" w:color="auto"/>
        <w:bottom w:val="none" w:sz="0" w:space="0" w:color="auto"/>
        <w:right w:val="none" w:sz="0" w:space="0" w:color="auto"/>
      </w:divBdr>
    </w:div>
    <w:div w:id="308096930">
      <w:bodyDiv w:val="1"/>
      <w:marLeft w:val="0"/>
      <w:marRight w:val="0"/>
      <w:marTop w:val="0"/>
      <w:marBottom w:val="0"/>
      <w:divBdr>
        <w:top w:val="none" w:sz="0" w:space="0" w:color="auto"/>
        <w:left w:val="none" w:sz="0" w:space="0" w:color="auto"/>
        <w:bottom w:val="none" w:sz="0" w:space="0" w:color="auto"/>
        <w:right w:val="none" w:sz="0" w:space="0" w:color="auto"/>
      </w:divBdr>
    </w:div>
    <w:div w:id="309478770">
      <w:bodyDiv w:val="1"/>
      <w:marLeft w:val="0"/>
      <w:marRight w:val="0"/>
      <w:marTop w:val="0"/>
      <w:marBottom w:val="0"/>
      <w:divBdr>
        <w:top w:val="none" w:sz="0" w:space="0" w:color="auto"/>
        <w:left w:val="none" w:sz="0" w:space="0" w:color="auto"/>
        <w:bottom w:val="none" w:sz="0" w:space="0" w:color="auto"/>
        <w:right w:val="none" w:sz="0" w:space="0" w:color="auto"/>
      </w:divBdr>
    </w:div>
    <w:div w:id="311106198">
      <w:bodyDiv w:val="1"/>
      <w:marLeft w:val="0"/>
      <w:marRight w:val="0"/>
      <w:marTop w:val="0"/>
      <w:marBottom w:val="0"/>
      <w:divBdr>
        <w:top w:val="none" w:sz="0" w:space="0" w:color="auto"/>
        <w:left w:val="none" w:sz="0" w:space="0" w:color="auto"/>
        <w:bottom w:val="none" w:sz="0" w:space="0" w:color="auto"/>
        <w:right w:val="none" w:sz="0" w:space="0" w:color="auto"/>
      </w:divBdr>
    </w:div>
    <w:div w:id="311131946">
      <w:bodyDiv w:val="1"/>
      <w:marLeft w:val="0"/>
      <w:marRight w:val="0"/>
      <w:marTop w:val="0"/>
      <w:marBottom w:val="0"/>
      <w:divBdr>
        <w:top w:val="none" w:sz="0" w:space="0" w:color="auto"/>
        <w:left w:val="none" w:sz="0" w:space="0" w:color="auto"/>
        <w:bottom w:val="none" w:sz="0" w:space="0" w:color="auto"/>
        <w:right w:val="none" w:sz="0" w:space="0" w:color="auto"/>
      </w:divBdr>
    </w:div>
    <w:div w:id="311446664">
      <w:bodyDiv w:val="1"/>
      <w:marLeft w:val="0"/>
      <w:marRight w:val="0"/>
      <w:marTop w:val="0"/>
      <w:marBottom w:val="0"/>
      <w:divBdr>
        <w:top w:val="none" w:sz="0" w:space="0" w:color="auto"/>
        <w:left w:val="none" w:sz="0" w:space="0" w:color="auto"/>
        <w:bottom w:val="none" w:sz="0" w:space="0" w:color="auto"/>
        <w:right w:val="none" w:sz="0" w:space="0" w:color="auto"/>
      </w:divBdr>
    </w:div>
    <w:div w:id="311642115">
      <w:bodyDiv w:val="1"/>
      <w:marLeft w:val="0"/>
      <w:marRight w:val="0"/>
      <w:marTop w:val="0"/>
      <w:marBottom w:val="0"/>
      <w:divBdr>
        <w:top w:val="none" w:sz="0" w:space="0" w:color="auto"/>
        <w:left w:val="none" w:sz="0" w:space="0" w:color="auto"/>
        <w:bottom w:val="none" w:sz="0" w:space="0" w:color="auto"/>
        <w:right w:val="none" w:sz="0" w:space="0" w:color="auto"/>
      </w:divBdr>
    </w:div>
    <w:div w:id="311719841">
      <w:bodyDiv w:val="1"/>
      <w:marLeft w:val="0"/>
      <w:marRight w:val="0"/>
      <w:marTop w:val="0"/>
      <w:marBottom w:val="0"/>
      <w:divBdr>
        <w:top w:val="none" w:sz="0" w:space="0" w:color="auto"/>
        <w:left w:val="none" w:sz="0" w:space="0" w:color="auto"/>
        <w:bottom w:val="none" w:sz="0" w:space="0" w:color="auto"/>
        <w:right w:val="none" w:sz="0" w:space="0" w:color="auto"/>
      </w:divBdr>
    </w:div>
    <w:div w:id="312832243">
      <w:bodyDiv w:val="1"/>
      <w:marLeft w:val="0"/>
      <w:marRight w:val="0"/>
      <w:marTop w:val="0"/>
      <w:marBottom w:val="0"/>
      <w:divBdr>
        <w:top w:val="none" w:sz="0" w:space="0" w:color="auto"/>
        <w:left w:val="none" w:sz="0" w:space="0" w:color="auto"/>
        <w:bottom w:val="none" w:sz="0" w:space="0" w:color="auto"/>
        <w:right w:val="none" w:sz="0" w:space="0" w:color="auto"/>
      </w:divBdr>
    </w:div>
    <w:div w:id="313140684">
      <w:bodyDiv w:val="1"/>
      <w:marLeft w:val="0"/>
      <w:marRight w:val="0"/>
      <w:marTop w:val="0"/>
      <w:marBottom w:val="0"/>
      <w:divBdr>
        <w:top w:val="none" w:sz="0" w:space="0" w:color="auto"/>
        <w:left w:val="none" w:sz="0" w:space="0" w:color="auto"/>
        <w:bottom w:val="none" w:sz="0" w:space="0" w:color="auto"/>
        <w:right w:val="none" w:sz="0" w:space="0" w:color="auto"/>
      </w:divBdr>
    </w:div>
    <w:div w:id="313222774">
      <w:bodyDiv w:val="1"/>
      <w:marLeft w:val="0"/>
      <w:marRight w:val="0"/>
      <w:marTop w:val="0"/>
      <w:marBottom w:val="0"/>
      <w:divBdr>
        <w:top w:val="none" w:sz="0" w:space="0" w:color="auto"/>
        <w:left w:val="none" w:sz="0" w:space="0" w:color="auto"/>
        <w:bottom w:val="none" w:sz="0" w:space="0" w:color="auto"/>
        <w:right w:val="none" w:sz="0" w:space="0" w:color="auto"/>
      </w:divBdr>
    </w:div>
    <w:div w:id="313604734">
      <w:bodyDiv w:val="1"/>
      <w:marLeft w:val="0"/>
      <w:marRight w:val="0"/>
      <w:marTop w:val="0"/>
      <w:marBottom w:val="0"/>
      <w:divBdr>
        <w:top w:val="none" w:sz="0" w:space="0" w:color="auto"/>
        <w:left w:val="none" w:sz="0" w:space="0" w:color="auto"/>
        <w:bottom w:val="none" w:sz="0" w:space="0" w:color="auto"/>
        <w:right w:val="none" w:sz="0" w:space="0" w:color="auto"/>
      </w:divBdr>
    </w:div>
    <w:div w:id="313610631">
      <w:bodyDiv w:val="1"/>
      <w:marLeft w:val="0"/>
      <w:marRight w:val="0"/>
      <w:marTop w:val="0"/>
      <w:marBottom w:val="0"/>
      <w:divBdr>
        <w:top w:val="none" w:sz="0" w:space="0" w:color="auto"/>
        <w:left w:val="none" w:sz="0" w:space="0" w:color="auto"/>
        <w:bottom w:val="none" w:sz="0" w:space="0" w:color="auto"/>
        <w:right w:val="none" w:sz="0" w:space="0" w:color="auto"/>
      </w:divBdr>
    </w:div>
    <w:div w:id="314728757">
      <w:bodyDiv w:val="1"/>
      <w:marLeft w:val="0"/>
      <w:marRight w:val="0"/>
      <w:marTop w:val="0"/>
      <w:marBottom w:val="0"/>
      <w:divBdr>
        <w:top w:val="none" w:sz="0" w:space="0" w:color="auto"/>
        <w:left w:val="none" w:sz="0" w:space="0" w:color="auto"/>
        <w:bottom w:val="none" w:sz="0" w:space="0" w:color="auto"/>
        <w:right w:val="none" w:sz="0" w:space="0" w:color="auto"/>
      </w:divBdr>
    </w:div>
    <w:div w:id="315384545">
      <w:bodyDiv w:val="1"/>
      <w:marLeft w:val="0"/>
      <w:marRight w:val="0"/>
      <w:marTop w:val="0"/>
      <w:marBottom w:val="0"/>
      <w:divBdr>
        <w:top w:val="none" w:sz="0" w:space="0" w:color="auto"/>
        <w:left w:val="none" w:sz="0" w:space="0" w:color="auto"/>
        <w:bottom w:val="none" w:sz="0" w:space="0" w:color="auto"/>
        <w:right w:val="none" w:sz="0" w:space="0" w:color="auto"/>
      </w:divBdr>
    </w:div>
    <w:div w:id="315719142">
      <w:bodyDiv w:val="1"/>
      <w:marLeft w:val="0"/>
      <w:marRight w:val="0"/>
      <w:marTop w:val="0"/>
      <w:marBottom w:val="0"/>
      <w:divBdr>
        <w:top w:val="none" w:sz="0" w:space="0" w:color="auto"/>
        <w:left w:val="none" w:sz="0" w:space="0" w:color="auto"/>
        <w:bottom w:val="none" w:sz="0" w:space="0" w:color="auto"/>
        <w:right w:val="none" w:sz="0" w:space="0" w:color="auto"/>
      </w:divBdr>
    </w:div>
    <w:div w:id="316694723">
      <w:bodyDiv w:val="1"/>
      <w:marLeft w:val="0"/>
      <w:marRight w:val="0"/>
      <w:marTop w:val="0"/>
      <w:marBottom w:val="0"/>
      <w:divBdr>
        <w:top w:val="none" w:sz="0" w:space="0" w:color="auto"/>
        <w:left w:val="none" w:sz="0" w:space="0" w:color="auto"/>
        <w:bottom w:val="none" w:sz="0" w:space="0" w:color="auto"/>
        <w:right w:val="none" w:sz="0" w:space="0" w:color="auto"/>
      </w:divBdr>
    </w:div>
    <w:div w:id="317153916">
      <w:bodyDiv w:val="1"/>
      <w:marLeft w:val="0"/>
      <w:marRight w:val="0"/>
      <w:marTop w:val="0"/>
      <w:marBottom w:val="0"/>
      <w:divBdr>
        <w:top w:val="none" w:sz="0" w:space="0" w:color="auto"/>
        <w:left w:val="none" w:sz="0" w:space="0" w:color="auto"/>
        <w:bottom w:val="none" w:sz="0" w:space="0" w:color="auto"/>
        <w:right w:val="none" w:sz="0" w:space="0" w:color="auto"/>
      </w:divBdr>
    </w:div>
    <w:div w:id="317729659">
      <w:bodyDiv w:val="1"/>
      <w:marLeft w:val="0"/>
      <w:marRight w:val="0"/>
      <w:marTop w:val="0"/>
      <w:marBottom w:val="0"/>
      <w:divBdr>
        <w:top w:val="none" w:sz="0" w:space="0" w:color="auto"/>
        <w:left w:val="none" w:sz="0" w:space="0" w:color="auto"/>
        <w:bottom w:val="none" w:sz="0" w:space="0" w:color="auto"/>
        <w:right w:val="none" w:sz="0" w:space="0" w:color="auto"/>
      </w:divBdr>
    </w:div>
    <w:div w:id="318120706">
      <w:bodyDiv w:val="1"/>
      <w:marLeft w:val="0"/>
      <w:marRight w:val="0"/>
      <w:marTop w:val="0"/>
      <w:marBottom w:val="0"/>
      <w:divBdr>
        <w:top w:val="none" w:sz="0" w:space="0" w:color="auto"/>
        <w:left w:val="none" w:sz="0" w:space="0" w:color="auto"/>
        <w:bottom w:val="none" w:sz="0" w:space="0" w:color="auto"/>
        <w:right w:val="none" w:sz="0" w:space="0" w:color="auto"/>
      </w:divBdr>
    </w:div>
    <w:div w:id="318196173">
      <w:bodyDiv w:val="1"/>
      <w:marLeft w:val="0"/>
      <w:marRight w:val="0"/>
      <w:marTop w:val="0"/>
      <w:marBottom w:val="0"/>
      <w:divBdr>
        <w:top w:val="none" w:sz="0" w:space="0" w:color="auto"/>
        <w:left w:val="none" w:sz="0" w:space="0" w:color="auto"/>
        <w:bottom w:val="none" w:sz="0" w:space="0" w:color="auto"/>
        <w:right w:val="none" w:sz="0" w:space="0" w:color="auto"/>
      </w:divBdr>
    </w:div>
    <w:div w:id="318265113">
      <w:bodyDiv w:val="1"/>
      <w:marLeft w:val="0"/>
      <w:marRight w:val="0"/>
      <w:marTop w:val="0"/>
      <w:marBottom w:val="0"/>
      <w:divBdr>
        <w:top w:val="none" w:sz="0" w:space="0" w:color="auto"/>
        <w:left w:val="none" w:sz="0" w:space="0" w:color="auto"/>
        <w:bottom w:val="none" w:sz="0" w:space="0" w:color="auto"/>
        <w:right w:val="none" w:sz="0" w:space="0" w:color="auto"/>
      </w:divBdr>
    </w:div>
    <w:div w:id="318729062">
      <w:bodyDiv w:val="1"/>
      <w:marLeft w:val="0"/>
      <w:marRight w:val="0"/>
      <w:marTop w:val="0"/>
      <w:marBottom w:val="0"/>
      <w:divBdr>
        <w:top w:val="none" w:sz="0" w:space="0" w:color="auto"/>
        <w:left w:val="none" w:sz="0" w:space="0" w:color="auto"/>
        <w:bottom w:val="none" w:sz="0" w:space="0" w:color="auto"/>
        <w:right w:val="none" w:sz="0" w:space="0" w:color="auto"/>
      </w:divBdr>
    </w:div>
    <w:div w:id="318995529">
      <w:bodyDiv w:val="1"/>
      <w:marLeft w:val="0"/>
      <w:marRight w:val="0"/>
      <w:marTop w:val="0"/>
      <w:marBottom w:val="0"/>
      <w:divBdr>
        <w:top w:val="none" w:sz="0" w:space="0" w:color="auto"/>
        <w:left w:val="none" w:sz="0" w:space="0" w:color="auto"/>
        <w:bottom w:val="none" w:sz="0" w:space="0" w:color="auto"/>
        <w:right w:val="none" w:sz="0" w:space="0" w:color="auto"/>
      </w:divBdr>
    </w:div>
    <w:div w:id="319120017">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19388281">
      <w:bodyDiv w:val="1"/>
      <w:marLeft w:val="0"/>
      <w:marRight w:val="0"/>
      <w:marTop w:val="0"/>
      <w:marBottom w:val="0"/>
      <w:divBdr>
        <w:top w:val="none" w:sz="0" w:space="0" w:color="auto"/>
        <w:left w:val="none" w:sz="0" w:space="0" w:color="auto"/>
        <w:bottom w:val="none" w:sz="0" w:space="0" w:color="auto"/>
        <w:right w:val="none" w:sz="0" w:space="0" w:color="auto"/>
      </w:divBdr>
    </w:div>
    <w:div w:id="320428726">
      <w:bodyDiv w:val="1"/>
      <w:marLeft w:val="0"/>
      <w:marRight w:val="0"/>
      <w:marTop w:val="0"/>
      <w:marBottom w:val="0"/>
      <w:divBdr>
        <w:top w:val="none" w:sz="0" w:space="0" w:color="auto"/>
        <w:left w:val="none" w:sz="0" w:space="0" w:color="auto"/>
        <w:bottom w:val="none" w:sz="0" w:space="0" w:color="auto"/>
        <w:right w:val="none" w:sz="0" w:space="0" w:color="auto"/>
      </w:divBdr>
    </w:div>
    <w:div w:id="321083857">
      <w:bodyDiv w:val="1"/>
      <w:marLeft w:val="0"/>
      <w:marRight w:val="0"/>
      <w:marTop w:val="0"/>
      <w:marBottom w:val="0"/>
      <w:divBdr>
        <w:top w:val="none" w:sz="0" w:space="0" w:color="auto"/>
        <w:left w:val="none" w:sz="0" w:space="0" w:color="auto"/>
        <w:bottom w:val="none" w:sz="0" w:space="0" w:color="auto"/>
        <w:right w:val="none" w:sz="0" w:space="0" w:color="auto"/>
      </w:divBdr>
    </w:div>
    <w:div w:id="321130369">
      <w:bodyDiv w:val="1"/>
      <w:marLeft w:val="0"/>
      <w:marRight w:val="0"/>
      <w:marTop w:val="0"/>
      <w:marBottom w:val="0"/>
      <w:divBdr>
        <w:top w:val="none" w:sz="0" w:space="0" w:color="auto"/>
        <w:left w:val="none" w:sz="0" w:space="0" w:color="auto"/>
        <w:bottom w:val="none" w:sz="0" w:space="0" w:color="auto"/>
        <w:right w:val="none" w:sz="0" w:space="0" w:color="auto"/>
      </w:divBdr>
    </w:div>
    <w:div w:id="321279954">
      <w:bodyDiv w:val="1"/>
      <w:marLeft w:val="0"/>
      <w:marRight w:val="0"/>
      <w:marTop w:val="0"/>
      <w:marBottom w:val="0"/>
      <w:divBdr>
        <w:top w:val="none" w:sz="0" w:space="0" w:color="auto"/>
        <w:left w:val="none" w:sz="0" w:space="0" w:color="auto"/>
        <w:bottom w:val="none" w:sz="0" w:space="0" w:color="auto"/>
        <w:right w:val="none" w:sz="0" w:space="0" w:color="auto"/>
      </w:divBdr>
    </w:div>
    <w:div w:id="321324343">
      <w:bodyDiv w:val="1"/>
      <w:marLeft w:val="0"/>
      <w:marRight w:val="0"/>
      <w:marTop w:val="0"/>
      <w:marBottom w:val="0"/>
      <w:divBdr>
        <w:top w:val="none" w:sz="0" w:space="0" w:color="auto"/>
        <w:left w:val="none" w:sz="0" w:space="0" w:color="auto"/>
        <w:bottom w:val="none" w:sz="0" w:space="0" w:color="auto"/>
        <w:right w:val="none" w:sz="0" w:space="0" w:color="auto"/>
      </w:divBdr>
    </w:div>
    <w:div w:id="321743208">
      <w:bodyDiv w:val="1"/>
      <w:marLeft w:val="0"/>
      <w:marRight w:val="0"/>
      <w:marTop w:val="0"/>
      <w:marBottom w:val="0"/>
      <w:divBdr>
        <w:top w:val="none" w:sz="0" w:space="0" w:color="auto"/>
        <w:left w:val="none" w:sz="0" w:space="0" w:color="auto"/>
        <w:bottom w:val="none" w:sz="0" w:space="0" w:color="auto"/>
        <w:right w:val="none" w:sz="0" w:space="0" w:color="auto"/>
      </w:divBdr>
    </w:div>
    <w:div w:id="321936792">
      <w:bodyDiv w:val="1"/>
      <w:marLeft w:val="0"/>
      <w:marRight w:val="0"/>
      <w:marTop w:val="0"/>
      <w:marBottom w:val="0"/>
      <w:divBdr>
        <w:top w:val="none" w:sz="0" w:space="0" w:color="auto"/>
        <w:left w:val="none" w:sz="0" w:space="0" w:color="auto"/>
        <w:bottom w:val="none" w:sz="0" w:space="0" w:color="auto"/>
        <w:right w:val="none" w:sz="0" w:space="0" w:color="auto"/>
      </w:divBdr>
    </w:div>
    <w:div w:id="322048708">
      <w:bodyDiv w:val="1"/>
      <w:marLeft w:val="0"/>
      <w:marRight w:val="0"/>
      <w:marTop w:val="0"/>
      <w:marBottom w:val="0"/>
      <w:divBdr>
        <w:top w:val="none" w:sz="0" w:space="0" w:color="auto"/>
        <w:left w:val="none" w:sz="0" w:space="0" w:color="auto"/>
        <w:bottom w:val="none" w:sz="0" w:space="0" w:color="auto"/>
        <w:right w:val="none" w:sz="0" w:space="0" w:color="auto"/>
      </w:divBdr>
    </w:div>
    <w:div w:id="322441623">
      <w:bodyDiv w:val="1"/>
      <w:marLeft w:val="0"/>
      <w:marRight w:val="0"/>
      <w:marTop w:val="0"/>
      <w:marBottom w:val="0"/>
      <w:divBdr>
        <w:top w:val="none" w:sz="0" w:space="0" w:color="auto"/>
        <w:left w:val="none" w:sz="0" w:space="0" w:color="auto"/>
        <w:bottom w:val="none" w:sz="0" w:space="0" w:color="auto"/>
        <w:right w:val="none" w:sz="0" w:space="0" w:color="auto"/>
      </w:divBdr>
    </w:div>
    <w:div w:id="322589754">
      <w:bodyDiv w:val="1"/>
      <w:marLeft w:val="0"/>
      <w:marRight w:val="0"/>
      <w:marTop w:val="0"/>
      <w:marBottom w:val="0"/>
      <w:divBdr>
        <w:top w:val="none" w:sz="0" w:space="0" w:color="auto"/>
        <w:left w:val="none" w:sz="0" w:space="0" w:color="auto"/>
        <w:bottom w:val="none" w:sz="0" w:space="0" w:color="auto"/>
        <w:right w:val="none" w:sz="0" w:space="0" w:color="auto"/>
      </w:divBdr>
    </w:div>
    <w:div w:id="322709637">
      <w:bodyDiv w:val="1"/>
      <w:marLeft w:val="0"/>
      <w:marRight w:val="0"/>
      <w:marTop w:val="0"/>
      <w:marBottom w:val="0"/>
      <w:divBdr>
        <w:top w:val="none" w:sz="0" w:space="0" w:color="auto"/>
        <w:left w:val="none" w:sz="0" w:space="0" w:color="auto"/>
        <w:bottom w:val="none" w:sz="0" w:space="0" w:color="auto"/>
        <w:right w:val="none" w:sz="0" w:space="0" w:color="auto"/>
      </w:divBdr>
    </w:div>
    <w:div w:id="322899000">
      <w:bodyDiv w:val="1"/>
      <w:marLeft w:val="0"/>
      <w:marRight w:val="0"/>
      <w:marTop w:val="0"/>
      <w:marBottom w:val="0"/>
      <w:divBdr>
        <w:top w:val="none" w:sz="0" w:space="0" w:color="auto"/>
        <w:left w:val="none" w:sz="0" w:space="0" w:color="auto"/>
        <w:bottom w:val="none" w:sz="0" w:space="0" w:color="auto"/>
        <w:right w:val="none" w:sz="0" w:space="0" w:color="auto"/>
      </w:divBdr>
    </w:div>
    <w:div w:id="322973648">
      <w:bodyDiv w:val="1"/>
      <w:marLeft w:val="0"/>
      <w:marRight w:val="0"/>
      <w:marTop w:val="0"/>
      <w:marBottom w:val="0"/>
      <w:divBdr>
        <w:top w:val="none" w:sz="0" w:space="0" w:color="auto"/>
        <w:left w:val="none" w:sz="0" w:space="0" w:color="auto"/>
        <w:bottom w:val="none" w:sz="0" w:space="0" w:color="auto"/>
        <w:right w:val="none" w:sz="0" w:space="0" w:color="auto"/>
      </w:divBdr>
    </w:div>
    <w:div w:id="323163195">
      <w:bodyDiv w:val="1"/>
      <w:marLeft w:val="0"/>
      <w:marRight w:val="0"/>
      <w:marTop w:val="0"/>
      <w:marBottom w:val="0"/>
      <w:divBdr>
        <w:top w:val="none" w:sz="0" w:space="0" w:color="auto"/>
        <w:left w:val="none" w:sz="0" w:space="0" w:color="auto"/>
        <w:bottom w:val="none" w:sz="0" w:space="0" w:color="auto"/>
        <w:right w:val="none" w:sz="0" w:space="0" w:color="auto"/>
      </w:divBdr>
    </w:div>
    <w:div w:id="323633497">
      <w:bodyDiv w:val="1"/>
      <w:marLeft w:val="0"/>
      <w:marRight w:val="0"/>
      <w:marTop w:val="0"/>
      <w:marBottom w:val="0"/>
      <w:divBdr>
        <w:top w:val="none" w:sz="0" w:space="0" w:color="auto"/>
        <w:left w:val="none" w:sz="0" w:space="0" w:color="auto"/>
        <w:bottom w:val="none" w:sz="0" w:space="0" w:color="auto"/>
        <w:right w:val="none" w:sz="0" w:space="0" w:color="auto"/>
      </w:divBdr>
    </w:div>
    <w:div w:id="324362439">
      <w:bodyDiv w:val="1"/>
      <w:marLeft w:val="0"/>
      <w:marRight w:val="0"/>
      <w:marTop w:val="0"/>
      <w:marBottom w:val="0"/>
      <w:divBdr>
        <w:top w:val="none" w:sz="0" w:space="0" w:color="auto"/>
        <w:left w:val="none" w:sz="0" w:space="0" w:color="auto"/>
        <w:bottom w:val="none" w:sz="0" w:space="0" w:color="auto"/>
        <w:right w:val="none" w:sz="0" w:space="0" w:color="auto"/>
      </w:divBdr>
    </w:div>
    <w:div w:id="325090331">
      <w:bodyDiv w:val="1"/>
      <w:marLeft w:val="0"/>
      <w:marRight w:val="0"/>
      <w:marTop w:val="0"/>
      <w:marBottom w:val="0"/>
      <w:divBdr>
        <w:top w:val="none" w:sz="0" w:space="0" w:color="auto"/>
        <w:left w:val="none" w:sz="0" w:space="0" w:color="auto"/>
        <w:bottom w:val="none" w:sz="0" w:space="0" w:color="auto"/>
        <w:right w:val="none" w:sz="0" w:space="0" w:color="auto"/>
      </w:divBdr>
    </w:div>
    <w:div w:id="325862605">
      <w:bodyDiv w:val="1"/>
      <w:marLeft w:val="0"/>
      <w:marRight w:val="0"/>
      <w:marTop w:val="0"/>
      <w:marBottom w:val="0"/>
      <w:divBdr>
        <w:top w:val="none" w:sz="0" w:space="0" w:color="auto"/>
        <w:left w:val="none" w:sz="0" w:space="0" w:color="auto"/>
        <w:bottom w:val="none" w:sz="0" w:space="0" w:color="auto"/>
        <w:right w:val="none" w:sz="0" w:space="0" w:color="auto"/>
      </w:divBdr>
    </w:div>
    <w:div w:id="326135921">
      <w:bodyDiv w:val="1"/>
      <w:marLeft w:val="0"/>
      <w:marRight w:val="0"/>
      <w:marTop w:val="0"/>
      <w:marBottom w:val="0"/>
      <w:divBdr>
        <w:top w:val="none" w:sz="0" w:space="0" w:color="auto"/>
        <w:left w:val="none" w:sz="0" w:space="0" w:color="auto"/>
        <w:bottom w:val="none" w:sz="0" w:space="0" w:color="auto"/>
        <w:right w:val="none" w:sz="0" w:space="0" w:color="auto"/>
      </w:divBdr>
    </w:div>
    <w:div w:id="326177070">
      <w:bodyDiv w:val="1"/>
      <w:marLeft w:val="0"/>
      <w:marRight w:val="0"/>
      <w:marTop w:val="0"/>
      <w:marBottom w:val="0"/>
      <w:divBdr>
        <w:top w:val="none" w:sz="0" w:space="0" w:color="auto"/>
        <w:left w:val="none" w:sz="0" w:space="0" w:color="auto"/>
        <w:bottom w:val="none" w:sz="0" w:space="0" w:color="auto"/>
        <w:right w:val="none" w:sz="0" w:space="0" w:color="auto"/>
      </w:divBdr>
    </w:div>
    <w:div w:id="326325167">
      <w:bodyDiv w:val="1"/>
      <w:marLeft w:val="0"/>
      <w:marRight w:val="0"/>
      <w:marTop w:val="0"/>
      <w:marBottom w:val="0"/>
      <w:divBdr>
        <w:top w:val="none" w:sz="0" w:space="0" w:color="auto"/>
        <w:left w:val="none" w:sz="0" w:space="0" w:color="auto"/>
        <w:bottom w:val="none" w:sz="0" w:space="0" w:color="auto"/>
        <w:right w:val="none" w:sz="0" w:space="0" w:color="auto"/>
      </w:divBdr>
    </w:div>
    <w:div w:id="326330171">
      <w:bodyDiv w:val="1"/>
      <w:marLeft w:val="0"/>
      <w:marRight w:val="0"/>
      <w:marTop w:val="0"/>
      <w:marBottom w:val="0"/>
      <w:divBdr>
        <w:top w:val="none" w:sz="0" w:space="0" w:color="auto"/>
        <w:left w:val="none" w:sz="0" w:space="0" w:color="auto"/>
        <w:bottom w:val="none" w:sz="0" w:space="0" w:color="auto"/>
        <w:right w:val="none" w:sz="0" w:space="0" w:color="auto"/>
      </w:divBdr>
    </w:div>
    <w:div w:id="326783534">
      <w:bodyDiv w:val="1"/>
      <w:marLeft w:val="0"/>
      <w:marRight w:val="0"/>
      <w:marTop w:val="0"/>
      <w:marBottom w:val="0"/>
      <w:divBdr>
        <w:top w:val="none" w:sz="0" w:space="0" w:color="auto"/>
        <w:left w:val="none" w:sz="0" w:space="0" w:color="auto"/>
        <w:bottom w:val="none" w:sz="0" w:space="0" w:color="auto"/>
        <w:right w:val="none" w:sz="0" w:space="0" w:color="auto"/>
      </w:divBdr>
    </w:div>
    <w:div w:id="327251776">
      <w:bodyDiv w:val="1"/>
      <w:marLeft w:val="0"/>
      <w:marRight w:val="0"/>
      <w:marTop w:val="0"/>
      <w:marBottom w:val="0"/>
      <w:divBdr>
        <w:top w:val="none" w:sz="0" w:space="0" w:color="auto"/>
        <w:left w:val="none" w:sz="0" w:space="0" w:color="auto"/>
        <w:bottom w:val="none" w:sz="0" w:space="0" w:color="auto"/>
        <w:right w:val="none" w:sz="0" w:space="0" w:color="auto"/>
      </w:divBdr>
    </w:div>
    <w:div w:id="327364453">
      <w:bodyDiv w:val="1"/>
      <w:marLeft w:val="0"/>
      <w:marRight w:val="0"/>
      <w:marTop w:val="0"/>
      <w:marBottom w:val="0"/>
      <w:divBdr>
        <w:top w:val="none" w:sz="0" w:space="0" w:color="auto"/>
        <w:left w:val="none" w:sz="0" w:space="0" w:color="auto"/>
        <w:bottom w:val="none" w:sz="0" w:space="0" w:color="auto"/>
        <w:right w:val="none" w:sz="0" w:space="0" w:color="auto"/>
      </w:divBdr>
    </w:div>
    <w:div w:id="327369630">
      <w:bodyDiv w:val="1"/>
      <w:marLeft w:val="0"/>
      <w:marRight w:val="0"/>
      <w:marTop w:val="0"/>
      <w:marBottom w:val="0"/>
      <w:divBdr>
        <w:top w:val="none" w:sz="0" w:space="0" w:color="auto"/>
        <w:left w:val="none" w:sz="0" w:space="0" w:color="auto"/>
        <w:bottom w:val="none" w:sz="0" w:space="0" w:color="auto"/>
        <w:right w:val="none" w:sz="0" w:space="0" w:color="auto"/>
      </w:divBdr>
    </w:div>
    <w:div w:id="328102556">
      <w:bodyDiv w:val="1"/>
      <w:marLeft w:val="0"/>
      <w:marRight w:val="0"/>
      <w:marTop w:val="0"/>
      <w:marBottom w:val="0"/>
      <w:divBdr>
        <w:top w:val="none" w:sz="0" w:space="0" w:color="auto"/>
        <w:left w:val="none" w:sz="0" w:space="0" w:color="auto"/>
        <w:bottom w:val="none" w:sz="0" w:space="0" w:color="auto"/>
        <w:right w:val="none" w:sz="0" w:space="0" w:color="auto"/>
      </w:divBdr>
    </w:div>
    <w:div w:id="328413774">
      <w:bodyDiv w:val="1"/>
      <w:marLeft w:val="0"/>
      <w:marRight w:val="0"/>
      <w:marTop w:val="0"/>
      <w:marBottom w:val="0"/>
      <w:divBdr>
        <w:top w:val="none" w:sz="0" w:space="0" w:color="auto"/>
        <w:left w:val="none" w:sz="0" w:space="0" w:color="auto"/>
        <w:bottom w:val="none" w:sz="0" w:space="0" w:color="auto"/>
        <w:right w:val="none" w:sz="0" w:space="0" w:color="auto"/>
      </w:divBdr>
    </w:div>
    <w:div w:id="328942851">
      <w:bodyDiv w:val="1"/>
      <w:marLeft w:val="0"/>
      <w:marRight w:val="0"/>
      <w:marTop w:val="0"/>
      <w:marBottom w:val="0"/>
      <w:divBdr>
        <w:top w:val="none" w:sz="0" w:space="0" w:color="auto"/>
        <w:left w:val="none" w:sz="0" w:space="0" w:color="auto"/>
        <w:bottom w:val="none" w:sz="0" w:space="0" w:color="auto"/>
        <w:right w:val="none" w:sz="0" w:space="0" w:color="auto"/>
      </w:divBdr>
    </w:div>
    <w:div w:id="329062103">
      <w:bodyDiv w:val="1"/>
      <w:marLeft w:val="0"/>
      <w:marRight w:val="0"/>
      <w:marTop w:val="0"/>
      <w:marBottom w:val="0"/>
      <w:divBdr>
        <w:top w:val="none" w:sz="0" w:space="0" w:color="auto"/>
        <w:left w:val="none" w:sz="0" w:space="0" w:color="auto"/>
        <w:bottom w:val="none" w:sz="0" w:space="0" w:color="auto"/>
        <w:right w:val="none" w:sz="0" w:space="0" w:color="auto"/>
      </w:divBdr>
    </w:div>
    <w:div w:id="330256786">
      <w:bodyDiv w:val="1"/>
      <w:marLeft w:val="0"/>
      <w:marRight w:val="0"/>
      <w:marTop w:val="0"/>
      <w:marBottom w:val="0"/>
      <w:divBdr>
        <w:top w:val="none" w:sz="0" w:space="0" w:color="auto"/>
        <w:left w:val="none" w:sz="0" w:space="0" w:color="auto"/>
        <w:bottom w:val="none" w:sz="0" w:space="0" w:color="auto"/>
        <w:right w:val="none" w:sz="0" w:space="0" w:color="auto"/>
      </w:divBdr>
    </w:div>
    <w:div w:id="330259943">
      <w:bodyDiv w:val="1"/>
      <w:marLeft w:val="0"/>
      <w:marRight w:val="0"/>
      <w:marTop w:val="0"/>
      <w:marBottom w:val="0"/>
      <w:divBdr>
        <w:top w:val="none" w:sz="0" w:space="0" w:color="auto"/>
        <w:left w:val="none" w:sz="0" w:space="0" w:color="auto"/>
        <w:bottom w:val="none" w:sz="0" w:space="0" w:color="auto"/>
        <w:right w:val="none" w:sz="0" w:space="0" w:color="auto"/>
      </w:divBdr>
    </w:div>
    <w:div w:id="330330935">
      <w:bodyDiv w:val="1"/>
      <w:marLeft w:val="0"/>
      <w:marRight w:val="0"/>
      <w:marTop w:val="0"/>
      <w:marBottom w:val="0"/>
      <w:divBdr>
        <w:top w:val="none" w:sz="0" w:space="0" w:color="auto"/>
        <w:left w:val="none" w:sz="0" w:space="0" w:color="auto"/>
        <w:bottom w:val="none" w:sz="0" w:space="0" w:color="auto"/>
        <w:right w:val="none" w:sz="0" w:space="0" w:color="auto"/>
      </w:divBdr>
    </w:div>
    <w:div w:id="330916129">
      <w:bodyDiv w:val="1"/>
      <w:marLeft w:val="0"/>
      <w:marRight w:val="0"/>
      <w:marTop w:val="0"/>
      <w:marBottom w:val="0"/>
      <w:divBdr>
        <w:top w:val="none" w:sz="0" w:space="0" w:color="auto"/>
        <w:left w:val="none" w:sz="0" w:space="0" w:color="auto"/>
        <w:bottom w:val="none" w:sz="0" w:space="0" w:color="auto"/>
        <w:right w:val="none" w:sz="0" w:space="0" w:color="auto"/>
      </w:divBdr>
    </w:div>
    <w:div w:id="331302818">
      <w:bodyDiv w:val="1"/>
      <w:marLeft w:val="0"/>
      <w:marRight w:val="0"/>
      <w:marTop w:val="0"/>
      <w:marBottom w:val="0"/>
      <w:divBdr>
        <w:top w:val="none" w:sz="0" w:space="0" w:color="auto"/>
        <w:left w:val="none" w:sz="0" w:space="0" w:color="auto"/>
        <w:bottom w:val="none" w:sz="0" w:space="0" w:color="auto"/>
        <w:right w:val="none" w:sz="0" w:space="0" w:color="auto"/>
      </w:divBdr>
    </w:div>
    <w:div w:id="331684133">
      <w:bodyDiv w:val="1"/>
      <w:marLeft w:val="0"/>
      <w:marRight w:val="0"/>
      <w:marTop w:val="0"/>
      <w:marBottom w:val="0"/>
      <w:divBdr>
        <w:top w:val="none" w:sz="0" w:space="0" w:color="auto"/>
        <w:left w:val="none" w:sz="0" w:space="0" w:color="auto"/>
        <w:bottom w:val="none" w:sz="0" w:space="0" w:color="auto"/>
        <w:right w:val="none" w:sz="0" w:space="0" w:color="auto"/>
      </w:divBdr>
    </w:div>
    <w:div w:id="331689085">
      <w:bodyDiv w:val="1"/>
      <w:marLeft w:val="0"/>
      <w:marRight w:val="0"/>
      <w:marTop w:val="0"/>
      <w:marBottom w:val="0"/>
      <w:divBdr>
        <w:top w:val="none" w:sz="0" w:space="0" w:color="auto"/>
        <w:left w:val="none" w:sz="0" w:space="0" w:color="auto"/>
        <w:bottom w:val="none" w:sz="0" w:space="0" w:color="auto"/>
        <w:right w:val="none" w:sz="0" w:space="0" w:color="auto"/>
      </w:divBdr>
    </w:div>
    <w:div w:id="331690238">
      <w:bodyDiv w:val="1"/>
      <w:marLeft w:val="0"/>
      <w:marRight w:val="0"/>
      <w:marTop w:val="0"/>
      <w:marBottom w:val="0"/>
      <w:divBdr>
        <w:top w:val="none" w:sz="0" w:space="0" w:color="auto"/>
        <w:left w:val="none" w:sz="0" w:space="0" w:color="auto"/>
        <w:bottom w:val="none" w:sz="0" w:space="0" w:color="auto"/>
        <w:right w:val="none" w:sz="0" w:space="0" w:color="auto"/>
      </w:divBdr>
    </w:div>
    <w:div w:id="331761026">
      <w:bodyDiv w:val="1"/>
      <w:marLeft w:val="0"/>
      <w:marRight w:val="0"/>
      <w:marTop w:val="0"/>
      <w:marBottom w:val="0"/>
      <w:divBdr>
        <w:top w:val="none" w:sz="0" w:space="0" w:color="auto"/>
        <w:left w:val="none" w:sz="0" w:space="0" w:color="auto"/>
        <w:bottom w:val="none" w:sz="0" w:space="0" w:color="auto"/>
        <w:right w:val="none" w:sz="0" w:space="0" w:color="auto"/>
      </w:divBdr>
    </w:div>
    <w:div w:id="332147083">
      <w:bodyDiv w:val="1"/>
      <w:marLeft w:val="0"/>
      <w:marRight w:val="0"/>
      <w:marTop w:val="0"/>
      <w:marBottom w:val="0"/>
      <w:divBdr>
        <w:top w:val="none" w:sz="0" w:space="0" w:color="auto"/>
        <w:left w:val="none" w:sz="0" w:space="0" w:color="auto"/>
        <w:bottom w:val="none" w:sz="0" w:space="0" w:color="auto"/>
        <w:right w:val="none" w:sz="0" w:space="0" w:color="auto"/>
      </w:divBdr>
    </w:div>
    <w:div w:id="332493212">
      <w:bodyDiv w:val="1"/>
      <w:marLeft w:val="0"/>
      <w:marRight w:val="0"/>
      <w:marTop w:val="0"/>
      <w:marBottom w:val="0"/>
      <w:divBdr>
        <w:top w:val="none" w:sz="0" w:space="0" w:color="auto"/>
        <w:left w:val="none" w:sz="0" w:space="0" w:color="auto"/>
        <w:bottom w:val="none" w:sz="0" w:space="0" w:color="auto"/>
        <w:right w:val="none" w:sz="0" w:space="0" w:color="auto"/>
      </w:divBdr>
    </w:div>
    <w:div w:id="333186270">
      <w:bodyDiv w:val="1"/>
      <w:marLeft w:val="0"/>
      <w:marRight w:val="0"/>
      <w:marTop w:val="0"/>
      <w:marBottom w:val="0"/>
      <w:divBdr>
        <w:top w:val="none" w:sz="0" w:space="0" w:color="auto"/>
        <w:left w:val="none" w:sz="0" w:space="0" w:color="auto"/>
        <w:bottom w:val="none" w:sz="0" w:space="0" w:color="auto"/>
        <w:right w:val="none" w:sz="0" w:space="0" w:color="auto"/>
      </w:divBdr>
    </w:div>
    <w:div w:id="333724759">
      <w:bodyDiv w:val="1"/>
      <w:marLeft w:val="0"/>
      <w:marRight w:val="0"/>
      <w:marTop w:val="0"/>
      <w:marBottom w:val="0"/>
      <w:divBdr>
        <w:top w:val="none" w:sz="0" w:space="0" w:color="auto"/>
        <w:left w:val="none" w:sz="0" w:space="0" w:color="auto"/>
        <w:bottom w:val="none" w:sz="0" w:space="0" w:color="auto"/>
        <w:right w:val="none" w:sz="0" w:space="0" w:color="auto"/>
      </w:divBdr>
    </w:div>
    <w:div w:id="333803653">
      <w:bodyDiv w:val="1"/>
      <w:marLeft w:val="0"/>
      <w:marRight w:val="0"/>
      <w:marTop w:val="0"/>
      <w:marBottom w:val="0"/>
      <w:divBdr>
        <w:top w:val="none" w:sz="0" w:space="0" w:color="auto"/>
        <w:left w:val="none" w:sz="0" w:space="0" w:color="auto"/>
        <w:bottom w:val="none" w:sz="0" w:space="0" w:color="auto"/>
        <w:right w:val="none" w:sz="0" w:space="0" w:color="auto"/>
      </w:divBdr>
    </w:div>
    <w:div w:id="334378968">
      <w:bodyDiv w:val="1"/>
      <w:marLeft w:val="0"/>
      <w:marRight w:val="0"/>
      <w:marTop w:val="0"/>
      <w:marBottom w:val="0"/>
      <w:divBdr>
        <w:top w:val="none" w:sz="0" w:space="0" w:color="auto"/>
        <w:left w:val="none" w:sz="0" w:space="0" w:color="auto"/>
        <w:bottom w:val="none" w:sz="0" w:space="0" w:color="auto"/>
        <w:right w:val="none" w:sz="0" w:space="0" w:color="auto"/>
      </w:divBdr>
    </w:div>
    <w:div w:id="334455668">
      <w:bodyDiv w:val="1"/>
      <w:marLeft w:val="0"/>
      <w:marRight w:val="0"/>
      <w:marTop w:val="0"/>
      <w:marBottom w:val="0"/>
      <w:divBdr>
        <w:top w:val="none" w:sz="0" w:space="0" w:color="auto"/>
        <w:left w:val="none" w:sz="0" w:space="0" w:color="auto"/>
        <w:bottom w:val="none" w:sz="0" w:space="0" w:color="auto"/>
        <w:right w:val="none" w:sz="0" w:space="0" w:color="auto"/>
      </w:divBdr>
    </w:div>
    <w:div w:id="335692226">
      <w:bodyDiv w:val="1"/>
      <w:marLeft w:val="0"/>
      <w:marRight w:val="0"/>
      <w:marTop w:val="0"/>
      <w:marBottom w:val="0"/>
      <w:divBdr>
        <w:top w:val="none" w:sz="0" w:space="0" w:color="auto"/>
        <w:left w:val="none" w:sz="0" w:space="0" w:color="auto"/>
        <w:bottom w:val="none" w:sz="0" w:space="0" w:color="auto"/>
        <w:right w:val="none" w:sz="0" w:space="0" w:color="auto"/>
      </w:divBdr>
    </w:div>
    <w:div w:id="335766048">
      <w:bodyDiv w:val="1"/>
      <w:marLeft w:val="0"/>
      <w:marRight w:val="0"/>
      <w:marTop w:val="0"/>
      <w:marBottom w:val="0"/>
      <w:divBdr>
        <w:top w:val="none" w:sz="0" w:space="0" w:color="auto"/>
        <w:left w:val="none" w:sz="0" w:space="0" w:color="auto"/>
        <w:bottom w:val="none" w:sz="0" w:space="0" w:color="auto"/>
        <w:right w:val="none" w:sz="0" w:space="0" w:color="auto"/>
      </w:divBdr>
    </w:div>
    <w:div w:id="336154049">
      <w:bodyDiv w:val="1"/>
      <w:marLeft w:val="0"/>
      <w:marRight w:val="0"/>
      <w:marTop w:val="0"/>
      <w:marBottom w:val="0"/>
      <w:divBdr>
        <w:top w:val="none" w:sz="0" w:space="0" w:color="auto"/>
        <w:left w:val="none" w:sz="0" w:space="0" w:color="auto"/>
        <w:bottom w:val="none" w:sz="0" w:space="0" w:color="auto"/>
        <w:right w:val="none" w:sz="0" w:space="0" w:color="auto"/>
      </w:divBdr>
    </w:div>
    <w:div w:id="336228563">
      <w:bodyDiv w:val="1"/>
      <w:marLeft w:val="0"/>
      <w:marRight w:val="0"/>
      <w:marTop w:val="0"/>
      <w:marBottom w:val="0"/>
      <w:divBdr>
        <w:top w:val="none" w:sz="0" w:space="0" w:color="auto"/>
        <w:left w:val="none" w:sz="0" w:space="0" w:color="auto"/>
        <w:bottom w:val="none" w:sz="0" w:space="0" w:color="auto"/>
        <w:right w:val="none" w:sz="0" w:space="0" w:color="auto"/>
      </w:divBdr>
    </w:div>
    <w:div w:id="336269784">
      <w:bodyDiv w:val="1"/>
      <w:marLeft w:val="0"/>
      <w:marRight w:val="0"/>
      <w:marTop w:val="0"/>
      <w:marBottom w:val="0"/>
      <w:divBdr>
        <w:top w:val="none" w:sz="0" w:space="0" w:color="auto"/>
        <w:left w:val="none" w:sz="0" w:space="0" w:color="auto"/>
        <w:bottom w:val="none" w:sz="0" w:space="0" w:color="auto"/>
        <w:right w:val="none" w:sz="0" w:space="0" w:color="auto"/>
      </w:divBdr>
    </w:div>
    <w:div w:id="336271059">
      <w:bodyDiv w:val="1"/>
      <w:marLeft w:val="0"/>
      <w:marRight w:val="0"/>
      <w:marTop w:val="0"/>
      <w:marBottom w:val="0"/>
      <w:divBdr>
        <w:top w:val="none" w:sz="0" w:space="0" w:color="auto"/>
        <w:left w:val="none" w:sz="0" w:space="0" w:color="auto"/>
        <w:bottom w:val="none" w:sz="0" w:space="0" w:color="auto"/>
        <w:right w:val="none" w:sz="0" w:space="0" w:color="auto"/>
      </w:divBdr>
    </w:div>
    <w:div w:id="336736088">
      <w:bodyDiv w:val="1"/>
      <w:marLeft w:val="0"/>
      <w:marRight w:val="0"/>
      <w:marTop w:val="0"/>
      <w:marBottom w:val="0"/>
      <w:divBdr>
        <w:top w:val="none" w:sz="0" w:space="0" w:color="auto"/>
        <w:left w:val="none" w:sz="0" w:space="0" w:color="auto"/>
        <w:bottom w:val="none" w:sz="0" w:space="0" w:color="auto"/>
        <w:right w:val="none" w:sz="0" w:space="0" w:color="auto"/>
      </w:divBdr>
    </w:div>
    <w:div w:id="336887651">
      <w:bodyDiv w:val="1"/>
      <w:marLeft w:val="0"/>
      <w:marRight w:val="0"/>
      <w:marTop w:val="0"/>
      <w:marBottom w:val="0"/>
      <w:divBdr>
        <w:top w:val="none" w:sz="0" w:space="0" w:color="auto"/>
        <w:left w:val="none" w:sz="0" w:space="0" w:color="auto"/>
        <w:bottom w:val="none" w:sz="0" w:space="0" w:color="auto"/>
        <w:right w:val="none" w:sz="0" w:space="0" w:color="auto"/>
      </w:divBdr>
    </w:div>
    <w:div w:id="337271519">
      <w:bodyDiv w:val="1"/>
      <w:marLeft w:val="0"/>
      <w:marRight w:val="0"/>
      <w:marTop w:val="0"/>
      <w:marBottom w:val="0"/>
      <w:divBdr>
        <w:top w:val="none" w:sz="0" w:space="0" w:color="auto"/>
        <w:left w:val="none" w:sz="0" w:space="0" w:color="auto"/>
        <w:bottom w:val="none" w:sz="0" w:space="0" w:color="auto"/>
        <w:right w:val="none" w:sz="0" w:space="0" w:color="auto"/>
      </w:divBdr>
    </w:div>
    <w:div w:id="337580362">
      <w:bodyDiv w:val="1"/>
      <w:marLeft w:val="0"/>
      <w:marRight w:val="0"/>
      <w:marTop w:val="0"/>
      <w:marBottom w:val="0"/>
      <w:divBdr>
        <w:top w:val="none" w:sz="0" w:space="0" w:color="auto"/>
        <w:left w:val="none" w:sz="0" w:space="0" w:color="auto"/>
        <w:bottom w:val="none" w:sz="0" w:space="0" w:color="auto"/>
        <w:right w:val="none" w:sz="0" w:space="0" w:color="auto"/>
      </w:divBdr>
    </w:div>
    <w:div w:id="337586142">
      <w:bodyDiv w:val="1"/>
      <w:marLeft w:val="0"/>
      <w:marRight w:val="0"/>
      <w:marTop w:val="0"/>
      <w:marBottom w:val="0"/>
      <w:divBdr>
        <w:top w:val="none" w:sz="0" w:space="0" w:color="auto"/>
        <w:left w:val="none" w:sz="0" w:space="0" w:color="auto"/>
        <w:bottom w:val="none" w:sz="0" w:space="0" w:color="auto"/>
        <w:right w:val="none" w:sz="0" w:space="0" w:color="auto"/>
      </w:divBdr>
    </w:div>
    <w:div w:id="337925853">
      <w:bodyDiv w:val="1"/>
      <w:marLeft w:val="0"/>
      <w:marRight w:val="0"/>
      <w:marTop w:val="0"/>
      <w:marBottom w:val="0"/>
      <w:divBdr>
        <w:top w:val="none" w:sz="0" w:space="0" w:color="auto"/>
        <w:left w:val="none" w:sz="0" w:space="0" w:color="auto"/>
        <w:bottom w:val="none" w:sz="0" w:space="0" w:color="auto"/>
        <w:right w:val="none" w:sz="0" w:space="0" w:color="auto"/>
      </w:divBdr>
    </w:div>
    <w:div w:id="338701203">
      <w:bodyDiv w:val="1"/>
      <w:marLeft w:val="0"/>
      <w:marRight w:val="0"/>
      <w:marTop w:val="0"/>
      <w:marBottom w:val="0"/>
      <w:divBdr>
        <w:top w:val="none" w:sz="0" w:space="0" w:color="auto"/>
        <w:left w:val="none" w:sz="0" w:space="0" w:color="auto"/>
        <w:bottom w:val="none" w:sz="0" w:space="0" w:color="auto"/>
        <w:right w:val="none" w:sz="0" w:space="0" w:color="auto"/>
      </w:divBdr>
    </w:div>
    <w:div w:id="339166952">
      <w:bodyDiv w:val="1"/>
      <w:marLeft w:val="0"/>
      <w:marRight w:val="0"/>
      <w:marTop w:val="0"/>
      <w:marBottom w:val="0"/>
      <w:divBdr>
        <w:top w:val="none" w:sz="0" w:space="0" w:color="auto"/>
        <w:left w:val="none" w:sz="0" w:space="0" w:color="auto"/>
        <w:bottom w:val="none" w:sz="0" w:space="0" w:color="auto"/>
        <w:right w:val="none" w:sz="0" w:space="0" w:color="auto"/>
      </w:divBdr>
    </w:div>
    <w:div w:id="339360800">
      <w:bodyDiv w:val="1"/>
      <w:marLeft w:val="0"/>
      <w:marRight w:val="0"/>
      <w:marTop w:val="0"/>
      <w:marBottom w:val="0"/>
      <w:divBdr>
        <w:top w:val="none" w:sz="0" w:space="0" w:color="auto"/>
        <w:left w:val="none" w:sz="0" w:space="0" w:color="auto"/>
        <w:bottom w:val="none" w:sz="0" w:space="0" w:color="auto"/>
        <w:right w:val="none" w:sz="0" w:space="0" w:color="auto"/>
      </w:divBdr>
    </w:div>
    <w:div w:id="339503613">
      <w:bodyDiv w:val="1"/>
      <w:marLeft w:val="0"/>
      <w:marRight w:val="0"/>
      <w:marTop w:val="0"/>
      <w:marBottom w:val="0"/>
      <w:divBdr>
        <w:top w:val="none" w:sz="0" w:space="0" w:color="auto"/>
        <w:left w:val="none" w:sz="0" w:space="0" w:color="auto"/>
        <w:bottom w:val="none" w:sz="0" w:space="0" w:color="auto"/>
        <w:right w:val="none" w:sz="0" w:space="0" w:color="auto"/>
      </w:divBdr>
    </w:div>
    <w:div w:id="339628105">
      <w:bodyDiv w:val="1"/>
      <w:marLeft w:val="0"/>
      <w:marRight w:val="0"/>
      <w:marTop w:val="0"/>
      <w:marBottom w:val="0"/>
      <w:divBdr>
        <w:top w:val="none" w:sz="0" w:space="0" w:color="auto"/>
        <w:left w:val="none" w:sz="0" w:space="0" w:color="auto"/>
        <w:bottom w:val="none" w:sz="0" w:space="0" w:color="auto"/>
        <w:right w:val="none" w:sz="0" w:space="0" w:color="auto"/>
      </w:divBdr>
    </w:div>
    <w:div w:id="340595706">
      <w:bodyDiv w:val="1"/>
      <w:marLeft w:val="0"/>
      <w:marRight w:val="0"/>
      <w:marTop w:val="0"/>
      <w:marBottom w:val="0"/>
      <w:divBdr>
        <w:top w:val="none" w:sz="0" w:space="0" w:color="auto"/>
        <w:left w:val="none" w:sz="0" w:space="0" w:color="auto"/>
        <w:bottom w:val="none" w:sz="0" w:space="0" w:color="auto"/>
        <w:right w:val="none" w:sz="0" w:space="0" w:color="auto"/>
      </w:divBdr>
    </w:div>
    <w:div w:id="340862337">
      <w:bodyDiv w:val="1"/>
      <w:marLeft w:val="0"/>
      <w:marRight w:val="0"/>
      <w:marTop w:val="0"/>
      <w:marBottom w:val="0"/>
      <w:divBdr>
        <w:top w:val="none" w:sz="0" w:space="0" w:color="auto"/>
        <w:left w:val="none" w:sz="0" w:space="0" w:color="auto"/>
        <w:bottom w:val="none" w:sz="0" w:space="0" w:color="auto"/>
        <w:right w:val="none" w:sz="0" w:space="0" w:color="auto"/>
      </w:divBdr>
    </w:div>
    <w:div w:id="341468304">
      <w:bodyDiv w:val="1"/>
      <w:marLeft w:val="0"/>
      <w:marRight w:val="0"/>
      <w:marTop w:val="0"/>
      <w:marBottom w:val="0"/>
      <w:divBdr>
        <w:top w:val="none" w:sz="0" w:space="0" w:color="auto"/>
        <w:left w:val="none" w:sz="0" w:space="0" w:color="auto"/>
        <w:bottom w:val="none" w:sz="0" w:space="0" w:color="auto"/>
        <w:right w:val="none" w:sz="0" w:space="0" w:color="auto"/>
      </w:divBdr>
    </w:div>
    <w:div w:id="341589968">
      <w:bodyDiv w:val="1"/>
      <w:marLeft w:val="0"/>
      <w:marRight w:val="0"/>
      <w:marTop w:val="0"/>
      <w:marBottom w:val="0"/>
      <w:divBdr>
        <w:top w:val="none" w:sz="0" w:space="0" w:color="auto"/>
        <w:left w:val="none" w:sz="0" w:space="0" w:color="auto"/>
        <w:bottom w:val="none" w:sz="0" w:space="0" w:color="auto"/>
        <w:right w:val="none" w:sz="0" w:space="0" w:color="auto"/>
      </w:divBdr>
    </w:div>
    <w:div w:id="341856471">
      <w:bodyDiv w:val="1"/>
      <w:marLeft w:val="0"/>
      <w:marRight w:val="0"/>
      <w:marTop w:val="0"/>
      <w:marBottom w:val="0"/>
      <w:divBdr>
        <w:top w:val="none" w:sz="0" w:space="0" w:color="auto"/>
        <w:left w:val="none" w:sz="0" w:space="0" w:color="auto"/>
        <w:bottom w:val="none" w:sz="0" w:space="0" w:color="auto"/>
        <w:right w:val="none" w:sz="0" w:space="0" w:color="auto"/>
      </w:divBdr>
    </w:div>
    <w:div w:id="342247980">
      <w:bodyDiv w:val="1"/>
      <w:marLeft w:val="0"/>
      <w:marRight w:val="0"/>
      <w:marTop w:val="0"/>
      <w:marBottom w:val="0"/>
      <w:divBdr>
        <w:top w:val="none" w:sz="0" w:space="0" w:color="auto"/>
        <w:left w:val="none" w:sz="0" w:space="0" w:color="auto"/>
        <w:bottom w:val="none" w:sz="0" w:space="0" w:color="auto"/>
        <w:right w:val="none" w:sz="0" w:space="0" w:color="auto"/>
      </w:divBdr>
    </w:div>
    <w:div w:id="342434886">
      <w:bodyDiv w:val="1"/>
      <w:marLeft w:val="0"/>
      <w:marRight w:val="0"/>
      <w:marTop w:val="0"/>
      <w:marBottom w:val="0"/>
      <w:divBdr>
        <w:top w:val="none" w:sz="0" w:space="0" w:color="auto"/>
        <w:left w:val="none" w:sz="0" w:space="0" w:color="auto"/>
        <w:bottom w:val="none" w:sz="0" w:space="0" w:color="auto"/>
        <w:right w:val="none" w:sz="0" w:space="0" w:color="auto"/>
      </w:divBdr>
    </w:div>
    <w:div w:id="342712199">
      <w:bodyDiv w:val="1"/>
      <w:marLeft w:val="0"/>
      <w:marRight w:val="0"/>
      <w:marTop w:val="0"/>
      <w:marBottom w:val="0"/>
      <w:divBdr>
        <w:top w:val="none" w:sz="0" w:space="0" w:color="auto"/>
        <w:left w:val="none" w:sz="0" w:space="0" w:color="auto"/>
        <w:bottom w:val="none" w:sz="0" w:space="0" w:color="auto"/>
        <w:right w:val="none" w:sz="0" w:space="0" w:color="auto"/>
      </w:divBdr>
    </w:div>
    <w:div w:id="343214175">
      <w:bodyDiv w:val="1"/>
      <w:marLeft w:val="0"/>
      <w:marRight w:val="0"/>
      <w:marTop w:val="0"/>
      <w:marBottom w:val="0"/>
      <w:divBdr>
        <w:top w:val="none" w:sz="0" w:space="0" w:color="auto"/>
        <w:left w:val="none" w:sz="0" w:space="0" w:color="auto"/>
        <w:bottom w:val="none" w:sz="0" w:space="0" w:color="auto"/>
        <w:right w:val="none" w:sz="0" w:space="0" w:color="auto"/>
      </w:divBdr>
    </w:div>
    <w:div w:id="343359222">
      <w:bodyDiv w:val="1"/>
      <w:marLeft w:val="0"/>
      <w:marRight w:val="0"/>
      <w:marTop w:val="0"/>
      <w:marBottom w:val="0"/>
      <w:divBdr>
        <w:top w:val="none" w:sz="0" w:space="0" w:color="auto"/>
        <w:left w:val="none" w:sz="0" w:space="0" w:color="auto"/>
        <w:bottom w:val="none" w:sz="0" w:space="0" w:color="auto"/>
        <w:right w:val="none" w:sz="0" w:space="0" w:color="auto"/>
      </w:divBdr>
    </w:div>
    <w:div w:id="343826483">
      <w:bodyDiv w:val="1"/>
      <w:marLeft w:val="0"/>
      <w:marRight w:val="0"/>
      <w:marTop w:val="0"/>
      <w:marBottom w:val="0"/>
      <w:divBdr>
        <w:top w:val="none" w:sz="0" w:space="0" w:color="auto"/>
        <w:left w:val="none" w:sz="0" w:space="0" w:color="auto"/>
        <w:bottom w:val="none" w:sz="0" w:space="0" w:color="auto"/>
        <w:right w:val="none" w:sz="0" w:space="0" w:color="auto"/>
      </w:divBdr>
    </w:div>
    <w:div w:id="344405399">
      <w:bodyDiv w:val="1"/>
      <w:marLeft w:val="0"/>
      <w:marRight w:val="0"/>
      <w:marTop w:val="0"/>
      <w:marBottom w:val="0"/>
      <w:divBdr>
        <w:top w:val="none" w:sz="0" w:space="0" w:color="auto"/>
        <w:left w:val="none" w:sz="0" w:space="0" w:color="auto"/>
        <w:bottom w:val="none" w:sz="0" w:space="0" w:color="auto"/>
        <w:right w:val="none" w:sz="0" w:space="0" w:color="auto"/>
      </w:divBdr>
    </w:div>
    <w:div w:id="344669432">
      <w:bodyDiv w:val="1"/>
      <w:marLeft w:val="0"/>
      <w:marRight w:val="0"/>
      <w:marTop w:val="0"/>
      <w:marBottom w:val="0"/>
      <w:divBdr>
        <w:top w:val="none" w:sz="0" w:space="0" w:color="auto"/>
        <w:left w:val="none" w:sz="0" w:space="0" w:color="auto"/>
        <w:bottom w:val="none" w:sz="0" w:space="0" w:color="auto"/>
        <w:right w:val="none" w:sz="0" w:space="0" w:color="auto"/>
      </w:divBdr>
    </w:div>
    <w:div w:id="345400413">
      <w:bodyDiv w:val="1"/>
      <w:marLeft w:val="0"/>
      <w:marRight w:val="0"/>
      <w:marTop w:val="0"/>
      <w:marBottom w:val="0"/>
      <w:divBdr>
        <w:top w:val="none" w:sz="0" w:space="0" w:color="auto"/>
        <w:left w:val="none" w:sz="0" w:space="0" w:color="auto"/>
        <w:bottom w:val="none" w:sz="0" w:space="0" w:color="auto"/>
        <w:right w:val="none" w:sz="0" w:space="0" w:color="auto"/>
      </w:divBdr>
    </w:div>
    <w:div w:id="345906230">
      <w:bodyDiv w:val="1"/>
      <w:marLeft w:val="0"/>
      <w:marRight w:val="0"/>
      <w:marTop w:val="0"/>
      <w:marBottom w:val="0"/>
      <w:divBdr>
        <w:top w:val="none" w:sz="0" w:space="0" w:color="auto"/>
        <w:left w:val="none" w:sz="0" w:space="0" w:color="auto"/>
        <w:bottom w:val="none" w:sz="0" w:space="0" w:color="auto"/>
        <w:right w:val="none" w:sz="0" w:space="0" w:color="auto"/>
      </w:divBdr>
    </w:div>
    <w:div w:id="346489176">
      <w:bodyDiv w:val="1"/>
      <w:marLeft w:val="0"/>
      <w:marRight w:val="0"/>
      <w:marTop w:val="0"/>
      <w:marBottom w:val="0"/>
      <w:divBdr>
        <w:top w:val="none" w:sz="0" w:space="0" w:color="auto"/>
        <w:left w:val="none" w:sz="0" w:space="0" w:color="auto"/>
        <w:bottom w:val="none" w:sz="0" w:space="0" w:color="auto"/>
        <w:right w:val="none" w:sz="0" w:space="0" w:color="auto"/>
      </w:divBdr>
    </w:div>
    <w:div w:id="347291379">
      <w:bodyDiv w:val="1"/>
      <w:marLeft w:val="0"/>
      <w:marRight w:val="0"/>
      <w:marTop w:val="0"/>
      <w:marBottom w:val="0"/>
      <w:divBdr>
        <w:top w:val="none" w:sz="0" w:space="0" w:color="auto"/>
        <w:left w:val="none" w:sz="0" w:space="0" w:color="auto"/>
        <w:bottom w:val="none" w:sz="0" w:space="0" w:color="auto"/>
        <w:right w:val="none" w:sz="0" w:space="0" w:color="auto"/>
      </w:divBdr>
    </w:div>
    <w:div w:id="348144693">
      <w:bodyDiv w:val="1"/>
      <w:marLeft w:val="0"/>
      <w:marRight w:val="0"/>
      <w:marTop w:val="0"/>
      <w:marBottom w:val="0"/>
      <w:divBdr>
        <w:top w:val="none" w:sz="0" w:space="0" w:color="auto"/>
        <w:left w:val="none" w:sz="0" w:space="0" w:color="auto"/>
        <w:bottom w:val="none" w:sz="0" w:space="0" w:color="auto"/>
        <w:right w:val="none" w:sz="0" w:space="0" w:color="auto"/>
      </w:divBdr>
    </w:div>
    <w:div w:id="348875703">
      <w:bodyDiv w:val="1"/>
      <w:marLeft w:val="0"/>
      <w:marRight w:val="0"/>
      <w:marTop w:val="0"/>
      <w:marBottom w:val="0"/>
      <w:divBdr>
        <w:top w:val="none" w:sz="0" w:space="0" w:color="auto"/>
        <w:left w:val="none" w:sz="0" w:space="0" w:color="auto"/>
        <w:bottom w:val="none" w:sz="0" w:space="0" w:color="auto"/>
        <w:right w:val="none" w:sz="0" w:space="0" w:color="auto"/>
      </w:divBdr>
    </w:div>
    <w:div w:id="350375056">
      <w:bodyDiv w:val="1"/>
      <w:marLeft w:val="0"/>
      <w:marRight w:val="0"/>
      <w:marTop w:val="0"/>
      <w:marBottom w:val="0"/>
      <w:divBdr>
        <w:top w:val="none" w:sz="0" w:space="0" w:color="auto"/>
        <w:left w:val="none" w:sz="0" w:space="0" w:color="auto"/>
        <w:bottom w:val="none" w:sz="0" w:space="0" w:color="auto"/>
        <w:right w:val="none" w:sz="0" w:space="0" w:color="auto"/>
      </w:divBdr>
    </w:div>
    <w:div w:id="351078710">
      <w:bodyDiv w:val="1"/>
      <w:marLeft w:val="0"/>
      <w:marRight w:val="0"/>
      <w:marTop w:val="0"/>
      <w:marBottom w:val="0"/>
      <w:divBdr>
        <w:top w:val="none" w:sz="0" w:space="0" w:color="auto"/>
        <w:left w:val="none" w:sz="0" w:space="0" w:color="auto"/>
        <w:bottom w:val="none" w:sz="0" w:space="0" w:color="auto"/>
        <w:right w:val="none" w:sz="0" w:space="0" w:color="auto"/>
      </w:divBdr>
    </w:div>
    <w:div w:id="351151459">
      <w:bodyDiv w:val="1"/>
      <w:marLeft w:val="0"/>
      <w:marRight w:val="0"/>
      <w:marTop w:val="0"/>
      <w:marBottom w:val="0"/>
      <w:divBdr>
        <w:top w:val="none" w:sz="0" w:space="0" w:color="auto"/>
        <w:left w:val="none" w:sz="0" w:space="0" w:color="auto"/>
        <w:bottom w:val="none" w:sz="0" w:space="0" w:color="auto"/>
        <w:right w:val="none" w:sz="0" w:space="0" w:color="auto"/>
      </w:divBdr>
    </w:div>
    <w:div w:id="351419246">
      <w:bodyDiv w:val="1"/>
      <w:marLeft w:val="0"/>
      <w:marRight w:val="0"/>
      <w:marTop w:val="0"/>
      <w:marBottom w:val="0"/>
      <w:divBdr>
        <w:top w:val="none" w:sz="0" w:space="0" w:color="auto"/>
        <w:left w:val="none" w:sz="0" w:space="0" w:color="auto"/>
        <w:bottom w:val="none" w:sz="0" w:space="0" w:color="auto"/>
        <w:right w:val="none" w:sz="0" w:space="0" w:color="auto"/>
      </w:divBdr>
    </w:div>
    <w:div w:id="351609971">
      <w:bodyDiv w:val="1"/>
      <w:marLeft w:val="0"/>
      <w:marRight w:val="0"/>
      <w:marTop w:val="0"/>
      <w:marBottom w:val="0"/>
      <w:divBdr>
        <w:top w:val="none" w:sz="0" w:space="0" w:color="auto"/>
        <w:left w:val="none" w:sz="0" w:space="0" w:color="auto"/>
        <w:bottom w:val="none" w:sz="0" w:space="0" w:color="auto"/>
        <w:right w:val="none" w:sz="0" w:space="0" w:color="auto"/>
      </w:divBdr>
    </w:div>
    <w:div w:id="351687781">
      <w:bodyDiv w:val="1"/>
      <w:marLeft w:val="0"/>
      <w:marRight w:val="0"/>
      <w:marTop w:val="0"/>
      <w:marBottom w:val="0"/>
      <w:divBdr>
        <w:top w:val="none" w:sz="0" w:space="0" w:color="auto"/>
        <w:left w:val="none" w:sz="0" w:space="0" w:color="auto"/>
        <w:bottom w:val="none" w:sz="0" w:space="0" w:color="auto"/>
        <w:right w:val="none" w:sz="0" w:space="0" w:color="auto"/>
      </w:divBdr>
    </w:div>
    <w:div w:id="352195028">
      <w:bodyDiv w:val="1"/>
      <w:marLeft w:val="0"/>
      <w:marRight w:val="0"/>
      <w:marTop w:val="0"/>
      <w:marBottom w:val="0"/>
      <w:divBdr>
        <w:top w:val="none" w:sz="0" w:space="0" w:color="auto"/>
        <w:left w:val="none" w:sz="0" w:space="0" w:color="auto"/>
        <w:bottom w:val="none" w:sz="0" w:space="0" w:color="auto"/>
        <w:right w:val="none" w:sz="0" w:space="0" w:color="auto"/>
      </w:divBdr>
    </w:div>
    <w:div w:id="352272525">
      <w:bodyDiv w:val="1"/>
      <w:marLeft w:val="0"/>
      <w:marRight w:val="0"/>
      <w:marTop w:val="0"/>
      <w:marBottom w:val="0"/>
      <w:divBdr>
        <w:top w:val="none" w:sz="0" w:space="0" w:color="auto"/>
        <w:left w:val="none" w:sz="0" w:space="0" w:color="auto"/>
        <w:bottom w:val="none" w:sz="0" w:space="0" w:color="auto"/>
        <w:right w:val="none" w:sz="0" w:space="0" w:color="auto"/>
      </w:divBdr>
    </w:div>
    <w:div w:id="352611338">
      <w:bodyDiv w:val="1"/>
      <w:marLeft w:val="0"/>
      <w:marRight w:val="0"/>
      <w:marTop w:val="0"/>
      <w:marBottom w:val="0"/>
      <w:divBdr>
        <w:top w:val="none" w:sz="0" w:space="0" w:color="auto"/>
        <w:left w:val="none" w:sz="0" w:space="0" w:color="auto"/>
        <w:bottom w:val="none" w:sz="0" w:space="0" w:color="auto"/>
        <w:right w:val="none" w:sz="0" w:space="0" w:color="auto"/>
      </w:divBdr>
    </w:div>
    <w:div w:id="353457118">
      <w:bodyDiv w:val="1"/>
      <w:marLeft w:val="0"/>
      <w:marRight w:val="0"/>
      <w:marTop w:val="0"/>
      <w:marBottom w:val="0"/>
      <w:divBdr>
        <w:top w:val="none" w:sz="0" w:space="0" w:color="auto"/>
        <w:left w:val="none" w:sz="0" w:space="0" w:color="auto"/>
        <w:bottom w:val="none" w:sz="0" w:space="0" w:color="auto"/>
        <w:right w:val="none" w:sz="0" w:space="0" w:color="auto"/>
      </w:divBdr>
    </w:div>
    <w:div w:id="353461198">
      <w:bodyDiv w:val="1"/>
      <w:marLeft w:val="0"/>
      <w:marRight w:val="0"/>
      <w:marTop w:val="0"/>
      <w:marBottom w:val="0"/>
      <w:divBdr>
        <w:top w:val="none" w:sz="0" w:space="0" w:color="auto"/>
        <w:left w:val="none" w:sz="0" w:space="0" w:color="auto"/>
        <w:bottom w:val="none" w:sz="0" w:space="0" w:color="auto"/>
        <w:right w:val="none" w:sz="0" w:space="0" w:color="auto"/>
      </w:divBdr>
    </w:div>
    <w:div w:id="353577433">
      <w:bodyDiv w:val="1"/>
      <w:marLeft w:val="0"/>
      <w:marRight w:val="0"/>
      <w:marTop w:val="0"/>
      <w:marBottom w:val="0"/>
      <w:divBdr>
        <w:top w:val="none" w:sz="0" w:space="0" w:color="auto"/>
        <w:left w:val="none" w:sz="0" w:space="0" w:color="auto"/>
        <w:bottom w:val="none" w:sz="0" w:space="0" w:color="auto"/>
        <w:right w:val="none" w:sz="0" w:space="0" w:color="auto"/>
      </w:divBdr>
    </w:div>
    <w:div w:id="354308675">
      <w:bodyDiv w:val="1"/>
      <w:marLeft w:val="0"/>
      <w:marRight w:val="0"/>
      <w:marTop w:val="0"/>
      <w:marBottom w:val="0"/>
      <w:divBdr>
        <w:top w:val="none" w:sz="0" w:space="0" w:color="auto"/>
        <w:left w:val="none" w:sz="0" w:space="0" w:color="auto"/>
        <w:bottom w:val="none" w:sz="0" w:space="0" w:color="auto"/>
        <w:right w:val="none" w:sz="0" w:space="0" w:color="auto"/>
      </w:divBdr>
    </w:div>
    <w:div w:id="355274606">
      <w:bodyDiv w:val="1"/>
      <w:marLeft w:val="0"/>
      <w:marRight w:val="0"/>
      <w:marTop w:val="0"/>
      <w:marBottom w:val="0"/>
      <w:divBdr>
        <w:top w:val="none" w:sz="0" w:space="0" w:color="auto"/>
        <w:left w:val="none" w:sz="0" w:space="0" w:color="auto"/>
        <w:bottom w:val="none" w:sz="0" w:space="0" w:color="auto"/>
        <w:right w:val="none" w:sz="0" w:space="0" w:color="auto"/>
      </w:divBdr>
    </w:div>
    <w:div w:id="355349182">
      <w:bodyDiv w:val="1"/>
      <w:marLeft w:val="0"/>
      <w:marRight w:val="0"/>
      <w:marTop w:val="0"/>
      <w:marBottom w:val="0"/>
      <w:divBdr>
        <w:top w:val="none" w:sz="0" w:space="0" w:color="auto"/>
        <w:left w:val="none" w:sz="0" w:space="0" w:color="auto"/>
        <w:bottom w:val="none" w:sz="0" w:space="0" w:color="auto"/>
        <w:right w:val="none" w:sz="0" w:space="0" w:color="auto"/>
      </w:divBdr>
    </w:div>
    <w:div w:id="355354634">
      <w:bodyDiv w:val="1"/>
      <w:marLeft w:val="0"/>
      <w:marRight w:val="0"/>
      <w:marTop w:val="0"/>
      <w:marBottom w:val="0"/>
      <w:divBdr>
        <w:top w:val="none" w:sz="0" w:space="0" w:color="auto"/>
        <w:left w:val="none" w:sz="0" w:space="0" w:color="auto"/>
        <w:bottom w:val="none" w:sz="0" w:space="0" w:color="auto"/>
        <w:right w:val="none" w:sz="0" w:space="0" w:color="auto"/>
      </w:divBdr>
    </w:div>
    <w:div w:id="355498280">
      <w:bodyDiv w:val="1"/>
      <w:marLeft w:val="0"/>
      <w:marRight w:val="0"/>
      <w:marTop w:val="0"/>
      <w:marBottom w:val="0"/>
      <w:divBdr>
        <w:top w:val="none" w:sz="0" w:space="0" w:color="auto"/>
        <w:left w:val="none" w:sz="0" w:space="0" w:color="auto"/>
        <w:bottom w:val="none" w:sz="0" w:space="0" w:color="auto"/>
        <w:right w:val="none" w:sz="0" w:space="0" w:color="auto"/>
      </w:divBdr>
    </w:div>
    <w:div w:id="355540841">
      <w:bodyDiv w:val="1"/>
      <w:marLeft w:val="0"/>
      <w:marRight w:val="0"/>
      <w:marTop w:val="0"/>
      <w:marBottom w:val="0"/>
      <w:divBdr>
        <w:top w:val="none" w:sz="0" w:space="0" w:color="auto"/>
        <w:left w:val="none" w:sz="0" w:space="0" w:color="auto"/>
        <w:bottom w:val="none" w:sz="0" w:space="0" w:color="auto"/>
        <w:right w:val="none" w:sz="0" w:space="0" w:color="auto"/>
      </w:divBdr>
    </w:div>
    <w:div w:id="355696105">
      <w:bodyDiv w:val="1"/>
      <w:marLeft w:val="0"/>
      <w:marRight w:val="0"/>
      <w:marTop w:val="0"/>
      <w:marBottom w:val="0"/>
      <w:divBdr>
        <w:top w:val="none" w:sz="0" w:space="0" w:color="auto"/>
        <w:left w:val="none" w:sz="0" w:space="0" w:color="auto"/>
        <w:bottom w:val="none" w:sz="0" w:space="0" w:color="auto"/>
        <w:right w:val="none" w:sz="0" w:space="0" w:color="auto"/>
      </w:divBdr>
    </w:div>
    <w:div w:id="355809518">
      <w:bodyDiv w:val="1"/>
      <w:marLeft w:val="0"/>
      <w:marRight w:val="0"/>
      <w:marTop w:val="0"/>
      <w:marBottom w:val="0"/>
      <w:divBdr>
        <w:top w:val="none" w:sz="0" w:space="0" w:color="auto"/>
        <w:left w:val="none" w:sz="0" w:space="0" w:color="auto"/>
        <w:bottom w:val="none" w:sz="0" w:space="0" w:color="auto"/>
        <w:right w:val="none" w:sz="0" w:space="0" w:color="auto"/>
      </w:divBdr>
    </w:div>
    <w:div w:id="356657217">
      <w:bodyDiv w:val="1"/>
      <w:marLeft w:val="0"/>
      <w:marRight w:val="0"/>
      <w:marTop w:val="0"/>
      <w:marBottom w:val="0"/>
      <w:divBdr>
        <w:top w:val="none" w:sz="0" w:space="0" w:color="auto"/>
        <w:left w:val="none" w:sz="0" w:space="0" w:color="auto"/>
        <w:bottom w:val="none" w:sz="0" w:space="0" w:color="auto"/>
        <w:right w:val="none" w:sz="0" w:space="0" w:color="auto"/>
      </w:divBdr>
    </w:div>
    <w:div w:id="357127278">
      <w:bodyDiv w:val="1"/>
      <w:marLeft w:val="0"/>
      <w:marRight w:val="0"/>
      <w:marTop w:val="0"/>
      <w:marBottom w:val="0"/>
      <w:divBdr>
        <w:top w:val="none" w:sz="0" w:space="0" w:color="auto"/>
        <w:left w:val="none" w:sz="0" w:space="0" w:color="auto"/>
        <w:bottom w:val="none" w:sz="0" w:space="0" w:color="auto"/>
        <w:right w:val="none" w:sz="0" w:space="0" w:color="auto"/>
      </w:divBdr>
    </w:div>
    <w:div w:id="357505370">
      <w:bodyDiv w:val="1"/>
      <w:marLeft w:val="0"/>
      <w:marRight w:val="0"/>
      <w:marTop w:val="0"/>
      <w:marBottom w:val="0"/>
      <w:divBdr>
        <w:top w:val="none" w:sz="0" w:space="0" w:color="auto"/>
        <w:left w:val="none" w:sz="0" w:space="0" w:color="auto"/>
        <w:bottom w:val="none" w:sz="0" w:space="0" w:color="auto"/>
        <w:right w:val="none" w:sz="0" w:space="0" w:color="auto"/>
      </w:divBdr>
    </w:div>
    <w:div w:id="357656966">
      <w:bodyDiv w:val="1"/>
      <w:marLeft w:val="0"/>
      <w:marRight w:val="0"/>
      <w:marTop w:val="0"/>
      <w:marBottom w:val="0"/>
      <w:divBdr>
        <w:top w:val="none" w:sz="0" w:space="0" w:color="auto"/>
        <w:left w:val="none" w:sz="0" w:space="0" w:color="auto"/>
        <w:bottom w:val="none" w:sz="0" w:space="0" w:color="auto"/>
        <w:right w:val="none" w:sz="0" w:space="0" w:color="auto"/>
      </w:divBdr>
    </w:div>
    <w:div w:id="357777887">
      <w:bodyDiv w:val="1"/>
      <w:marLeft w:val="0"/>
      <w:marRight w:val="0"/>
      <w:marTop w:val="0"/>
      <w:marBottom w:val="0"/>
      <w:divBdr>
        <w:top w:val="none" w:sz="0" w:space="0" w:color="auto"/>
        <w:left w:val="none" w:sz="0" w:space="0" w:color="auto"/>
        <w:bottom w:val="none" w:sz="0" w:space="0" w:color="auto"/>
        <w:right w:val="none" w:sz="0" w:space="0" w:color="auto"/>
      </w:divBdr>
    </w:div>
    <w:div w:id="357968907">
      <w:bodyDiv w:val="1"/>
      <w:marLeft w:val="0"/>
      <w:marRight w:val="0"/>
      <w:marTop w:val="0"/>
      <w:marBottom w:val="0"/>
      <w:divBdr>
        <w:top w:val="none" w:sz="0" w:space="0" w:color="auto"/>
        <w:left w:val="none" w:sz="0" w:space="0" w:color="auto"/>
        <w:bottom w:val="none" w:sz="0" w:space="0" w:color="auto"/>
        <w:right w:val="none" w:sz="0" w:space="0" w:color="auto"/>
      </w:divBdr>
    </w:div>
    <w:div w:id="358120109">
      <w:bodyDiv w:val="1"/>
      <w:marLeft w:val="0"/>
      <w:marRight w:val="0"/>
      <w:marTop w:val="0"/>
      <w:marBottom w:val="0"/>
      <w:divBdr>
        <w:top w:val="none" w:sz="0" w:space="0" w:color="auto"/>
        <w:left w:val="none" w:sz="0" w:space="0" w:color="auto"/>
        <w:bottom w:val="none" w:sz="0" w:space="0" w:color="auto"/>
        <w:right w:val="none" w:sz="0" w:space="0" w:color="auto"/>
      </w:divBdr>
    </w:div>
    <w:div w:id="358745665">
      <w:bodyDiv w:val="1"/>
      <w:marLeft w:val="0"/>
      <w:marRight w:val="0"/>
      <w:marTop w:val="0"/>
      <w:marBottom w:val="0"/>
      <w:divBdr>
        <w:top w:val="none" w:sz="0" w:space="0" w:color="auto"/>
        <w:left w:val="none" w:sz="0" w:space="0" w:color="auto"/>
        <w:bottom w:val="none" w:sz="0" w:space="0" w:color="auto"/>
        <w:right w:val="none" w:sz="0" w:space="0" w:color="auto"/>
      </w:divBdr>
    </w:div>
    <w:div w:id="359203038">
      <w:bodyDiv w:val="1"/>
      <w:marLeft w:val="0"/>
      <w:marRight w:val="0"/>
      <w:marTop w:val="0"/>
      <w:marBottom w:val="0"/>
      <w:divBdr>
        <w:top w:val="none" w:sz="0" w:space="0" w:color="auto"/>
        <w:left w:val="none" w:sz="0" w:space="0" w:color="auto"/>
        <w:bottom w:val="none" w:sz="0" w:space="0" w:color="auto"/>
        <w:right w:val="none" w:sz="0" w:space="0" w:color="auto"/>
      </w:divBdr>
    </w:div>
    <w:div w:id="360204368">
      <w:bodyDiv w:val="1"/>
      <w:marLeft w:val="0"/>
      <w:marRight w:val="0"/>
      <w:marTop w:val="0"/>
      <w:marBottom w:val="0"/>
      <w:divBdr>
        <w:top w:val="none" w:sz="0" w:space="0" w:color="auto"/>
        <w:left w:val="none" w:sz="0" w:space="0" w:color="auto"/>
        <w:bottom w:val="none" w:sz="0" w:space="0" w:color="auto"/>
        <w:right w:val="none" w:sz="0" w:space="0" w:color="auto"/>
      </w:divBdr>
    </w:div>
    <w:div w:id="360939439">
      <w:bodyDiv w:val="1"/>
      <w:marLeft w:val="0"/>
      <w:marRight w:val="0"/>
      <w:marTop w:val="0"/>
      <w:marBottom w:val="0"/>
      <w:divBdr>
        <w:top w:val="none" w:sz="0" w:space="0" w:color="auto"/>
        <w:left w:val="none" w:sz="0" w:space="0" w:color="auto"/>
        <w:bottom w:val="none" w:sz="0" w:space="0" w:color="auto"/>
        <w:right w:val="none" w:sz="0" w:space="0" w:color="auto"/>
      </w:divBdr>
    </w:div>
    <w:div w:id="362367426">
      <w:bodyDiv w:val="1"/>
      <w:marLeft w:val="0"/>
      <w:marRight w:val="0"/>
      <w:marTop w:val="0"/>
      <w:marBottom w:val="0"/>
      <w:divBdr>
        <w:top w:val="none" w:sz="0" w:space="0" w:color="auto"/>
        <w:left w:val="none" w:sz="0" w:space="0" w:color="auto"/>
        <w:bottom w:val="none" w:sz="0" w:space="0" w:color="auto"/>
        <w:right w:val="none" w:sz="0" w:space="0" w:color="auto"/>
      </w:divBdr>
    </w:div>
    <w:div w:id="363948005">
      <w:bodyDiv w:val="1"/>
      <w:marLeft w:val="0"/>
      <w:marRight w:val="0"/>
      <w:marTop w:val="0"/>
      <w:marBottom w:val="0"/>
      <w:divBdr>
        <w:top w:val="none" w:sz="0" w:space="0" w:color="auto"/>
        <w:left w:val="none" w:sz="0" w:space="0" w:color="auto"/>
        <w:bottom w:val="none" w:sz="0" w:space="0" w:color="auto"/>
        <w:right w:val="none" w:sz="0" w:space="0" w:color="auto"/>
      </w:divBdr>
    </w:div>
    <w:div w:id="364449046">
      <w:bodyDiv w:val="1"/>
      <w:marLeft w:val="0"/>
      <w:marRight w:val="0"/>
      <w:marTop w:val="0"/>
      <w:marBottom w:val="0"/>
      <w:divBdr>
        <w:top w:val="none" w:sz="0" w:space="0" w:color="auto"/>
        <w:left w:val="none" w:sz="0" w:space="0" w:color="auto"/>
        <w:bottom w:val="none" w:sz="0" w:space="0" w:color="auto"/>
        <w:right w:val="none" w:sz="0" w:space="0" w:color="auto"/>
      </w:divBdr>
    </w:div>
    <w:div w:id="364870984">
      <w:bodyDiv w:val="1"/>
      <w:marLeft w:val="0"/>
      <w:marRight w:val="0"/>
      <w:marTop w:val="0"/>
      <w:marBottom w:val="0"/>
      <w:divBdr>
        <w:top w:val="none" w:sz="0" w:space="0" w:color="auto"/>
        <w:left w:val="none" w:sz="0" w:space="0" w:color="auto"/>
        <w:bottom w:val="none" w:sz="0" w:space="0" w:color="auto"/>
        <w:right w:val="none" w:sz="0" w:space="0" w:color="auto"/>
      </w:divBdr>
    </w:div>
    <w:div w:id="365259942">
      <w:bodyDiv w:val="1"/>
      <w:marLeft w:val="0"/>
      <w:marRight w:val="0"/>
      <w:marTop w:val="0"/>
      <w:marBottom w:val="0"/>
      <w:divBdr>
        <w:top w:val="none" w:sz="0" w:space="0" w:color="auto"/>
        <w:left w:val="none" w:sz="0" w:space="0" w:color="auto"/>
        <w:bottom w:val="none" w:sz="0" w:space="0" w:color="auto"/>
        <w:right w:val="none" w:sz="0" w:space="0" w:color="auto"/>
      </w:divBdr>
    </w:div>
    <w:div w:id="365298436">
      <w:bodyDiv w:val="1"/>
      <w:marLeft w:val="0"/>
      <w:marRight w:val="0"/>
      <w:marTop w:val="0"/>
      <w:marBottom w:val="0"/>
      <w:divBdr>
        <w:top w:val="none" w:sz="0" w:space="0" w:color="auto"/>
        <w:left w:val="none" w:sz="0" w:space="0" w:color="auto"/>
        <w:bottom w:val="none" w:sz="0" w:space="0" w:color="auto"/>
        <w:right w:val="none" w:sz="0" w:space="0" w:color="auto"/>
      </w:divBdr>
    </w:div>
    <w:div w:id="365444642">
      <w:bodyDiv w:val="1"/>
      <w:marLeft w:val="0"/>
      <w:marRight w:val="0"/>
      <w:marTop w:val="0"/>
      <w:marBottom w:val="0"/>
      <w:divBdr>
        <w:top w:val="none" w:sz="0" w:space="0" w:color="auto"/>
        <w:left w:val="none" w:sz="0" w:space="0" w:color="auto"/>
        <w:bottom w:val="none" w:sz="0" w:space="0" w:color="auto"/>
        <w:right w:val="none" w:sz="0" w:space="0" w:color="auto"/>
      </w:divBdr>
    </w:div>
    <w:div w:id="365564348">
      <w:bodyDiv w:val="1"/>
      <w:marLeft w:val="0"/>
      <w:marRight w:val="0"/>
      <w:marTop w:val="0"/>
      <w:marBottom w:val="0"/>
      <w:divBdr>
        <w:top w:val="none" w:sz="0" w:space="0" w:color="auto"/>
        <w:left w:val="none" w:sz="0" w:space="0" w:color="auto"/>
        <w:bottom w:val="none" w:sz="0" w:space="0" w:color="auto"/>
        <w:right w:val="none" w:sz="0" w:space="0" w:color="auto"/>
      </w:divBdr>
    </w:div>
    <w:div w:id="366561789">
      <w:bodyDiv w:val="1"/>
      <w:marLeft w:val="0"/>
      <w:marRight w:val="0"/>
      <w:marTop w:val="0"/>
      <w:marBottom w:val="0"/>
      <w:divBdr>
        <w:top w:val="none" w:sz="0" w:space="0" w:color="auto"/>
        <w:left w:val="none" w:sz="0" w:space="0" w:color="auto"/>
        <w:bottom w:val="none" w:sz="0" w:space="0" w:color="auto"/>
        <w:right w:val="none" w:sz="0" w:space="0" w:color="auto"/>
      </w:divBdr>
    </w:div>
    <w:div w:id="366638053">
      <w:bodyDiv w:val="1"/>
      <w:marLeft w:val="0"/>
      <w:marRight w:val="0"/>
      <w:marTop w:val="0"/>
      <w:marBottom w:val="0"/>
      <w:divBdr>
        <w:top w:val="none" w:sz="0" w:space="0" w:color="auto"/>
        <w:left w:val="none" w:sz="0" w:space="0" w:color="auto"/>
        <w:bottom w:val="none" w:sz="0" w:space="0" w:color="auto"/>
        <w:right w:val="none" w:sz="0" w:space="0" w:color="auto"/>
      </w:divBdr>
    </w:div>
    <w:div w:id="366764133">
      <w:bodyDiv w:val="1"/>
      <w:marLeft w:val="0"/>
      <w:marRight w:val="0"/>
      <w:marTop w:val="0"/>
      <w:marBottom w:val="0"/>
      <w:divBdr>
        <w:top w:val="none" w:sz="0" w:space="0" w:color="auto"/>
        <w:left w:val="none" w:sz="0" w:space="0" w:color="auto"/>
        <w:bottom w:val="none" w:sz="0" w:space="0" w:color="auto"/>
        <w:right w:val="none" w:sz="0" w:space="0" w:color="auto"/>
      </w:divBdr>
    </w:div>
    <w:div w:id="367723797">
      <w:bodyDiv w:val="1"/>
      <w:marLeft w:val="0"/>
      <w:marRight w:val="0"/>
      <w:marTop w:val="0"/>
      <w:marBottom w:val="0"/>
      <w:divBdr>
        <w:top w:val="none" w:sz="0" w:space="0" w:color="auto"/>
        <w:left w:val="none" w:sz="0" w:space="0" w:color="auto"/>
        <w:bottom w:val="none" w:sz="0" w:space="0" w:color="auto"/>
        <w:right w:val="none" w:sz="0" w:space="0" w:color="auto"/>
      </w:divBdr>
    </w:div>
    <w:div w:id="368068135">
      <w:bodyDiv w:val="1"/>
      <w:marLeft w:val="0"/>
      <w:marRight w:val="0"/>
      <w:marTop w:val="0"/>
      <w:marBottom w:val="0"/>
      <w:divBdr>
        <w:top w:val="none" w:sz="0" w:space="0" w:color="auto"/>
        <w:left w:val="none" w:sz="0" w:space="0" w:color="auto"/>
        <w:bottom w:val="none" w:sz="0" w:space="0" w:color="auto"/>
        <w:right w:val="none" w:sz="0" w:space="0" w:color="auto"/>
      </w:divBdr>
    </w:div>
    <w:div w:id="368147581">
      <w:bodyDiv w:val="1"/>
      <w:marLeft w:val="0"/>
      <w:marRight w:val="0"/>
      <w:marTop w:val="0"/>
      <w:marBottom w:val="0"/>
      <w:divBdr>
        <w:top w:val="none" w:sz="0" w:space="0" w:color="auto"/>
        <w:left w:val="none" w:sz="0" w:space="0" w:color="auto"/>
        <w:bottom w:val="none" w:sz="0" w:space="0" w:color="auto"/>
        <w:right w:val="none" w:sz="0" w:space="0" w:color="auto"/>
      </w:divBdr>
    </w:div>
    <w:div w:id="368798876">
      <w:bodyDiv w:val="1"/>
      <w:marLeft w:val="0"/>
      <w:marRight w:val="0"/>
      <w:marTop w:val="0"/>
      <w:marBottom w:val="0"/>
      <w:divBdr>
        <w:top w:val="none" w:sz="0" w:space="0" w:color="auto"/>
        <w:left w:val="none" w:sz="0" w:space="0" w:color="auto"/>
        <w:bottom w:val="none" w:sz="0" w:space="0" w:color="auto"/>
        <w:right w:val="none" w:sz="0" w:space="0" w:color="auto"/>
      </w:divBdr>
    </w:div>
    <w:div w:id="368995921">
      <w:bodyDiv w:val="1"/>
      <w:marLeft w:val="0"/>
      <w:marRight w:val="0"/>
      <w:marTop w:val="0"/>
      <w:marBottom w:val="0"/>
      <w:divBdr>
        <w:top w:val="none" w:sz="0" w:space="0" w:color="auto"/>
        <w:left w:val="none" w:sz="0" w:space="0" w:color="auto"/>
        <w:bottom w:val="none" w:sz="0" w:space="0" w:color="auto"/>
        <w:right w:val="none" w:sz="0" w:space="0" w:color="auto"/>
      </w:divBdr>
    </w:div>
    <w:div w:id="369570726">
      <w:bodyDiv w:val="1"/>
      <w:marLeft w:val="0"/>
      <w:marRight w:val="0"/>
      <w:marTop w:val="0"/>
      <w:marBottom w:val="0"/>
      <w:divBdr>
        <w:top w:val="none" w:sz="0" w:space="0" w:color="auto"/>
        <w:left w:val="none" w:sz="0" w:space="0" w:color="auto"/>
        <w:bottom w:val="none" w:sz="0" w:space="0" w:color="auto"/>
        <w:right w:val="none" w:sz="0" w:space="0" w:color="auto"/>
      </w:divBdr>
    </w:div>
    <w:div w:id="369885826">
      <w:bodyDiv w:val="1"/>
      <w:marLeft w:val="0"/>
      <w:marRight w:val="0"/>
      <w:marTop w:val="0"/>
      <w:marBottom w:val="0"/>
      <w:divBdr>
        <w:top w:val="none" w:sz="0" w:space="0" w:color="auto"/>
        <w:left w:val="none" w:sz="0" w:space="0" w:color="auto"/>
        <w:bottom w:val="none" w:sz="0" w:space="0" w:color="auto"/>
        <w:right w:val="none" w:sz="0" w:space="0" w:color="auto"/>
      </w:divBdr>
    </w:div>
    <w:div w:id="370613883">
      <w:bodyDiv w:val="1"/>
      <w:marLeft w:val="0"/>
      <w:marRight w:val="0"/>
      <w:marTop w:val="0"/>
      <w:marBottom w:val="0"/>
      <w:divBdr>
        <w:top w:val="none" w:sz="0" w:space="0" w:color="auto"/>
        <w:left w:val="none" w:sz="0" w:space="0" w:color="auto"/>
        <w:bottom w:val="none" w:sz="0" w:space="0" w:color="auto"/>
        <w:right w:val="none" w:sz="0" w:space="0" w:color="auto"/>
      </w:divBdr>
    </w:div>
    <w:div w:id="371227900">
      <w:bodyDiv w:val="1"/>
      <w:marLeft w:val="0"/>
      <w:marRight w:val="0"/>
      <w:marTop w:val="0"/>
      <w:marBottom w:val="0"/>
      <w:divBdr>
        <w:top w:val="none" w:sz="0" w:space="0" w:color="auto"/>
        <w:left w:val="none" w:sz="0" w:space="0" w:color="auto"/>
        <w:bottom w:val="none" w:sz="0" w:space="0" w:color="auto"/>
        <w:right w:val="none" w:sz="0" w:space="0" w:color="auto"/>
      </w:divBdr>
    </w:div>
    <w:div w:id="371348548">
      <w:bodyDiv w:val="1"/>
      <w:marLeft w:val="0"/>
      <w:marRight w:val="0"/>
      <w:marTop w:val="0"/>
      <w:marBottom w:val="0"/>
      <w:divBdr>
        <w:top w:val="none" w:sz="0" w:space="0" w:color="auto"/>
        <w:left w:val="none" w:sz="0" w:space="0" w:color="auto"/>
        <w:bottom w:val="none" w:sz="0" w:space="0" w:color="auto"/>
        <w:right w:val="none" w:sz="0" w:space="0" w:color="auto"/>
      </w:divBdr>
    </w:div>
    <w:div w:id="371539508">
      <w:bodyDiv w:val="1"/>
      <w:marLeft w:val="0"/>
      <w:marRight w:val="0"/>
      <w:marTop w:val="0"/>
      <w:marBottom w:val="0"/>
      <w:divBdr>
        <w:top w:val="none" w:sz="0" w:space="0" w:color="auto"/>
        <w:left w:val="none" w:sz="0" w:space="0" w:color="auto"/>
        <w:bottom w:val="none" w:sz="0" w:space="0" w:color="auto"/>
        <w:right w:val="none" w:sz="0" w:space="0" w:color="auto"/>
      </w:divBdr>
    </w:div>
    <w:div w:id="371925992">
      <w:bodyDiv w:val="1"/>
      <w:marLeft w:val="0"/>
      <w:marRight w:val="0"/>
      <w:marTop w:val="0"/>
      <w:marBottom w:val="0"/>
      <w:divBdr>
        <w:top w:val="none" w:sz="0" w:space="0" w:color="auto"/>
        <w:left w:val="none" w:sz="0" w:space="0" w:color="auto"/>
        <w:bottom w:val="none" w:sz="0" w:space="0" w:color="auto"/>
        <w:right w:val="none" w:sz="0" w:space="0" w:color="auto"/>
      </w:divBdr>
    </w:div>
    <w:div w:id="372267580">
      <w:bodyDiv w:val="1"/>
      <w:marLeft w:val="0"/>
      <w:marRight w:val="0"/>
      <w:marTop w:val="0"/>
      <w:marBottom w:val="0"/>
      <w:divBdr>
        <w:top w:val="none" w:sz="0" w:space="0" w:color="auto"/>
        <w:left w:val="none" w:sz="0" w:space="0" w:color="auto"/>
        <w:bottom w:val="none" w:sz="0" w:space="0" w:color="auto"/>
        <w:right w:val="none" w:sz="0" w:space="0" w:color="auto"/>
      </w:divBdr>
    </w:div>
    <w:div w:id="372537891">
      <w:bodyDiv w:val="1"/>
      <w:marLeft w:val="0"/>
      <w:marRight w:val="0"/>
      <w:marTop w:val="0"/>
      <w:marBottom w:val="0"/>
      <w:divBdr>
        <w:top w:val="none" w:sz="0" w:space="0" w:color="auto"/>
        <w:left w:val="none" w:sz="0" w:space="0" w:color="auto"/>
        <w:bottom w:val="none" w:sz="0" w:space="0" w:color="auto"/>
        <w:right w:val="none" w:sz="0" w:space="0" w:color="auto"/>
      </w:divBdr>
    </w:div>
    <w:div w:id="372848822">
      <w:bodyDiv w:val="1"/>
      <w:marLeft w:val="0"/>
      <w:marRight w:val="0"/>
      <w:marTop w:val="0"/>
      <w:marBottom w:val="0"/>
      <w:divBdr>
        <w:top w:val="none" w:sz="0" w:space="0" w:color="auto"/>
        <w:left w:val="none" w:sz="0" w:space="0" w:color="auto"/>
        <w:bottom w:val="none" w:sz="0" w:space="0" w:color="auto"/>
        <w:right w:val="none" w:sz="0" w:space="0" w:color="auto"/>
      </w:divBdr>
    </w:div>
    <w:div w:id="372929987">
      <w:bodyDiv w:val="1"/>
      <w:marLeft w:val="0"/>
      <w:marRight w:val="0"/>
      <w:marTop w:val="0"/>
      <w:marBottom w:val="0"/>
      <w:divBdr>
        <w:top w:val="none" w:sz="0" w:space="0" w:color="auto"/>
        <w:left w:val="none" w:sz="0" w:space="0" w:color="auto"/>
        <w:bottom w:val="none" w:sz="0" w:space="0" w:color="auto"/>
        <w:right w:val="none" w:sz="0" w:space="0" w:color="auto"/>
      </w:divBdr>
    </w:div>
    <w:div w:id="373190399">
      <w:bodyDiv w:val="1"/>
      <w:marLeft w:val="0"/>
      <w:marRight w:val="0"/>
      <w:marTop w:val="0"/>
      <w:marBottom w:val="0"/>
      <w:divBdr>
        <w:top w:val="none" w:sz="0" w:space="0" w:color="auto"/>
        <w:left w:val="none" w:sz="0" w:space="0" w:color="auto"/>
        <w:bottom w:val="none" w:sz="0" w:space="0" w:color="auto"/>
        <w:right w:val="none" w:sz="0" w:space="0" w:color="auto"/>
      </w:divBdr>
    </w:div>
    <w:div w:id="373621748">
      <w:bodyDiv w:val="1"/>
      <w:marLeft w:val="0"/>
      <w:marRight w:val="0"/>
      <w:marTop w:val="0"/>
      <w:marBottom w:val="0"/>
      <w:divBdr>
        <w:top w:val="none" w:sz="0" w:space="0" w:color="auto"/>
        <w:left w:val="none" w:sz="0" w:space="0" w:color="auto"/>
        <w:bottom w:val="none" w:sz="0" w:space="0" w:color="auto"/>
        <w:right w:val="none" w:sz="0" w:space="0" w:color="auto"/>
      </w:divBdr>
    </w:div>
    <w:div w:id="374043605">
      <w:bodyDiv w:val="1"/>
      <w:marLeft w:val="0"/>
      <w:marRight w:val="0"/>
      <w:marTop w:val="0"/>
      <w:marBottom w:val="0"/>
      <w:divBdr>
        <w:top w:val="none" w:sz="0" w:space="0" w:color="auto"/>
        <w:left w:val="none" w:sz="0" w:space="0" w:color="auto"/>
        <w:bottom w:val="none" w:sz="0" w:space="0" w:color="auto"/>
        <w:right w:val="none" w:sz="0" w:space="0" w:color="auto"/>
      </w:divBdr>
    </w:div>
    <w:div w:id="374351632">
      <w:bodyDiv w:val="1"/>
      <w:marLeft w:val="0"/>
      <w:marRight w:val="0"/>
      <w:marTop w:val="0"/>
      <w:marBottom w:val="0"/>
      <w:divBdr>
        <w:top w:val="none" w:sz="0" w:space="0" w:color="auto"/>
        <w:left w:val="none" w:sz="0" w:space="0" w:color="auto"/>
        <w:bottom w:val="none" w:sz="0" w:space="0" w:color="auto"/>
        <w:right w:val="none" w:sz="0" w:space="0" w:color="auto"/>
      </w:divBdr>
    </w:div>
    <w:div w:id="374354610">
      <w:bodyDiv w:val="1"/>
      <w:marLeft w:val="0"/>
      <w:marRight w:val="0"/>
      <w:marTop w:val="0"/>
      <w:marBottom w:val="0"/>
      <w:divBdr>
        <w:top w:val="none" w:sz="0" w:space="0" w:color="auto"/>
        <w:left w:val="none" w:sz="0" w:space="0" w:color="auto"/>
        <w:bottom w:val="none" w:sz="0" w:space="0" w:color="auto"/>
        <w:right w:val="none" w:sz="0" w:space="0" w:color="auto"/>
      </w:divBdr>
    </w:div>
    <w:div w:id="376003736">
      <w:bodyDiv w:val="1"/>
      <w:marLeft w:val="0"/>
      <w:marRight w:val="0"/>
      <w:marTop w:val="0"/>
      <w:marBottom w:val="0"/>
      <w:divBdr>
        <w:top w:val="none" w:sz="0" w:space="0" w:color="auto"/>
        <w:left w:val="none" w:sz="0" w:space="0" w:color="auto"/>
        <w:bottom w:val="none" w:sz="0" w:space="0" w:color="auto"/>
        <w:right w:val="none" w:sz="0" w:space="0" w:color="auto"/>
      </w:divBdr>
    </w:div>
    <w:div w:id="376667735">
      <w:bodyDiv w:val="1"/>
      <w:marLeft w:val="0"/>
      <w:marRight w:val="0"/>
      <w:marTop w:val="0"/>
      <w:marBottom w:val="0"/>
      <w:divBdr>
        <w:top w:val="none" w:sz="0" w:space="0" w:color="auto"/>
        <w:left w:val="none" w:sz="0" w:space="0" w:color="auto"/>
        <w:bottom w:val="none" w:sz="0" w:space="0" w:color="auto"/>
        <w:right w:val="none" w:sz="0" w:space="0" w:color="auto"/>
      </w:divBdr>
    </w:div>
    <w:div w:id="376975661">
      <w:bodyDiv w:val="1"/>
      <w:marLeft w:val="0"/>
      <w:marRight w:val="0"/>
      <w:marTop w:val="0"/>
      <w:marBottom w:val="0"/>
      <w:divBdr>
        <w:top w:val="none" w:sz="0" w:space="0" w:color="auto"/>
        <w:left w:val="none" w:sz="0" w:space="0" w:color="auto"/>
        <w:bottom w:val="none" w:sz="0" w:space="0" w:color="auto"/>
        <w:right w:val="none" w:sz="0" w:space="0" w:color="auto"/>
      </w:divBdr>
    </w:div>
    <w:div w:id="377047332">
      <w:bodyDiv w:val="1"/>
      <w:marLeft w:val="0"/>
      <w:marRight w:val="0"/>
      <w:marTop w:val="0"/>
      <w:marBottom w:val="0"/>
      <w:divBdr>
        <w:top w:val="none" w:sz="0" w:space="0" w:color="auto"/>
        <w:left w:val="none" w:sz="0" w:space="0" w:color="auto"/>
        <w:bottom w:val="none" w:sz="0" w:space="0" w:color="auto"/>
        <w:right w:val="none" w:sz="0" w:space="0" w:color="auto"/>
      </w:divBdr>
    </w:div>
    <w:div w:id="377123061">
      <w:bodyDiv w:val="1"/>
      <w:marLeft w:val="0"/>
      <w:marRight w:val="0"/>
      <w:marTop w:val="0"/>
      <w:marBottom w:val="0"/>
      <w:divBdr>
        <w:top w:val="none" w:sz="0" w:space="0" w:color="auto"/>
        <w:left w:val="none" w:sz="0" w:space="0" w:color="auto"/>
        <w:bottom w:val="none" w:sz="0" w:space="0" w:color="auto"/>
        <w:right w:val="none" w:sz="0" w:space="0" w:color="auto"/>
      </w:divBdr>
    </w:div>
    <w:div w:id="378212209">
      <w:bodyDiv w:val="1"/>
      <w:marLeft w:val="0"/>
      <w:marRight w:val="0"/>
      <w:marTop w:val="0"/>
      <w:marBottom w:val="0"/>
      <w:divBdr>
        <w:top w:val="none" w:sz="0" w:space="0" w:color="auto"/>
        <w:left w:val="none" w:sz="0" w:space="0" w:color="auto"/>
        <w:bottom w:val="none" w:sz="0" w:space="0" w:color="auto"/>
        <w:right w:val="none" w:sz="0" w:space="0" w:color="auto"/>
      </w:divBdr>
    </w:div>
    <w:div w:id="378362102">
      <w:bodyDiv w:val="1"/>
      <w:marLeft w:val="0"/>
      <w:marRight w:val="0"/>
      <w:marTop w:val="0"/>
      <w:marBottom w:val="0"/>
      <w:divBdr>
        <w:top w:val="none" w:sz="0" w:space="0" w:color="auto"/>
        <w:left w:val="none" w:sz="0" w:space="0" w:color="auto"/>
        <w:bottom w:val="none" w:sz="0" w:space="0" w:color="auto"/>
        <w:right w:val="none" w:sz="0" w:space="0" w:color="auto"/>
      </w:divBdr>
    </w:div>
    <w:div w:id="378625068">
      <w:bodyDiv w:val="1"/>
      <w:marLeft w:val="0"/>
      <w:marRight w:val="0"/>
      <w:marTop w:val="0"/>
      <w:marBottom w:val="0"/>
      <w:divBdr>
        <w:top w:val="none" w:sz="0" w:space="0" w:color="auto"/>
        <w:left w:val="none" w:sz="0" w:space="0" w:color="auto"/>
        <w:bottom w:val="none" w:sz="0" w:space="0" w:color="auto"/>
        <w:right w:val="none" w:sz="0" w:space="0" w:color="auto"/>
      </w:divBdr>
    </w:div>
    <w:div w:id="378668611">
      <w:bodyDiv w:val="1"/>
      <w:marLeft w:val="0"/>
      <w:marRight w:val="0"/>
      <w:marTop w:val="0"/>
      <w:marBottom w:val="0"/>
      <w:divBdr>
        <w:top w:val="none" w:sz="0" w:space="0" w:color="auto"/>
        <w:left w:val="none" w:sz="0" w:space="0" w:color="auto"/>
        <w:bottom w:val="none" w:sz="0" w:space="0" w:color="auto"/>
        <w:right w:val="none" w:sz="0" w:space="0" w:color="auto"/>
      </w:divBdr>
    </w:div>
    <w:div w:id="378746772">
      <w:bodyDiv w:val="1"/>
      <w:marLeft w:val="0"/>
      <w:marRight w:val="0"/>
      <w:marTop w:val="0"/>
      <w:marBottom w:val="0"/>
      <w:divBdr>
        <w:top w:val="none" w:sz="0" w:space="0" w:color="auto"/>
        <w:left w:val="none" w:sz="0" w:space="0" w:color="auto"/>
        <w:bottom w:val="none" w:sz="0" w:space="0" w:color="auto"/>
        <w:right w:val="none" w:sz="0" w:space="0" w:color="auto"/>
      </w:divBdr>
    </w:div>
    <w:div w:id="378868570">
      <w:bodyDiv w:val="1"/>
      <w:marLeft w:val="0"/>
      <w:marRight w:val="0"/>
      <w:marTop w:val="0"/>
      <w:marBottom w:val="0"/>
      <w:divBdr>
        <w:top w:val="none" w:sz="0" w:space="0" w:color="auto"/>
        <w:left w:val="none" w:sz="0" w:space="0" w:color="auto"/>
        <w:bottom w:val="none" w:sz="0" w:space="0" w:color="auto"/>
        <w:right w:val="none" w:sz="0" w:space="0" w:color="auto"/>
      </w:divBdr>
    </w:div>
    <w:div w:id="378936651">
      <w:bodyDiv w:val="1"/>
      <w:marLeft w:val="0"/>
      <w:marRight w:val="0"/>
      <w:marTop w:val="0"/>
      <w:marBottom w:val="0"/>
      <w:divBdr>
        <w:top w:val="none" w:sz="0" w:space="0" w:color="auto"/>
        <w:left w:val="none" w:sz="0" w:space="0" w:color="auto"/>
        <w:bottom w:val="none" w:sz="0" w:space="0" w:color="auto"/>
        <w:right w:val="none" w:sz="0" w:space="0" w:color="auto"/>
      </w:divBdr>
    </w:div>
    <w:div w:id="379598181">
      <w:bodyDiv w:val="1"/>
      <w:marLeft w:val="0"/>
      <w:marRight w:val="0"/>
      <w:marTop w:val="0"/>
      <w:marBottom w:val="0"/>
      <w:divBdr>
        <w:top w:val="none" w:sz="0" w:space="0" w:color="auto"/>
        <w:left w:val="none" w:sz="0" w:space="0" w:color="auto"/>
        <w:bottom w:val="none" w:sz="0" w:space="0" w:color="auto"/>
        <w:right w:val="none" w:sz="0" w:space="0" w:color="auto"/>
      </w:divBdr>
    </w:div>
    <w:div w:id="379979652">
      <w:bodyDiv w:val="1"/>
      <w:marLeft w:val="0"/>
      <w:marRight w:val="0"/>
      <w:marTop w:val="0"/>
      <w:marBottom w:val="0"/>
      <w:divBdr>
        <w:top w:val="none" w:sz="0" w:space="0" w:color="auto"/>
        <w:left w:val="none" w:sz="0" w:space="0" w:color="auto"/>
        <w:bottom w:val="none" w:sz="0" w:space="0" w:color="auto"/>
        <w:right w:val="none" w:sz="0" w:space="0" w:color="auto"/>
      </w:divBdr>
    </w:div>
    <w:div w:id="379979718">
      <w:bodyDiv w:val="1"/>
      <w:marLeft w:val="0"/>
      <w:marRight w:val="0"/>
      <w:marTop w:val="0"/>
      <w:marBottom w:val="0"/>
      <w:divBdr>
        <w:top w:val="none" w:sz="0" w:space="0" w:color="auto"/>
        <w:left w:val="none" w:sz="0" w:space="0" w:color="auto"/>
        <w:bottom w:val="none" w:sz="0" w:space="0" w:color="auto"/>
        <w:right w:val="none" w:sz="0" w:space="0" w:color="auto"/>
      </w:divBdr>
    </w:div>
    <w:div w:id="380062434">
      <w:bodyDiv w:val="1"/>
      <w:marLeft w:val="0"/>
      <w:marRight w:val="0"/>
      <w:marTop w:val="0"/>
      <w:marBottom w:val="0"/>
      <w:divBdr>
        <w:top w:val="none" w:sz="0" w:space="0" w:color="auto"/>
        <w:left w:val="none" w:sz="0" w:space="0" w:color="auto"/>
        <w:bottom w:val="none" w:sz="0" w:space="0" w:color="auto"/>
        <w:right w:val="none" w:sz="0" w:space="0" w:color="auto"/>
      </w:divBdr>
    </w:div>
    <w:div w:id="380175118">
      <w:bodyDiv w:val="1"/>
      <w:marLeft w:val="0"/>
      <w:marRight w:val="0"/>
      <w:marTop w:val="0"/>
      <w:marBottom w:val="0"/>
      <w:divBdr>
        <w:top w:val="none" w:sz="0" w:space="0" w:color="auto"/>
        <w:left w:val="none" w:sz="0" w:space="0" w:color="auto"/>
        <w:bottom w:val="none" w:sz="0" w:space="0" w:color="auto"/>
        <w:right w:val="none" w:sz="0" w:space="0" w:color="auto"/>
      </w:divBdr>
    </w:div>
    <w:div w:id="380322783">
      <w:bodyDiv w:val="1"/>
      <w:marLeft w:val="0"/>
      <w:marRight w:val="0"/>
      <w:marTop w:val="0"/>
      <w:marBottom w:val="0"/>
      <w:divBdr>
        <w:top w:val="none" w:sz="0" w:space="0" w:color="auto"/>
        <w:left w:val="none" w:sz="0" w:space="0" w:color="auto"/>
        <w:bottom w:val="none" w:sz="0" w:space="0" w:color="auto"/>
        <w:right w:val="none" w:sz="0" w:space="0" w:color="auto"/>
      </w:divBdr>
    </w:div>
    <w:div w:id="381173833">
      <w:bodyDiv w:val="1"/>
      <w:marLeft w:val="0"/>
      <w:marRight w:val="0"/>
      <w:marTop w:val="0"/>
      <w:marBottom w:val="0"/>
      <w:divBdr>
        <w:top w:val="none" w:sz="0" w:space="0" w:color="auto"/>
        <w:left w:val="none" w:sz="0" w:space="0" w:color="auto"/>
        <w:bottom w:val="none" w:sz="0" w:space="0" w:color="auto"/>
        <w:right w:val="none" w:sz="0" w:space="0" w:color="auto"/>
      </w:divBdr>
    </w:div>
    <w:div w:id="381252219">
      <w:bodyDiv w:val="1"/>
      <w:marLeft w:val="0"/>
      <w:marRight w:val="0"/>
      <w:marTop w:val="0"/>
      <w:marBottom w:val="0"/>
      <w:divBdr>
        <w:top w:val="none" w:sz="0" w:space="0" w:color="auto"/>
        <w:left w:val="none" w:sz="0" w:space="0" w:color="auto"/>
        <w:bottom w:val="none" w:sz="0" w:space="0" w:color="auto"/>
        <w:right w:val="none" w:sz="0" w:space="0" w:color="auto"/>
      </w:divBdr>
    </w:div>
    <w:div w:id="381297839">
      <w:bodyDiv w:val="1"/>
      <w:marLeft w:val="0"/>
      <w:marRight w:val="0"/>
      <w:marTop w:val="0"/>
      <w:marBottom w:val="0"/>
      <w:divBdr>
        <w:top w:val="none" w:sz="0" w:space="0" w:color="auto"/>
        <w:left w:val="none" w:sz="0" w:space="0" w:color="auto"/>
        <w:bottom w:val="none" w:sz="0" w:space="0" w:color="auto"/>
        <w:right w:val="none" w:sz="0" w:space="0" w:color="auto"/>
      </w:divBdr>
    </w:div>
    <w:div w:id="381516537">
      <w:bodyDiv w:val="1"/>
      <w:marLeft w:val="0"/>
      <w:marRight w:val="0"/>
      <w:marTop w:val="0"/>
      <w:marBottom w:val="0"/>
      <w:divBdr>
        <w:top w:val="none" w:sz="0" w:space="0" w:color="auto"/>
        <w:left w:val="none" w:sz="0" w:space="0" w:color="auto"/>
        <w:bottom w:val="none" w:sz="0" w:space="0" w:color="auto"/>
        <w:right w:val="none" w:sz="0" w:space="0" w:color="auto"/>
      </w:divBdr>
    </w:div>
    <w:div w:id="382170725">
      <w:bodyDiv w:val="1"/>
      <w:marLeft w:val="0"/>
      <w:marRight w:val="0"/>
      <w:marTop w:val="0"/>
      <w:marBottom w:val="0"/>
      <w:divBdr>
        <w:top w:val="none" w:sz="0" w:space="0" w:color="auto"/>
        <w:left w:val="none" w:sz="0" w:space="0" w:color="auto"/>
        <w:bottom w:val="none" w:sz="0" w:space="0" w:color="auto"/>
        <w:right w:val="none" w:sz="0" w:space="0" w:color="auto"/>
      </w:divBdr>
    </w:div>
    <w:div w:id="382409496">
      <w:bodyDiv w:val="1"/>
      <w:marLeft w:val="0"/>
      <w:marRight w:val="0"/>
      <w:marTop w:val="0"/>
      <w:marBottom w:val="0"/>
      <w:divBdr>
        <w:top w:val="none" w:sz="0" w:space="0" w:color="auto"/>
        <w:left w:val="none" w:sz="0" w:space="0" w:color="auto"/>
        <w:bottom w:val="none" w:sz="0" w:space="0" w:color="auto"/>
        <w:right w:val="none" w:sz="0" w:space="0" w:color="auto"/>
      </w:divBdr>
    </w:div>
    <w:div w:id="382870113">
      <w:bodyDiv w:val="1"/>
      <w:marLeft w:val="0"/>
      <w:marRight w:val="0"/>
      <w:marTop w:val="0"/>
      <w:marBottom w:val="0"/>
      <w:divBdr>
        <w:top w:val="none" w:sz="0" w:space="0" w:color="auto"/>
        <w:left w:val="none" w:sz="0" w:space="0" w:color="auto"/>
        <w:bottom w:val="none" w:sz="0" w:space="0" w:color="auto"/>
        <w:right w:val="none" w:sz="0" w:space="0" w:color="auto"/>
      </w:divBdr>
    </w:div>
    <w:div w:id="383792286">
      <w:bodyDiv w:val="1"/>
      <w:marLeft w:val="0"/>
      <w:marRight w:val="0"/>
      <w:marTop w:val="0"/>
      <w:marBottom w:val="0"/>
      <w:divBdr>
        <w:top w:val="none" w:sz="0" w:space="0" w:color="auto"/>
        <w:left w:val="none" w:sz="0" w:space="0" w:color="auto"/>
        <w:bottom w:val="none" w:sz="0" w:space="0" w:color="auto"/>
        <w:right w:val="none" w:sz="0" w:space="0" w:color="auto"/>
      </w:divBdr>
    </w:div>
    <w:div w:id="383915222">
      <w:bodyDiv w:val="1"/>
      <w:marLeft w:val="0"/>
      <w:marRight w:val="0"/>
      <w:marTop w:val="0"/>
      <w:marBottom w:val="0"/>
      <w:divBdr>
        <w:top w:val="none" w:sz="0" w:space="0" w:color="auto"/>
        <w:left w:val="none" w:sz="0" w:space="0" w:color="auto"/>
        <w:bottom w:val="none" w:sz="0" w:space="0" w:color="auto"/>
        <w:right w:val="none" w:sz="0" w:space="0" w:color="auto"/>
      </w:divBdr>
    </w:div>
    <w:div w:id="384914022">
      <w:bodyDiv w:val="1"/>
      <w:marLeft w:val="0"/>
      <w:marRight w:val="0"/>
      <w:marTop w:val="0"/>
      <w:marBottom w:val="0"/>
      <w:divBdr>
        <w:top w:val="none" w:sz="0" w:space="0" w:color="auto"/>
        <w:left w:val="none" w:sz="0" w:space="0" w:color="auto"/>
        <w:bottom w:val="none" w:sz="0" w:space="0" w:color="auto"/>
        <w:right w:val="none" w:sz="0" w:space="0" w:color="auto"/>
      </w:divBdr>
    </w:div>
    <w:div w:id="384985321">
      <w:bodyDiv w:val="1"/>
      <w:marLeft w:val="0"/>
      <w:marRight w:val="0"/>
      <w:marTop w:val="0"/>
      <w:marBottom w:val="0"/>
      <w:divBdr>
        <w:top w:val="none" w:sz="0" w:space="0" w:color="auto"/>
        <w:left w:val="none" w:sz="0" w:space="0" w:color="auto"/>
        <w:bottom w:val="none" w:sz="0" w:space="0" w:color="auto"/>
        <w:right w:val="none" w:sz="0" w:space="0" w:color="auto"/>
      </w:divBdr>
    </w:div>
    <w:div w:id="384990345">
      <w:bodyDiv w:val="1"/>
      <w:marLeft w:val="0"/>
      <w:marRight w:val="0"/>
      <w:marTop w:val="0"/>
      <w:marBottom w:val="0"/>
      <w:divBdr>
        <w:top w:val="none" w:sz="0" w:space="0" w:color="auto"/>
        <w:left w:val="none" w:sz="0" w:space="0" w:color="auto"/>
        <w:bottom w:val="none" w:sz="0" w:space="0" w:color="auto"/>
        <w:right w:val="none" w:sz="0" w:space="0" w:color="auto"/>
      </w:divBdr>
    </w:div>
    <w:div w:id="385421503">
      <w:bodyDiv w:val="1"/>
      <w:marLeft w:val="0"/>
      <w:marRight w:val="0"/>
      <w:marTop w:val="0"/>
      <w:marBottom w:val="0"/>
      <w:divBdr>
        <w:top w:val="none" w:sz="0" w:space="0" w:color="auto"/>
        <w:left w:val="none" w:sz="0" w:space="0" w:color="auto"/>
        <w:bottom w:val="none" w:sz="0" w:space="0" w:color="auto"/>
        <w:right w:val="none" w:sz="0" w:space="0" w:color="auto"/>
      </w:divBdr>
    </w:div>
    <w:div w:id="385835753">
      <w:bodyDiv w:val="1"/>
      <w:marLeft w:val="0"/>
      <w:marRight w:val="0"/>
      <w:marTop w:val="0"/>
      <w:marBottom w:val="0"/>
      <w:divBdr>
        <w:top w:val="none" w:sz="0" w:space="0" w:color="auto"/>
        <w:left w:val="none" w:sz="0" w:space="0" w:color="auto"/>
        <w:bottom w:val="none" w:sz="0" w:space="0" w:color="auto"/>
        <w:right w:val="none" w:sz="0" w:space="0" w:color="auto"/>
      </w:divBdr>
    </w:div>
    <w:div w:id="386295660">
      <w:bodyDiv w:val="1"/>
      <w:marLeft w:val="0"/>
      <w:marRight w:val="0"/>
      <w:marTop w:val="0"/>
      <w:marBottom w:val="0"/>
      <w:divBdr>
        <w:top w:val="none" w:sz="0" w:space="0" w:color="auto"/>
        <w:left w:val="none" w:sz="0" w:space="0" w:color="auto"/>
        <w:bottom w:val="none" w:sz="0" w:space="0" w:color="auto"/>
        <w:right w:val="none" w:sz="0" w:space="0" w:color="auto"/>
      </w:divBdr>
    </w:div>
    <w:div w:id="386301902">
      <w:bodyDiv w:val="1"/>
      <w:marLeft w:val="0"/>
      <w:marRight w:val="0"/>
      <w:marTop w:val="0"/>
      <w:marBottom w:val="0"/>
      <w:divBdr>
        <w:top w:val="none" w:sz="0" w:space="0" w:color="auto"/>
        <w:left w:val="none" w:sz="0" w:space="0" w:color="auto"/>
        <w:bottom w:val="none" w:sz="0" w:space="0" w:color="auto"/>
        <w:right w:val="none" w:sz="0" w:space="0" w:color="auto"/>
      </w:divBdr>
    </w:div>
    <w:div w:id="386537003">
      <w:bodyDiv w:val="1"/>
      <w:marLeft w:val="0"/>
      <w:marRight w:val="0"/>
      <w:marTop w:val="0"/>
      <w:marBottom w:val="0"/>
      <w:divBdr>
        <w:top w:val="none" w:sz="0" w:space="0" w:color="auto"/>
        <w:left w:val="none" w:sz="0" w:space="0" w:color="auto"/>
        <w:bottom w:val="none" w:sz="0" w:space="0" w:color="auto"/>
        <w:right w:val="none" w:sz="0" w:space="0" w:color="auto"/>
      </w:divBdr>
    </w:div>
    <w:div w:id="386610860">
      <w:bodyDiv w:val="1"/>
      <w:marLeft w:val="0"/>
      <w:marRight w:val="0"/>
      <w:marTop w:val="0"/>
      <w:marBottom w:val="0"/>
      <w:divBdr>
        <w:top w:val="none" w:sz="0" w:space="0" w:color="auto"/>
        <w:left w:val="none" w:sz="0" w:space="0" w:color="auto"/>
        <w:bottom w:val="none" w:sz="0" w:space="0" w:color="auto"/>
        <w:right w:val="none" w:sz="0" w:space="0" w:color="auto"/>
      </w:divBdr>
    </w:div>
    <w:div w:id="387534131">
      <w:bodyDiv w:val="1"/>
      <w:marLeft w:val="0"/>
      <w:marRight w:val="0"/>
      <w:marTop w:val="0"/>
      <w:marBottom w:val="0"/>
      <w:divBdr>
        <w:top w:val="none" w:sz="0" w:space="0" w:color="auto"/>
        <w:left w:val="none" w:sz="0" w:space="0" w:color="auto"/>
        <w:bottom w:val="none" w:sz="0" w:space="0" w:color="auto"/>
        <w:right w:val="none" w:sz="0" w:space="0" w:color="auto"/>
      </w:divBdr>
    </w:div>
    <w:div w:id="387535687">
      <w:bodyDiv w:val="1"/>
      <w:marLeft w:val="0"/>
      <w:marRight w:val="0"/>
      <w:marTop w:val="0"/>
      <w:marBottom w:val="0"/>
      <w:divBdr>
        <w:top w:val="none" w:sz="0" w:space="0" w:color="auto"/>
        <w:left w:val="none" w:sz="0" w:space="0" w:color="auto"/>
        <w:bottom w:val="none" w:sz="0" w:space="0" w:color="auto"/>
        <w:right w:val="none" w:sz="0" w:space="0" w:color="auto"/>
      </w:divBdr>
    </w:div>
    <w:div w:id="387728524">
      <w:bodyDiv w:val="1"/>
      <w:marLeft w:val="0"/>
      <w:marRight w:val="0"/>
      <w:marTop w:val="0"/>
      <w:marBottom w:val="0"/>
      <w:divBdr>
        <w:top w:val="none" w:sz="0" w:space="0" w:color="auto"/>
        <w:left w:val="none" w:sz="0" w:space="0" w:color="auto"/>
        <w:bottom w:val="none" w:sz="0" w:space="0" w:color="auto"/>
        <w:right w:val="none" w:sz="0" w:space="0" w:color="auto"/>
      </w:divBdr>
    </w:div>
    <w:div w:id="387807948">
      <w:bodyDiv w:val="1"/>
      <w:marLeft w:val="0"/>
      <w:marRight w:val="0"/>
      <w:marTop w:val="0"/>
      <w:marBottom w:val="0"/>
      <w:divBdr>
        <w:top w:val="none" w:sz="0" w:space="0" w:color="auto"/>
        <w:left w:val="none" w:sz="0" w:space="0" w:color="auto"/>
        <w:bottom w:val="none" w:sz="0" w:space="0" w:color="auto"/>
        <w:right w:val="none" w:sz="0" w:space="0" w:color="auto"/>
      </w:divBdr>
    </w:div>
    <w:div w:id="388722458">
      <w:bodyDiv w:val="1"/>
      <w:marLeft w:val="0"/>
      <w:marRight w:val="0"/>
      <w:marTop w:val="0"/>
      <w:marBottom w:val="0"/>
      <w:divBdr>
        <w:top w:val="none" w:sz="0" w:space="0" w:color="auto"/>
        <w:left w:val="none" w:sz="0" w:space="0" w:color="auto"/>
        <w:bottom w:val="none" w:sz="0" w:space="0" w:color="auto"/>
        <w:right w:val="none" w:sz="0" w:space="0" w:color="auto"/>
      </w:divBdr>
    </w:div>
    <w:div w:id="388771575">
      <w:bodyDiv w:val="1"/>
      <w:marLeft w:val="0"/>
      <w:marRight w:val="0"/>
      <w:marTop w:val="0"/>
      <w:marBottom w:val="0"/>
      <w:divBdr>
        <w:top w:val="none" w:sz="0" w:space="0" w:color="auto"/>
        <w:left w:val="none" w:sz="0" w:space="0" w:color="auto"/>
        <w:bottom w:val="none" w:sz="0" w:space="0" w:color="auto"/>
        <w:right w:val="none" w:sz="0" w:space="0" w:color="auto"/>
      </w:divBdr>
    </w:div>
    <w:div w:id="388958273">
      <w:bodyDiv w:val="1"/>
      <w:marLeft w:val="0"/>
      <w:marRight w:val="0"/>
      <w:marTop w:val="0"/>
      <w:marBottom w:val="0"/>
      <w:divBdr>
        <w:top w:val="none" w:sz="0" w:space="0" w:color="auto"/>
        <w:left w:val="none" w:sz="0" w:space="0" w:color="auto"/>
        <w:bottom w:val="none" w:sz="0" w:space="0" w:color="auto"/>
        <w:right w:val="none" w:sz="0" w:space="0" w:color="auto"/>
      </w:divBdr>
    </w:div>
    <w:div w:id="389155898">
      <w:bodyDiv w:val="1"/>
      <w:marLeft w:val="0"/>
      <w:marRight w:val="0"/>
      <w:marTop w:val="0"/>
      <w:marBottom w:val="0"/>
      <w:divBdr>
        <w:top w:val="none" w:sz="0" w:space="0" w:color="auto"/>
        <w:left w:val="none" w:sz="0" w:space="0" w:color="auto"/>
        <w:bottom w:val="none" w:sz="0" w:space="0" w:color="auto"/>
        <w:right w:val="none" w:sz="0" w:space="0" w:color="auto"/>
      </w:divBdr>
    </w:div>
    <w:div w:id="389425458">
      <w:bodyDiv w:val="1"/>
      <w:marLeft w:val="0"/>
      <w:marRight w:val="0"/>
      <w:marTop w:val="0"/>
      <w:marBottom w:val="0"/>
      <w:divBdr>
        <w:top w:val="none" w:sz="0" w:space="0" w:color="auto"/>
        <w:left w:val="none" w:sz="0" w:space="0" w:color="auto"/>
        <w:bottom w:val="none" w:sz="0" w:space="0" w:color="auto"/>
        <w:right w:val="none" w:sz="0" w:space="0" w:color="auto"/>
      </w:divBdr>
    </w:div>
    <w:div w:id="390036169">
      <w:bodyDiv w:val="1"/>
      <w:marLeft w:val="0"/>
      <w:marRight w:val="0"/>
      <w:marTop w:val="0"/>
      <w:marBottom w:val="0"/>
      <w:divBdr>
        <w:top w:val="none" w:sz="0" w:space="0" w:color="auto"/>
        <w:left w:val="none" w:sz="0" w:space="0" w:color="auto"/>
        <w:bottom w:val="none" w:sz="0" w:space="0" w:color="auto"/>
        <w:right w:val="none" w:sz="0" w:space="0" w:color="auto"/>
      </w:divBdr>
    </w:div>
    <w:div w:id="390078320">
      <w:bodyDiv w:val="1"/>
      <w:marLeft w:val="0"/>
      <w:marRight w:val="0"/>
      <w:marTop w:val="0"/>
      <w:marBottom w:val="0"/>
      <w:divBdr>
        <w:top w:val="none" w:sz="0" w:space="0" w:color="auto"/>
        <w:left w:val="none" w:sz="0" w:space="0" w:color="auto"/>
        <w:bottom w:val="none" w:sz="0" w:space="0" w:color="auto"/>
        <w:right w:val="none" w:sz="0" w:space="0" w:color="auto"/>
      </w:divBdr>
    </w:div>
    <w:div w:id="390736239">
      <w:bodyDiv w:val="1"/>
      <w:marLeft w:val="0"/>
      <w:marRight w:val="0"/>
      <w:marTop w:val="0"/>
      <w:marBottom w:val="0"/>
      <w:divBdr>
        <w:top w:val="none" w:sz="0" w:space="0" w:color="auto"/>
        <w:left w:val="none" w:sz="0" w:space="0" w:color="auto"/>
        <w:bottom w:val="none" w:sz="0" w:space="0" w:color="auto"/>
        <w:right w:val="none" w:sz="0" w:space="0" w:color="auto"/>
      </w:divBdr>
    </w:div>
    <w:div w:id="390807640">
      <w:bodyDiv w:val="1"/>
      <w:marLeft w:val="0"/>
      <w:marRight w:val="0"/>
      <w:marTop w:val="0"/>
      <w:marBottom w:val="0"/>
      <w:divBdr>
        <w:top w:val="none" w:sz="0" w:space="0" w:color="auto"/>
        <w:left w:val="none" w:sz="0" w:space="0" w:color="auto"/>
        <w:bottom w:val="none" w:sz="0" w:space="0" w:color="auto"/>
        <w:right w:val="none" w:sz="0" w:space="0" w:color="auto"/>
      </w:divBdr>
    </w:div>
    <w:div w:id="391390762">
      <w:bodyDiv w:val="1"/>
      <w:marLeft w:val="0"/>
      <w:marRight w:val="0"/>
      <w:marTop w:val="0"/>
      <w:marBottom w:val="0"/>
      <w:divBdr>
        <w:top w:val="none" w:sz="0" w:space="0" w:color="auto"/>
        <w:left w:val="none" w:sz="0" w:space="0" w:color="auto"/>
        <w:bottom w:val="none" w:sz="0" w:space="0" w:color="auto"/>
        <w:right w:val="none" w:sz="0" w:space="0" w:color="auto"/>
      </w:divBdr>
    </w:div>
    <w:div w:id="391933060">
      <w:bodyDiv w:val="1"/>
      <w:marLeft w:val="0"/>
      <w:marRight w:val="0"/>
      <w:marTop w:val="0"/>
      <w:marBottom w:val="0"/>
      <w:divBdr>
        <w:top w:val="none" w:sz="0" w:space="0" w:color="auto"/>
        <w:left w:val="none" w:sz="0" w:space="0" w:color="auto"/>
        <w:bottom w:val="none" w:sz="0" w:space="0" w:color="auto"/>
        <w:right w:val="none" w:sz="0" w:space="0" w:color="auto"/>
      </w:divBdr>
    </w:div>
    <w:div w:id="392001425">
      <w:bodyDiv w:val="1"/>
      <w:marLeft w:val="0"/>
      <w:marRight w:val="0"/>
      <w:marTop w:val="0"/>
      <w:marBottom w:val="0"/>
      <w:divBdr>
        <w:top w:val="none" w:sz="0" w:space="0" w:color="auto"/>
        <w:left w:val="none" w:sz="0" w:space="0" w:color="auto"/>
        <w:bottom w:val="none" w:sz="0" w:space="0" w:color="auto"/>
        <w:right w:val="none" w:sz="0" w:space="0" w:color="auto"/>
      </w:divBdr>
    </w:div>
    <w:div w:id="392193649">
      <w:bodyDiv w:val="1"/>
      <w:marLeft w:val="0"/>
      <w:marRight w:val="0"/>
      <w:marTop w:val="0"/>
      <w:marBottom w:val="0"/>
      <w:divBdr>
        <w:top w:val="none" w:sz="0" w:space="0" w:color="auto"/>
        <w:left w:val="none" w:sz="0" w:space="0" w:color="auto"/>
        <w:bottom w:val="none" w:sz="0" w:space="0" w:color="auto"/>
        <w:right w:val="none" w:sz="0" w:space="0" w:color="auto"/>
      </w:divBdr>
    </w:div>
    <w:div w:id="392244078">
      <w:bodyDiv w:val="1"/>
      <w:marLeft w:val="0"/>
      <w:marRight w:val="0"/>
      <w:marTop w:val="0"/>
      <w:marBottom w:val="0"/>
      <w:divBdr>
        <w:top w:val="none" w:sz="0" w:space="0" w:color="auto"/>
        <w:left w:val="none" w:sz="0" w:space="0" w:color="auto"/>
        <w:bottom w:val="none" w:sz="0" w:space="0" w:color="auto"/>
        <w:right w:val="none" w:sz="0" w:space="0" w:color="auto"/>
      </w:divBdr>
    </w:div>
    <w:div w:id="392318122">
      <w:bodyDiv w:val="1"/>
      <w:marLeft w:val="0"/>
      <w:marRight w:val="0"/>
      <w:marTop w:val="0"/>
      <w:marBottom w:val="0"/>
      <w:divBdr>
        <w:top w:val="none" w:sz="0" w:space="0" w:color="auto"/>
        <w:left w:val="none" w:sz="0" w:space="0" w:color="auto"/>
        <w:bottom w:val="none" w:sz="0" w:space="0" w:color="auto"/>
        <w:right w:val="none" w:sz="0" w:space="0" w:color="auto"/>
      </w:divBdr>
    </w:div>
    <w:div w:id="392318451">
      <w:bodyDiv w:val="1"/>
      <w:marLeft w:val="0"/>
      <w:marRight w:val="0"/>
      <w:marTop w:val="0"/>
      <w:marBottom w:val="0"/>
      <w:divBdr>
        <w:top w:val="none" w:sz="0" w:space="0" w:color="auto"/>
        <w:left w:val="none" w:sz="0" w:space="0" w:color="auto"/>
        <w:bottom w:val="none" w:sz="0" w:space="0" w:color="auto"/>
        <w:right w:val="none" w:sz="0" w:space="0" w:color="auto"/>
      </w:divBdr>
    </w:div>
    <w:div w:id="392581091">
      <w:bodyDiv w:val="1"/>
      <w:marLeft w:val="0"/>
      <w:marRight w:val="0"/>
      <w:marTop w:val="0"/>
      <w:marBottom w:val="0"/>
      <w:divBdr>
        <w:top w:val="none" w:sz="0" w:space="0" w:color="auto"/>
        <w:left w:val="none" w:sz="0" w:space="0" w:color="auto"/>
        <w:bottom w:val="none" w:sz="0" w:space="0" w:color="auto"/>
        <w:right w:val="none" w:sz="0" w:space="0" w:color="auto"/>
      </w:divBdr>
    </w:div>
    <w:div w:id="392629057">
      <w:bodyDiv w:val="1"/>
      <w:marLeft w:val="0"/>
      <w:marRight w:val="0"/>
      <w:marTop w:val="0"/>
      <w:marBottom w:val="0"/>
      <w:divBdr>
        <w:top w:val="none" w:sz="0" w:space="0" w:color="auto"/>
        <w:left w:val="none" w:sz="0" w:space="0" w:color="auto"/>
        <w:bottom w:val="none" w:sz="0" w:space="0" w:color="auto"/>
        <w:right w:val="none" w:sz="0" w:space="0" w:color="auto"/>
      </w:divBdr>
    </w:div>
    <w:div w:id="392775214">
      <w:bodyDiv w:val="1"/>
      <w:marLeft w:val="0"/>
      <w:marRight w:val="0"/>
      <w:marTop w:val="0"/>
      <w:marBottom w:val="0"/>
      <w:divBdr>
        <w:top w:val="none" w:sz="0" w:space="0" w:color="auto"/>
        <w:left w:val="none" w:sz="0" w:space="0" w:color="auto"/>
        <w:bottom w:val="none" w:sz="0" w:space="0" w:color="auto"/>
        <w:right w:val="none" w:sz="0" w:space="0" w:color="auto"/>
      </w:divBdr>
    </w:div>
    <w:div w:id="393545778">
      <w:bodyDiv w:val="1"/>
      <w:marLeft w:val="0"/>
      <w:marRight w:val="0"/>
      <w:marTop w:val="0"/>
      <w:marBottom w:val="0"/>
      <w:divBdr>
        <w:top w:val="none" w:sz="0" w:space="0" w:color="auto"/>
        <w:left w:val="none" w:sz="0" w:space="0" w:color="auto"/>
        <w:bottom w:val="none" w:sz="0" w:space="0" w:color="auto"/>
        <w:right w:val="none" w:sz="0" w:space="0" w:color="auto"/>
      </w:divBdr>
    </w:div>
    <w:div w:id="394090272">
      <w:bodyDiv w:val="1"/>
      <w:marLeft w:val="0"/>
      <w:marRight w:val="0"/>
      <w:marTop w:val="0"/>
      <w:marBottom w:val="0"/>
      <w:divBdr>
        <w:top w:val="none" w:sz="0" w:space="0" w:color="auto"/>
        <w:left w:val="none" w:sz="0" w:space="0" w:color="auto"/>
        <w:bottom w:val="none" w:sz="0" w:space="0" w:color="auto"/>
        <w:right w:val="none" w:sz="0" w:space="0" w:color="auto"/>
      </w:divBdr>
    </w:div>
    <w:div w:id="394208544">
      <w:bodyDiv w:val="1"/>
      <w:marLeft w:val="0"/>
      <w:marRight w:val="0"/>
      <w:marTop w:val="0"/>
      <w:marBottom w:val="0"/>
      <w:divBdr>
        <w:top w:val="none" w:sz="0" w:space="0" w:color="auto"/>
        <w:left w:val="none" w:sz="0" w:space="0" w:color="auto"/>
        <w:bottom w:val="none" w:sz="0" w:space="0" w:color="auto"/>
        <w:right w:val="none" w:sz="0" w:space="0" w:color="auto"/>
      </w:divBdr>
    </w:div>
    <w:div w:id="395055081">
      <w:bodyDiv w:val="1"/>
      <w:marLeft w:val="0"/>
      <w:marRight w:val="0"/>
      <w:marTop w:val="0"/>
      <w:marBottom w:val="0"/>
      <w:divBdr>
        <w:top w:val="none" w:sz="0" w:space="0" w:color="auto"/>
        <w:left w:val="none" w:sz="0" w:space="0" w:color="auto"/>
        <w:bottom w:val="none" w:sz="0" w:space="0" w:color="auto"/>
        <w:right w:val="none" w:sz="0" w:space="0" w:color="auto"/>
      </w:divBdr>
    </w:div>
    <w:div w:id="395055212">
      <w:bodyDiv w:val="1"/>
      <w:marLeft w:val="0"/>
      <w:marRight w:val="0"/>
      <w:marTop w:val="0"/>
      <w:marBottom w:val="0"/>
      <w:divBdr>
        <w:top w:val="none" w:sz="0" w:space="0" w:color="auto"/>
        <w:left w:val="none" w:sz="0" w:space="0" w:color="auto"/>
        <w:bottom w:val="none" w:sz="0" w:space="0" w:color="auto"/>
        <w:right w:val="none" w:sz="0" w:space="0" w:color="auto"/>
      </w:divBdr>
    </w:div>
    <w:div w:id="395126930">
      <w:bodyDiv w:val="1"/>
      <w:marLeft w:val="0"/>
      <w:marRight w:val="0"/>
      <w:marTop w:val="0"/>
      <w:marBottom w:val="0"/>
      <w:divBdr>
        <w:top w:val="none" w:sz="0" w:space="0" w:color="auto"/>
        <w:left w:val="none" w:sz="0" w:space="0" w:color="auto"/>
        <w:bottom w:val="none" w:sz="0" w:space="0" w:color="auto"/>
        <w:right w:val="none" w:sz="0" w:space="0" w:color="auto"/>
      </w:divBdr>
    </w:div>
    <w:div w:id="395934114">
      <w:bodyDiv w:val="1"/>
      <w:marLeft w:val="0"/>
      <w:marRight w:val="0"/>
      <w:marTop w:val="0"/>
      <w:marBottom w:val="0"/>
      <w:divBdr>
        <w:top w:val="none" w:sz="0" w:space="0" w:color="auto"/>
        <w:left w:val="none" w:sz="0" w:space="0" w:color="auto"/>
        <w:bottom w:val="none" w:sz="0" w:space="0" w:color="auto"/>
        <w:right w:val="none" w:sz="0" w:space="0" w:color="auto"/>
      </w:divBdr>
    </w:div>
    <w:div w:id="396559765">
      <w:bodyDiv w:val="1"/>
      <w:marLeft w:val="0"/>
      <w:marRight w:val="0"/>
      <w:marTop w:val="0"/>
      <w:marBottom w:val="0"/>
      <w:divBdr>
        <w:top w:val="none" w:sz="0" w:space="0" w:color="auto"/>
        <w:left w:val="none" w:sz="0" w:space="0" w:color="auto"/>
        <w:bottom w:val="none" w:sz="0" w:space="0" w:color="auto"/>
        <w:right w:val="none" w:sz="0" w:space="0" w:color="auto"/>
      </w:divBdr>
    </w:div>
    <w:div w:id="397829766">
      <w:bodyDiv w:val="1"/>
      <w:marLeft w:val="0"/>
      <w:marRight w:val="0"/>
      <w:marTop w:val="0"/>
      <w:marBottom w:val="0"/>
      <w:divBdr>
        <w:top w:val="none" w:sz="0" w:space="0" w:color="auto"/>
        <w:left w:val="none" w:sz="0" w:space="0" w:color="auto"/>
        <w:bottom w:val="none" w:sz="0" w:space="0" w:color="auto"/>
        <w:right w:val="none" w:sz="0" w:space="0" w:color="auto"/>
      </w:divBdr>
    </w:div>
    <w:div w:id="398747194">
      <w:bodyDiv w:val="1"/>
      <w:marLeft w:val="0"/>
      <w:marRight w:val="0"/>
      <w:marTop w:val="0"/>
      <w:marBottom w:val="0"/>
      <w:divBdr>
        <w:top w:val="none" w:sz="0" w:space="0" w:color="auto"/>
        <w:left w:val="none" w:sz="0" w:space="0" w:color="auto"/>
        <w:bottom w:val="none" w:sz="0" w:space="0" w:color="auto"/>
        <w:right w:val="none" w:sz="0" w:space="0" w:color="auto"/>
      </w:divBdr>
    </w:div>
    <w:div w:id="399212446">
      <w:bodyDiv w:val="1"/>
      <w:marLeft w:val="0"/>
      <w:marRight w:val="0"/>
      <w:marTop w:val="0"/>
      <w:marBottom w:val="0"/>
      <w:divBdr>
        <w:top w:val="none" w:sz="0" w:space="0" w:color="auto"/>
        <w:left w:val="none" w:sz="0" w:space="0" w:color="auto"/>
        <w:bottom w:val="none" w:sz="0" w:space="0" w:color="auto"/>
        <w:right w:val="none" w:sz="0" w:space="0" w:color="auto"/>
      </w:divBdr>
    </w:div>
    <w:div w:id="399402737">
      <w:bodyDiv w:val="1"/>
      <w:marLeft w:val="0"/>
      <w:marRight w:val="0"/>
      <w:marTop w:val="0"/>
      <w:marBottom w:val="0"/>
      <w:divBdr>
        <w:top w:val="none" w:sz="0" w:space="0" w:color="auto"/>
        <w:left w:val="none" w:sz="0" w:space="0" w:color="auto"/>
        <w:bottom w:val="none" w:sz="0" w:space="0" w:color="auto"/>
        <w:right w:val="none" w:sz="0" w:space="0" w:color="auto"/>
      </w:divBdr>
    </w:div>
    <w:div w:id="400711745">
      <w:bodyDiv w:val="1"/>
      <w:marLeft w:val="0"/>
      <w:marRight w:val="0"/>
      <w:marTop w:val="0"/>
      <w:marBottom w:val="0"/>
      <w:divBdr>
        <w:top w:val="none" w:sz="0" w:space="0" w:color="auto"/>
        <w:left w:val="none" w:sz="0" w:space="0" w:color="auto"/>
        <w:bottom w:val="none" w:sz="0" w:space="0" w:color="auto"/>
        <w:right w:val="none" w:sz="0" w:space="0" w:color="auto"/>
      </w:divBdr>
    </w:div>
    <w:div w:id="401220006">
      <w:bodyDiv w:val="1"/>
      <w:marLeft w:val="0"/>
      <w:marRight w:val="0"/>
      <w:marTop w:val="0"/>
      <w:marBottom w:val="0"/>
      <w:divBdr>
        <w:top w:val="none" w:sz="0" w:space="0" w:color="auto"/>
        <w:left w:val="none" w:sz="0" w:space="0" w:color="auto"/>
        <w:bottom w:val="none" w:sz="0" w:space="0" w:color="auto"/>
        <w:right w:val="none" w:sz="0" w:space="0" w:color="auto"/>
      </w:divBdr>
    </w:div>
    <w:div w:id="401292011">
      <w:bodyDiv w:val="1"/>
      <w:marLeft w:val="0"/>
      <w:marRight w:val="0"/>
      <w:marTop w:val="0"/>
      <w:marBottom w:val="0"/>
      <w:divBdr>
        <w:top w:val="none" w:sz="0" w:space="0" w:color="auto"/>
        <w:left w:val="none" w:sz="0" w:space="0" w:color="auto"/>
        <w:bottom w:val="none" w:sz="0" w:space="0" w:color="auto"/>
        <w:right w:val="none" w:sz="0" w:space="0" w:color="auto"/>
      </w:divBdr>
    </w:div>
    <w:div w:id="402416003">
      <w:bodyDiv w:val="1"/>
      <w:marLeft w:val="0"/>
      <w:marRight w:val="0"/>
      <w:marTop w:val="0"/>
      <w:marBottom w:val="0"/>
      <w:divBdr>
        <w:top w:val="none" w:sz="0" w:space="0" w:color="auto"/>
        <w:left w:val="none" w:sz="0" w:space="0" w:color="auto"/>
        <w:bottom w:val="none" w:sz="0" w:space="0" w:color="auto"/>
        <w:right w:val="none" w:sz="0" w:space="0" w:color="auto"/>
      </w:divBdr>
    </w:div>
    <w:div w:id="403377538">
      <w:bodyDiv w:val="1"/>
      <w:marLeft w:val="0"/>
      <w:marRight w:val="0"/>
      <w:marTop w:val="0"/>
      <w:marBottom w:val="0"/>
      <w:divBdr>
        <w:top w:val="none" w:sz="0" w:space="0" w:color="auto"/>
        <w:left w:val="none" w:sz="0" w:space="0" w:color="auto"/>
        <w:bottom w:val="none" w:sz="0" w:space="0" w:color="auto"/>
        <w:right w:val="none" w:sz="0" w:space="0" w:color="auto"/>
      </w:divBdr>
    </w:div>
    <w:div w:id="403455279">
      <w:bodyDiv w:val="1"/>
      <w:marLeft w:val="0"/>
      <w:marRight w:val="0"/>
      <w:marTop w:val="0"/>
      <w:marBottom w:val="0"/>
      <w:divBdr>
        <w:top w:val="none" w:sz="0" w:space="0" w:color="auto"/>
        <w:left w:val="none" w:sz="0" w:space="0" w:color="auto"/>
        <w:bottom w:val="none" w:sz="0" w:space="0" w:color="auto"/>
        <w:right w:val="none" w:sz="0" w:space="0" w:color="auto"/>
      </w:divBdr>
    </w:div>
    <w:div w:id="404687670">
      <w:bodyDiv w:val="1"/>
      <w:marLeft w:val="0"/>
      <w:marRight w:val="0"/>
      <w:marTop w:val="0"/>
      <w:marBottom w:val="0"/>
      <w:divBdr>
        <w:top w:val="none" w:sz="0" w:space="0" w:color="auto"/>
        <w:left w:val="none" w:sz="0" w:space="0" w:color="auto"/>
        <w:bottom w:val="none" w:sz="0" w:space="0" w:color="auto"/>
        <w:right w:val="none" w:sz="0" w:space="0" w:color="auto"/>
      </w:divBdr>
    </w:div>
    <w:div w:id="405079847">
      <w:bodyDiv w:val="1"/>
      <w:marLeft w:val="0"/>
      <w:marRight w:val="0"/>
      <w:marTop w:val="0"/>
      <w:marBottom w:val="0"/>
      <w:divBdr>
        <w:top w:val="none" w:sz="0" w:space="0" w:color="auto"/>
        <w:left w:val="none" w:sz="0" w:space="0" w:color="auto"/>
        <w:bottom w:val="none" w:sz="0" w:space="0" w:color="auto"/>
        <w:right w:val="none" w:sz="0" w:space="0" w:color="auto"/>
      </w:divBdr>
    </w:div>
    <w:div w:id="405223409">
      <w:bodyDiv w:val="1"/>
      <w:marLeft w:val="0"/>
      <w:marRight w:val="0"/>
      <w:marTop w:val="0"/>
      <w:marBottom w:val="0"/>
      <w:divBdr>
        <w:top w:val="none" w:sz="0" w:space="0" w:color="auto"/>
        <w:left w:val="none" w:sz="0" w:space="0" w:color="auto"/>
        <w:bottom w:val="none" w:sz="0" w:space="0" w:color="auto"/>
        <w:right w:val="none" w:sz="0" w:space="0" w:color="auto"/>
      </w:divBdr>
    </w:div>
    <w:div w:id="405690411">
      <w:bodyDiv w:val="1"/>
      <w:marLeft w:val="0"/>
      <w:marRight w:val="0"/>
      <w:marTop w:val="0"/>
      <w:marBottom w:val="0"/>
      <w:divBdr>
        <w:top w:val="none" w:sz="0" w:space="0" w:color="auto"/>
        <w:left w:val="none" w:sz="0" w:space="0" w:color="auto"/>
        <w:bottom w:val="none" w:sz="0" w:space="0" w:color="auto"/>
        <w:right w:val="none" w:sz="0" w:space="0" w:color="auto"/>
      </w:divBdr>
    </w:div>
    <w:div w:id="406071414">
      <w:bodyDiv w:val="1"/>
      <w:marLeft w:val="0"/>
      <w:marRight w:val="0"/>
      <w:marTop w:val="0"/>
      <w:marBottom w:val="0"/>
      <w:divBdr>
        <w:top w:val="none" w:sz="0" w:space="0" w:color="auto"/>
        <w:left w:val="none" w:sz="0" w:space="0" w:color="auto"/>
        <w:bottom w:val="none" w:sz="0" w:space="0" w:color="auto"/>
        <w:right w:val="none" w:sz="0" w:space="0" w:color="auto"/>
      </w:divBdr>
    </w:div>
    <w:div w:id="406194973">
      <w:bodyDiv w:val="1"/>
      <w:marLeft w:val="0"/>
      <w:marRight w:val="0"/>
      <w:marTop w:val="0"/>
      <w:marBottom w:val="0"/>
      <w:divBdr>
        <w:top w:val="none" w:sz="0" w:space="0" w:color="auto"/>
        <w:left w:val="none" w:sz="0" w:space="0" w:color="auto"/>
        <w:bottom w:val="none" w:sz="0" w:space="0" w:color="auto"/>
        <w:right w:val="none" w:sz="0" w:space="0" w:color="auto"/>
      </w:divBdr>
    </w:div>
    <w:div w:id="406389380">
      <w:bodyDiv w:val="1"/>
      <w:marLeft w:val="0"/>
      <w:marRight w:val="0"/>
      <w:marTop w:val="0"/>
      <w:marBottom w:val="0"/>
      <w:divBdr>
        <w:top w:val="none" w:sz="0" w:space="0" w:color="auto"/>
        <w:left w:val="none" w:sz="0" w:space="0" w:color="auto"/>
        <w:bottom w:val="none" w:sz="0" w:space="0" w:color="auto"/>
        <w:right w:val="none" w:sz="0" w:space="0" w:color="auto"/>
      </w:divBdr>
    </w:div>
    <w:div w:id="406458548">
      <w:bodyDiv w:val="1"/>
      <w:marLeft w:val="0"/>
      <w:marRight w:val="0"/>
      <w:marTop w:val="0"/>
      <w:marBottom w:val="0"/>
      <w:divBdr>
        <w:top w:val="none" w:sz="0" w:space="0" w:color="auto"/>
        <w:left w:val="none" w:sz="0" w:space="0" w:color="auto"/>
        <w:bottom w:val="none" w:sz="0" w:space="0" w:color="auto"/>
        <w:right w:val="none" w:sz="0" w:space="0" w:color="auto"/>
      </w:divBdr>
    </w:div>
    <w:div w:id="406808319">
      <w:bodyDiv w:val="1"/>
      <w:marLeft w:val="0"/>
      <w:marRight w:val="0"/>
      <w:marTop w:val="0"/>
      <w:marBottom w:val="0"/>
      <w:divBdr>
        <w:top w:val="none" w:sz="0" w:space="0" w:color="auto"/>
        <w:left w:val="none" w:sz="0" w:space="0" w:color="auto"/>
        <w:bottom w:val="none" w:sz="0" w:space="0" w:color="auto"/>
        <w:right w:val="none" w:sz="0" w:space="0" w:color="auto"/>
      </w:divBdr>
    </w:div>
    <w:div w:id="406880009">
      <w:bodyDiv w:val="1"/>
      <w:marLeft w:val="0"/>
      <w:marRight w:val="0"/>
      <w:marTop w:val="0"/>
      <w:marBottom w:val="0"/>
      <w:divBdr>
        <w:top w:val="none" w:sz="0" w:space="0" w:color="auto"/>
        <w:left w:val="none" w:sz="0" w:space="0" w:color="auto"/>
        <w:bottom w:val="none" w:sz="0" w:space="0" w:color="auto"/>
        <w:right w:val="none" w:sz="0" w:space="0" w:color="auto"/>
      </w:divBdr>
    </w:div>
    <w:div w:id="406926859">
      <w:bodyDiv w:val="1"/>
      <w:marLeft w:val="0"/>
      <w:marRight w:val="0"/>
      <w:marTop w:val="0"/>
      <w:marBottom w:val="0"/>
      <w:divBdr>
        <w:top w:val="none" w:sz="0" w:space="0" w:color="auto"/>
        <w:left w:val="none" w:sz="0" w:space="0" w:color="auto"/>
        <w:bottom w:val="none" w:sz="0" w:space="0" w:color="auto"/>
        <w:right w:val="none" w:sz="0" w:space="0" w:color="auto"/>
      </w:divBdr>
    </w:div>
    <w:div w:id="407118570">
      <w:bodyDiv w:val="1"/>
      <w:marLeft w:val="0"/>
      <w:marRight w:val="0"/>
      <w:marTop w:val="0"/>
      <w:marBottom w:val="0"/>
      <w:divBdr>
        <w:top w:val="none" w:sz="0" w:space="0" w:color="auto"/>
        <w:left w:val="none" w:sz="0" w:space="0" w:color="auto"/>
        <w:bottom w:val="none" w:sz="0" w:space="0" w:color="auto"/>
        <w:right w:val="none" w:sz="0" w:space="0" w:color="auto"/>
      </w:divBdr>
    </w:div>
    <w:div w:id="407271186">
      <w:bodyDiv w:val="1"/>
      <w:marLeft w:val="0"/>
      <w:marRight w:val="0"/>
      <w:marTop w:val="0"/>
      <w:marBottom w:val="0"/>
      <w:divBdr>
        <w:top w:val="none" w:sz="0" w:space="0" w:color="auto"/>
        <w:left w:val="none" w:sz="0" w:space="0" w:color="auto"/>
        <w:bottom w:val="none" w:sz="0" w:space="0" w:color="auto"/>
        <w:right w:val="none" w:sz="0" w:space="0" w:color="auto"/>
      </w:divBdr>
    </w:div>
    <w:div w:id="407309647">
      <w:bodyDiv w:val="1"/>
      <w:marLeft w:val="0"/>
      <w:marRight w:val="0"/>
      <w:marTop w:val="0"/>
      <w:marBottom w:val="0"/>
      <w:divBdr>
        <w:top w:val="none" w:sz="0" w:space="0" w:color="auto"/>
        <w:left w:val="none" w:sz="0" w:space="0" w:color="auto"/>
        <w:bottom w:val="none" w:sz="0" w:space="0" w:color="auto"/>
        <w:right w:val="none" w:sz="0" w:space="0" w:color="auto"/>
      </w:divBdr>
    </w:div>
    <w:div w:id="407577456">
      <w:bodyDiv w:val="1"/>
      <w:marLeft w:val="0"/>
      <w:marRight w:val="0"/>
      <w:marTop w:val="0"/>
      <w:marBottom w:val="0"/>
      <w:divBdr>
        <w:top w:val="none" w:sz="0" w:space="0" w:color="auto"/>
        <w:left w:val="none" w:sz="0" w:space="0" w:color="auto"/>
        <w:bottom w:val="none" w:sz="0" w:space="0" w:color="auto"/>
        <w:right w:val="none" w:sz="0" w:space="0" w:color="auto"/>
      </w:divBdr>
    </w:div>
    <w:div w:id="407699664">
      <w:bodyDiv w:val="1"/>
      <w:marLeft w:val="0"/>
      <w:marRight w:val="0"/>
      <w:marTop w:val="0"/>
      <w:marBottom w:val="0"/>
      <w:divBdr>
        <w:top w:val="none" w:sz="0" w:space="0" w:color="auto"/>
        <w:left w:val="none" w:sz="0" w:space="0" w:color="auto"/>
        <w:bottom w:val="none" w:sz="0" w:space="0" w:color="auto"/>
        <w:right w:val="none" w:sz="0" w:space="0" w:color="auto"/>
      </w:divBdr>
    </w:div>
    <w:div w:id="408187134">
      <w:bodyDiv w:val="1"/>
      <w:marLeft w:val="0"/>
      <w:marRight w:val="0"/>
      <w:marTop w:val="0"/>
      <w:marBottom w:val="0"/>
      <w:divBdr>
        <w:top w:val="none" w:sz="0" w:space="0" w:color="auto"/>
        <w:left w:val="none" w:sz="0" w:space="0" w:color="auto"/>
        <w:bottom w:val="none" w:sz="0" w:space="0" w:color="auto"/>
        <w:right w:val="none" w:sz="0" w:space="0" w:color="auto"/>
      </w:divBdr>
    </w:div>
    <w:div w:id="408230766">
      <w:bodyDiv w:val="1"/>
      <w:marLeft w:val="0"/>
      <w:marRight w:val="0"/>
      <w:marTop w:val="0"/>
      <w:marBottom w:val="0"/>
      <w:divBdr>
        <w:top w:val="none" w:sz="0" w:space="0" w:color="auto"/>
        <w:left w:val="none" w:sz="0" w:space="0" w:color="auto"/>
        <w:bottom w:val="none" w:sz="0" w:space="0" w:color="auto"/>
        <w:right w:val="none" w:sz="0" w:space="0" w:color="auto"/>
      </w:divBdr>
    </w:div>
    <w:div w:id="409162156">
      <w:bodyDiv w:val="1"/>
      <w:marLeft w:val="0"/>
      <w:marRight w:val="0"/>
      <w:marTop w:val="0"/>
      <w:marBottom w:val="0"/>
      <w:divBdr>
        <w:top w:val="none" w:sz="0" w:space="0" w:color="auto"/>
        <w:left w:val="none" w:sz="0" w:space="0" w:color="auto"/>
        <w:bottom w:val="none" w:sz="0" w:space="0" w:color="auto"/>
        <w:right w:val="none" w:sz="0" w:space="0" w:color="auto"/>
      </w:divBdr>
    </w:div>
    <w:div w:id="409470503">
      <w:bodyDiv w:val="1"/>
      <w:marLeft w:val="0"/>
      <w:marRight w:val="0"/>
      <w:marTop w:val="0"/>
      <w:marBottom w:val="0"/>
      <w:divBdr>
        <w:top w:val="none" w:sz="0" w:space="0" w:color="auto"/>
        <w:left w:val="none" w:sz="0" w:space="0" w:color="auto"/>
        <w:bottom w:val="none" w:sz="0" w:space="0" w:color="auto"/>
        <w:right w:val="none" w:sz="0" w:space="0" w:color="auto"/>
      </w:divBdr>
    </w:div>
    <w:div w:id="409667261">
      <w:bodyDiv w:val="1"/>
      <w:marLeft w:val="0"/>
      <w:marRight w:val="0"/>
      <w:marTop w:val="0"/>
      <w:marBottom w:val="0"/>
      <w:divBdr>
        <w:top w:val="none" w:sz="0" w:space="0" w:color="auto"/>
        <w:left w:val="none" w:sz="0" w:space="0" w:color="auto"/>
        <w:bottom w:val="none" w:sz="0" w:space="0" w:color="auto"/>
        <w:right w:val="none" w:sz="0" w:space="0" w:color="auto"/>
      </w:divBdr>
    </w:div>
    <w:div w:id="409817841">
      <w:bodyDiv w:val="1"/>
      <w:marLeft w:val="0"/>
      <w:marRight w:val="0"/>
      <w:marTop w:val="0"/>
      <w:marBottom w:val="0"/>
      <w:divBdr>
        <w:top w:val="none" w:sz="0" w:space="0" w:color="auto"/>
        <w:left w:val="none" w:sz="0" w:space="0" w:color="auto"/>
        <w:bottom w:val="none" w:sz="0" w:space="0" w:color="auto"/>
        <w:right w:val="none" w:sz="0" w:space="0" w:color="auto"/>
      </w:divBdr>
    </w:div>
    <w:div w:id="410125001">
      <w:bodyDiv w:val="1"/>
      <w:marLeft w:val="0"/>
      <w:marRight w:val="0"/>
      <w:marTop w:val="0"/>
      <w:marBottom w:val="0"/>
      <w:divBdr>
        <w:top w:val="none" w:sz="0" w:space="0" w:color="auto"/>
        <w:left w:val="none" w:sz="0" w:space="0" w:color="auto"/>
        <w:bottom w:val="none" w:sz="0" w:space="0" w:color="auto"/>
        <w:right w:val="none" w:sz="0" w:space="0" w:color="auto"/>
      </w:divBdr>
    </w:div>
    <w:div w:id="410351493">
      <w:bodyDiv w:val="1"/>
      <w:marLeft w:val="0"/>
      <w:marRight w:val="0"/>
      <w:marTop w:val="0"/>
      <w:marBottom w:val="0"/>
      <w:divBdr>
        <w:top w:val="none" w:sz="0" w:space="0" w:color="auto"/>
        <w:left w:val="none" w:sz="0" w:space="0" w:color="auto"/>
        <w:bottom w:val="none" w:sz="0" w:space="0" w:color="auto"/>
        <w:right w:val="none" w:sz="0" w:space="0" w:color="auto"/>
      </w:divBdr>
    </w:div>
    <w:div w:id="410546476">
      <w:bodyDiv w:val="1"/>
      <w:marLeft w:val="0"/>
      <w:marRight w:val="0"/>
      <w:marTop w:val="0"/>
      <w:marBottom w:val="0"/>
      <w:divBdr>
        <w:top w:val="none" w:sz="0" w:space="0" w:color="auto"/>
        <w:left w:val="none" w:sz="0" w:space="0" w:color="auto"/>
        <w:bottom w:val="none" w:sz="0" w:space="0" w:color="auto"/>
        <w:right w:val="none" w:sz="0" w:space="0" w:color="auto"/>
      </w:divBdr>
    </w:div>
    <w:div w:id="410930105">
      <w:bodyDiv w:val="1"/>
      <w:marLeft w:val="0"/>
      <w:marRight w:val="0"/>
      <w:marTop w:val="0"/>
      <w:marBottom w:val="0"/>
      <w:divBdr>
        <w:top w:val="none" w:sz="0" w:space="0" w:color="auto"/>
        <w:left w:val="none" w:sz="0" w:space="0" w:color="auto"/>
        <w:bottom w:val="none" w:sz="0" w:space="0" w:color="auto"/>
        <w:right w:val="none" w:sz="0" w:space="0" w:color="auto"/>
      </w:divBdr>
    </w:div>
    <w:div w:id="411242732">
      <w:bodyDiv w:val="1"/>
      <w:marLeft w:val="0"/>
      <w:marRight w:val="0"/>
      <w:marTop w:val="0"/>
      <w:marBottom w:val="0"/>
      <w:divBdr>
        <w:top w:val="none" w:sz="0" w:space="0" w:color="auto"/>
        <w:left w:val="none" w:sz="0" w:space="0" w:color="auto"/>
        <w:bottom w:val="none" w:sz="0" w:space="0" w:color="auto"/>
        <w:right w:val="none" w:sz="0" w:space="0" w:color="auto"/>
      </w:divBdr>
    </w:div>
    <w:div w:id="411585984">
      <w:bodyDiv w:val="1"/>
      <w:marLeft w:val="0"/>
      <w:marRight w:val="0"/>
      <w:marTop w:val="0"/>
      <w:marBottom w:val="0"/>
      <w:divBdr>
        <w:top w:val="none" w:sz="0" w:space="0" w:color="auto"/>
        <w:left w:val="none" w:sz="0" w:space="0" w:color="auto"/>
        <w:bottom w:val="none" w:sz="0" w:space="0" w:color="auto"/>
        <w:right w:val="none" w:sz="0" w:space="0" w:color="auto"/>
      </w:divBdr>
    </w:div>
    <w:div w:id="411704562">
      <w:bodyDiv w:val="1"/>
      <w:marLeft w:val="0"/>
      <w:marRight w:val="0"/>
      <w:marTop w:val="0"/>
      <w:marBottom w:val="0"/>
      <w:divBdr>
        <w:top w:val="none" w:sz="0" w:space="0" w:color="auto"/>
        <w:left w:val="none" w:sz="0" w:space="0" w:color="auto"/>
        <w:bottom w:val="none" w:sz="0" w:space="0" w:color="auto"/>
        <w:right w:val="none" w:sz="0" w:space="0" w:color="auto"/>
      </w:divBdr>
    </w:div>
    <w:div w:id="411705400">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
    <w:div w:id="411894742">
      <w:bodyDiv w:val="1"/>
      <w:marLeft w:val="0"/>
      <w:marRight w:val="0"/>
      <w:marTop w:val="0"/>
      <w:marBottom w:val="0"/>
      <w:divBdr>
        <w:top w:val="none" w:sz="0" w:space="0" w:color="auto"/>
        <w:left w:val="none" w:sz="0" w:space="0" w:color="auto"/>
        <w:bottom w:val="none" w:sz="0" w:space="0" w:color="auto"/>
        <w:right w:val="none" w:sz="0" w:space="0" w:color="auto"/>
      </w:divBdr>
    </w:div>
    <w:div w:id="412363925">
      <w:bodyDiv w:val="1"/>
      <w:marLeft w:val="0"/>
      <w:marRight w:val="0"/>
      <w:marTop w:val="0"/>
      <w:marBottom w:val="0"/>
      <w:divBdr>
        <w:top w:val="none" w:sz="0" w:space="0" w:color="auto"/>
        <w:left w:val="none" w:sz="0" w:space="0" w:color="auto"/>
        <w:bottom w:val="none" w:sz="0" w:space="0" w:color="auto"/>
        <w:right w:val="none" w:sz="0" w:space="0" w:color="auto"/>
      </w:divBdr>
    </w:div>
    <w:div w:id="412749503">
      <w:bodyDiv w:val="1"/>
      <w:marLeft w:val="0"/>
      <w:marRight w:val="0"/>
      <w:marTop w:val="0"/>
      <w:marBottom w:val="0"/>
      <w:divBdr>
        <w:top w:val="none" w:sz="0" w:space="0" w:color="auto"/>
        <w:left w:val="none" w:sz="0" w:space="0" w:color="auto"/>
        <w:bottom w:val="none" w:sz="0" w:space="0" w:color="auto"/>
        <w:right w:val="none" w:sz="0" w:space="0" w:color="auto"/>
      </w:divBdr>
    </w:div>
    <w:div w:id="412968761">
      <w:bodyDiv w:val="1"/>
      <w:marLeft w:val="0"/>
      <w:marRight w:val="0"/>
      <w:marTop w:val="0"/>
      <w:marBottom w:val="0"/>
      <w:divBdr>
        <w:top w:val="none" w:sz="0" w:space="0" w:color="auto"/>
        <w:left w:val="none" w:sz="0" w:space="0" w:color="auto"/>
        <w:bottom w:val="none" w:sz="0" w:space="0" w:color="auto"/>
        <w:right w:val="none" w:sz="0" w:space="0" w:color="auto"/>
      </w:divBdr>
    </w:div>
    <w:div w:id="413010100">
      <w:bodyDiv w:val="1"/>
      <w:marLeft w:val="0"/>
      <w:marRight w:val="0"/>
      <w:marTop w:val="0"/>
      <w:marBottom w:val="0"/>
      <w:divBdr>
        <w:top w:val="none" w:sz="0" w:space="0" w:color="auto"/>
        <w:left w:val="none" w:sz="0" w:space="0" w:color="auto"/>
        <w:bottom w:val="none" w:sz="0" w:space="0" w:color="auto"/>
        <w:right w:val="none" w:sz="0" w:space="0" w:color="auto"/>
      </w:divBdr>
    </w:div>
    <w:div w:id="413093643">
      <w:bodyDiv w:val="1"/>
      <w:marLeft w:val="0"/>
      <w:marRight w:val="0"/>
      <w:marTop w:val="0"/>
      <w:marBottom w:val="0"/>
      <w:divBdr>
        <w:top w:val="none" w:sz="0" w:space="0" w:color="auto"/>
        <w:left w:val="none" w:sz="0" w:space="0" w:color="auto"/>
        <w:bottom w:val="none" w:sz="0" w:space="0" w:color="auto"/>
        <w:right w:val="none" w:sz="0" w:space="0" w:color="auto"/>
      </w:divBdr>
    </w:div>
    <w:div w:id="414284236">
      <w:bodyDiv w:val="1"/>
      <w:marLeft w:val="0"/>
      <w:marRight w:val="0"/>
      <w:marTop w:val="0"/>
      <w:marBottom w:val="0"/>
      <w:divBdr>
        <w:top w:val="none" w:sz="0" w:space="0" w:color="auto"/>
        <w:left w:val="none" w:sz="0" w:space="0" w:color="auto"/>
        <w:bottom w:val="none" w:sz="0" w:space="0" w:color="auto"/>
        <w:right w:val="none" w:sz="0" w:space="0" w:color="auto"/>
      </w:divBdr>
    </w:div>
    <w:div w:id="414397387">
      <w:bodyDiv w:val="1"/>
      <w:marLeft w:val="0"/>
      <w:marRight w:val="0"/>
      <w:marTop w:val="0"/>
      <w:marBottom w:val="0"/>
      <w:divBdr>
        <w:top w:val="none" w:sz="0" w:space="0" w:color="auto"/>
        <w:left w:val="none" w:sz="0" w:space="0" w:color="auto"/>
        <w:bottom w:val="none" w:sz="0" w:space="0" w:color="auto"/>
        <w:right w:val="none" w:sz="0" w:space="0" w:color="auto"/>
      </w:divBdr>
    </w:div>
    <w:div w:id="414976713">
      <w:bodyDiv w:val="1"/>
      <w:marLeft w:val="0"/>
      <w:marRight w:val="0"/>
      <w:marTop w:val="0"/>
      <w:marBottom w:val="0"/>
      <w:divBdr>
        <w:top w:val="none" w:sz="0" w:space="0" w:color="auto"/>
        <w:left w:val="none" w:sz="0" w:space="0" w:color="auto"/>
        <w:bottom w:val="none" w:sz="0" w:space="0" w:color="auto"/>
        <w:right w:val="none" w:sz="0" w:space="0" w:color="auto"/>
      </w:divBdr>
    </w:div>
    <w:div w:id="415171414">
      <w:bodyDiv w:val="1"/>
      <w:marLeft w:val="0"/>
      <w:marRight w:val="0"/>
      <w:marTop w:val="0"/>
      <w:marBottom w:val="0"/>
      <w:divBdr>
        <w:top w:val="none" w:sz="0" w:space="0" w:color="auto"/>
        <w:left w:val="none" w:sz="0" w:space="0" w:color="auto"/>
        <w:bottom w:val="none" w:sz="0" w:space="0" w:color="auto"/>
        <w:right w:val="none" w:sz="0" w:space="0" w:color="auto"/>
      </w:divBdr>
    </w:div>
    <w:div w:id="415174744">
      <w:bodyDiv w:val="1"/>
      <w:marLeft w:val="0"/>
      <w:marRight w:val="0"/>
      <w:marTop w:val="0"/>
      <w:marBottom w:val="0"/>
      <w:divBdr>
        <w:top w:val="none" w:sz="0" w:space="0" w:color="auto"/>
        <w:left w:val="none" w:sz="0" w:space="0" w:color="auto"/>
        <w:bottom w:val="none" w:sz="0" w:space="0" w:color="auto"/>
        <w:right w:val="none" w:sz="0" w:space="0" w:color="auto"/>
      </w:divBdr>
    </w:div>
    <w:div w:id="415857038">
      <w:bodyDiv w:val="1"/>
      <w:marLeft w:val="0"/>
      <w:marRight w:val="0"/>
      <w:marTop w:val="0"/>
      <w:marBottom w:val="0"/>
      <w:divBdr>
        <w:top w:val="none" w:sz="0" w:space="0" w:color="auto"/>
        <w:left w:val="none" w:sz="0" w:space="0" w:color="auto"/>
        <w:bottom w:val="none" w:sz="0" w:space="0" w:color="auto"/>
        <w:right w:val="none" w:sz="0" w:space="0" w:color="auto"/>
      </w:divBdr>
    </w:div>
    <w:div w:id="416054142">
      <w:bodyDiv w:val="1"/>
      <w:marLeft w:val="0"/>
      <w:marRight w:val="0"/>
      <w:marTop w:val="0"/>
      <w:marBottom w:val="0"/>
      <w:divBdr>
        <w:top w:val="none" w:sz="0" w:space="0" w:color="auto"/>
        <w:left w:val="none" w:sz="0" w:space="0" w:color="auto"/>
        <w:bottom w:val="none" w:sz="0" w:space="0" w:color="auto"/>
        <w:right w:val="none" w:sz="0" w:space="0" w:color="auto"/>
      </w:divBdr>
    </w:div>
    <w:div w:id="416250811">
      <w:bodyDiv w:val="1"/>
      <w:marLeft w:val="0"/>
      <w:marRight w:val="0"/>
      <w:marTop w:val="0"/>
      <w:marBottom w:val="0"/>
      <w:divBdr>
        <w:top w:val="none" w:sz="0" w:space="0" w:color="auto"/>
        <w:left w:val="none" w:sz="0" w:space="0" w:color="auto"/>
        <w:bottom w:val="none" w:sz="0" w:space="0" w:color="auto"/>
        <w:right w:val="none" w:sz="0" w:space="0" w:color="auto"/>
      </w:divBdr>
    </w:div>
    <w:div w:id="416292656">
      <w:bodyDiv w:val="1"/>
      <w:marLeft w:val="0"/>
      <w:marRight w:val="0"/>
      <w:marTop w:val="0"/>
      <w:marBottom w:val="0"/>
      <w:divBdr>
        <w:top w:val="none" w:sz="0" w:space="0" w:color="auto"/>
        <w:left w:val="none" w:sz="0" w:space="0" w:color="auto"/>
        <w:bottom w:val="none" w:sz="0" w:space="0" w:color="auto"/>
        <w:right w:val="none" w:sz="0" w:space="0" w:color="auto"/>
      </w:divBdr>
    </w:div>
    <w:div w:id="416706807">
      <w:bodyDiv w:val="1"/>
      <w:marLeft w:val="0"/>
      <w:marRight w:val="0"/>
      <w:marTop w:val="0"/>
      <w:marBottom w:val="0"/>
      <w:divBdr>
        <w:top w:val="none" w:sz="0" w:space="0" w:color="auto"/>
        <w:left w:val="none" w:sz="0" w:space="0" w:color="auto"/>
        <w:bottom w:val="none" w:sz="0" w:space="0" w:color="auto"/>
        <w:right w:val="none" w:sz="0" w:space="0" w:color="auto"/>
      </w:divBdr>
    </w:div>
    <w:div w:id="417677054">
      <w:bodyDiv w:val="1"/>
      <w:marLeft w:val="0"/>
      <w:marRight w:val="0"/>
      <w:marTop w:val="0"/>
      <w:marBottom w:val="0"/>
      <w:divBdr>
        <w:top w:val="none" w:sz="0" w:space="0" w:color="auto"/>
        <w:left w:val="none" w:sz="0" w:space="0" w:color="auto"/>
        <w:bottom w:val="none" w:sz="0" w:space="0" w:color="auto"/>
        <w:right w:val="none" w:sz="0" w:space="0" w:color="auto"/>
      </w:divBdr>
    </w:div>
    <w:div w:id="417823856">
      <w:bodyDiv w:val="1"/>
      <w:marLeft w:val="0"/>
      <w:marRight w:val="0"/>
      <w:marTop w:val="0"/>
      <w:marBottom w:val="0"/>
      <w:divBdr>
        <w:top w:val="none" w:sz="0" w:space="0" w:color="auto"/>
        <w:left w:val="none" w:sz="0" w:space="0" w:color="auto"/>
        <w:bottom w:val="none" w:sz="0" w:space="0" w:color="auto"/>
        <w:right w:val="none" w:sz="0" w:space="0" w:color="auto"/>
      </w:divBdr>
    </w:div>
    <w:div w:id="418450270">
      <w:bodyDiv w:val="1"/>
      <w:marLeft w:val="0"/>
      <w:marRight w:val="0"/>
      <w:marTop w:val="0"/>
      <w:marBottom w:val="0"/>
      <w:divBdr>
        <w:top w:val="none" w:sz="0" w:space="0" w:color="auto"/>
        <w:left w:val="none" w:sz="0" w:space="0" w:color="auto"/>
        <w:bottom w:val="none" w:sz="0" w:space="0" w:color="auto"/>
        <w:right w:val="none" w:sz="0" w:space="0" w:color="auto"/>
      </w:divBdr>
    </w:div>
    <w:div w:id="418647621">
      <w:bodyDiv w:val="1"/>
      <w:marLeft w:val="0"/>
      <w:marRight w:val="0"/>
      <w:marTop w:val="0"/>
      <w:marBottom w:val="0"/>
      <w:divBdr>
        <w:top w:val="none" w:sz="0" w:space="0" w:color="auto"/>
        <w:left w:val="none" w:sz="0" w:space="0" w:color="auto"/>
        <w:bottom w:val="none" w:sz="0" w:space="0" w:color="auto"/>
        <w:right w:val="none" w:sz="0" w:space="0" w:color="auto"/>
      </w:divBdr>
    </w:div>
    <w:div w:id="418865382">
      <w:bodyDiv w:val="1"/>
      <w:marLeft w:val="0"/>
      <w:marRight w:val="0"/>
      <w:marTop w:val="0"/>
      <w:marBottom w:val="0"/>
      <w:divBdr>
        <w:top w:val="none" w:sz="0" w:space="0" w:color="auto"/>
        <w:left w:val="none" w:sz="0" w:space="0" w:color="auto"/>
        <w:bottom w:val="none" w:sz="0" w:space="0" w:color="auto"/>
        <w:right w:val="none" w:sz="0" w:space="0" w:color="auto"/>
      </w:divBdr>
    </w:div>
    <w:div w:id="418983754">
      <w:bodyDiv w:val="1"/>
      <w:marLeft w:val="0"/>
      <w:marRight w:val="0"/>
      <w:marTop w:val="0"/>
      <w:marBottom w:val="0"/>
      <w:divBdr>
        <w:top w:val="none" w:sz="0" w:space="0" w:color="auto"/>
        <w:left w:val="none" w:sz="0" w:space="0" w:color="auto"/>
        <w:bottom w:val="none" w:sz="0" w:space="0" w:color="auto"/>
        <w:right w:val="none" w:sz="0" w:space="0" w:color="auto"/>
      </w:divBdr>
    </w:div>
    <w:div w:id="419445882">
      <w:bodyDiv w:val="1"/>
      <w:marLeft w:val="0"/>
      <w:marRight w:val="0"/>
      <w:marTop w:val="0"/>
      <w:marBottom w:val="0"/>
      <w:divBdr>
        <w:top w:val="none" w:sz="0" w:space="0" w:color="auto"/>
        <w:left w:val="none" w:sz="0" w:space="0" w:color="auto"/>
        <w:bottom w:val="none" w:sz="0" w:space="0" w:color="auto"/>
        <w:right w:val="none" w:sz="0" w:space="0" w:color="auto"/>
      </w:divBdr>
    </w:div>
    <w:div w:id="419720132">
      <w:bodyDiv w:val="1"/>
      <w:marLeft w:val="0"/>
      <w:marRight w:val="0"/>
      <w:marTop w:val="0"/>
      <w:marBottom w:val="0"/>
      <w:divBdr>
        <w:top w:val="none" w:sz="0" w:space="0" w:color="auto"/>
        <w:left w:val="none" w:sz="0" w:space="0" w:color="auto"/>
        <w:bottom w:val="none" w:sz="0" w:space="0" w:color="auto"/>
        <w:right w:val="none" w:sz="0" w:space="0" w:color="auto"/>
      </w:divBdr>
    </w:div>
    <w:div w:id="419759197">
      <w:bodyDiv w:val="1"/>
      <w:marLeft w:val="0"/>
      <w:marRight w:val="0"/>
      <w:marTop w:val="0"/>
      <w:marBottom w:val="0"/>
      <w:divBdr>
        <w:top w:val="none" w:sz="0" w:space="0" w:color="auto"/>
        <w:left w:val="none" w:sz="0" w:space="0" w:color="auto"/>
        <w:bottom w:val="none" w:sz="0" w:space="0" w:color="auto"/>
        <w:right w:val="none" w:sz="0" w:space="0" w:color="auto"/>
      </w:divBdr>
    </w:div>
    <w:div w:id="420302559">
      <w:bodyDiv w:val="1"/>
      <w:marLeft w:val="0"/>
      <w:marRight w:val="0"/>
      <w:marTop w:val="0"/>
      <w:marBottom w:val="0"/>
      <w:divBdr>
        <w:top w:val="none" w:sz="0" w:space="0" w:color="auto"/>
        <w:left w:val="none" w:sz="0" w:space="0" w:color="auto"/>
        <w:bottom w:val="none" w:sz="0" w:space="0" w:color="auto"/>
        <w:right w:val="none" w:sz="0" w:space="0" w:color="auto"/>
      </w:divBdr>
    </w:div>
    <w:div w:id="420638470">
      <w:bodyDiv w:val="1"/>
      <w:marLeft w:val="0"/>
      <w:marRight w:val="0"/>
      <w:marTop w:val="0"/>
      <w:marBottom w:val="0"/>
      <w:divBdr>
        <w:top w:val="none" w:sz="0" w:space="0" w:color="auto"/>
        <w:left w:val="none" w:sz="0" w:space="0" w:color="auto"/>
        <w:bottom w:val="none" w:sz="0" w:space="0" w:color="auto"/>
        <w:right w:val="none" w:sz="0" w:space="0" w:color="auto"/>
      </w:divBdr>
    </w:div>
    <w:div w:id="420950993">
      <w:bodyDiv w:val="1"/>
      <w:marLeft w:val="0"/>
      <w:marRight w:val="0"/>
      <w:marTop w:val="0"/>
      <w:marBottom w:val="0"/>
      <w:divBdr>
        <w:top w:val="none" w:sz="0" w:space="0" w:color="auto"/>
        <w:left w:val="none" w:sz="0" w:space="0" w:color="auto"/>
        <w:bottom w:val="none" w:sz="0" w:space="0" w:color="auto"/>
        <w:right w:val="none" w:sz="0" w:space="0" w:color="auto"/>
      </w:divBdr>
    </w:div>
    <w:div w:id="421073843">
      <w:bodyDiv w:val="1"/>
      <w:marLeft w:val="0"/>
      <w:marRight w:val="0"/>
      <w:marTop w:val="0"/>
      <w:marBottom w:val="0"/>
      <w:divBdr>
        <w:top w:val="none" w:sz="0" w:space="0" w:color="auto"/>
        <w:left w:val="none" w:sz="0" w:space="0" w:color="auto"/>
        <w:bottom w:val="none" w:sz="0" w:space="0" w:color="auto"/>
        <w:right w:val="none" w:sz="0" w:space="0" w:color="auto"/>
      </w:divBdr>
    </w:div>
    <w:div w:id="421145322">
      <w:bodyDiv w:val="1"/>
      <w:marLeft w:val="0"/>
      <w:marRight w:val="0"/>
      <w:marTop w:val="0"/>
      <w:marBottom w:val="0"/>
      <w:divBdr>
        <w:top w:val="none" w:sz="0" w:space="0" w:color="auto"/>
        <w:left w:val="none" w:sz="0" w:space="0" w:color="auto"/>
        <w:bottom w:val="none" w:sz="0" w:space="0" w:color="auto"/>
        <w:right w:val="none" w:sz="0" w:space="0" w:color="auto"/>
      </w:divBdr>
    </w:div>
    <w:div w:id="421217746">
      <w:bodyDiv w:val="1"/>
      <w:marLeft w:val="0"/>
      <w:marRight w:val="0"/>
      <w:marTop w:val="0"/>
      <w:marBottom w:val="0"/>
      <w:divBdr>
        <w:top w:val="none" w:sz="0" w:space="0" w:color="auto"/>
        <w:left w:val="none" w:sz="0" w:space="0" w:color="auto"/>
        <w:bottom w:val="none" w:sz="0" w:space="0" w:color="auto"/>
        <w:right w:val="none" w:sz="0" w:space="0" w:color="auto"/>
      </w:divBdr>
    </w:div>
    <w:div w:id="421799305">
      <w:bodyDiv w:val="1"/>
      <w:marLeft w:val="0"/>
      <w:marRight w:val="0"/>
      <w:marTop w:val="0"/>
      <w:marBottom w:val="0"/>
      <w:divBdr>
        <w:top w:val="none" w:sz="0" w:space="0" w:color="auto"/>
        <w:left w:val="none" w:sz="0" w:space="0" w:color="auto"/>
        <w:bottom w:val="none" w:sz="0" w:space="0" w:color="auto"/>
        <w:right w:val="none" w:sz="0" w:space="0" w:color="auto"/>
      </w:divBdr>
    </w:div>
    <w:div w:id="422772776">
      <w:bodyDiv w:val="1"/>
      <w:marLeft w:val="0"/>
      <w:marRight w:val="0"/>
      <w:marTop w:val="0"/>
      <w:marBottom w:val="0"/>
      <w:divBdr>
        <w:top w:val="none" w:sz="0" w:space="0" w:color="auto"/>
        <w:left w:val="none" w:sz="0" w:space="0" w:color="auto"/>
        <w:bottom w:val="none" w:sz="0" w:space="0" w:color="auto"/>
        <w:right w:val="none" w:sz="0" w:space="0" w:color="auto"/>
      </w:divBdr>
    </w:div>
    <w:div w:id="422995133">
      <w:bodyDiv w:val="1"/>
      <w:marLeft w:val="0"/>
      <w:marRight w:val="0"/>
      <w:marTop w:val="0"/>
      <w:marBottom w:val="0"/>
      <w:divBdr>
        <w:top w:val="none" w:sz="0" w:space="0" w:color="auto"/>
        <w:left w:val="none" w:sz="0" w:space="0" w:color="auto"/>
        <w:bottom w:val="none" w:sz="0" w:space="0" w:color="auto"/>
        <w:right w:val="none" w:sz="0" w:space="0" w:color="auto"/>
      </w:divBdr>
    </w:div>
    <w:div w:id="423040658">
      <w:bodyDiv w:val="1"/>
      <w:marLeft w:val="0"/>
      <w:marRight w:val="0"/>
      <w:marTop w:val="0"/>
      <w:marBottom w:val="0"/>
      <w:divBdr>
        <w:top w:val="none" w:sz="0" w:space="0" w:color="auto"/>
        <w:left w:val="none" w:sz="0" w:space="0" w:color="auto"/>
        <w:bottom w:val="none" w:sz="0" w:space="0" w:color="auto"/>
        <w:right w:val="none" w:sz="0" w:space="0" w:color="auto"/>
      </w:divBdr>
    </w:div>
    <w:div w:id="423499688">
      <w:bodyDiv w:val="1"/>
      <w:marLeft w:val="0"/>
      <w:marRight w:val="0"/>
      <w:marTop w:val="0"/>
      <w:marBottom w:val="0"/>
      <w:divBdr>
        <w:top w:val="none" w:sz="0" w:space="0" w:color="auto"/>
        <w:left w:val="none" w:sz="0" w:space="0" w:color="auto"/>
        <w:bottom w:val="none" w:sz="0" w:space="0" w:color="auto"/>
        <w:right w:val="none" w:sz="0" w:space="0" w:color="auto"/>
      </w:divBdr>
    </w:div>
    <w:div w:id="424807180">
      <w:bodyDiv w:val="1"/>
      <w:marLeft w:val="0"/>
      <w:marRight w:val="0"/>
      <w:marTop w:val="0"/>
      <w:marBottom w:val="0"/>
      <w:divBdr>
        <w:top w:val="none" w:sz="0" w:space="0" w:color="auto"/>
        <w:left w:val="none" w:sz="0" w:space="0" w:color="auto"/>
        <w:bottom w:val="none" w:sz="0" w:space="0" w:color="auto"/>
        <w:right w:val="none" w:sz="0" w:space="0" w:color="auto"/>
      </w:divBdr>
    </w:div>
    <w:div w:id="424809481">
      <w:bodyDiv w:val="1"/>
      <w:marLeft w:val="0"/>
      <w:marRight w:val="0"/>
      <w:marTop w:val="0"/>
      <w:marBottom w:val="0"/>
      <w:divBdr>
        <w:top w:val="none" w:sz="0" w:space="0" w:color="auto"/>
        <w:left w:val="none" w:sz="0" w:space="0" w:color="auto"/>
        <w:bottom w:val="none" w:sz="0" w:space="0" w:color="auto"/>
        <w:right w:val="none" w:sz="0" w:space="0" w:color="auto"/>
      </w:divBdr>
    </w:div>
    <w:div w:id="425346018">
      <w:bodyDiv w:val="1"/>
      <w:marLeft w:val="0"/>
      <w:marRight w:val="0"/>
      <w:marTop w:val="0"/>
      <w:marBottom w:val="0"/>
      <w:divBdr>
        <w:top w:val="none" w:sz="0" w:space="0" w:color="auto"/>
        <w:left w:val="none" w:sz="0" w:space="0" w:color="auto"/>
        <w:bottom w:val="none" w:sz="0" w:space="0" w:color="auto"/>
        <w:right w:val="none" w:sz="0" w:space="0" w:color="auto"/>
      </w:divBdr>
    </w:div>
    <w:div w:id="425460447">
      <w:bodyDiv w:val="1"/>
      <w:marLeft w:val="0"/>
      <w:marRight w:val="0"/>
      <w:marTop w:val="0"/>
      <w:marBottom w:val="0"/>
      <w:divBdr>
        <w:top w:val="none" w:sz="0" w:space="0" w:color="auto"/>
        <w:left w:val="none" w:sz="0" w:space="0" w:color="auto"/>
        <w:bottom w:val="none" w:sz="0" w:space="0" w:color="auto"/>
        <w:right w:val="none" w:sz="0" w:space="0" w:color="auto"/>
      </w:divBdr>
    </w:div>
    <w:div w:id="426386692">
      <w:bodyDiv w:val="1"/>
      <w:marLeft w:val="0"/>
      <w:marRight w:val="0"/>
      <w:marTop w:val="0"/>
      <w:marBottom w:val="0"/>
      <w:divBdr>
        <w:top w:val="none" w:sz="0" w:space="0" w:color="auto"/>
        <w:left w:val="none" w:sz="0" w:space="0" w:color="auto"/>
        <w:bottom w:val="none" w:sz="0" w:space="0" w:color="auto"/>
        <w:right w:val="none" w:sz="0" w:space="0" w:color="auto"/>
      </w:divBdr>
    </w:div>
    <w:div w:id="427426688">
      <w:bodyDiv w:val="1"/>
      <w:marLeft w:val="0"/>
      <w:marRight w:val="0"/>
      <w:marTop w:val="0"/>
      <w:marBottom w:val="0"/>
      <w:divBdr>
        <w:top w:val="none" w:sz="0" w:space="0" w:color="auto"/>
        <w:left w:val="none" w:sz="0" w:space="0" w:color="auto"/>
        <w:bottom w:val="none" w:sz="0" w:space="0" w:color="auto"/>
        <w:right w:val="none" w:sz="0" w:space="0" w:color="auto"/>
      </w:divBdr>
    </w:div>
    <w:div w:id="429468086">
      <w:bodyDiv w:val="1"/>
      <w:marLeft w:val="0"/>
      <w:marRight w:val="0"/>
      <w:marTop w:val="0"/>
      <w:marBottom w:val="0"/>
      <w:divBdr>
        <w:top w:val="none" w:sz="0" w:space="0" w:color="auto"/>
        <w:left w:val="none" w:sz="0" w:space="0" w:color="auto"/>
        <w:bottom w:val="none" w:sz="0" w:space="0" w:color="auto"/>
        <w:right w:val="none" w:sz="0" w:space="0" w:color="auto"/>
      </w:divBdr>
    </w:div>
    <w:div w:id="430051987">
      <w:bodyDiv w:val="1"/>
      <w:marLeft w:val="0"/>
      <w:marRight w:val="0"/>
      <w:marTop w:val="0"/>
      <w:marBottom w:val="0"/>
      <w:divBdr>
        <w:top w:val="none" w:sz="0" w:space="0" w:color="auto"/>
        <w:left w:val="none" w:sz="0" w:space="0" w:color="auto"/>
        <w:bottom w:val="none" w:sz="0" w:space="0" w:color="auto"/>
        <w:right w:val="none" w:sz="0" w:space="0" w:color="auto"/>
      </w:divBdr>
    </w:div>
    <w:div w:id="430273036">
      <w:bodyDiv w:val="1"/>
      <w:marLeft w:val="0"/>
      <w:marRight w:val="0"/>
      <w:marTop w:val="0"/>
      <w:marBottom w:val="0"/>
      <w:divBdr>
        <w:top w:val="none" w:sz="0" w:space="0" w:color="auto"/>
        <w:left w:val="none" w:sz="0" w:space="0" w:color="auto"/>
        <w:bottom w:val="none" w:sz="0" w:space="0" w:color="auto"/>
        <w:right w:val="none" w:sz="0" w:space="0" w:color="auto"/>
      </w:divBdr>
    </w:div>
    <w:div w:id="430323663">
      <w:bodyDiv w:val="1"/>
      <w:marLeft w:val="0"/>
      <w:marRight w:val="0"/>
      <w:marTop w:val="0"/>
      <w:marBottom w:val="0"/>
      <w:divBdr>
        <w:top w:val="none" w:sz="0" w:space="0" w:color="auto"/>
        <w:left w:val="none" w:sz="0" w:space="0" w:color="auto"/>
        <w:bottom w:val="none" w:sz="0" w:space="0" w:color="auto"/>
        <w:right w:val="none" w:sz="0" w:space="0" w:color="auto"/>
      </w:divBdr>
    </w:div>
    <w:div w:id="430779472">
      <w:bodyDiv w:val="1"/>
      <w:marLeft w:val="0"/>
      <w:marRight w:val="0"/>
      <w:marTop w:val="0"/>
      <w:marBottom w:val="0"/>
      <w:divBdr>
        <w:top w:val="none" w:sz="0" w:space="0" w:color="auto"/>
        <w:left w:val="none" w:sz="0" w:space="0" w:color="auto"/>
        <w:bottom w:val="none" w:sz="0" w:space="0" w:color="auto"/>
        <w:right w:val="none" w:sz="0" w:space="0" w:color="auto"/>
      </w:divBdr>
    </w:div>
    <w:div w:id="431122960">
      <w:bodyDiv w:val="1"/>
      <w:marLeft w:val="0"/>
      <w:marRight w:val="0"/>
      <w:marTop w:val="0"/>
      <w:marBottom w:val="0"/>
      <w:divBdr>
        <w:top w:val="none" w:sz="0" w:space="0" w:color="auto"/>
        <w:left w:val="none" w:sz="0" w:space="0" w:color="auto"/>
        <w:bottom w:val="none" w:sz="0" w:space="0" w:color="auto"/>
        <w:right w:val="none" w:sz="0" w:space="0" w:color="auto"/>
      </w:divBdr>
    </w:div>
    <w:div w:id="431631465">
      <w:bodyDiv w:val="1"/>
      <w:marLeft w:val="0"/>
      <w:marRight w:val="0"/>
      <w:marTop w:val="0"/>
      <w:marBottom w:val="0"/>
      <w:divBdr>
        <w:top w:val="none" w:sz="0" w:space="0" w:color="auto"/>
        <w:left w:val="none" w:sz="0" w:space="0" w:color="auto"/>
        <w:bottom w:val="none" w:sz="0" w:space="0" w:color="auto"/>
        <w:right w:val="none" w:sz="0" w:space="0" w:color="auto"/>
      </w:divBdr>
    </w:div>
    <w:div w:id="431979299">
      <w:bodyDiv w:val="1"/>
      <w:marLeft w:val="0"/>
      <w:marRight w:val="0"/>
      <w:marTop w:val="0"/>
      <w:marBottom w:val="0"/>
      <w:divBdr>
        <w:top w:val="none" w:sz="0" w:space="0" w:color="auto"/>
        <w:left w:val="none" w:sz="0" w:space="0" w:color="auto"/>
        <w:bottom w:val="none" w:sz="0" w:space="0" w:color="auto"/>
        <w:right w:val="none" w:sz="0" w:space="0" w:color="auto"/>
      </w:divBdr>
    </w:div>
    <w:div w:id="432550834">
      <w:bodyDiv w:val="1"/>
      <w:marLeft w:val="0"/>
      <w:marRight w:val="0"/>
      <w:marTop w:val="0"/>
      <w:marBottom w:val="0"/>
      <w:divBdr>
        <w:top w:val="none" w:sz="0" w:space="0" w:color="auto"/>
        <w:left w:val="none" w:sz="0" w:space="0" w:color="auto"/>
        <w:bottom w:val="none" w:sz="0" w:space="0" w:color="auto"/>
        <w:right w:val="none" w:sz="0" w:space="0" w:color="auto"/>
      </w:divBdr>
    </w:div>
    <w:div w:id="432627262">
      <w:bodyDiv w:val="1"/>
      <w:marLeft w:val="0"/>
      <w:marRight w:val="0"/>
      <w:marTop w:val="0"/>
      <w:marBottom w:val="0"/>
      <w:divBdr>
        <w:top w:val="none" w:sz="0" w:space="0" w:color="auto"/>
        <w:left w:val="none" w:sz="0" w:space="0" w:color="auto"/>
        <w:bottom w:val="none" w:sz="0" w:space="0" w:color="auto"/>
        <w:right w:val="none" w:sz="0" w:space="0" w:color="auto"/>
      </w:divBdr>
    </w:div>
    <w:div w:id="432634219">
      <w:bodyDiv w:val="1"/>
      <w:marLeft w:val="0"/>
      <w:marRight w:val="0"/>
      <w:marTop w:val="0"/>
      <w:marBottom w:val="0"/>
      <w:divBdr>
        <w:top w:val="none" w:sz="0" w:space="0" w:color="auto"/>
        <w:left w:val="none" w:sz="0" w:space="0" w:color="auto"/>
        <w:bottom w:val="none" w:sz="0" w:space="0" w:color="auto"/>
        <w:right w:val="none" w:sz="0" w:space="0" w:color="auto"/>
      </w:divBdr>
    </w:div>
    <w:div w:id="433088190">
      <w:bodyDiv w:val="1"/>
      <w:marLeft w:val="0"/>
      <w:marRight w:val="0"/>
      <w:marTop w:val="0"/>
      <w:marBottom w:val="0"/>
      <w:divBdr>
        <w:top w:val="none" w:sz="0" w:space="0" w:color="auto"/>
        <w:left w:val="none" w:sz="0" w:space="0" w:color="auto"/>
        <w:bottom w:val="none" w:sz="0" w:space="0" w:color="auto"/>
        <w:right w:val="none" w:sz="0" w:space="0" w:color="auto"/>
      </w:divBdr>
    </w:div>
    <w:div w:id="433522035">
      <w:bodyDiv w:val="1"/>
      <w:marLeft w:val="0"/>
      <w:marRight w:val="0"/>
      <w:marTop w:val="0"/>
      <w:marBottom w:val="0"/>
      <w:divBdr>
        <w:top w:val="none" w:sz="0" w:space="0" w:color="auto"/>
        <w:left w:val="none" w:sz="0" w:space="0" w:color="auto"/>
        <w:bottom w:val="none" w:sz="0" w:space="0" w:color="auto"/>
        <w:right w:val="none" w:sz="0" w:space="0" w:color="auto"/>
      </w:divBdr>
    </w:div>
    <w:div w:id="433668509">
      <w:bodyDiv w:val="1"/>
      <w:marLeft w:val="0"/>
      <w:marRight w:val="0"/>
      <w:marTop w:val="0"/>
      <w:marBottom w:val="0"/>
      <w:divBdr>
        <w:top w:val="none" w:sz="0" w:space="0" w:color="auto"/>
        <w:left w:val="none" w:sz="0" w:space="0" w:color="auto"/>
        <w:bottom w:val="none" w:sz="0" w:space="0" w:color="auto"/>
        <w:right w:val="none" w:sz="0" w:space="0" w:color="auto"/>
      </w:divBdr>
    </w:div>
    <w:div w:id="433742804">
      <w:bodyDiv w:val="1"/>
      <w:marLeft w:val="0"/>
      <w:marRight w:val="0"/>
      <w:marTop w:val="0"/>
      <w:marBottom w:val="0"/>
      <w:divBdr>
        <w:top w:val="none" w:sz="0" w:space="0" w:color="auto"/>
        <w:left w:val="none" w:sz="0" w:space="0" w:color="auto"/>
        <w:bottom w:val="none" w:sz="0" w:space="0" w:color="auto"/>
        <w:right w:val="none" w:sz="0" w:space="0" w:color="auto"/>
      </w:divBdr>
    </w:div>
    <w:div w:id="433868561">
      <w:bodyDiv w:val="1"/>
      <w:marLeft w:val="0"/>
      <w:marRight w:val="0"/>
      <w:marTop w:val="0"/>
      <w:marBottom w:val="0"/>
      <w:divBdr>
        <w:top w:val="none" w:sz="0" w:space="0" w:color="auto"/>
        <w:left w:val="none" w:sz="0" w:space="0" w:color="auto"/>
        <w:bottom w:val="none" w:sz="0" w:space="0" w:color="auto"/>
        <w:right w:val="none" w:sz="0" w:space="0" w:color="auto"/>
      </w:divBdr>
    </w:div>
    <w:div w:id="434907528">
      <w:bodyDiv w:val="1"/>
      <w:marLeft w:val="0"/>
      <w:marRight w:val="0"/>
      <w:marTop w:val="0"/>
      <w:marBottom w:val="0"/>
      <w:divBdr>
        <w:top w:val="none" w:sz="0" w:space="0" w:color="auto"/>
        <w:left w:val="none" w:sz="0" w:space="0" w:color="auto"/>
        <w:bottom w:val="none" w:sz="0" w:space="0" w:color="auto"/>
        <w:right w:val="none" w:sz="0" w:space="0" w:color="auto"/>
      </w:divBdr>
    </w:div>
    <w:div w:id="435295970">
      <w:bodyDiv w:val="1"/>
      <w:marLeft w:val="0"/>
      <w:marRight w:val="0"/>
      <w:marTop w:val="0"/>
      <w:marBottom w:val="0"/>
      <w:divBdr>
        <w:top w:val="none" w:sz="0" w:space="0" w:color="auto"/>
        <w:left w:val="none" w:sz="0" w:space="0" w:color="auto"/>
        <w:bottom w:val="none" w:sz="0" w:space="0" w:color="auto"/>
        <w:right w:val="none" w:sz="0" w:space="0" w:color="auto"/>
      </w:divBdr>
    </w:div>
    <w:div w:id="435710160">
      <w:bodyDiv w:val="1"/>
      <w:marLeft w:val="0"/>
      <w:marRight w:val="0"/>
      <w:marTop w:val="0"/>
      <w:marBottom w:val="0"/>
      <w:divBdr>
        <w:top w:val="none" w:sz="0" w:space="0" w:color="auto"/>
        <w:left w:val="none" w:sz="0" w:space="0" w:color="auto"/>
        <w:bottom w:val="none" w:sz="0" w:space="0" w:color="auto"/>
        <w:right w:val="none" w:sz="0" w:space="0" w:color="auto"/>
      </w:divBdr>
    </w:div>
    <w:div w:id="435835984">
      <w:bodyDiv w:val="1"/>
      <w:marLeft w:val="0"/>
      <w:marRight w:val="0"/>
      <w:marTop w:val="0"/>
      <w:marBottom w:val="0"/>
      <w:divBdr>
        <w:top w:val="none" w:sz="0" w:space="0" w:color="auto"/>
        <w:left w:val="none" w:sz="0" w:space="0" w:color="auto"/>
        <w:bottom w:val="none" w:sz="0" w:space="0" w:color="auto"/>
        <w:right w:val="none" w:sz="0" w:space="0" w:color="auto"/>
      </w:divBdr>
    </w:div>
    <w:div w:id="436027008">
      <w:bodyDiv w:val="1"/>
      <w:marLeft w:val="0"/>
      <w:marRight w:val="0"/>
      <w:marTop w:val="0"/>
      <w:marBottom w:val="0"/>
      <w:divBdr>
        <w:top w:val="none" w:sz="0" w:space="0" w:color="auto"/>
        <w:left w:val="none" w:sz="0" w:space="0" w:color="auto"/>
        <w:bottom w:val="none" w:sz="0" w:space="0" w:color="auto"/>
        <w:right w:val="none" w:sz="0" w:space="0" w:color="auto"/>
      </w:divBdr>
    </w:div>
    <w:div w:id="436143776">
      <w:bodyDiv w:val="1"/>
      <w:marLeft w:val="0"/>
      <w:marRight w:val="0"/>
      <w:marTop w:val="0"/>
      <w:marBottom w:val="0"/>
      <w:divBdr>
        <w:top w:val="none" w:sz="0" w:space="0" w:color="auto"/>
        <w:left w:val="none" w:sz="0" w:space="0" w:color="auto"/>
        <w:bottom w:val="none" w:sz="0" w:space="0" w:color="auto"/>
        <w:right w:val="none" w:sz="0" w:space="0" w:color="auto"/>
      </w:divBdr>
    </w:div>
    <w:div w:id="436800288">
      <w:bodyDiv w:val="1"/>
      <w:marLeft w:val="0"/>
      <w:marRight w:val="0"/>
      <w:marTop w:val="0"/>
      <w:marBottom w:val="0"/>
      <w:divBdr>
        <w:top w:val="none" w:sz="0" w:space="0" w:color="auto"/>
        <w:left w:val="none" w:sz="0" w:space="0" w:color="auto"/>
        <w:bottom w:val="none" w:sz="0" w:space="0" w:color="auto"/>
        <w:right w:val="none" w:sz="0" w:space="0" w:color="auto"/>
      </w:divBdr>
    </w:div>
    <w:div w:id="437288015">
      <w:bodyDiv w:val="1"/>
      <w:marLeft w:val="0"/>
      <w:marRight w:val="0"/>
      <w:marTop w:val="0"/>
      <w:marBottom w:val="0"/>
      <w:divBdr>
        <w:top w:val="none" w:sz="0" w:space="0" w:color="auto"/>
        <w:left w:val="none" w:sz="0" w:space="0" w:color="auto"/>
        <w:bottom w:val="none" w:sz="0" w:space="0" w:color="auto"/>
        <w:right w:val="none" w:sz="0" w:space="0" w:color="auto"/>
      </w:divBdr>
    </w:div>
    <w:div w:id="437795082">
      <w:bodyDiv w:val="1"/>
      <w:marLeft w:val="0"/>
      <w:marRight w:val="0"/>
      <w:marTop w:val="0"/>
      <w:marBottom w:val="0"/>
      <w:divBdr>
        <w:top w:val="none" w:sz="0" w:space="0" w:color="auto"/>
        <w:left w:val="none" w:sz="0" w:space="0" w:color="auto"/>
        <w:bottom w:val="none" w:sz="0" w:space="0" w:color="auto"/>
        <w:right w:val="none" w:sz="0" w:space="0" w:color="auto"/>
      </w:divBdr>
    </w:div>
    <w:div w:id="437797991">
      <w:bodyDiv w:val="1"/>
      <w:marLeft w:val="0"/>
      <w:marRight w:val="0"/>
      <w:marTop w:val="0"/>
      <w:marBottom w:val="0"/>
      <w:divBdr>
        <w:top w:val="none" w:sz="0" w:space="0" w:color="auto"/>
        <w:left w:val="none" w:sz="0" w:space="0" w:color="auto"/>
        <w:bottom w:val="none" w:sz="0" w:space="0" w:color="auto"/>
        <w:right w:val="none" w:sz="0" w:space="0" w:color="auto"/>
      </w:divBdr>
    </w:div>
    <w:div w:id="437919753">
      <w:bodyDiv w:val="1"/>
      <w:marLeft w:val="0"/>
      <w:marRight w:val="0"/>
      <w:marTop w:val="0"/>
      <w:marBottom w:val="0"/>
      <w:divBdr>
        <w:top w:val="none" w:sz="0" w:space="0" w:color="auto"/>
        <w:left w:val="none" w:sz="0" w:space="0" w:color="auto"/>
        <w:bottom w:val="none" w:sz="0" w:space="0" w:color="auto"/>
        <w:right w:val="none" w:sz="0" w:space="0" w:color="auto"/>
      </w:divBdr>
    </w:div>
    <w:div w:id="438070039">
      <w:bodyDiv w:val="1"/>
      <w:marLeft w:val="0"/>
      <w:marRight w:val="0"/>
      <w:marTop w:val="0"/>
      <w:marBottom w:val="0"/>
      <w:divBdr>
        <w:top w:val="none" w:sz="0" w:space="0" w:color="auto"/>
        <w:left w:val="none" w:sz="0" w:space="0" w:color="auto"/>
        <w:bottom w:val="none" w:sz="0" w:space="0" w:color="auto"/>
        <w:right w:val="none" w:sz="0" w:space="0" w:color="auto"/>
      </w:divBdr>
    </w:div>
    <w:div w:id="438449099">
      <w:bodyDiv w:val="1"/>
      <w:marLeft w:val="0"/>
      <w:marRight w:val="0"/>
      <w:marTop w:val="0"/>
      <w:marBottom w:val="0"/>
      <w:divBdr>
        <w:top w:val="none" w:sz="0" w:space="0" w:color="auto"/>
        <w:left w:val="none" w:sz="0" w:space="0" w:color="auto"/>
        <w:bottom w:val="none" w:sz="0" w:space="0" w:color="auto"/>
        <w:right w:val="none" w:sz="0" w:space="0" w:color="auto"/>
      </w:divBdr>
    </w:div>
    <w:div w:id="438449232">
      <w:bodyDiv w:val="1"/>
      <w:marLeft w:val="0"/>
      <w:marRight w:val="0"/>
      <w:marTop w:val="0"/>
      <w:marBottom w:val="0"/>
      <w:divBdr>
        <w:top w:val="none" w:sz="0" w:space="0" w:color="auto"/>
        <w:left w:val="none" w:sz="0" w:space="0" w:color="auto"/>
        <w:bottom w:val="none" w:sz="0" w:space="0" w:color="auto"/>
        <w:right w:val="none" w:sz="0" w:space="0" w:color="auto"/>
      </w:divBdr>
    </w:div>
    <w:div w:id="438987404">
      <w:bodyDiv w:val="1"/>
      <w:marLeft w:val="0"/>
      <w:marRight w:val="0"/>
      <w:marTop w:val="0"/>
      <w:marBottom w:val="0"/>
      <w:divBdr>
        <w:top w:val="none" w:sz="0" w:space="0" w:color="auto"/>
        <w:left w:val="none" w:sz="0" w:space="0" w:color="auto"/>
        <w:bottom w:val="none" w:sz="0" w:space="0" w:color="auto"/>
        <w:right w:val="none" w:sz="0" w:space="0" w:color="auto"/>
      </w:divBdr>
    </w:div>
    <w:div w:id="439224974">
      <w:bodyDiv w:val="1"/>
      <w:marLeft w:val="0"/>
      <w:marRight w:val="0"/>
      <w:marTop w:val="0"/>
      <w:marBottom w:val="0"/>
      <w:divBdr>
        <w:top w:val="none" w:sz="0" w:space="0" w:color="auto"/>
        <w:left w:val="none" w:sz="0" w:space="0" w:color="auto"/>
        <w:bottom w:val="none" w:sz="0" w:space="0" w:color="auto"/>
        <w:right w:val="none" w:sz="0" w:space="0" w:color="auto"/>
      </w:divBdr>
    </w:div>
    <w:div w:id="439878135">
      <w:bodyDiv w:val="1"/>
      <w:marLeft w:val="0"/>
      <w:marRight w:val="0"/>
      <w:marTop w:val="0"/>
      <w:marBottom w:val="0"/>
      <w:divBdr>
        <w:top w:val="none" w:sz="0" w:space="0" w:color="auto"/>
        <w:left w:val="none" w:sz="0" w:space="0" w:color="auto"/>
        <w:bottom w:val="none" w:sz="0" w:space="0" w:color="auto"/>
        <w:right w:val="none" w:sz="0" w:space="0" w:color="auto"/>
      </w:divBdr>
    </w:div>
    <w:div w:id="441146458">
      <w:bodyDiv w:val="1"/>
      <w:marLeft w:val="0"/>
      <w:marRight w:val="0"/>
      <w:marTop w:val="0"/>
      <w:marBottom w:val="0"/>
      <w:divBdr>
        <w:top w:val="none" w:sz="0" w:space="0" w:color="auto"/>
        <w:left w:val="none" w:sz="0" w:space="0" w:color="auto"/>
        <w:bottom w:val="none" w:sz="0" w:space="0" w:color="auto"/>
        <w:right w:val="none" w:sz="0" w:space="0" w:color="auto"/>
      </w:divBdr>
    </w:div>
    <w:div w:id="441262360">
      <w:bodyDiv w:val="1"/>
      <w:marLeft w:val="0"/>
      <w:marRight w:val="0"/>
      <w:marTop w:val="0"/>
      <w:marBottom w:val="0"/>
      <w:divBdr>
        <w:top w:val="none" w:sz="0" w:space="0" w:color="auto"/>
        <w:left w:val="none" w:sz="0" w:space="0" w:color="auto"/>
        <w:bottom w:val="none" w:sz="0" w:space="0" w:color="auto"/>
        <w:right w:val="none" w:sz="0" w:space="0" w:color="auto"/>
      </w:divBdr>
    </w:div>
    <w:div w:id="441337904">
      <w:bodyDiv w:val="1"/>
      <w:marLeft w:val="0"/>
      <w:marRight w:val="0"/>
      <w:marTop w:val="0"/>
      <w:marBottom w:val="0"/>
      <w:divBdr>
        <w:top w:val="none" w:sz="0" w:space="0" w:color="auto"/>
        <w:left w:val="none" w:sz="0" w:space="0" w:color="auto"/>
        <w:bottom w:val="none" w:sz="0" w:space="0" w:color="auto"/>
        <w:right w:val="none" w:sz="0" w:space="0" w:color="auto"/>
      </w:divBdr>
    </w:div>
    <w:div w:id="442193854">
      <w:bodyDiv w:val="1"/>
      <w:marLeft w:val="0"/>
      <w:marRight w:val="0"/>
      <w:marTop w:val="0"/>
      <w:marBottom w:val="0"/>
      <w:divBdr>
        <w:top w:val="none" w:sz="0" w:space="0" w:color="auto"/>
        <w:left w:val="none" w:sz="0" w:space="0" w:color="auto"/>
        <w:bottom w:val="none" w:sz="0" w:space="0" w:color="auto"/>
        <w:right w:val="none" w:sz="0" w:space="0" w:color="auto"/>
      </w:divBdr>
    </w:div>
    <w:div w:id="442460759">
      <w:bodyDiv w:val="1"/>
      <w:marLeft w:val="0"/>
      <w:marRight w:val="0"/>
      <w:marTop w:val="0"/>
      <w:marBottom w:val="0"/>
      <w:divBdr>
        <w:top w:val="none" w:sz="0" w:space="0" w:color="auto"/>
        <w:left w:val="none" w:sz="0" w:space="0" w:color="auto"/>
        <w:bottom w:val="none" w:sz="0" w:space="0" w:color="auto"/>
        <w:right w:val="none" w:sz="0" w:space="0" w:color="auto"/>
      </w:divBdr>
    </w:div>
    <w:div w:id="442581896">
      <w:bodyDiv w:val="1"/>
      <w:marLeft w:val="0"/>
      <w:marRight w:val="0"/>
      <w:marTop w:val="0"/>
      <w:marBottom w:val="0"/>
      <w:divBdr>
        <w:top w:val="none" w:sz="0" w:space="0" w:color="auto"/>
        <w:left w:val="none" w:sz="0" w:space="0" w:color="auto"/>
        <w:bottom w:val="none" w:sz="0" w:space="0" w:color="auto"/>
        <w:right w:val="none" w:sz="0" w:space="0" w:color="auto"/>
      </w:divBdr>
    </w:div>
    <w:div w:id="442966758">
      <w:bodyDiv w:val="1"/>
      <w:marLeft w:val="0"/>
      <w:marRight w:val="0"/>
      <w:marTop w:val="0"/>
      <w:marBottom w:val="0"/>
      <w:divBdr>
        <w:top w:val="none" w:sz="0" w:space="0" w:color="auto"/>
        <w:left w:val="none" w:sz="0" w:space="0" w:color="auto"/>
        <w:bottom w:val="none" w:sz="0" w:space="0" w:color="auto"/>
        <w:right w:val="none" w:sz="0" w:space="0" w:color="auto"/>
      </w:divBdr>
    </w:div>
    <w:div w:id="444933772">
      <w:bodyDiv w:val="1"/>
      <w:marLeft w:val="0"/>
      <w:marRight w:val="0"/>
      <w:marTop w:val="0"/>
      <w:marBottom w:val="0"/>
      <w:divBdr>
        <w:top w:val="none" w:sz="0" w:space="0" w:color="auto"/>
        <w:left w:val="none" w:sz="0" w:space="0" w:color="auto"/>
        <w:bottom w:val="none" w:sz="0" w:space="0" w:color="auto"/>
        <w:right w:val="none" w:sz="0" w:space="0" w:color="auto"/>
      </w:divBdr>
    </w:div>
    <w:div w:id="445004065">
      <w:bodyDiv w:val="1"/>
      <w:marLeft w:val="0"/>
      <w:marRight w:val="0"/>
      <w:marTop w:val="0"/>
      <w:marBottom w:val="0"/>
      <w:divBdr>
        <w:top w:val="none" w:sz="0" w:space="0" w:color="auto"/>
        <w:left w:val="none" w:sz="0" w:space="0" w:color="auto"/>
        <w:bottom w:val="none" w:sz="0" w:space="0" w:color="auto"/>
        <w:right w:val="none" w:sz="0" w:space="0" w:color="auto"/>
      </w:divBdr>
    </w:div>
    <w:div w:id="445320118">
      <w:bodyDiv w:val="1"/>
      <w:marLeft w:val="0"/>
      <w:marRight w:val="0"/>
      <w:marTop w:val="0"/>
      <w:marBottom w:val="0"/>
      <w:divBdr>
        <w:top w:val="none" w:sz="0" w:space="0" w:color="auto"/>
        <w:left w:val="none" w:sz="0" w:space="0" w:color="auto"/>
        <w:bottom w:val="none" w:sz="0" w:space="0" w:color="auto"/>
        <w:right w:val="none" w:sz="0" w:space="0" w:color="auto"/>
      </w:divBdr>
    </w:div>
    <w:div w:id="445731409">
      <w:bodyDiv w:val="1"/>
      <w:marLeft w:val="0"/>
      <w:marRight w:val="0"/>
      <w:marTop w:val="0"/>
      <w:marBottom w:val="0"/>
      <w:divBdr>
        <w:top w:val="none" w:sz="0" w:space="0" w:color="auto"/>
        <w:left w:val="none" w:sz="0" w:space="0" w:color="auto"/>
        <w:bottom w:val="none" w:sz="0" w:space="0" w:color="auto"/>
        <w:right w:val="none" w:sz="0" w:space="0" w:color="auto"/>
      </w:divBdr>
    </w:div>
    <w:div w:id="445854511">
      <w:bodyDiv w:val="1"/>
      <w:marLeft w:val="0"/>
      <w:marRight w:val="0"/>
      <w:marTop w:val="0"/>
      <w:marBottom w:val="0"/>
      <w:divBdr>
        <w:top w:val="none" w:sz="0" w:space="0" w:color="auto"/>
        <w:left w:val="none" w:sz="0" w:space="0" w:color="auto"/>
        <w:bottom w:val="none" w:sz="0" w:space="0" w:color="auto"/>
        <w:right w:val="none" w:sz="0" w:space="0" w:color="auto"/>
      </w:divBdr>
    </w:div>
    <w:div w:id="446320127">
      <w:bodyDiv w:val="1"/>
      <w:marLeft w:val="0"/>
      <w:marRight w:val="0"/>
      <w:marTop w:val="0"/>
      <w:marBottom w:val="0"/>
      <w:divBdr>
        <w:top w:val="none" w:sz="0" w:space="0" w:color="auto"/>
        <w:left w:val="none" w:sz="0" w:space="0" w:color="auto"/>
        <w:bottom w:val="none" w:sz="0" w:space="0" w:color="auto"/>
        <w:right w:val="none" w:sz="0" w:space="0" w:color="auto"/>
      </w:divBdr>
    </w:div>
    <w:div w:id="446973566">
      <w:bodyDiv w:val="1"/>
      <w:marLeft w:val="0"/>
      <w:marRight w:val="0"/>
      <w:marTop w:val="0"/>
      <w:marBottom w:val="0"/>
      <w:divBdr>
        <w:top w:val="none" w:sz="0" w:space="0" w:color="auto"/>
        <w:left w:val="none" w:sz="0" w:space="0" w:color="auto"/>
        <w:bottom w:val="none" w:sz="0" w:space="0" w:color="auto"/>
        <w:right w:val="none" w:sz="0" w:space="0" w:color="auto"/>
      </w:divBdr>
    </w:div>
    <w:div w:id="447092246">
      <w:bodyDiv w:val="1"/>
      <w:marLeft w:val="0"/>
      <w:marRight w:val="0"/>
      <w:marTop w:val="0"/>
      <w:marBottom w:val="0"/>
      <w:divBdr>
        <w:top w:val="none" w:sz="0" w:space="0" w:color="auto"/>
        <w:left w:val="none" w:sz="0" w:space="0" w:color="auto"/>
        <w:bottom w:val="none" w:sz="0" w:space="0" w:color="auto"/>
        <w:right w:val="none" w:sz="0" w:space="0" w:color="auto"/>
      </w:divBdr>
    </w:div>
    <w:div w:id="447434982">
      <w:bodyDiv w:val="1"/>
      <w:marLeft w:val="0"/>
      <w:marRight w:val="0"/>
      <w:marTop w:val="0"/>
      <w:marBottom w:val="0"/>
      <w:divBdr>
        <w:top w:val="none" w:sz="0" w:space="0" w:color="auto"/>
        <w:left w:val="none" w:sz="0" w:space="0" w:color="auto"/>
        <w:bottom w:val="none" w:sz="0" w:space="0" w:color="auto"/>
        <w:right w:val="none" w:sz="0" w:space="0" w:color="auto"/>
      </w:divBdr>
    </w:div>
    <w:div w:id="447623603">
      <w:bodyDiv w:val="1"/>
      <w:marLeft w:val="0"/>
      <w:marRight w:val="0"/>
      <w:marTop w:val="0"/>
      <w:marBottom w:val="0"/>
      <w:divBdr>
        <w:top w:val="none" w:sz="0" w:space="0" w:color="auto"/>
        <w:left w:val="none" w:sz="0" w:space="0" w:color="auto"/>
        <w:bottom w:val="none" w:sz="0" w:space="0" w:color="auto"/>
        <w:right w:val="none" w:sz="0" w:space="0" w:color="auto"/>
      </w:divBdr>
    </w:div>
    <w:div w:id="447624358">
      <w:bodyDiv w:val="1"/>
      <w:marLeft w:val="0"/>
      <w:marRight w:val="0"/>
      <w:marTop w:val="0"/>
      <w:marBottom w:val="0"/>
      <w:divBdr>
        <w:top w:val="none" w:sz="0" w:space="0" w:color="auto"/>
        <w:left w:val="none" w:sz="0" w:space="0" w:color="auto"/>
        <w:bottom w:val="none" w:sz="0" w:space="0" w:color="auto"/>
        <w:right w:val="none" w:sz="0" w:space="0" w:color="auto"/>
      </w:divBdr>
    </w:div>
    <w:div w:id="447894403">
      <w:bodyDiv w:val="1"/>
      <w:marLeft w:val="0"/>
      <w:marRight w:val="0"/>
      <w:marTop w:val="0"/>
      <w:marBottom w:val="0"/>
      <w:divBdr>
        <w:top w:val="none" w:sz="0" w:space="0" w:color="auto"/>
        <w:left w:val="none" w:sz="0" w:space="0" w:color="auto"/>
        <w:bottom w:val="none" w:sz="0" w:space="0" w:color="auto"/>
        <w:right w:val="none" w:sz="0" w:space="0" w:color="auto"/>
      </w:divBdr>
    </w:div>
    <w:div w:id="449208752">
      <w:bodyDiv w:val="1"/>
      <w:marLeft w:val="0"/>
      <w:marRight w:val="0"/>
      <w:marTop w:val="0"/>
      <w:marBottom w:val="0"/>
      <w:divBdr>
        <w:top w:val="none" w:sz="0" w:space="0" w:color="auto"/>
        <w:left w:val="none" w:sz="0" w:space="0" w:color="auto"/>
        <w:bottom w:val="none" w:sz="0" w:space="0" w:color="auto"/>
        <w:right w:val="none" w:sz="0" w:space="0" w:color="auto"/>
      </w:divBdr>
    </w:div>
    <w:div w:id="449249673">
      <w:bodyDiv w:val="1"/>
      <w:marLeft w:val="0"/>
      <w:marRight w:val="0"/>
      <w:marTop w:val="0"/>
      <w:marBottom w:val="0"/>
      <w:divBdr>
        <w:top w:val="none" w:sz="0" w:space="0" w:color="auto"/>
        <w:left w:val="none" w:sz="0" w:space="0" w:color="auto"/>
        <w:bottom w:val="none" w:sz="0" w:space="0" w:color="auto"/>
        <w:right w:val="none" w:sz="0" w:space="0" w:color="auto"/>
      </w:divBdr>
    </w:div>
    <w:div w:id="450173821">
      <w:bodyDiv w:val="1"/>
      <w:marLeft w:val="0"/>
      <w:marRight w:val="0"/>
      <w:marTop w:val="0"/>
      <w:marBottom w:val="0"/>
      <w:divBdr>
        <w:top w:val="none" w:sz="0" w:space="0" w:color="auto"/>
        <w:left w:val="none" w:sz="0" w:space="0" w:color="auto"/>
        <w:bottom w:val="none" w:sz="0" w:space="0" w:color="auto"/>
        <w:right w:val="none" w:sz="0" w:space="0" w:color="auto"/>
      </w:divBdr>
    </w:div>
    <w:div w:id="451825667">
      <w:bodyDiv w:val="1"/>
      <w:marLeft w:val="0"/>
      <w:marRight w:val="0"/>
      <w:marTop w:val="0"/>
      <w:marBottom w:val="0"/>
      <w:divBdr>
        <w:top w:val="none" w:sz="0" w:space="0" w:color="auto"/>
        <w:left w:val="none" w:sz="0" w:space="0" w:color="auto"/>
        <w:bottom w:val="none" w:sz="0" w:space="0" w:color="auto"/>
        <w:right w:val="none" w:sz="0" w:space="0" w:color="auto"/>
      </w:divBdr>
    </w:div>
    <w:div w:id="452141465">
      <w:bodyDiv w:val="1"/>
      <w:marLeft w:val="0"/>
      <w:marRight w:val="0"/>
      <w:marTop w:val="0"/>
      <w:marBottom w:val="0"/>
      <w:divBdr>
        <w:top w:val="none" w:sz="0" w:space="0" w:color="auto"/>
        <w:left w:val="none" w:sz="0" w:space="0" w:color="auto"/>
        <w:bottom w:val="none" w:sz="0" w:space="0" w:color="auto"/>
        <w:right w:val="none" w:sz="0" w:space="0" w:color="auto"/>
      </w:divBdr>
    </w:div>
    <w:div w:id="452942573">
      <w:bodyDiv w:val="1"/>
      <w:marLeft w:val="0"/>
      <w:marRight w:val="0"/>
      <w:marTop w:val="0"/>
      <w:marBottom w:val="0"/>
      <w:divBdr>
        <w:top w:val="none" w:sz="0" w:space="0" w:color="auto"/>
        <w:left w:val="none" w:sz="0" w:space="0" w:color="auto"/>
        <w:bottom w:val="none" w:sz="0" w:space="0" w:color="auto"/>
        <w:right w:val="none" w:sz="0" w:space="0" w:color="auto"/>
      </w:divBdr>
    </w:div>
    <w:div w:id="453409348">
      <w:bodyDiv w:val="1"/>
      <w:marLeft w:val="0"/>
      <w:marRight w:val="0"/>
      <w:marTop w:val="0"/>
      <w:marBottom w:val="0"/>
      <w:divBdr>
        <w:top w:val="none" w:sz="0" w:space="0" w:color="auto"/>
        <w:left w:val="none" w:sz="0" w:space="0" w:color="auto"/>
        <w:bottom w:val="none" w:sz="0" w:space="0" w:color="auto"/>
        <w:right w:val="none" w:sz="0" w:space="0" w:color="auto"/>
      </w:divBdr>
    </w:div>
    <w:div w:id="453446691">
      <w:bodyDiv w:val="1"/>
      <w:marLeft w:val="0"/>
      <w:marRight w:val="0"/>
      <w:marTop w:val="0"/>
      <w:marBottom w:val="0"/>
      <w:divBdr>
        <w:top w:val="none" w:sz="0" w:space="0" w:color="auto"/>
        <w:left w:val="none" w:sz="0" w:space="0" w:color="auto"/>
        <w:bottom w:val="none" w:sz="0" w:space="0" w:color="auto"/>
        <w:right w:val="none" w:sz="0" w:space="0" w:color="auto"/>
      </w:divBdr>
    </w:div>
    <w:div w:id="454175524">
      <w:bodyDiv w:val="1"/>
      <w:marLeft w:val="0"/>
      <w:marRight w:val="0"/>
      <w:marTop w:val="0"/>
      <w:marBottom w:val="0"/>
      <w:divBdr>
        <w:top w:val="none" w:sz="0" w:space="0" w:color="auto"/>
        <w:left w:val="none" w:sz="0" w:space="0" w:color="auto"/>
        <w:bottom w:val="none" w:sz="0" w:space="0" w:color="auto"/>
        <w:right w:val="none" w:sz="0" w:space="0" w:color="auto"/>
      </w:divBdr>
    </w:div>
    <w:div w:id="455684922">
      <w:bodyDiv w:val="1"/>
      <w:marLeft w:val="0"/>
      <w:marRight w:val="0"/>
      <w:marTop w:val="0"/>
      <w:marBottom w:val="0"/>
      <w:divBdr>
        <w:top w:val="none" w:sz="0" w:space="0" w:color="auto"/>
        <w:left w:val="none" w:sz="0" w:space="0" w:color="auto"/>
        <w:bottom w:val="none" w:sz="0" w:space="0" w:color="auto"/>
        <w:right w:val="none" w:sz="0" w:space="0" w:color="auto"/>
      </w:divBdr>
    </w:div>
    <w:div w:id="456683012">
      <w:bodyDiv w:val="1"/>
      <w:marLeft w:val="0"/>
      <w:marRight w:val="0"/>
      <w:marTop w:val="0"/>
      <w:marBottom w:val="0"/>
      <w:divBdr>
        <w:top w:val="none" w:sz="0" w:space="0" w:color="auto"/>
        <w:left w:val="none" w:sz="0" w:space="0" w:color="auto"/>
        <w:bottom w:val="none" w:sz="0" w:space="0" w:color="auto"/>
        <w:right w:val="none" w:sz="0" w:space="0" w:color="auto"/>
      </w:divBdr>
    </w:div>
    <w:div w:id="457916915">
      <w:bodyDiv w:val="1"/>
      <w:marLeft w:val="0"/>
      <w:marRight w:val="0"/>
      <w:marTop w:val="0"/>
      <w:marBottom w:val="0"/>
      <w:divBdr>
        <w:top w:val="none" w:sz="0" w:space="0" w:color="auto"/>
        <w:left w:val="none" w:sz="0" w:space="0" w:color="auto"/>
        <w:bottom w:val="none" w:sz="0" w:space="0" w:color="auto"/>
        <w:right w:val="none" w:sz="0" w:space="0" w:color="auto"/>
      </w:divBdr>
    </w:div>
    <w:div w:id="458299412">
      <w:bodyDiv w:val="1"/>
      <w:marLeft w:val="0"/>
      <w:marRight w:val="0"/>
      <w:marTop w:val="0"/>
      <w:marBottom w:val="0"/>
      <w:divBdr>
        <w:top w:val="none" w:sz="0" w:space="0" w:color="auto"/>
        <w:left w:val="none" w:sz="0" w:space="0" w:color="auto"/>
        <w:bottom w:val="none" w:sz="0" w:space="0" w:color="auto"/>
        <w:right w:val="none" w:sz="0" w:space="0" w:color="auto"/>
      </w:divBdr>
    </w:div>
    <w:div w:id="458300938">
      <w:bodyDiv w:val="1"/>
      <w:marLeft w:val="0"/>
      <w:marRight w:val="0"/>
      <w:marTop w:val="0"/>
      <w:marBottom w:val="0"/>
      <w:divBdr>
        <w:top w:val="none" w:sz="0" w:space="0" w:color="auto"/>
        <w:left w:val="none" w:sz="0" w:space="0" w:color="auto"/>
        <w:bottom w:val="none" w:sz="0" w:space="0" w:color="auto"/>
        <w:right w:val="none" w:sz="0" w:space="0" w:color="auto"/>
      </w:divBdr>
    </w:div>
    <w:div w:id="458888352">
      <w:bodyDiv w:val="1"/>
      <w:marLeft w:val="0"/>
      <w:marRight w:val="0"/>
      <w:marTop w:val="0"/>
      <w:marBottom w:val="0"/>
      <w:divBdr>
        <w:top w:val="none" w:sz="0" w:space="0" w:color="auto"/>
        <w:left w:val="none" w:sz="0" w:space="0" w:color="auto"/>
        <w:bottom w:val="none" w:sz="0" w:space="0" w:color="auto"/>
        <w:right w:val="none" w:sz="0" w:space="0" w:color="auto"/>
      </w:divBdr>
    </w:div>
    <w:div w:id="459541449">
      <w:bodyDiv w:val="1"/>
      <w:marLeft w:val="0"/>
      <w:marRight w:val="0"/>
      <w:marTop w:val="0"/>
      <w:marBottom w:val="0"/>
      <w:divBdr>
        <w:top w:val="none" w:sz="0" w:space="0" w:color="auto"/>
        <w:left w:val="none" w:sz="0" w:space="0" w:color="auto"/>
        <w:bottom w:val="none" w:sz="0" w:space="0" w:color="auto"/>
        <w:right w:val="none" w:sz="0" w:space="0" w:color="auto"/>
      </w:divBdr>
    </w:div>
    <w:div w:id="459962723">
      <w:bodyDiv w:val="1"/>
      <w:marLeft w:val="0"/>
      <w:marRight w:val="0"/>
      <w:marTop w:val="0"/>
      <w:marBottom w:val="0"/>
      <w:divBdr>
        <w:top w:val="none" w:sz="0" w:space="0" w:color="auto"/>
        <w:left w:val="none" w:sz="0" w:space="0" w:color="auto"/>
        <w:bottom w:val="none" w:sz="0" w:space="0" w:color="auto"/>
        <w:right w:val="none" w:sz="0" w:space="0" w:color="auto"/>
      </w:divBdr>
    </w:div>
    <w:div w:id="460080112">
      <w:bodyDiv w:val="1"/>
      <w:marLeft w:val="0"/>
      <w:marRight w:val="0"/>
      <w:marTop w:val="0"/>
      <w:marBottom w:val="0"/>
      <w:divBdr>
        <w:top w:val="none" w:sz="0" w:space="0" w:color="auto"/>
        <w:left w:val="none" w:sz="0" w:space="0" w:color="auto"/>
        <w:bottom w:val="none" w:sz="0" w:space="0" w:color="auto"/>
        <w:right w:val="none" w:sz="0" w:space="0" w:color="auto"/>
      </w:divBdr>
    </w:div>
    <w:div w:id="460150543">
      <w:bodyDiv w:val="1"/>
      <w:marLeft w:val="0"/>
      <w:marRight w:val="0"/>
      <w:marTop w:val="0"/>
      <w:marBottom w:val="0"/>
      <w:divBdr>
        <w:top w:val="none" w:sz="0" w:space="0" w:color="auto"/>
        <w:left w:val="none" w:sz="0" w:space="0" w:color="auto"/>
        <w:bottom w:val="none" w:sz="0" w:space="0" w:color="auto"/>
        <w:right w:val="none" w:sz="0" w:space="0" w:color="auto"/>
      </w:divBdr>
    </w:div>
    <w:div w:id="460617839">
      <w:bodyDiv w:val="1"/>
      <w:marLeft w:val="0"/>
      <w:marRight w:val="0"/>
      <w:marTop w:val="0"/>
      <w:marBottom w:val="0"/>
      <w:divBdr>
        <w:top w:val="none" w:sz="0" w:space="0" w:color="auto"/>
        <w:left w:val="none" w:sz="0" w:space="0" w:color="auto"/>
        <w:bottom w:val="none" w:sz="0" w:space="0" w:color="auto"/>
        <w:right w:val="none" w:sz="0" w:space="0" w:color="auto"/>
      </w:divBdr>
    </w:div>
    <w:div w:id="460727000">
      <w:bodyDiv w:val="1"/>
      <w:marLeft w:val="0"/>
      <w:marRight w:val="0"/>
      <w:marTop w:val="0"/>
      <w:marBottom w:val="0"/>
      <w:divBdr>
        <w:top w:val="none" w:sz="0" w:space="0" w:color="auto"/>
        <w:left w:val="none" w:sz="0" w:space="0" w:color="auto"/>
        <w:bottom w:val="none" w:sz="0" w:space="0" w:color="auto"/>
        <w:right w:val="none" w:sz="0" w:space="0" w:color="auto"/>
      </w:divBdr>
    </w:div>
    <w:div w:id="461113381">
      <w:bodyDiv w:val="1"/>
      <w:marLeft w:val="0"/>
      <w:marRight w:val="0"/>
      <w:marTop w:val="0"/>
      <w:marBottom w:val="0"/>
      <w:divBdr>
        <w:top w:val="none" w:sz="0" w:space="0" w:color="auto"/>
        <w:left w:val="none" w:sz="0" w:space="0" w:color="auto"/>
        <w:bottom w:val="none" w:sz="0" w:space="0" w:color="auto"/>
        <w:right w:val="none" w:sz="0" w:space="0" w:color="auto"/>
      </w:divBdr>
    </w:div>
    <w:div w:id="461122888">
      <w:bodyDiv w:val="1"/>
      <w:marLeft w:val="0"/>
      <w:marRight w:val="0"/>
      <w:marTop w:val="0"/>
      <w:marBottom w:val="0"/>
      <w:divBdr>
        <w:top w:val="none" w:sz="0" w:space="0" w:color="auto"/>
        <w:left w:val="none" w:sz="0" w:space="0" w:color="auto"/>
        <w:bottom w:val="none" w:sz="0" w:space="0" w:color="auto"/>
        <w:right w:val="none" w:sz="0" w:space="0" w:color="auto"/>
      </w:divBdr>
    </w:div>
    <w:div w:id="461193827">
      <w:bodyDiv w:val="1"/>
      <w:marLeft w:val="0"/>
      <w:marRight w:val="0"/>
      <w:marTop w:val="0"/>
      <w:marBottom w:val="0"/>
      <w:divBdr>
        <w:top w:val="none" w:sz="0" w:space="0" w:color="auto"/>
        <w:left w:val="none" w:sz="0" w:space="0" w:color="auto"/>
        <w:bottom w:val="none" w:sz="0" w:space="0" w:color="auto"/>
        <w:right w:val="none" w:sz="0" w:space="0" w:color="auto"/>
      </w:divBdr>
    </w:div>
    <w:div w:id="461390148">
      <w:bodyDiv w:val="1"/>
      <w:marLeft w:val="0"/>
      <w:marRight w:val="0"/>
      <w:marTop w:val="0"/>
      <w:marBottom w:val="0"/>
      <w:divBdr>
        <w:top w:val="none" w:sz="0" w:space="0" w:color="auto"/>
        <w:left w:val="none" w:sz="0" w:space="0" w:color="auto"/>
        <w:bottom w:val="none" w:sz="0" w:space="0" w:color="auto"/>
        <w:right w:val="none" w:sz="0" w:space="0" w:color="auto"/>
      </w:divBdr>
    </w:div>
    <w:div w:id="462236038">
      <w:bodyDiv w:val="1"/>
      <w:marLeft w:val="0"/>
      <w:marRight w:val="0"/>
      <w:marTop w:val="0"/>
      <w:marBottom w:val="0"/>
      <w:divBdr>
        <w:top w:val="none" w:sz="0" w:space="0" w:color="auto"/>
        <w:left w:val="none" w:sz="0" w:space="0" w:color="auto"/>
        <w:bottom w:val="none" w:sz="0" w:space="0" w:color="auto"/>
        <w:right w:val="none" w:sz="0" w:space="0" w:color="auto"/>
      </w:divBdr>
    </w:div>
    <w:div w:id="462428661">
      <w:bodyDiv w:val="1"/>
      <w:marLeft w:val="0"/>
      <w:marRight w:val="0"/>
      <w:marTop w:val="0"/>
      <w:marBottom w:val="0"/>
      <w:divBdr>
        <w:top w:val="none" w:sz="0" w:space="0" w:color="auto"/>
        <w:left w:val="none" w:sz="0" w:space="0" w:color="auto"/>
        <w:bottom w:val="none" w:sz="0" w:space="0" w:color="auto"/>
        <w:right w:val="none" w:sz="0" w:space="0" w:color="auto"/>
      </w:divBdr>
    </w:div>
    <w:div w:id="462575055">
      <w:bodyDiv w:val="1"/>
      <w:marLeft w:val="0"/>
      <w:marRight w:val="0"/>
      <w:marTop w:val="0"/>
      <w:marBottom w:val="0"/>
      <w:divBdr>
        <w:top w:val="none" w:sz="0" w:space="0" w:color="auto"/>
        <w:left w:val="none" w:sz="0" w:space="0" w:color="auto"/>
        <w:bottom w:val="none" w:sz="0" w:space="0" w:color="auto"/>
        <w:right w:val="none" w:sz="0" w:space="0" w:color="auto"/>
      </w:divBdr>
    </w:div>
    <w:div w:id="462886592">
      <w:bodyDiv w:val="1"/>
      <w:marLeft w:val="0"/>
      <w:marRight w:val="0"/>
      <w:marTop w:val="0"/>
      <w:marBottom w:val="0"/>
      <w:divBdr>
        <w:top w:val="none" w:sz="0" w:space="0" w:color="auto"/>
        <w:left w:val="none" w:sz="0" w:space="0" w:color="auto"/>
        <w:bottom w:val="none" w:sz="0" w:space="0" w:color="auto"/>
        <w:right w:val="none" w:sz="0" w:space="0" w:color="auto"/>
      </w:divBdr>
    </w:div>
    <w:div w:id="463543777">
      <w:bodyDiv w:val="1"/>
      <w:marLeft w:val="0"/>
      <w:marRight w:val="0"/>
      <w:marTop w:val="0"/>
      <w:marBottom w:val="0"/>
      <w:divBdr>
        <w:top w:val="none" w:sz="0" w:space="0" w:color="auto"/>
        <w:left w:val="none" w:sz="0" w:space="0" w:color="auto"/>
        <w:bottom w:val="none" w:sz="0" w:space="0" w:color="auto"/>
        <w:right w:val="none" w:sz="0" w:space="0" w:color="auto"/>
      </w:divBdr>
    </w:div>
    <w:div w:id="464012699">
      <w:bodyDiv w:val="1"/>
      <w:marLeft w:val="0"/>
      <w:marRight w:val="0"/>
      <w:marTop w:val="0"/>
      <w:marBottom w:val="0"/>
      <w:divBdr>
        <w:top w:val="none" w:sz="0" w:space="0" w:color="auto"/>
        <w:left w:val="none" w:sz="0" w:space="0" w:color="auto"/>
        <w:bottom w:val="none" w:sz="0" w:space="0" w:color="auto"/>
        <w:right w:val="none" w:sz="0" w:space="0" w:color="auto"/>
      </w:divBdr>
    </w:div>
    <w:div w:id="464203353">
      <w:bodyDiv w:val="1"/>
      <w:marLeft w:val="0"/>
      <w:marRight w:val="0"/>
      <w:marTop w:val="0"/>
      <w:marBottom w:val="0"/>
      <w:divBdr>
        <w:top w:val="none" w:sz="0" w:space="0" w:color="auto"/>
        <w:left w:val="none" w:sz="0" w:space="0" w:color="auto"/>
        <w:bottom w:val="none" w:sz="0" w:space="0" w:color="auto"/>
        <w:right w:val="none" w:sz="0" w:space="0" w:color="auto"/>
      </w:divBdr>
    </w:div>
    <w:div w:id="464280760">
      <w:bodyDiv w:val="1"/>
      <w:marLeft w:val="0"/>
      <w:marRight w:val="0"/>
      <w:marTop w:val="0"/>
      <w:marBottom w:val="0"/>
      <w:divBdr>
        <w:top w:val="none" w:sz="0" w:space="0" w:color="auto"/>
        <w:left w:val="none" w:sz="0" w:space="0" w:color="auto"/>
        <w:bottom w:val="none" w:sz="0" w:space="0" w:color="auto"/>
        <w:right w:val="none" w:sz="0" w:space="0" w:color="auto"/>
      </w:divBdr>
    </w:div>
    <w:div w:id="464591161">
      <w:bodyDiv w:val="1"/>
      <w:marLeft w:val="0"/>
      <w:marRight w:val="0"/>
      <w:marTop w:val="0"/>
      <w:marBottom w:val="0"/>
      <w:divBdr>
        <w:top w:val="none" w:sz="0" w:space="0" w:color="auto"/>
        <w:left w:val="none" w:sz="0" w:space="0" w:color="auto"/>
        <w:bottom w:val="none" w:sz="0" w:space="0" w:color="auto"/>
        <w:right w:val="none" w:sz="0" w:space="0" w:color="auto"/>
      </w:divBdr>
    </w:div>
    <w:div w:id="464931193">
      <w:bodyDiv w:val="1"/>
      <w:marLeft w:val="0"/>
      <w:marRight w:val="0"/>
      <w:marTop w:val="0"/>
      <w:marBottom w:val="0"/>
      <w:divBdr>
        <w:top w:val="none" w:sz="0" w:space="0" w:color="auto"/>
        <w:left w:val="none" w:sz="0" w:space="0" w:color="auto"/>
        <w:bottom w:val="none" w:sz="0" w:space="0" w:color="auto"/>
        <w:right w:val="none" w:sz="0" w:space="0" w:color="auto"/>
      </w:divBdr>
    </w:div>
    <w:div w:id="464933738">
      <w:bodyDiv w:val="1"/>
      <w:marLeft w:val="0"/>
      <w:marRight w:val="0"/>
      <w:marTop w:val="0"/>
      <w:marBottom w:val="0"/>
      <w:divBdr>
        <w:top w:val="none" w:sz="0" w:space="0" w:color="auto"/>
        <w:left w:val="none" w:sz="0" w:space="0" w:color="auto"/>
        <w:bottom w:val="none" w:sz="0" w:space="0" w:color="auto"/>
        <w:right w:val="none" w:sz="0" w:space="0" w:color="auto"/>
      </w:divBdr>
    </w:div>
    <w:div w:id="465199224">
      <w:bodyDiv w:val="1"/>
      <w:marLeft w:val="0"/>
      <w:marRight w:val="0"/>
      <w:marTop w:val="0"/>
      <w:marBottom w:val="0"/>
      <w:divBdr>
        <w:top w:val="none" w:sz="0" w:space="0" w:color="auto"/>
        <w:left w:val="none" w:sz="0" w:space="0" w:color="auto"/>
        <w:bottom w:val="none" w:sz="0" w:space="0" w:color="auto"/>
        <w:right w:val="none" w:sz="0" w:space="0" w:color="auto"/>
      </w:divBdr>
    </w:div>
    <w:div w:id="466046375">
      <w:bodyDiv w:val="1"/>
      <w:marLeft w:val="0"/>
      <w:marRight w:val="0"/>
      <w:marTop w:val="0"/>
      <w:marBottom w:val="0"/>
      <w:divBdr>
        <w:top w:val="none" w:sz="0" w:space="0" w:color="auto"/>
        <w:left w:val="none" w:sz="0" w:space="0" w:color="auto"/>
        <w:bottom w:val="none" w:sz="0" w:space="0" w:color="auto"/>
        <w:right w:val="none" w:sz="0" w:space="0" w:color="auto"/>
      </w:divBdr>
    </w:div>
    <w:div w:id="466508622">
      <w:bodyDiv w:val="1"/>
      <w:marLeft w:val="0"/>
      <w:marRight w:val="0"/>
      <w:marTop w:val="0"/>
      <w:marBottom w:val="0"/>
      <w:divBdr>
        <w:top w:val="none" w:sz="0" w:space="0" w:color="auto"/>
        <w:left w:val="none" w:sz="0" w:space="0" w:color="auto"/>
        <w:bottom w:val="none" w:sz="0" w:space="0" w:color="auto"/>
        <w:right w:val="none" w:sz="0" w:space="0" w:color="auto"/>
      </w:divBdr>
    </w:div>
    <w:div w:id="467091218">
      <w:bodyDiv w:val="1"/>
      <w:marLeft w:val="0"/>
      <w:marRight w:val="0"/>
      <w:marTop w:val="0"/>
      <w:marBottom w:val="0"/>
      <w:divBdr>
        <w:top w:val="none" w:sz="0" w:space="0" w:color="auto"/>
        <w:left w:val="none" w:sz="0" w:space="0" w:color="auto"/>
        <w:bottom w:val="none" w:sz="0" w:space="0" w:color="auto"/>
        <w:right w:val="none" w:sz="0" w:space="0" w:color="auto"/>
      </w:divBdr>
    </w:div>
    <w:div w:id="467163762">
      <w:bodyDiv w:val="1"/>
      <w:marLeft w:val="0"/>
      <w:marRight w:val="0"/>
      <w:marTop w:val="0"/>
      <w:marBottom w:val="0"/>
      <w:divBdr>
        <w:top w:val="none" w:sz="0" w:space="0" w:color="auto"/>
        <w:left w:val="none" w:sz="0" w:space="0" w:color="auto"/>
        <w:bottom w:val="none" w:sz="0" w:space="0" w:color="auto"/>
        <w:right w:val="none" w:sz="0" w:space="0" w:color="auto"/>
      </w:divBdr>
    </w:div>
    <w:div w:id="467433955">
      <w:bodyDiv w:val="1"/>
      <w:marLeft w:val="0"/>
      <w:marRight w:val="0"/>
      <w:marTop w:val="0"/>
      <w:marBottom w:val="0"/>
      <w:divBdr>
        <w:top w:val="none" w:sz="0" w:space="0" w:color="auto"/>
        <w:left w:val="none" w:sz="0" w:space="0" w:color="auto"/>
        <w:bottom w:val="none" w:sz="0" w:space="0" w:color="auto"/>
        <w:right w:val="none" w:sz="0" w:space="0" w:color="auto"/>
      </w:divBdr>
    </w:div>
    <w:div w:id="467482139">
      <w:bodyDiv w:val="1"/>
      <w:marLeft w:val="0"/>
      <w:marRight w:val="0"/>
      <w:marTop w:val="0"/>
      <w:marBottom w:val="0"/>
      <w:divBdr>
        <w:top w:val="none" w:sz="0" w:space="0" w:color="auto"/>
        <w:left w:val="none" w:sz="0" w:space="0" w:color="auto"/>
        <w:bottom w:val="none" w:sz="0" w:space="0" w:color="auto"/>
        <w:right w:val="none" w:sz="0" w:space="0" w:color="auto"/>
      </w:divBdr>
    </w:div>
    <w:div w:id="467865883">
      <w:bodyDiv w:val="1"/>
      <w:marLeft w:val="0"/>
      <w:marRight w:val="0"/>
      <w:marTop w:val="0"/>
      <w:marBottom w:val="0"/>
      <w:divBdr>
        <w:top w:val="none" w:sz="0" w:space="0" w:color="auto"/>
        <w:left w:val="none" w:sz="0" w:space="0" w:color="auto"/>
        <w:bottom w:val="none" w:sz="0" w:space="0" w:color="auto"/>
        <w:right w:val="none" w:sz="0" w:space="0" w:color="auto"/>
      </w:divBdr>
    </w:div>
    <w:div w:id="468399872">
      <w:bodyDiv w:val="1"/>
      <w:marLeft w:val="0"/>
      <w:marRight w:val="0"/>
      <w:marTop w:val="0"/>
      <w:marBottom w:val="0"/>
      <w:divBdr>
        <w:top w:val="none" w:sz="0" w:space="0" w:color="auto"/>
        <w:left w:val="none" w:sz="0" w:space="0" w:color="auto"/>
        <w:bottom w:val="none" w:sz="0" w:space="0" w:color="auto"/>
        <w:right w:val="none" w:sz="0" w:space="0" w:color="auto"/>
      </w:divBdr>
    </w:div>
    <w:div w:id="468517347">
      <w:bodyDiv w:val="1"/>
      <w:marLeft w:val="0"/>
      <w:marRight w:val="0"/>
      <w:marTop w:val="0"/>
      <w:marBottom w:val="0"/>
      <w:divBdr>
        <w:top w:val="none" w:sz="0" w:space="0" w:color="auto"/>
        <w:left w:val="none" w:sz="0" w:space="0" w:color="auto"/>
        <w:bottom w:val="none" w:sz="0" w:space="0" w:color="auto"/>
        <w:right w:val="none" w:sz="0" w:space="0" w:color="auto"/>
      </w:divBdr>
    </w:div>
    <w:div w:id="468785630">
      <w:bodyDiv w:val="1"/>
      <w:marLeft w:val="0"/>
      <w:marRight w:val="0"/>
      <w:marTop w:val="0"/>
      <w:marBottom w:val="0"/>
      <w:divBdr>
        <w:top w:val="none" w:sz="0" w:space="0" w:color="auto"/>
        <w:left w:val="none" w:sz="0" w:space="0" w:color="auto"/>
        <w:bottom w:val="none" w:sz="0" w:space="0" w:color="auto"/>
        <w:right w:val="none" w:sz="0" w:space="0" w:color="auto"/>
      </w:divBdr>
    </w:div>
    <w:div w:id="468979638">
      <w:bodyDiv w:val="1"/>
      <w:marLeft w:val="0"/>
      <w:marRight w:val="0"/>
      <w:marTop w:val="0"/>
      <w:marBottom w:val="0"/>
      <w:divBdr>
        <w:top w:val="none" w:sz="0" w:space="0" w:color="auto"/>
        <w:left w:val="none" w:sz="0" w:space="0" w:color="auto"/>
        <w:bottom w:val="none" w:sz="0" w:space="0" w:color="auto"/>
        <w:right w:val="none" w:sz="0" w:space="0" w:color="auto"/>
      </w:divBdr>
    </w:div>
    <w:div w:id="469129058">
      <w:bodyDiv w:val="1"/>
      <w:marLeft w:val="0"/>
      <w:marRight w:val="0"/>
      <w:marTop w:val="0"/>
      <w:marBottom w:val="0"/>
      <w:divBdr>
        <w:top w:val="none" w:sz="0" w:space="0" w:color="auto"/>
        <w:left w:val="none" w:sz="0" w:space="0" w:color="auto"/>
        <w:bottom w:val="none" w:sz="0" w:space="0" w:color="auto"/>
        <w:right w:val="none" w:sz="0" w:space="0" w:color="auto"/>
      </w:divBdr>
    </w:div>
    <w:div w:id="469134037">
      <w:bodyDiv w:val="1"/>
      <w:marLeft w:val="0"/>
      <w:marRight w:val="0"/>
      <w:marTop w:val="0"/>
      <w:marBottom w:val="0"/>
      <w:divBdr>
        <w:top w:val="none" w:sz="0" w:space="0" w:color="auto"/>
        <w:left w:val="none" w:sz="0" w:space="0" w:color="auto"/>
        <w:bottom w:val="none" w:sz="0" w:space="0" w:color="auto"/>
        <w:right w:val="none" w:sz="0" w:space="0" w:color="auto"/>
      </w:divBdr>
    </w:div>
    <w:div w:id="469979873">
      <w:bodyDiv w:val="1"/>
      <w:marLeft w:val="0"/>
      <w:marRight w:val="0"/>
      <w:marTop w:val="0"/>
      <w:marBottom w:val="0"/>
      <w:divBdr>
        <w:top w:val="none" w:sz="0" w:space="0" w:color="auto"/>
        <w:left w:val="none" w:sz="0" w:space="0" w:color="auto"/>
        <w:bottom w:val="none" w:sz="0" w:space="0" w:color="auto"/>
        <w:right w:val="none" w:sz="0" w:space="0" w:color="auto"/>
      </w:divBdr>
    </w:div>
    <w:div w:id="470096406">
      <w:bodyDiv w:val="1"/>
      <w:marLeft w:val="0"/>
      <w:marRight w:val="0"/>
      <w:marTop w:val="0"/>
      <w:marBottom w:val="0"/>
      <w:divBdr>
        <w:top w:val="none" w:sz="0" w:space="0" w:color="auto"/>
        <w:left w:val="none" w:sz="0" w:space="0" w:color="auto"/>
        <w:bottom w:val="none" w:sz="0" w:space="0" w:color="auto"/>
        <w:right w:val="none" w:sz="0" w:space="0" w:color="auto"/>
      </w:divBdr>
    </w:div>
    <w:div w:id="470446081">
      <w:bodyDiv w:val="1"/>
      <w:marLeft w:val="0"/>
      <w:marRight w:val="0"/>
      <w:marTop w:val="0"/>
      <w:marBottom w:val="0"/>
      <w:divBdr>
        <w:top w:val="none" w:sz="0" w:space="0" w:color="auto"/>
        <w:left w:val="none" w:sz="0" w:space="0" w:color="auto"/>
        <w:bottom w:val="none" w:sz="0" w:space="0" w:color="auto"/>
        <w:right w:val="none" w:sz="0" w:space="0" w:color="auto"/>
      </w:divBdr>
    </w:div>
    <w:div w:id="470750046">
      <w:bodyDiv w:val="1"/>
      <w:marLeft w:val="0"/>
      <w:marRight w:val="0"/>
      <w:marTop w:val="0"/>
      <w:marBottom w:val="0"/>
      <w:divBdr>
        <w:top w:val="none" w:sz="0" w:space="0" w:color="auto"/>
        <w:left w:val="none" w:sz="0" w:space="0" w:color="auto"/>
        <w:bottom w:val="none" w:sz="0" w:space="0" w:color="auto"/>
        <w:right w:val="none" w:sz="0" w:space="0" w:color="auto"/>
      </w:divBdr>
    </w:div>
    <w:div w:id="470757840">
      <w:bodyDiv w:val="1"/>
      <w:marLeft w:val="0"/>
      <w:marRight w:val="0"/>
      <w:marTop w:val="0"/>
      <w:marBottom w:val="0"/>
      <w:divBdr>
        <w:top w:val="none" w:sz="0" w:space="0" w:color="auto"/>
        <w:left w:val="none" w:sz="0" w:space="0" w:color="auto"/>
        <w:bottom w:val="none" w:sz="0" w:space="0" w:color="auto"/>
        <w:right w:val="none" w:sz="0" w:space="0" w:color="auto"/>
      </w:divBdr>
    </w:div>
    <w:div w:id="470949617">
      <w:bodyDiv w:val="1"/>
      <w:marLeft w:val="0"/>
      <w:marRight w:val="0"/>
      <w:marTop w:val="0"/>
      <w:marBottom w:val="0"/>
      <w:divBdr>
        <w:top w:val="none" w:sz="0" w:space="0" w:color="auto"/>
        <w:left w:val="none" w:sz="0" w:space="0" w:color="auto"/>
        <w:bottom w:val="none" w:sz="0" w:space="0" w:color="auto"/>
        <w:right w:val="none" w:sz="0" w:space="0" w:color="auto"/>
      </w:divBdr>
    </w:div>
    <w:div w:id="471561207">
      <w:bodyDiv w:val="1"/>
      <w:marLeft w:val="0"/>
      <w:marRight w:val="0"/>
      <w:marTop w:val="0"/>
      <w:marBottom w:val="0"/>
      <w:divBdr>
        <w:top w:val="none" w:sz="0" w:space="0" w:color="auto"/>
        <w:left w:val="none" w:sz="0" w:space="0" w:color="auto"/>
        <w:bottom w:val="none" w:sz="0" w:space="0" w:color="auto"/>
        <w:right w:val="none" w:sz="0" w:space="0" w:color="auto"/>
      </w:divBdr>
    </w:div>
    <w:div w:id="471602185">
      <w:bodyDiv w:val="1"/>
      <w:marLeft w:val="0"/>
      <w:marRight w:val="0"/>
      <w:marTop w:val="0"/>
      <w:marBottom w:val="0"/>
      <w:divBdr>
        <w:top w:val="none" w:sz="0" w:space="0" w:color="auto"/>
        <w:left w:val="none" w:sz="0" w:space="0" w:color="auto"/>
        <w:bottom w:val="none" w:sz="0" w:space="0" w:color="auto"/>
        <w:right w:val="none" w:sz="0" w:space="0" w:color="auto"/>
      </w:divBdr>
    </w:div>
    <w:div w:id="471682263">
      <w:bodyDiv w:val="1"/>
      <w:marLeft w:val="0"/>
      <w:marRight w:val="0"/>
      <w:marTop w:val="0"/>
      <w:marBottom w:val="0"/>
      <w:divBdr>
        <w:top w:val="none" w:sz="0" w:space="0" w:color="auto"/>
        <w:left w:val="none" w:sz="0" w:space="0" w:color="auto"/>
        <w:bottom w:val="none" w:sz="0" w:space="0" w:color="auto"/>
        <w:right w:val="none" w:sz="0" w:space="0" w:color="auto"/>
      </w:divBdr>
    </w:div>
    <w:div w:id="472217640">
      <w:bodyDiv w:val="1"/>
      <w:marLeft w:val="0"/>
      <w:marRight w:val="0"/>
      <w:marTop w:val="0"/>
      <w:marBottom w:val="0"/>
      <w:divBdr>
        <w:top w:val="none" w:sz="0" w:space="0" w:color="auto"/>
        <w:left w:val="none" w:sz="0" w:space="0" w:color="auto"/>
        <w:bottom w:val="none" w:sz="0" w:space="0" w:color="auto"/>
        <w:right w:val="none" w:sz="0" w:space="0" w:color="auto"/>
      </w:divBdr>
    </w:div>
    <w:div w:id="472328683">
      <w:bodyDiv w:val="1"/>
      <w:marLeft w:val="0"/>
      <w:marRight w:val="0"/>
      <w:marTop w:val="0"/>
      <w:marBottom w:val="0"/>
      <w:divBdr>
        <w:top w:val="none" w:sz="0" w:space="0" w:color="auto"/>
        <w:left w:val="none" w:sz="0" w:space="0" w:color="auto"/>
        <w:bottom w:val="none" w:sz="0" w:space="0" w:color="auto"/>
        <w:right w:val="none" w:sz="0" w:space="0" w:color="auto"/>
      </w:divBdr>
    </w:div>
    <w:div w:id="472406083">
      <w:bodyDiv w:val="1"/>
      <w:marLeft w:val="0"/>
      <w:marRight w:val="0"/>
      <w:marTop w:val="0"/>
      <w:marBottom w:val="0"/>
      <w:divBdr>
        <w:top w:val="none" w:sz="0" w:space="0" w:color="auto"/>
        <w:left w:val="none" w:sz="0" w:space="0" w:color="auto"/>
        <w:bottom w:val="none" w:sz="0" w:space="0" w:color="auto"/>
        <w:right w:val="none" w:sz="0" w:space="0" w:color="auto"/>
      </w:divBdr>
    </w:div>
    <w:div w:id="472983396">
      <w:bodyDiv w:val="1"/>
      <w:marLeft w:val="0"/>
      <w:marRight w:val="0"/>
      <w:marTop w:val="0"/>
      <w:marBottom w:val="0"/>
      <w:divBdr>
        <w:top w:val="none" w:sz="0" w:space="0" w:color="auto"/>
        <w:left w:val="none" w:sz="0" w:space="0" w:color="auto"/>
        <w:bottom w:val="none" w:sz="0" w:space="0" w:color="auto"/>
        <w:right w:val="none" w:sz="0" w:space="0" w:color="auto"/>
      </w:divBdr>
    </w:div>
    <w:div w:id="473183626">
      <w:bodyDiv w:val="1"/>
      <w:marLeft w:val="0"/>
      <w:marRight w:val="0"/>
      <w:marTop w:val="0"/>
      <w:marBottom w:val="0"/>
      <w:divBdr>
        <w:top w:val="none" w:sz="0" w:space="0" w:color="auto"/>
        <w:left w:val="none" w:sz="0" w:space="0" w:color="auto"/>
        <w:bottom w:val="none" w:sz="0" w:space="0" w:color="auto"/>
        <w:right w:val="none" w:sz="0" w:space="0" w:color="auto"/>
      </w:divBdr>
    </w:div>
    <w:div w:id="473252338">
      <w:bodyDiv w:val="1"/>
      <w:marLeft w:val="0"/>
      <w:marRight w:val="0"/>
      <w:marTop w:val="0"/>
      <w:marBottom w:val="0"/>
      <w:divBdr>
        <w:top w:val="none" w:sz="0" w:space="0" w:color="auto"/>
        <w:left w:val="none" w:sz="0" w:space="0" w:color="auto"/>
        <w:bottom w:val="none" w:sz="0" w:space="0" w:color="auto"/>
        <w:right w:val="none" w:sz="0" w:space="0" w:color="auto"/>
      </w:divBdr>
    </w:div>
    <w:div w:id="473302209">
      <w:bodyDiv w:val="1"/>
      <w:marLeft w:val="0"/>
      <w:marRight w:val="0"/>
      <w:marTop w:val="0"/>
      <w:marBottom w:val="0"/>
      <w:divBdr>
        <w:top w:val="none" w:sz="0" w:space="0" w:color="auto"/>
        <w:left w:val="none" w:sz="0" w:space="0" w:color="auto"/>
        <w:bottom w:val="none" w:sz="0" w:space="0" w:color="auto"/>
        <w:right w:val="none" w:sz="0" w:space="0" w:color="auto"/>
      </w:divBdr>
    </w:div>
    <w:div w:id="473378906">
      <w:bodyDiv w:val="1"/>
      <w:marLeft w:val="0"/>
      <w:marRight w:val="0"/>
      <w:marTop w:val="0"/>
      <w:marBottom w:val="0"/>
      <w:divBdr>
        <w:top w:val="none" w:sz="0" w:space="0" w:color="auto"/>
        <w:left w:val="none" w:sz="0" w:space="0" w:color="auto"/>
        <w:bottom w:val="none" w:sz="0" w:space="0" w:color="auto"/>
        <w:right w:val="none" w:sz="0" w:space="0" w:color="auto"/>
      </w:divBdr>
    </w:div>
    <w:div w:id="474034540">
      <w:bodyDiv w:val="1"/>
      <w:marLeft w:val="0"/>
      <w:marRight w:val="0"/>
      <w:marTop w:val="0"/>
      <w:marBottom w:val="0"/>
      <w:divBdr>
        <w:top w:val="none" w:sz="0" w:space="0" w:color="auto"/>
        <w:left w:val="none" w:sz="0" w:space="0" w:color="auto"/>
        <w:bottom w:val="none" w:sz="0" w:space="0" w:color="auto"/>
        <w:right w:val="none" w:sz="0" w:space="0" w:color="auto"/>
      </w:divBdr>
    </w:div>
    <w:div w:id="474181540">
      <w:bodyDiv w:val="1"/>
      <w:marLeft w:val="0"/>
      <w:marRight w:val="0"/>
      <w:marTop w:val="0"/>
      <w:marBottom w:val="0"/>
      <w:divBdr>
        <w:top w:val="none" w:sz="0" w:space="0" w:color="auto"/>
        <w:left w:val="none" w:sz="0" w:space="0" w:color="auto"/>
        <w:bottom w:val="none" w:sz="0" w:space="0" w:color="auto"/>
        <w:right w:val="none" w:sz="0" w:space="0" w:color="auto"/>
      </w:divBdr>
    </w:div>
    <w:div w:id="474758546">
      <w:bodyDiv w:val="1"/>
      <w:marLeft w:val="0"/>
      <w:marRight w:val="0"/>
      <w:marTop w:val="0"/>
      <w:marBottom w:val="0"/>
      <w:divBdr>
        <w:top w:val="none" w:sz="0" w:space="0" w:color="auto"/>
        <w:left w:val="none" w:sz="0" w:space="0" w:color="auto"/>
        <w:bottom w:val="none" w:sz="0" w:space="0" w:color="auto"/>
        <w:right w:val="none" w:sz="0" w:space="0" w:color="auto"/>
      </w:divBdr>
    </w:div>
    <w:div w:id="474882383">
      <w:bodyDiv w:val="1"/>
      <w:marLeft w:val="0"/>
      <w:marRight w:val="0"/>
      <w:marTop w:val="0"/>
      <w:marBottom w:val="0"/>
      <w:divBdr>
        <w:top w:val="none" w:sz="0" w:space="0" w:color="auto"/>
        <w:left w:val="none" w:sz="0" w:space="0" w:color="auto"/>
        <w:bottom w:val="none" w:sz="0" w:space="0" w:color="auto"/>
        <w:right w:val="none" w:sz="0" w:space="0" w:color="auto"/>
      </w:divBdr>
    </w:div>
    <w:div w:id="475807011">
      <w:bodyDiv w:val="1"/>
      <w:marLeft w:val="0"/>
      <w:marRight w:val="0"/>
      <w:marTop w:val="0"/>
      <w:marBottom w:val="0"/>
      <w:divBdr>
        <w:top w:val="none" w:sz="0" w:space="0" w:color="auto"/>
        <w:left w:val="none" w:sz="0" w:space="0" w:color="auto"/>
        <w:bottom w:val="none" w:sz="0" w:space="0" w:color="auto"/>
        <w:right w:val="none" w:sz="0" w:space="0" w:color="auto"/>
      </w:divBdr>
    </w:div>
    <w:div w:id="476605836">
      <w:bodyDiv w:val="1"/>
      <w:marLeft w:val="0"/>
      <w:marRight w:val="0"/>
      <w:marTop w:val="0"/>
      <w:marBottom w:val="0"/>
      <w:divBdr>
        <w:top w:val="none" w:sz="0" w:space="0" w:color="auto"/>
        <w:left w:val="none" w:sz="0" w:space="0" w:color="auto"/>
        <w:bottom w:val="none" w:sz="0" w:space="0" w:color="auto"/>
        <w:right w:val="none" w:sz="0" w:space="0" w:color="auto"/>
      </w:divBdr>
    </w:div>
    <w:div w:id="476919631">
      <w:bodyDiv w:val="1"/>
      <w:marLeft w:val="0"/>
      <w:marRight w:val="0"/>
      <w:marTop w:val="0"/>
      <w:marBottom w:val="0"/>
      <w:divBdr>
        <w:top w:val="none" w:sz="0" w:space="0" w:color="auto"/>
        <w:left w:val="none" w:sz="0" w:space="0" w:color="auto"/>
        <w:bottom w:val="none" w:sz="0" w:space="0" w:color="auto"/>
        <w:right w:val="none" w:sz="0" w:space="0" w:color="auto"/>
      </w:divBdr>
    </w:div>
    <w:div w:id="477651780">
      <w:bodyDiv w:val="1"/>
      <w:marLeft w:val="0"/>
      <w:marRight w:val="0"/>
      <w:marTop w:val="0"/>
      <w:marBottom w:val="0"/>
      <w:divBdr>
        <w:top w:val="none" w:sz="0" w:space="0" w:color="auto"/>
        <w:left w:val="none" w:sz="0" w:space="0" w:color="auto"/>
        <w:bottom w:val="none" w:sz="0" w:space="0" w:color="auto"/>
        <w:right w:val="none" w:sz="0" w:space="0" w:color="auto"/>
      </w:divBdr>
    </w:div>
    <w:div w:id="477722823">
      <w:bodyDiv w:val="1"/>
      <w:marLeft w:val="0"/>
      <w:marRight w:val="0"/>
      <w:marTop w:val="0"/>
      <w:marBottom w:val="0"/>
      <w:divBdr>
        <w:top w:val="none" w:sz="0" w:space="0" w:color="auto"/>
        <w:left w:val="none" w:sz="0" w:space="0" w:color="auto"/>
        <w:bottom w:val="none" w:sz="0" w:space="0" w:color="auto"/>
        <w:right w:val="none" w:sz="0" w:space="0" w:color="auto"/>
      </w:divBdr>
    </w:div>
    <w:div w:id="478422315">
      <w:bodyDiv w:val="1"/>
      <w:marLeft w:val="0"/>
      <w:marRight w:val="0"/>
      <w:marTop w:val="0"/>
      <w:marBottom w:val="0"/>
      <w:divBdr>
        <w:top w:val="none" w:sz="0" w:space="0" w:color="auto"/>
        <w:left w:val="none" w:sz="0" w:space="0" w:color="auto"/>
        <w:bottom w:val="none" w:sz="0" w:space="0" w:color="auto"/>
        <w:right w:val="none" w:sz="0" w:space="0" w:color="auto"/>
      </w:divBdr>
    </w:div>
    <w:div w:id="478545431">
      <w:bodyDiv w:val="1"/>
      <w:marLeft w:val="0"/>
      <w:marRight w:val="0"/>
      <w:marTop w:val="0"/>
      <w:marBottom w:val="0"/>
      <w:divBdr>
        <w:top w:val="none" w:sz="0" w:space="0" w:color="auto"/>
        <w:left w:val="none" w:sz="0" w:space="0" w:color="auto"/>
        <w:bottom w:val="none" w:sz="0" w:space="0" w:color="auto"/>
        <w:right w:val="none" w:sz="0" w:space="0" w:color="auto"/>
      </w:divBdr>
    </w:div>
    <w:div w:id="479153768">
      <w:bodyDiv w:val="1"/>
      <w:marLeft w:val="0"/>
      <w:marRight w:val="0"/>
      <w:marTop w:val="0"/>
      <w:marBottom w:val="0"/>
      <w:divBdr>
        <w:top w:val="none" w:sz="0" w:space="0" w:color="auto"/>
        <w:left w:val="none" w:sz="0" w:space="0" w:color="auto"/>
        <w:bottom w:val="none" w:sz="0" w:space="0" w:color="auto"/>
        <w:right w:val="none" w:sz="0" w:space="0" w:color="auto"/>
      </w:divBdr>
    </w:div>
    <w:div w:id="479808495">
      <w:bodyDiv w:val="1"/>
      <w:marLeft w:val="0"/>
      <w:marRight w:val="0"/>
      <w:marTop w:val="0"/>
      <w:marBottom w:val="0"/>
      <w:divBdr>
        <w:top w:val="none" w:sz="0" w:space="0" w:color="auto"/>
        <w:left w:val="none" w:sz="0" w:space="0" w:color="auto"/>
        <w:bottom w:val="none" w:sz="0" w:space="0" w:color="auto"/>
        <w:right w:val="none" w:sz="0" w:space="0" w:color="auto"/>
      </w:divBdr>
    </w:div>
    <w:div w:id="480122288">
      <w:bodyDiv w:val="1"/>
      <w:marLeft w:val="0"/>
      <w:marRight w:val="0"/>
      <w:marTop w:val="0"/>
      <w:marBottom w:val="0"/>
      <w:divBdr>
        <w:top w:val="none" w:sz="0" w:space="0" w:color="auto"/>
        <w:left w:val="none" w:sz="0" w:space="0" w:color="auto"/>
        <w:bottom w:val="none" w:sz="0" w:space="0" w:color="auto"/>
        <w:right w:val="none" w:sz="0" w:space="0" w:color="auto"/>
      </w:divBdr>
    </w:div>
    <w:div w:id="480267138">
      <w:bodyDiv w:val="1"/>
      <w:marLeft w:val="0"/>
      <w:marRight w:val="0"/>
      <w:marTop w:val="0"/>
      <w:marBottom w:val="0"/>
      <w:divBdr>
        <w:top w:val="none" w:sz="0" w:space="0" w:color="auto"/>
        <w:left w:val="none" w:sz="0" w:space="0" w:color="auto"/>
        <w:bottom w:val="none" w:sz="0" w:space="0" w:color="auto"/>
        <w:right w:val="none" w:sz="0" w:space="0" w:color="auto"/>
      </w:divBdr>
    </w:div>
    <w:div w:id="481624877">
      <w:bodyDiv w:val="1"/>
      <w:marLeft w:val="0"/>
      <w:marRight w:val="0"/>
      <w:marTop w:val="0"/>
      <w:marBottom w:val="0"/>
      <w:divBdr>
        <w:top w:val="none" w:sz="0" w:space="0" w:color="auto"/>
        <w:left w:val="none" w:sz="0" w:space="0" w:color="auto"/>
        <w:bottom w:val="none" w:sz="0" w:space="0" w:color="auto"/>
        <w:right w:val="none" w:sz="0" w:space="0" w:color="auto"/>
      </w:divBdr>
    </w:div>
    <w:div w:id="482042656">
      <w:bodyDiv w:val="1"/>
      <w:marLeft w:val="0"/>
      <w:marRight w:val="0"/>
      <w:marTop w:val="0"/>
      <w:marBottom w:val="0"/>
      <w:divBdr>
        <w:top w:val="none" w:sz="0" w:space="0" w:color="auto"/>
        <w:left w:val="none" w:sz="0" w:space="0" w:color="auto"/>
        <w:bottom w:val="none" w:sz="0" w:space="0" w:color="auto"/>
        <w:right w:val="none" w:sz="0" w:space="0" w:color="auto"/>
      </w:divBdr>
    </w:div>
    <w:div w:id="482046093">
      <w:bodyDiv w:val="1"/>
      <w:marLeft w:val="0"/>
      <w:marRight w:val="0"/>
      <w:marTop w:val="0"/>
      <w:marBottom w:val="0"/>
      <w:divBdr>
        <w:top w:val="none" w:sz="0" w:space="0" w:color="auto"/>
        <w:left w:val="none" w:sz="0" w:space="0" w:color="auto"/>
        <w:bottom w:val="none" w:sz="0" w:space="0" w:color="auto"/>
        <w:right w:val="none" w:sz="0" w:space="0" w:color="auto"/>
      </w:divBdr>
    </w:div>
    <w:div w:id="482157532">
      <w:bodyDiv w:val="1"/>
      <w:marLeft w:val="0"/>
      <w:marRight w:val="0"/>
      <w:marTop w:val="0"/>
      <w:marBottom w:val="0"/>
      <w:divBdr>
        <w:top w:val="none" w:sz="0" w:space="0" w:color="auto"/>
        <w:left w:val="none" w:sz="0" w:space="0" w:color="auto"/>
        <w:bottom w:val="none" w:sz="0" w:space="0" w:color="auto"/>
        <w:right w:val="none" w:sz="0" w:space="0" w:color="auto"/>
      </w:divBdr>
    </w:div>
    <w:div w:id="482426073">
      <w:bodyDiv w:val="1"/>
      <w:marLeft w:val="0"/>
      <w:marRight w:val="0"/>
      <w:marTop w:val="0"/>
      <w:marBottom w:val="0"/>
      <w:divBdr>
        <w:top w:val="none" w:sz="0" w:space="0" w:color="auto"/>
        <w:left w:val="none" w:sz="0" w:space="0" w:color="auto"/>
        <w:bottom w:val="none" w:sz="0" w:space="0" w:color="auto"/>
        <w:right w:val="none" w:sz="0" w:space="0" w:color="auto"/>
      </w:divBdr>
    </w:div>
    <w:div w:id="482508128">
      <w:bodyDiv w:val="1"/>
      <w:marLeft w:val="0"/>
      <w:marRight w:val="0"/>
      <w:marTop w:val="0"/>
      <w:marBottom w:val="0"/>
      <w:divBdr>
        <w:top w:val="none" w:sz="0" w:space="0" w:color="auto"/>
        <w:left w:val="none" w:sz="0" w:space="0" w:color="auto"/>
        <w:bottom w:val="none" w:sz="0" w:space="0" w:color="auto"/>
        <w:right w:val="none" w:sz="0" w:space="0" w:color="auto"/>
      </w:divBdr>
    </w:div>
    <w:div w:id="483351849">
      <w:bodyDiv w:val="1"/>
      <w:marLeft w:val="0"/>
      <w:marRight w:val="0"/>
      <w:marTop w:val="0"/>
      <w:marBottom w:val="0"/>
      <w:divBdr>
        <w:top w:val="none" w:sz="0" w:space="0" w:color="auto"/>
        <w:left w:val="none" w:sz="0" w:space="0" w:color="auto"/>
        <w:bottom w:val="none" w:sz="0" w:space="0" w:color="auto"/>
        <w:right w:val="none" w:sz="0" w:space="0" w:color="auto"/>
      </w:divBdr>
    </w:div>
    <w:div w:id="483544063">
      <w:bodyDiv w:val="1"/>
      <w:marLeft w:val="0"/>
      <w:marRight w:val="0"/>
      <w:marTop w:val="0"/>
      <w:marBottom w:val="0"/>
      <w:divBdr>
        <w:top w:val="none" w:sz="0" w:space="0" w:color="auto"/>
        <w:left w:val="none" w:sz="0" w:space="0" w:color="auto"/>
        <w:bottom w:val="none" w:sz="0" w:space="0" w:color="auto"/>
        <w:right w:val="none" w:sz="0" w:space="0" w:color="auto"/>
      </w:divBdr>
    </w:div>
    <w:div w:id="484008228">
      <w:bodyDiv w:val="1"/>
      <w:marLeft w:val="0"/>
      <w:marRight w:val="0"/>
      <w:marTop w:val="0"/>
      <w:marBottom w:val="0"/>
      <w:divBdr>
        <w:top w:val="none" w:sz="0" w:space="0" w:color="auto"/>
        <w:left w:val="none" w:sz="0" w:space="0" w:color="auto"/>
        <w:bottom w:val="none" w:sz="0" w:space="0" w:color="auto"/>
        <w:right w:val="none" w:sz="0" w:space="0" w:color="auto"/>
      </w:divBdr>
    </w:div>
    <w:div w:id="484009514">
      <w:bodyDiv w:val="1"/>
      <w:marLeft w:val="0"/>
      <w:marRight w:val="0"/>
      <w:marTop w:val="0"/>
      <w:marBottom w:val="0"/>
      <w:divBdr>
        <w:top w:val="none" w:sz="0" w:space="0" w:color="auto"/>
        <w:left w:val="none" w:sz="0" w:space="0" w:color="auto"/>
        <w:bottom w:val="none" w:sz="0" w:space="0" w:color="auto"/>
        <w:right w:val="none" w:sz="0" w:space="0" w:color="auto"/>
      </w:divBdr>
    </w:div>
    <w:div w:id="484322917">
      <w:bodyDiv w:val="1"/>
      <w:marLeft w:val="0"/>
      <w:marRight w:val="0"/>
      <w:marTop w:val="0"/>
      <w:marBottom w:val="0"/>
      <w:divBdr>
        <w:top w:val="none" w:sz="0" w:space="0" w:color="auto"/>
        <w:left w:val="none" w:sz="0" w:space="0" w:color="auto"/>
        <w:bottom w:val="none" w:sz="0" w:space="0" w:color="auto"/>
        <w:right w:val="none" w:sz="0" w:space="0" w:color="auto"/>
      </w:divBdr>
    </w:div>
    <w:div w:id="484323333">
      <w:bodyDiv w:val="1"/>
      <w:marLeft w:val="0"/>
      <w:marRight w:val="0"/>
      <w:marTop w:val="0"/>
      <w:marBottom w:val="0"/>
      <w:divBdr>
        <w:top w:val="none" w:sz="0" w:space="0" w:color="auto"/>
        <w:left w:val="none" w:sz="0" w:space="0" w:color="auto"/>
        <w:bottom w:val="none" w:sz="0" w:space="0" w:color="auto"/>
        <w:right w:val="none" w:sz="0" w:space="0" w:color="auto"/>
      </w:divBdr>
    </w:div>
    <w:div w:id="484588924">
      <w:bodyDiv w:val="1"/>
      <w:marLeft w:val="0"/>
      <w:marRight w:val="0"/>
      <w:marTop w:val="0"/>
      <w:marBottom w:val="0"/>
      <w:divBdr>
        <w:top w:val="none" w:sz="0" w:space="0" w:color="auto"/>
        <w:left w:val="none" w:sz="0" w:space="0" w:color="auto"/>
        <w:bottom w:val="none" w:sz="0" w:space="0" w:color="auto"/>
        <w:right w:val="none" w:sz="0" w:space="0" w:color="auto"/>
      </w:divBdr>
    </w:div>
    <w:div w:id="486475491">
      <w:bodyDiv w:val="1"/>
      <w:marLeft w:val="0"/>
      <w:marRight w:val="0"/>
      <w:marTop w:val="0"/>
      <w:marBottom w:val="0"/>
      <w:divBdr>
        <w:top w:val="none" w:sz="0" w:space="0" w:color="auto"/>
        <w:left w:val="none" w:sz="0" w:space="0" w:color="auto"/>
        <w:bottom w:val="none" w:sz="0" w:space="0" w:color="auto"/>
        <w:right w:val="none" w:sz="0" w:space="0" w:color="auto"/>
      </w:divBdr>
    </w:div>
    <w:div w:id="486631023">
      <w:bodyDiv w:val="1"/>
      <w:marLeft w:val="0"/>
      <w:marRight w:val="0"/>
      <w:marTop w:val="0"/>
      <w:marBottom w:val="0"/>
      <w:divBdr>
        <w:top w:val="none" w:sz="0" w:space="0" w:color="auto"/>
        <w:left w:val="none" w:sz="0" w:space="0" w:color="auto"/>
        <w:bottom w:val="none" w:sz="0" w:space="0" w:color="auto"/>
        <w:right w:val="none" w:sz="0" w:space="0" w:color="auto"/>
      </w:divBdr>
    </w:div>
    <w:div w:id="488178559">
      <w:bodyDiv w:val="1"/>
      <w:marLeft w:val="0"/>
      <w:marRight w:val="0"/>
      <w:marTop w:val="0"/>
      <w:marBottom w:val="0"/>
      <w:divBdr>
        <w:top w:val="none" w:sz="0" w:space="0" w:color="auto"/>
        <w:left w:val="none" w:sz="0" w:space="0" w:color="auto"/>
        <w:bottom w:val="none" w:sz="0" w:space="0" w:color="auto"/>
        <w:right w:val="none" w:sz="0" w:space="0" w:color="auto"/>
      </w:divBdr>
    </w:div>
    <w:div w:id="488517773">
      <w:bodyDiv w:val="1"/>
      <w:marLeft w:val="0"/>
      <w:marRight w:val="0"/>
      <w:marTop w:val="0"/>
      <w:marBottom w:val="0"/>
      <w:divBdr>
        <w:top w:val="none" w:sz="0" w:space="0" w:color="auto"/>
        <w:left w:val="none" w:sz="0" w:space="0" w:color="auto"/>
        <w:bottom w:val="none" w:sz="0" w:space="0" w:color="auto"/>
        <w:right w:val="none" w:sz="0" w:space="0" w:color="auto"/>
      </w:divBdr>
    </w:div>
    <w:div w:id="488785450">
      <w:bodyDiv w:val="1"/>
      <w:marLeft w:val="0"/>
      <w:marRight w:val="0"/>
      <w:marTop w:val="0"/>
      <w:marBottom w:val="0"/>
      <w:divBdr>
        <w:top w:val="none" w:sz="0" w:space="0" w:color="auto"/>
        <w:left w:val="none" w:sz="0" w:space="0" w:color="auto"/>
        <w:bottom w:val="none" w:sz="0" w:space="0" w:color="auto"/>
        <w:right w:val="none" w:sz="0" w:space="0" w:color="auto"/>
      </w:divBdr>
    </w:div>
    <w:div w:id="488792644">
      <w:bodyDiv w:val="1"/>
      <w:marLeft w:val="0"/>
      <w:marRight w:val="0"/>
      <w:marTop w:val="0"/>
      <w:marBottom w:val="0"/>
      <w:divBdr>
        <w:top w:val="none" w:sz="0" w:space="0" w:color="auto"/>
        <w:left w:val="none" w:sz="0" w:space="0" w:color="auto"/>
        <w:bottom w:val="none" w:sz="0" w:space="0" w:color="auto"/>
        <w:right w:val="none" w:sz="0" w:space="0" w:color="auto"/>
      </w:divBdr>
    </w:div>
    <w:div w:id="488984090">
      <w:bodyDiv w:val="1"/>
      <w:marLeft w:val="0"/>
      <w:marRight w:val="0"/>
      <w:marTop w:val="0"/>
      <w:marBottom w:val="0"/>
      <w:divBdr>
        <w:top w:val="none" w:sz="0" w:space="0" w:color="auto"/>
        <w:left w:val="none" w:sz="0" w:space="0" w:color="auto"/>
        <w:bottom w:val="none" w:sz="0" w:space="0" w:color="auto"/>
        <w:right w:val="none" w:sz="0" w:space="0" w:color="auto"/>
      </w:divBdr>
    </w:div>
    <w:div w:id="489685595">
      <w:bodyDiv w:val="1"/>
      <w:marLeft w:val="0"/>
      <w:marRight w:val="0"/>
      <w:marTop w:val="0"/>
      <w:marBottom w:val="0"/>
      <w:divBdr>
        <w:top w:val="none" w:sz="0" w:space="0" w:color="auto"/>
        <w:left w:val="none" w:sz="0" w:space="0" w:color="auto"/>
        <w:bottom w:val="none" w:sz="0" w:space="0" w:color="auto"/>
        <w:right w:val="none" w:sz="0" w:space="0" w:color="auto"/>
      </w:divBdr>
    </w:div>
    <w:div w:id="492372787">
      <w:bodyDiv w:val="1"/>
      <w:marLeft w:val="0"/>
      <w:marRight w:val="0"/>
      <w:marTop w:val="0"/>
      <w:marBottom w:val="0"/>
      <w:divBdr>
        <w:top w:val="none" w:sz="0" w:space="0" w:color="auto"/>
        <w:left w:val="none" w:sz="0" w:space="0" w:color="auto"/>
        <w:bottom w:val="none" w:sz="0" w:space="0" w:color="auto"/>
        <w:right w:val="none" w:sz="0" w:space="0" w:color="auto"/>
      </w:divBdr>
    </w:div>
    <w:div w:id="492376945">
      <w:bodyDiv w:val="1"/>
      <w:marLeft w:val="0"/>
      <w:marRight w:val="0"/>
      <w:marTop w:val="0"/>
      <w:marBottom w:val="0"/>
      <w:divBdr>
        <w:top w:val="none" w:sz="0" w:space="0" w:color="auto"/>
        <w:left w:val="none" w:sz="0" w:space="0" w:color="auto"/>
        <w:bottom w:val="none" w:sz="0" w:space="0" w:color="auto"/>
        <w:right w:val="none" w:sz="0" w:space="0" w:color="auto"/>
      </w:divBdr>
    </w:div>
    <w:div w:id="492532476">
      <w:bodyDiv w:val="1"/>
      <w:marLeft w:val="0"/>
      <w:marRight w:val="0"/>
      <w:marTop w:val="0"/>
      <w:marBottom w:val="0"/>
      <w:divBdr>
        <w:top w:val="none" w:sz="0" w:space="0" w:color="auto"/>
        <w:left w:val="none" w:sz="0" w:space="0" w:color="auto"/>
        <w:bottom w:val="none" w:sz="0" w:space="0" w:color="auto"/>
        <w:right w:val="none" w:sz="0" w:space="0" w:color="auto"/>
      </w:divBdr>
    </w:div>
    <w:div w:id="492837233">
      <w:bodyDiv w:val="1"/>
      <w:marLeft w:val="0"/>
      <w:marRight w:val="0"/>
      <w:marTop w:val="0"/>
      <w:marBottom w:val="0"/>
      <w:divBdr>
        <w:top w:val="none" w:sz="0" w:space="0" w:color="auto"/>
        <w:left w:val="none" w:sz="0" w:space="0" w:color="auto"/>
        <w:bottom w:val="none" w:sz="0" w:space="0" w:color="auto"/>
        <w:right w:val="none" w:sz="0" w:space="0" w:color="auto"/>
      </w:divBdr>
    </w:div>
    <w:div w:id="492985805">
      <w:bodyDiv w:val="1"/>
      <w:marLeft w:val="0"/>
      <w:marRight w:val="0"/>
      <w:marTop w:val="0"/>
      <w:marBottom w:val="0"/>
      <w:divBdr>
        <w:top w:val="none" w:sz="0" w:space="0" w:color="auto"/>
        <w:left w:val="none" w:sz="0" w:space="0" w:color="auto"/>
        <w:bottom w:val="none" w:sz="0" w:space="0" w:color="auto"/>
        <w:right w:val="none" w:sz="0" w:space="0" w:color="auto"/>
      </w:divBdr>
    </w:div>
    <w:div w:id="493111431">
      <w:bodyDiv w:val="1"/>
      <w:marLeft w:val="0"/>
      <w:marRight w:val="0"/>
      <w:marTop w:val="0"/>
      <w:marBottom w:val="0"/>
      <w:divBdr>
        <w:top w:val="none" w:sz="0" w:space="0" w:color="auto"/>
        <w:left w:val="none" w:sz="0" w:space="0" w:color="auto"/>
        <w:bottom w:val="none" w:sz="0" w:space="0" w:color="auto"/>
        <w:right w:val="none" w:sz="0" w:space="0" w:color="auto"/>
      </w:divBdr>
    </w:div>
    <w:div w:id="493881593">
      <w:bodyDiv w:val="1"/>
      <w:marLeft w:val="0"/>
      <w:marRight w:val="0"/>
      <w:marTop w:val="0"/>
      <w:marBottom w:val="0"/>
      <w:divBdr>
        <w:top w:val="none" w:sz="0" w:space="0" w:color="auto"/>
        <w:left w:val="none" w:sz="0" w:space="0" w:color="auto"/>
        <w:bottom w:val="none" w:sz="0" w:space="0" w:color="auto"/>
        <w:right w:val="none" w:sz="0" w:space="0" w:color="auto"/>
      </w:divBdr>
    </w:div>
    <w:div w:id="494607731">
      <w:bodyDiv w:val="1"/>
      <w:marLeft w:val="0"/>
      <w:marRight w:val="0"/>
      <w:marTop w:val="0"/>
      <w:marBottom w:val="0"/>
      <w:divBdr>
        <w:top w:val="none" w:sz="0" w:space="0" w:color="auto"/>
        <w:left w:val="none" w:sz="0" w:space="0" w:color="auto"/>
        <w:bottom w:val="none" w:sz="0" w:space="0" w:color="auto"/>
        <w:right w:val="none" w:sz="0" w:space="0" w:color="auto"/>
      </w:divBdr>
    </w:div>
    <w:div w:id="494762061">
      <w:bodyDiv w:val="1"/>
      <w:marLeft w:val="0"/>
      <w:marRight w:val="0"/>
      <w:marTop w:val="0"/>
      <w:marBottom w:val="0"/>
      <w:divBdr>
        <w:top w:val="none" w:sz="0" w:space="0" w:color="auto"/>
        <w:left w:val="none" w:sz="0" w:space="0" w:color="auto"/>
        <w:bottom w:val="none" w:sz="0" w:space="0" w:color="auto"/>
        <w:right w:val="none" w:sz="0" w:space="0" w:color="auto"/>
      </w:divBdr>
    </w:div>
    <w:div w:id="494956272">
      <w:bodyDiv w:val="1"/>
      <w:marLeft w:val="0"/>
      <w:marRight w:val="0"/>
      <w:marTop w:val="0"/>
      <w:marBottom w:val="0"/>
      <w:divBdr>
        <w:top w:val="none" w:sz="0" w:space="0" w:color="auto"/>
        <w:left w:val="none" w:sz="0" w:space="0" w:color="auto"/>
        <w:bottom w:val="none" w:sz="0" w:space="0" w:color="auto"/>
        <w:right w:val="none" w:sz="0" w:space="0" w:color="auto"/>
      </w:divBdr>
    </w:div>
    <w:div w:id="495806916">
      <w:bodyDiv w:val="1"/>
      <w:marLeft w:val="0"/>
      <w:marRight w:val="0"/>
      <w:marTop w:val="0"/>
      <w:marBottom w:val="0"/>
      <w:divBdr>
        <w:top w:val="none" w:sz="0" w:space="0" w:color="auto"/>
        <w:left w:val="none" w:sz="0" w:space="0" w:color="auto"/>
        <w:bottom w:val="none" w:sz="0" w:space="0" w:color="auto"/>
        <w:right w:val="none" w:sz="0" w:space="0" w:color="auto"/>
      </w:divBdr>
    </w:div>
    <w:div w:id="496042242">
      <w:bodyDiv w:val="1"/>
      <w:marLeft w:val="0"/>
      <w:marRight w:val="0"/>
      <w:marTop w:val="0"/>
      <w:marBottom w:val="0"/>
      <w:divBdr>
        <w:top w:val="none" w:sz="0" w:space="0" w:color="auto"/>
        <w:left w:val="none" w:sz="0" w:space="0" w:color="auto"/>
        <w:bottom w:val="none" w:sz="0" w:space="0" w:color="auto"/>
        <w:right w:val="none" w:sz="0" w:space="0" w:color="auto"/>
      </w:divBdr>
    </w:div>
    <w:div w:id="496118449">
      <w:bodyDiv w:val="1"/>
      <w:marLeft w:val="0"/>
      <w:marRight w:val="0"/>
      <w:marTop w:val="0"/>
      <w:marBottom w:val="0"/>
      <w:divBdr>
        <w:top w:val="none" w:sz="0" w:space="0" w:color="auto"/>
        <w:left w:val="none" w:sz="0" w:space="0" w:color="auto"/>
        <w:bottom w:val="none" w:sz="0" w:space="0" w:color="auto"/>
        <w:right w:val="none" w:sz="0" w:space="0" w:color="auto"/>
      </w:divBdr>
    </w:div>
    <w:div w:id="497310780">
      <w:bodyDiv w:val="1"/>
      <w:marLeft w:val="0"/>
      <w:marRight w:val="0"/>
      <w:marTop w:val="0"/>
      <w:marBottom w:val="0"/>
      <w:divBdr>
        <w:top w:val="none" w:sz="0" w:space="0" w:color="auto"/>
        <w:left w:val="none" w:sz="0" w:space="0" w:color="auto"/>
        <w:bottom w:val="none" w:sz="0" w:space="0" w:color="auto"/>
        <w:right w:val="none" w:sz="0" w:space="0" w:color="auto"/>
      </w:divBdr>
    </w:div>
    <w:div w:id="497618594">
      <w:bodyDiv w:val="1"/>
      <w:marLeft w:val="0"/>
      <w:marRight w:val="0"/>
      <w:marTop w:val="0"/>
      <w:marBottom w:val="0"/>
      <w:divBdr>
        <w:top w:val="none" w:sz="0" w:space="0" w:color="auto"/>
        <w:left w:val="none" w:sz="0" w:space="0" w:color="auto"/>
        <w:bottom w:val="none" w:sz="0" w:space="0" w:color="auto"/>
        <w:right w:val="none" w:sz="0" w:space="0" w:color="auto"/>
      </w:divBdr>
    </w:div>
    <w:div w:id="499587468">
      <w:bodyDiv w:val="1"/>
      <w:marLeft w:val="0"/>
      <w:marRight w:val="0"/>
      <w:marTop w:val="0"/>
      <w:marBottom w:val="0"/>
      <w:divBdr>
        <w:top w:val="none" w:sz="0" w:space="0" w:color="auto"/>
        <w:left w:val="none" w:sz="0" w:space="0" w:color="auto"/>
        <w:bottom w:val="none" w:sz="0" w:space="0" w:color="auto"/>
        <w:right w:val="none" w:sz="0" w:space="0" w:color="auto"/>
      </w:divBdr>
    </w:div>
    <w:div w:id="499664106">
      <w:bodyDiv w:val="1"/>
      <w:marLeft w:val="0"/>
      <w:marRight w:val="0"/>
      <w:marTop w:val="0"/>
      <w:marBottom w:val="0"/>
      <w:divBdr>
        <w:top w:val="none" w:sz="0" w:space="0" w:color="auto"/>
        <w:left w:val="none" w:sz="0" w:space="0" w:color="auto"/>
        <w:bottom w:val="none" w:sz="0" w:space="0" w:color="auto"/>
        <w:right w:val="none" w:sz="0" w:space="0" w:color="auto"/>
      </w:divBdr>
    </w:div>
    <w:div w:id="499857832">
      <w:bodyDiv w:val="1"/>
      <w:marLeft w:val="0"/>
      <w:marRight w:val="0"/>
      <w:marTop w:val="0"/>
      <w:marBottom w:val="0"/>
      <w:divBdr>
        <w:top w:val="none" w:sz="0" w:space="0" w:color="auto"/>
        <w:left w:val="none" w:sz="0" w:space="0" w:color="auto"/>
        <w:bottom w:val="none" w:sz="0" w:space="0" w:color="auto"/>
        <w:right w:val="none" w:sz="0" w:space="0" w:color="auto"/>
      </w:divBdr>
    </w:div>
    <w:div w:id="500508136">
      <w:bodyDiv w:val="1"/>
      <w:marLeft w:val="0"/>
      <w:marRight w:val="0"/>
      <w:marTop w:val="0"/>
      <w:marBottom w:val="0"/>
      <w:divBdr>
        <w:top w:val="none" w:sz="0" w:space="0" w:color="auto"/>
        <w:left w:val="none" w:sz="0" w:space="0" w:color="auto"/>
        <w:bottom w:val="none" w:sz="0" w:space="0" w:color="auto"/>
        <w:right w:val="none" w:sz="0" w:space="0" w:color="auto"/>
      </w:divBdr>
    </w:div>
    <w:div w:id="500700311">
      <w:bodyDiv w:val="1"/>
      <w:marLeft w:val="0"/>
      <w:marRight w:val="0"/>
      <w:marTop w:val="0"/>
      <w:marBottom w:val="0"/>
      <w:divBdr>
        <w:top w:val="none" w:sz="0" w:space="0" w:color="auto"/>
        <w:left w:val="none" w:sz="0" w:space="0" w:color="auto"/>
        <w:bottom w:val="none" w:sz="0" w:space="0" w:color="auto"/>
        <w:right w:val="none" w:sz="0" w:space="0" w:color="auto"/>
      </w:divBdr>
    </w:div>
    <w:div w:id="500775041">
      <w:bodyDiv w:val="1"/>
      <w:marLeft w:val="0"/>
      <w:marRight w:val="0"/>
      <w:marTop w:val="0"/>
      <w:marBottom w:val="0"/>
      <w:divBdr>
        <w:top w:val="none" w:sz="0" w:space="0" w:color="auto"/>
        <w:left w:val="none" w:sz="0" w:space="0" w:color="auto"/>
        <w:bottom w:val="none" w:sz="0" w:space="0" w:color="auto"/>
        <w:right w:val="none" w:sz="0" w:space="0" w:color="auto"/>
      </w:divBdr>
    </w:div>
    <w:div w:id="500781972">
      <w:bodyDiv w:val="1"/>
      <w:marLeft w:val="0"/>
      <w:marRight w:val="0"/>
      <w:marTop w:val="0"/>
      <w:marBottom w:val="0"/>
      <w:divBdr>
        <w:top w:val="none" w:sz="0" w:space="0" w:color="auto"/>
        <w:left w:val="none" w:sz="0" w:space="0" w:color="auto"/>
        <w:bottom w:val="none" w:sz="0" w:space="0" w:color="auto"/>
        <w:right w:val="none" w:sz="0" w:space="0" w:color="auto"/>
      </w:divBdr>
    </w:div>
    <w:div w:id="501622398">
      <w:bodyDiv w:val="1"/>
      <w:marLeft w:val="0"/>
      <w:marRight w:val="0"/>
      <w:marTop w:val="0"/>
      <w:marBottom w:val="0"/>
      <w:divBdr>
        <w:top w:val="none" w:sz="0" w:space="0" w:color="auto"/>
        <w:left w:val="none" w:sz="0" w:space="0" w:color="auto"/>
        <w:bottom w:val="none" w:sz="0" w:space="0" w:color="auto"/>
        <w:right w:val="none" w:sz="0" w:space="0" w:color="auto"/>
      </w:divBdr>
    </w:div>
    <w:div w:id="502359605">
      <w:bodyDiv w:val="1"/>
      <w:marLeft w:val="0"/>
      <w:marRight w:val="0"/>
      <w:marTop w:val="0"/>
      <w:marBottom w:val="0"/>
      <w:divBdr>
        <w:top w:val="none" w:sz="0" w:space="0" w:color="auto"/>
        <w:left w:val="none" w:sz="0" w:space="0" w:color="auto"/>
        <w:bottom w:val="none" w:sz="0" w:space="0" w:color="auto"/>
        <w:right w:val="none" w:sz="0" w:space="0" w:color="auto"/>
      </w:divBdr>
    </w:div>
    <w:div w:id="502820687">
      <w:bodyDiv w:val="1"/>
      <w:marLeft w:val="0"/>
      <w:marRight w:val="0"/>
      <w:marTop w:val="0"/>
      <w:marBottom w:val="0"/>
      <w:divBdr>
        <w:top w:val="none" w:sz="0" w:space="0" w:color="auto"/>
        <w:left w:val="none" w:sz="0" w:space="0" w:color="auto"/>
        <w:bottom w:val="none" w:sz="0" w:space="0" w:color="auto"/>
        <w:right w:val="none" w:sz="0" w:space="0" w:color="auto"/>
      </w:divBdr>
    </w:div>
    <w:div w:id="503134782">
      <w:bodyDiv w:val="1"/>
      <w:marLeft w:val="0"/>
      <w:marRight w:val="0"/>
      <w:marTop w:val="0"/>
      <w:marBottom w:val="0"/>
      <w:divBdr>
        <w:top w:val="none" w:sz="0" w:space="0" w:color="auto"/>
        <w:left w:val="none" w:sz="0" w:space="0" w:color="auto"/>
        <w:bottom w:val="none" w:sz="0" w:space="0" w:color="auto"/>
        <w:right w:val="none" w:sz="0" w:space="0" w:color="auto"/>
      </w:divBdr>
    </w:div>
    <w:div w:id="503515016">
      <w:bodyDiv w:val="1"/>
      <w:marLeft w:val="0"/>
      <w:marRight w:val="0"/>
      <w:marTop w:val="0"/>
      <w:marBottom w:val="0"/>
      <w:divBdr>
        <w:top w:val="none" w:sz="0" w:space="0" w:color="auto"/>
        <w:left w:val="none" w:sz="0" w:space="0" w:color="auto"/>
        <w:bottom w:val="none" w:sz="0" w:space="0" w:color="auto"/>
        <w:right w:val="none" w:sz="0" w:space="0" w:color="auto"/>
      </w:divBdr>
    </w:div>
    <w:div w:id="503974413">
      <w:bodyDiv w:val="1"/>
      <w:marLeft w:val="0"/>
      <w:marRight w:val="0"/>
      <w:marTop w:val="0"/>
      <w:marBottom w:val="0"/>
      <w:divBdr>
        <w:top w:val="none" w:sz="0" w:space="0" w:color="auto"/>
        <w:left w:val="none" w:sz="0" w:space="0" w:color="auto"/>
        <w:bottom w:val="none" w:sz="0" w:space="0" w:color="auto"/>
        <w:right w:val="none" w:sz="0" w:space="0" w:color="auto"/>
      </w:divBdr>
    </w:div>
    <w:div w:id="504055336">
      <w:bodyDiv w:val="1"/>
      <w:marLeft w:val="0"/>
      <w:marRight w:val="0"/>
      <w:marTop w:val="0"/>
      <w:marBottom w:val="0"/>
      <w:divBdr>
        <w:top w:val="none" w:sz="0" w:space="0" w:color="auto"/>
        <w:left w:val="none" w:sz="0" w:space="0" w:color="auto"/>
        <w:bottom w:val="none" w:sz="0" w:space="0" w:color="auto"/>
        <w:right w:val="none" w:sz="0" w:space="0" w:color="auto"/>
      </w:divBdr>
    </w:div>
    <w:div w:id="504133298">
      <w:bodyDiv w:val="1"/>
      <w:marLeft w:val="0"/>
      <w:marRight w:val="0"/>
      <w:marTop w:val="0"/>
      <w:marBottom w:val="0"/>
      <w:divBdr>
        <w:top w:val="none" w:sz="0" w:space="0" w:color="auto"/>
        <w:left w:val="none" w:sz="0" w:space="0" w:color="auto"/>
        <w:bottom w:val="none" w:sz="0" w:space="0" w:color="auto"/>
        <w:right w:val="none" w:sz="0" w:space="0" w:color="auto"/>
      </w:divBdr>
    </w:div>
    <w:div w:id="504976465">
      <w:bodyDiv w:val="1"/>
      <w:marLeft w:val="0"/>
      <w:marRight w:val="0"/>
      <w:marTop w:val="0"/>
      <w:marBottom w:val="0"/>
      <w:divBdr>
        <w:top w:val="none" w:sz="0" w:space="0" w:color="auto"/>
        <w:left w:val="none" w:sz="0" w:space="0" w:color="auto"/>
        <w:bottom w:val="none" w:sz="0" w:space="0" w:color="auto"/>
        <w:right w:val="none" w:sz="0" w:space="0" w:color="auto"/>
      </w:divBdr>
    </w:div>
    <w:div w:id="505292792">
      <w:bodyDiv w:val="1"/>
      <w:marLeft w:val="0"/>
      <w:marRight w:val="0"/>
      <w:marTop w:val="0"/>
      <w:marBottom w:val="0"/>
      <w:divBdr>
        <w:top w:val="none" w:sz="0" w:space="0" w:color="auto"/>
        <w:left w:val="none" w:sz="0" w:space="0" w:color="auto"/>
        <w:bottom w:val="none" w:sz="0" w:space="0" w:color="auto"/>
        <w:right w:val="none" w:sz="0" w:space="0" w:color="auto"/>
      </w:divBdr>
    </w:div>
    <w:div w:id="505830496">
      <w:bodyDiv w:val="1"/>
      <w:marLeft w:val="0"/>
      <w:marRight w:val="0"/>
      <w:marTop w:val="0"/>
      <w:marBottom w:val="0"/>
      <w:divBdr>
        <w:top w:val="none" w:sz="0" w:space="0" w:color="auto"/>
        <w:left w:val="none" w:sz="0" w:space="0" w:color="auto"/>
        <w:bottom w:val="none" w:sz="0" w:space="0" w:color="auto"/>
        <w:right w:val="none" w:sz="0" w:space="0" w:color="auto"/>
      </w:divBdr>
    </w:div>
    <w:div w:id="505942010">
      <w:bodyDiv w:val="1"/>
      <w:marLeft w:val="0"/>
      <w:marRight w:val="0"/>
      <w:marTop w:val="0"/>
      <w:marBottom w:val="0"/>
      <w:divBdr>
        <w:top w:val="none" w:sz="0" w:space="0" w:color="auto"/>
        <w:left w:val="none" w:sz="0" w:space="0" w:color="auto"/>
        <w:bottom w:val="none" w:sz="0" w:space="0" w:color="auto"/>
        <w:right w:val="none" w:sz="0" w:space="0" w:color="auto"/>
      </w:divBdr>
    </w:div>
    <w:div w:id="507451488">
      <w:bodyDiv w:val="1"/>
      <w:marLeft w:val="0"/>
      <w:marRight w:val="0"/>
      <w:marTop w:val="0"/>
      <w:marBottom w:val="0"/>
      <w:divBdr>
        <w:top w:val="none" w:sz="0" w:space="0" w:color="auto"/>
        <w:left w:val="none" w:sz="0" w:space="0" w:color="auto"/>
        <w:bottom w:val="none" w:sz="0" w:space="0" w:color="auto"/>
        <w:right w:val="none" w:sz="0" w:space="0" w:color="auto"/>
      </w:divBdr>
    </w:div>
    <w:div w:id="507644021">
      <w:bodyDiv w:val="1"/>
      <w:marLeft w:val="0"/>
      <w:marRight w:val="0"/>
      <w:marTop w:val="0"/>
      <w:marBottom w:val="0"/>
      <w:divBdr>
        <w:top w:val="none" w:sz="0" w:space="0" w:color="auto"/>
        <w:left w:val="none" w:sz="0" w:space="0" w:color="auto"/>
        <w:bottom w:val="none" w:sz="0" w:space="0" w:color="auto"/>
        <w:right w:val="none" w:sz="0" w:space="0" w:color="auto"/>
      </w:divBdr>
    </w:div>
    <w:div w:id="507716190">
      <w:bodyDiv w:val="1"/>
      <w:marLeft w:val="0"/>
      <w:marRight w:val="0"/>
      <w:marTop w:val="0"/>
      <w:marBottom w:val="0"/>
      <w:divBdr>
        <w:top w:val="none" w:sz="0" w:space="0" w:color="auto"/>
        <w:left w:val="none" w:sz="0" w:space="0" w:color="auto"/>
        <w:bottom w:val="none" w:sz="0" w:space="0" w:color="auto"/>
        <w:right w:val="none" w:sz="0" w:space="0" w:color="auto"/>
      </w:divBdr>
    </w:div>
    <w:div w:id="507869870">
      <w:bodyDiv w:val="1"/>
      <w:marLeft w:val="0"/>
      <w:marRight w:val="0"/>
      <w:marTop w:val="0"/>
      <w:marBottom w:val="0"/>
      <w:divBdr>
        <w:top w:val="none" w:sz="0" w:space="0" w:color="auto"/>
        <w:left w:val="none" w:sz="0" w:space="0" w:color="auto"/>
        <w:bottom w:val="none" w:sz="0" w:space="0" w:color="auto"/>
        <w:right w:val="none" w:sz="0" w:space="0" w:color="auto"/>
      </w:divBdr>
    </w:div>
    <w:div w:id="507915260">
      <w:bodyDiv w:val="1"/>
      <w:marLeft w:val="0"/>
      <w:marRight w:val="0"/>
      <w:marTop w:val="0"/>
      <w:marBottom w:val="0"/>
      <w:divBdr>
        <w:top w:val="none" w:sz="0" w:space="0" w:color="auto"/>
        <w:left w:val="none" w:sz="0" w:space="0" w:color="auto"/>
        <w:bottom w:val="none" w:sz="0" w:space="0" w:color="auto"/>
        <w:right w:val="none" w:sz="0" w:space="0" w:color="auto"/>
      </w:divBdr>
    </w:div>
    <w:div w:id="507982398">
      <w:bodyDiv w:val="1"/>
      <w:marLeft w:val="0"/>
      <w:marRight w:val="0"/>
      <w:marTop w:val="0"/>
      <w:marBottom w:val="0"/>
      <w:divBdr>
        <w:top w:val="none" w:sz="0" w:space="0" w:color="auto"/>
        <w:left w:val="none" w:sz="0" w:space="0" w:color="auto"/>
        <w:bottom w:val="none" w:sz="0" w:space="0" w:color="auto"/>
        <w:right w:val="none" w:sz="0" w:space="0" w:color="auto"/>
      </w:divBdr>
    </w:div>
    <w:div w:id="507988443">
      <w:bodyDiv w:val="1"/>
      <w:marLeft w:val="0"/>
      <w:marRight w:val="0"/>
      <w:marTop w:val="0"/>
      <w:marBottom w:val="0"/>
      <w:divBdr>
        <w:top w:val="none" w:sz="0" w:space="0" w:color="auto"/>
        <w:left w:val="none" w:sz="0" w:space="0" w:color="auto"/>
        <w:bottom w:val="none" w:sz="0" w:space="0" w:color="auto"/>
        <w:right w:val="none" w:sz="0" w:space="0" w:color="auto"/>
      </w:divBdr>
    </w:div>
    <w:div w:id="508369629">
      <w:bodyDiv w:val="1"/>
      <w:marLeft w:val="0"/>
      <w:marRight w:val="0"/>
      <w:marTop w:val="0"/>
      <w:marBottom w:val="0"/>
      <w:divBdr>
        <w:top w:val="none" w:sz="0" w:space="0" w:color="auto"/>
        <w:left w:val="none" w:sz="0" w:space="0" w:color="auto"/>
        <w:bottom w:val="none" w:sz="0" w:space="0" w:color="auto"/>
        <w:right w:val="none" w:sz="0" w:space="0" w:color="auto"/>
      </w:divBdr>
    </w:div>
    <w:div w:id="508524426">
      <w:bodyDiv w:val="1"/>
      <w:marLeft w:val="0"/>
      <w:marRight w:val="0"/>
      <w:marTop w:val="0"/>
      <w:marBottom w:val="0"/>
      <w:divBdr>
        <w:top w:val="none" w:sz="0" w:space="0" w:color="auto"/>
        <w:left w:val="none" w:sz="0" w:space="0" w:color="auto"/>
        <w:bottom w:val="none" w:sz="0" w:space="0" w:color="auto"/>
        <w:right w:val="none" w:sz="0" w:space="0" w:color="auto"/>
      </w:divBdr>
    </w:div>
    <w:div w:id="509368314">
      <w:bodyDiv w:val="1"/>
      <w:marLeft w:val="0"/>
      <w:marRight w:val="0"/>
      <w:marTop w:val="0"/>
      <w:marBottom w:val="0"/>
      <w:divBdr>
        <w:top w:val="none" w:sz="0" w:space="0" w:color="auto"/>
        <w:left w:val="none" w:sz="0" w:space="0" w:color="auto"/>
        <w:bottom w:val="none" w:sz="0" w:space="0" w:color="auto"/>
        <w:right w:val="none" w:sz="0" w:space="0" w:color="auto"/>
      </w:divBdr>
    </w:div>
    <w:div w:id="510536712">
      <w:bodyDiv w:val="1"/>
      <w:marLeft w:val="0"/>
      <w:marRight w:val="0"/>
      <w:marTop w:val="0"/>
      <w:marBottom w:val="0"/>
      <w:divBdr>
        <w:top w:val="none" w:sz="0" w:space="0" w:color="auto"/>
        <w:left w:val="none" w:sz="0" w:space="0" w:color="auto"/>
        <w:bottom w:val="none" w:sz="0" w:space="0" w:color="auto"/>
        <w:right w:val="none" w:sz="0" w:space="0" w:color="auto"/>
      </w:divBdr>
    </w:div>
    <w:div w:id="511606567">
      <w:bodyDiv w:val="1"/>
      <w:marLeft w:val="0"/>
      <w:marRight w:val="0"/>
      <w:marTop w:val="0"/>
      <w:marBottom w:val="0"/>
      <w:divBdr>
        <w:top w:val="none" w:sz="0" w:space="0" w:color="auto"/>
        <w:left w:val="none" w:sz="0" w:space="0" w:color="auto"/>
        <w:bottom w:val="none" w:sz="0" w:space="0" w:color="auto"/>
        <w:right w:val="none" w:sz="0" w:space="0" w:color="auto"/>
      </w:divBdr>
    </w:div>
    <w:div w:id="512955524">
      <w:bodyDiv w:val="1"/>
      <w:marLeft w:val="0"/>
      <w:marRight w:val="0"/>
      <w:marTop w:val="0"/>
      <w:marBottom w:val="0"/>
      <w:divBdr>
        <w:top w:val="none" w:sz="0" w:space="0" w:color="auto"/>
        <w:left w:val="none" w:sz="0" w:space="0" w:color="auto"/>
        <w:bottom w:val="none" w:sz="0" w:space="0" w:color="auto"/>
        <w:right w:val="none" w:sz="0" w:space="0" w:color="auto"/>
      </w:divBdr>
    </w:div>
    <w:div w:id="513350215">
      <w:bodyDiv w:val="1"/>
      <w:marLeft w:val="0"/>
      <w:marRight w:val="0"/>
      <w:marTop w:val="0"/>
      <w:marBottom w:val="0"/>
      <w:divBdr>
        <w:top w:val="none" w:sz="0" w:space="0" w:color="auto"/>
        <w:left w:val="none" w:sz="0" w:space="0" w:color="auto"/>
        <w:bottom w:val="none" w:sz="0" w:space="0" w:color="auto"/>
        <w:right w:val="none" w:sz="0" w:space="0" w:color="auto"/>
      </w:divBdr>
    </w:div>
    <w:div w:id="513956692">
      <w:bodyDiv w:val="1"/>
      <w:marLeft w:val="0"/>
      <w:marRight w:val="0"/>
      <w:marTop w:val="0"/>
      <w:marBottom w:val="0"/>
      <w:divBdr>
        <w:top w:val="none" w:sz="0" w:space="0" w:color="auto"/>
        <w:left w:val="none" w:sz="0" w:space="0" w:color="auto"/>
        <w:bottom w:val="none" w:sz="0" w:space="0" w:color="auto"/>
        <w:right w:val="none" w:sz="0" w:space="0" w:color="auto"/>
      </w:divBdr>
    </w:div>
    <w:div w:id="513961262">
      <w:bodyDiv w:val="1"/>
      <w:marLeft w:val="0"/>
      <w:marRight w:val="0"/>
      <w:marTop w:val="0"/>
      <w:marBottom w:val="0"/>
      <w:divBdr>
        <w:top w:val="none" w:sz="0" w:space="0" w:color="auto"/>
        <w:left w:val="none" w:sz="0" w:space="0" w:color="auto"/>
        <w:bottom w:val="none" w:sz="0" w:space="0" w:color="auto"/>
        <w:right w:val="none" w:sz="0" w:space="0" w:color="auto"/>
      </w:divBdr>
    </w:div>
    <w:div w:id="514269412">
      <w:bodyDiv w:val="1"/>
      <w:marLeft w:val="0"/>
      <w:marRight w:val="0"/>
      <w:marTop w:val="0"/>
      <w:marBottom w:val="0"/>
      <w:divBdr>
        <w:top w:val="none" w:sz="0" w:space="0" w:color="auto"/>
        <w:left w:val="none" w:sz="0" w:space="0" w:color="auto"/>
        <w:bottom w:val="none" w:sz="0" w:space="0" w:color="auto"/>
        <w:right w:val="none" w:sz="0" w:space="0" w:color="auto"/>
      </w:divBdr>
    </w:div>
    <w:div w:id="514536088">
      <w:bodyDiv w:val="1"/>
      <w:marLeft w:val="0"/>
      <w:marRight w:val="0"/>
      <w:marTop w:val="0"/>
      <w:marBottom w:val="0"/>
      <w:divBdr>
        <w:top w:val="none" w:sz="0" w:space="0" w:color="auto"/>
        <w:left w:val="none" w:sz="0" w:space="0" w:color="auto"/>
        <w:bottom w:val="none" w:sz="0" w:space="0" w:color="auto"/>
        <w:right w:val="none" w:sz="0" w:space="0" w:color="auto"/>
      </w:divBdr>
    </w:div>
    <w:div w:id="515274323">
      <w:bodyDiv w:val="1"/>
      <w:marLeft w:val="0"/>
      <w:marRight w:val="0"/>
      <w:marTop w:val="0"/>
      <w:marBottom w:val="0"/>
      <w:divBdr>
        <w:top w:val="none" w:sz="0" w:space="0" w:color="auto"/>
        <w:left w:val="none" w:sz="0" w:space="0" w:color="auto"/>
        <w:bottom w:val="none" w:sz="0" w:space="0" w:color="auto"/>
        <w:right w:val="none" w:sz="0" w:space="0" w:color="auto"/>
      </w:divBdr>
    </w:div>
    <w:div w:id="516189600">
      <w:bodyDiv w:val="1"/>
      <w:marLeft w:val="0"/>
      <w:marRight w:val="0"/>
      <w:marTop w:val="0"/>
      <w:marBottom w:val="0"/>
      <w:divBdr>
        <w:top w:val="none" w:sz="0" w:space="0" w:color="auto"/>
        <w:left w:val="none" w:sz="0" w:space="0" w:color="auto"/>
        <w:bottom w:val="none" w:sz="0" w:space="0" w:color="auto"/>
        <w:right w:val="none" w:sz="0" w:space="0" w:color="auto"/>
      </w:divBdr>
    </w:div>
    <w:div w:id="517087677">
      <w:bodyDiv w:val="1"/>
      <w:marLeft w:val="0"/>
      <w:marRight w:val="0"/>
      <w:marTop w:val="0"/>
      <w:marBottom w:val="0"/>
      <w:divBdr>
        <w:top w:val="none" w:sz="0" w:space="0" w:color="auto"/>
        <w:left w:val="none" w:sz="0" w:space="0" w:color="auto"/>
        <w:bottom w:val="none" w:sz="0" w:space="0" w:color="auto"/>
        <w:right w:val="none" w:sz="0" w:space="0" w:color="auto"/>
      </w:divBdr>
    </w:div>
    <w:div w:id="517162778">
      <w:bodyDiv w:val="1"/>
      <w:marLeft w:val="0"/>
      <w:marRight w:val="0"/>
      <w:marTop w:val="0"/>
      <w:marBottom w:val="0"/>
      <w:divBdr>
        <w:top w:val="none" w:sz="0" w:space="0" w:color="auto"/>
        <w:left w:val="none" w:sz="0" w:space="0" w:color="auto"/>
        <w:bottom w:val="none" w:sz="0" w:space="0" w:color="auto"/>
        <w:right w:val="none" w:sz="0" w:space="0" w:color="auto"/>
      </w:divBdr>
    </w:div>
    <w:div w:id="517307357">
      <w:bodyDiv w:val="1"/>
      <w:marLeft w:val="0"/>
      <w:marRight w:val="0"/>
      <w:marTop w:val="0"/>
      <w:marBottom w:val="0"/>
      <w:divBdr>
        <w:top w:val="none" w:sz="0" w:space="0" w:color="auto"/>
        <w:left w:val="none" w:sz="0" w:space="0" w:color="auto"/>
        <w:bottom w:val="none" w:sz="0" w:space="0" w:color="auto"/>
        <w:right w:val="none" w:sz="0" w:space="0" w:color="auto"/>
      </w:divBdr>
    </w:div>
    <w:div w:id="517425928">
      <w:bodyDiv w:val="1"/>
      <w:marLeft w:val="0"/>
      <w:marRight w:val="0"/>
      <w:marTop w:val="0"/>
      <w:marBottom w:val="0"/>
      <w:divBdr>
        <w:top w:val="none" w:sz="0" w:space="0" w:color="auto"/>
        <w:left w:val="none" w:sz="0" w:space="0" w:color="auto"/>
        <w:bottom w:val="none" w:sz="0" w:space="0" w:color="auto"/>
        <w:right w:val="none" w:sz="0" w:space="0" w:color="auto"/>
      </w:divBdr>
    </w:div>
    <w:div w:id="517429528">
      <w:bodyDiv w:val="1"/>
      <w:marLeft w:val="0"/>
      <w:marRight w:val="0"/>
      <w:marTop w:val="0"/>
      <w:marBottom w:val="0"/>
      <w:divBdr>
        <w:top w:val="none" w:sz="0" w:space="0" w:color="auto"/>
        <w:left w:val="none" w:sz="0" w:space="0" w:color="auto"/>
        <w:bottom w:val="none" w:sz="0" w:space="0" w:color="auto"/>
        <w:right w:val="none" w:sz="0" w:space="0" w:color="auto"/>
      </w:divBdr>
    </w:div>
    <w:div w:id="518199200">
      <w:bodyDiv w:val="1"/>
      <w:marLeft w:val="0"/>
      <w:marRight w:val="0"/>
      <w:marTop w:val="0"/>
      <w:marBottom w:val="0"/>
      <w:divBdr>
        <w:top w:val="none" w:sz="0" w:space="0" w:color="auto"/>
        <w:left w:val="none" w:sz="0" w:space="0" w:color="auto"/>
        <w:bottom w:val="none" w:sz="0" w:space="0" w:color="auto"/>
        <w:right w:val="none" w:sz="0" w:space="0" w:color="auto"/>
      </w:divBdr>
    </w:div>
    <w:div w:id="518470895">
      <w:bodyDiv w:val="1"/>
      <w:marLeft w:val="0"/>
      <w:marRight w:val="0"/>
      <w:marTop w:val="0"/>
      <w:marBottom w:val="0"/>
      <w:divBdr>
        <w:top w:val="none" w:sz="0" w:space="0" w:color="auto"/>
        <w:left w:val="none" w:sz="0" w:space="0" w:color="auto"/>
        <w:bottom w:val="none" w:sz="0" w:space="0" w:color="auto"/>
        <w:right w:val="none" w:sz="0" w:space="0" w:color="auto"/>
      </w:divBdr>
    </w:div>
    <w:div w:id="518543889">
      <w:bodyDiv w:val="1"/>
      <w:marLeft w:val="0"/>
      <w:marRight w:val="0"/>
      <w:marTop w:val="0"/>
      <w:marBottom w:val="0"/>
      <w:divBdr>
        <w:top w:val="none" w:sz="0" w:space="0" w:color="auto"/>
        <w:left w:val="none" w:sz="0" w:space="0" w:color="auto"/>
        <w:bottom w:val="none" w:sz="0" w:space="0" w:color="auto"/>
        <w:right w:val="none" w:sz="0" w:space="0" w:color="auto"/>
      </w:divBdr>
    </w:div>
    <w:div w:id="519204238">
      <w:bodyDiv w:val="1"/>
      <w:marLeft w:val="0"/>
      <w:marRight w:val="0"/>
      <w:marTop w:val="0"/>
      <w:marBottom w:val="0"/>
      <w:divBdr>
        <w:top w:val="none" w:sz="0" w:space="0" w:color="auto"/>
        <w:left w:val="none" w:sz="0" w:space="0" w:color="auto"/>
        <w:bottom w:val="none" w:sz="0" w:space="0" w:color="auto"/>
        <w:right w:val="none" w:sz="0" w:space="0" w:color="auto"/>
      </w:divBdr>
    </w:div>
    <w:div w:id="519242303">
      <w:bodyDiv w:val="1"/>
      <w:marLeft w:val="0"/>
      <w:marRight w:val="0"/>
      <w:marTop w:val="0"/>
      <w:marBottom w:val="0"/>
      <w:divBdr>
        <w:top w:val="none" w:sz="0" w:space="0" w:color="auto"/>
        <w:left w:val="none" w:sz="0" w:space="0" w:color="auto"/>
        <w:bottom w:val="none" w:sz="0" w:space="0" w:color="auto"/>
        <w:right w:val="none" w:sz="0" w:space="0" w:color="auto"/>
      </w:divBdr>
    </w:div>
    <w:div w:id="519391661">
      <w:bodyDiv w:val="1"/>
      <w:marLeft w:val="0"/>
      <w:marRight w:val="0"/>
      <w:marTop w:val="0"/>
      <w:marBottom w:val="0"/>
      <w:divBdr>
        <w:top w:val="none" w:sz="0" w:space="0" w:color="auto"/>
        <w:left w:val="none" w:sz="0" w:space="0" w:color="auto"/>
        <w:bottom w:val="none" w:sz="0" w:space="0" w:color="auto"/>
        <w:right w:val="none" w:sz="0" w:space="0" w:color="auto"/>
      </w:divBdr>
    </w:div>
    <w:div w:id="520168038">
      <w:bodyDiv w:val="1"/>
      <w:marLeft w:val="0"/>
      <w:marRight w:val="0"/>
      <w:marTop w:val="0"/>
      <w:marBottom w:val="0"/>
      <w:divBdr>
        <w:top w:val="none" w:sz="0" w:space="0" w:color="auto"/>
        <w:left w:val="none" w:sz="0" w:space="0" w:color="auto"/>
        <w:bottom w:val="none" w:sz="0" w:space="0" w:color="auto"/>
        <w:right w:val="none" w:sz="0" w:space="0" w:color="auto"/>
      </w:divBdr>
    </w:div>
    <w:div w:id="520238965">
      <w:bodyDiv w:val="1"/>
      <w:marLeft w:val="0"/>
      <w:marRight w:val="0"/>
      <w:marTop w:val="0"/>
      <w:marBottom w:val="0"/>
      <w:divBdr>
        <w:top w:val="none" w:sz="0" w:space="0" w:color="auto"/>
        <w:left w:val="none" w:sz="0" w:space="0" w:color="auto"/>
        <w:bottom w:val="none" w:sz="0" w:space="0" w:color="auto"/>
        <w:right w:val="none" w:sz="0" w:space="0" w:color="auto"/>
      </w:divBdr>
    </w:div>
    <w:div w:id="520320487">
      <w:bodyDiv w:val="1"/>
      <w:marLeft w:val="0"/>
      <w:marRight w:val="0"/>
      <w:marTop w:val="0"/>
      <w:marBottom w:val="0"/>
      <w:divBdr>
        <w:top w:val="none" w:sz="0" w:space="0" w:color="auto"/>
        <w:left w:val="none" w:sz="0" w:space="0" w:color="auto"/>
        <w:bottom w:val="none" w:sz="0" w:space="0" w:color="auto"/>
        <w:right w:val="none" w:sz="0" w:space="0" w:color="auto"/>
      </w:divBdr>
    </w:div>
    <w:div w:id="520630989">
      <w:bodyDiv w:val="1"/>
      <w:marLeft w:val="0"/>
      <w:marRight w:val="0"/>
      <w:marTop w:val="0"/>
      <w:marBottom w:val="0"/>
      <w:divBdr>
        <w:top w:val="none" w:sz="0" w:space="0" w:color="auto"/>
        <w:left w:val="none" w:sz="0" w:space="0" w:color="auto"/>
        <w:bottom w:val="none" w:sz="0" w:space="0" w:color="auto"/>
        <w:right w:val="none" w:sz="0" w:space="0" w:color="auto"/>
      </w:divBdr>
    </w:div>
    <w:div w:id="520750404">
      <w:bodyDiv w:val="1"/>
      <w:marLeft w:val="0"/>
      <w:marRight w:val="0"/>
      <w:marTop w:val="0"/>
      <w:marBottom w:val="0"/>
      <w:divBdr>
        <w:top w:val="none" w:sz="0" w:space="0" w:color="auto"/>
        <w:left w:val="none" w:sz="0" w:space="0" w:color="auto"/>
        <w:bottom w:val="none" w:sz="0" w:space="0" w:color="auto"/>
        <w:right w:val="none" w:sz="0" w:space="0" w:color="auto"/>
      </w:divBdr>
    </w:div>
    <w:div w:id="520972204">
      <w:bodyDiv w:val="1"/>
      <w:marLeft w:val="0"/>
      <w:marRight w:val="0"/>
      <w:marTop w:val="0"/>
      <w:marBottom w:val="0"/>
      <w:divBdr>
        <w:top w:val="none" w:sz="0" w:space="0" w:color="auto"/>
        <w:left w:val="none" w:sz="0" w:space="0" w:color="auto"/>
        <w:bottom w:val="none" w:sz="0" w:space="0" w:color="auto"/>
        <w:right w:val="none" w:sz="0" w:space="0" w:color="auto"/>
      </w:divBdr>
    </w:div>
    <w:div w:id="521087428">
      <w:bodyDiv w:val="1"/>
      <w:marLeft w:val="0"/>
      <w:marRight w:val="0"/>
      <w:marTop w:val="0"/>
      <w:marBottom w:val="0"/>
      <w:divBdr>
        <w:top w:val="none" w:sz="0" w:space="0" w:color="auto"/>
        <w:left w:val="none" w:sz="0" w:space="0" w:color="auto"/>
        <w:bottom w:val="none" w:sz="0" w:space="0" w:color="auto"/>
        <w:right w:val="none" w:sz="0" w:space="0" w:color="auto"/>
      </w:divBdr>
    </w:div>
    <w:div w:id="521094960">
      <w:bodyDiv w:val="1"/>
      <w:marLeft w:val="0"/>
      <w:marRight w:val="0"/>
      <w:marTop w:val="0"/>
      <w:marBottom w:val="0"/>
      <w:divBdr>
        <w:top w:val="none" w:sz="0" w:space="0" w:color="auto"/>
        <w:left w:val="none" w:sz="0" w:space="0" w:color="auto"/>
        <w:bottom w:val="none" w:sz="0" w:space="0" w:color="auto"/>
        <w:right w:val="none" w:sz="0" w:space="0" w:color="auto"/>
      </w:divBdr>
    </w:div>
    <w:div w:id="521208245">
      <w:bodyDiv w:val="1"/>
      <w:marLeft w:val="0"/>
      <w:marRight w:val="0"/>
      <w:marTop w:val="0"/>
      <w:marBottom w:val="0"/>
      <w:divBdr>
        <w:top w:val="none" w:sz="0" w:space="0" w:color="auto"/>
        <w:left w:val="none" w:sz="0" w:space="0" w:color="auto"/>
        <w:bottom w:val="none" w:sz="0" w:space="0" w:color="auto"/>
        <w:right w:val="none" w:sz="0" w:space="0" w:color="auto"/>
      </w:divBdr>
    </w:div>
    <w:div w:id="521362902">
      <w:bodyDiv w:val="1"/>
      <w:marLeft w:val="0"/>
      <w:marRight w:val="0"/>
      <w:marTop w:val="0"/>
      <w:marBottom w:val="0"/>
      <w:divBdr>
        <w:top w:val="none" w:sz="0" w:space="0" w:color="auto"/>
        <w:left w:val="none" w:sz="0" w:space="0" w:color="auto"/>
        <w:bottom w:val="none" w:sz="0" w:space="0" w:color="auto"/>
        <w:right w:val="none" w:sz="0" w:space="0" w:color="auto"/>
      </w:divBdr>
    </w:div>
    <w:div w:id="522017669">
      <w:bodyDiv w:val="1"/>
      <w:marLeft w:val="0"/>
      <w:marRight w:val="0"/>
      <w:marTop w:val="0"/>
      <w:marBottom w:val="0"/>
      <w:divBdr>
        <w:top w:val="none" w:sz="0" w:space="0" w:color="auto"/>
        <w:left w:val="none" w:sz="0" w:space="0" w:color="auto"/>
        <w:bottom w:val="none" w:sz="0" w:space="0" w:color="auto"/>
        <w:right w:val="none" w:sz="0" w:space="0" w:color="auto"/>
      </w:divBdr>
    </w:div>
    <w:div w:id="522086979">
      <w:bodyDiv w:val="1"/>
      <w:marLeft w:val="0"/>
      <w:marRight w:val="0"/>
      <w:marTop w:val="0"/>
      <w:marBottom w:val="0"/>
      <w:divBdr>
        <w:top w:val="none" w:sz="0" w:space="0" w:color="auto"/>
        <w:left w:val="none" w:sz="0" w:space="0" w:color="auto"/>
        <w:bottom w:val="none" w:sz="0" w:space="0" w:color="auto"/>
        <w:right w:val="none" w:sz="0" w:space="0" w:color="auto"/>
      </w:divBdr>
    </w:div>
    <w:div w:id="522204052">
      <w:bodyDiv w:val="1"/>
      <w:marLeft w:val="0"/>
      <w:marRight w:val="0"/>
      <w:marTop w:val="0"/>
      <w:marBottom w:val="0"/>
      <w:divBdr>
        <w:top w:val="none" w:sz="0" w:space="0" w:color="auto"/>
        <w:left w:val="none" w:sz="0" w:space="0" w:color="auto"/>
        <w:bottom w:val="none" w:sz="0" w:space="0" w:color="auto"/>
        <w:right w:val="none" w:sz="0" w:space="0" w:color="auto"/>
      </w:divBdr>
    </w:div>
    <w:div w:id="522937269">
      <w:bodyDiv w:val="1"/>
      <w:marLeft w:val="0"/>
      <w:marRight w:val="0"/>
      <w:marTop w:val="0"/>
      <w:marBottom w:val="0"/>
      <w:divBdr>
        <w:top w:val="none" w:sz="0" w:space="0" w:color="auto"/>
        <w:left w:val="none" w:sz="0" w:space="0" w:color="auto"/>
        <w:bottom w:val="none" w:sz="0" w:space="0" w:color="auto"/>
        <w:right w:val="none" w:sz="0" w:space="0" w:color="auto"/>
      </w:divBdr>
    </w:div>
    <w:div w:id="524709621">
      <w:bodyDiv w:val="1"/>
      <w:marLeft w:val="0"/>
      <w:marRight w:val="0"/>
      <w:marTop w:val="0"/>
      <w:marBottom w:val="0"/>
      <w:divBdr>
        <w:top w:val="none" w:sz="0" w:space="0" w:color="auto"/>
        <w:left w:val="none" w:sz="0" w:space="0" w:color="auto"/>
        <w:bottom w:val="none" w:sz="0" w:space="0" w:color="auto"/>
        <w:right w:val="none" w:sz="0" w:space="0" w:color="auto"/>
      </w:divBdr>
    </w:div>
    <w:div w:id="524750395">
      <w:bodyDiv w:val="1"/>
      <w:marLeft w:val="0"/>
      <w:marRight w:val="0"/>
      <w:marTop w:val="0"/>
      <w:marBottom w:val="0"/>
      <w:divBdr>
        <w:top w:val="none" w:sz="0" w:space="0" w:color="auto"/>
        <w:left w:val="none" w:sz="0" w:space="0" w:color="auto"/>
        <w:bottom w:val="none" w:sz="0" w:space="0" w:color="auto"/>
        <w:right w:val="none" w:sz="0" w:space="0" w:color="auto"/>
      </w:divBdr>
    </w:div>
    <w:div w:id="524902004">
      <w:bodyDiv w:val="1"/>
      <w:marLeft w:val="0"/>
      <w:marRight w:val="0"/>
      <w:marTop w:val="0"/>
      <w:marBottom w:val="0"/>
      <w:divBdr>
        <w:top w:val="none" w:sz="0" w:space="0" w:color="auto"/>
        <w:left w:val="none" w:sz="0" w:space="0" w:color="auto"/>
        <w:bottom w:val="none" w:sz="0" w:space="0" w:color="auto"/>
        <w:right w:val="none" w:sz="0" w:space="0" w:color="auto"/>
      </w:divBdr>
    </w:div>
    <w:div w:id="526062596">
      <w:bodyDiv w:val="1"/>
      <w:marLeft w:val="0"/>
      <w:marRight w:val="0"/>
      <w:marTop w:val="0"/>
      <w:marBottom w:val="0"/>
      <w:divBdr>
        <w:top w:val="none" w:sz="0" w:space="0" w:color="auto"/>
        <w:left w:val="none" w:sz="0" w:space="0" w:color="auto"/>
        <w:bottom w:val="none" w:sz="0" w:space="0" w:color="auto"/>
        <w:right w:val="none" w:sz="0" w:space="0" w:color="auto"/>
      </w:divBdr>
    </w:div>
    <w:div w:id="526069404">
      <w:bodyDiv w:val="1"/>
      <w:marLeft w:val="0"/>
      <w:marRight w:val="0"/>
      <w:marTop w:val="0"/>
      <w:marBottom w:val="0"/>
      <w:divBdr>
        <w:top w:val="none" w:sz="0" w:space="0" w:color="auto"/>
        <w:left w:val="none" w:sz="0" w:space="0" w:color="auto"/>
        <w:bottom w:val="none" w:sz="0" w:space="0" w:color="auto"/>
        <w:right w:val="none" w:sz="0" w:space="0" w:color="auto"/>
      </w:divBdr>
    </w:div>
    <w:div w:id="526333363">
      <w:bodyDiv w:val="1"/>
      <w:marLeft w:val="0"/>
      <w:marRight w:val="0"/>
      <w:marTop w:val="0"/>
      <w:marBottom w:val="0"/>
      <w:divBdr>
        <w:top w:val="none" w:sz="0" w:space="0" w:color="auto"/>
        <w:left w:val="none" w:sz="0" w:space="0" w:color="auto"/>
        <w:bottom w:val="none" w:sz="0" w:space="0" w:color="auto"/>
        <w:right w:val="none" w:sz="0" w:space="0" w:color="auto"/>
      </w:divBdr>
    </w:div>
    <w:div w:id="526918417">
      <w:bodyDiv w:val="1"/>
      <w:marLeft w:val="0"/>
      <w:marRight w:val="0"/>
      <w:marTop w:val="0"/>
      <w:marBottom w:val="0"/>
      <w:divBdr>
        <w:top w:val="none" w:sz="0" w:space="0" w:color="auto"/>
        <w:left w:val="none" w:sz="0" w:space="0" w:color="auto"/>
        <w:bottom w:val="none" w:sz="0" w:space="0" w:color="auto"/>
        <w:right w:val="none" w:sz="0" w:space="0" w:color="auto"/>
      </w:divBdr>
    </w:div>
    <w:div w:id="527330064">
      <w:bodyDiv w:val="1"/>
      <w:marLeft w:val="0"/>
      <w:marRight w:val="0"/>
      <w:marTop w:val="0"/>
      <w:marBottom w:val="0"/>
      <w:divBdr>
        <w:top w:val="none" w:sz="0" w:space="0" w:color="auto"/>
        <w:left w:val="none" w:sz="0" w:space="0" w:color="auto"/>
        <w:bottom w:val="none" w:sz="0" w:space="0" w:color="auto"/>
        <w:right w:val="none" w:sz="0" w:space="0" w:color="auto"/>
      </w:divBdr>
    </w:div>
    <w:div w:id="527913598">
      <w:bodyDiv w:val="1"/>
      <w:marLeft w:val="0"/>
      <w:marRight w:val="0"/>
      <w:marTop w:val="0"/>
      <w:marBottom w:val="0"/>
      <w:divBdr>
        <w:top w:val="none" w:sz="0" w:space="0" w:color="auto"/>
        <w:left w:val="none" w:sz="0" w:space="0" w:color="auto"/>
        <w:bottom w:val="none" w:sz="0" w:space="0" w:color="auto"/>
        <w:right w:val="none" w:sz="0" w:space="0" w:color="auto"/>
      </w:divBdr>
    </w:div>
    <w:div w:id="528102253">
      <w:bodyDiv w:val="1"/>
      <w:marLeft w:val="0"/>
      <w:marRight w:val="0"/>
      <w:marTop w:val="0"/>
      <w:marBottom w:val="0"/>
      <w:divBdr>
        <w:top w:val="none" w:sz="0" w:space="0" w:color="auto"/>
        <w:left w:val="none" w:sz="0" w:space="0" w:color="auto"/>
        <w:bottom w:val="none" w:sz="0" w:space="0" w:color="auto"/>
        <w:right w:val="none" w:sz="0" w:space="0" w:color="auto"/>
      </w:divBdr>
    </w:div>
    <w:div w:id="528419702">
      <w:bodyDiv w:val="1"/>
      <w:marLeft w:val="0"/>
      <w:marRight w:val="0"/>
      <w:marTop w:val="0"/>
      <w:marBottom w:val="0"/>
      <w:divBdr>
        <w:top w:val="none" w:sz="0" w:space="0" w:color="auto"/>
        <w:left w:val="none" w:sz="0" w:space="0" w:color="auto"/>
        <w:bottom w:val="none" w:sz="0" w:space="0" w:color="auto"/>
        <w:right w:val="none" w:sz="0" w:space="0" w:color="auto"/>
      </w:divBdr>
    </w:div>
    <w:div w:id="528645948">
      <w:bodyDiv w:val="1"/>
      <w:marLeft w:val="0"/>
      <w:marRight w:val="0"/>
      <w:marTop w:val="0"/>
      <w:marBottom w:val="0"/>
      <w:divBdr>
        <w:top w:val="none" w:sz="0" w:space="0" w:color="auto"/>
        <w:left w:val="none" w:sz="0" w:space="0" w:color="auto"/>
        <w:bottom w:val="none" w:sz="0" w:space="0" w:color="auto"/>
        <w:right w:val="none" w:sz="0" w:space="0" w:color="auto"/>
      </w:divBdr>
    </w:div>
    <w:div w:id="528761900">
      <w:bodyDiv w:val="1"/>
      <w:marLeft w:val="0"/>
      <w:marRight w:val="0"/>
      <w:marTop w:val="0"/>
      <w:marBottom w:val="0"/>
      <w:divBdr>
        <w:top w:val="none" w:sz="0" w:space="0" w:color="auto"/>
        <w:left w:val="none" w:sz="0" w:space="0" w:color="auto"/>
        <w:bottom w:val="none" w:sz="0" w:space="0" w:color="auto"/>
        <w:right w:val="none" w:sz="0" w:space="0" w:color="auto"/>
      </w:divBdr>
    </w:div>
    <w:div w:id="528951174">
      <w:bodyDiv w:val="1"/>
      <w:marLeft w:val="0"/>
      <w:marRight w:val="0"/>
      <w:marTop w:val="0"/>
      <w:marBottom w:val="0"/>
      <w:divBdr>
        <w:top w:val="none" w:sz="0" w:space="0" w:color="auto"/>
        <w:left w:val="none" w:sz="0" w:space="0" w:color="auto"/>
        <w:bottom w:val="none" w:sz="0" w:space="0" w:color="auto"/>
        <w:right w:val="none" w:sz="0" w:space="0" w:color="auto"/>
      </w:divBdr>
    </w:div>
    <w:div w:id="529221570">
      <w:bodyDiv w:val="1"/>
      <w:marLeft w:val="0"/>
      <w:marRight w:val="0"/>
      <w:marTop w:val="0"/>
      <w:marBottom w:val="0"/>
      <w:divBdr>
        <w:top w:val="none" w:sz="0" w:space="0" w:color="auto"/>
        <w:left w:val="none" w:sz="0" w:space="0" w:color="auto"/>
        <w:bottom w:val="none" w:sz="0" w:space="0" w:color="auto"/>
        <w:right w:val="none" w:sz="0" w:space="0" w:color="auto"/>
      </w:divBdr>
    </w:div>
    <w:div w:id="529297747">
      <w:bodyDiv w:val="1"/>
      <w:marLeft w:val="0"/>
      <w:marRight w:val="0"/>
      <w:marTop w:val="0"/>
      <w:marBottom w:val="0"/>
      <w:divBdr>
        <w:top w:val="none" w:sz="0" w:space="0" w:color="auto"/>
        <w:left w:val="none" w:sz="0" w:space="0" w:color="auto"/>
        <w:bottom w:val="none" w:sz="0" w:space="0" w:color="auto"/>
        <w:right w:val="none" w:sz="0" w:space="0" w:color="auto"/>
      </w:divBdr>
    </w:div>
    <w:div w:id="529345053">
      <w:bodyDiv w:val="1"/>
      <w:marLeft w:val="0"/>
      <w:marRight w:val="0"/>
      <w:marTop w:val="0"/>
      <w:marBottom w:val="0"/>
      <w:divBdr>
        <w:top w:val="none" w:sz="0" w:space="0" w:color="auto"/>
        <w:left w:val="none" w:sz="0" w:space="0" w:color="auto"/>
        <w:bottom w:val="none" w:sz="0" w:space="0" w:color="auto"/>
        <w:right w:val="none" w:sz="0" w:space="0" w:color="auto"/>
      </w:divBdr>
    </w:div>
    <w:div w:id="529413793">
      <w:bodyDiv w:val="1"/>
      <w:marLeft w:val="0"/>
      <w:marRight w:val="0"/>
      <w:marTop w:val="0"/>
      <w:marBottom w:val="0"/>
      <w:divBdr>
        <w:top w:val="none" w:sz="0" w:space="0" w:color="auto"/>
        <w:left w:val="none" w:sz="0" w:space="0" w:color="auto"/>
        <w:bottom w:val="none" w:sz="0" w:space="0" w:color="auto"/>
        <w:right w:val="none" w:sz="0" w:space="0" w:color="auto"/>
      </w:divBdr>
    </w:div>
    <w:div w:id="529533068">
      <w:bodyDiv w:val="1"/>
      <w:marLeft w:val="0"/>
      <w:marRight w:val="0"/>
      <w:marTop w:val="0"/>
      <w:marBottom w:val="0"/>
      <w:divBdr>
        <w:top w:val="none" w:sz="0" w:space="0" w:color="auto"/>
        <w:left w:val="none" w:sz="0" w:space="0" w:color="auto"/>
        <w:bottom w:val="none" w:sz="0" w:space="0" w:color="auto"/>
        <w:right w:val="none" w:sz="0" w:space="0" w:color="auto"/>
      </w:divBdr>
    </w:div>
    <w:div w:id="529614174">
      <w:bodyDiv w:val="1"/>
      <w:marLeft w:val="0"/>
      <w:marRight w:val="0"/>
      <w:marTop w:val="0"/>
      <w:marBottom w:val="0"/>
      <w:divBdr>
        <w:top w:val="none" w:sz="0" w:space="0" w:color="auto"/>
        <w:left w:val="none" w:sz="0" w:space="0" w:color="auto"/>
        <w:bottom w:val="none" w:sz="0" w:space="0" w:color="auto"/>
        <w:right w:val="none" w:sz="0" w:space="0" w:color="auto"/>
      </w:divBdr>
    </w:div>
    <w:div w:id="531116615">
      <w:bodyDiv w:val="1"/>
      <w:marLeft w:val="0"/>
      <w:marRight w:val="0"/>
      <w:marTop w:val="0"/>
      <w:marBottom w:val="0"/>
      <w:divBdr>
        <w:top w:val="none" w:sz="0" w:space="0" w:color="auto"/>
        <w:left w:val="none" w:sz="0" w:space="0" w:color="auto"/>
        <w:bottom w:val="none" w:sz="0" w:space="0" w:color="auto"/>
        <w:right w:val="none" w:sz="0" w:space="0" w:color="auto"/>
      </w:divBdr>
    </w:div>
    <w:div w:id="531116795">
      <w:bodyDiv w:val="1"/>
      <w:marLeft w:val="0"/>
      <w:marRight w:val="0"/>
      <w:marTop w:val="0"/>
      <w:marBottom w:val="0"/>
      <w:divBdr>
        <w:top w:val="none" w:sz="0" w:space="0" w:color="auto"/>
        <w:left w:val="none" w:sz="0" w:space="0" w:color="auto"/>
        <w:bottom w:val="none" w:sz="0" w:space="0" w:color="auto"/>
        <w:right w:val="none" w:sz="0" w:space="0" w:color="auto"/>
      </w:divBdr>
    </w:div>
    <w:div w:id="531577849">
      <w:bodyDiv w:val="1"/>
      <w:marLeft w:val="0"/>
      <w:marRight w:val="0"/>
      <w:marTop w:val="0"/>
      <w:marBottom w:val="0"/>
      <w:divBdr>
        <w:top w:val="none" w:sz="0" w:space="0" w:color="auto"/>
        <w:left w:val="none" w:sz="0" w:space="0" w:color="auto"/>
        <w:bottom w:val="none" w:sz="0" w:space="0" w:color="auto"/>
        <w:right w:val="none" w:sz="0" w:space="0" w:color="auto"/>
      </w:divBdr>
    </w:div>
    <w:div w:id="531769052">
      <w:bodyDiv w:val="1"/>
      <w:marLeft w:val="0"/>
      <w:marRight w:val="0"/>
      <w:marTop w:val="0"/>
      <w:marBottom w:val="0"/>
      <w:divBdr>
        <w:top w:val="none" w:sz="0" w:space="0" w:color="auto"/>
        <w:left w:val="none" w:sz="0" w:space="0" w:color="auto"/>
        <w:bottom w:val="none" w:sz="0" w:space="0" w:color="auto"/>
        <w:right w:val="none" w:sz="0" w:space="0" w:color="auto"/>
      </w:divBdr>
    </w:div>
    <w:div w:id="531772367">
      <w:bodyDiv w:val="1"/>
      <w:marLeft w:val="0"/>
      <w:marRight w:val="0"/>
      <w:marTop w:val="0"/>
      <w:marBottom w:val="0"/>
      <w:divBdr>
        <w:top w:val="none" w:sz="0" w:space="0" w:color="auto"/>
        <w:left w:val="none" w:sz="0" w:space="0" w:color="auto"/>
        <w:bottom w:val="none" w:sz="0" w:space="0" w:color="auto"/>
        <w:right w:val="none" w:sz="0" w:space="0" w:color="auto"/>
      </w:divBdr>
    </w:div>
    <w:div w:id="532767939">
      <w:bodyDiv w:val="1"/>
      <w:marLeft w:val="0"/>
      <w:marRight w:val="0"/>
      <w:marTop w:val="0"/>
      <w:marBottom w:val="0"/>
      <w:divBdr>
        <w:top w:val="none" w:sz="0" w:space="0" w:color="auto"/>
        <w:left w:val="none" w:sz="0" w:space="0" w:color="auto"/>
        <w:bottom w:val="none" w:sz="0" w:space="0" w:color="auto"/>
        <w:right w:val="none" w:sz="0" w:space="0" w:color="auto"/>
      </w:divBdr>
    </w:div>
    <w:div w:id="532772045">
      <w:bodyDiv w:val="1"/>
      <w:marLeft w:val="0"/>
      <w:marRight w:val="0"/>
      <w:marTop w:val="0"/>
      <w:marBottom w:val="0"/>
      <w:divBdr>
        <w:top w:val="none" w:sz="0" w:space="0" w:color="auto"/>
        <w:left w:val="none" w:sz="0" w:space="0" w:color="auto"/>
        <w:bottom w:val="none" w:sz="0" w:space="0" w:color="auto"/>
        <w:right w:val="none" w:sz="0" w:space="0" w:color="auto"/>
      </w:divBdr>
    </w:div>
    <w:div w:id="533202075">
      <w:bodyDiv w:val="1"/>
      <w:marLeft w:val="0"/>
      <w:marRight w:val="0"/>
      <w:marTop w:val="0"/>
      <w:marBottom w:val="0"/>
      <w:divBdr>
        <w:top w:val="none" w:sz="0" w:space="0" w:color="auto"/>
        <w:left w:val="none" w:sz="0" w:space="0" w:color="auto"/>
        <w:bottom w:val="none" w:sz="0" w:space="0" w:color="auto"/>
        <w:right w:val="none" w:sz="0" w:space="0" w:color="auto"/>
      </w:divBdr>
    </w:div>
    <w:div w:id="533733699">
      <w:bodyDiv w:val="1"/>
      <w:marLeft w:val="0"/>
      <w:marRight w:val="0"/>
      <w:marTop w:val="0"/>
      <w:marBottom w:val="0"/>
      <w:divBdr>
        <w:top w:val="none" w:sz="0" w:space="0" w:color="auto"/>
        <w:left w:val="none" w:sz="0" w:space="0" w:color="auto"/>
        <w:bottom w:val="none" w:sz="0" w:space="0" w:color="auto"/>
        <w:right w:val="none" w:sz="0" w:space="0" w:color="auto"/>
      </w:divBdr>
    </w:div>
    <w:div w:id="533815255">
      <w:bodyDiv w:val="1"/>
      <w:marLeft w:val="0"/>
      <w:marRight w:val="0"/>
      <w:marTop w:val="0"/>
      <w:marBottom w:val="0"/>
      <w:divBdr>
        <w:top w:val="none" w:sz="0" w:space="0" w:color="auto"/>
        <w:left w:val="none" w:sz="0" w:space="0" w:color="auto"/>
        <w:bottom w:val="none" w:sz="0" w:space="0" w:color="auto"/>
        <w:right w:val="none" w:sz="0" w:space="0" w:color="auto"/>
      </w:divBdr>
    </w:div>
    <w:div w:id="534386493">
      <w:bodyDiv w:val="1"/>
      <w:marLeft w:val="0"/>
      <w:marRight w:val="0"/>
      <w:marTop w:val="0"/>
      <w:marBottom w:val="0"/>
      <w:divBdr>
        <w:top w:val="none" w:sz="0" w:space="0" w:color="auto"/>
        <w:left w:val="none" w:sz="0" w:space="0" w:color="auto"/>
        <w:bottom w:val="none" w:sz="0" w:space="0" w:color="auto"/>
        <w:right w:val="none" w:sz="0" w:space="0" w:color="auto"/>
      </w:divBdr>
    </w:div>
    <w:div w:id="535386604">
      <w:bodyDiv w:val="1"/>
      <w:marLeft w:val="0"/>
      <w:marRight w:val="0"/>
      <w:marTop w:val="0"/>
      <w:marBottom w:val="0"/>
      <w:divBdr>
        <w:top w:val="none" w:sz="0" w:space="0" w:color="auto"/>
        <w:left w:val="none" w:sz="0" w:space="0" w:color="auto"/>
        <w:bottom w:val="none" w:sz="0" w:space="0" w:color="auto"/>
        <w:right w:val="none" w:sz="0" w:space="0" w:color="auto"/>
      </w:divBdr>
    </w:div>
    <w:div w:id="535582238">
      <w:bodyDiv w:val="1"/>
      <w:marLeft w:val="0"/>
      <w:marRight w:val="0"/>
      <w:marTop w:val="0"/>
      <w:marBottom w:val="0"/>
      <w:divBdr>
        <w:top w:val="none" w:sz="0" w:space="0" w:color="auto"/>
        <w:left w:val="none" w:sz="0" w:space="0" w:color="auto"/>
        <w:bottom w:val="none" w:sz="0" w:space="0" w:color="auto"/>
        <w:right w:val="none" w:sz="0" w:space="0" w:color="auto"/>
      </w:divBdr>
    </w:div>
    <w:div w:id="536697980">
      <w:bodyDiv w:val="1"/>
      <w:marLeft w:val="0"/>
      <w:marRight w:val="0"/>
      <w:marTop w:val="0"/>
      <w:marBottom w:val="0"/>
      <w:divBdr>
        <w:top w:val="none" w:sz="0" w:space="0" w:color="auto"/>
        <w:left w:val="none" w:sz="0" w:space="0" w:color="auto"/>
        <w:bottom w:val="none" w:sz="0" w:space="0" w:color="auto"/>
        <w:right w:val="none" w:sz="0" w:space="0" w:color="auto"/>
      </w:divBdr>
    </w:div>
    <w:div w:id="536744922">
      <w:bodyDiv w:val="1"/>
      <w:marLeft w:val="0"/>
      <w:marRight w:val="0"/>
      <w:marTop w:val="0"/>
      <w:marBottom w:val="0"/>
      <w:divBdr>
        <w:top w:val="none" w:sz="0" w:space="0" w:color="auto"/>
        <w:left w:val="none" w:sz="0" w:space="0" w:color="auto"/>
        <w:bottom w:val="none" w:sz="0" w:space="0" w:color="auto"/>
        <w:right w:val="none" w:sz="0" w:space="0" w:color="auto"/>
      </w:divBdr>
    </w:div>
    <w:div w:id="536771000">
      <w:bodyDiv w:val="1"/>
      <w:marLeft w:val="0"/>
      <w:marRight w:val="0"/>
      <w:marTop w:val="0"/>
      <w:marBottom w:val="0"/>
      <w:divBdr>
        <w:top w:val="none" w:sz="0" w:space="0" w:color="auto"/>
        <w:left w:val="none" w:sz="0" w:space="0" w:color="auto"/>
        <w:bottom w:val="none" w:sz="0" w:space="0" w:color="auto"/>
        <w:right w:val="none" w:sz="0" w:space="0" w:color="auto"/>
      </w:divBdr>
    </w:div>
    <w:div w:id="537469303">
      <w:bodyDiv w:val="1"/>
      <w:marLeft w:val="0"/>
      <w:marRight w:val="0"/>
      <w:marTop w:val="0"/>
      <w:marBottom w:val="0"/>
      <w:divBdr>
        <w:top w:val="none" w:sz="0" w:space="0" w:color="auto"/>
        <w:left w:val="none" w:sz="0" w:space="0" w:color="auto"/>
        <w:bottom w:val="none" w:sz="0" w:space="0" w:color="auto"/>
        <w:right w:val="none" w:sz="0" w:space="0" w:color="auto"/>
      </w:divBdr>
    </w:div>
    <w:div w:id="537546009">
      <w:bodyDiv w:val="1"/>
      <w:marLeft w:val="0"/>
      <w:marRight w:val="0"/>
      <w:marTop w:val="0"/>
      <w:marBottom w:val="0"/>
      <w:divBdr>
        <w:top w:val="none" w:sz="0" w:space="0" w:color="auto"/>
        <w:left w:val="none" w:sz="0" w:space="0" w:color="auto"/>
        <w:bottom w:val="none" w:sz="0" w:space="0" w:color="auto"/>
        <w:right w:val="none" w:sz="0" w:space="0" w:color="auto"/>
      </w:divBdr>
    </w:div>
    <w:div w:id="537741709">
      <w:bodyDiv w:val="1"/>
      <w:marLeft w:val="0"/>
      <w:marRight w:val="0"/>
      <w:marTop w:val="0"/>
      <w:marBottom w:val="0"/>
      <w:divBdr>
        <w:top w:val="none" w:sz="0" w:space="0" w:color="auto"/>
        <w:left w:val="none" w:sz="0" w:space="0" w:color="auto"/>
        <w:bottom w:val="none" w:sz="0" w:space="0" w:color="auto"/>
        <w:right w:val="none" w:sz="0" w:space="0" w:color="auto"/>
      </w:divBdr>
    </w:div>
    <w:div w:id="538208654">
      <w:bodyDiv w:val="1"/>
      <w:marLeft w:val="0"/>
      <w:marRight w:val="0"/>
      <w:marTop w:val="0"/>
      <w:marBottom w:val="0"/>
      <w:divBdr>
        <w:top w:val="none" w:sz="0" w:space="0" w:color="auto"/>
        <w:left w:val="none" w:sz="0" w:space="0" w:color="auto"/>
        <w:bottom w:val="none" w:sz="0" w:space="0" w:color="auto"/>
        <w:right w:val="none" w:sz="0" w:space="0" w:color="auto"/>
      </w:divBdr>
    </w:div>
    <w:div w:id="538469146">
      <w:bodyDiv w:val="1"/>
      <w:marLeft w:val="0"/>
      <w:marRight w:val="0"/>
      <w:marTop w:val="0"/>
      <w:marBottom w:val="0"/>
      <w:divBdr>
        <w:top w:val="none" w:sz="0" w:space="0" w:color="auto"/>
        <w:left w:val="none" w:sz="0" w:space="0" w:color="auto"/>
        <w:bottom w:val="none" w:sz="0" w:space="0" w:color="auto"/>
        <w:right w:val="none" w:sz="0" w:space="0" w:color="auto"/>
      </w:divBdr>
    </w:div>
    <w:div w:id="538709058">
      <w:bodyDiv w:val="1"/>
      <w:marLeft w:val="0"/>
      <w:marRight w:val="0"/>
      <w:marTop w:val="0"/>
      <w:marBottom w:val="0"/>
      <w:divBdr>
        <w:top w:val="none" w:sz="0" w:space="0" w:color="auto"/>
        <w:left w:val="none" w:sz="0" w:space="0" w:color="auto"/>
        <w:bottom w:val="none" w:sz="0" w:space="0" w:color="auto"/>
        <w:right w:val="none" w:sz="0" w:space="0" w:color="auto"/>
      </w:divBdr>
    </w:div>
    <w:div w:id="538713180">
      <w:bodyDiv w:val="1"/>
      <w:marLeft w:val="0"/>
      <w:marRight w:val="0"/>
      <w:marTop w:val="0"/>
      <w:marBottom w:val="0"/>
      <w:divBdr>
        <w:top w:val="none" w:sz="0" w:space="0" w:color="auto"/>
        <w:left w:val="none" w:sz="0" w:space="0" w:color="auto"/>
        <w:bottom w:val="none" w:sz="0" w:space="0" w:color="auto"/>
        <w:right w:val="none" w:sz="0" w:space="0" w:color="auto"/>
      </w:divBdr>
    </w:div>
    <w:div w:id="539167181">
      <w:bodyDiv w:val="1"/>
      <w:marLeft w:val="0"/>
      <w:marRight w:val="0"/>
      <w:marTop w:val="0"/>
      <w:marBottom w:val="0"/>
      <w:divBdr>
        <w:top w:val="none" w:sz="0" w:space="0" w:color="auto"/>
        <w:left w:val="none" w:sz="0" w:space="0" w:color="auto"/>
        <w:bottom w:val="none" w:sz="0" w:space="0" w:color="auto"/>
        <w:right w:val="none" w:sz="0" w:space="0" w:color="auto"/>
      </w:divBdr>
    </w:div>
    <w:div w:id="539324544">
      <w:bodyDiv w:val="1"/>
      <w:marLeft w:val="0"/>
      <w:marRight w:val="0"/>
      <w:marTop w:val="0"/>
      <w:marBottom w:val="0"/>
      <w:divBdr>
        <w:top w:val="none" w:sz="0" w:space="0" w:color="auto"/>
        <w:left w:val="none" w:sz="0" w:space="0" w:color="auto"/>
        <w:bottom w:val="none" w:sz="0" w:space="0" w:color="auto"/>
        <w:right w:val="none" w:sz="0" w:space="0" w:color="auto"/>
      </w:divBdr>
    </w:div>
    <w:div w:id="539973218">
      <w:bodyDiv w:val="1"/>
      <w:marLeft w:val="0"/>
      <w:marRight w:val="0"/>
      <w:marTop w:val="0"/>
      <w:marBottom w:val="0"/>
      <w:divBdr>
        <w:top w:val="none" w:sz="0" w:space="0" w:color="auto"/>
        <w:left w:val="none" w:sz="0" w:space="0" w:color="auto"/>
        <w:bottom w:val="none" w:sz="0" w:space="0" w:color="auto"/>
        <w:right w:val="none" w:sz="0" w:space="0" w:color="auto"/>
      </w:divBdr>
    </w:div>
    <w:div w:id="539979124">
      <w:bodyDiv w:val="1"/>
      <w:marLeft w:val="0"/>
      <w:marRight w:val="0"/>
      <w:marTop w:val="0"/>
      <w:marBottom w:val="0"/>
      <w:divBdr>
        <w:top w:val="none" w:sz="0" w:space="0" w:color="auto"/>
        <w:left w:val="none" w:sz="0" w:space="0" w:color="auto"/>
        <w:bottom w:val="none" w:sz="0" w:space="0" w:color="auto"/>
        <w:right w:val="none" w:sz="0" w:space="0" w:color="auto"/>
      </w:divBdr>
    </w:div>
    <w:div w:id="540097123">
      <w:bodyDiv w:val="1"/>
      <w:marLeft w:val="0"/>
      <w:marRight w:val="0"/>
      <w:marTop w:val="0"/>
      <w:marBottom w:val="0"/>
      <w:divBdr>
        <w:top w:val="none" w:sz="0" w:space="0" w:color="auto"/>
        <w:left w:val="none" w:sz="0" w:space="0" w:color="auto"/>
        <w:bottom w:val="none" w:sz="0" w:space="0" w:color="auto"/>
        <w:right w:val="none" w:sz="0" w:space="0" w:color="auto"/>
      </w:divBdr>
    </w:div>
    <w:div w:id="540286622">
      <w:bodyDiv w:val="1"/>
      <w:marLeft w:val="0"/>
      <w:marRight w:val="0"/>
      <w:marTop w:val="0"/>
      <w:marBottom w:val="0"/>
      <w:divBdr>
        <w:top w:val="none" w:sz="0" w:space="0" w:color="auto"/>
        <w:left w:val="none" w:sz="0" w:space="0" w:color="auto"/>
        <w:bottom w:val="none" w:sz="0" w:space="0" w:color="auto"/>
        <w:right w:val="none" w:sz="0" w:space="0" w:color="auto"/>
      </w:divBdr>
    </w:div>
    <w:div w:id="541794101">
      <w:bodyDiv w:val="1"/>
      <w:marLeft w:val="0"/>
      <w:marRight w:val="0"/>
      <w:marTop w:val="0"/>
      <w:marBottom w:val="0"/>
      <w:divBdr>
        <w:top w:val="none" w:sz="0" w:space="0" w:color="auto"/>
        <w:left w:val="none" w:sz="0" w:space="0" w:color="auto"/>
        <w:bottom w:val="none" w:sz="0" w:space="0" w:color="auto"/>
        <w:right w:val="none" w:sz="0" w:space="0" w:color="auto"/>
      </w:divBdr>
    </w:div>
    <w:div w:id="542210794">
      <w:bodyDiv w:val="1"/>
      <w:marLeft w:val="0"/>
      <w:marRight w:val="0"/>
      <w:marTop w:val="0"/>
      <w:marBottom w:val="0"/>
      <w:divBdr>
        <w:top w:val="none" w:sz="0" w:space="0" w:color="auto"/>
        <w:left w:val="none" w:sz="0" w:space="0" w:color="auto"/>
        <w:bottom w:val="none" w:sz="0" w:space="0" w:color="auto"/>
        <w:right w:val="none" w:sz="0" w:space="0" w:color="auto"/>
      </w:divBdr>
    </w:div>
    <w:div w:id="543177197">
      <w:bodyDiv w:val="1"/>
      <w:marLeft w:val="0"/>
      <w:marRight w:val="0"/>
      <w:marTop w:val="0"/>
      <w:marBottom w:val="0"/>
      <w:divBdr>
        <w:top w:val="none" w:sz="0" w:space="0" w:color="auto"/>
        <w:left w:val="none" w:sz="0" w:space="0" w:color="auto"/>
        <w:bottom w:val="none" w:sz="0" w:space="0" w:color="auto"/>
        <w:right w:val="none" w:sz="0" w:space="0" w:color="auto"/>
      </w:divBdr>
    </w:div>
    <w:div w:id="543323510">
      <w:bodyDiv w:val="1"/>
      <w:marLeft w:val="0"/>
      <w:marRight w:val="0"/>
      <w:marTop w:val="0"/>
      <w:marBottom w:val="0"/>
      <w:divBdr>
        <w:top w:val="none" w:sz="0" w:space="0" w:color="auto"/>
        <w:left w:val="none" w:sz="0" w:space="0" w:color="auto"/>
        <w:bottom w:val="none" w:sz="0" w:space="0" w:color="auto"/>
        <w:right w:val="none" w:sz="0" w:space="0" w:color="auto"/>
      </w:divBdr>
    </w:div>
    <w:div w:id="543368789">
      <w:bodyDiv w:val="1"/>
      <w:marLeft w:val="0"/>
      <w:marRight w:val="0"/>
      <w:marTop w:val="0"/>
      <w:marBottom w:val="0"/>
      <w:divBdr>
        <w:top w:val="none" w:sz="0" w:space="0" w:color="auto"/>
        <w:left w:val="none" w:sz="0" w:space="0" w:color="auto"/>
        <w:bottom w:val="none" w:sz="0" w:space="0" w:color="auto"/>
        <w:right w:val="none" w:sz="0" w:space="0" w:color="auto"/>
      </w:divBdr>
    </w:div>
    <w:div w:id="543522689">
      <w:bodyDiv w:val="1"/>
      <w:marLeft w:val="0"/>
      <w:marRight w:val="0"/>
      <w:marTop w:val="0"/>
      <w:marBottom w:val="0"/>
      <w:divBdr>
        <w:top w:val="none" w:sz="0" w:space="0" w:color="auto"/>
        <w:left w:val="none" w:sz="0" w:space="0" w:color="auto"/>
        <w:bottom w:val="none" w:sz="0" w:space="0" w:color="auto"/>
        <w:right w:val="none" w:sz="0" w:space="0" w:color="auto"/>
      </w:divBdr>
    </w:div>
    <w:div w:id="543710837">
      <w:bodyDiv w:val="1"/>
      <w:marLeft w:val="0"/>
      <w:marRight w:val="0"/>
      <w:marTop w:val="0"/>
      <w:marBottom w:val="0"/>
      <w:divBdr>
        <w:top w:val="none" w:sz="0" w:space="0" w:color="auto"/>
        <w:left w:val="none" w:sz="0" w:space="0" w:color="auto"/>
        <w:bottom w:val="none" w:sz="0" w:space="0" w:color="auto"/>
        <w:right w:val="none" w:sz="0" w:space="0" w:color="auto"/>
      </w:divBdr>
    </w:div>
    <w:div w:id="544609498">
      <w:bodyDiv w:val="1"/>
      <w:marLeft w:val="0"/>
      <w:marRight w:val="0"/>
      <w:marTop w:val="0"/>
      <w:marBottom w:val="0"/>
      <w:divBdr>
        <w:top w:val="none" w:sz="0" w:space="0" w:color="auto"/>
        <w:left w:val="none" w:sz="0" w:space="0" w:color="auto"/>
        <w:bottom w:val="none" w:sz="0" w:space="0" w:color="auto"/>
        <w:right w:val="none" w:sz="0" w:space="0" w:color="auto"/>
      </w:divBdr>
    </w:div>
    <w:div w:id="545407433">
      <w:bodyDiv w:val="1"/>
      <w:marLeft w:val="0"/>
      <w:marRight w:val="0"/>
      <w:marTop w:val="0"/>
      <w:marBottom w:val="0"/>
      <w:divBdr>
        <w:top w:val="none" w:sz="0" w:space="0" w:color="auto"/>
        <w:left w:val="none" w:sz="0" w:space="0" w:color="auto"/>
        <w:bottom w:val="none" w:sz="0" w:space="0" w:color="auto"/>
        <w:right w:val="none" w:sz="0" w:space="0" w:color="auto"/>
      </w:divBdr>
    </w:div>
    <w:div w:id="545607120">
      <w:bodyDiv w:val="1"/>
      <w:marLeft w:val="0"/>
      <w:marRight w:val="0"/>
      <w:marTop w:val="0"/>
      <w:marBottom w:val="0"/>
      <w:divBdr>
        <w:top w:val="none" w:sz="0" w:space="0" w:color="auto"/>
        <w:left w:val="none" w:sz="0" w:space="0" w:color="auto"/>
        <w:bottom w:val="none" w:sz="0" w:space="0" w:color="auto"/>
        <w:right w:val="none" w:sz="0" w:space="0" w:color="auto"/>
      </w:divBdr>
    </w:div>
    <w:div w:id="545877178">
      <w:bodyDiv w:val="1"/>
      <w:marLeft w:val="0"/>
      <w:marRight w:val="0"/>
      <w:marTop w:val="0"/>
      <w:marBottom w:val="0"/>
      <w:divBdr>
        <w:top w:val="none" w:sz="0" w:space="0" w:color="auto"/>
        <w:left w:val="none" w:sz="0" w:space="0" w:color="auto"/>
        <w:bottom w:val="none" w:sz="0" w:space="0" w:color="auto"/>
        <w:right w:val="none" w:sz="0" w:space="0" w:color="auto"/>
      </w:divBdr>
    </w:div>
    <w:div w:id="545919442">
      <w:bodyDiv w:val="1"/>
      <w:marLeft w:val="0"/>
      <w:marRight w:val="0"/>
      <w:marTop w:val="0"/>
      <w:marBottom w:val="0"/>
      <w:divBdr>
        <w:top w:val="none" w:sz="0" w:space="0" w:color="auto"/>
        <w:left w:val="none" w:sz="0" w:space="0" w:color="auto"/>
        <w:bottom w:val="none" w:sz="0" w:space="0" w:color="auto"/>
        <w:right w:val="none" w:sz="0" w:space="0" w:color="auto"/>
      </w:divBdr>
    </w:div>
    <w:div w:id="545947183">
      <w:bodyDiv w:val="1"/>
      <w:marLeft w:val="0"/>
      <w:marRight w:val="0"/>
      <w:marTop w:val="0"/>
      <w:marBottom w:val="0"/>
      <w:divBdr>
        <w:top w:val="none" w:sz="0" w:space="0" w:color="auto"/>
        <w:left w:val="none" w:sz="0" w:space="0" w:color="auto"/>
        <w:bottom w:val="none" w:sz="0" w:space="0" w:color="auto"/>
        <w:right w:val="none" w:sz="0" w:space="0" w:color="auto"/>
      </w:divBdr>
    </w:div>
    <w:div w:id="546184839">
      <w:bodyDiv w:val="1"/>
      <w:marLeft w:val="0"/>
      <w:marRight w:val="0"/>
      <w:marTop w:val="0"/>
      <w:marBottom w:val="0"/>
      <w:divBdr>
        <w:top w:val="none" w:sz="0" w:space="0" w:color="auto"/>
        <w:left w:val="none" w:sz="0" w:space="0" w:color="auto"/>
        <w:bottom w:val="none" w:sz="0" w:space="0" w:color="auto"/>
        <w:right w:val="none" w:sz="0" w:space="0" w:color="auto"/>
      </w:divBdr>
    </w:div>
    <w:div w:id="546188658">
      <w:bodyDiv w:val="1"/>
      <w:marLeft w:val="0"/>
      <w:marRight w:val="0"/>
      <w:marTop w:val="0"/>
      <w:marBottom w:val="0"/>
      <w:divBdr>
        <w:top w:val="none" w:sz="0" w:space="0" w:color="auto"/>
        <w:left w:val="none" w:sz="0" w:space="0" w:color="auto"/>
        <w:bottom w:val="none" w:sz="0" w:space="0" w:color="auto"/>
        <w:right w:val="none" w:sz="0" w:space="0" w:color="auto"/>
      </w:divBdr>
    </w:div>
    <w:div w:id="546533647">
      <w:bodyDiv w:val="1"/>
      <w:marLeft w:val="0"/>
      <w:marRight w:val="0"/>
      <w:marTop w:val="0"/>
      <w:marBottom w:val="0"/>
      <w:divBdr>
        <w:top w:val="none" w:sz="0" w:space="0" w:color="auto"/>
        <w:left w:val="none" w:sz="0" w:space="0" w:color="auto"/>
        <w:bottom w:val="none" w:sz="0" w:space="0" w:color="auto"/>
        <w:right w:val="none" w:sz="0" w:space="0" w:color="auto"/>
      </w:divBdr>
    </w:div>
    <w:div w:id="546837068">
      <w:bodyDiv w:val="1"/>
      <w:marLeft w:val="0"/>
      <w:marRight w:val="0"/>
      <w:marTop w:val="0"/>
      <w:marBottom w:val="0"/>
      <w:divBdr>
        <w:top w:val="none" w:sz="0" w:space="0" w:color="auto"/>
        <w:left w:val="none" w:sz="0" w:space="0" w:color="auto"/>
        <w:bottom w:val="none" w:sz="0" w:space="0" w:color="auto"/>
        <w:right w:val="none" w:sz="0" w:space="0" w:color="auto"/>
      </w:divBdr>
    </w:div>
    <w:div w:id="547641983">
      <w:bodyDiv w:val="1"/>
      <w:marLeft w:val="0"/>
      <w:marRight w:val="0"/>
      <w:marTop w:val="0"/>
      <w:marBottom w:val="0"/>
      <w:divBdr>
        <w:top w:val="none" w:sz="0" w:space="0" w:color="auto"/>
        <w:left w:val="none" w:sz="0" w:space="0" w:color="auto"/>
        <w:bottom w:val="none" w:sz="0" w:space="0" w:color="auto"/>
        <w:right w:val="none" w:sz="0" w:space="0" w:color="auto"/>
      </w:divBdr>
    </w:div>
    <w:div w:id="547643662">
      <w:bodyDiv w:val="1"/>
      <w:marLeft w:val="0"/>
      <w:marRight w:val="0"/>
      <w:marTop w:val="0"/>
      <w:marBottom w:val="0"/>
      <w:divBdr>
        <w:top w:val="none" w:sz="0" w:space="0" w:color="auto"/>
        <w:left w:val="none" w:sz="0" w:space="0" w:color="auto"/>
        <w:bottom w:val="none" w:sz="0" w:space="0" w:color="auto"/>
        <w:right w:val="none" w:sz="0" w:space="0" w:color="auto"/>
      </w:divBdr>
    </w:div>
    <w:div w:id="548960557">
      <w:bodyDiv w:val="1"/>
      <w:marLeft w:val="0"/>
      <w:marRight w:val="0"/>
      <w:marTop w:val="0"/>
      <w:marBottom w:val="0"/>
      <w:divBdr>
        <w:top w:val="none" w:sz="0" w:space="0" w:color="auto"/>
        <w:left w:val="none" w:sz="0" w:space="0" w:color="auto"/>
        <w:bottom w:val="none" w:sz="0" w:space="0" w:color="auto"/>
        <w:right w:val="none" w:sz="0" w:space="0" w:color="auto"/>
      </w:divBdr>
    </w:div>
    <w:div w:id="548961087">
      <w:bodyDiv w:val="1"/>
      <w:marLeft w:val="0"/>
      <w:marRight w:val="0"/>
      <w:marTop w:val="0"/>
      <w:marBottom w:val="0"/>
      <w:divBdr>
        <w:top w:val="none" w:sz="0" w:space="0" w:color="auto"/>
        <w:left w:val="none" w:sz="0" w:space="0" w:color="auto"/>
        <w:bottom w:val="none" w:sz="0" w:space="0" w:color="auto"/>
        <w:right w:val="none" w:sz="0" w:space="0" w:color="auto"/>
      </w:divBdr>
    </w:div>
    <w:div w:id="549072708">
      <w:bodyDiv w:val="1"/>
      <w:marLeft w:val="0"/>
      <w:marRight w:val="0"/>
      <w:marTop w:val="0"/>
      <w:marBottom w:val="0"/>
      <w:divBdr>
        <w:top w:val="none" w:sz="0" w:space="0" w:color="auto"/>
        <w:left w:val="none" w:sz="0" w:space="0" w:color="auto"/>
        <w:bottom w:val="none" w:sz="0" w:space="0" w:color="auto"/>
        <w:right w:val="none" w:sz="0" w:space="0" w:color="auto"/>
      </w:divBdr>
    </w:div>
    <w:div w:id="550269841">
      <w:bodyDiv w:val="1"/>
      <w:marLeft w:val="0"/>
      <w:marRight w:val="0"/>
      <w:marTop w:val="0"/>
      <w:marBottom w:val="0"/>
      <w:divBdr>
        <w:top w:val="none" w:sz="0" w:space="0" w:color="auto"/>
        <w:left w:val="none" w:sz="0" w:space="0" w:color="auto"/>
        <w:bottom w:val="none" w:sz="0" w:space="0" w:color="auto"/>
        <w:right w:val="none" w:sz="0" w:space="0" w:color="auto"/>
      </w:divBdr>
    </w:div>
    <w:div w:id="550573788">
      <w:bodyDiv w:val="1"/>
      <w:marLeft w:val="0"/>
      <w:marRight w:val="0"/>
      <w:marTop w:val="0"/>
      <w:marBottom w:val="0"/>
      <w:divBdr>
        <w:top w:val="none" w:sz="0" w:space="0" w:color="auto"/>
        <w:left w:val="none" w:sz="0" w:space="0" w:color="auto"/>
        <w:bottom w:val="none" w:sz="0" w:space="0" w:color="auto"/>
        <w:right w:val="none" w:sz="0" w:space="0" w:color="auto"/>
      </w:divBdr>
    </w:div>
    <w:div w:id="550654312">
      <w:bodyDiv w:val="1"/>
      <w:marLeft w:val="0"/>
      <w:marRight w:val="0"/>
      <w:marTop w:val="0"/>
      <w:marBottom w:val="0"/>
      <w:divBdr>
        <w:top w:val="none" w:sz="0" w:space="0" w:color="auto"/>
        <w:left w:val="none" w:sz="0" w:space="0" w:color="auto"/>
        <w:bottom w:val="none" w:sz="0" w:space="0" w:color="auto"/>
        <w:right w:val="none" w:sz="0" w:space="0" w:color="auto"/>
      </w:divBdr>
    </w:div>
    <w:div w:id="551961032">
      <w:bodyDiv w:val="1"/>
      <w:marLeft w:val="0"/>
      <w:marRight w:val="0"/>
      <w:marTop w:val="0"/>
      <w:marBottom w:val="0"/>
      <w:divBdr>
        <w:top w:val="none" w:sz="0" w:space="0" w:color="auto"/>
        <w:left w:val="none" w:sz="0" w:space="0" w:color="auto"/>
        <w:bottom w:val="none" w:sz="0" w:space="0" w:color="auto"/>
        <w:right w:val="none" w:sz="0" w:space="0" w:color="auto"/>
      </w:divBdr>
    </w:div>
    <w:div w:id="553006087">
      <w:bodyDiv w:val="1"/>
      <w:marLeft w:val="0"/>
      <w:marRight w:val="0"/>
      <w:marTop w:val="0"/>
      <w:marBottom w:val="0"/>
      <w:divBdr>
        <w:top w:val="none" w:sz="0" w:space="0" w:color="auto"/>
        <w:left w:val="none" w:sz="0" w:space="0" w:color="auto"/>
        <w:bottom w:val="none" w:sz="0" w:space="0" w:color="auto"/>
        <w:right w:val="none" w:sz="0" w:space="0" w:color="auto"/>
      </w:divBdr>
    </w:div>
    <w:div w:id="553006572">
      <w:bodyDiv w:val="1"/>
      <w:marLeft w:val="0"/>
      <w:marRight w:val="0"/>
      <w:marTop w:val="0"/>
      <w:marBottom w:val="0"/>
      <w:divBdr>
        <w:top w:val="none" w:sz="0" w:space="0" w:color="auto"/>
        <w:left w:val="none" w:sz="0" w:space="0" w:color="auto"/>
        <w:bottom w:val="none" w:sz="0" w:space="0" w:color="auto"/>
        <w:right w:val="none" w:sz="0" w:space="0" w:color="auto"/>
      </w:divBdr>
    </w:div>
    <w:div w:id="553393000">
      <w:bodyDiv w:val="1"/>
      <w:marLeft w:val="0"/>
      <w:marRight w:val="0"/>
      <w:marTop w:val="0"/>
      <w:marBottom w:val="0"/>
      <w:divBdr>
        <w:top w:val="none" w:sz="0" w:space="0" w:color="auto"/>
        <w:left w:val="none" w:sz="0" w:space="0" w:color="auto"/>
        <w:bottom w:val="none" w:sz="0" w:space="0" w:color="auto"/>
        <w:right w:val="none" w:sz="0" w:space="0" w:color="auto"/>
      </w:divBdr>
    </w:div>
    <w:div w:id="553784071">
      <w:bodyDiv w:val="1"/>
      <w:marLeft w:val="0"/>
      <w:marRight w:val="0"/>
      <w:marTop w:val="0"/>
      <w:marBottom w:val="0"/>
      <w:divBdr>
        <w:top w:val="none" w:sz="0" w:space="0" w:color="auto"/>
        <w:left w:val="none" w:sz="0" w:space="0" w:color="auto"/>
        <w:bottom w:val="none" w:sz="0" w:space="0" w:color="auto"/>
        <w:right w:val="none" w:sz="0" w:space="0" w:color="auto"/>
      </w:divBdr>
    </w:div>
    <w:div w:id="553855946">
      <w:bodyDiv w:val="1"/>
      <w:marLeft w:val="0"/>
      <w:marRight w:val="0"/>
      <w:marTop w:val="0"/>
      <w:marBottom w:val="0"/>
      <w:divBdr>
        <w:top w:val="none" w:sz="0" w:space="0" w:color="auto"/>
        <w:left w:val="none" w:sz="0" w:space="0" w:color="auto"/>
        <w:bottom w:val="none" w:sz="0" w:space="0" w:color="auto"/>
        <w:right w:val="none" w:sz="0" w:space="0" w:color="auto"/>
      </w:divBdr>
    </w:div>
    <w:div w:id="554120023">
      <w:bodyDiv w:val="1"/>
      <w:marLeft w:val="0"/>
      <w:marRight w:val="0"/>
      <w:marTop w:val="0"/>
      <w:marBottom w:val="0"/>
      <w:divBdr>
        <w:top w:val="none" w:sz="0" w:space="0" w:color="auto"/>
        <w:left w:val="none" w:sz="0" w:space="0" w:color="auto"/>
        <w:bottom w:val="none" w:sz="0" w:space="0" w:color="auto"/>
        <w:right w:val="none" w:sz="0" w:space="0" w:color="auto"/>
      </w:divBdr>
    </w:div>
    <w:div w:id="554583284">
      <w:bodyDiv w:val="1"/>
      <w:marLeft w:val="0"/>
      <w:marRight w:val="0"/>
      <w:marTop w:val="0"/>
      <w:marBottom w:val="0"/>
      <w:divBdr>
        <w:top w:val="none" w:sz="0" w:space="0" w:color="auto"/>
        <w:left w:val="none" w:sz="0" w:space="0" w:color="auto"/>
        <w:bottom w:val="none" w:sz="0" w:space="0" w:color="auto"/>
        <w:right w:val="none" w:sz="0" w:space="0" w:color="auto"/>
      </w:divBdr>
    </w:div>
    <w:div w:id="555700449">
      <w:bodyDiv w:val="1"/>
      <w:marLeft w:val="0"/>
      <w:marRight w:val="0"/>
      <w:marTop w:val="0"/>
      <w:marBottom w:val="0"/>
      <w:divBdr>
        <w:top w:val="none" w:sz="0" w:space="0" w:color="auto"/>
        <w:left w:val="none" w:sz="0" w:space="0" w:color="auto"/>
        <w:bottom w:val="none" w:sz="0" w:space="0" w:color="auto"/>
        <w:right w:val="none" w:sz="0" w:space="0" w:color="auto"/>
      </w:divBdr>
    </w:div>
    <w:div w:id="556018449">
      <w:bodyDiv w:val="1"/>
      <w:marLeft w:val="0"/>
      <w:marRight w:val="0"/>
      <w:marTop w:val="0"/>
      <w:marBottom w:val="0"/>
      <w:divBdr>
        <w:top w:val="none" w:sz="0" w:space="0" w:color="auto"/>
        <w:left w:val="none" w:sz="0" w:space="0" w:color="auto"/>
        <w:bottom w:val="none" w:sz="0" w:space="0" w:color="auto"/>
        <w:right w:val="none" w:sz="0" w:space="0" w:color="auto"/>
      </w:divBdr>
    </w:div>
    <w:div w:id="556087990">
      <w:bodyDiv w:val="1"/>
      <w:marLeft w:val="0"/>
      <w:marRight w:val="0"/>
      <w:marTop w:val="0"/>
      <w:marBottom w:val="0"/>
      <w:divBdr>
        <w:top w:val="none" w:sz="0" w:space="0" w:color="auto"/>
        <w:left w:val="none" w:sz="0" w:space="0" w:color="auto"/>
        <w:bottom w:val="none" w:sz="0" w:space="0" w:color="auto"/>
        <w:right w:val="none" w:sz="0" w:space="0" w:color="auto"/>
      </w:divBdr>
    </w:div>
    <w:div w:id="556401573">
      <w:bodyDiv w:val="1"/>
      <w:marLeft w:val="0"/>
      <w:marRight w:val="0"/>
      <w:marTop w:val="0"/>
      <w:marBottom w:val="0"/>
      <w:divBdr>
        <w:top w:val="none" w:sz="0" w:space="0" w:color="auto"/>
        <w:left w:val="none" w:sz="0" w:space="0" w:color="auto"/>
        <w:bottom w:val="none" w:sz="0" w:space="0" w:color="auto"/>
        <w:right w:val="none" w:sz="0" w:space="0" w:color="auto"/>
      </w:divBdr>
    </w:div>
    <w:div w:id="556822127">
      <w:bodyDiv w:val="1"/>
      <w:marLeft w:val="0"/>
      <w:marRight w:val="0"/>
      <w:marTop w:val="0"/>
      <w:marBottom w:val="0"/>
      <w:divBdr>
        <w:top w:val="none" w:sz="0" w:space="0" w:color="auto"/>
        <w:left w:val="none" w:sz="0" w:space="0" w:color="auto"/>
        <w:bottom w:val="none" w:sz="0" w:space="0" w:color="auto"/>
        <w:right w:val="none" w:sz="0" w:space="0" w:color="auto"/>
      </w:divBdr>
    </w:div>
    <w:div w:id="557280465">
      <w:bodyDiv w:val="1"/>
      <w:marLeft w:val="0"/>
      <w:marRight w:val="0"/>
      <w:marTop w:val="0"/>
      <w:marBottom w:val="0"/>
      <w:divBdr>
        <w:top w:val="none" w:sz="0" w:space="0" w:color="auto"/>
        <w:left w:val="none" w:sz="0" w:space="0" w:color="auto"/>
        <w:bottom w:val="none" w:sz="0" w:space="0" w:color="auto"/>
        <w:right w:val="none" w:sz="0" w:space="0" w:color="auto"/>
      </w:divBdr>
    </w:div>
    <w:div w:id="557395847">
      <w:bodyDiv w:val="1"/>
      <w:marLeft w:val="0"/>
      <w:marRight w:val="0"/>
      <w:marTop w:val="0"/>
      <w:marBottom w:val="0"/>
      <w:divBdr>
        <w:top w:val="none" w:sz="0" w:space="0" w:color="auto"/>
        <w:left w:val="none" w:sz="0" w:space="0" w:color="auto"/>
        <w:bottom w:val="none" w:sz="0" w:space="0" w:color="auto"/>
        <w:right w:val="none" w:sz="0" w:space="0" w:color="auto"/>
      </w:divBdr>
    </w:div>
    <w:div w:id="557470992">
      <w:bodyDiv w:val="1"/>
      <w:marLeft w:val="0"/>
      <w:marRight w:val="0"/>
      <w:marTop w:val="0"/>
      <w:marBottom w:val="0"/>
      <w:divBdr>
        <w:top w:val="none" w:sz="0" w:space="0" w:color="auto"/>
        <w:left w:val="none" w:sz="0" w:space="0" w:color="auto"/>
        <w:bottom w:val="none" w:sz="0" w:space="0" w:color="auto"/>
        <w:right w:val="none" w:sz="0" w:space="0" w:color="auto"/>
      </w:divBdr>
    </w:div>
    <w:div w:id="557786706">
      <w:bodyDiv w:val="1"/>
      <w:marLeft w:val="0"/>
      <w:marRight w:val="0"/>
      <w:marTop w:val="0"/>
      <w:marBottom w:val="0"/>
      <w:divBdr>
        <w:top w:val="none" w:sz="0" w:space="0" w:color="auto"/>
        <w:left w:val="none" w:sz="0" w:space="0" w:color="auto"/>
        <w:bottom w:val="none" w:sz="0" w:space="0" w:color="auto"/>
        <w:right w:val="none" w:sz="0" w:space="0" w:color="auto"/>
      </w:divBdr>
    </w:div>
    <w:div w:id="557975856">
      <w:bodyDiv w:val="1"/>
      <w:marLeft w:val="0"/>
      <w:marRight w:val="0"/>
      <w:marTop w:val="0"/>
      <w:marBottom w:val="0"/>
      <w:divBdr>
        <w:top w:val="none" w:sz="0" w:space="0" w:color="auto"/>
        <w:left w:val="none" w:sz="0" w:space="0" w:color="auto"/>
        <w:bottom w:val="none" w:sz="0" w:space="0" w:color="auto"/>
        <w:right w:val="none" w:sz="0" w:space="0" w:color="auto"/>
      </w:divBdr>
    </w:div>
    <w:div w:id="558978089">
      <w:bodyDiv w:val="1"/>
      <w:marLeft w:val="0"/>
      <w:marRight w:val="0"/>
      <w:marTop w:val="0"/>
      <w:marBottom w:val="0"/>
      <w:divBdr>
        <w:top w:val="none" w:sz="0" w:space="0" w:color="auto"/>
        <w:left w:val="none" w:sz="0" w:space="0" w:color="auto"/>
        <w:bottom w:val="none" w:sz="0" w:space="0" w:color="auto"/>
        <w:right w:val="none" w:sz="0" w:space="0" w:color="auto"/>
      </w:divBdr>
    </w:div>
    <w:div w:id="559246648">
      <w:bodyDiv w:val="1"/>
      <w:marLeft w:val="0"/>
      <w:marRight w:val="0"/>
      <w:marTop w:val="0"/>
      <w:marBottom w:val="0"/>
      <w:divBdr>
        <w:top w:val="none" w:sz="0" w:space="0" w:color="auto"/>
        <w:left w:val="none" w:sz="0" w:space="0" w:color="auto"/>
        <w:bottom w:val="none" w:sz="0" w:space="0" w:color="auto"/>
        <w:right w:val="none" w:sz="0" w:space="0" w:color="auto"/>
      </w:divBdr>
    </w:div>
    <w:div w:id="559443588">
      <w:bodyDiv w:val="1"/>
      <w:marLeft w:val="0"/>
      <w:marRight w:val="0"/>
      <w:marTop w:val="0"/>
      <w:marBottom w:val="0"/>
      <w:divBdr>
        <w:top w:val="none" w:sz="0" w:space="0" w:color="auto"/>
        <w:left w:val="none" w:sz="0" w:space="0" w:color="auto"/>
        <w:bottom w:val="none" w:sz="0" w:space="0" w:color="auto"/>
        <w:right w:val="none" w:sz="0" w:space="0" w:color="auto"/>
      </w:divBdr>
    </w:div>
    <w:div w:id="559487777">
      <w:bodyDiv w:val="1"/>
      <w:marLeft w:val="0"/>
      <w:marRight w:val="0"/>
      <w:marTop w:val="0"/>
      <w:marBottom w:val="0"/>
      <w:divBdr>
        <w:top w:val="none" w:sz="0" w:space="0" w:color="auto"/>
        <w:left w:val="none" w:sz="0" w:space="0" w:color="auto"/>
        <w:bottom w:val="none" w:sz="0" w:space="0" w:color="auto"/>
        <w:right w:val="none" w:sz="0" w:space="0" w:color="auto"/>
      </w:divBdr>
    </w:div>
    <w:div w:id="559632948">
      <w:bodyDiv w:val="1"/>
      <w:marLeft w:val="0"/>
      <w:marRight w:val="0"/>
      <w:marTop w:val="0"/>
      <w:marBottom w:val="0"/>
      <w:divBdr>
        <w:top w:val="none" w:sz="0" w:space="0" w:color="auto"/>
        <w:left w:val="none" w:sz="0" w:space="0" w:color="auto"/>
        <w:bottom w:val="none" w:sz="0" w:space="0" w:color="auto"/>
        <w:right w:val="none" w:sz="0" w:space="0" w:color="auto"/>
      </w:divBdr>
    </w:div>
    <w:div w:id="560364748">
      <w:bodyDiv w:val="1"/>
      <w:marLeft w:val="0"/>
      <w:marRight w:val="0"/>
      <w:marTop w:val="0"/>
      <w:marBottom w:val="0"/>
      <w:divBdr>
        <w:top w:val="none" w:sz="0" w:space="0" w:color="auto"/>
        <w:left w:val="none" w:sz="0" w:space="0" w:color="auto"/>
        <w:bottom w:val="none" w:sz="0" w:space="0" w:color="auto"/>
        <w:right w:val="none" w:sz="0" w:space="0" w:color="auto"/>
      </w:divBdr>
    </w:div>
    <w:div w:id="560600013">
      <w:bodyDiv w:val="1"/>
      <w:marLeft w:val="0"/>
      <w:marRight w:val="0"/>
      <w:marTop w:val="0"/>
      <w:marBottom w:val="0"/>
      <w:divBdr>
        <w:top w:val="none" w:sz="0" w:space="0" w:color="auto"/>
        <w:left w:val="none" w:sz="0" w:space="0" w:color="auto"/>
        <w:bottom w:val="none" w:sz="0" w:space="0" w:color="auto"/>
        <w:right w:val="none" w:sz="0" w:space="0" w:color="auto"/>
      </w:divBdr>
    </w:div>
    <w:div w:id="560747494">
      <w:bodyDiv w:val="1"/>
      <w:marLeft w:val="0"/>
      <w:marRight w:val="0"/>
      <w:marTop w:val="0"/>
      <w:marBottom w:val="0"/>
      <w:divBdr>
        <w:top w:val="none" w:sz="0" w:space="0" w:color="auto"/>
        <w:left w:val="none" w:sz="0" w:space="0" w:color="auto"/>
        <w:bottom w:val="none" w:sz="0" w:space="0" w:color="auto"/>
        <w:right w:val="none" w:sz="0" w:space="0" w:color="auto"/>
      </w:divBdr>
    </w:div>
    <w:div w:id="560823797">
      <w:bodyDiv w:val="1"/>
      <w:marLeft w:val="0"/>
      <w:marRight w:val="0"/>
      <w:marTop w:val="0"/>
      <w:marBottom w:val="0"/>
      <w:divBdr>
        <w:top w:val="none" w:sz="0" w:space="0" w:color="auto"/>
        <w:left w:val="none" w:sz="0" w:space="0" w:color="auto"/>
        <w:bottom w:val="none" w:sz="0" w:space="0" w:color="auto"/>
        <w:right w:val="none" w:sz="0" w:space="0" w:color="auto"/>
      </w:divBdr>
    </w:div>
    <w:div w:id="560990530">
      <w:bodyDiv w:val="1"/>
      <w:marLeft w:val="0"/>
      <w:marRight w:val="0"/>
      <w:marTop w:val="0"/>
      <w:marBottom w:val="0"/>
      <w:divBdr>
        <w:top w:val="none" w:sz="0" w:space="0" w:color="auto"/>
        <w:left w:val="none" w:sz="0" w:space="0" w:color="auto"/>
        <w:bottom w:val="none" w:sz="0" w:space="0" w:color="auto"/>
        <w:right w:val="none" w:sz="0" w:space="0" w:color="auto"/>
      </w:divBdr>
    </w:div>
    <w:div w:id="561066270">
      <w:bodyDiv w:val="1"/>
      <w:marLeft w:val="0"/>
      <w:marRight w:val="0"/>
      <w:marTop w:val="0"/>
      <w:marBottom w:val="0"/>
      <w:divBdr>
        <w:top w:val="none" w:sz="0" w:space="0" w:color="auto"/>
        <w:left w:val="none" w:sz="0" w:space="0" w:color="auto"/>
        <w:bottom w:val="none" w:sz="0" w:space="0" w:color="auto"/>
        <w:right w:val="none" w:sz="0" w:space="0" w:color="auto"/>
      </w:divBdr>
    </w:div>
    <w:div w:id="561791109">
      <w:bodyDiv w:val="1"/>
      <w:marLeft w:val="0"/>
      <w:marRight w:val="0"/>
      <w:marTop w:val="0"/>
      <w:marBottom w:val="0"/>
      <w:divBdr>
        <w:top w:val="none" w:sz="0" w:space="0" w:color="auto"/>
        <w:left w:val="none" w:sz="0" w:space="0" w:color="auto"/>
        <w:bottom w:val="none" w:sz="0" w:space="0" w:color="auto"/>
        <w:right w:val="none" w:sz="0" w:space="0" w:color="auto"/>
      </w:divBdr>
    </w:div>
    <w:div w:id="562645441">
      <w:bodyDiv w:val="1"/>
      <w:marLeft w:val="0"/>
      <w:marRight w:val="0"/>
      <w:marTop w:val="0"/>
      <w:marBottom w:val="0"/>
      <w:divBdr>
        <w:top w:val="none" w:sz="0" w:space="0" w:color="auto"/>
        <w:left w:val="none" w:sz="0" w:space="0" w:color="auto"/>
        <w:bottom w:val="none" w:sz="0" w:space="0" w:color="auto"/>
        <w:right w:val="none" w:sz="0" w:space="0" w:color="auto"/>
      </w:divBdr>
    </w:div>
    <w:div w:id="563024263">
      <w:bodyDiv w:val="1"/>
      <w:marLeft w:val="0"/>
      <w:marRight w:val="0"/>
      <w:marTop w:val="0"/>
      <w:marBottom w:val="0"/>
      <w:divBdr>
        <w:top w:val="none" w:sz="0" w:space="0" w:color="auto"/>
        <w:left w:val="none" w:sz="0" w:space="0" w:color="auto"/>
        <w:bottom w:val="none" w:sz="0" w:space="0" w:color="auto"/>
        <w:right w:val="none" w:sz="0" w:space="0" w:color="auto"/>
      </w:divBdr>
    </w:div>
    <w:div w:id="563218324">
      <w:bodyDiv w:val="1"/>
      <w:marLeft w:val="0"/>
      <w:marRight w:val="0"/>
      <w:marTop w:val="0"/>
      <w:marBottom w:val="0"/>
      <w:divBdr>
        <w:top w:val="none" w:sz="0" w:space="0" w:color="auto"/>
        <w:left w:val="none" w:sz="0" w:space="0" w:color="auto"/>
        <w:bottom w:val="none" w:sz="0" w:space="0" w:color="auto"/>
        <w:right w:val="none" w:sz="0" w:space="0" w:color="auto"/>
      </w:divBdr>
    </w:div>
    <w:div w:id="563683020">
      <w:bodyDiv w:val="1"/>
      <w:marLeft w:val="0"/>
      <w:marRight w:val="0"/>
      <w:marTop w:val="0"/>
      <w:marBottom w:val="0"/>
      <w:divBdr>
        <w:top w:val="none" w:sz="0" w:space="0" w:color="auto"/>
        <w:left w:val="none" w:sz="0" w:space="0" w:color="auto"/>
        <w:bottom w:val="none" w:sz="0" w:space="0" w:color="auto"/>
        <w:right w:val="none" w:sz="0" w:space="0" w:color="auto"/>
      </w:divBdr>
    </w:div>
    <w:div w:id="563836034">
      <w:bodyDiv w:val="1"/>
      <w:marLeft w:val="0"/>
      <w:marRight w:val="0"/>
      <w:marTop w:val="0"/>
      <w:marBottom w:val="0"/>
      <w:divBdr>
        <w:top w:val="none" w:sz="0" w:space="0" w:color="auto"/>
        <w:left w:val="none" w:sz="0" w:space="0" w:color="auto"/>
        <w:bottom w:val="none" w:sz="0" w:space="0" w:color="auto"/>
        <w:right w:val="none" w:sz="0" w:space="0" w:color="auto"/>
      </w:divBdr>
    </w:div>
    <w:div w:id="563952546">
      <w:bodyDiv w:val="1"/>
      <w:marLeft w:val="0"/>
      <w:marRight w:val="0"/>
      <w:marTop w:val="0"/>
      <w:marBottom w:val="0"/>
      <w:divBdr>
        <w:top w:val="none" w:sz="0" w:space="0" w:color="auto"/>
        <w:left w:val="none" w:sz="0" w:space="0" w:color="auto"/>
        <w:bottom w:val="none" w:sz="0" w:space="0" w:color="auto"/>
        <w:right w:val="none" w:sz="0" w:space="0" w:color="auto"/>
      </w:divBdr>
    </w:div>
    <w:div w:id="564069508">
      <w:bodyDiv w:val="1"/>
      <w:marLeft w:val="0"/>
      <w:marRight w:val="0"/>
      <w:marTop w:val="0"/>
      <w:marBottom w:val="0"/>
      <w:divBdr>
        <w:top w:val="none" w:sz="0" w:space="0" w:color="auto"/>
        <w:left w:val="none" w:sz="0" w:space="0" w:color="auto"/>
        <w:bottom w:val="none" w:sz="0" w:space="0" w:color="auto"/>
        <w:right w:val="none" w:sz="0" w:space="0" w:color="auto"/>
      </w:divBdr>
    </w:div>
    <w:div w:id="564724271">
      <w:bodyDiv w:val="1"/>
      <w:marLeft w:val="0"/>
      <w:marRight w:val="0"/>
      <w:marTop w:val="0"/>
      <w:marBottom w:val="0"/>
      <w:divBdr>
        <w:top w:val="none" w:sz="0" w:space="0" w:color="auto"/>
        <w:left w:val="none" w:sz="0" w:space="0" w:color="auto"/>
        <w:bottom w:val="none" w:sz="0" w:space="0" w:color="auto"/>
        <w:right w:val="none" w:sz="0" w:space="0" w:color="auto"/>
      </w:divBdr>
    </w:div>
    <w:div w:id="565066433">
      <w:bodyDiv w:val="1"/>
      <w:marLeft w:val="0"/>
      <w:marRight w:val="0"/>
      <w:marTop w:val="0"/>
      <w:marBottom w:val="0"/>
      <w:divBdr>
        <w:top w:val="none" w:sz="0" w:space="0" w:color="auto"/>
        <w:left w:val="none" w:sz="0" w:space="0" w:color="auto"/>
        <w:bottom w:val="none" w:sz="0" w:space="0" w:color="auto"/>
        <w:right w:val="none" w:sz="0" w:space="0" w:color="auto"/>
      </w:divBdr>
    </w:div>
    <w:div w:id="565410701">
      <w:bodyDiv w:val="1"/>
      <w:marLeft w:val="0"/>
      <w:marRight w:val="0"/>
      <w:marTop w:val="0"/>
      <w:marBottom w:val="0"/>
      <w:divBdr>
        <w:top w:val="none" w:sz="0" w:space="0" w:color="auto"/>
        <w:left w:val="none" w:sz="0" w:space="0" w:color="auto"/>
        <w:bottom w:val="none" w:sz="0" w:space="0" w:color="auto"/>
        <w:right w:val="none" w:sz="0" w:space="0" w:color="auto"/>
      </w:divBdr>
    </w:div>
    <w:div w:id="565922100">
      <w:bodyDiv w:val="1"/>
      <w:marLeft w:val="0"/>
      <w:marRight w:val="0"/>
      <w:marTop w:val="0"/>
      <w:marBottom w:val="0"/>
      <w:divBdr>
        <w:top w:val="none" w:sz="0" w:space="0" w:color="auto"/>
        <w:left w:val="none" w:sz="0" w:space="0" w:color="auto"/>
        <w:bottom w:val="none" w:sz="0" w:space="0" w:color="auto"/>
        <w:right w:val="none" w:sz="0" w:space="0" w:color="auto"/>
      </w:divBdr>
    </w:div>
    <w:div w:id="566575107">
      <w:bodyDiv w:val="1"/>
      <w:marLeft w:val="0"/>
      <w:marRight w:val="0"/>
      <w:marTop w:val="0"/>
      <w:marBottom w:val="0"/>
      <w:divBdr>
        <w:top w:val="none" w:sz="0" w:space="0" w:color="auto"/>
        <w:left w:val="none" w:sz="0" w:space="0" w:color="auto"/>
        <w:bottom w:val="none" w:sz="0" w:space="0" w:color="auto"/>
        <w:right w:val="none" w:sz="0" w:space="0" w:color="auto"/>
      </w:divBdr>
    </w:div>
    <w:div w:id="567149786">
      <w:bodyDiv w:val="1"/>
      <w:marLeft w:val="0"/>
      <w:marRight w:val="0"/>
      <w:marTop w:val="0"/>
      <w:marBottom w:val="0"/>
      <w:divBdr>
        <w:top w:val="none" w:sz="0" w:space="0" w:color="auto"/>
        <w:left w:val="none" w:sz="0" w:space="0" w:color="auto"/>
        <w:bottom w:val="none" w:sz="0" w:space="0" w:color="auto"/>
        <w:right w:val="none" w:sz="0" w:space="0" w:color="auto"/>
      </w:divBdr>
    </w:div>
    <w:div w:id="567158237">
      <w:bodyDiv w:val="1"/>
      <w:marLeft w:val="0"/>
      <w:marRight w:val="0"/>
      <w:marTop w:val="0"/>
      <w:marBottom w:val="0"/>
      <w:divBdr>
        <w:top w:val="none" w:sz="0" w:space="0" w:color="auto"/>
        <w:left w:val="none" w:sz="0" w:space="0" w:color="auto"/>
        <w:bottom w:val="none" w:sz="0" w:space="0" w:color="auto"/>
        <w:right w:val="none" w:sz="0" w:space="0" w:color="auto"/>
      </w:divBdr>
    </w:div>
    <w:div w:id="567571190">
      <w:bodyDiv w:val="1"/>
      <w:marLeft w:val="0"/>
      <w:marRight w:val="0"/>
      <w:marTop w:val="0"/>
      <w:marBottom w:val="0"/>
      <w:divBdr>
        <w:top w:val="none" w:sz="0" w:space="0" w:color="auto"/>
        <w:left w:val="none" w:sz="0" w:space="0" w:color="auto"/>
        <w:bottom w:val="none" w:sz="0" w:space="0" w:color="auto"/>
        <w:right w:val="none" w:sz="0" w:space="0" w:color="auto"/>
      </w:divBdr>
    </w:div>
    <w:div w:id="567619353">
      <w:bodyDiv w:val="1"/>
      <w:marLeft w:val="0"/>
      <w:marRight w:val="0"/>
      <w:marTop w:val="0"/>
      <w:marBottom w:val="0"/>
      <w:divBdr>
        <w:top w:val="none" w:sz="0" w:space="0" w:color="auto"/>
        <w:left w:val="none" w:sz="0" w:space="0" w:color="auto"/>
        <w:bottom w:val="none" w:sz="0" w:space="0" w:color="auto"/>
        <w:right w:val="none" w:sz="0" w:space="0" w:color="auto"/>
      </w:divBdr>
    </w:div>
    <w:div w:id="567691813">
      <w:bodyDiv w:val="1"/>
      <w:marLeft w:val="0"/>
      <w:marRight w:val="0"/>
      <w:marTop w:val="0"/>
      <w:marBottom w:val="0"/>
      <w:divBdr>
        <w:top w:val="none" w:sz="0" w:space="0" w:color="auto"/>
        <w:left w:val="none" w:sz="0" w:space="0" w:color="auto"/>
        <w:bottom w:val="none" w:sz="0" w:space="0" w:color="auto"/>
        <w:right w:val="none" w:sz="0" w:space="0" w:color="auto"/>
      </w:divBdr>
    </w:div>
    <w:div w:id="568074571">
      <w:bodyDiv w:val="1"/>
      <w:marLeft w:val="0"/>
      <w:marRight w:val="0"/>
      <w:marTop w:val="0"/>
      <w:marBottom w:val="0"/>
      <w:divBdr>
        <w:top w:val="none" w:sz="0" w:space="0" w:color="auto"/>
        <w:left w:val="none" w:sz="0" w:space="0" w:color="auto"/>
        <w:bottom w:val="none" w:sz="0" w:space="0" w:color="auto"/>
        <w:right w:val="none" w:sz="0" w:space="0" w:color="auto"/>
      </w:divBdr>
    </w:div>
    <w:div w:id="568079766">
      <w:bodyDiv w:val="1"/>
      <w:marLeft w:val="0"/>
      <w:marRight w:val="0"/>
      <w:marTop w:val="0"/>
      <w:marBottom w:val="0"/>
      <w:divBdr>
        <w:top w:val="none" w:sz="0" w:space="0" w:color="auto"/>
        <w:left w:val="none" w:sz="0" w:space="0" w:color="auto"/>
        <w:bottom w:val="none" w:sz="0" w:space="0" w:color="auto"/>
        <w:right w:val="none" w:sz="0" w:space="0" w:color="auto"/>
      </w:divBdr>
    </w:div>
    <w:div w:id="568421198">
      <w:bodyDiv w:val="1"/>
      <w:marLeft w:val="0"/>
      <w:marRight w:val="0"/>
      <w:marTop w:val="0"/>
      <w:marBottom w:val="0"/>
      <w:divBdr>
        <w:top w:val="none" w:sz="0" w:space="0" w:color="auto"/>
        <w:left w:val="none" w:sz="0" w:space="0" w:color="auto"/>
        <w:bottom w:val="none" w:sz="0" w:space="0" w:color="auto"/>
        <w:right w:val="none" w:sz="0" w:space="0" w:color="auto"/>
      </w:divBdr>
    </w:div>
    <w:div w:id="568465504">
      <w:bodyDiv w:val="1"/>
      <w:marLeft w:val="0"/>
      <w:marRight w:val="0"/>
      <w:marTop w:val="0"/>
      <w:marBottom w:val="0"/>
      <w:divBdr>
        <w:top w:val="none" w:sz="0" w:space="0" w:color="auto"/>
        <w:left w:val="none" w:sz="0" w:space="0" w:color="auto"/>
        <w:bottom w:val="none" w:sz="0" w:space="0" w:color="auto"/>
        <w:right w:val="none" w:sz="0" w:space="0" w:color="auto"/>
      </w:divBdr>
    </w:div>
    <w:div w:id="568466848">
      <w:bodyDiv w:val="1"/>
      <w:marLeft w:val="0"/>
      <w:marRight w:val="0"/>
      <w:marTop w:val="0"/>
      <w:marBottom w:val="0"/>
      <w:divBdr>
        <w:top w:val="none" w:sz="0" w:space="0" w:color="auto"/>
        <w:left w:val="none" w:sz="0" w:space="0" w:color="auto"/>
        <w:bottom w:val="none" w:sz="0" w:space="0" w:color="auto"/>
        <w:right w:val="none" w:sz="0" w:space="0" w:color="auto"/>
      </w:divBdr>
    </w:div>
    <w:div w:id="568657177">
      <w:bodyDiv w:val="1"/>
      <w:marLeft w:val="0"/>
      <w:marRight w:val="0"/>
      <w:marTop w:val="0"/>
      <w:marBottom w:val="0"/>
      <w:divBdr>
        <w:top w:val="none" w:sz="0" w:space="0" w:color="auto"/>
        <w:left w:val="none" w:sz="0" w:space="0" w:color="auto"/>
        <w:bottom w:val="none" w:sz="0" w:space="0" w:color="auto"/>
        <w:right w:val="none" w:sz="0" w:space="0" w:color="auto"/>
      </w:divBdr>
    </w:div>
    <w:div w:id="568924870">
      <w:bodyDiv w:val="1"/>
      <w:marLeft w:val="0"/>
      <w:marRight w:val="0"/>
      <w:marTop w:val="0"/>
      <w:marBottom w:val="0"/>
      <w:divBdr>
        <w:top w:val="none" w:sz="0" w:space="0" w:color="auto"/>
        <w:left w:val="none" w:sz="0" w:space="0" w:color="auto"/>
        <w:bottom w:val="none" w:sz="0" w:space="0" w:color="auto"/>
        <w:right w:val="none" w:sz="0" w:space="0" w:color="auto"/>
      </w:divBdr>
    </w:div>
    <w:div w:id="570047960">
      <w:bodyDiv w:val="1"/>
      <w:marLeft w:val="0"/>
      <w:marRight w:val="0"/>
      <w:marTop w:val="0"/>
      <w:marBottom w:val="0"/>
      <w:divBdr>
        <w:top w:val="none" w:sz="0" w:space="0" w:color="auto"/>
        <w:left w:val="none" w:sz="0" w:space="0" w:color="auto"/>
        <w:bottom w:val="none" w:sz="0" w:space="0" w:color="auto"/>
        <w:right w:val="none" w:sz="0" w:space="0" w:color="auto"/>
      </w:divBdr>
    </w:div>
    <w:div w:id="570701038">
      <w:bodyDiv w:val="1"/>
      <w:marLeft w:val="0"/>
      <w:marRight w:val="0"/>
      <w:marTop w:val="0"/>
      <w:marBottom w:val="0"/>
      <w:divBdr>
        <w:top w:val="none" w:sz="0" w:space="0" w:color="auto"/>
        <w:left w:val="none" w:sz="0" w:space="0" w:color="auto"/>
        <w:bottom w:val="none" w:sz="0" w:space="0" w:color="auto"/>
        <w:right w:val="none" w:sz="0" w:space="0" w:color="auto"/>
      </w:divBdr>
    </w:div>
    <w:div w:id="570775552">
      <w:bodyDiv w:val="1"/>
      <w:marLeft w:val="0"/>
      <w:marRight w:val="0"/>
      <w:marTop w:val="0"/>
      <w:marBottom w:val="0"/>
      <w:divBdr>
        <w:top w:val="none" w:sz="0" w:space="0" w:color="auto"/>
        <w:left w:val="none" w:sz="0" w:space="0" w:color="auto"/>
        <w:bottom w:val="none" w:sz="0" w:space="0" w:color="auto"/>
        <w:right w:val="none" w:sz="0" w:space="0" w:color="auto"/>
      </w:divBdr>
    </w:div>
    <w:div w:id="570887992">
      <w:bodyDiv w:val="1"/>
      <w:marLeft w:val="0"/>
      <w:marRight w:val="0"/>
      <w:marTop w:val="0"/>
      <w:marBottom w:val="0"/>
      <w:divBdr>
        <w:top w:val="none" w:sz="0" w:space="0" w:color="auto"/>
        <w:left w:val="none" w:sz="0" w:space="0" w:color="auto"/>
        <w:bottom w:val="none" w:sz="0" w:space="0" w:color="auto"/>
        <w:right w:val="none" w:sz="0" w:space="0" w:color="auto"/>
      </w:divBdr>
    </w:div>
    <w:div w:id="571088278">
      <w:bodyDiv w:val="1"/>
      <w:marLeft w:val="0"/>
      <w:marRight w:val="0"/>
      <w:marTop w:val="0"/>
      <w:marBottom w:val="0"/>
      <w:divBdr>
        <w:top w:val="none" w:sz="0" w:space="0" w:color="auto"/>
        <w:left w:val="none" w:sz="0" w:space="0" w:color="auto"/>
        <w:bottom w:val="none" w:sz="0" w:space="0" w:color="auto"/>
        <w:right w:val="none" w:sz="0" w:space="0" w:color="auto"/>
      </w:divBdr>
    </w:div>
    <w:div w:id="571281822">
      <w:bodyDiv w:val="1"/>
      <w:marLeft w:val="0"/>
      <w:marRight w:val="0"/>
      <w:marTop w:val="0"/>
      <w:marBottom w:val="0"/>
      <w:divBdr>
        <w:top w:val="none" w:sz="0" w:space="0" w:color="auto"/>
        <w:left w:val="none" w:sz="0" w:space="0" w:color="auto"/>
        <w:bottom w:val="none" w:sz="0" w:space="0" w:color="auto"/>
        <w:right w:val="none" w:sz="0" w:space="0" w:color="auto"/>
      </w:divBdr>
    </w:div>
    <w:div w:id="571349899">
      <w:bodyDiv w:val="1"/>
      <w:marLeft w:val="0"/>
      <w:marRight w:val="0"/>
      <w:marTop w:val="0"/>
      <w:marBottom w:val="0"/>
      <w:divBdr>
        <w:top w:val="none" w:sz="0" w:space="0" w:color="auto"/>
        <w:left w:val="none" w:sz="0" w:space="0" w:color="auto"/>
        <w:bottom w:val="none" w:sz="0" w:space="0" w:color="auto"/>
        <w:right w:val="none" w:sz="0" w:space="0" w:color="auto"/>
      </w:divBdr>
    </w:div>
    <w:div w:id="571893884">
      <w:bodyDiv w:val="1"/>
      <w:marLeft w:val="0"/>
      <w:marRight w:val="0"/>
      <w:marTop w:val="0"/>
      <w:marBottom w:val="0"/>
      <w:divBdr>
        <w:top w:val="none" w:sz="0" w:space="0" w:color="auto"/>
        <w:left w:val="none" w:sz="0" w:space="0" w:color="auto"/>
        <w:bottom w:val="none" w:sz="0" w:space="0" w:color="auto"/>
        <w:right w:val="none" w:sz="0" w:space="0" w:color="auto"/>
      </w:divBdr>
    </w:div>
    <w:div w:id="572088316">
      <w:bodyDiv w:val="1"/>
      <w:marLeft w:val="0"/>
      <w:marRight w:val="0"/>
      <w:marTop w:val="0"/>
      <w:marBottom w:val="0"/>
      <w:divBdr>
        <w:top w:val="none" w:sz="0" w:space="0" w:color="auto"/>
        <w:left w:val="none" w:sz="0" w:space="0" w:color="auto"/>
        <w:bottom w:val="none" w:sz="0" w:space="0" w:color="auto"/>
        <w:right w:val="none" w:sz="0" w:space="0" w:color="auto"/>
      </w:divBdr>
    </w:div>
    <w:div w:id="572934392">
      <w:bodyDiv w:val="1"/>
      <w:marLeft w:val="0"/>
      <w:marRight w:val="0"/>
      <w:marTop w:val="0"/>
      <w:marBottom w:val="0"/>
      <w:divBdr>
        <w:top w:val="none" w:sz="0" w:space="0" w:color="auto"/>
        <w:left w:val="none" w:sz="0" w:space="0" w:color="auto"/>
        <w:bottom w:val="none" w:sz="0" w:space="0" w:color="auto"/>
        <w:right w:val="none" w:sz="0" w:space="0" w:color="auto"/>
      </w:divBdr>
    </w:div>
    <w:div w:id="573320477">
      <w:bodyDiv w:val="1"/>
      <w:marLeft w:val="0"/>
      <w:marRight w:val="0"/>
      <w:marTop w:val="0"/>
      <w:marBottom w:val="0"/>
      <w:divBdr>
        <w:top w:val="none" w:sz="0" w:space="0" w:color="auto"/>
        <w:left w:val="none" w:sz="0" w:space="0" w:color="auto"/>
        <w:bottom w:val="none" w:sz="0" w:space="0" w:color="auto"/>
        <w:right w:val="none" w:sz="0" w:space="0" w:color="auto"/>
      </w:divBdr>
    </w:div>
    <w:div w:id="573584390">
      <w:bodyDiv w:val="1"/>
      <w:marLeft w:val="0"/>
      <w:marRight w:val="0"/>
      <w:marTop w:val="0"/>
      <w:marBottom w:val="0"/>
      <w:divBdr>
        <w:top w:val="none" w:sz="0" w:space="0" w:color="auto"/>
        <w:left w:val="none" w:sz="0" w:space="0" w:color="auto"/>
        <w:bottom w:val="none" w:sz="0" w:space="0" w:color="auto"/>
        <w:right w:val="none" w:sz="0" w:space="0" w:color="auto"/>
      </w:divBdr>
    </w:div>
    <w:div w:id="573854653">
      <w:bodyDiv w:val="1"/>
      <w:marLeft w:val="0"/>
      <w:marRight w:val="0"/>
      <w:marTop w:val="0"/>
      <w:marBottom w:val="0"/>
      <w:divBdr>
        <w:top w:val="none" w:sz="0" w:space="0" w:color="auto"/>
        <w:left w:val="none" w:sz="0" w:space="0" w:color="auto"/>
        <w:bottom w:val="none" w:sz="0" w:space="0" w:color="auto"/>
        <w:right w:val="none" w:sz="0" w:space="0" w:color="auto"/>
      </w:divBdr>
    </w:div>
    <w:div w:id="574170998">
      <w:bodyDiv w:val="1"/>
      <w:marLeft w:val="0"/>
      <w:marRight w:val="0"/>
      <w:marTop w:val="0"/>
      <w:marBottom w:val="0"/>
      <w:divBdr>
        <w:top w:val="none" w:sz="0" w:space="0" w:color="auto"/>
        <w:left w:val="none" w:sz="0" w:space="0" w:color="auto"/>
        <w:bottom w:val="none" w:sz="0" w:space="0" w:color="auto"/>
        <w:right w:val="none" w:sz="0" w:space="0" w:color="auto"/>
      </w:divBdr>
    </w:div>
    <w:div w:id="574363390">
      <w:bodyDiv w:val="1"/>
      <w:marLeft w:val="0"/>
      <w:marRight w:val="0"/>
      <w:marTop w:val="0"/>
      <w:marBottom w:val="0"/>
      <w:divBdr>
        <w:top w:val="none" w:sz="0" w:space="0" w:color="auto"/>
        <w:left w:val="none" w:sz="0" w:space="0" w:color="auto"/>
        <w:bottom w:val="none" w:sz="0" w:space="0" w:color="auto"/>
        <w:right w:val="none" w:sz="0" w:space="0" w:color="auto"/>
      </w:divBdr>
    </w:div>
    <w:div w:id="574440075">
      <w:bodyDiv w:val="1"/>
      <w:marLeft w:val="0"/>
      <w:marRight w:val="0"/>
      <w:marTop w:val="0"/>
      <w:marBottom w:val="0"/>
      <w:divBdr>
        <w:top w:val="none" w:sz="0" w:space="0" w:color="auto"/>
        <w:left w:val="none" w:sz="0" w:space="0" w:color="auto"/>
        <w:bottom w:val="none" w:sz="0" w:space="0" w:color="auto"/>
        <w:right w:val="none" w:sz="0" w:space="0" w:color="auto"/>
      </w:divBdr>
    </w:div>
    <w:div w:id="574515753">
      <w:bodyDiv w:val="1"/>
      <w:marLeft w:val="0"/>
      <w:marRight w:val="0"/>
      <w:marTop w:val="0"/>
      <w:marBottom w:val="0"/>
      <w:divBdr>
        <w:top w:val="none" w:sz="0" w:space="0" w:color="auto"/>
        <w:left w:val="none" w:sz="0" w:space="0" w:color="auto"/>
        <w:bottom w:val="none" w:sz="0" w:space="0" w:color="auto"/>
        <w:right w:val="none" w:sz="0" w:space="0" w:color="auto"/>
      </w:divBdr>
    </w:div>
    <w:div w:id="575163789">
      <w:bodyDiv w:val="1"/>
      <w:marLeft w:val="0"/>
      <w:marRight w:val="0"/>
      <w:marTop w:val="0"/>
      <w:marBottom w:val="0"/>
      <w:divBdr>
        <w:top w:val="none" w:sz="0" w:space="0" w:color="auto"/>
        <w:left w:val="none" w:sz="0" w:space="0" w:color="auto"/>
        <w:bottom w:val="none" w:sz="0" w:space="0" w:color="auto"/>
        <w:right w:val="none" w:sz="0" w:space="0" w:color="auto"/>
      </w:divBdr>
    </w:div>
    <w:div w:id="575241553">
      <w:bodyDiv w:val="1"/>
      <w:marLeft w:val="0"/>
      <w:marRight w:val="0"/>
      <w:marTop w:val="0"/>
      <w:marBottom w:val="0"/>
      <w:divBdr>
        <w:top w:val="none" w:sz="0" w:space="0" w:color="auto"/>
        <w:left w:val="none" w:sz="0" w:space="0" w:color="auto"/>
        <w:bottom w:val="none" w:sz="0" w:space="0" w:color="auto"/>
        <w:right w:val="none" w:sz="0" w:space="0" w:color="auto"/>
      </w:divBdr>
    </w:div>
    <w:div w:id="575945641">
      <w:bodyDiv w:val="1"/>
      <w:marLeft w:val="0"/>
      <w:marRight w:val="0"/>
      <w:marTop w:val="0"/>
      <w:marBottom w:val="0"/>
      <w:divBdr>
        <w:top w:val="none" w:sz="0" w:space="0" w:color="auto"/>
        <w:left w:val="none" w:sz="0" w:space="0" w:color="auto"/>
        <w:bottom w:val="none" w:sz="0" w:space="0" w:color="auto"/>
        <w:right w:val="none" w:sz="0" w:space="0" w:color="auto"/>
      </w:divBdr>
    </w:div>
    <w:div w:id="576134060">
      <w:bodyDiv w:val="1"/>
      <w:marLeft w:val="0"/>
      <w:marRight w:val="0"/>
      <w:marTop w:val="0"/>
      <w:marBottom w:val="0"/>
      <w:divBdr>
        <w:top w:val="none" w:sz="0" w:space="0" w:color="auto"/>
        <w:left w:val="none" w:sz="0" w:space="0" w:color="auto"/>
        <w:bottom w:val="none" w:sz="0" w:space="0" w:color="auto"/>
        <w:right w:val="none" w:sz="0" w:space="0" w:color="auto"/>
      </w:divBdr>
    </w:div>
    <w:div w:id="576481841">
      <w:bodyDiv w:val="1"/>
      <w:marLeft w:val="0"/>
      <w:marRight w:val="0"/>
      <w:marTop w:val="0"/>
      <w:marBottom w:val="0"/>
      <w:divBdr>
        <w:top w:val="none" w:sz="0" w:space="0" w:color="auto"/>
        <w:left w:val="none" w:sz="0" w:space="0" w:color="auto"/>
        <w:bottom w:val="none" w:sz="0" w:space="0" w:color="auto"/>
        <w:right w:val="none" w:sz="0" w:space="0" w:color="auto"/>
      </w:divBdr>
    </w:div>
    <w:div w:id="576743222">
      <w:bodyDiv w:val="1"/>
      <w:marLeft w:val="0"/>
      <w:marRight w:val="0"/>
      <w:marTop w:val="0"/>
      <w:marBottom w:val="0"/>
      <w:divBdr>
        <w:top w:val="none" w:sz="0" w:space="0" w:color="auto"/>
        <w:left w:val="none" w:sz="0" w:space="0" w:color="auto"/>
        <w:bottom w:val="none" w:sz="0" w:space="0" w:color="auto"/>
        <w:right w:val="none" w:sz="0" w:space="0" w:color="auto"/>
      </w:divBdr>
    </w:div>
    <w:div w:id="577061740">
      <w:bodyDiv w:val="1"/>
      <w:marLeft w:val="0"/>
      <w:marRight w:val="0"/>
      <w:marTop w:val="0"/>
      <w:marBottom w:val="0"/>
      <w:divBdr>
        <w:top w:val="none" w:sz="0" w:space="0" w:color="auto"/>
        <w:left w:val="none" w:sz="0" w:space="0" w:color="auto"/>
        <w:bottom w:val="none" w:sz="0" w:space="0" w:color="auto"/>
        <w:right w:val="none" w:sz="0" w:space="0" w:color="auto"/>
      </w:divBdr>
    </w:div>
    <w:div w:id="577205352">
      <w:bodyDiv w:val="1"/>
      <w:marLeft w:val="0"/>
      <w:marRight w:val="0"/>
      <w:marTop w:val="0"/>
      <w:marBottom w:val="0"/>
      <w:divBdr>
        <w:top w:val="none" w:sz="0" w:space="0" w:color="auto"/>
        <w:left w:val="none" w:sz="0" w:space="0" w:color="auto"/>
        <w:bottom w:val="none" w:sz="0" w:space="0" w:color="auto"/>
        <w:right w:val="none" w:sz="0" w:space="0" w:color="auto"/>
      </w:divBdr>
    </w:div>
    <w:div w:id="577328317">
      <w:bodyDiv w:val="1"/>
      <w:marLeft w:val="0"/>
      <w:marRight w:val="0"/>
      <w:marTop w:val="0"/>
      <w:marBottom w:val="0"/>
      <w:divBdr>
        <w:top w:val="none" w:sz="0" w:space="0" w:color="auto"/>
        <w:left w:val="none" w:sz="0" w:space="0" w:color="auto"/>
        <w:bottom w:val="none" w:sz="0" w:space="0" w:color="auto"/>
        <w:right w:val="none" w:sz="0" w:space="0" w:color="auto"/>
      </w:divBdr>
    </w:div>
    <w:div w:id="577906746">
      <w:bodyDiv w:val="1"/>
      <w:marLeft w:val="0"/>
      <w:marRight w:val="0"/>
      <w:marTop w:val="0"/>
      <w:marBottom w:val="0"/>
      <w:divBdr>
        <w:top w:val="none" w:sz="0" w:space="0" w:color="auto"/>
        <w:left w:val="none" w:sz="0" w:space="0" w:color="auto"/>
        <w:bottom w:val="none" w:sz="0" w:space="0" w:color="auto"/>
        <w:right w:val="none" w:sz="0" w:space="0" w:color="auto"/>
      </w:divBdr>
    </w:div>
    <w:div w:id="578029340">
      <w:bodyDiv w:val="1"/>
      <w:marLeft w:val="0"/>
      <w:marRight w:val="0"/>
      <w:marTop w:val="0"/>
      <w:marBottom w:val="0"/>
      <w:divBdr>
        <w:top w:val="none" w:sz="0" w:space="0" w:color="auto"/>
        <w:left w:val="none" w:sz="0" w:space="0" w:color="auto"/>
        <w:bottom w:val="none" w:sz="0" w:space="0" w:color="auto"/>
        <w:right w:val="none" w:sz="0" w:space="0" w:color="auto"/>
      </w:divBdr>
    </w:div>
    <w:div w:id="578640215">
      <w:bodyDiv w:val="1"/>
      <w:marLeft w:val="0"/>
      <w:marRight w:val="0"/>
      <w:marTop w:val="0"/>
      <w:marBottom w:val="0"/>
      <w:divBdr>
        <w:top w:val="none" w:sz="0" w:space="0" w:color="auto"/>
        <w:left w:val="none" w:sz="0" w:space="0" w:color="auto"/>
        <w:bottom w:val="none" w:sz="0" w:space="0" w:color="auto"/>
        <w:right w:val="none" w:sz="0" w:space="0" w:color="auto"/>
      </w:divBdr>
    </w:div>
    <w:div w:id="578910591">
      <w:bodyDiv w:val="1"/>
      <w:marLeft w:val="0"/>
      <w:marRight w:val="0"/>
      <w:marTop w:val="0"/>
      <w:marBottom w:val="0"/>
      <w:divBdr>
        <w:top w:val="none" w:sz="0" w:space="0" w:color="auto"/>
        <w:left w:val="none" w:sz="0" w:space="0" w:color="auto"/>
        <w:bottom w:val="none" w:sz="0" w:space="0" w:color="auto"/>
        <w:right w:val="none" w:sz="0" w:space="0" w:color="auto"/>
      </w:divBdr>
    </w:div>
    <w:div w:id="579827652">
      <w:bodyDiv w:val="1"/>
      <w:marLeft w:val="0"/>
      <w:marRight w:val="0"/>
      <w:marTop w:val="0"/>
      <w:marBottom w:val="0"/>
      <w:divBdr>
        <w:top w:val="none" w:sz="0" w:space="0" w:color="auto"/>
        <w:left w:val="none" w:sz="0" w:space="0" w:color="auto"/>
        <w:bottom w:val="none" w:sz="0" w:space="0" w:color="auto"/>
        <w:right w:val="none" w:sz="0" w:space="0" w:color="auto"/>
      </w:divBdr>
    </w:div>
    <w:div w:id="581067241">
      <w:bodyDiv w:val="1"/>
      <w:marLeft w:val="0"/>
      <w:marRight w:val="0"/>
      <w:marTop w:val="0"/>
      <w:marBottom w:val="0"/>
      <w:divBdr>
        <w:top w:val="none" w:sz="0" w:space="0" w:color="auto"/>
        <w:left w:val="none" w:sz="0" w:space="0" w:color="auto"/>
        <w:bottom w:val="none" w:sz="0" w:space="0" w:color="auto"/>
        <w:right w:val="none" w:sz="0" w:space="0" w:color="auto"/>
      </w:divBdr>
    </w:div>
    <w:div w:id="581525086">
      <w:bodyDiv w:val="1"/>
      <w:marLeft w:val="0"/>
      <w:marRight w:val="0"/>
      <w:marTop w:val="0"/>
      <w:marBottom w:val="0"/>
      <w:divBdr>
        <w:top w:val="none" w:sz="0" w:space="0" w:color="auto"/>
        <w:left w:val="none" w:sz="0" w:space="0" w:color="auto"/>
        <w:bottom w:val="none" w:sz="0" w:space="0" w:color="auto"/>
        <w:right w:val="none" w:sz="0" w:space="0" w:color="auto"/>
      </w:divBdr>
    </w:div>
    <w:div w:id="581718084">
      <w:bodyDiv w:val="1"/>
      <w:marLeft w:val="0"/>
      <w:marRight w:val="0"/>
      <w:marTop w:val="0"/>
      <w:marBottom w:val="0"/>
      <w:divBdr>
        <w:top w:val="none" w:sz="0" w:space="0" w:color="auto"/>
        <w:left w:val="none" w:sz="0" w:space="0" w:color="auto"/>
        <w:bottom w:val="none" w:sz="0" w:space="0" w:color="auto"/>
        <w:right w:val="none" w:sz="0" w:space="0" w:color="auto"/>
      </w:divBdr>
    </w:div>
    <w:div w:id="583683801">
      <w:bodyDiv w:val="1"/>
      <w:marLeft w:val="0"/>
      <w:marRight w:val="0"/>
      <w:marTop w:val="0"/>
      <w:marBottom w:val="0"/>
      <w:divBdr>
        <w:top w:val="none" w:sz="0" w:space="0" w:color="auto"/>
        <w:left w:val="none" w:sz="0" w:space="0" w:color="auto"/>
        <w:bottom w:val="none" w:sz="0" w:space="0" w:color="auto"/>
        <w:right w:val="none" w:sz="0" w:space="0" w:color="auto"/>
      </w:divBdr>
    </w:div>
    <w:div w:id="584151818">
      <w:bodyDiv w:val="1"/>
      <w:marLeft w:val="0"/>
      <w:marRight w:val="0"/>
      <w:marTop w:val="0"/>
      <w:marBottom w:val="0"/>
      <w:divBdr>
        <w:top w:val="none" w:sz="0" w:space="0" w:color="auto"/>
        <w:left w:val="none" w:sz="0" w:space="0" w:color="auto"/>
        <w:bottom w:val="none" w:sz="0" w:space="0" w:color="auto"/>
        <w:right w:val="none" w:sz="0" w:space="0" w:color="auto"/>
      </w:divBdr>
    </w:div>
    <w:div w:id="584192989">
      <w:bodyDiv w:val="1"/>
      <w:marLeft w:val="0"/>
      <w:marRight w:val="0"/>
      <w:marTop w:val="0"/>
      <w:marBottom w:val="0"/>
      <w:divBdr>
        <w:top w:val="none" w:sz="0" w:space="0" w:color="auto"/>
        <w:left w:val="none" w:sz="0" w:space="0" w:color="auto"/>
        <w:bottom w:val="none" w:sz="0" w:space="0" w:color="auto"/>
        <w:right w:val="none" w:sz="0" w:space="0" w:color="auto"/>
      </w:divBdr>
    </w:div>
    <w:div w:id="584731609">
      <w:bodyDiv w:val="1"/>
      <w:marLeft w:val="0"/>
      <w:marRight w:val="0"/>
      <w:marTop w:val="0"/>
      <w:marBottom w:val="0"/>
      <w:divBdr>
        <w:top w:val="none" w:sz="0" w:space="0" w:color="auto"/>
        <w:left w:val="none" w:sz="0" w:space="0" w:color="auto"/>
        <w:bottom w:val="none" w:sz="0" w:space="0" w:color="auto"/>
        <w:right w:val="none" w:sz="0" w:space="0" w:color="auto"/>
      </w:divBdr>
    </w:div>
    <w:div w:id="584993275">
      <w:bodyDiv w:val="1"/>
      <w:marLeft w:val="0"/>
      <w:marRight w:val="0"/>
      <w:marTop w:val="0"/>
      <w:marBottom w:val="0"/>
      <w:divBdr>
        <w:top w:val="none" w:sz="0" w:space="0" w:color="auto"/>
        <w:left w:val="none" w:sz="0" w:space="0" w:color="auto"/>
        <w:bottom w:val="none" w:sz="0" w:space="0" w:color="auto"/>
        <w:right w:val="none" w:sz="0" w:space="0" w:color="auto"/>
      </w:divBdr>
    </w:div>
    <w:div w:id="585072091">
      <w:bodyDiv w:val="1"/>
      <w:marLeft w:val="0"/>
      <w:marRight w:val="0"/>
      <w:marTop w:val="0"/>
      <w:marBottom w:val="0"/>
      <w:divBdr>
        <w:top w:val="none" w:sz="0" w:space="0" w:color="auto"/>
        <w:left w:val="none" w:sz="0" w:space="0" w:color="auto"/>
        <w:bottom w:val="none" w:sz="0" w:space="0" w:color="auto"/>
        <w:right w:val="none" w:sz="0" w:space="0" w:color="auto"/>
      </w:divBdr>
    </w:div>
    <w:div w:id="585767259">
      <w:bodyDiv w:val="1"/>
      <w:marLeft w:val="0"/>
      <w:marRight w:val="0"/>
      <w:marTop w:val="0"/>
      <w:marBottom w:val="0"/>
      <w:divBdr>
        <w:top w:val="none" w:sz="0" w:space="0" w:color="auto"/>
        <w:left w:val="none" w:sz="0" w:space="0" w:color="auto"/>
        <w:bottom w:val="none" w:sz="0" w:space="0" w:color="auto"/>
        <w:right w:val="none" w:sz="0" w:space="0" w:color="auto"/>
      </w:divBdr>
    </w:div>
    <w:div w:id="586117157">
      <w:bodyDiv w:val="1"/>
      <w:marLeft w:val="0"/>
      <w:marRight w:val="0"/>
      <w:marTop w:val="0"/>
      <w:marBottom w:val="0"/>
      <w:divBdr>
        <w:top w:val="none" w:sz="0" w:space="0" w:color="auto"/>
        <w:left w:val="none" w:sz="0" w:space="0" w:color="auto"/>
        <w:bottom w:val="none" w:sz="0" w:space="0" w:color="auto"/>
        <w:right w:val="none" w:sz="0" w:space="0" w:color="auto"/>
      </w:divBdr>
    </w:div>
    <w:div w:id="586616841">
      <w:bodyDiv w:val="1"/>
      <w:marLeft w:val="0"/>
      <w:marRight w:val="0"/>
      <w:marTop w:val="0"/>
      <w:marBottom w:val="0"/>
      <w:divBdr>
        <w:top w:val="none" w:sz="0" w:space="0" w:color="auto"/>
        <w:left w:val="none" w:sz="0" w:space="0" w:color="auto"/>
        <w:bottom w:val="none" w:sz="0" w:space="0" w:color="auto"/>
        <w:right w:val="none" w:sz="0" w:space="0" w:color="auto"/>
      </w:divBdr>
    </w:div>
    <w:div w:id="586618067">
      <w:bodyDiv w:val="1"/>
      <w:marLeft w:val="0"/>
      <w:marRight w:val="0"/>
      <w:marTop w:val="0"/>
      <w:marBottom w:val="0"/>
      <w:divBdr>
        <w:top w:val="none" w:sz="0" w:space="0" w:color="auto"/>
        <w:left w:val="none" w:sz="0" w:space="0" w:color="auto"/>
        <w:bottom w:val="none" w:sz="0" w:space="0" w:color="auto"/>
        <w:right w:val="none" w:sz="0" w:space="0" w:color="auto"/>
      </w:divBdr>
    </w:div>
    <w:div w:id="586622007">
      <w:bodyDiv w:val="1"/>
      <w:marLeft w:val="0"/>
      <w:marRight w:val="0"/>
      <w:marTop w:val="0"/>
      <w:marBottom w:val="0"/>
      <w:divBdr>
        <w:top w:val="none" w:sz="0" w:space="0" w:color="auto"/>
        <w:left w:val="none" w:sz="0" w:space="0" w:color="auto"/>
        <w:bottom w:val="none" w:sz="0" w:space="0" w:color="auto"/>
        <w:right w:val="none" w:sz="0" w:space="0" w:color="auto"/>
      </w:divBdr>
    </w:div>
    <w:div w:id="586884463">
      <w:bodyDiv w:val="1"/>
      <w:marLeft w:val="0"/>
      <w:marRight w:val="0"/>
      <w:marTop w:val="0"/>
      <w:marBottom w:val="0"/>
      <w:divBdr>
        <w:top w:val="none" w:sz="0" w:space="0" w:color="auto"/>
        <w:left w:val="none" w:sz="0" w:space="0" w:color="auto"/>
        <w:bottom w:val="none" w:sz="0" w:space="0" w:color="auto"/>
        <w:right w:val="none" w:sz="0" w:space="0" w:color="auto"/>
      </w:divBdr>
    </w:div>
    <w:div w:id="587539895">
      <w:bodyDiv w:val="1"/>
      <w:marLeft w:val="0"/>
      <w:marRight w:val="0"/>
      <w:marTop w:val="0"/>
      <w:marBottom w:val="0"/>
      <w:divBdr>
        <w:top w:val="none" w:sz="0" w:space="0" w:color="auto"/>
        <w:left w:val="none" w:sz="0" w:space="0" w:color="auto"/>
        <w:bottom w:val="none" w:sz="0" w:space="0" w:color="auto"/>
        <w:right w:val="none" w:sz="0" w:space="0" w:color="auto"/>
      </w:divBdr>
    </w:div>
    <w:div w:id="588543655">
      <w:bodyDiv w:val="1"/>
      <w:marLeft w:val="0"/>
      <w:marRight w:val="0"/>
      <w:marTop w:val="0"/>
      <w:marBottom w:val="0"/>
      <w:divBdr>
        <w:top w:val="none" w:sz="0" w:space="0" w:color="auto"/>
        <w:left w:val="none" w:sz="0" w:space="0" w:color="auto"/>
        <w:bottom w:val="none" w:sz="0" w:space="0" w:color="auto"/>
        <w:right w:val="none" w:sz="0" w:space="0" w:color="auto"/>
      </w:divBdr>
    </w:div>
    <w:div w:id="590166254">
      <w:bodyDiv w:val="1"/>
      <w:marLeft w:val="0"/>
      <w:marRight w:val="0"/>
      <w:marTop w:val="0"/>
      <w:marBottom w:val="0"/>
      <w:divBdr>
        <w:top w:val="none" w:sz="0" w:space="0" w:color="auto"/>
        <w:left w:val="none" w:sz="0" w:space="0" w:color="auto"/>
        <w:bottom w:val="none" w:sz="0" w:space="0" w:color="auto"/>
        <w:right w:val="none" w:sz="0" w:space="0" w:color="auto"/>
      </w:divBdr>
    </w:div>
    <w:div w:id="590239323">
      <w:bodyDiv w:val="1"/>
      <w:marLeft w:val="0"/>
      <w:marRight w:val="0"/>
      <w:marTop w:val="0"/>
      <w:marBottom w:val="0"/>
      <w:divBdr>
        <w:top w:val="none" w:sz="0" w:space="0" w:color="auto"/>
        <w:left w:val="none" w:sz="0" w:space="0" w:color="auto"/>
        <w:bottom w:val="none" w:sz="0" w:space="0" w:color="auto"/>
        <w:right w:val="none" w:sz="0" w:space="0" w:color="auto"/>
      </w:divBdr>
    </w:div>
    <w:div w:id="590822871">
      <w:bodyDiv w:val="1"/>
      <w:marLeft w:val="0"/>
      <w:marRight w:val="0"/>
      <w:marTop w:val="0"/>
      <w:marBottom w:val="0"/>
      <w:divBdr>
        <w:top w:val="none" w:sz="0" w:space="0" w:color="auto"/>
        <w:left w:val="none" w:sz="0" w:space="0" w:color="auto"/>
        <w:bottom w:val="none" w:sz="0" w:space="0" w:color="auto"/>
        <w:right w:val="none" w:sz="0" w:space="0" w:color="auto"/>
      </w:divBdr>
    </w:div>
    <w:div w:id="590897030">
      <w:bodyDiv w:val="1"/>
      <w:marLeft w:val="0"/>
      <w:marRight w:val="0"/>
      <w:marTop w:val="0"/>
      <w:marBottom w:val="0"/>
      <w:divBdr>
        <w:top w:val="none" w:sz="0" w:space="0" w:color="auto"/>
        <w:left w:val="none" w:sz="0" w:space="0" w:color="auto"/>
        <w:bottom w:val="none" w:sz="0" w:space="0" w:color="auto"/>
        <w:right w:val="none" w:sz="0" w:space="0" w:color="auto"/>
      </w:divBdr>
    </w:div>
    <w:div w:id="591013797">
      <w:bodyDiv w:val="1"/>
      <w:marLeft w:val="0"/>
      <w:marRight w:val="0"/>
      <w:marTop w:val="0"/>
      <w:marBottom w:val="0"/>
      <w:divBdr>
        <w:top w:val="none" w:sz="0" w:space="0" w:color="auto"/>
        <w:left w:val="none" w:sz="0" w:space="0" w:color="auto"/>
        <w:bottom w:val="none" w:sz="0" w:space="0" w:color="auto"/>
        <w:right w:val="none" w:sz="0" w:space="0" w:color="auto"/>
      </w:divBdr>
    </w:div>
    <w:div w:id="591593636">
      <w:bodyDiv w:val="1"/>
      <w:marLeft w:val="0"/>
      <w:marRight w:val="0"/>
      <w:marTop w:val="0"/>
      <w:marBottom w:val="0"/>
      <w:divBdr>
        <w:top w:val="none" w:sz="0" w:space="0" w:color="auto"/>
        <w:left w:val="none" w:sz="0" w:space="0" w:color="auto"/>
        <w:bottom w:val="none" w:sz="0" w:space="0" w:color="auto"/>
        <w:right w:val="none" w:sz="0" w:space="0" w:color="auto"/>
      </w:divBdr>
    </w:div>
    <w:div w:id="591741598">
      <w:bodyDiv w:val="1"/>
      <w:marLeft w:val="0"/>
      <w:marRight w:val="0"/>
      <w:marTop w:val="0"/>
      <w:marBottom w:val="0"/>
      <w:divBdr>
        <w:top w:val="none" w:sz="0" w:space="0" w:color="auto"/>
        <w:left w:val="none" w:sz="0" w:space="0" w:color="auto"/>
        <w:bottom w:val="none" w:sz="0" w:space="0" w:color="auto"/>
        <w:right w:val="none" w:sz="0" w:space="0" w:color="auto"/>
      </w:divBdr>
    </w:div>
    <w:div w:id="592318014">
      <w:bodyDiv w:val="1"/>
      <w:marLeft w:val="0"/>
      <w:marRight w:val="0"/>
      <w:marTop w:val="0"/>
      <w:marBottom w:val="0"/>
      <w:divBdr>
        <w:top w:val="none" w:sz="0" w:space="0" w:color="auto"/>
        <w:left w:val="none" w:sz="0" w:space="0" w:color="auto"/>
        <w:bottom w:val="none" w:sz="0" w:space="0" w:color="auto"/>
        <w:right w:val="none" w:sz="0" w:space="0" w:color="auto"/>
      </w:divBdr>
    </w:div>
    <w:div w:id="592709338">
      <w:bodyDiv w:val="1"/>
      <w:marLeft w:val="0"/>
      <w:marRight w:val="0"/>
      <w:marTop w:val="0"/>
      <w:marBottom w:val="0"/>
      <w:divBdr>
        <w:top w:val="none" w:sz="0" w:space="0" w:color="auto"/>
        <w:left w:val="none" w:sz="0" w:space="0" w:color="auto"/>
        <w:bottom w:val="none" w:sz="0" w:space="0" w:color="auto"/>
        <w:right w:val="none" w:sz="0" w:space="0" w:color="auto"/>
      </w:divBdr>
    </w:div>
    <w:div w:id="593712773">
      <w:bodyDiv w:val="1"/>
      <w:marLeft w:val="0"/>
      <w:marRight w:val="0"/>
      <w:marTop w:val="0"/>
      <w:marBottom w:val="0"/>
      <w:divBdr>
        <w:top w:val="none" w:sz="0" w:space="0" w:color="auto"/>
        <w:left w:val="none" w:sz="0" w:space="0" w:color="auto"/>
        <w:bottom w:val="none" w:sz="0" w:space="0" w:color="auto"/>
        <w:right w:val="none" w:sz="0" w:space="0" w:color="auto"/>
      </w:divBdr>
    </w:div>
    <w:div w:id="593904976">
      <w:bodyDiv w:val="1"/>
      <w:marLeft w:val="0"/>
      <w:marRight w:val="0"/>
      <w:marTop w:val="0"/>
      <w:marBottom w:val="0"/>
      <w:divBdr>
        <w:top w:val="none" w:sz="0" w:space="0" w:color="auto"/>
        <w:left w:val="none" w:sz="0" w:space="0" w:color="auto"/>
        <w:bottom w:val="none" w:sz="0" w:space="0" w:color="auto"/>
        <w:right w:val="none" w:sz="0" w:space="0" w:color="auto"/>
      </w:divBdr>
    </w:div>
    <w:div w:id="593974661">
      <w:bodyDiv w:val="1"/>
      <w:marLeft w:val="0"/>
      <w:marRight w:val="0"/>
      <w:marTop w:val="0"/>
      <w:marBottom w:val="0"/>
      <w:divBdr>
        <w:top w:val="none" w:sz="0" w:space="0" w:color="auto"/>
        <w:left w:val="none" w:sz="0" w:space="0" w:color="auto"/>
        <w:bottom w:val="none" w:sz="0" w:space="0" w:color="auto"/>
        <w:right w:val="none" w:sz="0" w:space="0" w:color="auto"/>
      </w:divBdr>
    </w:div>
    <w:div w:id="594243409">
      <w:bodyDiv w:val="1"/>
      <w:marLeft w:val="0"/>
      <w:marRight w:val="0"/>
      <w:marTop w:val="0"/>
      <w:marBottom w:val="0"/>
      <w:divBdr>
        <w:top w:val="none" w:sz="0" w:space="0" w:color="auto"/>
        <w:left w:val="none" w:sz="0" w:space="0" w:color="auto"/>
        <w:bottom w:val="none" w:sz="0" w:space="0" w:color="auto"/>
        <w:right w:val="none" w:sz="0" w:space="0" w:color="auto"/>
      </w:divBdr>
    </w:div>
    <w:div w:id="595330565">
      <w:bodyDiv w:val="1"/>
      <w:marLeft w:val="0"/>
      <w:marRight w:val="0"/>
      <w:marTop w:val="0"/>
      <w:marBottom w:val="0"/>
      <w:divBdr>
        <w:top w:val="none" w:sz="0" w:space="0" w:color="auto"/>
        <w:left w:val="none" w:sz="0" w:space="0" w:color="auto"/>
        <w:bottom w:val="none" w:sz="0" w:space="0" w:color="auto"/>
        <w:right w:val="none" w:sz="0" w:space="0" w:color="auto"/>
      </w:divBdr>
    </w:div>
    <w:div w:id="595989285">
      <w:bodyDiv w:val="1"/>
      <w:marLeft w:val="0"/>
      <w:marRight w:val="0"/>
      <w:marTop w:val="0"/>
      <w:marBottom w:val="0"/>
      <w:divBdr>
        <w:top w:val="none" w:sz="0" w:space="0" w:color="auto"/>
        <w:left w:val="none" w:sz="0" w:space="0" w:color="auto"/>
        <w:bottom w:val="none" w:sz="0" w:space="0" w:color="auto"/>
        <w:right w:val="none" w:sz="0" w:space="0" w:color="auto"/>
      </w:divBdr>
    </w:div>
    <w:div w:id="596252425">
      <w:bodyDiv w:val="1"/>
      <w:marLeft w:val="0"/>
      <w:marRight w:val="0"/>
      <w:marTop w:val="0"/>
      <w:marBottom w:val="0"/>
      <w:divBdr>
        <w:top w:val="none" w:sz="0" w:space="0" w:color="auto"/>
        <w:left w:val="none" w:sz="0" w:space="0" w:color="auto"/>
        <w:bottom w:val="none" w:sz="0" w:space="0" w:color="auto"/>
        <w:right w:val="none" w:sz="0" w:space="0" w:color="auto"/>
      </w:divBdr>
    </w:div>
    <w:div w:id="596985426">
      <w:bodyDiv w:val="1"/>
      <w:marLeft w:val="0"/>
      <w:marRight w:val="0"/>
      <w:marTop w:val="0"/>
      <w:marBottom w:val="0"/>
      <w:divBdr>
        <w:top w:val="none" w:sz="0" w:space="0" w:color="auto"/>
        <w:left w:val="none" w:sz="0" w:space="0" w:color="auto"/>
        <w:bottom w:val="none" w:sz="0" w:space="0" w:color="auto"/>
        <w:right w:val="none" w:sz="0" w:space="0" w:color="auto"/>
      </w:divBdr>
    </w:div>
    <w:div w:id="597249059">
      <w:bodyDiv w:val="1"/>
      <w:marLeft w:val="0"/>
      <w:marRight w:val="0"/>
      <w:marTop w:val="0"/>
      <w:marBottom w:val="0"/>
      <w:divBdr>
        <w:top w:val="none" w:sz="0" w:space="0" w:color="auto"/>
        <w:left w:val="none" w:sz="0" w:space="0" w:color="auto"/>
        <w:bottom w:val="none" w:sz="0" w:space="0" w:color="auto"/>
        <w:right w:val="none" w:sz="0" w:space="0" w:color="auto"/>
      </w:divBdr>
    </w:div>
    <w:div w:id="597258369">
      <w:bodyDiv w:val="1"/>
      <w:marLeft w:val="0"/>
      <w:marRight w:val="0"/>
      <w:marTop w:val="0"/>
      <w:marBottom w:val="0"/>
      <w:divBdr>
        <w:top w:val="none" w:sz="0" w:space="0" w:color="auto"/>
        <w:left w:val="none" w:sz="0" w:space="0" w:color="auto"/>
        <w:bottom w:val="none" w:sz="0" w:space="0" w:color="auto"/>
        <w:right w:val="none" w:sz="0" w:space="0" w:color="auto"/>
      </w:divBdr>
    </w:div>
    <w:div w:id="598101913">
      <w:bodyDiv w:val="1"/>
      <w:marLeft w:val="0"/>
      <w:marRight w:val="0"/>
      <w:marTop w:val="0"/>
      <w:marBottom w:val="0"/>
      <w:divBdr>
        <w:top w:val="none" w:sz="0" w:space="0" w:color="auto"/>
        <w:left w:val="none" w:sz="0" w:space="0" w:color="auto"/>
        <w:bottom w:val="none" w:sz="0" w:space="0" w:color="auto"/>
        <w:right w:val="none" w:sz="0" w:space="0" w:color="auto"/>
      </w:divBdr>
    </w:div>
    <w:div w:id="598757823">
      <w:bodyDiv w:val="1"/>
      <w:marLeft w:val="0"/>
      <w:marRight w:val="0"/>
      <w:marTop w:val="0"/>
      <w:marBottom w:val="0"/>
      <w:divBdr>
        <w:top w:val="none" w:sz="0" w:space="0" w:color="auto"/>
        <w:left w:val="none" w:sz="0" w:space="0" w:color="auto"/>
        <w:bottom w:val="none" w:sz="0" w:space="0" w:color="auto"/>
        <w:right w:val="none" w:sz="0" w:space="0" w:color="auto"/>
      </w:divBdr>
    </w:div>
    <w:div w:id="599145483">
      <w:bodyDiv w:val="1"/>
      <w:marLeft w:val="0"/>
      <w:marRight w:val="0"/>
      <w:marTop w:val="0"/>
      <w:marBottom w:val="0"/>
      <w:divBdr>
        <w:top w:val="none" w:sz="0" w:space="0" w:color="auto"/>
        <w:left w:val="none" w:sz="0" w:space="0" w:color="auto"/>
        <w:bottom w:val="none" w:sz="0" w:space="0" w:color="auto"/>
        <w:right w:val="none" w:sz="0" w:space="0" w:color="auto"/>
      </w:divBdr>
    </w:div>
    <w:div w:id="599606040">
      <w:bodyDiv w:val="1"/>
      <w:marLeft w:val="0"/>
      <w:marRight w:val="0"/>
      <w:marTop w:val="0"/>
      <w:marBottom w:val="0"/>
      <w:divBdr>
        <w:top w:val="none" w:sz="0" w:space="0" w:color="auto"/>
        <w:left w:val="none" w:sz="0" w:space="0" w:color="auto"/>
        <w:bottom w:val="none" w:sz="0" w:space="0" w:color="auto"/>
        <w:right w:val="none" w:sz="0" w:space="0" w:color="auto"/>
      </w:divBdr>
    </w:div>
    <w:div w:id="599870386">
      <w:bodyDiv w:val="1"/>
      <w:marLeft w:val="0"/>
      <w:marRight w:val="0"/>
      <w:marTop w:val="0"/>
      <w:marBottom w:val="0"/>
      <w:divBdr>
        <w:top w:val="none" w:sz="0" w:space="0" w:color="auto"/>
        <w:left w:val="none" w:sz="0" w:space="0" w:color="auto"/>
        <w:bottom w:val="none" w:sz="0" w:space="0" w:color="auto"/>
        <w:right w:val="none" w:sz="0" w:space="0" w:color="auto"/>
      </w:divBdr>
    </w:div>
    <w:div w:id="599994428">
      <w:bodyDiv w:val="1"/>
      <w:marLeft w:val="0"/>
      <w:marRight w:val="0"/>
      <w:marTop w:val="0"/>
      <w:marBottom w:val="0"/>
      <w:divBdr>
        <w:top w:val="none" w:sz="0" w:space="0" w:color="auto"/>
        <w:left w:val="none" w:sz="0" w:space="0" w:color="auto"/>
        <w:bottom w:val="none" w:sz="0" w:space="0" w:color="auto"/>
        <w:right w:val="none" w:sz="0" w:space="0" w:color="auto"/>
      </w:divBdr>
    </w:div>
    <w:div w:id="600141837">
      <w:bodyDiv w:val="1"/>
      <w:marLeft w:val="0"/>
      <w:marRight w:val="0"/>
      <w:marTop w:val="0"/>
      <w:marBottom w:val="0"/>
      <w:divBdr>
        <w:top w:val="none" w:sz="0" w:space="0" w:color="auto"/>
        <w:left w:val="none" w:sz="0" w:space="0" w:color="auto"/>
        <w:bottom w:val="none" w:sz="0" w:space="0" w:color="auto"/>
        <w:right w:val="none" w:sz="0" w:space="0" w:color="auto"/>
      </w:divBdr>
    </w:div>
    <w:div w:id="601382374">
      <w:bodyDiv w:val="1"/>
      <w:marLeft w:val="0"/>
      <w:marRight w:val="0"/>
      <w:marTop w:val="0"/>
      <w:marBottom w:val="0"/>
      <w:divBdr>
        <w:top w:val="none" w:sz="0" w:space="0" w:color="auto"/>
        <w:left w:val="none" w:sz="0" w:space="0" w:color="auto"/>
        <w:bottom w:val="none" w:sz="0" w:space="0" w:color="auto"/>
        <w:right w:val="none" w:sz="0" w:space="0" w:color="auto"/>
      </w:divBdr>
    </w:div>
    <w:div w:id="601500463">
      <w:bodyDiv w:val="1"/>
      <w:marLeft w:val="0"/>
      <w:marRight w:val="0"/>
      <w:marTop w:val="0"/>
      <w:marBottom w:val="0"/>
      <w:divBdr>
        <w:top w:val="none" w:sz="0" w:space="0" w:color="auto"/>
        <w:left w:val="none" w:sz="0" w:space="0" w:color="auto"/>
        <w:bottom w:val="none" w:sz="0" w:space="0" w:color="auto"/>
        <w:right w:val="none" w:sz="0" w:space="0" w:color="auto"/>
      </w:divBdr>
    </w:div>
    <w:div w:id="601884226">
      <w:bodyDiv w:val="1"/>
      <w:marLeft w:val="0"/>
      <w:marRight w:val="0"/>
      <w:marTop w:val="0"/>
      <w:marBottom w:val="0"/>
      <w:divBdr>
        <w:top w:val="none" w:sz="0" w:space="0" w:color="auto"/>
        <w:left w:val="none" w:sz="0" w:space="0" w:color="auto"/>
        <w:bottom w:val="none" w:sz="0" w:space="0" w:color="auto"/>
        <w:right w:val="none" w:sz="0" w:space="0" w:color="auto"/>
      </w:divBdr>
    </w:div>
    <w:div w:id="602566854">
      <w:bodyDiv w:val="1"/>
      <w:marLeft w:val="0"/>
      <w:marRight w:val="0"/>
      <w:marTop w:val="0"/>
      <w:marBottom w:val="0"/>
      <w:divBdr>
        <w:top w:val="none" w:sz="0" w:space="0" w:color="auto"/>
        <w:left w:val="none" w:sz="0" w:space="0" w:color="auto"/>
        <w:bottom w:val="none" w:sz="0" w:space="0" w:color="auto"/>
        <w:right w:val="none" w:sz="0" w:space="0" w:color="auto"/>
      </w:divBdr>
    </w:div>
    <w:div w:id="602688988">
      <w:bodyDiv w:val="1"/>
      <w:marLeft w:val="0"/>
      <w:marRight w:val="0"/>
      <w:marTop w:val="0"/>
      <w:marBottom w:val="0"/>
      <w:divBdr>
        <w:top w:val="none" w:sz="0" w:space="0" w:color="auto"/>
        <w:left w:val="none" w:sz="0" w:space="0" w:color="auto"/>
        <w:bottom w:val="none" w:sz="0" w:space="0" w:color="auto"/>
        <w:right w:val="none" w:sz="0" w:space="0" w:color="auto"/>
      </w:divBdr>
    </w:div>
    <w:div w:id="603076958">
      <w:bodyDiv w:val="1"/>
      <w:marLeft w:val="0"/>
      <w:marRight w:val="0"/>
      <w:marTop w:val="0"/>
      <w:marBottom w:val="0"/>
      <w:divBdr>
        <w:top w:val="none" w:sz="0" w:space="0" w:color="auto"/>
        <w:left w:val="none" w:sz="0" w:space="0" w:color="auto"/>
        <w:bottom w:val="none" w:sz="0" w:space="0" w:color="auto"/>
        <w:right w:val="none" w:sz="0" w:space="0" w:color="auto"/>
      </w:divBdr>
    </w:div>
    <w:div w:id="603264307">
      <w:bodyDiv w:val="1"/>
      <w:marLeft w:val="0"/>
      <w:marRight w:val="0"/>
      <w:marTop w:val="0"/>
      <w:marBottom w:val="0"/>
      <w:divBdr>
        <w:top w:val="none" w:sz="0" w:space="0" w:color="auto"/>
        <w:left w:val="none" w:sz="0" w:space="0" w:color="auto"/>
        <w:bottom w:val="none" w:sz="0" w:space="0" w:color="auto"/>
        <w:right w:val="none" w:sz="0" w:space="0" w:color="auto"/>
      </w:divBdr>
    </w:div>
    <w:div w:id="603269169">
      <w:bodyDiv w:val="1"/>
      <w:marLeft w:val="0"/>
      <w:marRight w:val="0"/>
      <w:marTop w:val="0"/>
      <w:marBottom w:val="0"/>
      <w:divBdr>
        <w:top w:val="none" w:sz="0" w:space="0" w:color="auto"/>
        <w:left w:val="none" w:sz="0" w:space="0" w:color="auto"/>
        <w:bottom w:val="none" w:sz="0" w:space="0" w:color="auto"/>
        <w:right w:val="none" w:sz="0" w:space="0" w:color="auto"/>
      </w:divBdr>
    </w:div>
    <w:div w:id="604851326">
      <w:bodyDiv w:val="1"/>
      <w:marLeft w:val="0"/>
      <w:marRight w:val="0"/>
      <w:marTop w:val="0"/>
      <w:marBottom w:val="0"/>
      <w:divBdr>
        <w:top w:val="none" w:sz="0" w:space="0" w:color="auto"/>
        <w:left w:val="none" w:sz="0" w:space="0" w:color="auto"/>
        <w:bottom w:val="none" w:sz="0" w:space="0" w:color="auto"/>
        <w:right w:val="none" w:sz="0" w:space="0" w:color="auto"/>
      </w:divBdr>
    </w:div>
    <w:div w:id="604965127">
      <w:bodyDiv w:val="1"/>
      <w:marLeft w:val="0"/>
      <w:marRight w:val="0"/>
      <w:marTop w:val="0"/>
      <w:marBottom w:val="0"/>
      <w:divBdr>
        <w:top w:val="none" w:sz="0" w:space="0" w:color="auto"/>
        <w:left w:val="none" w:sz="0" w:space="0" w:color="auto"/>
        <w:bottom w:val="none" w:sz="0" w:space="0" w:color="auto"/>
        <w:right w:val="none" w:sz="0" w:space="0" w:color="auto"/>
      </w:divBdr>
    </w:div>
    <w:div w:id="605229917">
      <w:bodyDiv w:val="1"/>
      <w:marLeft w:val="0"/>
      <w:marRight w:val="0"/>
      <w:marTop w:val="0"/>
      <w:marBottom w:val="0"/>
      <w:divBdr>
        <w:top w:val="none" w:sz="0" w:space="0" w:color="auto"/>
        <w:left w:val="none" w:sz="0" w:space="0" w:color="auto"/>
        <w:bottom w:val="none" w:sz="0" w:space="0" w:color="auto"/>
        <w:right w:val="none" w:sz="0" w:space="0" w:color="auto"/>
      </w:divBdr>
    </w:div>
    <w:div w:id="605305825">
      <w:bodyDiv w:val="1"/>
      <w:marLeft w:val="0"/>
      <w:marRight w:val="0"/>
      <w:marTop w:val="0"/>
      <w:marBottom w:val="0"/>
      <w:divBdr>
        <w:top w:val="none" w:sz="0" w:space="0" w:color="auto"/>
        <w:left w:val="none" w:sz="0" w:space="0" w:color="auto"/>
        <w:bottom w:val="none" w:sz="0" w:space="0" w:color="auto"/>
        <w:right w:val="none" w:sz="0" w:space="0" w:color="auto"/>
      </w:divBdr>
    </w:div>
    <w:div w:id="605310868">
      <w:bodyDiv w:val="1"/>
      <w:marLeft w:val="0"/>
      <w:marRight w:val="0"/>
      <w:marTop w:val="0"/>
      <w:marBottom w:val="0"/>
      <w:divBdr>
        <w:top w:val="none" w:sz="0" w:space="0" w:color="auto"/>
        <w:left w:val="none" w:sz="0" w:space="0" w:color="auto"/>
        <w:bottom w:val="none" w:sz="0" w:space="0" w:color="auto"/>
        <w:right w:val="none" w:sz="0" w:space="0" w:color="auto"/>
      </w:divBdr>
    </w:div>
    <w:div w:id="605426704">
      <w:bodyDiv w:val="1"/>
      <w:marLeft w:val="0"/>
      <w:marRight w:val="0"/>
      <w:marTop w:val="0"/>
      <w:marBottom w:val="0"/>
      <w:divBdr>
        <w:top w:val="none" w:sz="0" w:space="0" w:color="auto"/>
        <w:left w:val="none" w:sz="0" w:space="0" w:color="auto"/>
        <w:bottom w:val="none" w:sz="0" w:space="0" w:color="auto"/>
        <w:right w:val="none" w:sz="0" w:space="0" w:color="auto"/>
      </w:divBdr>
    </w:div>
    <w:div w:id="605622112">
      <w:bodyDiv w:val="1"/>
      <w:marLeft w:val="0"/>
      <w:marRight w:val="0"/>
      <w:marTop w:val="0"/>
      <w:marBottom w:val="0"/>
      <w:divBdr>
        <w:top w:val="none" w:sz="0" w:space="0" w:color="auto"/>
        <w:left w:val="none" w:sz="0" w:space="0" w:color="auto"/>
        <w:bottom w:val="none" w:sz="0" w:space="0" w:color="auto"/>
        <w:right w:val="none" w:sz="0" w:space="0" w:color="auto"/>
      </w:divBdr>
    </w:div>
    <w:div w:id="605774900">
      <w:bodyDiv w:val="1"/>
      <w:marLeft w:val="0"/>
      <w:marRight w:val="0"/>
      <w:marTop w:val="0"/>
      <w:marBottom w:val="0"/>
      <w:divBdr>
        <w:top w:val="none" w:sz="0" w:space="0" w:color="auto"/>
        <w:left w:val="none" w:sz="0" w:space="0" w:color="auto"/>
        <w:bottom w:val="none" w:sz="0" w:space="0" w:color="auto"/>
        <w:right w:val="none" w:sz="0" w:space="0" w:color="auto"/>
      </w:divBdr>
    </w:div>
    <w:div w:id="606036631">
      <w:bodyDiv w:val="1"/>
      <w:marLeft w:val="0"/>
      <w:marRight w:val="0"/>
      <w:marTop w:val="0"/>
      <w:marBottom w:val="0"/>
      <w:divBdr>
        <w:top w:val="none" w:sz="0" w:space="0" w:color="auto"/>
        <w:left w:val="none" w:sz="0" w:space="0" w:color="auto"/>
        <w:bottom w:val="none" w:sz="0" w:space="0" w:color="auto"/>
        <w:right w:val="none" w:sz="0" w:space="0" w:color="auto"/>
      </w:divBdr>
    </w:div>
    <w:div w:id="606038320">
      <w:bodyDiv w:val="1"/>
      <w:marLeft w:val="0"/>
      <w:marRight w:val="0"/>
      <w:marTop w:val="0"/>
      <w:marBottom w:val="0"/>
      <w:divBdr>
        <w:top w:val="none" w:sz="0" w:space="0" w:color="auto"/>
        <w:left w:val="none" w:sz="0" w:space="0" w:color="auto"/>
        <w:bottom w:val="none" w:sz="0" w:space="0" w:color="auto"/>
        <w:right w:val="none" w:sz="0" w:space="0" w:color="auto"/>
      </w:divBdr>
    </w:div>
    <w:div w:id="606080314">
      <w:bodyDiv w:val="1"/>
      <w:marLeft w:val="0"/>
      <w:marRight w:val="0"/>
      <w:marTop w:val="0"/>
      <w:marBottom w:val="0"/>
      <w:divBdr>
        <w:top w:val="none" w:sz="0" w:space="0" w:color="auto"/>
        <w:left w:val="none" w:sz="0" w:space="0" w:color="auto"/>
        <w:bottom w:val="none" w:sz="0" w:space="0" w:color="auto"/>
        <w:right w:val="none" w:sz="0" w:space="0" w:color="auto"/>
      </w:divBdr>
    </w:div>
    <w:div w:id="606238845">
      <w:bodyDiv w:val="1"/>
      <w:marLeft w:val="0"/>
      <w:marRight w:val="0"/>
      <w:marTop w:val="0"/>
      <w:marBottom w:val="0"/>
      <w:divBdr>
        <w:top w:val="none" w:sz="0" w:space="0" w:color="auto"/>
        <w:left w:val="none" w:sz="0" w:space="0" w:color="auto"/>
        <w:bottom w:val="none" w:sz="0" w:space="0" w:color="auto"/>
        <w:right w:val="none" w:sz="0" w:space="0" w:color="auto"/>
      </w:divBdr>
    </w:div>
    <w:div w:id="606695077">
      <w:bodyDiv w:val="1"/>
      <w:marLeft w:val="0"/>
      <w:marRight w:val="0"/>
      <w:marTop w:val="0"/>
      <w:marBottom w:val="0"/>
      <w:divBdr>
        <w:top w:val="none" w:sz="0" w:space="0" w:color="auto"/>
        <w:left w:val="none" w:sz="0" w:space="0" w:color="auto"/>
        <w:bottom w:val="none" w:sz="0" w:space="0" w:color="auto"/>
        <w:right w:val="none" w:sz="0" w:space="0" w:color="auto"/>
      </w:divBdr>
    </w:div>
    <w:div w:id="607153621">
      <w:bodyDiv w:val="1"/>
      <w:marLeft w:val="0"/>
      <w:marRight w:val="0"/>
      <w:marTop w:val="0"/>
      <w:marBottom w:val="0"/>
      <w:divBdr>
        <w:top w:val="none" w:sz="0" w:space="0" w:color="auto"/>
        <w:left w:val="none" w:sz="0" w:space="0" w:color="auto"/>
        <w:bottom w:val="none" w:sz="0" w:space="0" w:color="auto"/>
        <w:right w:val="none" w:sz="0" w:space="0" w:color="auto"/>
      </w:divBdr>
    </w:div>
    <w:div w:id="607196062">
      <w:bodyDiv w:val="1"/>
      <w:marLeft w:val="0"/>
      <w:marRight w:val="0"/>
      <w:marTop w:val="0"/>
      <w:marBottom w:val="0"/>
      <w:divBdr>
        <w:top w:val="none" w:sz="0" w:space="0" w:color="auto"/>
        <w:left w:val="none" w:sz="0" w:space="0" w:color="auto"/>
        <w:bottom w:val="none" w:sz="0" w:space="0" w:color="auto"/>
        <w:right w:val="none" w:sz="0" w:space="0" w:color="auto"/>
      </w:divBdr>
    </w:div>
    <w:div w:id="607276762">
      <w:bodyDiv w:val="1"/>
      <w:marLeft w:val="0"/>
      <w:marRight w:val="0"/>
      <w:marTop w:val="0"/>
      <w:marBottom w:val="0"/>
      <w:divBdr>
        <w:top w:val="none" w:sz="0" w:space="0" w:color="auto"/>
        <w:left w:val="none" w:sz="0" w:space="0" w:color="auto"/>
        <w:bottom w:val="none" w:sz="0" w:space="0" w:color="auto"/>
        <w:right w:val="none" w:sz="0" w:space="0" w:color="auto"/>
      </w:divBdr>
    </w:div>
    <w:div w:id="607389188">
      <w:bodyDiv w:val="1"/>
      <w:marLeft w:val="0"/>
      <w:marRight w:val="0"/>
      <w:marTop w:val="0"/>
      <w:marBottom w:val="0"/>
      <w:divBdr>
        <w:top w:val="none" w:sz="0" w:space="0" w:color="auto"/>
        <w:left w:val="none" w:sz="0" w:space="0" w:color="auto"/>
        <w:bottom w:val="none" w:sz="0" w:space="0" w:color="auto"/>
        <w:right w:val="none" w:sz="0" w:space="0" w:color="auto"/>
      </w:divBdr>
    </w:div>
    <w:div w:id="607657808">
      <w:bodyDiv w:val="1"/>
      <w:marLeft w:val="0"/>
      <w:marRight w:val="0"/>
      <w:marTop w:val="0"/>
      <w:marBottom w:val="0"/>
      <w:divBdr>
        <w:top w:val="none" w:sz="0" w:space="0" w:color="auto"/>
        <w:left w:val="none" w:sz="0" w:space="0" w:color="auto"/>
        <w:bottom w:val="none" w:sz="0" w:space="0" w:color="auto"/>
        <w:right w:val="none" w:sz="0" w:space="0" w:color="auto"/>
      </w:divBdr>
    </w:div>
    <w:div w:id="608202046">
      <w:bodyDiv w:val="1"/>
      <w:marLeft w:val="0"/>
      <w:marRight w:val="0"/>
      <w:marTop w:val="0"/>
      <w:marBottom w:val="0"/>
      <w:divBdr>
        <w:top w:val="none" w:sz="0" w:space="0" w:color="auto"/>
        <w:left w:val="none" w:sz="0" w:space="0" w:color="auto"/>
        <w:bottom w:val="none" w:sz="0" w:space="0" w:color="auto"/>
        <w:right w:val="none" w:sz="0" w:space="0" w:color="auto"/>
      </w:divBdr>
    </w:div>
    <w:div w:id="608508821">
      <w:bodyDiv w:val="1"/>
      <w:marLeft w:val="0"/>
      <w:marRight w:val="0"/>
      <w:marTop w:val="0"/>
      <w:marBottom w:val="0"/>
      <w:divBdr>
        <w:top w:val="none" w:sz="0" w:space="0" w:color="auto"/>
        <w:left w:val="none" w:sz="0" w:space="0" w:color="auto"/>
        <w:bottom w:val="none" w:sz="0" w:space="0" w:color="auto"/>
        <w:right w:val="none" w:sz="0" w:space="0" w:color="auto"/>
      </w:divBdr>
    </w:div>
    <w:div w:id="609438321">
      <w:bodyDiv w:val="1"/>
      <w:marLeft w:val="0"/>
      <w:marRight w:val="0"/>
      <w:marTop w:val="0"/>
      <w:marBottom w:val="0"/>
      <w:divBdr>
        <w:top w:val="none" w:sz="0" w:space="0" w:color="auto"/>
        <w:left w:val="none" w:sz="0" w:space="0" w:color="auto"/>
        <w:bottom w:val="none" w:sz="0" w:space="0" w:color="auto"/>
        <w:right w:val="none" w:sz="0" w:space="0" w:color="auto"/>
      </w:divBdr>
    </w:div>
    <w:div w:id="610161288">
      <w:bodyDiv w:val="1"/>
      <w:marLeft w:val="0"/>
      <w:marRight w:val="0"/>
      <w:marTop w:val="0"/>
      <w:marBottom w:val="0"/>
      <w:divBdr>
        <w:top w:val="none" w:sz="0" w:space="0" w:color="auto"/>
        <w:left w:val="none" w:sz="0" w:space="0" w:color="auto"/>
        <w:bottom w:val="none" w:sz="0" w:space="0" w:color="auto"/>
        <w:right w:val="none" w:sz="0" w:space="0" w:color="auto"/>
      </w:divBdr>
    </w:div>
    <w:div w:id="610599643">
      <w:bodyDiv w:val="1"/>
      <w:marLeft w:val="0"/>
      <w:marRight w:val="0"/>
      <w:marTop w:val="0"/>
      <w:marBottom w:val="0"/>
      <w:divBdr>
        <w:top w:val="none" w:sz="0" w:space="0" w:color="auto"/>
        <w:left w:val="none" w:sz="0" w:space="0" w:color="auto"/>
        <w:bottom w:val="none" w:sz="0" w:space="0" w:color="auto"/>
        <w:right w:val="none" w:sz="0" w:space="0" w:color="auto"/>
      </w:divBdr>
    </w:div>
    <w:div w:id="610861267">
      <w:bodyDiv w:val="1"/>
      <w:marLeft w:val="0"/>
      <w:marRight w:val="0"/>
      <w:marTop w:val="0"/>
      <w:marBottom w:val="0"/>
      <w:divBdr>
        <w:top w:val="none" w:sz="0" w:space="0" w:color="auto"/>
        <w:left w:val="none" w:sz="0" w:space="0" w:color="auto"/>
        <w:bottom w:val="none" w:sz="0" w:space="0" w:color="auto"/>
        <w:right w:val="none" w:sz="0" w:space="0" w:color="auto"/>
      </w:divBdr>
    </w:div>
    <w:div w:id="611129100">
      <w:bodyDiv w:val="1"/>
      <w:marLeft w:val="0"/>
      <w:marRight w:val="0"/>
      <w:marTop w:val="0"/>
      <w:marBottom w:val="0"/>
      <w:divBdr>
        <w:top w:val="none" w:sz="0" w:space="0" w:color="auto"/>
        <w:left w:val="none" w:sz="0" w:space="0" w:color="auto"/>
        <w:bottom w:val="none" w:sz="0" w:space="0" w:color="auto"/>
        <w:right w:val="none" w:sz="0" w:space="0" w:color="auto"/>
      </w:divBdr>
    </w:div>
    <w:div w:id="611208968">
      <w:bodyDiv w:val="1"/>
      <w:marLeft w:val="0"/>
      <w:marRight w:val="0"/>
      <w:marTop w:val="0"/>
      <w:marBottom w:val="0"/>
      <w:divBdr>
        <w:top w:val="none" w:sz="0" w:space="0" w:color="auto"/>
        <w:left w:val="none" w:sz="0" w:space="0" w:color="auto"/>
        <w:bottom w:val="none" w:sz="0" w:space="0" w:color="auto"/>
        <w:right w:val="none" w:sz="0" w:space="0" w:color="auto"/>
      </w:divBdr>
    </w:div>
    <w:div w:id="611714980">
      <w:bodyDiv w:val="1"/>
      <w:marLeft w:val="0"/>
      <w:marRight w:val="0"/>
      <w:marTop w:val="0"/>
      <w:marBottom w:val="0"/>
      <w:divBdr>
        <w:top w:val="none" w:sz="0" w:space="0" w:color="auto"/>
        <w:left w:val="none" w:sz="0" w:space="0" w:color="auto"/>
        <w:bottom w:val="none" w:sz="0" w:space="0" w:color="auto"/>
        <w:right w:val="none" w:sz="0" w:space="0" w:color="auto"/>
      </w:divBdr>
    </w:div>
    <w:div w:id="612132877">
      <w:bodyDiv w:val="1"/>
      <w:marLeft w:val="0"/>
      <w:marRight w:val="0"/>
      <w:marTop w:val="0"/>
      <w:marBottom w:val="0"/>
      <w:divBdr>
        <w:top w:val="none" w:sz="0" w:space="0" w:color="auto"/>
        <w:left w:val="none" w:sz="0" w:space="0" w:color="auto"/>
        <w:bottom w:val="none" w:sz="0" w:space="0" w:color="auto"/>
        <w:right w:val="none" w:sz="0" w:space="0" w:color="auto"/>
      </w:divBdr>
    </w:div>
    <w:div w:id="612714304">
      <w:bodyDiv w:val="1"/>
      <w:marLeft w:val="0"/>
      <w:marRight w:val="0"/>
      <w:marTop w:val="0"/>
      <w:marBottom w:val="0"/>
      <w:divBdr>
        <w:top w:val="none" w:sz="0" w:space="0" w:color="auto"/>
        <w:left w:val="none" w:sz="0" w:space="0" w:color="auto"/>
        <w:bottom w:val="none" w:sz="0" w:space="0" w:color="auto"/>
        <w:right w:val="none" w:sz="0" w:space="0" w:color="auto"/>
      </w:divBdr>
    </w:div>
    <w:div w:id="612787022">
      <w:bodyDiv w:val="1"/>
      <w:marLeft w:val="0"/>
      <w:marRight w:val="0"/>
      <w:marTop w:val="0"/>
      <w:marBottom w:val="0"/>
      <w:divBdr>
        <w:top w:val="none" w:sz="0" w:space="0" w:color="auto"/>
        <w:left w:val="none" w:sz="0" w:space="0" w:color="auto"/>
        <w:bottom w:val="none" w:sz="0" w:space="0" w:color="auto"/>
        <w:right w:val="none" w:sz="0" w:space="0" w:color="auto"/>
      </w:divBdr>
    </w:div>
    <w:div w:id="613245247">
      <w:bodyDiv w:val="1"/>
      <w:marLeft w:val="0"/>
      <w:marRight w:val="0"/>
      <w:marTop w:val="0"/>
      <w:marBottom w:val="0"/>
      <w:divBdr>
        <w:top w:val="none" w:sz="0" w:space="0" w:color="auto"/>
        <w:left w:val="none" w:sz="0" w:space="0" w:color="auto"/>
        <w:bottom w:val="none" w:sz="0" w:space="0" w:color="auto"/>
        <w:right w:val="none" w:sz="0" w:space="0" w:color="auto"/>
      </w:divBdr>
    </w:div>
    <w:div w:id="613823713">
      <w:bodyDiv w:val="1"/>
      <w:marLeft w:val="0"/>
      <w:marRight w:val="0"/>
      <w:marTop w:val="0"/>
      <w:marBottom w:val="0"/>
      <w:divBdr>
        <w:top w:val="none" w:sz="0" w:space="0" w:color="auto"/>
        <w:left w:val="none" w:sz="0" w:space="0" w:color="auto"/>
        <w:bottom w:val="none" w:sz="0" w:space="0" w:color="auto"/>
        <w:right w:val="none" w:sz="0" w:space="0" w:color="auto"/>
      </w:divBdr>
    </w:div>
    <w:div w:id="614483533">
      <w:bodyDiv w:val="1"/>
      <w:marLeft w:val="0"/>
      <w:marRight w:val="0"/>
      <w:marTop w:val="0"/>
      <w:marBottom w:val="0"/>
      <w:divBdr>
        <w:top w:val="none" w:sz="0" w:space="0" w:color="auto"/>
        <w:left w:val="none" w:sz="0" w:space="0" w:color="auto"/>
        <w:bottom w:val="none" w:sz="0" w:space="0" w:color="auto"/>
        <w:right w:val="none" w:sz="0" w:space="0" w:color="auto"/>
      </w:divBdr>
    </w:div>
    <w:div w:id="615137434">
      <w:bodyDiv w:val="1"/>
      <w:marLeft w:val="0"/>
      <w:marRight w:val="0"/>
      <w:marTop w:val="0"/>
      <w:marBottom w:val="0"/>
      <w:divBdr>
        <w:top w:val="none" w:sz="0" w:space="0" w:color="auto"/>
        <w:left w:val="none" w:sz="0" w:space="0" w:color="auto"/>
        <w:bottom w:val="none" w:sz="0" w:space="0" w:color="auto"/>
        <w:right w:val="none" w:sz="0" w:space="0" w:color="auto"/>
      </w:divBdr>
    </w:div>
    <w:div w:id="615210694">
      <w:bodyDiv w:val="1"/>
      <w:marLeft w:val="0"/>
      <w:marRight w:val="0"/>
      <w:marTop w:val="0"/>
      <w:marBottom w:val="0"/>
      <w:divBdr>
        <w:top w:val="none" w:sz="0" w:space="0" w:color="auto"/>
        <w:left w:val="none" w:sz="0" w:space="0" w:color="auto"/>
        <w:bottom w:val="none" w:sz="0" w:space="0" w:color="auto"/>
        <w:right w:val="none" w:sz="0" w:space="0" w:color="auto"/>
      </w:divBdr>
    </w:div>
    <w:div w:id="615215567">
      <w:bodyDiv w:val="1"/>
      <w:marLeft w:val="0"/>
      <w:marRight w:val="0"/>
      <w:marTop w:val="0"/>
      <w:marBottom w:val="0"/>
      <w:divBdr>
        <w:top w:val="none" w:sz="0" w:space="0" w:color="auto"/>
        <w:left w:val="none" w:sz="0" w:space="0" w:color="auto"/>
        <w:bottom w:val="none" w:sz="0" w:space="0" w:color="auto"/>
        <w:right w:val="none" w:sz="0" w:space="0" w:color="auto"/>
      </w:divBdr>
    </w:div>
    <w:div w:id="615406098">
      <w:bodyDiv w:val="1"/>
      <w:marLeft w:val="0"/>
      <w:marRight w:val="0"/>
      <w:marTop w:val="0"/>
      <w:marBottom w:val="0"/>
      <w:divBdr>
        <w:top w:val="none" w:sz="0" w:space="0" w:color="auto"/>
        <w:left w:val="none" w:sz="0" w:space="0" w:color="auto"/>
        <w:bottom w:val="none" w:sz="0" w:space="0" w:color="auto"/>
        <w:right w:val="none" w:sz="0" w:space="0" w:color="auto"/>
      </w:divBdr>
    </w:div>
    <w:div w:id="615527612">
      <w:bodyDiv w:val="1"/>
      <w:marLeft w:val="0"/>
      <w:marRight w:val="0"/>
      <w:marTop w:val="0"/>
      <w:marBottom w:val="0"/>
      <w:divBdr>
        <w:top w:val="none" w:sz="0" w:space="0" w:color="auto"/>
        <w:left w:val="none" w:sz="0" w:space="0" w:color="auto"/>
        <w:bottom w:val="none" w:sz="0" w:space="0" w:color="auto"/>
        <w:right w:val="none" w:sz="0" w:space="0" w:color="auto"/>
      </w:divBdr>
    </w:div>
    <w:div w:id="615912577">
      <w:bodyDiv w:val="1"/>
      <w:marLeft w:val="0"/>
      <w:marRight w:val="0"/>
      <w:marTop w:val="0"/>
      <w:marBottom w:val="0"/>
      <w:divBdr>
        <w:top w:val="none" w:sz="0" w:space="0" w:color="auto"/>
        <w:left w:val="none" w:sz="0" w:space="0" w:color="auto"/>
        <w:bottom w:val="none" w:sz="0" w:space="0" w:color="auto"/>
        <w:right w:val="none" w:sz="0" w:space="0" w:color="auto"/>
      </w:divBdr>
    </w:div>
    <w:div w:id="615913317">
      <w:bodyDiv w:val="1"/>
      <w:marLeft w:val="0"/>
      <w:marRight w:val="0"/>
      <w:marTop w:val="0"/>
      <w:marBottom w:val="0"/>
      <w:divBdr>
        <w:top w:val="none" w:sz="0" w:space="0" w:color="auto"/>
        <w:left w:val="none" w:sz="0" w:space="0" w:color="auto"/>
        <w:bottom w:val="none" w:sz="0" w:space="0" w:color="auto"/>
        <w:right w:val="none" w:sz="0" w:space="0" w:color="auto"/>
      </w:divBdr>
    </w:div>
    <w:div w:id="615915762">
      <w:bodyDiv w:val="1"/>
      <w:marLeft w:val="0"/>
      <w:marRight w:val="0"/>
      <w:marTop w:val="0"/>
      <w:marBottom w:val="0"/>
      <w:divBdr>
        <w:top w:val="none" w:sz="0" w:space="0" w:color="auto"/>
        <w:left w:val="none" w:sz="0" w:space="0" w:color="auto"/>
        <w:bottom w:val="none" w:sz="0" w:space="0" w:color="auto"/>
        <w:right w:val="none" w:sz="0" w:space="0" w:color="auto"/>
      </w:divBdr>
    </w:div>
    <w:div w:id="616257984">
      <w:bodyDiv w:val="1"/>
      <w:marLeft w:val="0"/>
      <w:marRight w:val="0"/>
      <w:marTop w:val="0"/>
      <w:marBottom w:val="0"/>
      <w:divBdr>
        <w:top w:val="none" w:sz="0" w:space="0" w:color="auto"/>
        <w:left w:val="none" w:sz="0" w:space="0" w:color="auto"/>
        <w:bottom w:val="none" w:sz="0" w:space="0" w:color="auto"/>
        <w:right w:val="none" w:sz="0" w:space="0" w:color="auto"/>
      </w:divBdr>
    </w:div>
    <w:div w:id="616565811">
      <w:bodyDiv w:val="1"/>
      <w:marLeft w:val="0"/>
      <w:marRight w:val="0"/>
      <w:marTop w:val="0"/>
      <w:marBottom w:val="0"/>
      <w:divBdr>
        <w:top w:val="none" w:sz="0" w:space="0" w:color="auto"/>
        <w:left w:val="none" w:sz="0" w:space="0" w:color="auto"/>
        <w:bottom w:val="none" w:sz="0" w:space="0" w:color="auto"/>
        <w:right w:val="none" w:sz="0" w:space="0" w:color="auto"/>
      </w:divBdr>
    </w:div>
    <w:div w:id="616568061">
      <w:bodyDiv w:val="1"/>
      <w:marLeft w:val="0"/>
      <w:marRight w:val="0"/>
      <w:marTop w:val="0"/>
      <w:marBottom w:val="0"/>
      <w:divBdr>
        <w:top w:val="none" w:sz="0" w:space="0" w:color="auto"/>
        <w:left w:val="none" w:sz="0" w:space="0" w:color="auto"/>
        <w:bottom w:val="none" w:sz="0" w:space="0" w:color="auto"/>
        <w:right w:val="none" w:sz="0" w:space="0" w:color="auto"/>
      </w:divBdr>
    </w:div>
    <w:div w:id="616789893">
      <w:bodyDiv w:val="1"/>
      <w:marLeft w:val="0"/>
      <w:marRight w:val="0"/>
      <w:marTop w:val="0"/>
      <w:marBottom w:val="0"/>
      <w:divBdr>
        <w:top w:val="none" w:sz="0" w:space="0" w:color="auto"/>
        <w:left w:val="none" w:sz="0" w:space="0" w:color="auto"/>
        <w:bottom w:val="none" w:sz="0" w:space="0" w:color="auto"/>
        <w:right w:val="none" w:sz="0" w:space="0" w:color="auto"/>
      </w:divBdr>
    </w:div>
    <w:div w:id="617492325">
      <w:bodyDiv w:val="1"/>
      <w:marLeft w:val="0"/>
      <w:marRight w:val="0"/>
      <w:marTop w:val="0"/>
      <w:marBottom w:val="0"/>
      <w:divBdr>
        <w:top w:val="none" w:sz="0" w:space="0" w:color="auto"/>
        <w:left w:val="none" w:sz="0" w:space="0" w:color="auto"/>
        <w:bottom w:val="none" w:sz="0" w:space="0" w:color="auto"/>
        <w:right w:val="none" w:sz="0" w:space="0" w:color="auto"/>
      </w:divBdr>
    </w:div>
    <w:div w:id="617761568">
      <w:bodyDiv w:val="1"/>
      <w:marLeft w:val="0"/>
      <w:marRight w:val="0"/>
      <w:marTop w:val="0"/>
      <w:marBottom w:val="0"/>
      <w:divBdr>
        <w:top w:val="none" w:sz="0" w:space="0" w:color="auto"/>
        <w:left w:val="none" w:sz="0" w:space="0" w:color="auto"/>
        <w:bottom w:val="none" w:sz="0" w:space="0" w:color="auto"/>
        <w:right w:val="none" w:sz="0" w:space="0" w:color="auto"/>
      </w:divBdr>
    </w:div>
    <w:div w:id="617953461">
      <w:bodyDiv w:val="1"/>
      <w:marLeft w:val="0"/>
      <w:marRight w:val="0"/>
      <w:marTop w:val="0"/>
      <w:marBottom w:val="0"/>
      <w:divBdr>
        <w:top w:val="none" w:sz="0" w:space="0" w:color="auto"/>
        <w:left w:val="none" w:sz="0" w:space="0" w:color="auto"/>
        <w:bottom w:val="none" w:sz="0" w:space="0" w:color="auto"/>
        <w:right w:val="none" w:sz="0" w:space="0" w:color="auto"/>
      </w:divBdr>
    </w:div>
    <w:div w:id="617954315">
      <w:bodyDiv w:val="1"/>
      <w:marLeft w:val="0"/>
      <w:marRight w:val="0"/>
      <w:marTop w:val="0"/>
      <w:marBottom w:val="0"/>
      <w:divBdr>
        <w:top w:val="none" w:sz="0" w:space="0" w:color="auto"/>
        <w:left w:val="none" w:sz="0" w:space="0" w:color="auto"/>
        <w:bottom w:val="none" w:sz="0" w:space="0" w:color="auto"/>
        <w:right w:val="none" w:sz="0" w:space="0" w:color="auto"/>
      </w:divBdr>
    </w:div>
    <w:div w:id="618298860">
      <w:bodyDiv w:val="1"/>
      <w:marLeft w:val="0"/>
      <w:marRight w:val="0"/>
      <w:marTop w:val="0"/>
      <w:marBottom w:val="0"/>
      <w:divBdr>
        <w:top w:val="none" w:sz="0" w:space="0" w:color="auto"/>
        <w:left w:val="none" w:sz="0" w:space="0" w:color="auto"/>
        <w:bottom w:val="none" w:sz="0" w:space="0" w:color="auto"/>
        <w:right w:val="none" w:sz="0" w:space="0" w:color="auto"/>
      </w:divBdr>
    </w:div>
    <w:div w:id="618803317">
      <w:bodyDiv w:val="1"/>
      <w:marLeft w:val="0"/>
      <w:marRight w:val="0"/>
      <w:marTop w:val="0"/>
      <w:marBottom w:val="0"/>
      <w:divBdr>
        <w:top w:val="none" w:sz="0" w:space="0" w:color="auto"/>
        <w:left w:val="none" w:sz="0" w:space="0" w:color="auto"/>
        <w:bottom w:val="none" w:sz="0" w:space="0" w:color="auto"/>
        <w:right w:val="none" w:sz="0" w:space="0" w:color="auto"/>
      </w:divBdr>
    </w:div>
    <w:div w:id="618804668">
      <w:bodyDiv w:val="1"/>
      <w:marLeft w:val="0"/>
      <w:marRight w:val="0"/>
      <w:marTop w:val="0"/>
      <w:marBottom w:val="0"/>
      <w:divBdr>
        <w:top w:val="none" w:sz="0" w:space="0" w:color="auto"/>
        <w:left w:val="none" w:sz="0" w:space="0" w:color="auto"/>
        <w:bottom w:val="none" w:sz="0" w:space="0" w:color="auto"/>
        <w:right w:val="none" w:sz="0" w:space="0" w:color="auto"/>
      </w:divBdr>
    </w:div>
    <w:div w:id="618875509">
      <w:bodyDiv w:val="1"/>
      <w:marLeft w:val="0"/>
      <w:marRight w:val="0"/>
      <w:marTop w:val="0"/>
      <w:marBottom w:val="0"/>
      <w:divBdr>
        <w:top w:val="none" w:sz="0" w:space="0" w:color="auto"/>
        <w:left w:val="none" w:sz="0" w:space="0" w:color="auto"/>
        <w:bottom w:val="none" w:sz="0" w:space="0" w:color="auto"/>
        <w:right w:val="none" w:sz="0" w:space="0" w:color="auto"/>
      </w:divBdr>
    </w:div>
    <w:div w:id="619260064">
      <w:bodyDiv w:val="1"/>
      <w:marLeft w:val="0"/>
      <w:marRight w:val="0"/>
      <w:marTop w:val="0"/>
      <w:marBottom w:val="0"/>
      <w:divBdr>
        <w:top w:val="none" w:sz="0" w:space="0" w:color="auto"/>
        <w:left w:val="none" w:sz="0" w:space="0" w:color="auto"/>
        <w:bottom w:val="none" w:sz="0" w:space="0" w:color="auto"/>
        <w:right w:val="none" w:sz="0" w:space="0" w:color="auto"/>
      </w:divBdr>
    </w:div>
    <w:div w:id="619993807">
      <w:bodyDiv w:val="1"/>
      <w:marLeft w:val="0"/>
      <w:marRight w:val="0"/>
      <w:marTop w:val="0"/>
      <w:marBottom w:val="0"/>
      <w:divBdr>
        <w:top w:val="none" w:sz="0" w:space="0" w:color="auto"/>
        <w:left w:val="none" w:sz="0" w:space="0" w:color="auto"/>
        <w:bottom w:val="none" w:sz="0" w:space="0" w:color="auto"/>
        <w:right w:val="none" w:sz="0" w:space="0" w:color="auto"/>
      </w:divBdr>
    </w:div>
    <w:div w:id="620497197">
      <w:bodyDiv w:val="1"/>
      <w:marLeft w:val="0"/>
      <w:marRight w:val="0"/>
      <w:marTop w:val="0"/>
      <w:marBottom w:val="0"/>
      <w:divBdr>
        <w:top w:val="none" w:sz="0" w:space="0" w:color="auto"/>
        <w:left w:val="none" w:sz="0" w:space="0" w:color="auto"/>
        <w:bottom w:val="none" w:sz="0" w:space="0" w:color="auto"/>
        <w:right w:val="none" w:sz="0" w:space="0" w:color="auto"/>
      </w:divBdr>
    </w:div>
    <w:div w:id="621040590">
      <w:bodyDiv w:val="1"/>
      <w:marLeft w:val="0"/>
      <w:marRight w:val="0"/>
      <w:marTop w:val="0"/>
      <w:marBottom w:val="0"/>
      <w:divBdr>
        <w:top w:val="none" w:sz="0" w:space="0" w:color="auto"/>
        <w:left w:val="none" w:sz="0" w:space="0" w:color="auto"/>
        <w:bottom w:val="none" w:sz="0" w:space="0" w:color="auto"/>
        <w:right w:val="none" w:sz="0" w:space="0" w:color="auto"/>
      </w:divBdr>
    </w:div>
    <w:div w:id="621569842">
      <w:bodyDiv w:val="1"/>
      <w:marLeft w:val="0"/>
      <w:marRight w:val="0"/>
      <w:marTop w:val="0"/>
      <w:marBottom w:val="0"/>
      <w:divBdr>
        <w:top w:val="none" w:sz="0" w:space="0" w:color="auto"/>
        <w:left w:val="none" w:sz="0" w:space="0" w:color="auto"/>
        <w:bottom w:val="none" w:sz="0" w:space="0" w:color="auto"/>
        <w:right w:val="none" w:sz="0" w:space="0" w:color="auto"/>
      </w:divBdr>
    </w:div>
    <w:div w:id="621807705">
      <w:bodyDiv w:val="1"/>
      <w:marLeft w:val="0"/>
      <w:marRight w:val="0"/>
      <w:marTop w:val="0"/>
      <w:marBottom w:val="0"/>
      <w:divBdr>
        <w:top w:val="none" w:sz="0" w:space="0" w:color="auto"/>
        <w:left w:val="none" w:sz="0" w:space="0" w:color="auto"/>
        <w:bottom w:val="none" w:sz="0" w:space="0" w:color="auto"/>
        <w:right w:val="none" w:sz="0" w:space="0" w:color="auto"/>
      </w:divBdr>
    </w:div>
    <w:div w:id="621961199">
      <w:bodyDiv w:val="1"/>
      <w:marLeft w:val="0"/>
      <w:marRight w:val="0"/>
      <w:marTop w:val="0"/>
      <w:marBottom w:val="0"/>
      <w:divBdr>
        <w:top w:val="none" w:sz="0" w:space="0" w:color="auto"/>
        <w:left w:val="none" w:sz="0" w:space="0" w:color="auto"/>
        <w:bottom w:val="none" w:sz="0" w:space="0" w:color="auto"/>
        <w:right w:val="none" w:sz="0" w:space="0" w:color="auto"/>
      </w:divBdr>
    </w:div>
    <w:div w:id="622618234">
      <w:bodyDiv w:val="1"/>
      <w:marLeft w:val="0"/>
      <w:marRight w:val="0"/>
      <w:marTop w:val="0"/>
      <w:marBottom w:val="0"/>
      <w:divBdr>
        <w:top w:val="none" w:sz="0" w:space="0" w:color="auto"/>
        <w:left w:val="none" w:sz="0" w:space="0" w:color="auto"/>
        <w:bottom w:val="none" w:sz="0" w:space="0" w:color="auto"/>
        <w:right w:val="none" w:sz="0" w:space="0" w:color="auto"/>
      </w:divBdr>
    </w:div>
    <w:div w:id="623586708">
      <w:bodyDiv w:val="1"/>
      <w:marLeft w:val="0"/>
      <w:marRight w:val="0"/>
      <w:marTop w:val="0"/>
      <w:marBottom w:val="0"/>
      <w:divBdr>
        <w:top w:val="none" w:sz="0" w:space="0" w:color="auto"/>
        <w:left w:val="none" w:sz="0" w:space="0" w:color="auto"/>
        <w:bottom w:val="none" w:sz="0" w:space="0" w:color="auto"/>
        <w:right w:val="none" w:sz="0" w:space="0" w:color="auto"/>
      </w:divBdr>
    </w:div>
    <w:div w:id="623733306">
      <w:bodyDiv w:val="1"/>
      <w:marLeft w:val="0"/>
      <w:marRight w:val="0"/>
      <w:marTop w:val="0"/>
      <w:marBottom w:val="0"/>
      <w:divBdr>
        <w:top w:val="none" w:sz="0" w:space="0" w:color="auto"/>
        <w:left w:val="none" w:sz="0" w:space="0" w:color="auto"/>
        <w:bottom w:val="none" w:sz="0" w:space="0" w:color="auto"/>
        <w:right w:val="none" w:sz="0" w:space="0" w:color="auto"/>
      </w:divBdr>
    </w:div>
    <w:div w:id="623924949">
      <w:bodyDiv w:val="1"/>
      <w:marLeft w:val="0"/>
      <w:marRight w:val="0"/>
      <w:marTop w:val="0"/>
      <w:marBottom w:val="0"/>
      <w:divBdr>
        <w:top w:val="none" w:sz="0" w:space="0" w:color="auto"/>
        <w:left w:val="none" w:sz="0" w:space="0" w:color="auto"/>
        <w:bottom w:val="none" w:sz="0" w:space="0" w:color="auto"/>
        <w:right w:val="none" w:sz="0" w:space="0" w:color="auto"/>
      </w:divBdr>
    </w:div>
    <w:div w:id="624115797">
      <w:bodyDiv w:val="1"/>
      <w:marLeft w:val="0"/>
      <w:marRight w:val="0"/>
      <w:marTop w:val="0"/>
      <w:marBottom w:val="0"/>
      <w:divBdr>
        <w:top w:val="none" w:sz="0" w:space="0" w:color="auto"/>
        <w:left w:val="none" w:sz="0" w:space="0" w:color="auto"/>
        <w:bottom w:val="none" w:sz="0" w:space="0" w:color="auto"/>
        <w:right w:val="none" w:sz="0" w:space="0" w:color="auto"/>
      </w:divBdr>
    </w:div>
    <w:div w:id="624389420">
      <w:bodyDiv w:val="1"/>
      <w:marLeft w:val="0"/>
      <w:marRight w:val="0"/>
      <w:marTop w:val="0"/>
      <w:marBottom w:val="0"/>
      <w:divBdr>
        <w:top w:val="none" w:sz="0" w:space="0" w:color="auto"/>
        <w:left w:val="none" w:sz="0" w:space="0" w:color="auto"/>
        <w:bottom w:val="none" w:sz="0" w:space="0" w:color="auto"/>
        <w:right w:val="none" w:sz="0" w:space="0" w:color="auto"/>
      </w:divBdr>
    </w:div>
    <w:div w:id="625354428">
      <w:bodyDiv w:val="1"/>
      <w:marLeft w:val="0"/>
      <w:marRight w:val="0"/>
      <w:marTop w:val="0"/>
      <w:marBottom w:val="0"/>
      <w:divBdr>
        <w:top w:val="none" w:sz="0" w:space="0" w:color="auto"/>
        <w:left w:val="none" w:sz="0" w:space="0" w:color="auto"/>
        <w:bottom w:val="none" w:sz="0" w:space="0" w:color="auto"/>
        <w:right w:val="none" w:sz="0" w:space="0" w:color="auto"/>
      </w:divBdr>
    </w:div>
    <w:div w:id="626398049">
      <w:bodyDiv w:val="1"/>
      <w:marLeft w:val="0"/>
      <w:marRight w:val="0"/>
      <w:marTop w:val="0"/>
      <w:marBottom w:val="0"/>
      <w:divBdr>
        <w:top w:val="none" w:sz="0" w:space="0" w:color="auto"/>
        <w:left w:val="none" w:sz="0" w:space="0" w:color="auto"/>
        <w:bottom w:val="none" w:sz="0" w:space="0" w:color="auto"/>
        <w:right w:val="none" w:sz="0" w:space="0" w:color="auto"/>
      </w:divBdr>
    </w:div>
    <w:div w:id="626817089">
      <w:bodyDiv w:val="1"/>
      <w:marLeft w:val="0"/>
      <w:marRight w:val="0"/>
      <w:marTop w:val="0"/>
      <w:marBottom w:val="0"/>
      <w:divBdr>
        <w:top w:val="none" w:sz="0" w:space="0" w:color="auto"/>
        <w:left w:val="none" w:sz="0" w:space="0" w:color="auto"/>
        <w:bottom w:val="none" w:sz="0" w:space="0" w:color="auto"/>
        <w:right w:val="none" w:sz="0" w:space="0" w:color="auto"/>
      </w:divBdr>
    </w:div>
    <w:div w:id="627977229">
      <w:bodyDiv w:val="1"/>
      <w:marLeft w:val="0"/>
      <w:marRight w:val="0"/>
      <w:marTop w:val="0"/>
      <w:marBottom w:val="0"/>
      <w:divBdr>
        <w:top w:val="none" w:sz="0" w:space="0" w:color="auto"/>
        <w:left w:val="none" w:sz="0" w:space="0" w:color="auto"/>
        <w:bottom w:val="none" w:sz="0" w:space="0" w:color="auto"/>
        <w:right w:val="none" w:sz="0" w:space="0" w:color="auto"/>
      </w:divBdr>
    </w:div>
    <w:div w:id="628122670">
      <w:bodyDiv w:val="1"/>
      <w:marLeft w:val="0"/>
      <w:marRight w:val="0"/>
      <w:marTop w:val="0"/>
      <w:marBottom w:val="0"/>
      <w:divBdr>
        <w:top w:val="none" w:sz="0" w:space="0" w:color="auto"/>
        <w:left w:val="none" w:sz="0" w:space="0" w:color="auto"/>
        <w:bottom w:val="none" w:sz="0" w:space="0" w:color="auto"/>
        <w:right w:val="none" w:sz="0" w:space="0" w:color="auto"/>
      </w:divBdr>
    </w:div>
    <w:div w:id="628246308">
      <w:bodyDiv w:val="1"/>
      <w:marLeft w:val="0"/>
      <w:marRight w:val="0"/>
      <w:marTop w:val="0"/>
      <w:marBottom w:val="0"/>
      <w:divBdr>
        <w:top w:val="none" w:sz="0" w:space="0" w:color="auto"/>
        <w:left w:val="none" w:sz="0" w:space="0" w:color="auto"/>
        <w:bottom w:val="none" w:sz="0" w:space="0" w:color="auto"/>
        <w:right w:val="none" w:sz="0" w:space="0" w:color="auto"/>
      </w:divBdr>
    </w:div>
    <w:div w:id="629090907">
      <w:bodyDiv w:val="1"/>
      <w:marLeft w:val="0"/>
      <w:marRight w:val="0"/>
      <w:marTop w:val="0"/>
      <w:marBottom w:val="0"/>
      <w:divBdr>
        <w:top w:val="none" w:sz="0" w:space="0" w:color="auto"/>
        <w:left w:val="none" w:sz="0" w:space="0" w:color="auto"/>
        <w:bottom w:val="none" w:sz="0" w:space="0" w:color="auto"/>
        <w:right w:val="none" w:sz="0" w:space="0" w:color="auto"/>
      </w:divBdr>
    </w:div>
    <w:div w:id="629938266">
      <w:bodyDiv w:val="1"/>
      <w:marLeft w:val="0"/>
      <w:marRight w:val="0"/>
      <w:marTop w:val="0"/>
      <w:marBottom w:val="0"/>
      <w:divBdr>
        <w:top w:val="none" w:sz="0" w:space="0" w:color="auto"/>
        <w:left w:val="none" w:sz="0" w:space="0" w:color="auto"/>
        <w:bottom w:val="none" w:sz="0" w:space="0" w:color="auto"/>
        <w:right w:val="none" w:sz="0" w:space="0" w:color="auto"/>
      </w:divBdr>
    </w:div>
    <w:div w:id="629940283">
      <w:bodyDiv w:val="1"/>
      <w:marLeft w:val="0"/>
      <w:marRight w:val="0"/>
      <w:marTop w:val="0"/>
      <w:marBottom w:val="0"/>
      <w:divBdr>
        <w:top w:val="none" w:sz="0" w:space="0" w:color="auto"/>
        <w:left w:val="none" w:sz="0" w:space="0" w:color="auto"/>
        <w:bottom w:val="none" w:sz="0" w:space="0" w:color="auto"/>
        <w:right w:val="none" w:sz="0" w:space="0" w:color="auto"/>
      </w:divBdr>
    </w:div>
    <w:div w:id="630283479">
      <w:bodyDiv w:val="1"/>
      <w:marLeft w:val="0"/>
      <w:marRight w:val="0"/>
      <w:marTop w:val="0"/>
      <w:marBottom w:val="0"/>
      <w:divBdr>
        <w:top w:val="none" w:sz="0" w:space="0" w:color="auto"/>
        <w:left w:val="none" w:sz="0" w:space="0" w:color="auto"/>
        <w:bottom w:val="none" w:sz="0" w:space="0" w:color="auto"/>
        <w:right w:val="none" w:sz="0" w:space="0" w:color="auto"/>
      </w:divBdr>
    </w:div>
    <w:div w:id="630356300">
      <w:bodyDiv w:val="1"/>
      <w:marLeft w:val="0"/>
      <w:marRight w:val="0"/>
      <w:marTop w:val="0"/>
      <w:marBottom w:val="0"/>
      <w:divBdr>
        <w:top w:val="none" w:sz="0" w:space="0" w:color="auto"/>
        <w:left w:val="none" w:sz="0" w:space="0" w:color="auto"/>
        <w:bottom w:val="none" w:sz="0" w:space="0" w:color="auto"/>
        <w:right w:val="none" w:sz="0" w:space="0" w:color="auto"/>
      </w:divBdr>
    </w:div>
    <w:div w:id="630600305">
      <w:bodyDiv w:val="1"/>
      <w:marLeft w:val="0"/>
      <w:marRight w:val="0"/>
      <w:marTop w:val="0"/>
      <w:marBottom w:val="0"/>
      <w:divBdr>
        <w:top w:val="none" w:sz="0" w:space="0" w:color="auto"/>
        <w:left w:val="none" w:sz="0" w:space="0" w:color="auto"/>
        <w:bottom w:val="none" w:sz="0" w:space="0" w:color="auto"/>
        <w:right w:val="none" w:sz="0" w:space="0" w:color="auto"/>
      </w:divBdr>
    </w:div>
    <w:div w:id="630600719">
      <w:bodyDiv w:val="1"/>
      <w:marLeft w:val="0"/>
      <w:marRight w:val="0"/>
      <w:marTop w:val="0"/>
      <w:marBottom w:val="0"/>
      <w:divBdr>
        <w:top w:val="none" w:sz="0" w:space="0" w:color="auto"/>
        <w:left w:val="none" w:sz="0" w:space="0" w:color="auto"/>
        <w:bottom w:val="none" w:sz="0" w:space="0" w:color="auto"/>
        <w:right w:val="none" w:sz="0" w:space="0" w:color="auto"/>
      </w:divBdr>
    </w:div>
    <w:div w:id="630676098">
      <w:bodyDiv w:val="1"/>
      <w:marLeft w:val="0"/>
      <w:marRight w:val="0"/>
      <w:marTop w:val="0"/>
      <w:marBottom w:val="0"/>
      <w:divBdr>
        <w:top w:val="none" w:sz="0" w:space="0" w:color="auto"/>
        <w:left w:val="none" w:sz="0" w:space="0" w:color="auto"/>
        <w:bottom w:val="none" w:sz="0" w:space="0" w:color="auto"/>
        <w:right w:val="none" w:sz="0" w:space="0" w:color="auto"/>
      </w:divBdr>
    </w:div>
    <w:div w:id="631054300">
      <w:bodyDiv w:val="1"/>
      <w:marLeft w:val="0"/>
      <w:marRight w:val="0"/>
      <w:marTop w:val="0"/>
      <w:marBottom w:val="0"/>
      <w:divBdr>
        <w:top w:val="none" w:sz="0" w:space="0" w:color="auto"/>
        <w:left w:val="none" w:sz="0" w:space="0" w:color="auto"/>
        <w:bottom w:val="none" w:sz="0" w:space="0" w:color="auto"/>
        <w:right w:val="none" w:sz="0" w:space="0" w:color="auto"/>
      </w:divBdr>
    </w:div>
    <w:div w:id="631328570">
      <w:bodyDiv w:val="1"/>
      <w:marLeft w:val="0"/>
      <w:marRight w:val="0"/>
      <w:marTop w:val="0"/>
      <w:marBottom w:val="0"/>
      <w:divBdr>
        <w:top w:val="none" w:sz="0" w:space="0" w:color="auto"/>
        <w:left w:val="none" w:sz="0" w:space="0" w:color="auto"/>
        <w:bottom w:val="none" w:sz="0" w:space="0" w:color="auto"/>
        <w:right w:val="none" w:sz="0" w:space="0" w:color="auto"/>
      </w:divBdr>
    </w:div>
    <w:div w:id="631523505">
      <w:bodyDiv w:val="1"/>
      <w:marLeft w:val="0"/>
      <w:marRight w:val="0"/>
      <w:marTop w:val="0"/>
      <w:marBottom w:val="0"/>
      <w:divBdr>
        <w:top w:val="none" w:sz="0" w:space="0" w:color="auto"/>
        <w:left w:val="none" w:sz="0" w:space="0" w:color="auto"/>
        <w:bottom w:val="none" w:sz="0" w:space="0" w:color="auto"/>
        <w:right w:val="none" w:sz="0" w:space="0" w:color="auto"/>
      </w:divBdr>
    </w:div>
    <w:div w:id="631711697">
      <w:bodyDiv w:val="1"/>
      <w:marLeft w:val="0"/>
      <w:marRight w:val="0"/>
      <w:marTop w:val="0"/>
      <w:marBottom w:val="0"/>
      <w:divBdr>
        <w:top w:val="none" w:sz="0" w:space="0" w:color="auto"/>
        <w:left w:val="none" w:sz="0" w:space="0" w:color="auto"/>
        <w:bottom w:val="none" w:sz="0" w:space="0" w:color="auto"/>
        <w:right w:val="none" w:sz="0" w:space="0" w:color="auto"/>
      </w:divBdr>
    </w:div>
    <w:div w:id="631714327">
      <w:bodyDiv w:val="1"/>
      <w:marLeft w:val="0"/>
      <w:marRight w:val="0"/>
      <w:marTop w:val="0"/>
      <w:marBottom w:val="0"/>
      <w:divBdr>
        <w:top w:val="none" w:sz="0" w:space="0" w:color="auto"/>
        <w:left w:val="none" w:sz="0" w:space="0" w:color="auto"/>
        <w:bottom w:val="none" w:sz="0" w:space="0" w:color="auto"/>
        <w:right w:val="none" w:sz="0" w:space="0" w:color="auto"/>
      </w:divBdr>
    </w:div>
    <w:div w:id="632105514">
      <w:bodyDiv w:val="1"/>
      <w:marLeft w:val="0"/>
      <w:marRight w:val="0"/>
      <w:marTop w:val="0"/>
      <w:marBottom w:val="0"/>
      <w:divBdr>
        <w:top w:val="none" w:sz="0" w:space="0" w:color="auto"/>
        <w:left w:val="none" w:sz="0" w:space="0" w:color="auto"/>
        <w:bottom w:val="none" w:sz="0" w:space="0" w:color="auto"/>
        <w:right w:val="none" w:sz="0" w:space="0" w:color="auto"/>
      </w:divBdr>
    </w:div>
    <w:div w:id="632369669">
      <w:bodyDiv w:val="1"/>
      <w:marLeft w:val="0"/>
      <w:marRight w:val="0"/>
      <w:marTop w:val="0"/>
      <w:marBottom w:val="0"/>
      <w:divBdr>
        <w:top w:val="none" w:sz="0" w:space="0" w:color="auto"/>
        <w:left w:val="none" w:sz="0" w:space="0" w:color="auto"/>
        <w:bottom w:val="none" w:sz="0" w:space="0" w:color="auto"/>
        <w:right w:val="none" w:sz="0" w:space="0" w:color="auto"/>
      </w:divBdr>
    </w:div>
    <w:div w:id="632827566">
      <w:bodyDiv w:val="1"/>
      <w:marLeft w:val="0"/>
      <w:marRight w:val="0"/>
      <w:marTop w:val="0"/>
      <w:marBottom w:val="0"/>
      <w:divBdr>
        <w:top w:val="none" w:sz="0" w:space="0" w:color="auto"/>
        <w:left w:val="none" w:sz="0" w:space="0" w:color="auto"/>
        <w:bottom w:val="none" w:sz="0" w:space="0" w:color="auto"/>
        <w:right w:val="none" w:sz="0" w:space="0" w:color="auto"/>
      </w:divBdr>
    </w:div>
    <w:div w:id="633144243">
      <w:bodyDiv w:val="1"/>
      <w:marLeft w:val="0"/>
      <w:marRight w:val="0"/>
      <w:marTop w:val="0"/>
      <w:marBottom w:val="0"/>
      <w:divBdr>
        <w:top w:val="none" w:sz="0" w:space="0" w:color="auto"/>
        <w:left w:val="none" w:sz="0" w:space="0" w:color="auto"/>
        <w:bottom w:val="none" w:sz="0" w:space="0" w:color="auto"/>
        <w:right w:val="none" w:sz="0" w:space="0" w:color="auto"/>
      </w:divBdr>
    </w:div>
    <w:div w:id="633485668">
      <w:bodyDiv w:val="1"/>
      <w:marLeft w:val="0"/>
      <w:marRight w:val="0"/>
      <w:marTop w:val="0"/>
      <w:marBottom w:val="0"/>
      <w:divBdr>
        <w:top w:val="none" w:sz="0" w:space="0" w:color="auto"/>
        <w:left w:val="none" w:sz="0" w:space="0" w:color="auto"/>
        <w:bottom w:val="none" w:sz="0" w:space="0" w:color="auto"/>
        <w:right w:val="none" w:sz="0" w:space="0" w:color="auto"/>
      </w:divBdr>
    </w:div>
    <w:div w:id="633487423">
      <w:bodyDiv w:val="1"/>
      <w:marLeft w:val="0"/>
      <w:marRight w:val="0"/>
      <w:marTop w:val="0"/>
      <w:marBottom w:val="0"/>
      <w:divBdr>
        <w:top w:val="none" w:sz="0" w:space="0" w:color="auto"/>
        <w:left w:val="none" w:sz="0" w:space="0" w:color="auto"/>
        <w:bottom w:val="none" w:sz="0" w:space="0" w:color="auto"/>
        <w:right w:val="none" w:sz="0" w:space="0" w:color="auto"/>
      </w:divBdr>
    </w:div>
    <w:div w:id="634523734">
      <w:bodyDiv w:val="1"/>
      <w:marLeft w:val="0"/>
      <w:marRight w:val="0"/>
      <w:marTop w:val="0"/>
      <w:marBottom w:val="0"/>
      <w:divBdr>
        <w:top w:val="none" w:sz="0" w:space="0" w:color="auto"/>
        <w:left w:val="none" w:sz="0" w:space="0" w:color="auto"/>
        <w:bottom w:val="none" w:sz="0" w:space="0" w:color="auto"/>
        <w:right w:val="none" w:sz="0" w:space="0" w:color="auto"/>
      </w:divBdr>
    </w:div>
    <w:div w:id="634945235">
      <w:bodyDiv w:val="1"/>
      <w:marLeft w:val="0"/>
      <w:marRight w:val="0"/>
      <w:marTop w:val="0"/>
      <w:marBottom w:val="0"/>
      <w:divBdr>
        <w:top w:val="none" w:sz="0" w:space="0" w:color="auto"/>
        <w:left w:val="none" w:sz="0" w:space="0" w:color="auto"/>
        <w:bottom w:val="none" w:sz="0" w:space="0" w:color="auto"/>
        <w:right w:val="none" w:sz="0" w:space="0" w:color="auto"/>
      </w:divBdr>
    </w:div>
    <w:div w:id="634993945">
      <w:bodyDiv w:val="1"/>
      <w:marLeft w:val="0"/>
      <w:marRight w:val="0"/>
      <w:marTop w:val="0"/>
      <w:marBottom w:val="0"/>
      <w:divBdr>
        <w:top w:val="none" w:sz="0" w:space="0" w:color="auto"/>
        <w:left w:val="none" w:sz="0" w:space="0" w:color="auto"/>
        <w:bottom w:val="none" w:sz="0" w:space="0" w:color="auto"/>
        <w:right w:val="none" w:sz="0" w:space="0" w:color="auto"/>
      </w:divBdr>
    </w:div>
    <w:div w:id="635767073">
      <w:bodyDiv w:val="1"/>
      <w:marLeft w:val="0"/>
      <w:marRight w:val="0"/>
      <w:marTop w:val="0"/>
      <w:marBottom w:val="0"/>
      <w:divBdr>
        <w:top w:val="none" w:sz="0" w:space="0" w:color="auto"/>
        <w:left w:val="none" w:sz="0" w:space="0" w:color="auto"/>
        <w:bottom w:val="none" w:sz="0" w:space="0" w:color="auto"/>
        <w:right w:val="none" w:sz="0" w:space="0" w:color="auto"/>
      </w:divBdr>
    </w:div>
    <w:div w:id="635918767">
      <w:bodyDiv w:val="1"/>
      <w:marLeft w:val="0"/>
      <w:marRight w:val="0"/>
      <w:marTop w:val="0"/>
      <w:marBottom w:val="0"/>
      <w:divBdr>
        <w:top w:val="none" w:sz="0" w:space="0" w:color="auto"/>
        <w:left w:val="none" w:sz="0" w:space="0" w:color="auto"/>
        <w:bottom w:val="none" w:sz="0" w:space="0" w:color="auto"/>
        <w:right w:val="none" w:sz="0" w:space="0" w:color="auto"/>
      </w:divBdr>
    </w:div>
    <w:div w:id="636371563">
      <w:bodyDiv w:val="1"/>
      <w:marLeft w:val="0"/>
      <w:marRight w:val="0"/>
      <w:marTop w:val="0"/>
      <w:marBottom w:val="0"/>
      <w:divBdr>
        <w:top w:val="none" w:sz="0" w:space="0" w:color="auto"/>
        <w:left w:val="none" w:sz="0" w:space="0" w:color="auto"/>
        <w:bottom w:val="none" w:sz="0" w:space="0" w:color="auto"/>
        <w:right w:val="none" w:sz="0" w:space="0" w:color="auto"/>
      </w:divBdr>
    </w:div>
    <w:div w:id="636683240">
      <w:bodyDiv w:val="1"/>
      <w:marLeft w:val="0"/>
      <w:marRight w:val="0"/>
      <w:marTop w:val="0"/>
      <w:marBottom w:val="0"/>
      <w:divBdr>
        <w:top w:val="none" w:sz="0" w:space="0" w:color="auto"/>
        <w:left w:val="none" w:sz="0" w:space="0" w:color="auto"/>
        <w:bottom w:val="none" w:sz="0" w:space="0" w:color="auto"/>
        <w:right w:val="none" w:sz="0" w:space="0" w:color="auto"/>
      </w:divBdr>
    </w:div>
    <w:div w:id="636689861">
      <w:bodyDiv w:val="1"/>
      <w:marLeft w:val="0"/>
      <w:marRight w:val="0"/>
      <w:marTop w:val="0"/>
      <w:marBottom w:val="0"/>
      <w:divBdr>
        <w:top w:val="none" w:sz="0" w:space="0" w:color="auto"/>
        <w:left w:val="none" w:sz="0" w:space="0" w:color="auto"/>
        <w:bottom w:val="none" w:sz="0" w:space="0" w:color="auto"/>
        <w:right w:val="none" w:sz="0" w:space="0" w:color="auto"/>
      </w:divBdr>
    </w:div>
    <w:div w:id="636691226">
      <w:bodyDiv w:val="1"/>
      <w:marLeft w:val="0"/>
      <w:marRight w:val="0"/>
      <w:marTop w:val="0"/>
      <w:marBottom w:val="0"/>
      <w:divBdr>
        <w:top w:val="none" w:sz="0" w:space="0" w:color="auto"/>
        <w:left w:val="none" w:sz="0" w:space="0" w:color="auto"/>
        <w:bottom w:val="none" w:sz="0" w:space="0" w:color="auto"/>
        <w:right w:val="none" w:sz="0" w:space="0" w:color="auto"/>
      </w:divBdr>
    </w:div>
    <w:div w:id="637034369">
      <w:bodyDiv w:val="1"/>
      <w:marLeft w:val="0"/>
      <w:marRight w:val="0"/>
      <w:marTop w:val="0"/>
      <w:marBottom w:val="0"/>
      <w:divBdr>
        <w:top w:val="none" w:sz="0" w:space="0" w:color="auto"/>
        <w:left w:val="none" w:sz="0" w:space="0" w:color="auto"/>
        <w:bottom w:val="none" w:sz="0" w:space="0" w:color="auto"/>
        <w:right w:val="none" w:sz="0" w:space="0" w:color="auto"/>
      </w:divBdr>
    </w:div>
    <w:div w:id="637342565">
      <w:bodyDiv w:val="1"/>
      <w:marLeft w:val="0"/>
      <w:marRight w:val="0"/>
      <w:marTop w:val="0"/>
      <w:marBottom w:val="0"/>
      <w:divBdr>
        <w:top w:val="none" w:sz="0" w:space="0" w:color="auto"/>
        <w:left w:val="none" w:sz="0" w:space="0" w:color="auto"/>
        <w:bottom w:val="none" w:sz="0" w:space="0" w:color="auto"/>
        <w:right w:val="none" w:sz="0" w:space="0" w:color="auto"/>
      </w:divBdr>
    </w:div>
    <w:div w:id="637494660">
      <w:bodyDiv w:val="1"/>
      <w:marLeft w:val="0"/>
      <w:marRight w:val="0"/>
      <w:marTop w:val="0"/>
      <w:marBottom w:val="0"/>
      <w:divBdr>
        <w:top w:val="none" w:sz="0" w:space="0" w:color="auto"/>
        <w:left w:val="none" w:sz="0" w:space="0" w:color="auto"/>
        <w:bottom w:val="none" w:sz="0" w:space="0" w:color="auto"/>
        <w:right w:val="none" w:sz="0" w:space="0" w:color="auto"/>
      </w:divBdr>
    </w:div>
    <w:div w:id="637877847">
      <w:bodyDiv w:val="1"/>
      <w:marLeft w:val="0"/>
      <w:marRight w:val="0"/>
      <w:marTop w:val="0"/>
      <w:marBottom w:val="0"/>
      <w:divBdr>
        <w:top w:val="none" w:sz="0" w:space="0" w:color="auto"/>
        <w:left w:val="none" w:sz="0" w:space="0" w:color="auto"/>
        <w:bottom w:val="none" w:sz="0" w:space="0" w:color="auto"/>
        <w:right w:val="none" w:sz="0" w:space="0" w:color="auto"/>
      </w:divBdr>
    </w:div>
    <w:div w:id="637957008">
      <w:bodyDiv w:val="1"/>
      <w:marLeft w:val="0"/>
      <w:marRight w:val="0"/>
      <w:marTop w:val="0"/>
      <w:marBottom w:val="0"/>
      <w:divBdr>
        <w:top w:val="none" w:sz="0" w:space="0" w:color="auto"/>
        <w:left w:val="none" w:sz="0" w:space="0" w:color="auto"/>
        <w:bottom w:val="none" w:sz="0" w:space="0" w:color="auto"/>
        <w:right w:val="none" w:sz="0" w:space="0" w:color="auto"/>
      </w:divBdr>
    </w:div>
    <w:div w:id="638417024">
      <w:bodyDiv w:val="1"/>
      <w:marLeft w:val="0"/>
      <w:marRight w:val="0"/>
      <w:marTop w:val="0"/>
      <w:marBottom w:val="0"/>
      <w:divBdr>
        <w:top w:val="none" w:sz="0" w:space="0" w:color="auto"/>
        <w:left w:val="none" w:sz="0" w:space="0" w:color="auto"/>
        <w:bottom w:val="none" w:sz="0" w:space="0" w:color="auto"/>
        <w:right w:val="none" w:sz="0" w:space="0" w:color="auto"/>
      </w:divBdr>
    </w:div>
    <w:div w:id="639069272">
      <w:bodyDiv w:val="1"/>
      <w:marLeft w:val="0"/>
      <w:marRight w:val="0"/>
      <w:marTop w:val="0"/>
      <w:marBottom w:val="0"/>
      <w:divBdr>
        <w:top w:val="none" w:sz="0" w:space="0" w:color="auto"/>
        <w:left w:val="none" w:sz="0" w:space="0" w:color="auto"/>
        <w:bottom w:val="none" w:sz="0" w:space="0" w:color="auto"/>
        <w:right w:val="none" w:sz="0" w:space="0" w:color="auto"/>
      </w:divBdr>
    </w:div>
    <w:div w:id="639921344">
      <w:bodyDiv w:val="1"/>
      <w:marLeft w:val="0"/>
      <w:marRight w:val="0"/>
      <w:marTop w:val="0"/>
      <w:marBottom w:val="0"/>
      <w:divBdr>
        <w:top w:val="none" w:sz="0" w:space="0" w:color="auto"/>
        <w:left w:val="none" w:sz="0" w:space="0" w:color="auto"/>
        <w:bottom w:val="none" w:sz="0" w:space="0" w:color="auto"/>
        <w:right w:val="none" w:sz="0" w:space="0" w:color="auto"/>
      </w:divBdr>
    </w:div>
    <w:div w:id="640228956">
      <w:bodyDiv w:val="1"/>
      <w:marLeft w:val="0"/>
      <w:marRight w:val="0"/>
      <w:marTop w:val="0"/>
      <w:marBottom w:val="0"/>
      <w:divBdr>
        <w:top w:val="none" w:sz="0" w:space="0" w:color="auto"/>
        <w:left w:val="none" w:sz="0" w:space="0" w:color="auto"/>
        <w:bottom w:val="none" w:sz="0" w:space="0" w:color="auto"/>
        <w:right w:val="none" w:sz="0" w:space="0" w:color="auto"/>
      </w:divBdr>
    </w:div>
    <w:div w:id="640619042">
      <w:bodyDiv w:val="1"/>
      <w:marLeft w:val="0"/>
      <w:marRight w:val="0"/>
      <w:marTop w:val="0"/>
      <w:marBottom w:val="0"/>
      <w:divBdr>
        <w:top w:val="none" w:sz="0" w:space="0" w:color="auto"/>
        <w:left w:val="none" w:sz="0" w:space="0" w:color="auto"/>
        <w:bottom w:val="none" w:sz="0" w:space="0" w:color="auto"/>
        <w:right w:val="none" w:sz="0" w:space="0" w:color="auto"/>
      </w:divBdr>
    </w:div>
    <w:div w:id="641619592">
      <w:bodyDiv w:val="1"/>
      <w:marLeft w:val="0"/>
      <w:marRight w:val="0"/>
      <w:marTop w:val="0"/>
      <w:marBottom w:val="0"/>
      <w:divBdr>
        <w:top w:val="none" w:sz="0" w:space="0" w:color="auto"/>
        <w:left w:val="none" w:sz="0" w:space="0" w:color="auto"/>
        <w:bottom w:val="none" w:sz="0" w:space="0" w:color="auto"/>
        <w:right w:val="none" w:sz="0" w:space="0" w:color="auto"/>
      </w:divBdr>
    </w:div>
    <w:div w:id="642121936">
      <w:bodyDiv w:val="1"/>
      <w:marLeft w:val="0"/>
      <w:marRight w:val="0"/>
      <w:marTop w:val="0"/>
      <w:marBottom w:val="0"/>
      <w:divBdr>
        <w:top w:val="none" w:sz="0" w:space="0" w:color="auto"/>
        <w:left w:val="none" w:sz="0" w:space="0" w:color="auto"/>
        <w:bottom w:val="none" w:sz="0" w:space="0" w:color="auto"/>
        <w:right w:val="none" w:sz="0" w:space="0" w:color="auto"/>
      </w:divBdr>
    </w:div>
    <w:div w:id="642347125">
      <w:bodyDiv w:val="1"/>
      <w:marLeft w:val="0"/>
      <w:marRight w:val="0"/>
      <w:marTop w:val="0"/>
      <w:marBottom w:val="0"/>
      <w:divBdr>
        <w:top w:val="none" w:sz="0" w:space="0" w:color="auto"/>
        <w:left w:val="none" w:sz="0" w:space="0" w:color="auto"/>
        <w:bottom w:val="none" w:sz="0" w:space="0" w:color="auto"/>
        <w:right w:val="none" w:sz="0" w:space="0" w:color="auto"/>
      </w:divBdr>
    </w:div>
    <w:div w:id="642465599">
      <w:bodyDiv w:val="1"/>
      <w:marLeft w:val="0"/>
      <w:marRight w:val="0"/>
      <w:marTop w:val="0"/>
      <w:marBottom w:val="0"/>
      <w:divBdr>
        <w:top w:val="none" w:sz="0" w:space="0" w:color="auto"/>
        <w:left w:val="none" w:sz="0" w:space="0" w:color="auto"/>
        <w:bottom w:val="none" w:sz="0" w:space="0" w:color="auto"/>
        <w:right w:val="none" w:sz="0" w:space="0" w:color="auto"/>
      </w:divBdr>
    </w:div>
    <w:div w:id="642926213">
      <w:bodyDiv w:val="1"/>
      <w:marLeft w:val="0"/>
      <w:marRight w:val="0"/>
      <w:marTop w:val="0"/>
      <w:marBottom w:val="0"/>
      <w:divBdr>
        <w:top w:val="none" w:sz="0" w:space="0" w:color="auto"/>
        <w:left w:val="none" w:sz="0" w:space="0" w:color="auto"/>
        <w:bottom w:val="none" w:sz="0" w:space="0" w:color="auto"/>
        <w:right w:val="none" w:sz="0" w:space="0" w:color="auto"/>
      </w:divBdr>
    </w:div>
    <w:div w:id="642929667">
      <w:bodyDiv w:val="1"/>
      <w:marLeft w:val="0"/>
      <w:marRight w:val="0"/>
      <w:marTop w:val="0"/>
      <w:marBottom w:val="0"/>
      <w:divBdr>
        <w:top w:val="none" w:sz="0" w:space="0" w:color="auto"/>
        <w:left w:val="none" w:sz="0" w:space="0" w:color="auto"/>
        <w:bottom w:val="none" w:sz="0" w:space="0" w:color="auto"/>
        <w:right w:val="none" w:sz="0" w:space="0" w:color="auto"/>
      </w:divBdr>
    </w:div>
    <w:div w:id="643241132">
      <w:bodyDiv w:val="1"/>
      <w:marLeft w:val="0"/>
      <w:marRight w:val="0"/>
      <w:marTop w:val="0"/>
      <w:marBottom w:val="0"/>
      <w:divBdr>
        <w:top w:val="none" w:sz="0" w:space="0" w:color="auto"/>
        <w:left w:val="none" w:sz="0" w:space="0" w:color="auto"/>
        <w:bottom w:val="none" w:sz="0" w:space="0" w:color="auto"/>
        <w:right w:val="none" w:sz="0" w:space="0" w:color="auto"/>
      </w:divBdr>
    </w:div>
    <w:div w:id="643774733">
      <w:bodyDiv w:val="1"/>
      <w:marLeft w:val="0"/>
      <w:marRight w:val="0"/>
      <w:marTop w:val="0"/>
      <w:marBottom w:val="0"/>
      <w:divBdr>
        <w:top w:val="none" w:sz="0" w:space="0" w:color="auto"/>
        <w:left w:val="none" w:sz="0" w:space="0" w:color="auto"/>
        <w:bottom w:val="none" w:sz="0" w:space="0" w:color="auto"/>
        <w:right w:val="none" w:sz="0" w:space="0" w:color="auto"/>
      </w:divBdr>
    </w:div>
    <w:div w:id="644165234">
      <w:bodyDiv w:val="1"/>
      <w:marLeft w:val="0"/>
      <w:marRight w:val="0"/>
      <w:marTop w:val="0"/>
      <w:marBottom w:val="0"/>
      <w:divBdr>
        <w:top w:val="none" w:sz="0" w:space="0" w:color="auto"/>
        <w:left w:val="none" w:sz="0" w:space="0" w:color="auto"/>
        <w:bottom w:val="none" w:sz="0" w:space="0" w:color="auto"/>
        <w:right w:val="none" w:sz="0" w:space="0" w:color="auto"/>
      </w:divBdr>
    </w:div>
    <w:div w:id="644630555">
      <w:bodyDiv w:val="1"/>
      <w:marLeft w:val="0"/>
      <w:marRight w:val="0"/>
      <w:marTop w:val="0"/>
      <w:marBottom w:val="0"/>
      <w:divBdr>
        <w:top w:val="none" w:sz="0" w:space="0" w:color="auto"/>
        <w:left w:val="none" w:sz="0" w:space="0" w:color="auto"/>
        <w:bottom w:val="none" w:sz="0" w:space="0" w:color="auto"/>
        <w:right w:val="none" w:sz="0" w:space="0" w:color="auto"/>
      </w:divBdr>
    </w:div>
    <w:div w:id="645278308">
      <w:bodyDiv w:val="1"/>
      <w:marLeft w:val="0"/>
      <w:marRight w:val="0"/>
      <w:marTop w:val="0"/>
      <w:marBottom w:val="0"/>
      <w:divBdr>
        <w:top w:val="none" w:sz="0" w:space="0" w:color="auto"/>
        <w:left w:val="none" w:sz="0" w:space="0" w:color="auto"/>
        <w:bottom w:val="none" w:sz="0" w:space="0" w:color="auto"/>
        <w:right w:val="none" w:sz="0" w:space="0" w:color="auto"/>
      </w:divBdr>
    </w:div>
    <w:div w:id="645472260">
      <w:bodyDiv w:val="1"/>
      <w:marLeft w:val="0"/>
      <w:marRight w:val="0"/>
      <w:marTop w:val="0"/>
      <w:marBottom w:val="0"/>
      <w:divBdr>
        <w:top w:val="none" w:sz="0" w:space="0" w:color="auto"/>
        <w:left w:val="none" w:sz="0" w:space="0" w:color="auto"/>
        <w:bottom w:val="none" w:sz="0" w:space="0" w:color="auto"/>
        <w:right w:val="none" w:sz="0" w:space="0" w:color="auto"/>
      </w:divBdr>
    </w:div>
    <w:div w:id="645472414">
      <w:bodyDiv w:val="1"/>
      <w:marLeft w:val="0"/>
      <w:marRight w:val="0"/>
      <w:marTop w:val="0"/>
      <w:marBottom w:val="0"/>
      <w:divBdr>
        <w:top w:val="none" w:sz="0" w:space="0" w:color="auto"/>
        <w:left w:val="none" w:sz="0" w:space="0" w:color="auto"/>
        <w:bottom w:val="none" w:sz="0" w:space="0" w:color="auto"/>
        <w:right w:val="none" w:sz="0" w:space="0" w:color="auto"/>
      </w:divBdr>
    </w:div>
    <w:div w:id="646206466">
      <w:bodyDiv w:val="1"/>
      <w:marLeft w:val="0"/>
      <w:marRight w:val="0"/>
      <w:marTop w:val="0"/>
      <w:marBottom w:val="0"/>
      <w:divBdr>
        <w:top w:val="none" w:sz="0" w:space="0" w:color="auto"/>
        <w:left w:val="none" w:sz="0" w:space="0" w:color="auto"/>
        <w:bottom w:val="none" w:sz="0" w:space="0" w:color="auto"/>
        <w:right w:val="none" w:sz="0" w:space="0" w:color="auto"/>
      </w:divBdr>
    </w:div>
    <w:div w:id="646593124">
      <w:bodyDiv w:val="1"/>
      <w:marLeft w:val="0"/>
      <w:marRight w:val="0"/>
      <w:marTop w:val="0"/>
      <w:marBottom w:val="0"/>
      <w:divBdr>
        <w:top w:val="none" w:sz="0" w:space="0" w:color="auto"/>
        <w:left w:val="none" w:sz="0" w:space="0" w:color="auto"/>
        <w:bottom w:val="none" w:sz="0" w:space="0" w:color="auto"/>
        <w:right w:val="none" w:sz="0" w:space="0" w:color="auto"/>
      </w:divBdr>
    </w:div>
    <w:div w:id="647173135">
      <w:bodyDiv w:val="1"/>
      <w:marLeft w:val="0"/>
      <w:marRight w:val="0"/>
      <w:marTop w:val="0"/>
      <w:marBottom w:val="0"/>
      <w:divBdr>
        <w:top w:val="none" w:sz="0" w:space="0" w:color="auto"/>
        <w:left w:val="none" w:sz="0" w:space="0" w:color="auto"/>
        <w:bottom w:val="none" w:sz="0" w:space="0" w:color="auto"/>
        <w:right w:val="none" w:sz="0" w:space="0" w:color="auto"/>
      </w:divBdr>
    </w:div>
    <w:div w:id="647593555">
      <w:bodyDiv w:val="1"/>
      <w:marLeft w:val="0"/>
      <w:marRight w:val="0"/>
      <w:marTop w:val="0"/>
      <w:marBottom w:val="0"/>
      <w:divBdr>
        <w:top w:val="none" w:sz="0" w:space="0" w:color="auto"/>
        <w:left w:val="none" w:sz="0" w:space="0" w:color="auto"/>
        <w:bottom w:val="none" w:sz="0" w:space="0" w:color="auto"/>
        <w:right w:val="none" w:sz="0" w:space="0" w:color="auto"/>
      </w:divBdr>
    </w:div>
    <w:div w:id="649213142">
      <w:bodyDiv w:val="1"/>
      <w:marLeft w:val="0"/>
      <w:marRight w:val="0"/>
      <w:marTop w:val="0"/>
      <w:marBottom w:val="0"/>
      <w:divBdr>
        <w:top w:val="none" w:sz="0" w:space="0" w:color="auto"/>
        <w:left w:val="none" w:sz="0" w:space="0" w:color="auto"/>
        <w:bottom w:val="none" w:sz="0" w:space="0" w:color="auto"/>
        <w:right w:val="none" w:sz="0" w:space="0" w:color="auto"/>
      </w:divBdr>
    </w:div>
    <w:div w:id="650059795">
      <w:bodyDiv w:val="1"/>
      <w:marLeft w:val="0"/>
      <w:marRight w:val="0"/>
      <w:marTop w:val="0"/>
      <w:marBottom w:val="0"/>
      <w:divBdr>
        <w:top w:val="none" w:sz="0" w:space="0" w:color="auto"/>
        <w:left w:val="none" w:sz="0" w:space="0" w:color="auto"/>
        <w:bottom w:val="none" w:sz="0" w:space="0" w:color="auto"/>
        <w:right w:val="none" w:sz="0" w:space="0" w:color="auto"/>
      </w:divBdr>
    </w:div>
    <w:div w:id="650208239">
      <w:bodyDiv w:val="1"/>
      <w:marLeft w:val="0"/>
      <w:marRight w:val="0"/>
      <w:marTop w:val="0"/>
      <w:marBottom w:val="0"/>
      <w:divBdr>
        <w:top w:val="none" w:sz="0" w:space="0" w:color="auto"/>
        <w:left w:val="none" w:sz="0" w:space="0" w:color="auto"/>
        <w:bottom w:val="none" w:sz="0" w:space="0" w:color="auto"/>
        <w:right w:val="none" w:sz="0" w:space="0" w:color="auto"/>
      </w:divBdr>
    </w:div>
    <w:div w:id="651376072">
      <w:bodyDiv w:val="1"/>
      <w:marLeft w:val="0"/>
      <w:marRight w:val="0"/>
      <w:marTop w:val="0"/>
      <w:marBottom w:val="0"/>
      <w:divBdr>
        <w:top w:val="none" w:sz="0" w:space="0" w:color="auto"/>
        <w:left w:val="none" w:sz="0" w:space="0" w:color="auto"/>
        <w:bottom w:val="none" w:sz="0" w:space="0" w:color="auto"/>
        <w:right w:val="none" w:sz="0" w:space="0" w:color="auto"/>
      </w:divBdr>
    </w:div>
    <w:div w:id="651953816">
      <w:bodyDiv w:val="1"/>
      <w:marLeft w:val="0"/>
      <w:marRight w:val="0"/>
      <w:marTop w:val="0"/>
      <w:marBottom w:val="0"/>
      <w:divBdr>
        <w:top w:val="none" w:sz="0" w:space="0" w:color="auto"/>
        <w:left w:val="none" w:sz="0" w:space="0" w:color="auto"/>
        <w:bottom w:val="none" w:sz="0" w:space="0" w:color="auto"/>
        <w:right w:val="none" w:sz="0" w:space="0" w:color="auto"/>
      </w:divBdr>
    </w:div>
    <w:div w:id="652224514">
      <w:bodyDiv w:val="1"/>
      <w:marLeft w:val="0"/>
      <w:marRight w:val="0"/>
      <w:marTop w:val="0"/>
      <w:marBottom w:val="0"/>
      <w:divBdr>
        <w:top w:val="none" w:sz="0" w:space="0" w:color="auto"/>
        <w:left w:val="none" w:sz="0" w:space="0" w:color="auto"/>
        <w:bottom w:val="none" w:sz="0" w:space="0" w:color="auto"/>
        <w:right w:val="none" w:sz="0" w:space="0" w:color="auto"/>
      </w:divBdr>
    </w:div>
    <w:div w:id="652566866">
      <w:bodyDiv w:val="1"/>
      <w:marLeft w:val="0"/>
      <w:marRight w:val="0"/>
      <w:marTop w:val="0"/>
      <w:marBottom w:val="0"/>
      <w:divBdr>
        <w:top w:val="none" w:sz="0" w:space="0" w:color="auto"/>
        <w:left w:val="none" w:sz="0" w:space="0" w:color="auto"/>
        <w:bottom w:val="none" w:sz="0" w:space="0" w:color="auto"/>
        <w:right w:val="none" w:sz="0" w:space="0" w:color="auto"/>
      </w:divBdr>
    </w:div>
    <w:div w:id="653097636">
      <w:bodyDiv w:val="1"/>
      <w:marLeft w:val="0"/>
      <w:marRight w:val="0"/>
      <w:marTop w:val="0"/>
      <w:marBottom w:val="0"/>
      <w:divBdr>
        <w:top w:val="none" w:sz="0" w:space="0" w:color="auto"/>
        <w:left w:val="none" w:sz="0" w:space="0" w:color="auto"/>
        <w:bottom w:val="none" w:sz="0" w:space="0" w:color="auto"/>
        <w:right w:val="none" w:sz="0" w:space="0" w:color="auto"/>
      </w:divBdr>
    </w:div>
    <w:div w:id="653608972">
      <w:bodyDiv w:val="1"/>
      <w:marLeft w:val="0"/>
      <w:marRight w:val="0"/>
      <w:marTop w:val="0"/>
      <w:marBottom w:val="0"/>
      <w:divBdr>
        <w:top w:val="none" w:sz="0" w:space="0" w:color="auto"/>
        <w:left w:val="none" w:sz="0" w:space="0" w:color="auto"/>
        <w:bottom w:val="none" w:sz="0" w:space="0" w:color="auto"/>
        <w:right w:val="none" w:sz="0" w:space="0" w:color="auto"/>
      </w:divBdr>
    </w:div>
    <w:div w:id="653754258">
      <w:bodyDiv w:val="1"/>
      <w:marLeft w:val="0"/>
      <w:marRight w:val="0"/>
      <w:marTop w:val="0"/>
      <w:marBottom w:val="0"/>
      <w:divBdr>
        <w:top w:val="none" w:sz="0" w:space="0" w:color="auto"/>
        <w:left w:val="none" w:sz="0" w:space="0" w:color="auto"/>
        <w:bottom w:val="none" w:sz="0" w:space="0" w:color="auto"/>
        <w:right w:val="none" w:sz="0" w:space="0" w:color="auto"/>
      </w:divBdr>
    </w:div>
    <w:div w:id="654648838">
      <w:bodyDiv w:val="1"/>
      <w:marLeft w:val="0"/>
      <w:marRight w:val="0"/>
      <w:marTop w:val="0"/>
      <w:marBottom w:val="0"/>
      <w:divBdr>
        <w:top w:val="none" w:sz="0" w:space="0" w:color="auto"/>
        <w:left w:val="none" w:sz="0" w:space="0" w:color="auto"/>
        <w:bottom w:val="none" w:sz="0" w:space="0" w:color="auto"/>
        <w:right w:val="none" w:sz="0" w:space="0" w:color="auto"/>
      </w:divBdr>
    </w:div>
    <w:div w:id="654651967">
      <w:bodyDiv w:val="1"/>
      <w:marLeft w:val="0"/>
      <w:marRight w:val="0"/>
      <w:marTop w:val="0"/>
      <w:marBottom w:val="0"/>
      <w:divBdr>
        <w:top w:val="none" w:sz="0" w:space="0" w:color="auto"/>
        <w:left w:val="none" w:sz="0" w:space="0" w:color="auto"/>
        <w:bottom w:val="none" w:sz="0" w:space="0" w:color="auto"/>
        <w:right w:val="none" w:sz="0" w:space="0" w:color="auto"/>
      </w:divBdr>
    </w:div>
    <w:div w:id="654995839">
      <w:bodyDiv w:val="1"/>
      <w:marLeft w:val="0"/>
      <w:marRight w:val="0"/>
      <w:marTop w:val="0"/>
      <w:marBottom w:val="0"/>
      <w:divBdr>
        <w:top w:val="none" w:sz="0" w:space="0" w:color="auto"/>
        <w:left w:val="none" w:sz="0" w:space="0" w:color="auto"/>
        <w:bottom w:val="none" w:sz="0" w:space="0" w:color="auto"/>
        <w:right w:val="none" w:sz="0" w:space="0" w:color="auto"/>
      </w:divBdr>
    </w:div>
    <w:div w:id="655033666">
      <w:bodyDiv w:val="1"/>
      <w:marLeft w:val="0"/>
      <w:marRight w:val="0"/>
      <w:marTop w:val="0"/>
      <w:marBottom w:val="0"/>
      <w:divBdr>
        <w:top w:val="none" w:sz="0" w:space="0" w:color="auto"/>
        <w:left w:val="none" w:sz="0" w:space="0" w:color="auto"/>
        <w:bottom w:val="none" w:sz="0" w:space="0" w:color="auto"/>
        <w:right w:val="none" w:sz="0" w:space="0" w:color="auto"/>
      </w:divBdr>
    </w:div>
    <w:div w:id="655111364">
      <w:bodyDiv w:val="1"/>
      <w:marLeft w:val="0"/>
      <w:marRight w:val="0"/>
      <w:marTop w:val="0"/>
      <w:marBottom w:val="0"/>
      <w:divBdr>
        <w:top w:val="none" w:sz="0" w:space="0" w:color="auto"/>
        <w:left w:val="none" w:sz="0" w:space="0" w:color="auto"/>
        <w:bottom w:val="none" w:sz="0" w:space="0" w:color="auto"/>
        <w:right w:val="none" w:sz="0" w:space="0" w:color="auto"/>
      </w:divBdr>
    </w:div>
    <w:div w:id="655457760">
      <w:bodyDiv w:val="1"/>
      <w:marLeft w:val="0"/>
      <w:marRight w:val="0"/>
      <w:marTop w:val="0"/>
      <w:marBottom w:val="0"/>
      <w:divBdr>
        <w:top w:val="none" w:sz="0" w:space="0" w:color="auto"/>
        <w:left w:val="none" w:sz="0" w:space="0" w:color="auto"/>
        <w:bottom w:val="none" w:sz="0" w:space="0" w:color="auto"/>
        <w:right w:val="none" w:sz="0" w:space="0" w:color="auto"/>
      </w:divBdr>
    </w:div>
    <w:div w:id="655914791">
      <w:bodyDiv w:val="1"/>
      <w:marLeft w:val="0"/>
      <w:marRight w:val="0"/>
      <w:marTop w:val="0"/>
      <w:marBottom w:val="0"/>
      <w:divBdr>
        <w:top w:val="none" w:sz="0" w:space="0" w:color="auto"/>
        <w:left w:val="none" w:sz="0" w:space="0" w:color="auto"/>
        <w:bottom w:val="none" w:sz="0" w:space="0" w:color="auto"/>
        <w:right w:val="none" w:sz="0" w:space="0" w:color="auto"/>
      </w:divBdr>
    </w:div>
    <w:div w:id="656031149">
      <w:bodyDiv w:val="1"/>
      <w:marLeft w:val="0"/>
      <w:marRight w:val="0"/>
      <w:marTop w:val="0"/>
      <w:marBottom w:val="0"/>
      <w:divBdr>
        <w:top w:val="none" w:sz="0" w:space="0" w:color="auto"/>
        <w:left w:val="none" w:sz="0" w:space="0" w:color="auto"/>
        <w:bottom w:val="none" w:sz="0" w:space="0" w:color="auto"/>
        <w:right w:val="none" w:sz="0" w:space="0" w:color="auto"/>
      </w:divBdr>
    </w:div>
    <w:div w:id="656110129">
      <w:bodyDiv w:val="1"/>
      <w:marLeft w:val="0"/>
      <w:marRight w:val="0"/>
      <w:marTop w:val="0"/>
      <w:marBottom w:val="0"/>
      <w:divBdr>
        <w:top w:val="none" w:sz="0" w:space="0" w:color="auto"/>
        <w:left w:val="none" w:sz="0" w:space="0" w:color="auto"/>
        <w:bottom w:val="none" w:sz="0" w:space="0" w:color="auto"/>
        <w:right w:val="none" w:sz="0" w:space="0" w:color="auto"/>
      </w:divBdr>
    </w:div>
    <w:div w:id="656229620">
      <w:bodyDiv w:val="1"/>
      <w:marLeft w:val="0"/>
      <w:marRight w:val="0"/>
      <w:marTop w:val="0"/>
      <w:marBottom w:val="0"/>
      <w:divBdr>
        <w:top w:val="none" w:sz="0" w:space="0" w:color="auto"/>
        <w:left w:val="none" w:sz="0" w:space="0" w:color="auto"/>
        <w:bottom w:val="none" w:sz="0" w:space="0" w:color="auto"/>
        <w:right w:val="none" w:sz="0" w:space="0" w:color="auto"/>
      </w:divBdr>
    </w:div>
    <w:div w:id="656500425">
      <w:bodyDiv w:val="1"/>
      <w:marLeft w:val="0"/>
      <w:marRight w:val="0"/>
      <w:marTop w:val="0"/>
      <w:marBottom w:val="0"/>
      <w:divBdr>
        <w:top w:val="none" w:sz="0" w:space="0" w:color="auto"/>
        <w:left w:val="none" w:sz="0" w:space="0" w:color="auto"/>
        <w:bottom w:val="none" w:sz="0" w:space="0" w:color="auto"/>
        <w:right w:val="none" w:sz="0" w:space="0" w:color="auto"/>
      </w:divBdr>
    </w:div>
    <w:div w:id="656611613">
      <w:bodyDiv w:val="1"/>
      <w:marLeft w:val="0"/>
      <w:marRight w:val="0"/>
      <w:marTop w:val="0"/>
      <w:marBottom w:val="0"/>
      <w:divBdr>
        <w:top w:val="none" w:sz="0" w:space="0" w:color="auto"/>
        <w:left w:val="none" w:sz="0" w:space="0" w:color="auto"/>
        <w:bottom w:val="none" w:sz="0" w:space="0" w:color="auto"/>
        <w:right w:val="none" w:sz="0" w:space="0" w:color="auto"/>
      </w:divBdr>
    </w:div>
    <w:div w:id="656804305">
      <w:bodyDiv w:val="1"/>
      <w:marLeft w:val="0"/>
      <w:marRight w:val="0"/>
      <w:marTop w:val="0"/>
      <w:marBottom w:val="0"/>
      <w:divBdr>
        <w:top w:val="none" w:sz="0" w:space="0" w:color="auto"/>
        <w:left w:val="none" w:sz="0" w:space="0" w:color="auto"/>
        <w:bottom w:val="none" w:sz="0" w:space="0" w:color="auto"/>
        <w:right w:val="none" w:sz="0" w:space="0" w:color="auto"/>
      </w:divBdr>
    </w:div>
    <w:div w:id="657418375">
      <w:bodyDiv w:val="1"/>
      <w:marLeft w:val="0"/>
      <w:marRight w:val="0"/>
      <w:marTop w:val="0"/>
      <w:marBottom w:val="0"/>
      <w:divBdr>
        <w:top w:val="none" w:sz="0" w:space="0" w:color="auto"/>
        <w:left w:val="none" w:sz="0" w:space="0" w:color="auto"/>
        <w:bottom w:val="none" w:sz="0" w:space="0" w:color="auto"/>
        <w:right w:val="none" w:sz="0" w:space="0" w:color="auto"/>
      </w:divBdr>
    </w:div>
    <w:div w:id="658267961">
      <w:bodyDiv w:val="1"/>
      <w:marLeft w:val="0"/>
      <w:marRight w:val="0"/>
      <w:marTop w:val="0"/>
      <w:marBottom w:val="0"/>
      <w:divBdr>
        <w:top w:val="none" w:sz="0" w:space="0" w:color="auto"/>
        <w:left w:val="none" w:sz="0" w:space="0" w:color="auto"/>
        <w:bottom w:val="none" w:sz="0" w:space="0" w:color="auto"/>
        <w:right w:val="none" w:sz="0" w:space="0" w:color="auto"/>
      </w:divBdr>
    </w:div>
    <w:div w:id="658505910">
      <w:bodyDiv w:val="1"/>
      <w:marLeft w:val="0"/>
      <w:marRight w:val="0"/>
      <w:marTop w:val="0"/>
      <w:marBottom w:val="0"/>
      <w:divBdr>
        <w:top w:val="none" w:sz="0" w:space="0" w:color="auto"/>
        <w:left w:val="none" w:sz="0" w:space="0" w:color="auto"/>
        <w:bottom w:val="none" w:sz="0" w:space="0" w:color="auto"/>
        <w:right w:val="none" w:sz="0" w:space="0" w:color="auto"/>
      </w:divBdr>
    </w:div>
    <w:div w:id="658655877">
      <w:bodyDiv w:val="1"/>
      <w:marLeft w:val="0"/>
      <w:marRight w:val="0"/>
      <w:marTop w:val="0"/>
      <w:marBottom w:val="0"/>
      <w:divBdr>
        <w:top w:val="none" w:sz="0" w:space="0" w:color="auto"/>
        <w:left w:val="none" w:sz="0" w:space="0" w:color="auto"/>
        <w:bottom w:val="none" w:sz="0" w:space="0" w:color="auto"/>
        <w:right w:val="none" w:sz="0" w:space="0" w:color="auto"/>
      </w:divBdr>
    </w:div>
    <w:div w:id="658657145">
      <w:bodyDiv w:val="1"/>
      <w:marLeft w:val="0"/>
      <w:marRight w:val="0"/>
      <w:marTop w:val="0"/>
      <w:marBottom w:val="0"/>
      <w:divBdr>
        <w:top w:val="none" w:sz="0" w:space="0" w:color="auto"/>
        <w:left w:val="none" w:sz="0" w:space="0" w:color="auto"/>
        <w:bottom w:val="none" w:sz="0" w:space="0" w:color="auto"/>
        <w:right w:val="none" w:sz="0" w:space="0" w:color="auto"/>
      </w:divBdr>
    </w:div>
    <w:div w:id="658732598">
      <w:bodyDiv w:val="1"/>
      <w:marLeft w:val="0"/>
      <w:marRight w:val="0"/>
      <w:marTop w:val="0"/>
      <w:marBottom w:val="0"/>
      <w:divBdr>
        <w:top w:val="none" w:sz="0" w:space="0" w:color="auto"/>
        <w:left w:val="none" w:sz="0" w:space="0" w:color="auto"/>
        <w:bottom w:val="none" w:sz="0" w:space="0" w:color="auto"/>
        <w:right w:val="none" w:sz="0" w:space="0" w:color="auto"/>
      </w:divBdr>
    </w:div>
    <w:div w:id="658848404">
      <w:bodyDiv w:val="1"/>
      <w:marLeft w:val="0"/>
      <w:marRight w:val="0"/>
      <w:marTop w:val="0"/>
      <w:marBottom w:val="0"/>
      <w:divBdr>
        <w:top w:val="none" w:sz="0" w:space="0" w:color="auto"/>
        <w:left w:val="none" w:sz="0" w:space="0" w:color="auto"/>
        <w:bottom w:val="none" w:sz="0" w:space="0" w:color="auto"/>
        <w:right w:val="none" w:sz="0" w:space="0" w:color="auto"/>
      </w:divBdr>
    </w:div>
    <w:div w:id="659113556">
      <w:bodyDiv w:val="1"/>
      <w:marLeft w:val="0"/>
      <w:marRight w:val="0"/>
      <w:marTop w:val="0"/>
      <w:marBottom w:val="0"/>
      <w:divBdr>
        <w:top w:val="none" w:sz="0" w:space="0" w:color="auto"/>
        <w:left w:val="none" w:sz="0" w:space="0" w:color="auto"/>
        <w:bottom w:val="none" w:sz="0" w:space="0" w:color="auto"/>
        <w:right w:val="none" w:sz="0" w:space="0" w:color="auto"/>
      </w:divBdr>
    </w:div>
    <w:div w:id="659117783">
      <w:bodyDiv w:val="1"/>
      <w:marLeft w:val="0"/>
      <w:marRight w:val="0"/>
      <w:marTop w:val="0"/>
      <w:marBottom w:val="0"/>
      <w:divBdr>
        <w:top w:val="none" w:sz="0" w:space="0" w:color="auto"/>
        <w:left w:val="none" w:sz="0" w:space="0" w:color="auto"/>
        <w:bottom w:val="none" w:sz="0" w:space="0" w:color="auto"/>
        <w:right w:val="none" w:sz="0" w:space="0" w:color="auto"/>
      </w:divBdr>
    </w:div>
    <w:div w:id="660041067">
      <w:bodyDiv w:val="1"/>
      <w:marLeft w:val="0"/>
      <w:marRight w:val="0"/>
      <w:marTop w:val="0"/>
      <w:marBottom w:val="0"/>
      <w:divBdr>
        <w:top w:val="none" w:sz="0" w:space="0" w:color="auto"/>
        <w:left w:val="none" w:sz="0" w:space="0" w:color="auto"/>
        <w:bottom w:val="none" w:sz="0" w:space="0" w:color="auto"/>
        <w:right w:val="none" w:sz="0" w:space="0" w:color="auto"/>
      </w:divBdr>
    </w:div>
    <w:div w:id="661006642">
      <w:bodyDiv w:val="1"/>
      <w:marLeft w:val="0"/>
      <w:marRight w:val="0"/>
      <w:marTop w:val="0"/>
      <w:marBottom w:val="0"/>
      <w:divBdr>
        <w:top w:val="none" w:sz="0" w:space="0" w:color="auto"/>
        <w:left w:val="none" w:sz="0" w:space="0" w:color="auto"/>
        <w:bottom w:val="none" w:sz="0" w:space="0" w:color="auto"/>
        <w:right w:val="none" w:sz="0" w:space="0" w:color="auto"/>
      </w:divBdr>
    </w:div>
    <w:div w:id="662204543">
      <w:bodyDiv w:val="1"/>
      <w:marLeft w:val="0"/>
      <w:marRight w:val="0"/>
      <w:marTop w:val="0"/>
      <w:marBottom w:val="0"/>
      <w:divBdr>
        <w:top w:val="none" w:sz="0" w:space="0" w:color="auto"/>
        <w:left w:val="none" w:sz="0" w:space="0" w:color="auto"/>
        <w:bottom w:val="none" w:sz="0" w:space="0" w:color="auto"/>
        <w:right w:val="none" w:sz="0" w:space="0" w:color="auto"/>
      </w:divBdr>
    </w:div>
    <w:div w:id="662591786">
      <w:bodyDiv w:val="1"/>
      <w:marLeft w:val="0"/>
      <w:marRight w:val="0"/>
      <w:marTop w:val="0"/>
      <w:marBottom w:val="0"/>
      <w:divBdr>
        <w:top w:val="none" w:sz="0" w:space="0" w:color="auto"/>
        <w:left w:val="none" w:sz="0" w:space="0" w:color="auto"/>
        <w:bottom w:val="none" w:sz="0" w:space="0" w:color="auto"/>
        <w:right w:val="none" w:sz="0" w:space="0" w:color="auto"/>
      </w:divBdr>
    </w:div>
    <w:div w:id="663095851">
      <w:bodyDiv w:val="1"/>
      <w:marLeft w:val="0"/>
      <w:marRight w:val="0"/>
      <w:marTop w:val="0"/>
      <w:marBottom w:val="0"/>
      <w:divBdr>
        <w:top w:val="none" w:sz="0" w:space="0" w:color="auto"/>
        <w:left w:val="none" w:sz="0" w:space="0" w:color="auto"/>
        <w:bottom w:val="none" w:sz="0" w:space="0" w:color="auto"/>
        <w:right w:val="none" w:sz="0" w:space="0" w:color="auto"/>
      </w:divBdr>
    </w:div>
    <w:div w:id="663320749">
      <w:bodyDiv w:val="1"/>
      <w:marLeft w:val="0"/>
      <w:marRight w:val="0"/>
      <w:marTop w:val="0"/>
      <w:marBottom w:val="0"/>
      <w:divBdr>
        <w:top w:val="none" w:sz="0" w:space="0" w:color="auto"/>
        <w:left w:val="none" w:sz="0" w:space="0" w:color="auto"/>
        <w:bottom w:val="none" w:sz="0" w:space="0" w:color="auto"/>
        <w:right w:val="none" w:sz="0" w:space="0" w:color="auto"/>
      </w:divBdr>
    </w:div>
    <w:div w:id="663434367">
      <w:bodyDiv w:val="1"/>
      <w:marLeft w:val="0"/>
      <w:marRight w:val="0"/>
      <w:marTop w:val="0"/>
      <w:marBottom w:val="0"/>
      <w:divBdr>
        <w:top w:val="none" w:sz="0" w:space="0" w:color="auto"/>
        <w:left w:val="none" w:sz="0" w:space="0" w:color="auto"/>
        <w:bottom w:val="none" w:sz="0" w:space="0" w:color="auto"/>
        <w:right w:val="none" w:sz="0" w:space="0" w:color="auto"/>
      </w:divBdr>
    </w:div>
    <w:div w:id="663751698">
      <w:bodyDiv w:val="1"/>
      <w:marLeft w:val="0"/>
      <w:marRight w:val="0"/>
      <w:marTop w:val="0"/>
      <w:marBottom w:val="0"/>
      <w:divBdr>
        <w:top w:val="none" w:sz="0" w:space="0" w:color="auto"/>
        <w:left w:val="none" w:sz="0" w:space="0" w:color="auto"/>
        <w:bottom w:val="none" w:sz="0" w:space="0" w:color="auto"/>
        <w:right w:val="none" w:sz="0" w:space="0" w:color="auto"/>
      </w:divBdr>
    </w:div>
    <w:div w:id="663779875">
      <w:bodyDiv w:val="1"/>
      <w:marLeft w:val="0"/>
      <w:marRight w:val="0"/>
      <w:marTop w:val="0"/>
      <w:marBottom w:val="0"/>
      <w:divBdr>
        <w:top w:val="none" w:sz="0" w:space="0" w:color="auto"/>
        <w:left w:val="none" w:sz="0" w:space="0" w:color="auto"/>
        <w:bottom w:val="none" w:sz="0" w:space="0" w:color="auto"/>
        <w:right w:val="none" w:sz="0" w:space="0" w:color="auto"/>
      </w:divBdr>
    </w:div>
    <w:div w:id="664280547">
      <w:bodyDiv w:val="1"/>
      <w:marLeft w:val="0"/>
      <w:marRight w:val="0"/>
      <w:marTop w:val="0"/>
      <w:marBottom w:val="0"/>
      <w:divBdr>
        <w:top w:val="none" w:sz="0" w:space="0" w:color="auto"/>
        <w:left w:val="none" w:sz="0" w:space="0" w:color="auto"/>
        <w:bottom w:val="none" w:sz="0" w:space="0" w:color="auto"/>
        <w:right w:val="none" w:sz="0" w:space="0" w:color="auto"/>
      </w:divBdr>
    </w:div>
    <w:div w:id="664360908">
      <w:bodyDiv w:val="1"/>
      <w:marLeft w:val="0"/>
      <w:marRight w:val="0"/>
      <w:marTop w:val="0"/>
      <w:marBottom w:val="0"/>
      <w:divBdr>
        <w:top w:val="none" w:sz="0" w:space="0" w:color="auto"/>
        <w:left w:val="none" w:sz="0" w:space="0" w:color="auto"/>
        <w:bottom w:val="none" w:sz="0" w:space="0" w:color="auto"/>
        <w:right w:val="none" w:sz="0" w:space="0" w:color="auto"/>
      </w:divBdr>
    </w:div>
    <w:div w:id="664626318">
      <w:bodyDiv w:val="1"/>
      <w:marLeft w:val="0"/>
      <w:marRight w:val="0"/>
      <w:marTop w:val="0"/>
      <w:marBottom w:val="0"/>
      <w:divBdr>
        <w:top w:val="none" w:sz="0" w:space="0" w:color="auto"/>
        <w:left w:val="none" w:sz="0" w:space="0" w:color="auto"/>
        <w:bottom w:val="none" w:sz="0" w:space="0" w:color="auto"/>
        <w:right w:val="none" w:sz="0" w:space="0" w:color="auto"/>
      </w:divBdr>
    </w:div>
    <w:div w:id="664668461">
      <w:bodyDiv w:val="1"/>
      <w:marLeft w:val="0"/>
      <w:marRight w:val="0"/>
      <w:marTop w:val="0"/>
      <w:marBottom w:val="0"/>
      <w:divBdr>
        <w:top w:val="none" w:sz="0" w:space="0" w:color="auto"/>
        <w:left w:val="none" w:sz="0" w:space="0" w:color="auto"/>
        <w:bottom w:val="none" w:sz="0" w:space="0" w:color="auto"/>
        <w:right w:val="none" w:sz="0" w:space="0" w:color="auto"/>
      </w:divBdr>
    </w:div>
    <w:div w:id="664671409">
      <w:bodyDiv w:val="1"/>
      <w:marLeft w:val="0"/>
      <w:marRight w:val="0"/>
      <w:marTop w:val="0"/>
      <w:marBottom w:val="0"/>
      <w:divBdr>
        <w:top w:val="none" w:sz="0" w:space="0" w:color="auto"/>
        <w:left w:val="none" w:sz="0" w:space="0" w:color="auto"/>
        <w:bottom w:val="none" w:sz="0" w:space="0" w:color="auto"/>
        <w:right w:val="none" w:sz="0" w:space="0" w:color="auto"/>
      </w:divBdr>
    </w:div>
    <w:div w:id="664742840">
      <w:bodyDiv w:val="1"/>
      <w:marLeft w:val="0"/>
      <w:marRight w:val="0"/>
      <w:marTop w:val="0"/>
      <w:marBottom w:val="0"/>
      <w:divBdr>
        <w:top w:val="none" w:sz="0" w:space="0" w:color="auto"/>
        <w:left w:val="none" w:sz="0" w:space="0" w:color="auto"/>
        <w:bottom w:val="none" w:sz="0" w:space="0" w:color="auto"/>
        <w:right w:val="none" w:sz="0" w:space="0" w:color="auto"/>
      </w:divBdr>
    </w:div>
    <w:div w:id="665522014">
      <w:bodyDiv w:val="1"/>
      <w:marLeft w:val="0"/>
      <w:marRight w:val="0"/>
      <w:marTop w:val="0"/>
      <w:marBottom w:val="0"/>
      <w:divBdr>
        <w:top w:val="none" w:sz="0" w:space="0" w:color="auto"/>
        <w:left w:val="none" w:sz="0" w:space="0" w:color="auto"/>
        <w:bottom w:val="none" w:sz="0" w:space="0" w:color="auto"/>
        <w:right w:val="none" w:sz="0" w:space="0" w:color="auto"/>
      </w:divBdr>
    </w:div>
    <w:div w:id="665590979">
      <w:bodyDiv w:val="1"/>
      <w:marLeft w:val="0"/>
      <w:marRight w:val="0"/>
      <w:marTop w:val="0"/>
      <w:marBottom w:val="0"/>
      <w:divBdr>
        <w:top w:val="none" w:sz="0" w:space="0" w:color="auto"/>
        <w:left w:val="none" w:sz="0" w:space="0" w:color="auto"/>
        <w:bottom w:val="none" w:sz="0" w:space="0" w:color="auto"/>
        <w:right w:val="none" w:sz="0" w:space="0" w:color="auto"/>
      </w:divBdr>
    </w:div>
    <w:div w:id="665866190">
      <w:bodyDiv w:val="1"/>
      <w:marLeft w:val="0"/>
      <w:marRight w:val="0"/>
      <w:marTop w:val="0"/>
      <w:marBottom w:val="0"/>
      <w:divBdr>
        <w:top w:val="none" w:sz="0" w:space="0" w:color="auto"/>
        <w:left w:val="none" w:sz="0" w:space="0" w:color="auto"/>
        <w:bottom w:val="none" w:sz="0" w:space="0" w:color="auto"/>
        <w:right w:val="none" w:sz="0" w:space="0" w:color="auto"/>
      </w:divBdr>
    </w:div>
    <w:div w:id="666598117">
      <w:bodyDiv w:val="1"/>
      <w:marLeft w:val="0"/>
      <w:marRight w:val="0"/>
      <w:marTop w:val="0"/>
      <w:marBottom w:val="0"/>
      <w:divBdr>
        <w:top w:val="none" w:sz="0" w:space="0" w:color="auto"/>
        <w:left w:val="none" w:sz="0" w:space="0" w:color="auto"/>
        <w:bottom w:val="none" w:sz="0" w:space="0" w:color="auto"/>
        <w:right w:val="none" w:sz="0" w:space="0" w:color="auto"/>
      </w:divBdr>
    </w:div>
    <w:div w:id="666983008">
      <w:bodyDiv w:val="1"/>
      <w:marLeft w:val="0"/>
      <w:marRight w:val="0"/>
      <w:marTop w:val="0"/>
      <w:marBottom w:val="0"/>
      <w:divBdr>
        <w:top w:val="none" w:sz="0" w:space="0" w:color="auto"/>
        <w:left w:val="none" w:sz="0" w:space="0" w:color="auto"/>
        <w:bottom w:val="none" w:sz="0" w:space="0" w:color="auto"/>
        <w:right w:val="none" w:sz="0" w:space="0" w:color="auto"/>
      </w:divBdr>
    </w:div>
    <w:div w:id="667247782">
      <w:bodyDiv w:val="1"/>
      <w:marLeft w:val="0"/>
      <w:marRight w:val="0"/>
      <w:marTop w:val="0"/>
      <w:marBottom w:val="0"/>
      <w:divBdr>
        <w:top w:val="none" w:sz="0" w:space="0" w:color="auto"/>
        <w:left w:val="none" w:sz="0" w:space="0" w:color="auto"/>
        <w:bottom w:val="none" w:sz="0" w:space="0" w:color="auto"/>
        <w:right w:val="none" w:sz="0" w:space="0" w:color="auto"/>
      </w:divBdr>
    </w:div>
    <w:div w:id="667639707">
      <w:bodyDiv w:val="1"/>
      <w:marLeft w:val="0"/>
      <w:marRight w:val="0"/>
      <w:marTop w:val="0"/>
      <w:marBottom w:val="0"/>
      <w:divBdr>
        <w:top w:val="none" w:sz="0" w:space="0" w:color="auto"/>
        <w:left w:val="none" w:sz="0" w:space="0" w:color="auto"/>
        <w:bottom w:val="none" w:sz="0" w:space="0" w:color="auto"/>
        <w:right w:val="none" w:sz="0" w:space="0" w:color="auto"/>
      </w:divBdr>
    </w:div>
    <w:div w:id="668170343">
      <w:bodyDiv w:val="1"/>
      <w:marLeft w:val="0"/>
      <w:marRight w:val="0"/>
      <w:marTop w:val="0"/>
      <w:marBottom w:val="0"/>
      <w:divBdr>
        <w:top w:val="none" w:sz="0" w:space="0" w:color="auto"/>
        <w:left w:val="none" w:sz="0" w:space="0" w:color="auto"/>
        <w:bottom w:val="none" w:sz="0" w:space="0" w:color="auto"/>
        <w:right w:val="none" w:sz="0" w:space="0" w:color="auto"/>
      </w:divBdr>
    </w:div>
    <w:div w:id="668211636">
      <w:bodyDiv w:val="1"/>
      <w:marLeft w:val="0"/>
      <w:marRight w:val="0"/>
      <w:marTop w:val="0"/>
      <w:marBottom w:val="0"/>
      <w:divBdr>
        <w:top w:val="none" w:sz="0" w:space="0" w:color="auto"/>
        <w:left w:val="none" w:sz="0" w:space="0" w:color="auto"/>
        <w:bottom w:val="none" w:sz="0" w:space="0" w:color="auto"/>
        <w:right w:val="none" w:sz="0" w:space="0" w:color="auto"/>
      </w:divBdr>
    </w:div>
    <w:div w:id="668287143">
      <w:bodyDiv w:val="1"/>
      <w:marLeft w:val="0"/>
      <w:marRight w:val="0"/>
      <w:marTop w:val="0"/>
      <w:marBottom w:val="0"/>
      <w:divBdr>
        <w:top w:val="none" w:sz="0" w:space="0" w:color="auto"/>
        <w:left w:val="none" w:sz="0" w:space="0" w:color="auto"/>
        <w:bottom w:val="none" w:sz="0" w:space="0" w:color="auto"/>
        <w:right w:val="none" w:sz="0" w:space="0" w:color="auto"/>
      </w:divBdr>
    </w:div>
    <w:div w:id="668294447">
      <w:bodyDiv w:val="1"/>
      <w:marLeft w:val="0"/>
      <w:marRight w:val="0"/>
      <w:marTop w:val="0"/>
      <w:marBottom w:val="0"/>
      <w:divBdr>
        <w:top w:val="none" w:sz="0" w:space="0" w:color="auto"/>
        <w:left w:val="none" w:sz="0" w:space="0" w:color="auto"/>
        <w:bottom w:val="none" w:sz="0" w:space="0" w:color="auto"/>
        <w:right w:val="none" w:sz="0" w:space="0" w:color="auto"/>
      </w:divBdr>
    </w:div>
    <w:div w:id="668603228">
      <w:bodyDiv w:val="1"/>
      <w:marLeft w:val="0"/>
      <w:marRight w:val="0"/>
      <w:marTop w:val="0"/>
      <w:marBottom w:val="0"/>
      <w:divBdr>
        <w:top w:val="none" w:sz="0" w:space="0" w:color="auto"/>
        <w:left w:val="none" w:sz="0" w:space="0" w:color="auto"/>
        <w:bottom w:val="none" w:sz="0" w:space="0" w:color="auto"/>
        <w:right w:val="none" w:sz="0" w:space="0" w:color="auto"/>
      </w:divBdr>
    </w:div>
    <w:div w:id="670255291">
      <w:bodyDiv w:val="1"/>
      <w:marLeft w:val="0"/>
      <w:marRight w:val="0"/>
      <w:marTop w:val="0"/>
      <w:marBottom w:val="0"/>
      <w:divBdr>
        <w:top w:val="none" w:sz="0" w:space="0" w:color="auto"/>
        <w:left w:val="none" w:sz="0" w:space="0" w:color="auto"/>
        <w:bottom w:val="none" w:sz="0" w:space="0" w:color="auto"/>
        <w:right w:val="none" w:sz="0" w:space="0" w:color="auto"/>
      </w:divBdr>
    </w:div>
    <w:div w:id="670332165">
      <w:bodyDiv w:val="1"/>
      <w:marLeft w:val="0"/>
      <w:marRight w:val="0"/>
      <w:marTop w:val="0"/>
      <w:marBottom w:val="0"/>
      <w:divBdr>
        <w:top w:val="none" w:sz="0" w:space="0" w:color="auto"/>
        <w:left w:val="none" w:sz="0" w:space="0" w:color="auto"/>
        <w:bottom w:val="none" w:sz="0" w:space="0" w:color="auto"/>
        <w:right w:val="none" w:sz="0" w:space="0" w:color="auto"/>
      </w:divBdr>
    </w:div>
    <w:div w:id="670645600">
      <w:bodyDiv w:val="1"/>
      <w:marLeft w:val="0"/>
      <w:marRight w:val="0"/>
      <w:marTop w:val="0"/>
      <w:marBottom w:val="0"/>
      <w:divBdr>
        <w:top w:val="none" w:sz="0" w:space="0" w:color="auto"/>
        <w:left w:val="none" w:sz="0" w:space="0" w:color="auto"/>
        <w:bottom w:val="none" w:sz="0" w:space="0" w:color="auto"/>
        <w:right w:val="none" w:sz="0" w:space="0" w:color="auto"/>
      </w:divBdr>
    </w:div>
    <w:div w:id="670987347">
      <w:bodyDiv w:val="1"/>
      <w:marLeft w:val="0"/>
      <w:marRight w:val="0"/>
      <w:marTop w:val="0"/>
      <w:marBottom w:val="0"/>
      <w:divBdr>
        <w:top w:val="none" w:sz="0" w:space="0" w:color="auto"/>
        <w:left w:val="none" w:sz="0" w:space="0" w:color="auto"/>
        <w:bottom w:val="none" w:sz="0" w:space="0" w:color="auto"/>
        <w:right w:val="none" w:sz="0" w:space="0" w:color="auto"/>
      </w:divBdr>
    </w:div>
    <w:div w:id="671101048">
      <w:bodyDiv w:val="1"/>
      <w:marLeft w:val="0"/>
      <w:marRight w:val="0"/>
      <w:marTop w:val="0"/>
      <w:marBottom w:val="0"/>
      <w:divBdr>
        <w:top w:val="none" w:sz="0" w:space="0" w:color="auto"/>
        <w:left w:val="none" w:sz="0" w:space="0" w:color="auto"/>
        <w:bottom w:val="none" w:sz="0" w:space="0" w:color="auto"/>
        <w:right w:val="none" w:sz="0" w:space="0" w:color="auto"/>
      </w:divBdr>
    </w:div>
    <w:div w:id="672411230">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72758884">
      <w:bodyDiv w:val="1"/>
      <w:marLeft w:val="0"/>
      <w:marRight w:val="0"/>
      <w:marTop w:val="0"/>
      <w:marBottom w:val="0"/>
      <w:divBdr>
        <w:top w:val="none" w:sz="0" w:space="0" w:color="auto"/>
        <w:left w:val="none" w:sz="0" w:space="0" w:color="auto"/>
        <w:bottom w:val="none" w:sz="0" w:space="0" w:color="auto"/>
        <w:right w:val="none" w:sz="0" w:space="0" w:color="auto"/>
      </w:divBdr>
    </w:div>
    <w:div w:id="672949190">
      <w:bodyDiv w:val="1"/>
      <w:marLeft w:val="0"/>
      <w:marRight w:val="0"/>
      <w:marTop w:val="0"/>
      <w:marBottom w:val="0"/>
      <w:divBdr>
        <w:top w:val="none" w:sz="0" w:space="0" w:color="auto"/>
        <w:left w:val="none" w:sz="0" w:space="0" w:color="auto"/>
        <w:bottom w:val="none" w:sz="0" w:space="0" w:color="auto"/>
        <w:right w:val="none" w:sz="0" w:space="0" w:color="auto"/>
      </w:divBdr>
    </w:div>
    <w:div w:id="673342995">
      <w:bodyDiv w:val="1"/>
      <w:marLeft w:val="0"/>
      <w:marRight w:val="0"/>
      <w:marTop w:val="0"/>
      <w:marBottom w:val="0"/>
      <w:divBdr>
        <w:top w:val="none" w:sz="0" w:space="0" w:color="auto"/>
        <w:left w:val="none" w:sz="0" w:space="0" w:color="auto"/>
        <w:bottom w:val="none" w:sz="0" w:space="0" w:color="auto"/>
        <w:right w:val="none" w:sz="0" w:space="0" w:color="auto"/>
      </w:divBdr>
    </w:div>
    <w:div w:id="674187827">
      <w:bodyDiv w:val="1"/>
      <w:marLeft w:val="0"/>
      <w:marRight w:val="0"/>
      <w:marTop w:val="0"/>
      <w:marBottom w:val="0"/>
      <w:divBdr>
        <w:top w:val="none" w:sz="0" w:space="0" w:color="auto"/>
        <w:left w:val="none" w:sz="0" w:space="0" w:color="auto"/>
        <w:bottom w:val="none" w:sz="0" w:space="0" w:color="auto"/>
        <w:right w:val="none" w:sz="0" w:space="0" w:color="auto"/>
      </w:divBdr>
    </w:div>
    <w:div w:id="674918967">
      <w:bodyDiv w:val="1"/>
      <w:marLeft w:val="0"/>
      <w:marRight w:val="0"/>
      <w:marTop w:val="0"/>
      <w:marBottom w:val="0"/>
      <w:divBdr>
        <w:top w:val="none" w:sz="0" w:space="0" w:color="auto"/>
        <w:left w:val="none" w:sz="0" w:space="0" w:color="auto"/>
        <w:bottom w:val="none" w:sz="0" w:space="0" w:color="auto"/>
        <w:right w:val="none" w:sz="0" w:space="0" w:color="auto"/>
      </w:divBdr>
    </w:div>
    <w:div w:id="674965417">
      <w:bodyDiv w:val="1"/>
      <w:marLeft w:val="0"/>
      <w:marRight w:val="0"/>
      <w:marTop w:val="0"/>
      <w:marBottom w:val="0"/>
      <w:divBdr>
        <w:top w:val="none" w:sz="0" w:space="0" w:color="auto"/>
        <w:left w:val="none" w:sz="0" w:space="0" w:color="auto"/>
        <w:bottom w:val="none" w:sz="0" w:space="0" w:color="auto"/>
        <w:right w:val="none" w:sz="0" w:space="0" w:color="auto"/>
      </w:divBdr>
    </w:div>
    <w:div w:id="675230971">
      <w:bodyDiv w:val="1"/>
      <w:marLeft w:val="0"/>
      <w:marRight w:val="0"/>
      <w:marTop w:val="0"/>
      <w:marBottom w:val="0"/>
      <w:divBdr>
        <w:top w:val="none" w:sz="0" w:space="0" w:color="auto"/>
        <w:left w:val="none" w:sz="0" w:space="0" w:color="auto"/>
        <w:bottom w:val="none" w:sz="0" w:space="0" w:color="auto"/>
        <w:right w:val="none" w:sz="0" w:space="0" w:color="auto"/>
      </w:divBdr>
    </w:div>
    <w:div w:id="675501864">
      <w:bodyDiv w:val="1"/>
      <w:marLeft w:val="0"/>
      <w:marRight w:val="0"/>
      <w:marTop w:val="0"/>
      <w:marBottom w:val="0"/>
      <w:divBdr>
        <w:top w:val="none" w:sz="0" w:space="0" w:color="auto"/>
        <w:left w:val="none" w:sz="0" w:space="0" w:color="auto"/>
        <w:bottom w:val="none" w:sz="0" w:space="0" w:color="auto"/>
        <w:right w:val="none" w:sz="0" w:space="0" w:color="auto"/>
      </w:divBdr>
    </w:div>
    <w:div w:id="677468286">
      <w:bodyDiv w:val="1"/>
      <w:marLeft w:val="0"/>
      <w:marRight w:val="0"/>
      <w:marTop w:val="0"/>
      <w:marBottom w:val="0"/>
      <w:divBdr>
        <w:top w:val="none" w:sz="0" w:space="0" w:color="auto"/>
        <w:left w:val="none" w:sz="0" w:space="0" w:color="auto"/>
        <w:bottom w:val="none" w:sz="0" w:space="0" w:color="auto"/>
        <w:right w:val="none" w:sz="0" w:space="0" w:color="auto"/>
      </w:divBdr>
    </w:div>
    <w:div w:id="677468723">
      <w:bodyDiv w:val="1"/>
      <w:marLeft w:val="0"/>
      <w:marRight w:val="0"/>
      <w:marTop w:val="0"/>
      <w:marBottom w:val="0"/>
      <w:divBdr>
        <w:top w:val="none" w:sz="0" w:space="0" w:color="auto"/>
        <w:left w:val="none" w:sz="0" w:space="0" w:color="auto"/>
        <w:bottom w:val="none" w:sz="0" w:space="0" w:color="auto"/>
        <w:right w:val="none" w:sz="0" w:space="0" w:color="auto"/>
      </w:divBdr>
    </w:div>
    <w:div w:id="677654780">
      <w:bodyDiv w:val="1"/>
      <w:marLeft w:val="0"/>
      <w:marRight w:val="0"/>
      <w:marTop w:val="0"/>
      <w:marBottom w:val="0"/>
      <w:divBdr>
        <w:top w:val="none" w:sz="0" w:space="0" w:color="auto"/>
        <w:left w:val="none" w:sz="0" w:space="0" w:color="auto"/>
        <w:bottom w:val="none" w:sz="0" w:space="0" w:color="auto"/>
        <w:right w:val="none" w:sz="0" w:space="0" w:color="auto"/>
      </w:divBdr>
    </w:div>
    <w:div w:id="678510238">
      <w:bodyDiv w:val="1"/>
      <w:marLeft w:val="0"/>
      <w:marRight w:val="0"/>
      <w:marTop w:val="0"/>
      <w:marBottom w:val="0"/>
      <w:divBdr>
        <w:top w:val="none" w:sz="0" w:space="0" w:color="auto"/>
        <w:left w:val="none" w:sz="0" w:space="0" w:color="auto"/>
        <w:bottom w:val="none" w:sz="0" w:space="0" w:color="auto"/>
        <w:right w:val="none" w:sz="0" w:space="0" w:color="auto"/>
      </w:divBdr>
    </w:div>
    <w:div w:id="678655783">
      <w:bodyDiv w:val="1"/>
      <w:marLeft w:val="0"/>
      <w:marRight w:val="0"/>
      <w:marTop w:val="0"/>
      <w:marBottom w:val="0"/>
      <w:divBdr>
        <w:top w:val="none" w:sz="0" w:space="0" w:color="auto"/>
        <w:left w:val="none" w:sz="0" w:space="0" w:color="auto"/>
        <w:bottom w:val="none" w:sz="0" w:space="0" w:color="auto"/>
        <w:right w:val="none" w:sz="0" w:space="0" w:color="auto"/>
      </w:divBdr>
    </w:div>
    <w:div w:id="678894594">
      <w:bodyDiv w:val="1"/>
      <w:marLeft w:val="0"/>
      <w:marRight w:val="0"/>
      <w:marTop w:val="0"/>
      <w:marBottom w:val="0"/>
      <w:divBdr>
        <w:top w:val="none" w:sz="0" w:space="0" w:color="auto"/>
        <w:left w:val="none" w:sz="0" w:space="0" w:color="auto"/>
        <w:bottom w:val="none" w:sz="0" w:space="0" w:color="auto"/>
        <w:right w:val="none" w:sz="0" w:space="0" w:color="auto"/>
      </w:divBdr>
    </w:div>
    <w:div w:id="679546838">
      <w:bodyDiv w:val="1"/>
      <w:marLeft w:val="0"/>
      <w:marRight w:val="0"/>
      <w:marTop w:val="0"/>
      <w:marBottom w:val="0"/>
      <w:divBdr>
        <w:top w:val="none" w:sz="0" w:space="0" w:color="auto"/>
        <w:left w:val="none" w:sz="0" w:space="0" w:color="auto"/>
        <w:bottom w:val="none" w:sz="0" w:space="0" w:color="auto"/>
        <w:right w:val="none" w:sz="0" w:space="0" w:color="auto"/>
      </w:divBdr>
    </w:div>
    <w:div w:id="679553616">
      <w:bodyDiv w:val="1"/>
      <w:marLeft w:val="0"/>
      <w:marRight w:val="0"/>
      <w:marTop w:val="0"/>
      <w:marBottom w:val="0"/>
      <w:divBdr>
        <w:top w:val="none" w:sz="0" w:space="0" w:color="auto"/>
        <w:left w:val="none" w:sz="0" w:space="0" w:color="auto"/>
        <w:bottom w:val="none" w:sz="0" w:space="0" w:color="auto"/>
        <w:right w:val="none" w:sz="0" w:space="0" w:color="auto"/>
      </w:divBdr>
    </w:div>
    <w:div w:id="679966848">
      <w:bodyDiv w:val="1"/>
      <w:marLeft w:val="0"/>
      <w:marRight w:val="0"/>
      <w:marTop w:val="0"/>
      <w:marBottom w:val="0"/>
      <w:divBdr>
        <w:top w:val="none" w:sz="0" w:space="0" w:color="auto"/>
        <w:left w:val="none" w:sz="0" w:space="0" w:color="auto"/>
        <w:bottom w:val="none" w:sz="0" w:space="0" w:color="auto"/>
        <w:right w:val="none" w:sz="0" w:space="0" w:color="auto"/>
      </w:divBdr>
    </w:div>
    <w:div w:id="680161193">
      <w:bodyDiv w:val="1"/>
      <w:marLeft w:val="0"/>
      <w:marRight w:val="0"/>
      <w:marTop w:val="0"/>
      <w:marBottom w:val="0"/>
      <w:divBdr>
        <w:top w:val="none" w:sz="0" w:space="0" w:color="auto"/>
        <w:left w:val="none" w:sz="0" w:space="0" w:color="auto"/>
        <w:bottom w:val="none" w:sz="0" w:space="0" w:color="auto"/>
        <w:right w:val="none" w:sz="0" w:space="0" w:color="auto"/>
      </w:divBdr>
    </w:div>
    <w:div w:id="680351361">
      <w:bodyDiv w:val="1"/>
      <w:marLeft w:val="0"/>
      <w:marRight w:val="0"/>
      <w:marTop w:val="0"/>
      <w:marBottom w:val="0"/>
      <w:divBdr>
        <w:top w:val="none" w:sz="0" w:space="0" w:color="auto"/>
        <w:left w:val="none" w:sz="0" w:space="0" w:color="auto"/>
        <w:bottom w:val="none" w:sz="0" w:space="0" w:color="auto"/>
        <w:right w:val="none" w:sz="0" w:space="0" w:color="auto"/>
      </w:divBdr>
    </w:div>
    <w:div w:id="680353869">
      <w:bodyDiv w:val="1"/>
      <w:marLeft w:val="0"/>
      <w:marRight w:val="0"/>
      <w:marTop w:val="0"/>
      <w:marBottom w:val="0"/>
      <w:divBdr>
        <w:top w:val="none" w:sz="0" w:space="0" w:color="auto"/>
        <w:left w:val="none" w:sz="0" w:space="0" w:color="auto"/>
        <w:bottom w:val="none" w:sz="0" w:space="0" w:color="auto"/>
        <w:right w:val="none" w:sz="0" w:space="0" w:color="auto"/>
      </w:divBdr>
    </w:div>
    <w:div w:id="680470034">
      <w:bodyDiv w:val="1"/>
      <w:marLeft w:val="0"/>
      <w:marRight w:val="0"/>
      <w:marTop w:val="0"/>
      <w:marBottom w:val="0"/>
      <w:divBdr>
        <w:top w:val="none" w:sz="0" w:space="0" w:color="auto"/>
        <w:left w:val="none" w:sz="0" w:space="0" w:color="auto"/>
        <w:bottom w:val="none" w:sz="0" w:space="0" w:color="auto"/>
        <w:right w:val="none" w:sz="0" w:space="0" w:color="auto"/>
      </w:divBdr>
    </w:div>
    <w:div w:id="680739132">
      <w:bodyDiv w:val="1"/>
      <w:marLeft w:val="0"/>
      <w:marRight w:val="0"/>
      <w:marTop w:val="0"/>
      <w:marBottom w:val="0"/>
      <w:divBdr>
        <w:top w:val="none" w:sz="0" w:space="0" w:color="auto"/>
        <w:left w:val="none" w:sz="0" w:space="0" w:color="auto"/>
        <w:bottom w:val="none" w:sz="0" w:space="0" w:color="auto"/>
        <w:right w:val="none" w:sz="0" w:space="0" w:color="auto"/>
      </w:divBdr>
    </w:div>
    <w:div w:id="680814982">
      <w:bodyDiv w:val="1"/>
      <w:marLeft w:val="0"/>
      <w:marRight w:val="0"/>
      <w:marTop w:val="0"/>
      <w:marBottom w:val="0"/>
      <w:divBdr>
        <w:top w:val="none" w:sz="0" w:space="0" w:color="auto"/>
        <w:left w:val="none" w:sz="0" w:space="0" w:color="auto"/>
        <w:bottom w:val="none" w:sz="0" w:space="0" w:color="auto"/>
        <w:right w:val="none" w:sz="0" w:space="0" w:color="auto"/>
      </w:divBdr>
    </w:div>
    <w:div w:id="681081015">
      <w:bodyDiv w:val="1"/>
      <w:marLeft w:val="0"/>
      <w:marRight w:val="0"/>
      <w:marTop w:val="0"/>
      <w:marBottom w:val="0"/>
      <w:divBdr>
        <w:top w:val="none" w:sz="0" w:space="0" w:color="auto"/>
        <w:left w:val="none" w:sz="0" w:space="0" w:color="auto"/>
        <w:bottom w:val="none" w:sz="0" w:space="0" w:color="auto"/>
        <w:right w:val="none" w:sz="0" w:space="0" w:color="auto"/>
      </w:divBdr>
    </w:div>
    <w:div w:id="681320036">
      <w:bodyDiv w:val="1"/>
      <w:marLeft w:val="0"/>
      <w:marRight w:val="0"/>
      <w:marTop w:val="0"/>
      <w:marBottom w:val="0"/>
      <w:divBdr>
        <w:top w:val="none" w:sz="0" w:space="0" w:color="auto"/>
        <w:left w:val="none" w:sz="0" w:space="0" w:color="auto"/>
        <w:bottom w:val="none" w:sz="0" w:space="0" w:color="auto"/>
        <w:right w:val="none" w:sz="0" w:space="0" w:color="auto"/>
      </w:divBdr>
    </w:div>
    <w:div w:id="681665691">
      <w:bodyDiv w:val="1"/>
      <w:marLeft w:val="0"/>
      <w:marRight w:val="0"/>
      <w:marTop w:val="0"/>
      <w:marBottom w:val="0"/>
      <w:divBdr>
        <w:top w:val="none" w:sz="0" w:space="0" w:color="auto"/>
        <w:left w:val="none" w:sz="0" w:space="0" w:color="auto"/>
        <w:bottom w:val="none" w:sz="0" w:space="0" w:color="auto"/>
        <w:right w:val="none" w:sz="0" w:space="0" w:color="auto"/>
      </w:divBdr>
    </w:div>
    <w:div w:id="68173710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
    <w:div w:id="682171561">
      <w:bodyDiv w:val="1"/>
      <w:marLeft w:val="0"/>
      <w:marRight w:val="0"/>
      <w:marTop w:val="0"/>
      <w:marBottom w:val="0"/>
      <w:divBdr>
        <w:top w:val="none" w:sz="0" w:space="0" w:color="auto"/>
        <w:left w:val="none" w:sz="0" w:space="0" w:color="auto"/>
        <w:bottom w:val="none" w:sz="0" w:space="0" w:color="auto"/>
        <w:right w:val="none" w:sz="0" w:space="0" w:color="auto"/>
      </w:divBdr>
    </w:div>
    <w:div w:id="682240773">
      <w:bodyDiv w:val="1"/>
      <w:marLeft w:val="0"/>
      <w:marRight w:val="0"/>
      <w:marTop w:val="0"/>
      <w:marBottom w:val="0"/>
      <w:divBdr>
        <w:top w:val="none" w:sz="0" w:space="0" w:color="auto"/>
        <w:left w:val="none" w:sz="0" w:space="0" w:color="auto"/>
        <w:bottom w:val="none" w:sz="0" w:space="0" w:color="auto"/>
        <w:right w:val="none" w:sz="0" w:space="0" w:color="auto"/>
      </w:divBdr>
    </w:div>
    <w:div w:id="682438475">
      <w:bodyDiv w:val="1"/>
      <w:marLeft w:val="0"/>
      <w:marRight w:val="0"/>
      <w:marTop w:val="0"/>
      <w:marBottom w:val="0"/>
      <w:divBdr>
        <w:top w:val="none" w:sz="0" w:space="0" w:color="auto"/>
        <w:left w:val="none" w:sz="0" w:space="0" w:color="auto"/>
        <w:bottom w:val="none" w:sz="0" w:space="0" w:color="auto"/>
        <w:right w:val="none" w:sz="0" w:space="0" w:color="auto"/>
      </w:divBdr>
    </w:div>
    <w:div w:id="682629811">
      <w:bodyDiv w:val="1"/>
      <w:marLeft w:val="0"/>
      <w:marRight w:val="0"/>
      <w:marTop w:val="0"/>
      <w:marBottom w:val="0"/>
      <w:divBdr>
        <w:top w:val="none" w:sz="0" w:space="0" w:color="auto"/>
        <w:left w:val="none" w:sz="0" w:space="0" w:color="auto"/>
        <w:bottom w:val="none" w:sz="0" w:space="0" w:color="auto"/>
        <w:right w:val="none" w:sz="0" w:space="0" w:color="auto"/>
      </w:divBdr>
    </w:div>
    <w:div w:id="683634877">
      <w:bodyDiv w:val="1"/>
      <w:marLeft w:val="0"/>
      <w:marRight w:val="0"/>
      <w:marTop w:val="0"/>
      <w:marBottom w:val="0"/>
      <w:divBdr>
        <w:top w:val="none" w:sz="0" w:space="0" w:color="auto"/>
        <w:left w:val="none" w:sz="0" w:space="0" w:color="auto"/>
        <w:bottom w:val="none" w:sz="0" w:space="0" w:color="auto"/>
        <w:right w:val="none" w:sz="0" w:space="0" w:color="auto"/>
      </w:divBdr>
    </w:div>
    <w:div w:id="684556120">
      <w:bodyDiv w:val="1"/>
      <w:marLeft w:val="0"/>
      <w:marRight w:val="0"/>
      <w:marTop w:val="0"/>
      <w:marBottom w:val="0"/>
      <w:divBdr>
        <w:top w:val="none" w:sz="0" w:space="0" w:color="auto"/>
        <w:left w:val="none" w:sz="0" w:space="0" w:color="auto"/>
        <w:bottom w:val="none" w:sz="0" w:space="0" w:color="auto"/>
        <w:right w:val="none" w:sz="0" w:space="0" w:color="auto"/>
      </w:divBdr>
    </w:div>
    <w:div w:id="685138998">
      <w:bodyDiv w:val="1"/>
      <w:marLeft w:val="0"/>
      <w:marRight w:val="0"/>
      <w:marTop w:val="0"/>
      <w:marBottom w:val="0"/>
      <w:divBdr>
        <w:top w:val="none" w:sz="0" w:space="0" w:color="auto"/>
        <w:left w:val="none" w:sz="0" w:space="0" w:color="auto"/>
        <w:bottom w:val="none" w:sz="0" w:space="0" w:color="auto"/>
        <w:right w:val="none" w:sz="0" w:space="0" w:color="auto"/>
      </w:divBdr>
    </w:div>
    <w:div w:id="685980434">
      <w:bodyDiv w:val="1"/>
      <w:marLeft w:val="0"/>
      <w:marRight w:val="0"/>
      <w:marTop w:val="0"/>
      <w:marBottom w:val="0"/>
      <w:divBdr>
        <w:top w:val="none" w:sz="0" w:space="0" w:color="auto"/>
        <w:left w:val="none" w:sz="0" w:space="0" w:color="auto"/>
        <w:bottom w:val="none" w:sz="0" w:space="0" w:color="auto"/>
        <w:right w:val="none" w:sz="0" w:space="0" w:color="auto"/>
      </w:divBdr>
    </w:div>
    <w:div w:id="686634282">
      <w:bodyDiv w:val="1"/>
      <w:marLeft w:val="0"/>
      <w:marRight w:val="0"/>
      <w:marTop w:val="0"/>
      <w:marBottom w:val="0"/>
      <w:divBdr>
        <w:top w:val="none" w:sz="0" w:space="0" w:color="auto"/>
        <w:left w:val="none" w:sz="0" w:space="0" w:color="auto"/>
        <w:bottom w:val="none" w:sz="0" w:space="0" w:color="auto"/>
        <w:right w:val="none" w:sz="0" w:space="0" w:color="auto"/>
      </w:divBdr>
    </w:div>
    <w:div w:id="687220933">
      <w:bodyDiv w:val="1"/>
      <w:marLeft w:val="0"/>
      <w:marRight w:val="0"/>
      <w:marTop w:val="0"/>
      <w:marBottom w:val="0"/>
      <w:divBdr>
        <w:top w:val="none" w:sz="0" w:space="0" w:color="auto"/>
        <w:left w:val="none" w:sz="0" w:space="0" w:color="auto"/>
        <w:bottom w:val="none" w:sz="0" w:space="0" w:color="auto"/>
        <w:right w:val="none" w:sz="0" w:space="0" w:color="auto"/>
      </w:divBdr>
    </w:div>
    <w:div w:id="687365854">
      <w:bodyDiv w:val="1"/>
      <w:marLeft w:val="0"/>
      <w:marRight w:val="0"/>
      <w:marTop w:val="0"/>
      <w:marBottom w:val="0"/>
      <w:divBdr>
        <w:top w:val="none" w:sz="0" w:space="0" w:color="auto"/>
        <w:left w:val="none" w:sz="0" w:space="0" w:color="auto"/>
        <w:bottom w:val="none" w:sz="0" w:space="0" w:color="auto"/>
        <w:right w:val="none" w:sz="0" w:space="0" w:color="auto"/>
      </w:divBdr>
    </w:div>
    <w:div w:id="687408716">
      <w:bodyDiv w:val="1"/>
      <w:marLeft w:val="0"/>
      <w:marRight w:val="0"/>
      <w:marTop w:val="0"/>
      <w:marBottom w:val="0"/>
      <w:divBdr>
        <w:top w:val="none" w:sz="0" w:space="0" w:color="auto"/>
        <w:left w:val="none" w:sz="0" w:space="0" w:color="auto"/>
        <w:bottom w:val="none" w:sz="0" w:space="0" w:color="auto"/>
        <w:right w:val="none" w:sz="0" w:space="0" w:color="auto"/>
      </w:divBdr>
    </w:div>
    <w:div w:id="687948123">
      <w:bodyDiv w:val="1"/>
      <w:marLeft w:val="0"/>
      <w:marRight w:val="0"/>
      <w:marTop w:val="0"/>
      <w:marBottom w:val="0"/>
      <w:divBdr>
        <w:top w:val="none" w:sz="0" w:space="0" w:color="auto"/>
        <w:left w:val="none" w:sz="0" w:space="0" w:color="auto"/>
        <w:bottom w:val="none" w:sz="0" w:space="0" w:color="auto"/>
        <w:right w:val="none" w:sz="0" w:space="0" w:color="auto"/>
      </w:divBdr>
    </w:div>
    <w:div w:id="688221492">
      <w:bodyDiv w:val="1"/>
      <w:marLeft w:val="0"/>
      <w:marRight w:val="0"/>
      <w:marTop w:val="0"/>
      <w:marBottom w:val="0"/>
      <w:divBdr>
        <w:top w:val="none" w:sz="0" w:space="0" w:color="auto"/>
        <w:left w:val="none" w:sz="0" w:space="0" w:color="auto"/>
        <w:bottom w:val="none" w:sz="0" w:space="0" w:color="auto"/>
        <w:right w:val="none" w:sz="0" w:space="0" w:color="auto"/>
      </w:divBdr>
    </w:div>
    <w:div w:id="688531029">
      <w:bodyDiv w:val="1"/>
      <w:marLeft w:val="0"/>
      <w:marRight w:val="0"/>
      <w:marTop w:val="0"/>
      <w:marBottom w:val="0"/>
      <w:divBdr>
        <w:top w:val="none" w:sz="0" w:space="0" w:color="auto"/>
        <w:left w:val="none" w:sz="0" w:space="0" w:color="auto"/>
        <w:bottom w:val="none" w:sz="0" w:space="0" w:color="auto"/>
        <w:right w:val="none" w:sz="0" w:space="0" w:color="auto"/>
      </w:divBdr>
    </w:div>
    <w:div w:id="688677097">
      <w:bodyDiv w:val="1"/>
      <w:marLeft w:val="0"/>
      <w:marRight w:val="0"/>
      <w:marTop w:val="0"/>
      <w:marBottom w:val="0"/>
      <w:divBdr>
        <w:top w:val="none" w:sz="0" w:space="0" w:color="auto"/>
        <w:left w:val="none" w:sz="0" w:space="0" w:color="auto"/>
        <w:bottom w:val="none" w:sz="0" w:space="0" w:color="auto"/>
        <w:right w:val="none" w:sz="0" w:space="0" w:color="auto"/>
      </w:divBdr>
    </w:div>
    <w:div w:id="688991023">
      <w:bodyDiv w:val="1"/>
      <w:marLeft w:val="0"/>
      <w:marRight w:val="0"/>
      <w:marTop w:val="0"/>
      <w:marBottom w:val="0"/>
      <w:divBdr>
        <w:top w:val="none" w:sz="0" w:space="0" w:color="auto"/>
        <w:left w:val="none" w:sz="0" w:space="0" w:color="auto"/>
        <w:bottom w:val="none" w:sz="0" w:space="0" w:color="auto"/>
        <w:right w:val="none" w:sz="0" w:space="0" w:color="auto"/>
      </w:divBdr>
    </w:div>
    <w:div w:id="689141631">
      <w:bodyDiv w:val="1"/>
      <w:marLeft w:val="0"/>
      <w:marRight w:val="0"/>
      <w:marTop w:val="0"/>
      <w:marBottom w:val="0"/>
      <w:divBdr>
        <w:top w:val="none" w:sz="0" w:space="0" w:color="auto"/>
        <w:left w:val="none" w:sz="0" w:space="0" w:color="auto"/>
        <w:bottom w:val="none" w:sz="0" w:space="0" w:color="auto"/>
        <w:right w:val="none" w:sz="0" w:space="0" w:color="auto"/>
      </w:divBdr>
    </w:div>
    <w:div w:id="689185542">
      <w:bodyDiv w:val="1"/>
      <w:marLeft w:val="0"/>
      <w:marRight w:val="0"/>
      <w:marTop w:val="0"/>
      <w:marBottom w:val="0"/>
      <w:divBdr>
        <w:top w:val="none" w:sz="0" w:space="0" w:color="auto"/>
        <w:left w:val="none" w:sz="0" w:space="0" w:color="auto"/>
        <w:bottom w:val="none" w:sz="0" w:space="0" w:color="auto"/>
        <w:right w:val="none" w:sz="0" w:space="0" w:color="auto"/>
      </w:divBdr>
    </w:div>
    <w:div w:id="689187730">
      <w:bodyDiv w:val="1"/>
      <w:marLeft w:val="0"/>
      <w:marRight w:val="0"/>
      <w:marTop w:val="0"/>
      <w:marBottom w:val="0"/>
      <w:divBdr>
        <w:top w:val="none" w:sz="0" w:space="0" w:color="auto"/>
        <w:left w:val="none" w:sz="0" w:space="0" w:color="auto"/>
        <w:bottom w:val="none" w:sz="0" w:space="0" w:color="auto"/>
        <w:right w:val="none" w:sz="0" w:space="0" w:color="auto"/>
      </w:divBdr>
    </w:div>
    <w:div w:id="689264692">
      <w:bodyDiv w:val="1"/>
      <w:marLeft w:val="0"/>
      <w:marRight w:val="0"/>
      <w:marTop w:val="0"/>
      <w:marBottom w:val="0"/>
      <w:divBdr>
        <w:top w:val="none" w:sz="0" w:space="0" w:color="auto"/>
        <w:left w:val="none" w:sz="0" w:space="0" w:color="auto"/>
        <w:bottom w:val="none" w:sz="0" w:space="0" w:color="auto"/>
        <w:right w:val="none" w:sz="0" w:space="0" w:color="auto"/>
      </w:divBdr>
    </w:div>
    <w:div w:id="689994956">
      <w:bodyDiv w:val="1"/>
      <w:marLeft w:val="0"/>
      <w:marRight w:val="0"/>
      <w:marTop w:val="0"/>
      <w:marBottom w:val="0"/>
      <w:divBdr>
        <w:top w:val="none" w:sz="0" w:space="0" w:color="auto"/>
        <w:left w:val="none" w:sz="0" w:space="0" w:color="auto"/>
        <w:bottom w:val="none" w:sz="0" w:space="0" w:color="auto"/>
        <w:right w:val="none" w:sz="0" w:space="0" w:color="auto"/>
      </w:divBdr>
    </w:div>
    <w:div w:id="690299729">
      <w:bodyDiv w:val="1"/>
      <w:marLeft w:val="0"/>
      <w:marRight w:val="0"/>
      <w:marTop w:val="0"/>
      <w:marBottom w:val="0"/>
      <w:divBdr>
        <w:top w:val="none" w:sz="0" w:space="0" w:color="auto"/>
        <w:left w:val="none" w:sz="0" w:space="0" w:color="auto"/>
        <w:bottom w:val="none" w:sz="0" w:space="0" w:color="auto"/>
        <w:right w:val="none" w:sz="0" w:space="0" w:color="auto"/>
      </w:divBdr>
    </w:div>
    <w:div w:id="690766487">
      <w:bodyDiv w:val="1"/>
      <w:marLeft w:val="0"/>
      <w:marRight w:val="0"/>
      <w:marTop w:val="0"/>
      <w:marBottom w:val="0"/>
      <w:divBdr>
        <w:top w:val="none" w:sz="0" w:space="0" w:color="auto"/>
        <w:left w:val="none" w:sz="0" w:space="0" w:color="auto"/>
        <w:bottom w:val="none" w:sz="0" w:space="0" w:color="auto"/>
        <w:right w:val="none" w:sz="0" w:space="0" w:color="auto"/>
      </w:divBdr>
    </w:div>
    <w:div w:id="692149281">
      <w:bodyDiv w:val="1"/>
      <w:marLeft w:val="0"/>
      <w:marRight w:val="0"/>
      <w:marTop w:val="0"/>
      <w:marBottom w:val="0"/>
      <w:divBdr>
        <w:top w:val="none" w:sz="0" w:space="0" w:color="auto"/>
        <w:left w:val="none" w:sz="0" w:space="0" w:color="auto"/>
        <w:bottom w:val="none" w:sz="0" w:space="0" w:color="auto"/>
        <w:right w:val="none" w:sz="0" w:space="0" w:color="auto"/>
      </w:divBdr>
    </w:div>
    <w:div w:id="692152198">
      <w:bodyDiv w:val="1"/>
      <w:marLeft w:val="0"/>
      <w:marRight w:val="0"/>
      <w:marTop w:val="0"/>
      <w:marBottom w:val="0"/>
      <w:divBdr>
        <w:top w:val="none" w:sz="0" w:space="0" w:color="auto"/>
        <w:left w:val="none" w:sz="0" w:space="0" w:color="auto"/>
        <w:bottom w:val="none" w:sz="0" w:space="0" w:color="auto"/>
        <w:right w:val="none" w:sz="0" w:space="0" w:color="auto"/>
      </w:divBdr>
    </w:div>
    <w:div w:id="692193237">
      <w:bodyDiv w:val="1"/>
      <w:marLeft w:val="0"/>
      <w:marRight w:val="0"/>
      <w:marTop w:val="0"/>
      <w:marBottom w:val="0"/>
      <w:divBdr>
        <w:top w:val="none" w:sz="0" w:space="0" w:color="auto"/>
        <w:left w:val="none" w:sz="0" w:space="0" w:color="auto"/>
        <w:bottom w:val="none" w:sz="0" w:space="0" w:color="auto"/>
        <w:right w:val="none" w:sz="0" w:space="0" w:color="auto"/>
      </w:divBdr>
    </w:div>
    <w:div w:id="692413423">
      <w:bodyDiv w:val="1"/>
      <w:marLeft w:val="0"/>
      <w:marRight w:val="0"/>
      <w:marTop w:val="0"/>
      <w:marBottom w:val="0"/>
      <w:divBdr>
        <w:top w:val="none" w:sz="0" w:space="0" w:color="auto"/>
        <w:left w:val="none" w:sz="0" w:space="0" w:color="auto"/>
        <w:bottom w:val="none" w:sz="0" w:space="0" w:color="auto"/>
        <w:right w:val="none" w:sz="0" w:space="0" w:color="auto"/>
      </w:divBdr>
    </w:div>
    <w:div w:id="692464097">
      <w:bodyDiv w:val="1"/>
      <w:marLeft w:val="0"/>
      <w:marRight w:val="0"/>
      <w:marTop w:val="0"/>
      <w:marBottom w:val="0"/>
      <w:divBdr>
        <w:top w:val="none" w:sz="0" w:space="0" w:color="auto"/>
        <w:left w:val="none" w:sz="0" w:space="0" w:color="auto"/>
        <w:bottom w:val="none" w:sz="0" w:space="0" w:color="auto"/>
        <w:right w:val="none" w:sz="0" w:space="0" w:color="auto"/>
      </w:divBdr>
    </w:div>
    <w:div w:id="692804297">
      <w:bodyDiv w:val="1"/>
      <w:marLeft w:val="0"/>
      <w:marRight w:val="0"/>
      <w:marTop w:val="0"/>
      <w:marBottom w:val="0"/>
      <w:divBdr>
        <w:top w:val="none" w:sz="0" w:space="0" w:color="auto"/>
        <w:left w:val="none" w:sz="0" w:space="0" w:color="auto"/>
        <w:bottom w:val="none" w:sz="0" w:space="0" w:color="auto"/>
        <w:right w:val="none" w:sz="0" w:space="0" w:color="auto"/>
      </w:divBdr>
    </w:div>
    <w:div w:id="693044212">
      <w:bodyDiv w:val="1"/>
      <w:marLeft w:val="0"/>
      <w:marRight w:val="0"/>
      <w:marTop w:val="0"/>
      <w:marBottom w:val="0"/>
      <w:divBdr>
        <w:top w:val="none" w:sz="0" w:space="0" w:color="auto"/>
        <w:left w:val="none" w:sz="0" w:space="0" w:color="auto"/>
        <w:bottom w:val="none" w:sz="0" w:space="0" w:color="auto"/>
        <w:right w:val="none" w:sz="0" w:space="0" w:color="auto"/>
      </w:divBdr>
    </w:div>
    <w:div w:id="694380501">
      <w:bodyDiv w:val="1"/>
      <w:marLeft w:val="0"/>
      <w:marRight w:val="0"/>
      <w:marTop w:val="0"/>
      <w:marBottom w:val="0"/>
      <w:divBdr>
        <w:top w:val="none" w:sz="0" w:space="0" w:color="auto"/>
        <w:left w:val="none" w:sz="0" w:space="0" w:color="auto"/>
        <w:bottom w:val="none" w:sz="0" w:space="0" w:color="auto"/>
        <w:right w:val="none" w:sz="0" w:space="0" w:color="auto"/>
      </w:divBdr>
    </w:div>
    <w:div w:id="694383424">
      <w:bodyDiv w:val="1"/>
      <w:marLeft w:val="0"/>
      <w:marRight w:val="0"/>
      <w:marTop w:val="0"/>
      <w:marBottom w:val="0"/>
      <w:divBdr>
        <w:top w:val="none" w:sz="0" w:space="0" w:color="auto"/>
        <w:left w:val="none" w:sz="0" w:space="0" w:color="auto"/>
        <w:bottom w:val="none" w:sz="0" w:space="0" w:color="auto"/>
        <w:right w:val="none" w:sz="0" w:space="0" w:color="auto"/>
      </w:divBdr>
    </w:div>
    <w:div w:id="694692868">
      <w:bodyDiv w:val="1"/>
      <w:marLeft w:val="0"/>
      <w:marRight w:val="0"/>
      <w:marTop w:val="0"/>
      <w:marBottom w:val="0"/>
      <w:divBdr>
        <w:top w:val="none" w:sz="0" w:space="0" w:color="auto"/>
        <w:left w:val="none" w:sz="0" w:space="0" w:color="auto"/>
        <w:bottom w:val="none" w:sz="0" w:space="0" w:color="auto"/>
        <w:right w:val="none" w:sz="0" w:space="0" w:color="auto"/>
      </w:divBdr>
    </w:div>
    <w:div w:id="694693575">
      <w:bodyDiv w:val="1"/>
      <w:marLeft w:val="0"/>
      <w:marRight w:val="0"/>
      <w:marTop w:val="0"/>
      <w:marBottom w:val="0"/>
      <w:divBdr>
        <w:top w:val="none" w:sz="0" w:space="0" w:color="auto"/>
        <w:left w:val="none" w:sz="0" w:space="0" w:color="auto"/>
        <w:bottom w:val="none" w:sz="0" w:space="0" w:color="auto"/>
        <w:right w:val="none" w:sz="0" w:space="0" w:color="auto"/>
      </w:divBdr>
    </w:div>
    <w:div w:id="694884553">
      <w:bodyDiv w:val="1"/>
      <w:marLeft w:val="0"/>
      <w:marRight w:val="0"/>
      <w:marTop w:val="0"/>
      <w:marBottom w:val="0"/>
      <w:divBdr>
        <w:top w:val="none" w:sz="0" w:space="0" w:color="auto"/>
        <w:left w:val="none" w:sz="0" w:space="0" w:color="auto"/>
        <w:bottom w:val="none" w:sz="0" w:space="0" w:color="auto"/>
        <w:right w:val="none" w:sz="0" w:space="0" w:color="auto"/>
      </w:divBdr>
    </w:div>
    <w:div w:id="694891316">
      <w:bodyDiv w:val="1"/>
      <w:marLeft w:val="0"/>
      <w:marRight w:val="0"/>
      <w:marTop w:val="0"/>
      <w:marBottom w:val="0"/>
      <w:divBdr>
        <w:top w:val="none" w:sz="0" w:space="0" w:color="auto"/>
        <w:left w:val="none" w:sz="0" w:space="0" w:color="auto"/>
        <w:bottom w:val="none" w:sz="0" w:space="0" w:color="auto"/>
        <w:right w:val="none" w:sz="0" w:space="0" w:color="auto"/>
      </w:divBdr>
    </w:div>
    <w:div w:id="695235408">
      <w:bodyDiv w:val="1"/>
      <w:marLeft w:val="0"/>
      <w:marRight w:val="0"/>
      <w:marTop w:val="0"/>
      <w:marBottom w:val="0"/>
      <w:divBdr>
        <w:top w:val="none" w:sz="0" w:space="0" w:color="auto"/>
        <w:left w:val="none" w:sz="0" w:space="0" w:color="auto"/>
        <w:bottom w:val="none" w:sz="0" w:space="0" w:color="auto"/>
        <w:right w:val="none" w:sz="0" w:space="0" w:color="auto"/>
      </w:divBdr>
    </w:div>
    <w:div w:id="695618509">
      <w:bodyDiv w:val="1"/>
      <w:marLeft w:val="0"/>
      <w:marRight w:val="0"/>
      <w:marTop w:val="0"/>
      <w:marBottom w:val="0"/>
      <w:divBdr>
        <w:top w:val="none" w:sz="0" w:space="0" w:color="auto"/>
        <w:left w:val="none" w:sz="0" w:space="0" w:color="auto"/>
        <w:bottom w:val="none" w:sz="0" w:space="0" w:color="auto"/>
        <w:right w:val="none" w:sz="0" w:space="0" w:color="auto"/>
      </w:divBdr>
    </w:div>
    <w:div w:id="697391525">
      <w:bodyDiv w:val="1"/>
      <w:marLeft w:val="0"/>
      <w:marRight w:val="0"/>
      <w:marTop w:val="0"/>
      <w:marBottom w:val="0"/>
      <w:divBdr>
        <w:top w:val="none" w:sz="0" w:space="0" w:color="auto"/>
        <w:left w:val="none" w:sz="0" w:space="0" w:color="auto"/>
        <w:bottom w:val="none" w:sz="0" w:space="0" w:color="auto"/>
        <w:right w:val="none" w:sz="0" w:space="0" w:color="auto"/>
      </w:divBdr>
    </w:div>
    <w:div w:id="697773859">
      <w:bodyDiv w:val="1"/>
      <w:marLeft w:val="0"/>
      <w:marRight w:val="0"/>
      <w:marTop w:val="0"/>
      <w:marBottom w:val="0"/>
      <w:divBdr>
        <w:top w:val="none" w:sz="0" w:space="0" w:color="auto"/>
        <w:left w:val="none" w:sz="0" w:space="0" w:color="auto"/>
        <w:bottom w:val="none" w:sz="0" w:space="0" w:color="auto"/>
        <w:right w:val="none" w:sz="0" w:space="0" w:color="auto"/>
      </w:divBdr>
    </w:div>
    <w:div w:id="698236264">
      <w:bodyDiv w:val="1"/>
      <w:marLeft w:val="0"/>
      <w:marRight w:val="0"/>
      <w:marTop w:val="0"/>
      <w:marBottom w:val="0"/>
      <w:divBdr>
        <w:top w:val="none" w:sz="0" w:space="0" w:color="auto"/>
        <w:left w:val="none" w:sz="0" w:space="0" w:color="auto"/>
        <w:bottom w:val="none" w:sz="0" w:space="0" w:color="auto"/>
        <w:right w:val="none" w:sz="0" w:space="0" w:color="auto"/>
      </w:divBdr>
    </w:div>
    <w:div w:id="698504829">
      <w:bodyDiv w:val="1"/>
      <w:marLeft w:val="0"/>
      <w:marRight w:val="0"/>
      <w:marTop w:val="0"/>
      <w:marBottom w:val="0"/>
      <w:divBdr>
        <w:top w:val="none" w:sz="0" w:space="0" w:color="auto"/>
        <w:left w:val="none" w:sz="0" w:space="0" w:color="auto"/>
        <w:bottom w:val="none" w:sz="0" w:space="0" w:color="auto"/>
        <w:right w:val="none" w:sz="0" w:space="0" w:color="auto"/>
      </w:divBdr>
    </w:div>
    <w:div w:id="698746659">
      <w:bodyDiv w:val="1"/>
      <w:marLeft w:val="0"/>
      <w:marRight w:val="0"/>
      <w:marTop w:val="0"/>
      <w:marBottom w:val="0"/>
      <w:divBdr>
        <w:top w:val="none" w:sz="0" w:space="0" w:color="auto"/>
        <w:left w:val="none" w:sz="0" w:space="0" w:color="auto"/>
        <w:bottom w:val="none" w:sz="0" w:space="0" w:color="auto"/>
        <w:right w:val="none" w:sz="0" w:space="0" w:color="auto"/>
      </w:divBdr>
    </w:div>
    <w:div w:id="698973642">
      <w:bodyDiv w:val="1"/>
      <w:marLeft w:val="0"/>
      <w:marRight w:val="0"/>
      <w:marTop w:val="0"/>
      <w:marBottom w:val="0"/>
      <w:divBdr>
        <w:top w:val="none" w:sz="0" w:space="0" w:color="auto"/>
        <w:left w:val="none" w:sz="0" w:space="0" w:color="auto"/>
        <w:bottom w:val="none" w:sz="0" w:space="0" w:color="auto"/>
        <w:right w:val="none" w:sz="0" w:space="0" w:color="auto"/>
      </w:divBdr>
    </w:div>
    <w:div w:id="699352722">
      <w:bodyDiv w:val="1"/>
      <w:marLeft w:val="0"/>
      <w:marRight w:val="0"/>
      <w:marTop w:val="0"/>
      <w:marBottom w:val="0"/>
      <w:divBdr>
        <w:top w:val="none" w:sz="0" w:space="0" w:color="auto"/>
        <w:left w:val="none" w:sz="0" w:space="0" w:color="auto"/>
        <w:bottom w:val="none" w:sz="0" w:space="0" w:color="auto"/>
        <w:right w:val="none" w:sz="0" w:space="0" w:color="auto"/>
      </w:divBdr>
    </w:div>
    <w:div w:id="700127546">
      <w:bodyDiv w:val="1"/>
      <w:marLeft w:val="0"/>
      <w:marRight w:val="0"/>
      <w:marTop w:val="0"/>
      <w:marBottom w:val="0"/>
      <w:divBdr>
        <w:top w:val="none" w:sz="0" w:space="0" w:color="auto"/>
        <w:left w:val="none" w:sz="0" w:space="0" w:color="auto"/>
        <w:bottom w:val="none" w:sz="0" w:space="0" w:color="auto"/>
        <w:right w:val="none" w:sz="0" w:space="0" w:color="auto"/>
      </w:divBdr>
    </w:div>
    <w:div w:id="700202687">
      <w:bodyDiv w:val="1"/>
      <w:marLeft w:val="0"/>
      <w:marRight w:val="0"/>
      <w:marTop w:val="0"/>
      <w:marBottom w:val="0"/>
      <w:divBdr>
        <w:top w:val="none" w:sz="0" w:space="0" w:color="auto"/>
        <w:left w:val="none" w:sz="0" w:space="0" w:color="auto"/>
        <w:bottom w:val="none" w:sz="0" w:space="0" w:color="auto"/>
        <w:right w:val="none" w:sz="0" w:space="0" w:color="auto"/>
      </w:divBdr>
    </w:div>
    <w:div w:id="701058727">
      <w:bodyDiv w:val="1"/>
      <w:marLeft w:val="0"/>
      <w:marRight w:val="0"/>
      <w:marTop w:val="0"/>
      <w:marBottom w:val="0"/>
      <w:divBdr>
        <w:top w:val="none" w:sz="0" w:space="0" w:color="auto"/>
        <w:left w:val="none" w:sz="0" w:space="0" w:color="auto"/>
        <w:bottom w:val="none" w:sz="0" w:space="0" w:color="auto"/>
        <w:right w:val="none" w:sz="0" w:space="0" w:color="auto"/>
      </w:divBdr>
    </w:div>
    <w:div w:id="701059016">
      <w:bodyDiv w:val="1"/>
      <w:marLeft w:val="0"/>
      <w:marRight w:val="0"/>
      <w:marTop w:val="0"/>
      <w:marBottom w:val="0"/>
      <w:divBdr>
        <w:top w:val="none" w:sz="0" w:space="0" w:color="auto"/>
        <w:left w:val="none" w:sz="0" w:space="0" w:color="auto"/>
        <w:bottom w:val="none" w:sz="0" w:space="0" w:color="auto"/>
        <w:right w:val="none" w:sz="0" w:space="0" w:color="auto"/>
      </w:divBdr>
    </w:div>
    <w:div w:id="701133074">
      <w:bodyDiv w:val="1"/>
      <w:marLeft w:val="0"/>
      <w:marRight w:val="0"/>
      <w:marTop w:val="0"/>
      <w:marBottom w:val="0"/>
      <w:divBdr>
        <w:top w:val="none" w:sz="0" w:space="0" w:color="auto"/>
        <w:left w:val="none" w:sz="0" w:space="0" w:color="auto"/>
        <w:bottom w:val="none" w:sz="0" w:space="0" w:color="auto"/>
        <w:right w:val="none" w:sz="0" w:space="0" w:color="auto"/>
      </w:divBdr>
    </w:div>
    <w:div w:id="702630957">
      <w:bodyDiv w:val="1"/>
      <w:marLeft w:val="0"/>
      <w:marRight w:val="0"/>
      <w:marTop w:val="0"/>
      <w:marBottom w:val="0"/>
      <w:divBdr>
        <w:top w:val="none" w:sz="0" w:space="0" w:color="auto"/>
        <w:left w:val="none" w:sz="0" w:space="0" w:color="auto"/>
        <w:bottom w:val="none" w:sz="0" w:space="0" w:color="auto"/>
        <w:right w:val="none" w:sz="0" w:space="0" w:color="auto"/>
      </w:divBdr>
    </w:div>
    <w:div w:id="702748855">
      <w:bodyDiv w:val="1"/>
      <w:marLeft w:val="0"/>
      <w:marRight w:val="0"/>
      <w:marTop w:val="0"/>
      <w:marBottom w:val="0"/>
      <w:divBdr>
        <w:top w:val="none" w:sz="0" w:space="0" w:color="auto"/>
        <w:left w:val="none" w:sz="0" w:space="0" w:color="auto"/>
        <w:bottom w:val="none" w:sz="0" w:space="0" w:color="auto"/>
        <w:right w:val="none" w:sz="0" w:space="0" w:color="auto"/>
      </w:divBdr>
    </w:div>
    <w:div w:id="702828885">
      <w:bodyDiv w:val="1"/>
      <w:marLeft w:val="0"/>
      <w:marRight w:val="0"/>
      <w:marTop w:val="0"/>
      <w:marBottom w:val="0"/>
      <w:divBdr>
        <w:top w:val="none" w:sz="0" w:space="0" w:color="auto"/>
        <w:left w:val="none" w:sz="0" w:space="0" w:color="auto"/>
        <w:bottom w:val="none" w:sz="0" w:space="0" w:color="auto"/>
        <w:right w:val="none" w:sz="0" w:space="0" w:color="auto"/>
      </w:divBdr>
    </w:div>
    <w:div w:id="703284836">
      <w:bodyDiv w:val="1"/>
      <w:marLeft w:val="0"/>
      <w:marRight w:val="0"/>
      <w:marTop w:val="0"/>
      <w:marBottom w:val="0"/>
      <w:divBdr>
        <w:top w:val="none" w:sz="0" w:space="0" w:color="auto"/>
        <w:left w:val="none" w:sz="0" w:space="0" w:color="auto"/>
        <w:bottom w:val="none" w:sz="0" w:space="0" w:color="auto"/>
        <w:right w:val="none" w:sz="0" w:space="0" w:color="auto"/>
      </w:divBdr>
    </w:div>
    <w:div w:id="703679437">
      <w:bodyDiv w:val="1"/>
      <w:marLeft w:val="0"/>
      <w:marRight w:val="0"/>
      <w:marTop w:val="0"/>
      <w:marBottom w:val="0"/>
      <w:divBdr>
        <w:top w:val="none" w:sz="0" w:space="0" w:color="auto"/>
        <w:left w:val="none" w:sz="0" w:space="0" w:color="auto"/>
        <w:bottom w:val="none" w:sz="0" w:space="0" w:color="auto"/>
        <w:right w:val="none" w:sz="0" w:space="0" w:color="auto"/>
      </w:divBdr>
    </w:div>
    <w:div w:id="703943150">
      <w:bodyDiv w:val="1"/>
      <w:marLeft w:val="0"/>
      <w:marRight w:val="0"/>
      <w:marTop w:val="0"/>
      <w:marBottom w:val="0"/>
      <w:divBdr>
        <w:top w:val="none" w:sz="0" w:space="0" w:color="auto"/>
        <w:left w:val="none" w:sz="0" w:space="0" w:color="auto"/>
        <w:bottom w:val="none" w:sz="0" w:space="0" w:color="auto"/>
        <w:right w:val="none" w:sz="0" w:space="0" w:color="auto"/>
      </w:divBdr>
    </w:div>
    <w:div w:id="705567588">
      <w:bodyDiv w:val="1"/>
      <w:marLeft w:val="0"/>
      <w:marRight w:val="0"/>
      <w:marTop w:val="0"/>
      <w:marBottom w:val="0"/>
      <w:divBdr>
        <w:top w:val="none" w:sz="0" w:space="0" w:color="auto"/>
        <w:left w:val="none" w:sz="0" w:space="0" w:color="auto"/>
        <w:bottom w:val="none" w:sz="0" w:space="0" w:color="auto"/>
        <w:right w:val="none" w:sz="0" w:space="0" w:color="auto"/>
      </w:divBdr>
    </w:div>
    <w:div w:id="705910445">
      <w:bodyDiv w:val="1"/>
      <w:marLeft w:val="0"/>
      <w:marRight w:val="0"/>
      <w:marTop w:val="0"/>
      <w:marBottom w:val="0"/>
      <w:divBdr>
        <w:top w:val="none" w:sz="0" w:space="0" w:color="auto"/>
        <w:left w:val="none" w:sz="0" w:space="0" w:color="auto"/>
        <w:bottom w:val="none" w:sz="0" w:space="0" w:color="auto"/>
        <w:right w:val="none" w:sz="0" w:space="0" w:color="auto"/>
      </w:divBdr>
    </w:div>
    <w:div w:id="705956803">
      <w:bodyDiv w:val="1"/>
      <w:marLeft w:val="0"/>
      <w:marRight w:val="0"/>
      <w:marTop w:val="0"/>
      <w:marBottom w:val="0"/>
      <w:divBdr>
        <w:top w:val="none" w:sz="0" w:space="0" w:color="auto"/>
        <w:left w:val="none" w:sz="0" w:space="0" w:color="auto"/>
        <w:bottom w:val="none" w:sz="0" w:space="0" w:color="auto"/>
        <w:right w:val="none" w:sz="0" w:space="0" w:color="auto"/>
      </w:divBdr>
    </w:div>
    <w:div w:id="706881223">
      <w:bodyDiv w:val="1"/>
      <w:marLeft w:val="0"/>
      <w:marRight w:val="0"/>
      <w:marTop w:val="0"/>
      <w:marBottom w:val="0"/>
      <w:divBdr>
        <w:top w:val="none" w:sz="0" w:space="0" w:color="auto"/>
        <w:left w:val="none" w:sz="0" w:space="0" w:color="auto"/>
        <w:bottom w:val="none" w:sz="0" w:space="0" w:color="auto"/>
        <w:right w:val="none" w:sz="0" w:space="0" w:color="auto"/>
      </w:divBdr>
    </w:div>
    <w:div w:id="707530566">
      <w:bodyDiv w:val="1"/>
      <w:marLeft w:val="0"/>
      <w:marRight w:val="0"/>
      <w:marTop w:val="0"/>
      <w:marBottom w:val="0"/>
      <w:divBdr>
        <w:top w:val="none" w:sz="0" w:space="0" w:color="auto"/>
        <w:left w:val="none" w:sz="0" w:space="0" w:color="auto"/>
        <w:bottom w:val="none" w:sz="0" w:space="0" w:color="auto"/>
        <w:right w:val="none" w:sz="0" w:space="0" w:color="auto"/>
      </w:divBdr>
    </w:div>
    <w:div w:id="707921971">
      <w:bodyDiv w:val="1"/>
      <w:marLeft w:val="0"/>
      <w:marRight w:val="0"/>
      <w:marTop w:val="0"/>
      <w:marBottom w:val="0"/>
      <w:divBdr>
        <w:top w:val="none" w:sz="0" w:space="0" w:color="auto"/>
        <w:left w:val="none" w:sz="0" w:space="0" w:color="auto"/>
        <w:bottom w:val="none" w:sz="0" w:space="0" w:color="auto"/>
        <w:right w:val="none" w:sz="0" w:space="0" w:color="auto"/>
      </w:divBdr>
    </w:div>
    <w:div w:id="708992550">
      <w:bodyDiv w:val="1"/>
      <w:marLeft w:val="0"/>
      <w:marRight w:val="0"/>
      <w:marTop w:val="0"/>
      <w:marBottom w:val="0"/>
      <w:divBdr>
        <w:top w:val="none" w:sz="0" w:space="0" w:color="auto"/>
        <w:left w:val="none" w:sz="0" w:space="0" w:color="auto"/>
        <w:bottom w:val="none" w:sz="0" w:space="0" w:color="auto"/>
        <w:right w:val="none" w:sz="0" w:space="0" w:color="auto"/>
      </w:divBdr>
    </w:div>
    <w:div w:id="708994271">
      <w:bodyDiv w:val="1"/>
      <w:marLeft w:val="0"/>
      <w:marRight w:val="0"/>
      <w:marTop w:val="0"/>
      <w:marBottom w:val="0"/>
      <w:divBdr>
        <w:top w:val="none" w:sz="0" w:space="0" w:color="auto"/>
        <w:left w:val="none" w:sz="0" w:space="0" w:color="auto"/>
        <w:bottom w:val="none" w:sz="0" w:space="0" w:color="auto"/>
        <w:right w:val="none" w:sz="0" w:space="0" w:color="auto"/>
      </w:divBdr>
    </w:div>
    <w:div w:id="709113681">
      <w:bodyDiv w:val="1"/>
      <w:marLeft w:val="0"/>
      <w:marRight w:val="0"/>
      <w:marTop w:val="0"/>
      <w:marBottom w:val="0"/>
      <w:divBdr>
        <w:top w:val="none" w:sz="0" w:space="0" w:color="auto"/>
        <w:left w:val="none" w:sz="0" w:space="0" w:color="auto"/>
        <w:bottom w:val="none" w:sz="0" w:space="0" w:color="auto"/>
        <w:right w:val="none" w:sz="0" w:space="0" w:color="auto"/>
      </w:divBdr>
    </w:div>
    <w:div w:id="709186167">
      <w:bodyDiv w:val="1"/>
      <w:marLeft w:val="0"/>
      <w:marRight w:val="0"/>
      <w:marTop w:val="0"/>
      <w:marBottom w:val="0"/>
      <w:divBdr>
        <w:top w:val="none" w:sz="0" w:space="0" w:color="auto"/>
        <w:left w:val="none" w:sz="0" w:space="0" w:color="auto"/>
        <w:bottom w:val="none" w:sz="0" w:space="0" w:color="auto"/>
        <w:right w:val="none" w:sz="0" w:space="0" w:color="auto"/>
      </w:divBdr>
    </w:div>
    <w:div w:id="709382374">
      <w:bodyDiv w:val="1"/>
      <w:marLeft w:val="0"/>
      <w:marRight w:val="0"/>
      <w:marTop w:val="0"/>
      <w:marBottom w:val="0"/>
      <w:divBdr>
        <w:top w:val="none" w:sz="0" w:space="0" w:color="auto"/>
        <w:left w:val="none" w:sz="0" w:space="0" w:color="auto"/>
        <w:bottom w:val="none" w:sz="0" w:space="0" w:color="auto"/>
        <w:right w:val="none" w:sz="0" w:space="0" w:color="auto"/>
      </w:divBdr>
    </w:div>
    <w:div w:id="709763324">
      <w:bodyDiv w:val="1"/>
      <w:marLeft w:val="0"/>
      <w:marRight w:val="0"/>
      <w:marTop w:val="0"/>
      <w:marBottom w:val="0"/>
      <w:divBdr>
        <w:top w:val="none" w:sz="0" w:space="0" w:color="auto"/>
        <w:left w:val="none" w:sz="0" w:space="0" w:color="auto"/>
        <w:bottom w:val="none" w:sz="0" w:space="0" w:color="auto"/>
        <w:right w:val="none" w:sz="0" w:space="0" w:color="auto"/>
      </w:divBdr>
    </w:div>
    <w:div w:id="710110592">
      <w:bodyDiv w:val="1"/>
      <w:marLeft w:val="0"/>
      <w:marRight w:val="0"/>
      <w:marTop w:val="0"/>
      <w:marBottom w:val="0"/>
      <w:divBdr>
        <w:top w:val="none" w:sz="0" w:space="0" w:color="auto"/>
        <w:left w:val="none" w:sz="0" w:space="0" w:color="auto"/>
        <w:bottom w:val="none" w:sz="0" w:space="0" w:color="auto"/>
        <w:right w:val="none" w:sz="0" w:space="0" w:color="auto"/>
      </w:divBdr>
    </w:div>
    <w:div w:id="710111386">
      <w:bodyDiv w:val="1"/>
      <w:marLeft w:val="0"/>
      <w:marRight w:val="0"/>
      <w:marTop w:val="0"/>
      <w:marBottom w:val="0"/>
      <w:divBdr>
        <w:top w:val="none" w:sz="0" w:space="0" w:color="auto"/>
        <w:left w:val="none" w:sz="0" w:space="0" w:color="auto"/>
        <w:bottom w:val="none" w:sz="0" w:space="0" w:color="auto"/>
        <w:right w:val="none" w:sz="0" w:space="0" w:color="auto"/>
      </w:divBdr>
    </w:div>
    <w:div w:id="710494388">
      <w:bodyDiv w:val="1"/>
      <w:marLeft w:val="0"/>
      <w:marRight w:val="0"/>
      <w:marTop w:val="0"/>
      <w:marBottom w:val="0"/>
      <w:divBdr>
        <w:top w:val="none" w:sz="0" w:space="0" w:color="auto"/>
        <w:left w:val="none" w:sz="0" w:space="0" w:color="auto"/>
        <w:bottom w:val="none" w:sz="0" w:space="0" w:color="auto"/>
        <w:right w:val="none" w:sz="0" w:space="0" w:color="auto"/>
      </w:divBdr>
    </w:div>
    <w:div w:id="710542618">
      <w:bodyDiv w:val="1"/>
      <w:marLeft w:val="0"/>
      <w:marRight w:val="0"/>
      <w:marTop w:val="0"/>
      <w:marBottom w:val="0"/>
      <w:divBdr>
        <w:top w:val="none" w:sz="0" w:space="0" w:color="auto"/>
        <w:left w:val="none" w:sz="0" w:space="0" w:color="auto"/>
        <w:bottom w:val="none" w:sz="0" w:space="0" w:color="auto"/>
        <w:right w:val="none" w:sz="0" w:space="0" w:color="auto"/>
      </w:divBdr>
    </w:div>
    <w:div w:id="710962799">
      <w:bodyDiv w:val="1"/>
      <w:marLeft w:val="0"/>
      <w:marRight w:val="0"/>
      <w:marTop w:val="0"/>
      <w:marBottom w:val="0"/>
      <w:divBdr>
        <w:top w:val="none" w:sz="0" w:space="0" w:color="auto"/>
        <w:left w:val="none" w:sz="0" w:space="0" w:color="auto"/>
        <w:bottom w:val="none" w:sz="0" w:space="0" w:color="auto"/>
        <w:right w:val="none" w:sz="0" w:space="0" w:color="auto"/>
      </w:divBdr>
    </w:div>
    <w:div w:id="711882506">
      <w:bodyDiv w:val="1"/>
      <w:marLeft w:val="0"/>
      <w:marRight w:val="0"/>
      <w:marTop w:val="0"/>
      <w:marBottom w:val="0"/>
      <w:divBdr>
        <w:top w:val="none" w:sz="0" w:space="0" w:color="auto"/>
        <w:left w:val="none" w:sz="0" w:space="0" w:color="auto"/>
        <w:bottom w:val="none" w:sz="0" w:space="0" w:color="auto"/>
        <w:right w:val="none" w:sz="0" w:space="0" w:color="auto"/>
      </w:divBdr>
    </w:div>
    <w:div w:id="711882621">
      <w:bodyDiv w:val="1"/>
      <w:marLeft w:val="0"/>
      <w:marRight w:val="0"/>
      <w:marTop w:val="0"/>
      <w:marBottom w:val="0"/>
      <w:divBdr>
        <w:top w:val="none" w:sz="0" w:space="0" w:color="auto"/>
        <w:left w:val="none" w:sz="0" w:space="0" w:color="auto"/>
        <w:bottom w:val="none" w:sz="0" w:space="0" w:color="auto"/>
        <w:right w:val="none" w:sz="0" w:space="0" w:color="auto"/>
      </w:divBdr>
    </w:div>
    <w:div w:id="711928506">
      <w:bodyDiv w:val="1"/>
      <w:marLeft w:val="0"/>
      <w:marRight w:val="0"/>
      <w:marTop w:val="0"/>
      <w:marBottom w:val="0"/>
      <w:divBdr>
        <w:top w:val="none" w:sz="0" w:space="0" w:color="auto"/>
        <w:left w:val="none" w:sz="0" w:space="0" w:color="auto"/>
        <w:bottom w:val="none" w:sz="0" w:space="0" w:color="auto"/>
        <w:right w:val="none" w:sz="0" w:space="0" w:color="auto"/>
      </w:divBdr>
    </w:div>
    <w:div w:id="712387596">
      <w:bodyDiv w:val="1"/>
      <w:marLeft w:val="0"/>
      <w:marRight w:val="0"/>
      <w:marTop w:val="0"/>
      <w:marBottom w:val="0"/>
      <w:divBdr>
        <w:top w:val="none" w:sz="0" w:space="0" w:color="auto"/>
        <w:left w:val="none" w:sz="0" w:space="0" w:color="auto"/>
        <w:bottom w:val="none" w:sz="0" w:space="0" w:color="auto"/>
        <w:right w:val="none" w:sz="0" w:space="0" w:color="auto"/>
      </w:divBdr>
    </w:div>
    <w:div w:id="712458460">
      <w:bodyDiv w:val="1"/>
      <w:marLeft w:val="0"/>
      <w:marRight w:val="0"/>
      <w:marTop w:val="0"/>
      <w:marBottom w:val="0"/>
      <w:divBdr>
        <w:top w:val="none" w:sz="0" w:space="0" w:color="auto"/>
        <w:left w:val="none" w:sz="0" w:space="0" w:color="auto"/>
        <w:bottom w:val="none" w:sz="0" w:space="0" w:color="auto"/>
        <w:right w:val="none" w:sz="0" w:space="0" w:color="auto"/>
      </w:divBdr>
    </w:div>
    <w:div w:id="713772627">
      <w:bodyDiv w:val="1"/>
      <w:marLeft w:val="0"/>
      <w:marRight w:val="0"/>
      <w:marTop w:val="0"/>
      <w:marBottom w:val="0"/>
      <w:divBdr>
        <w:top w:val="none" w:sz="0" w:space="0" w:color="auto"/>
        <w:left w:val="none" w:sz="0" w:space="0" w:color="auto"/>
        <w:bottom w:val="none" w:sz="0" w:space="0" w:color="auto"/>
        <w:right w:val="none" w:sz="0" w:space="0" w:color="auto"/>
      </w:divBdr>
    </w:div>
    <w:div w:id="713848945">
      <w:bodyDiv w:val="1"/>
      <w:marLeft w:val="0"/>
      <w:marRight w:val="0"/>
      <w:marTop w:val="0"/>
      <w:marBottom w:val="0"/>
      <w:divBdr>
        <w:top w:val="none" w:sz="0" w:space="0" w:color="auto"/>
        <w:left w:val="none" w:sz="0" w:space="0" w:color="auto"/>
        <w:bottom w:val="none" w:sz="0" w:space="0" w:color="auto"/>
        <w:right w:val="none" w:sz="0" w:space="0" w:color="auto"/>
      </w:divBdr>
    </w:div>
    <w:div w:id="714088330">
      <w:bodyDiv w:val="1"/>
      <w:marLeft w:val="0"/>
      <w:marRight w:val="0"/>
      <w:marTop w:val="0"/>
      <w:marBottom w:val="0"/>
      <w:divBdr>
        <w:top w:val="none" w:sz="0" w:space="0" w:color="auto"/>
        <w:left w:val="none" w:sz="0" w:space="0" w:color="auto"/>
        <w:bottom w:val="none" w:sz="0" w:space="0" w:color="auto"/>
        <w:right w:val="none" w:sz="0" w:space="0" w:color="auto"/>
      </w:divBdr>
    </w:div>
    <w:div w:id="714231339">
      <w:bodyDiv w:val="1"/>
      <w:marLeft w:val="0"/>
      <w:marRight w:val="0"/>
      <w:marTop w:val="0"/>
      <w:marBottom w:val="0"/>
      <w:divBdr>
        <w:top w:val="none" w:sz="0" w:space="0" w:color="auto"/>
        <w:left w:val="none" w:sz="0" w:space="0" w:color="auto"/>
        <w:bottom w:val="none" w:sz="0" w:space="0" w:color="auto"/>
        <w:right w:val="none" w:sz="0" w:space="0" w:color="auto"/>
      </w:divBdr>
    </w:div>
    <w:div w:id="714358075">
      <w:bodyDiv w:val="1"/>
      <w:marLeft w:val="0"/>
      <w:marRight w:val="0"/>
      <w:marTop w:val="0"/>
      <w:marBottom w:val="0"/>
      <w:divBdr>
        <w:top w:val="none" w:sz="0" w:space="0" w:color="auto"/>
        <w:left w:val="none" w:sz="0" w:space="0" w:color="auto"/>
        <w:bottom w:val="none" w:sz="0" w:space="0" w:color="auto"/>
        <w:right w:val="none" w:sz="0" w:space="0" w:color="auto"/>
      </w:divBdr>
    </w:div>
    <w:div w:id="714502927">
      <w:bodyDiv w:val="1"/>
      <w:marLeft w:val="0"/>
      <w:marRight w:val="0"/>
      <w:marTop w:val="0"/>
      <w:marBottom w:val="0"/>
      <w:divBdr>
        <w:top w:val="none" w:sz="0" w:space="0" w:color="auto"/>
        <w:left w:val="none" w:sz="0" w:space="0" w:color="auto"/>
        <w:bottom w:val="none" w:sz="0" w:space="0" w:color="auto"/>
        <w:right w:val="none" w:sz="0" w:space="0" w:color="auto"/>
      </w:divBdr>
    </w:div>
    <w:div w:id="714744104">
      <w:bodyDiv w:val="1"/>
      <w:marLeft w:val="0"/>
      <w:marRight w:val="0"/>
      <w:marTop w:val="0"/>
      <w:marBottom w:val="0"/>
      <w:divBdr>
        <w:top w:val="none" w:sz="0" w:space="0" w:color="auto"/>
        <w:left w:val="none" w:sz="0" w:space="0" w:color="auto"/>
        <w:bottom w:val="none" w:sz="0" w:space="0" w:color="auto"/>
        <w:right w:val="none" w:sz="0" w:space="0" w:color="auto"/>
      </w:divBdr>
    </w:div>
    <w:div w:id="714935304">
      <w:bodyDiv w:val="1"/>
      <w:marLeft w:val="0"/>
      <w:marRight w:val="0"/>
      <w:marTop w:val="0"/>
      <w:marBottom w:val="0"/>
      <w:divBdr>
        <w:top w:val="none" w:sz="0" w:space="0" w:color="auto"/>
        <w:left w:val="none" w:sz="0" w:space="0" w:color="auto"/>
        <w:bottom w:val="none" w:sz="0" w:space="0" w:color="auto"/>
        <w:right w:val="none" w:sz="0" w:space="0" w:color="auto"/>
      </w:divBdr>
    </w:div>
    <w:div w:id="714936177">
      <w:bodyDiv w:val="1"/>
      <w:marLeft w:val="0"/>
      <w:marRight w:val="0"/>
      <w:marTop w:val="0"/>
      <w:marBottom w:val="0"/>
      <w:divBdr>
        <w:top w:val="none" w:sz="0" w:space="0" w:color="auto"/>
        <w:left w:val="none" w:sz="0" w:space="0" w:color="auto"/>
        <w:bottom w:val="none" w:sz="0" w:space="0" w:color="auto"/>
        <w:right w:val="none" w:sz="0" w:space="0" w:color="auto"/>
      </w:divBdr>
    </w:div>
    <w:div w:id="715272888">
      <w:bodyDiv w:val="1"/>
      <w:marLeft w:val="0"/>
      <w:marRight w:val="0"/>
      <w:marTop w:val="0"/>
      <w:marBottom w:val="0"/>
      <w:divBdr>
        <w:top w:val="none" w:sz="0" w:space="0" w:color="auto"/>
        <w:left w:val="none" w:sz="0" w:space="0" w:color="auto"/>
        <w:bottom w:val="none" w:sz="0" w:space="0" w:color="auto"/>
        <w:right w:val="none" w:sz="0" w:space="0" w:color="auto"/>
      </w:divBdr>
    </w:div>
    <w:div w:id="715542381">
      <w:bodyDiv w:val="1"/>
      <w:marLeft w:val="0"/>
      <w:marRight w:val="0"/>
      <w:marTop w:val="0"/>
      <w:marBottom w:val="0"/>
      <w:divBdr>
        <w:top w:val="none" w:sz="0" w:space="0" w:color="auto"/>
        <w:left w:val="none" w:sz="0" w:space="0" w:color="auto"/>
        <w:bottom w:val="none" w:sz="0" w:space="0" w:color="auto"/>
        <w:right w:val="none" w:sz="0" w:space="0" w:color="auto"/>
      </w:divBdr>
    </w:div>
    <w:div w:id="715544433">
      <w:bodyDiv w:val="1"/>
      <w:marLeft w:val="0"/>
      <w:marRight w:val="0"/>
      <w:marTop w:val="0"/>
      <w:marBottom w:val="0"/>
      <w:divBdr>
        <w:top w:val="none" w:sz="0" w:space="0" w:color="auto"/>
        <w:left w:val="none" w:sz="0" w:space="0" w:color="auto"/>
        <w:bottom w:val="none" w:sz="0" w:space="0" w:color="auto"/>
        <w:right w:val="none" w:sz="0" w:space="0" w:color="auto"/>
      </w:divBdr>
    </w:div>
    <w:div w:id="716199200">
      <w:bodyDiv w:val="1"/>
      <w:marLeft w:val="0"/>
      <w:marRight w:val="0"/>
      <w:marTop w:val="0"/>
      <w:marBottom w:val="0"/>
      <w:divBdr>
        <w:top w:val="none" w:sz="0" w:space="0" w:color="auto"/>
        <w:left w:val="none" w:sz="0" w:space="0" w:color="auto"/>
        <w:bottom w:val="none" w:sz="0" w:space="0" w:color="auto"/>
        <w:right w:val="none" w:sz="0" w:space="0" w:color="auto"/>
      </w:divBdr>
    </w:div>
    <w:div w:id="716321248">
      <w:bodyDiv w:val="1"/>
      <w:marLeft w:val="0"/>
      <w:marRight w:val="0"/>
      <w:marTop w:val="0"/>
      <w:marBottom w:val="0"/>
      <w:divBdr>
        <w:top w:val="none" w:sz="0" w:space="0" w:color="auto"/>
        <w:left w:val="none" w:sz="0" w:space="0" w:color="auto"/>
        <w:bottom w:val="none" w:sz="0" w:space="0" w:color="auto"/>
        <w:right w:val="none" w:sz="0" w:space="0" w:color="auto"/>
      </w:divBdr>
    </w:div>
    <w:div w:id="717049272">
      <w:bodyDiv w:val="1"/>
      <w:marLeft w:val="0"/>
      <w:marRight w:val="0"/>
      <w:marTop w:val="0"/>
      <w:marBottom w:val="0"/>
      <w:divBdr>
        <w:top w:val="none" w:sz="0" w:space="0" w:color="auto"/>
        <w:left w:val="none" w:sz="0" w:space="0" w:color="auto"/>
        <w:bottom w:val="none" w:sz="0" w:space="0" w:color="auto"/>
        <w:right w:val="none" w:sz="0" w:space="0" w:color="auto"/>
      </w:divBdr>
    </w:div>
    <w:div w:id="717167531">
      <w:bodyDiv w:val="1"/>
      <w:marLeft w:val="0"/>
      <w:marRight w:val="0"/>
      <w:marTop w:val="0"/>
      <w:marBottom w:val="0"/>
      <w:divBdr>
        <w:top w:val="none" w:sz="0" w:space="0" w:color="auto"/>
        <w:left w:val="none" w:sz="0" w:space="0" w:color="auto"/>
        <w:bottom w:val="none" w:sz="0" w:space="0" w:color="auto"/>
        <w:right w:val="none" w:sz="0" w:space="0" w:color="auto"/>
      </w:divBdr>
    </w:div>
    <w:div w:id="717633343">
      <w:bodyDiv w:val="1"/>
      <w:marLeft w:val="0"/>
      <w:marRight w:val="0"/>
      <w:marTop w:val="0"/>
      <w:marBottom w:val="0"/>
      <w:divBdr>
        <w:top w:val="none" w:sz="0" w:space="0" w:color="auto"/>
        <w:left w:val="none" w:sz="0" w:space="0" w:color="auto"/>
        <w:bottom w:val="none" w:sz="0" w:space="0" w:color="auto"/>
        <w:right w:val="none" w:sz="0" w:space="0" w:color="auto"/>
      </w:divBdr>
    </w:div>
    <w:div w:id="717899414">
      <w:bodyDiv w:val="1"/>
      <w:marLeft w:val="0"/>
      <w:marRight w:val="0"/>
      <w:marTop w:val="0"/>
      <w:marBottom w:val="0"/>
      <w:divBdr>
        <w:top w:val="none" w:sz="0" w:space="0" w:color="auto"/>
        <w:left w:val="none" w:sz="0" w:space="0" w:color="auto"/>
        <w:bottom w:val="none" w:sz="0" w:space="0" w:color="auto"/>
        <w:right w:val="none" w:sz="0" w:space="0" w:color="auto"/>
      </w:divBdr>
    </w:div>
    <w:div w:id="718014611">
      <w:bodyDiv w:val="1"/>
      <w:marLeft w:val="0"/>
      <w:marRight w:val="0"/>
      <w:marTop w:val="0"/>
      <w:marBottom w:val="0"/>
      <w:divBdr>
        <w:top w:val="none" w:sz="0" w:space="0" w:color="auto"/>
        <w:left w:val="none" w:sz="0" w:space="0" w:color="auto"/>
        <w:bottom w:val="none" w:sz="0" w:space="0" w:color="auto"/>
        <w:right w:val="none" w:sz="0" w:space="0" w:color="auto"/>
      </w:divBdr>
    </w:div>
    <w:div w:id="718091787">
      <w:bodyDiv w:val="1"/>
      <w:marLeft w:val="0"/>
      <w:marRight w:val="0"/>
      <w:marTop w:val="0"/>
      <w:marBottom w:val="0"/>
      <w:divBdr>
        <w:top w:val="none" w:sz="0" w:space="0" w:color="auto"/>
        <w:left w:val="none" w:sz="0" w:space="0" w:color="auto"/>
        <w:bottom w:val="none" w:sz="0" w:space="0" w:color="auto"/>
        <w:right w:val="none" w:sz="0" w:space="0" w:color="auto"/>
      </w:divBdr>
    </w:div>
    <w:div w:id="718478665">
      <w:bodyDiv w:val="1"/>
      <w:marLeft w:val="0"/>
      <w:marRight w:val="0"/>
      <w:marTop w:val="0"/>
      <w:marBottom w:val="0"/>
      <w:divBdr>
        <w:top w:val="none" w:sz="0" w:space="0" w:color="auto"/>
        <w:left w:val="none" w:sz="0" w:space="0" w:color="auto"/>
        <w:bottom w:val="none" w:sz="0" w:space="0" w:color="auto"/>
        <w:right w:val="none" w:sz="0" w:space="0" w:color="auto"/>
      </w:divBdr>
    </w:div>
    <w:div w:id="719092080">
      <w:bodyDiv w:val="1"/>
      <w:marLeft w:val="0"/>
      <w:marRight w:val="0"/>
      <w:marTop w:val="0"/>
      <w:marBottom w:val="0"/>
      <w:divBdr>
        <w:top w:val="none" w:sz="0" w:space="0" w:color="auto"/>
        <w:left w:val="none" w:sz="0" w:space="0" w:color="auto"/>
        <w:bottom w:val="none" w:sz="0" w:space="0" w:color="auto"/>
        <w:right w:val="none" w:sz="0" w:space="0" w:color="auto"/>
      </w:divBdr>
    </w:div>
    <w:div w:id="719130964">
      <w:bodyDiv w:val="1"/>
      <w:marLeft w:val="0"/>
      <w:marRight w:val="0"/>
      <w:marTop w:val="0"/>
      <w:marBottom w:val="0"/>
      <w:divBdr>
        <w:top w:val="none" w:sz="0" w:space="0" w:color="auto"/>
        <w:left w:val="none" w:sz="0" w:space="0" w:color="auto"/>
        <w:bottom w:val="none" w:sz="0" w:space="0" w:color="auto"/>
        <w:right w:val="none" w:sz="0" w:space="0" w:color="auto"/>
      </w:divBdr>
    </w:div>
    <w:div w:id="719285665">
      <w:bodyDiv w:val="1"/>
      <w:marLeft w:val="0"/>
      <w:marRight w:val="0"/>
      <w:marTop w:val="0"/>
      <w:marBottom w:val="0"/>
      <w:divBdr>
        <w:top w:val="none" w:sz="0" w:space="0" w:color="auto"/>
        <w:left w:val="none" w:sz="0" w:space="0" w:color="auto"/>
        <w:bottom w:val="none" w:sz="0" w:space="0" w:color="auto"/>
        <w:right w:val="none" w:sz="0" w:space="0" w:color="auto"/>
      </w:divBdr>
    </w:div>
    <w:div w:id="720130584">
      <w:bodyDiv w:val="1"/>
      <w:marLeft w:val="0"/>
      <w:marRight w:val="0"/>
      <w:marTop w:val="0"/>
      <w:marBottom w:val="0"/>
      <w:divBdr>
        <w:top w:val="none" w:sz="0" w:space="0" w:color="auto"/>
        <w:left w:val="none" w:sz="0" w:space="0" w:color="auto"/>
        <w:bottom w:val="none" w:sz="0" w:space="0" w:color="auto"/>
        <w:right w:val="none" w:sz="0" w:space="0" w:color="auto"/>
      </w:divBdr>
    </w:div>
    <w:div w:id="720442815">
      <w:bodyDiv w:val="1"/>
      <w:marLeft w:val="0"/>
      <w:marRight w:val="0"/>
      <w:marTop w:val="0"/>
      <w:marBottom w:val="0"/>
      <w:divBdr>
        <w:top w:val="none" w:sz="0" w:space="0" w:color="auto"/>
        <w:left w:val="none" w:sz="0" w:space="0" w:color="auto"/>
        <w:bottom w:val="none" w:sz="0" w:space="0" w:color="auto"/>
        <w:right w:val="none" w:sz="0" w:space="0" w:color="auto"/>
      </w:divBdr>
    </w:div>
    <w:div w:id="720635590">
      <w:bodyDiv w:val="1"/>
      <w:marLeft w:val="0"/>
      <w:marRight w:val="0"/>
      <w:marTop w:val="0"/>
      <w:marBottom w:val="0"/>
      <w:divBdr>
        <w:top w:val="none" w:sz="0" w:space="0" w:color="auto"/>
        <w:left w:val="none" w:sz="0" w:space="0" w:color="auto"/>
        <w:bottom w:val="none" w:sz="0" w:space="0" w:color="auto"/>
        <w:right w:val="none" w:sz="0" w:space="0" w:color="auto"/>
      </w:divBdr>
    </w:div>
    <w:div w:id="721056348">
      <w:bodyDiv w:val="1"/>
      <w:marLeft w:val="0"/>
      <w:marRight w:val="0"/>
      <w:marTop w:val="0"/>
      <w:marBottom w:val="0"/>
      <w:divBdr>
        <w:top w:val="none" w:sz="0" w:space="0" w:color="auto"/>
        <w:left w:val="none" w:sz="0" w:space="0" w:color="auto"/>
        <w:bottom w:val="none" w:sz="0" w:space="0" w:color="auto"/>
        <w:right w:val="none" w:sz="0" w:space="0" w:color="auto"/>
      </w:divBdr>
    </w:div>
    <w:div w:id="721252720">
      <w:bodyDiv w:val="1"/>
      <w:marLeft w:val="0"/>
      <w:marRight w:val="0"/>
      <w:marTop w:val="0"/>
      <w:marBottom w:val="0"/>
      <w:divBdr>
        <w:top w:val="none" w:sz="0" w:space="0" w:color="auto"/>
        <w:left w:val="none" w:sz="0" w:space="0" w:color="auto"/>
        <w:bottom w:val="none" w:sz="0" w:space="0" w:color="auto"/>
        <w:right w:val="none" w:sz="0" w:space="0" w:color="auto"/>
      </w:divBdr>
    </w:div>
    <w:div w:id="721829333">
      <w:bodyDiv w:val="1"/>
      <w:marLeft w:val="0"/>
      <w:marRight w:val="0"/>
      <w:marTop w:val="0"/>
      <w:marBottom w:val="0"/>
      <w:divBdr>
        <w:top w:val="none" w:sz="0" w:space="0" w:color="auto"/>
        <w:left w:val="none" w:sz="0" w:space="0" w:color="auto"/>
        <w:bottom w:val="none" w:sz="0" w:space="0" w:color="auto"/>
        <w:right w:val="none" w:sz="0" w:space="0" w:color="auto"/>
      </w:divBdr>
    </w:div>
    <w:div w:id="722868611">
      <w:bodyDiv w:val="1"/>
      <w:marLeft w:val="0"/>
      <w:marRight w:val="0"/>
      <w:marTop w:val="0"/>
      <w:marBottom w:val="0"/>
      <w:divBdr>
        <w:top w:val="none" w:sz="0" w:space="0" w:color="auto"/>
        <w:left w:val="none" w:sz="0" w:space="0" w:color="auto"/>
        <w:bottom w:val="none" w:sz="0" w:space="0" w:color="auto"/>
        <w:right w:val="none" w:sz="0" w:space="0" w:color="auto"/>
      </w:divBdr>
    </w:div>
    <w:div w:id="723144234">
      <w:bodyDiv w:val="1"/>
      <w:marLeft w:val="0"/>
      <w:marRight w:val="0"/>
      <w:marTop w:val="0"/>
      <w:marBottom w:val="0"/>
      <w:divBdr>
        <w:top w:val="none" w:sz="0" w:space="0" w:color="auto"/>
        <w:left w:val="none" w:sz="0" w:space="0" w:color="auto"/>
        <w:bottom w:val="none" w:sz="0" w:space="0" w:color="auto"/>
        <w:right w:val="none" w:sz="0" w:space="0" w:color="auto"/>
      </w:divBdr>
    </w:div>
    <w:div w:id="723262022">
      <w:bodyDiv w:val="1"/>
      <w:marLeft w:val="0"/>
      <w:marRight w:val="0"/>
      <w:marTop w:val="0"/>
      <w:marBottom w:val="0"/>
      <w:divBdr>
        <w:top w:val="none" w:sz="0" w:space="0" w:color="auto"/>
        <w:left w:val="none" w:sz="0" w:space="0" w:color="auto"/>
        <w:bottom w:val="none" w:sz="0" w:space="0" w:color="auto"/>
        <w:right w:val="none" w:sz="0" w:space="0" w:color="auto"/>
      </w:divBdr>
    </w:div>
    <w:div w:id="723333047">
      <w:bodyDiv w:val="1"/>
      <w:marLeft w:val="0"/>
      <w:marRight w:val="0"/>
      <w:marTop w:val="0"/>
      <w:marBottom w:val="0"/>
      <w:divBdr>
        <w:top w:val="none" w:sz="0" w:space="0" w:color="auto"/>
        <w:left w:val="none" w:sz="0" w:space="0" w:color="auto"/>
        <w:bottom w:val="none" w:sz="0" w:space="0" w:color="auto"/>
        <w:right w:val="none" w:sz="0" w:space="0" w:color="auto"/>
      </w:divBdr>
    </w:div>
    <w:div w:id="723649544">
      <w:bodyDiv w:val="1"/>
      <w:marLeft w:val="0"/>
      <w:marRight w:val="0"/>
      <w:marTop w:val="0"/>
      <w:marBottom w:val="0"/>
      <w:divBdr>
        <w:top w:val="none" w:sz="0" w:space="0" w:color="auto"/>
        <w:left w:val="none" w:sz="0" w:space="0" w:color="auto"/>
        <w:bottom w:val="none" w:sz="0" w:space="0" w:color="auto"/>
        <w:right w:val="none" w:sz="0" w:space="0" w:color="auto"/>
      </w:divBdr>
    </w:div>
    <w:div w:id="723720558">
      <w:bodyDiv w:val="1"/>
      <w:marLeft w:val="0"/>
      <w:marRight w:val="0"/>
      <w:marTop w:val="0"/>
      <w:marBottom w:val="0"/>
      <w:divBdr>
        <w:top w:val="none" w:sz="0" w:space="0" w:color="auto"/>
        <w:left w:val="none" w:sz="0" w:space="0" w:color="auto"/>
        <w:bottom w:val="none" w:sz="0" w:space="0" w:color="auto"/>
        <w:right w:val="none" w:sz="0" w:space="0" w:color="auto"/>
      </w:divBdr>
    </w:div>
    <w:div w:id="724573892">
      <w:bodyDiv w:val="1"/>
      <w:marLeft w:val="0"/>
      <w:marRight w:val="0"/>
      <w:marTop w:val="0"/>
      <w:marBottom w:val="0"/>
      <w:divBdr>
        <w:top w:val="none" w:sz="0" w:space="0" w:color="auto"/>
        <w:left w:val="none" w:sz="0" w:space="0" w:color="auto"/>
        <w:bottom w:val="none" w:sz="0" w:space="0" w:color="auto"/>
        <w:right w:val="none" w:sz="0" w:space="0" w:color="auto"/>
      </w:divBdr>
    </w:div>
    <w:div w:id="724912538">
      <w:bodyDiv w:val="1"/>
      <w:marLeft w:val="0"/>
      <w:marRight w:val="0"/>
      <w:marTop w:val="0"/>
      <w:marBottom w:val="0"/>
      <w:divBdr>
        <w:top w:val="none" w:sz="0" w:space="0" w:color="auto"/>
        <w:left w:val="none" w:sz="0" w:space="0" w:color="auto"/>
        <w:bottom w:val="none" w:sz="0" w:space="0" w:color="auto"/>
        <w:right w:val="none" w:sz="0" w:space="0" w:color="auto"/>
      </w:divBdr>
    </w:div>
    <w:div w:id="725301036">
      <w:bodyDiv w:val="1"/>
      <w:marLeft w:val="0"/>
      <w:marRight w:val="0"/>
      <w:marTop w:val="0"/>
      <w:marBottom w:val="0"/>
      <w:divBdr>
        <w:top w:val="none" w:sz="0" w:space="0" w:color="auto"/>
        <w:left w:val="none" w:sz="0" w:space="0" w:color="auto"/>
        <w:bottom w:val="none" w:sz="0" w:space="0" w:color="auto"/>
        <w:right w:val="none" w:sz="0" w:space="0" w:color="auto"/>
      </w:divBdr>
    </w:div>
    <w:div w:id="725683079">
      <w:bodyDiv w:val="1"/>
      <w:marLeft w:val="0"/>
      <w:marRight w:val="0"/>
      <w:marTop w:val="0"/>
      <w:marBottom w:val="0"/>
      <w:divBdr>
        <w:top w:val="none" w:sz="0" w:space="0" w:color="auto"/>
        <w:left w:val="none" w:sz="0" w:space="0" w:color="auto"/>
        <w:bottom w:val="none" w:sz="0" w:space="0" w:color="auto"/>
        <w:right w:val="none" w:sz="0" w:space="0" w:color="auto"/>
      </w:divBdr>
    </w:div>
    <w:div w:id="725880831">
      <w:bodyDiv w:val="1"/>
      <w:marLeft w:val="0"/>
      <w:marRight w:val="0"/>
      <w:marTop w:val="0"/>
      <w:marBottom w:val="0"/>
      <w:divBdr>
        <w:top w:val="none" w:sz="0" w:space="0" w:color="auto"/>
        <w:left w:val="none" w:sz="0" w:space="0" w:color="auto"/>
        <w:bottom w:val="none" w:sz="0" w:space="0" w:color="auto"/>
        <w:right w:val="none" w:sz="0" w:space="0" w:color="auto"/>
      </w:divBdr>
    </w:div>
    <w:div w:id="726419132">
      <w:bodyDiv w:val="1"/>
      <w:marLeft w:val="0"/>
      <w:marRight w:val="0"/>
      <w:marTop w:val="0"/>
      <w:marBottom w:val="0"/>
      <w:divBdr>
        <w:top w:val="none" w:sz="0" w:space="0" w:color="auto"/>
        <w:left w:val="none" w:sz="0" w:space="0" w:color="auto"/>
        <w:bottom w:val="none" w:sz="0" w:space="0" w:color="auto"/>
        <w:right w:val="none" w:sz="0" w:space="0" w:color="auto"/>
      </w:divBdr>
    </w:div>
    <w:div w:id="728191194">
      <w:bodyDiv w:val="1"/>
      <w:marLeft w:val="0"/>
      <w:marRight w:val="0"/>
      <w:marTop w:val="0"/>
      <w:marBottom w:val="0"/>
      <w:divBdr>
        <w:top w:val="none" w:sz="0" w:space="0" w:color="auto"/>
        <w:left w:val="none" w:sz="0" w:space="0" w:color="auto"/>
        <w:bottom w:val="none" w:sz="0" w:space="0" w:color="auto"/>
        <w:right w:val="none" w:sz="0" w:space="0" w:color="auto"/>
      </w:divBdr>
    </w:div>
    <w:div w:id="728694923">
      <w:bodyDiv w:val="1"/>
      <w:marLeft w:val="0"/>
      <w:marRight w:val="0"/>
      <w:marTop w:val="0"/>
      <w:marBottom w:val="0"/>
      <w:divBdr>
        <w:top w:val="none" w:sz="0" w:space="0" w:color="auto"/>
        <w:left w:val="none" w:sz="0" w:space="0" w:color="auto"/>
        <w:bottom w:val="none" w:sz="0" w:space="0" w:color="auto"/>
        <w:right w:val="none" w:sz="0" w:space="0" w:color="auto"/>
      </w:divBdr>
    </w:div>
    <w:div w:id="728722189">
      <w:bodyDiv w:val="1"/>
      <w:marLeft w:val="0"/>
      <w:marRight w:val="0"/>
      <w:marTop w:val="0"/>
      <w:marBottom w:val="0"/>
      <w:divBdr>
        <w:top w:val="none" w:sz="0" w:space="0" w:color="auto"/>
        <w:left w:val="none" w:sz="0" w:space="0" w:color="auto"/>
        <w:bottom w:val="none" w:sz="0" w:space="0" w:color="auto"/>
        <w:right w:val="none" w:sz="0" w:space="0" w:color="auto"/>
      </w:divBdr>
    </w:div>
    <w:div w:id="729498214">
      <w:bodyDiv w:val="1"/>
      <w:marLeft w:val="0"/>
      <w:marRight w:val="0"/>
      <w:marTop w:val="0"/>
      <w:marBottom w:val="0"/>
      <w:divBdr>
        <w:top w:val="none" w:sz="0" w:space="0" w:color="auto"/>
        <w:left w:val="none" w:sz="0" w:space="0" w:color="auto"/>
        <w:bottom w:val="none" w:sz="0" w:space="0" w:color="auto"/>
        <w:right w:val="none" w:sz="0" w:space="0" w:color="auto"/>
      </w:divBdr>
    </w:div>
    <w:div w:id="729966182">
      <w:bodyDiv w:val="1"/>
      <w:marLeft w:val="0"/>
      <w:marRight w:val="0"/>
      <w:marTop w:val="0"/>
      <w:marBottom w:val="0"/>
      <w:divBdr>
        <w:top w:val="none" w:sz="0" w:space="0" w:color="auto"/>
        <w:left w:val="none" w:sz="0" w:space="0" w:color="auto"/>
        <w:bottom w:val="none" w:sz="0" w:space="0" w:color="auto"/>
        <w:right w:val="none" w:sz="0" w:space="0" w:color="auto"/>
      </w:divBdr>
    </w:div>
    <w:div w:id="730733286">
      <w:bodyDiv w:val="1"/>
      <w:marLeft w:val="0"/>
      <w:marRight w:val="0"/>
      <w:marTop w:val="0"/>
      <w:marBottom w:val="0"/>
      <w:divBdr>
        <w:top w:val="none" w:sz="0" w:space="0" w:color="auto"/>
        <w:left w:val="none" w:sz="0" w:space="0" w:color="auto"/>
        <w:bottom w:val="none" w:sz="0" w:space="0" w:color="auto"/>
        <w:right w:val="none" w:sz="0" w:space="0" w:color="auto"/>
      </w:divBdr>
    </w:div>
    <w:div w:id="731465349">
      <w:bodyDiv w:val="1"/>
      <w:marLeft w:val="0"/>
      <w:marRight w:val="0"/>
      <w:marTop w:val="0"/>
      <w:marBottom w:val="0"/>
      <w:divBdr>
        <w:top w:val="none" w:sz="0" w:space="0" w:color="auto"/>
        <w:left w:val="none" w:sz="0" w:space="0" w:color="auto"/>
        <w:bottom w:val="none" w:sz="0" w:space="0" w:color="auto"/>
        <w:right w:val="none" w:sz="0" w:space="0" w:color="auto"/>
      </w:divBdr>
    </w:div>
    <w:div w:id="731581692">
      <w:bodyDiv w:val="1"/>
      <w:marLeft w:val="0"/>
      <w:marRight w:val="0"/>
      <w:marTop w:val="0"/>
      <w:marBottom w:val="0"/>
      <w:divBdr>
        <w:top w:val="none" w:sz="0" w:space="0" w:color="auto"/>
        <w:left w:val="none" w:sz="0" w:space="0" w:color="auto"/>
        <w:bottom w:val="none" w:sz="0" w:space="0" w:color="auto"/>
        <w:right w:val="none" w:sz="0" w:space="0" w:color="auto"/>
      </w:divBdr>
    </w:div>
    <w:div w:id="731584421">
      <w:bodyDiv w:val="1"/>
      <w:marLeft w:val="0"/>
      <w:marRight w:val="0"/>
      <w:marTop w:val="0"/>
      <w:marBottom w:val="0"/>
      <w:divBdr>
        <w:top w:val="none" w:sz="0" w:space="0" w:color="auto"/>
        <w:left w:val="none" w:sz="0" w:space="0" w:color="auto"/>
        <w:bottom w:val="none" w:sz="0" w:space="0" w:color="auto"/>
        <w:right w:val="none" w:sz="0" w:space="0" w:color="auto"/>
      </w:divBdr>
    </w:div>
    <w:div w:id="731780801">
      <w:bodyDiv w:val="1"/>
      <w:marLeft w:val="0"/>
      <w:marRight w:val="0"/>
      <w:marTop w:val="0"/>
      <w:marBottom w:val="0"/>
      <w:divBdr>
        <w:top w:val="none" w:sz="0" w:space="0" w:color="auto"/>
        <w:left w:val="none" w:sz="0" w:space="0" w:color="auto"/>
        <w:bottom w:val="none" w:sz="0" w:space="0" w:color="auto"/>
        <w:right w:val="none" w:sz="0" w:space="0" w:color="auto"/>
      </w:divBdr>
    </w:div>
    <w:div w:id="732122993">
      <w:bodyDiv w:val="1"/>
      <w:marLeft w:val="0"/>
      <w:marRight w:val="0"/>
      <w:marTop w:val="0"/>
      <w:marBottom w:val="0"/>
      <w:divBdr>
        <w:top w:val="none" w:sz="0" w:space="0" w:color="auto"/>
        <w:left w:val="none" w:sz="0" w:space="0" w:color="auto"/>
        <w:bottom w:val="none" w:sz="0" w:space="0" w:color="auto"/>
        <w:right w:val="none" w:sz="0" w:space="0" w:color="auto"/>
      </w:divBdr>
    </w:div>
    <w:div w:id="732124643">
      <w:bodyDiv w:val="1"/>
      <w:marLeft w:val="0"/>
      <w:marRight w:val="0"/>
      <w:marTop w:val="0"/>
      <w:marBottom w:val="0"/>
      <w:divBdr>
        <w:top w:val="none" w:sz="0" w:space="0" w:color="auto"/>
        <w:left w:val="none" w:sz="0" w:space="0" w:color="auto"/>
        <w:bottom w:val="none" w:sz="0" w:space="0" w:color="auto"/>
        <w:right w:val="none" w:sz="0" w:space="0" w:color="auto"/>
      </w:divBdr>
    </w:div>
    <w:div w:id="732243408">
      <w:bodyDiv w:val="1"/>
      <w:marLeft w:val="0"/>
      <w:marRight w:val="0"/>
      <w:marTop w:val="0"/>
      <w:marBottom w:val="0"/>
      <w:divBdr>
        <w:top w:val="none" w:sz="0" w:space="0" w:color="auto"/>
        <w:left w:val="none" w:sz="0" w:space="0" w:color="auto"/>
        <w:bottom w:val="none" w:sz="0" w:space="0" w:color="auto"/>
        <w:right w:val="none" w:sz="0" w:space="0" w:color="auto"/>
      </w:divBdr>
    </w:div>
    <w:div w:id="732510410">
      <w:bodyDiv w:val="1"/>
      <w:marLeft w:val="0"/>
      <w:marRight w:val="0"/>
      <w:marTop w:val="0"/>
      <w:marBottom w:val="0"/>
      <w:divBdr>
        <w:top w:val="none" w:sz="0" w:space="0" w:color="auto"/>
        <w:left w:val="none" w:sz="0" w:space="0" w:color="auto"/>
        <w:bottom w:val="none" w:sz="0" w:space="0" w:color="auto"/>
        <w:right w:val="none" w:sz="0" w:space="0" w:color="auto"/>
      </w:divBdr>
    </w:div>
    <w:div w:id="732696284">
      <w:bodyDiv w:val="1"/>
      <w:marLeft w:val="0"/>
      <w:marRight w:val="0"/>
      <w:marTop w:val="0"/>
      <w:marBottom w:val="0"/>
      <w:divBdr>
        <w:top w:val="none" w:sz="0" w:space="0" w:color="auto"/>
        <w:left w:val="none" w:sz="0" w:space="0" w:color="auto"/>
        <w:bottom w:val="none" w:sz="0" w:space="0" w:color="auto"/>
        <w:right w:val="none" w:sz="0" w:space="0" w:color="auto"/>
      </w:divBdr>
    </w:div>
    <w:div w:id="732855266">
      <w:bodyDiv w:val="1"/>
      <w:marLeft w:val="0"/>
      <w:marRight w:val="0"/>
      <w:marTop w:val="0"/>
      <w:marBottom w:val="0"/>
      <w:divBdr>
        <w:top w:val="none" w:sz="0" w:space="0" w:color="auto"/>
        <w:left w:val="none" w:sz="0" w:space="0" w:color="auto"/>
        <w:bottom w:val="none" w:sz="0" w:space="0" w:color="auto"/>
        <w:right w:val="none" w:sz="0" w:space="0" w:color="auto"/>
      </w:divBdr>
    </w:div>
    <w:div w:id="733701525">
      <w:bodyDiv w:val="1"/>
      <w:marLeft w:val="0"/>
      <w:marRight w:val="0"/>
      <w:marTop w:val="0"/>
      <w:marBottom w:val="0"/>
      <w:divBdr>
        <w:top w:val="none" w:sz="0" w:space="0" w:color="auto"/>
        <w:left w:val="none" w:sz="0" w:space="0" w:color="auto"/>
        <w:bottom w:val="none" w:sz="0" w:space="0" w:color="auto"/>
        <w:right w:val="none" w:sz="0" w:space="0" w:color="auto"/>
      </w:divBdr>
    </w:div>
    <w:div w:id="733702802">
      <w:bodyDiv w:val="1"/>
      <w:marLeft w:val="0"/>
      <w:marRight w:val="0"/>
      <w:marTop w:val="0"/>
      <w:marBottom w:val="0"/>
      <w:divBdr>
        <w:top w:val="none" w:sz="0" w:space="0" w:color="auto"/>
        <w:left w:val="none" w:sz="0" w:space="0" w:color="auto"/>
        <w:bottom w:val="none" w:sz="0" w:space="0" w:color="auto"/>
        <w:right w:val="none" w:sz="0" w:space="0" w:color="auto"/>
      </w:divBdr>
    </w:div>
    <w:div w:id="734625381">
      <w:bodyDiv w:val="1"/>
      <w:marLeft w:val="0"/>
      <w:marRight w:val="0"/>
      <w:marTop w:val="0"/>
      <w:marBottom w:val="0"/>
      <w:divBdr>
        <w:top w:val="none" w:sz="0" w:space="0" w:color="auto"/>
        <w:left w:val="none" w:sz="0" w:space="0" w:color="auto"/>
        <w:bottom w:val="none" w:sz="0" w:space="0" w:color="auto"/>
        <w:right w:val="none" w:sz="0" w:space="0" w:color="auto"/>
      </w:divBdr>
    </w:div>
    <w:div w:id="735251267">
      <w:bodyDiv w:val="1"/>
      <w:marLeft w:val="0"/>
      <w:marRight w:val="0"/>
      <w:marTop w:val="0"/>
      <w:marBottom w:val="0"/>
      <w:divBdr>
        <w:top w:val="none" w:sz="0" w:space="0" w:color="auto"/>
        <w:left w:val="none" w:sz="0" w:space="0" w:color="auto"/>
        <w:bottom w:val="none" w:sz="0" w:space="0" w:color="auto"/>
        <w:right w:val="none" w:sz="0" w:space="0" w:color="auto"/>
      </w:divBdr>
    </w:div>
    <w:div w:id="735780254">
      <w:bodyDiv w:val="1"/>
      <w:marLeft w:val="0"/>
      <w:marRight w:val="0"/>
      <w:marTop w:val="0"/>
      <w:marBottom w:val="0"/>
      <w:divBdr>
        <w:top w:val="none" w:sz="0" w:space="0" w:color="auto"/>
        <w:left w:val="none" w:sz="0" w:space="0" w:color="auto"/>
        <w:bottom w:val="none" w:sz="0" w:space="0" w:color="auto"/>
        <w:right w:val="none" w:sz="0" w:space="0" w:color="auto"/>
      </w:divBdr>
    </w:div>
    <w:div w:id="736127996">
      <w:bodyDiv w:val="1"/>
      <w:marLeft w:val="0"/>
      <w:marRight w:val="0"/>
      <w:marTop w:val="0"/>
      <w:marBottom w:val="0"/>
      <w:divBdr>
        <w:top w:val="none" w:sz="0" w:space="0" w:color="auto"/>
        <w:left w:val="none" w:sz="0" w:space="0" w:color="auto"/>
        <w:bottom w:val="none" w:sz="0" w:space="0" w:color="auto"/>
        <w:right w:val="none" w:sz="0" w:space="0" w:color="auto"/>
      </w:divBdr>
    </w:div>
    <w:div w:id="736781247">
      <w:bodyDiv w:val="1"/>
      <w:marLeft w:val="0"/>
      <w:marRight w:val="0"/>
      <w:marTop w:val="0"/>
      <w:marBottom w:val="0"/>
      <w:divBdr>
        <w:top w:val="none" w:sz="0" w:space="0" w:color="auto"/>
        <w:left w:val="none" w:sz="0" w:space="0" w:color="auto"/>
        <w:bottom w:val="none" w:sz="0" w:space="0" w:color="auto"/>
        <w:right w:val="none" w:sz="0" w:space="0" w:color="auto"/>
      </w:divBdr>
    </w:div>
    <w:div w:id="736787529">
      <w:bodyDiv w:val="1"/>
      <w:marLeft w:val="0"/>
      <w:marRight w:val="0"/>
      <w:marTop w:val="0"/>
      <w:marBottom w:val="0"/>
      <w:divBdr>
        <w:top w:val="none" w:sz="0" w:space="0" w:color="auto"/>
        <w:left w:val="none" w:sz="0" w:space="0" w:color="auto"/>
        <w:bottom w:val="none" w:sz="0" w:space="0" w:color="auto"/>
        <w:right w:val="none" w:sz="0" w:space="0" w:color="auto"/>
      </w:divBdr>
    </w:div>
    <w:div w:id="737632576">
      <w:bodyDiv w:val="1"/>
      <w:marLeft w:val="0"/>
      <w:marRight w:val="0"/>
      <w:marTop w:val="0"/>
      <w:marBottom w:val="0"/>
      <w:divBdr>
        <w:top w:val="none" w:sz="0" w:space="0" w:color="auto"/>
        <w:left w:val="none" w:sz="0" w:space="0" w:color="auto"/>
        <w:bottom w:val="none" w:sz="0" w:space="0" w:color="auto"/>
        <w:right w:val="none" w:sz="0" w:space="0" w:color="auto"/>
      </w:divBdr>
    </w:div>
    <w:div w:id="737747523">
      <w:bodyDiv w:val="1"/>
      <w:marLeft w:val="0"/>
      <w:marRight w:val="0"/>
      <w:marTop w:val="0"/>
      <w:marBottom w:val="0"/>
      <w:divBdr>
        <w:top w:val="none" w:sz="0" w:space="0" w:color="auto"/>
        <w:left w:val="none" w:sz="0" w:space="0" w:color="auto"/>
        <w:bottom w:val="none" w:sz="0" w:space="0" w:color="auto"/>
        <w:right w:val="none" w:sz="0" w:space="0" w:color="auto"/>
      </w:divBdr>
    </w:div>
    <w:div w:id="737945519">
      <w:bodyDiv w:val="1"/>
      <w:marLeft w:val="0"/>
      <w:marRight w:val="0"/>
      <w:marTop w:val="0"/>
      <w:marBottom w:val="0"/>
      <w:divBdr>
        <w:top w:val="none" w:sz="0" w:space="0" w:color="auto"/>
        <w:left w:val="none" w:sz="0" w:space="0" w:color="auto"/>
        <w:bottom w:val="none" w:sz="0" w:space="0" w:color="auto"/>
        <w:right w:val="none" w:sz="0" w:space="0" w:color="auto"/>
      </w:divBdr>
    </w:div>
    <w:div w:id="738289336">
      <w:bodyDiv w:val="1"/>
      <w:marLeft w:val="0"/>
      <w:marRight w:val="0"/>
      <w:marTop w:val="0"/>
      <w:marBottom w:val="0"/>
      <w:divBdr>
        <w:top w:val="none" w:sz="0" w:space="0" w:color="auto"/>
        <w:left w:val="none" w:sz="0" w:space="0" w:color="auto"/>
        <w:bottom w:val="none" w:sz="0" w:space="0" w:color="auto"/>
        <w:right w:val="none" w:sz="0" w:space="0" w:color="auto"/>
      </w:divBdr>
    </w:div>
    <w:div w:id="738483550">
      <w:bodyDiv w:val="1"/>
      <w:marLeft w:val="0"/>
      <w:marRight w:val="0"/>
      <w:marTop w:val="0"/>
      <w:marBottom w:val="0"/>
      <w:divBdr>
        <w:top w:val="none" w:sz="0" w:space="0" w:color="auto"/>
        <w:left w:val="none" w:sz="0" w:space="0" w:color="auto"/>
        <w:bottom w:val="none" w:sz="0" w:space="0" w:color="auto"/>
        <w:right w:val="none" w:sz="0" w:space="0" w:color="auto"/>
      </w:divBdr>
    </w:div>
    <w:div w:id="738793351">
      <w:bodyDiv w:val="1"/>
      <w:marLeft w:val="0"/>
      <w:marRight w:val="0"/>
      <w:marTop w:val="0"/>
      <w:marBottom w:val="0"/>
      <w:divBdr>
        <w:top w:val="none" w:sz="0" w:space="0" w:color="auto"/>
        <w:left w:val="none" w:sz="0" w:space="0" w:color="auto"/>
        <w:bottom w:val="none" w:sz="0" w:space="0" w:color="auto"/>
        <w:right w:val="none" w:sz="0" w:space="0" w:color="auto"/>
      </w:divBdr>
    </w:div>
    <w:div w:id="738937493">
      <w:bodyDiv w:val="1"/>
      <w:marLeft w:val="0"/>
      <w:marRight w:val="0"/>
      <w:marTop w:val="0"/>
      <w:marBottom w:val="0"/>
      <w:divBdr>
        <w:top w:val="none" w:sz="0" w:space="0" w:color="auto"/>
        <w:left w:val="none" w:sz="0" w:space="0" w:color="auto"/>
        <w:bottom w:val="none" w:sz="0" w:space="0" w:color="auto"/>
        <w:right w:val="none" w:sz="0" w:space="0" w:color="auto"/>
      </w:divBdr>
    </w:div>
    <w:div w:id="739057191">
      <w:bodyDiv w:val="1"/>
      <w:marLeft w:val="0"/>
      <w:marRight w:val="0"/>
      <w:marTop w:val="0"/>
      <w:marBottom w:val="0"/>
      <w:divBdr>
        <w:top w:val="none" w:sz="0" w:space="0" w:color="auto"/>
        <w:left w:val="none" w:sz="0" w:space="0" w:color="auto"/>
        <w:bottom w:val="none" w:sz="0" w:space="0" w:color="auto"/>
        <w:right w:val="none" w:sz="0" w:space="0" w:color="auto"/>
      </w:divBdr>
    </w:div>
    <w:div w:id="739908278">
      <w:bodyDiv w:val="1"/>
      <w:marLeft w:val="0"/>
      <w:marRight w:val="0"/>
      <w:marTop w:val="0"/>
      <w:marBottom w:val="0"/>
      <w:divBdr>
        <w:top w:val="none" w:sz="0" w:space="0" w:color="auto"/>
        <w:left w:val="none" w:sz="0" w:space="0" w:color="auto"/>
        <w:bottom w:val="none" w:sz="0" w:space="0" w:color="auto"/>
        <w:right w:val="none" w:sz="0" w:space="0" w:color="auto"/>
      </w:divBdr>
    </w:div>
    <w:div w:id="740056619">
      <w:bodyDiv w:val="1"/>
      <w:marLeft w:val="0"/>
      <w:marRight w:val="0"/>
      <w:marTop w:val="0"/>
      <w:marBottom w:val="0"/>
      <w:divBdr>
        <w:top w:val="none" w:sz="0" w:space="0" w:color="auto"/>
        <w:left w:val="none" w:sz="0" w:space="0" w:color="auto"/>
        <w:bottom w:val="none" w:sz="0" w:space="0" w:color="auto"/>
        <w:right w:val="none" w:sz="0" w:space="0" w:color="auto"/>
      </w:divBdr>
    </w:div>
    <w:div w:id="740098961">
      <w:bodyDiv w:val="1"/>
      <w:marLeft w:val="0"/>
      <w:marRight w:val="0"/>
      <w:marTop w:val="0"/>
      <w:marBottom w:val="0"/>
      <w:divBdr>
        <w:top w:val="none" w:sz="0" w:space="0" w:color="auto"/>
        <w:left w:val="none" w:sz="0" w:space="0" w:color="auto"/>
        <w:bottom w:val="none" w:sz="0" w:space="0" w:color="auto"/>
        <w:right w:val="none" w:sz="0" w:space="0" w:color="auto"/>
      </w:divBdr>
    </w:div>
    <w:div w:id="740179537">
      <w:bodyDiv w:val="1"/>
      <w:marLeft w:val="0"/>
      <w:marRight w:val="0"/>
      <w:marTop w:val="0"/>
      <w:marBottom w:val="0"/>
      <w:divBdr>
        <w:top w:val="none" w:sz="0" w:space="0" w:color="auto"/>
        <w:left w:val="none" w:sz="0" w:space="0" w:color="auto"/>
        <w:bottom w:val="none" w:sz="0" w:space="0" w:color="auto"/>
        <w:right w:val="none" w:sz="0" w:space="0" w:color="auto"/>
      </w:divBdr>
    </w:div>
    <w:div w:id="740567889">
      <w:bodyDiv w:val="1"/>
      <w:marLeft w:val="0"/>
      <w:marRight w:val="0"/>
      <w:marTop w:val="0"/>
      <w:marBottom w:val="0"/>
      <w:divBdr>
        <w:top w:val="none" w:sz="0" w:space="0" w:color="auto"/>
        <w:left w:val="none" w:sz="0" w:space="0" w:color="auto"/>
        <w:bottom w:val="none" w:sz="0" w:space="0" w:color="auto"/>
        <w:right w:val="none" w:sz="0" w:space="0" w:color="auto"/>
      </w:divBdr>
    </w:div>
    <w:div w:id="740757566">
      <w:bodyDiv w:val="1"/>
      <w:marLeft w:val="0"/>
      <w:marRight w:val="0"/>
      <w:marTop w:val="0"/>
      <w:marBottom w:val="0"/>
      <w:divBdr>
        <w:top w:val="none" w:sz="0" w:space="0" w:color="auto"/>
        <w:left w:val="none" w:sz="0" w:space="0" w:color="auto"/>
        <w:bottom w:val="none" w:sz="0" w:space="0" w:color="auto"/>
        <w:right w:val="none" w:sz="0" w:space="0" w:color="auto"/>
      </w:divBdr>
    </w:div>
    <w:div w:id="741565338">
      <w:bodyDiv w:val="1"/>
      <w:marLeft w:val="0"/>
      <w:marRight w:val="0"/>
      <w:marTop w:val="0"/>
      <w:marBottom w:val="0"/>
      <w:divBdr>
        <w:top w:val="none" w:sz="0" w:space="0" w:color="auto"/>
        <w:left w:val="none" w:sz="0" w:space="0" w:color="auto"/>
        <w:bottom w:val="none" w:sz="0" w:space="0" w:color="auto"/>
        <w:right w:val="none" w:sz="0" w:space="0" w:color="auto"/>
      </w:divBdr>
    </w:div>
    <w:div w:id="742024875">
      <w:bodyDiv w:val="1"/>
      <w:marLeft w:val="0"/>
      <w:marRight w:val="0"/>
      <w:marTop w:val="0"/>
      <w:marBottom w:val="0"/>
      <w:divBdr>
        <w:top w:val="none" w:sz="0" w:space="0" w:color="auto"/>
        <w:left w:val="none" w:sz="0" w:space="0" w:color="auto"/>
        <w:bottom w:val="none" w:sz="0" w:space="0" w:color="auto"/>
        <w:right w:val="none" w:sz="0" w:space="0" w:color="auto"/>
      </w:divBdr>
    </w:div>
    <w:div w:id="742407128">
      <w:bodyDiv w:val="1"/>
      <w:marLeft w:val="0"/>
      <w:marRight w:val="0"/>
      <w:marTop w:val="0"/>
      <w:marBottom w:val="0"/>
      <w:divBdr>
        <w:top w:val="none" w:sz="0" w:space="0" w:color="auto"/>
        <w:left w:val="none" w:sz="0" w:space="0" w:color="auto"/>
        <w:bottom w:val="none" w:sz="0" w:space="0" w:color="auto"/>
        <w:right w:val="none" w:sz="0" w:space="0" w:color="auto"/>
      </w:divBdr>
    </w:div>
    <w:div w:id="742530186">
      <w:bodyDiv w:val="1"/>
      <w:marLeft w:val="0"/>
      <w:marRight w:val="0"/>
      <w:marTop w:val="0"/>
      <w:marBottom w:val="0"/>
      <w:divBdr>
        <w:top w:val="none" w:sz="0" w:space="0" w:color="auto"/>
        <w:left w:val="none" w:sz="0" w:space="0" w:color="auto"/>
        <w:bottom w:val="none" w:sz="0" w:space="0" w:color="auto"/>
        <w:right w:val="none" w:sz="0" w:space="0" w:color="auto"/>
      </w:divBdr>
    </w:div>
    <w:div w:id="742605322">
      <w:bodyDiv w:val="1"/>
      <w:marLeft w:val="0"/>
      <w:marRight w:val="0"/>
      <w:marTop w:val="0"/>
      <w:marBottom w:val="0"/>
      <w:divBdr>
        <w:top w:val="none" w:sz="0" w:space="0" w:color="auto"/>
        <w:left w:val="none" w:sz="0" w:space="0" w:color="auto"/>
        <w:bottom w:val="none" w:sz="0" w:space="0" w:color="auto"/>
        <w:right w:val="none" w:sz="0" w:space="0" w:color="auto"/>
      </w:divBdr>
    </w:div>
    <w:div w:id="742798324">
      <w:bodyDiv w:val="1"/>
      <w:marLeft w:val="0"/>
      <w:marRight w:val="0"/>
      <w:marTop w:val="0"/>
      <w:marBottom w:val="0"/>
      <w:divBdr>
        <w:top w:val="none" w:sz="0" w:space="0" w:color="auto"/>
        <w:left w:val="none" w:sz="0" w:space="0" w:color="auto"/>
        <w:bottom w:val="none" w:sz="0" w:space="0" w:color="auto"/>
        <w:right w:val="none" w:sz="0" w:space="0" w:color="auto"/>
      </w:divBdr>
    </w:div>
    <w:div w:id="743068109">
      <w:bodyDiv w:val="1"/>
      <w:marLeft w:val="0"/>
      <w:marRight w:val="0"/>
      <w:marTop w:val="0"/>
      <w:marBottom w:val="0"/>
      <w:divBdr>
        <w:top w:val="none" w:sz="0" w:space="0" w:color="auto"/>
        <w:left w:val="none" w:sz="0" w:space="0" w:color="auto"/>
        <w:bottom w:val="none" w:sz="0" w:space="0" w:color="auto"/>
        <w:right w:val="none" w:sz="0" w:space="0" w:color="auto"/>
      </w:divBdr>
    </w:div>
    <w:div w:id="743187997">
      <w:bodyDiv w:val="1"/>
      <w:marLeft w:val="0"/>
      <w:marRight w:val="0"/>
      <w:marTop w:val="0"/>
      <w:marBottom w:val="0"/>
      <w:divBdr>
        <w:top w:val="none" w:sz="0" w:space="0" w:color="auto"/>
        <w:left w:val="none" w:sz="0" w:space="0" w:color="auto"/>
        <w:bottom w:val="none" w:sz="0" w:space="0" w:color="auto"/>
        <w:right w:val="none" w:sz="0" w:space="0" w:color="auto"/>
      </w:divBdr>
    </w:div>
    <w:div w:id="743333135">
      <w:bodyDiv w:val="1"/>
      <w:marLeft w:val="0"/>
      <w:marRight w:val="0"/>
      <w:marTop w:val="0"/>
      <w:marBottom w:val="0"/>
      <w:divBdr>
        <w:top w:val="none" w:sz="0" w:space="0" w:color="auto"/>
        <w:left w:val="none" w:sz="0" w:space="0" w:color="auto"/>
        <w:bottom w:val="none" w:sz="0" w:space="0" w:color="auto"/>
        <w:right w:val="none" w:sz="0" w:space="0" w:color="auto"/>
      </w:divBdr>
    </w:div>
    <w:div w:id="743333157">
      <w:bodyDiv w:val="1"/>
      <w:marLeft w:val="0"/>
      <w:marRight w:val="0"/>
      <w:marTop w:val="0"/>
      <w:marBottom w:val="0"/>
      <w:divBdr>
        <w:top w:val="none" w:sz="0" w:space="0" w:color="auto"/>
        <w:left w:val="none" w:sz="0" w:space="0" w:color="auto"/>
        <w:bottom w:val="none" w:sz="0" w:space="0" w:color="auto"/>
        <w:right w:val="none" w:sz="0" w:space="0" w:color="auto"/>
      </w:divBdr>
    </w:div>
    <w:div w:id="743837951">
      <w:bodyDiv w:val="1"/>
      <w:marLeft w:val="0"/>
      <w:marRight w:val="0"/>
      <w:marTop w:val="0"/>
      <w:marBottom w:val="0"/>
      <w:divBdr>
        <w:top w:val="none" w:sz="0" w:space="0" w:color="auto"/>
        <w:left w:val="none" w:sz="0" w:space="0" w:color="auto"/>
        <w:bottom w:val="none" w:sz="0" w:space="0" w:color="auto"/>
        <w:right w:val="none" w:sz="0" w:space="0" w:color="auto"/>
      </w:divBdr>
    </w:div>
    <w:div w:id="743916528">
      <w:bodyDiv w:val="1"/>
      <w:marLeft w:val="0"/>
      <w:marRight w:val="0"/>
      <w:marTop w:val="0"/>
      <w:marBottom w:val="0"/>
      <w:divBdr>
        <w:top w:val="none" w:sz="0" w:space="0" w:color="auto"/>
        <w:left w:val="none" w:sz="0" w:space="0" w:color="auto"/>
        <w:bottom w:val="none" w:sz="0" w:space="0" w:color="auto"/>
        <w:right w:val="none" w:sz="0" w:space="0" w:color="auto"/>
      </w:divBdr>
    </w:div>
    <w:div w:id="744844016">
      <w:bodyDiv w:val="1"/>
      <w:marLeft w:val="0"/>
      <w:marRight w:val="0"/>
      <w:marTop w:val="0"/>
      <w:marBottom w:val="0"/>
      <w:divBdr>
        <w:top w:val="none" w:sz="0" w:space="0" w:color="auto"/>
        <w:left w:val="none" w:sz="0" w:space="0" w:color="auto"/>
        <w:bottom w:val="none" w:sz="0" w:space="0" w:color="auto"/>
        <w:right w:val="none" w:sz="0" w:space="0" w:color="auto"/>
      </w:divBdr>
    </w:div>
    <w:div w:id="745153520">
      <w:bodyDiv w:val="1"/>
      <w:marLeft w:val="0"/>
      <w:marRight w:val="0"/>
      <w:marTop w:val="0"/>
      <w:marBottom w:val="0"/>
      <w:divBdr>
        <w:top w:val="none" w:sz="0" w:space="0" w:color="auto"/>
        <w:left w:val="none" w:sz="0" w:space="0" w:color="auto"/>
        <w:bottom w:val="none" w:sz="0" w:space="0" w:color="auto"/>
        <w:right w:val="none" w:sz="0" w:space="0" w:color="auto"/>
      </w:divBdr>
    </w:div>
    <w:div w:id="745684542">
      <w:bodyDiv w:val="1"/>
      <w:marLeft w:val="0"/>
      <w:marRight w:val="0"/>
      <w:marTop w:val="0"/>
      <w:marBottom w:val="0"/>
      <w:divBdr>
        <w:top w:val="none" w:sz="0" w:space="0" w:color="auto"/>
        <w:left w:val="none" w:sz="0" w:space="0" w:color="auto"/>
        <w:bottom w:val="none" w:sz="0" w:space="0" w:color="auto"/>
        <w:right w:val="none" w:sz="0" w:space="0" w:color="auto"/>
      </w:divBdr>
    </w:div>
    <w:div w:id="745959694">
      <w:bodyDiv w:val="1"/>
      <w:marLeft w:val="0"/>
      <w:marRight w:val="0"/>
      <w:marTop w:val="0"/>
      <w:marBottom w:val="0"/>
      <w:divBdr>
        <w:top w:val="none" w:sz="0" w:space="0" w:color="auto"/>
        <w:left w:val="none" w:sz="0" w:space="0" w:color="auto"/>
        <w:bottom w:val="none" w:sz="0" w:space="0" w:color="auto"/>
        <w:right w:val="none" w:sz="0" w:space="0" w:color="auto"/>
      </w:divBdr>
    </w:div>
    <w:div w:id="746655455">
      <w:bodyDiv w:val="1"/>
      <w:marLeft w:val="0"/>
      <w:marRight w:val="0"/>
      <w:marTop w:val="0"/>
      <w:marBottom w:val="0"/>
      <w:divBdr>
        <w:top w:val="none" w:sz="0" w:space="0" w:color="auto"/>
        <w:left w:val="none" w:sz="0" w:space="0" w:color="auto"/>
        <w:bottom w:val="none" w:sz="0" w:space="0" w:color="auto"/>
        <w:right w:val="none" w:sz="0" w:space="0" w:color="auto"/>
      </w:divBdr>
    </w:div>
    <w:div w:id="746729953">
      <w:bodyDiv w:val="1"/>
      <w:marLeft w:val="0"/>
      <w:marRight w:val="0"/>
      <w:marTop w:val="0"/>
      <w:marBottom w:val="0"/>
      <w:divBdr>
        <w:top w:val="none" w:sz="0" w:space="0" w:color="auto"/>
        <w:left w:val="none" w:sz="0" w:space="0" w:color="auto"/>
        <w:bottom w:val="none" w:sz="0" w:space="0" w:color="auto"/>
        <w:right w:val="none" w:sz="0" w:space="0" w:color="auto"/>
      </w:divBdr>
    </w:div>
    <w:div w:id="746732847">
      <w:bodyDiv w:val="1"/>
      <w:marLeft w:val="0"/>
      <w:marRight w:val="0"/>
      <w:marTop w:val="0"/>
      <w:marBottom w:val="0"/>
      <w:divBdr>
        <w:top w:val="none" w:sz="0" w:space="0" w:color="auto"/>
        <w:left w:val="none" w:sz="0" w:space="0" w:color="auto"/>
        <w:bottom w:val="none" w:sz="0" w:space="0" w:color="auto"/>
        <w:right w:val="none" w:sz="0" w:space="0" w:color="auto"/>
      </w:divBdr>
    </w:div>
    <w:div w:id="747269944">
      <w:bodyDiv w:val="1"/>
      <w:marLeft w:val="0"/>
      <w:marRight w:val="0"/>
      <w:marTop w:val="0"/>
      <w:marBottom w:val="0"/>
      <w:divBdr>
        <w:top w:val="none" w:sz="0" w:space="0" w:color="auto"/>
        <w:left w:val="none" w:sz="0" w:space="0" w:color="auto"/>
        <w:bottom w:val="none" w:sz="0" w:space="0" w:color="auto"/>
        <w:right w:val="none" w:sz="0" w:space="0" w:color="auto"/>
      </w:divBdr>
    </w:div>
    <w:div w:id="747384505">
      <w:bodyDiv w:val="1"/>
      <w:marLeft w:val="0"/>
      <w:marRight w:val="0"/>
      <w:marTop w:val="0"/>
      <w:marBottom w:val="0"/>
      <w:divBdr>
        <w:top w:val="none" w:sz="0" w:space="0" w:color="auto"/>
        <w:left w:val="none" w:sz="0" w:space="0" w:color="auto"/>
        <w:bottom w:val="none" w:sz="0" w:space="0" w:color="auto"/>
        <w:right w:val="none" w:sz="0" w:space="0" w:color="auto"/>
      </w:divBdr>
    </w:div>
    <w:div w:id="747847149">
      <w:bodyDiv w:val="1"/>
      <w:marLeft w:val="0"/>
      <w:marRight w:val="0"/>
      <w:marTop w:val="0"/>
      <w:marBottom w:val="0"/>
      <w:divBdr>
        <w:top w:val="none" w:sz="0" w:space="0" w:color="auto"/>
        <w:left w:val="none" w:sz="0" w:space="0" w:color="auto"/>
        <w:bottom w:val="none" w:sz="0" w:space="0" w:color="auto"/>
        <w:right w:val="none" w:sz="0" w:space="0" w:color="auto"/>
      </w:divBdr>
    </w:div>
    <w:div w:id="748625538">
      <w:bodyDiv w:val="1"/>
      <w:marLeft w:val="0"/>
      <w:marRight w:val="0"/>
      <w:marTop w:val="0"/>
      <w:marBottom w:val="0"/>
      <w:divBdr>
        <w:top w:val="none" w:sz="0" w:space="0" w:color="auto"/>
        <w:left w:val="none" w:sz="0" w:space="0" w:color="auto"/>
        <w:bottom w:val="none" w:sz="0" w:space="0" w:color="auto"/>
        <w:right w:val="none" w:sz="0" w:space="0" w:color="auto"/>
      </w:divBdr>
    </w:div>
    <w:div w:id="748815300">
      <w:bodyDiv w:val="1"/>
      <w:marLeft w:val="0"/>
      <w:marRight w:val="0"/>
      <w:marTop w:val="0"/>
      <w:marBottom w:val="0"/>
      <w:divBdr>
        <w:top w:val="none" w:sz="0" w:space="0" w:color="auto"/>
        <w:left w:val="none" w:sz="0" w:space="0" w:color="auto"/>
        <w:bottom w:val="none" w:sz="0" w:space="0" w:color="auto"/>
        <w:right w:val="none" w:sz="0" w:space="0" w:color="auto"/>
      </w:divBdr>
    </w:div>
    <w:div w:id="748960988">
      <w:bodyDiv w:val="1"/>
      <w:marLeft w:val="0"/>
      <w:marRight w:val="0"/>
      <w:marTop w:val="0"/>
      <w:marBottom w:val="0"/>
      <w:divBdr>
        <w:top w:val="none" w:sz="0" w:space="0" w:color="auto"/>
        <w:left w:val="none" w:sz="0" w:space="0" w:color="auto"/>
        <w:bottom w:val="none" w:sz="0" w:space="0" w:color="auto"/>
        <w:right w:val="none" w:sz="0" w:space="0" w:color="auto"/>
      </w:divBdr>
    </w:div>
    <w:div w:id="749423423">
      <w:bodyDiv w:val="1"/>
      <w:marLeft w:val="0"/>
      <w:marRight w:val="0"/>
      <w:marTop w:val="0"/>
      <w:marBottom w:val="0"/>
      <w:divBdr>
        <w:top w:val="none" w:sz="0" w:space="0" w:color="auto"/>
        <w:left w:val="none" w:sz="0" w:space="0" w:color="auto"/>
        <w:bottom w:val="none" w:sz="0" w:space="0" w:color="auto"/>
        <w:right w:val="none" w:sz="0" w:space="0" w:color="auto"/>
      </w:divBdr>
    </w:div>
    <w:div w:id="749500900">
      <w:bodyDiv w:val="1"/>
      <w:marLeft w:val="0"/>
      <w:marRight w:val="0"/>
      <w:marTop w:val="0"/>
      <w:marBottom w:val="0"/>
      <w:divBdr>
        <w:top w:val="none" w:sz="0" w:space="0" w:color="auto"/>
        <w:left w:val="none" w:sz="0" w:space="0" w:color="auto"/>
        <w:bottom w:val="none" w:sz="0" w:space="0" w:color="auto"/>
        <w:right w:val="none" w:sz="0" w:space="0" w:color="auto"/>
      </w:divBdr>
    </w:div>
    <w:div w:id="749736851">
      <w:bodyDiv w:val="1"/>
      <w:marLeft w:val="0"/>
      <w:marRight w:val="0"/>
      <w:marTop w:val="0"/>
      <w:marBottom w:val="0"/>
      <w:divBdr>
        <w:top w:val="none" w:sz="0" w:space="0" w:color="auto"/>
        <w:left w:val="none" w:sz="0" w:space="0" w:color="auto"/>
        <w:bottom w:val="none" w:sz="0" w:space="0" w:color="auto"/>
        <w:right w:val="none" w:sz="0" w:space="0" w:color="auto"/>
      </w:divBdr>
    </w:div>
    <w:div w:id="749886755">
      <w:bodyDiv w:val="1"/>
      <w:marLeft w:val="0"/>
      <w:marRight w:val="0"/>
      <w:marTop w:val="0"/>
      <w:marBottom w:val="0"/>
      <w:divBdr>
        <w:top w:val="none" w:sz="0" w:space="0" w:color="auto"/>
        <w:left w:val="none" w:sz="0" w:space="0" w:color="auto"/>
        <w:bottom w:val="none" w:sz="0" w:space="0" w:color="auto"/>
        <w:right w:val="none" w:sz="0" w:space="0" w:color="auto"/>
      </w:divBdr>
    </w:div>
    <w:div w:id="749936079">
      <w:bodyDiv w:val="1"/>
      <w:marLeft w:val="0"/>
      <w:marRight w:val="0"/>
      <w:marTop w:val="0"/>
      <w:marBottom w:val="0"/>
      <w:divBdr>
        <w:top w:val="none" w:sz="0" w:space="0" w:color="auto"/>
        <w:left w:val="none" w:sz="0" w:space="0" w:color="auto"/>
        <w:bottom w:val="none" w:sz="0" w:space="0" w:color="auto"/>
        <w:right w:val="none" w:sz="0" w:space="0" w:color="auto"/>
      </w:divBdr>
    </w:div>
    <w:div w:id="750082097">
      <w:bodyDiv w:val="1"/>
      <w:marLeft w:val="0"/>
      <w:marRight w:val="0"/>
      <w:marTop w:val="0"/>
      <w:marBottom w:val="0"/>
      <w:divBdr>
        <w:top w:val="none" w:sz="0" w:space="0" w:color="auto"/>
        <w:left w:val="none" w:sz="0" w:space="0" w:color="auto"/>
        <w:bottom w:val="none" w:sz="0" w:space="0" w:color="auto"/>
        <w:right w:val="none" w:sz="0" w:space="0" w:color="auto"/>
      </w:divBdr>
    </w:div>
    <w:div w:id="750153876">
      <w:bodyDiv w:val="1"/>
      <w:marLeft w:val="0"/>
      <w:marRight w:val="0"/>
      <w:marTop w:val="0"/>
      <w:marBottom w:val="0"/>
      <w:divBdr>
        <w:top w:val="none" w:sz="0" w:space="0" w:color="auto"/>
        <w:left w:val="none" w:sz="0" w:space="0" w:color="auto"/>
        <w:bottom w:val="none" w:sz="0" w:space="0" w:color="auto"/>
        <w:right w:val="none" w:sz="0" w:space="0" w:color="auto"/>
      </w:divBdr>
    </w:div>
    <w:div w:id="750352524">
      <w:bodyDiv w:val="1"/>
      <w:marLeft w:val="0"/>
      <w:marRight w:val="0"/>
      <w:marTop w:val="0"/>
      <w:marBottom w:val="0"/>
      <w:divBdr>
        <w:top w:val="none" w:sz="0" w:space="0" w:color="auto"/>
        <w:left w:val="none" w:sz="0" w:space="0" w:color="auto"/>
        <w:bottom w:val="none" w:sz="0" w:space="0" w:color="auto"/>
        <w:right w:val="none" w:sz="0" w:space="0" w:color="auto"/>
      </w:divBdr>
    </w:div>
    <w:div w:id="750855389">
      <w:bodyDiv w:val="1"/>
      <w:marLeft w:val="0"/>
      <w:marRight w:val="0"/>
      <w:marTop w:val="0"/>
      <w:marBottom w:val="0"/>
      <w:divBdr>
        <w:top w:val="none" w:sz="0" w:space="0" w:color="auto"/>
        <w:left w:val="none" w:sz="0" w:space="0" w:color="auto"/>
        <w:bottom w:val="none" w:sz="0" w:space="0" w:color="auto"/>
        <w:right w:val="none" w:sz="0" w:space="0" w:color="auto"/>
      </w:divBdr>
    </w:div>
    <w:div w:id="751044255">
      <w:bodyDiv w:val="1"/>
      <w:marLeft w:val="0"/>
      <w:marRight w:val="0"/>
      <w:marTop w:val="0"/>
      <w:marBottom w:val="0"/>
      <w:divBdr>
        <w:top w:val="none" w:sz="0" w:space="0" w:color="auto"/>
        <w:left w:val="none" w:sz="0" w:space="0" w:color="auto"/>
        <w:bottom w:val="none" w:sz="0" w:space="0" w:color="auto"/>
        <w:right w:val="none" w:sz="0" w:space="0" w:color="auto"/>
      </w:divBdr>
    </w:div>
    <w:div w:id="751120611">
      <w:bodyDiv w:val="1"/>
      <w:marLeft w:val="0"/>
      <w:marRight w:val="0"/>
      <w:marTop w:val="0"/>
      <w:marBottom w:val="0"/>
      <w:divBdr>
        <w:top w:val="none" w:sz="0" w:space="0" w:color="auto"/>
        <w:left w:val="none" w:sz="0" w:space="0" w:color="auto"/>
        <w:bottom w:val="none" w:sz="0" w:space="0" w:color="auto"/>
        <w:right w:val="none" w:sz="0" w:space="0" w:color="auto"/>
      </w:divBdr>
    </w:div>
    <w:div w:id="751394382">
      <w:bodyDiv w:val="1"/>
      <w:marLeft w:val="0"/>
      <w:marRight w:val="0"/>
      <w:marTop w:val="0"/>
      <w:marBottom w:val="0"/>
      <w:divBdr>
        <w:top w:val="none" w:sz="0" w:space="0" w:color="auto"/>
        <w:left w:val="none" w:sz="0" w:space="0" w:color="auto"/>
        <w:bottom w:val="none" w:sz="0" w:space="0" w:color="auto"/>
        <w:right w:val="none" w:sz="0" w:space="0" w:color="auto"/>
      </w:divBdr>
    </w:div>
    <w:div w:id="751436825">
      <w:bodyDiv w:val="1"/>
      <w:marLeft w:val="0"/>
      <w:marRight w:val="0"/>
      <w:marTop w:val="0"/>
      <w:marBottom w:val="0"/>
      <w:divBdr>
        <w:top w:val="none" w:sz="0" w:space="0" w:color="auto"/>
        <w:left w:val="none" w:sz="0" w:space="0" w:color="auto"/>
        <w:bottom w:val="none" w:sz="0" w:space="0" w:color="auto"/>
        <w:right w:val="none" w:sz="0" w:space="0" w:color="auto"/>
      </w:divBdr>
    </w:div>
    <w:div w:id="751774710">
      <w:bodyDiv w:val="1"/>
      <w:marLeft w:val="0"/>
      <w:marRight w:val="0"/>
      <w:marTop w:val="0"/>
      <w:marBottom w:val="0"/>
      <w:divBdr>
        <w:top w:val="none" w:sz="0" w:space="0" w:color="auto"/>
        <w:left w:val="none" w:sz="0" w:space="0" w:color="auto"/>
        <w:bottom w:val="none" w:sz="0" w:space="0" w:color="auto"/>
        <w:right w:val="none" w:sz="0" w:space="0" w:color="auto"/>
      </w:divBdr>
    </w:div>
    <w:div w:id="752052395">
      <w:bodyDiv w:val="1"/>
      <w:marLeft w:val="0"/>
      <w:marRight w:val="0"/>
      <w:marTop w:val="0"/>
      <w:marBottom w:val="0"/>
      <w:divBdr>
        <w:top w:val="none" w:sz="0" w:space="0" w:color="auto"/>
        <w:left w:val="none" w:sz="0" w:space="0" w:color="auto"/>
        <w:bottom w:val="none" w:sz="0" w:space="0" w:color="auto"/>
        <w:right w:val="none" w:sz="0" w:space="0" w:color="auto"/>
      </w:divBdr>
    </w:div>
    <w:div w:id="752242505">
      <w:bodyDiv w:val="1"/>
      <w:marLeft w:val="0"/>
      <w:marRight w:val="0"/>
      <w:marTop w:val="0"/>
      <w:marBottom w:val="0"/>
      <w:divBdr>
        <w:top w:val="none" w:sz="0" w:space="0" w:color="auto"/>
        <w:left w:val="none" w:sz="0" w:space="0" w:color="auto"/>
        <w:bottom w:val="none" w:sz="0" w:space="0" w:color="auto"/>
        <w:right w:val="none" w:sz="0" w:space="0" w:color="auto"/>
      </w:divBdr>
    </w:div>
    <w:div w:id="752363666">
      <w:bodyDiv w:val="1"/>
      <w:marLeft w:val="0"/>
      <w:marRight w:val="0"/>
      <w:marTop w:val="0"/>
      <w:marBottom w:val="0"/>
      <w:divBdr>
        <w:top w:val="none" w:sz="0" w:space="0" w:color="auto"/>
        <w:left w:val="none" w:sz="0" w:space="0" w:color="auto"/>
        <w:bottom w:val="none" w:sz="0" w:space="0" w:color="auto"/>
        <w:right w:val="none" w:sz="0" w:space="0" w:color="auto"/>
      </w:divBdr>
    </w:div>
    <w:div w:id="752701969">
      <w:bodyDiv w:val="1"/>
      <w:marLeft w:val="0"/>
      <w:marRight w:val="0"/>
      <w:marTop w:val="0"/>
      <w:marBottom w:val="0"/>
      <w:divBdr>
        <w:top w:val="none" w:sz="0" w:space="0" w:color="auto"/>
        <w:left w:val="none" w:sz="0" w:space="0" w:color="auto"/>
        <w:bottom w:val="none" w:sz="0" w:space="0" w:color="auto"/>
        <w:right w:val="none" w:sz="0" w:space="0" w:color="auto"/>
      </w:divBdr>
    </w:div>
    <w:div w:id="753161898">
      <w:bodyDiv w:val="1"/>
      <w:marLeft w:val="0"/>
      <w:marRight w:val="0"/>
      <w:marTop w:val="0"/>
      <w:marBottom w:val="0"/>
      <w:divBdr>
        <w:top w:val="none" w:sz="0" w:space="0" w:color="auto"/>
        <w:left w:val="none" w:sz="0" w:space="0" w:color="auto"/>
        <w:bottom w:val="none" w:sz="0" w:space="0" w:color="auto"/>
        <w:right w:val="none" w:sz="0" w:space="0" w:color="auto"/>
      </w:divBdr>
    </w:div>
    <w:div w:id="753167312">
      <w:bodyDiv w:val="1"/>
      <w:marLeft w:val="0"/>
      <w:marRight w:val="0"/>
      <w:marTop w:val="0"/>
      <w:marBottom w:val="0"/>
      <w:divBdr>
        <w:top w:val="none" w:sz="0" w:space="0" w:color="auto"/>
        <w:left w:val="none" w:sz="0" w:space="0" w:color="auto"/>
        <w:bottom w:val="none" w:sz="0" w:space="0" w:color="auto"/>
        <w:right w:val="none" w:sz="0" w:space="0" w:color="auto"/>
      </w:divBdr>
    </w:div>
    <w:div w:id="753210086">
      <w:bodyDiv w:val="1"/>
      <w:marLeft w:val="0"/>
      <w:marRight w:val="0"/>
      <w:marTop w:val="0"/>
      <w:marBottom w:val="0"/>
      <w:divBdr>
        <w:top w:val="none" w:sz="0" w:space="0" w:color="auto"/>
        <w:left w:val="none" w:sz="0" w:space="0" w:color="auto"/>
        <w:bottom w:val="none" w:sz="0" w:space="0" w:color="auto"/>
        <w:right w:val="none" w:sz="0" w:space="0" w:color="auto"/>
      </w:divBdr>
    </w:div>
    <w:div w:id="753402776">
      <w:bodyDiv w:val="1"/>
      <w:marLeft w:val="0"/>
      <w:marRight w:val="0"/>
      <w:marTop w:val="0"/>
      <w:marBottom w:val="0"/>
      <w:divBdr>
        <w:top w:val="none" w:sz="0" w:space="0" w:color="auto"/>
        <w:left w:val="none" w:sz="0" w:space="0" w:color="auto"/>
        <w:bottom w:val="none" w:sz="0" w:space="0" w:color="auto"/>
        <w:right w:val="none" w:sz="0" w:space="0" w:color="auto"/>
      </w:divBdr>
    </w:div>
    <w:div w:id="753670888">
      <w:bodyDiv w:val="1"/>
      <w:marLeft w:val="0"/>
      <w:marRight w:val="0"/>
      <w:marTop w:val="0"/>
      <w:marBottom w:val="0"/>
      <w:divBdr>
        <w:top w:val="none" w:sz="0" w:space="0" w:color="auto"/>
        <w:left w:val="none" w:sz="0" w:space="0" w:color="auto"/>
        <w:bottom w:val="none" w:sz="0" w:space="0" w:color="auto"/>
        <w:right w:val="none" w:sz="0" w:space="0" w:color="auto"/>
      </w:divBdr>
    </w:div>
    <w:div w:id="753743479">
      <w:bodyDiv w:val="1"/>
      <w:marLeft w:val="0"/>
      <w:marRight w:val="0"/>
      <w:marTop w:val="0"/>
      <w:marBottom w:val="0"/>
      <w:divBdr>
        <w:top w:val="none" w:sz="0" w:space="0" w:color="auto"/>
        <w:left w:val="none" w:sz="0" w:space="0" w:color="auto"/>
        <w:bottom w:val="none" w:sz="0" w:space="0" w:color="auto"/>
        <w:right w:val="none" w:sz="0" w:space="0" w:color="auto"/>
      </w:divBdr>
    </w:div>
    <w:div w:id="753864710">
      <w:bodyDiv w:val="1"/>
      <w:marLeft w:val="0"/>
      <w:marRight w:val="0"/>
      <w:marTop w:val="0"/>
      <w:marBottom w:val="0"/>
      <w:divBdr>
        <w:top w:val="none" w:sz="0" w:space="0" w:color="auto"/>
        <w:left w:val="none" w:sz="0" w:space="0" w:color="auto"/>
        <w:bottom w:val="none" w:sz="0" w:space="0" w:color="auto"/>
        <w:right w:val="none" w:sz="0" w:space="0" w:color="auto"/>
      </w:divBdr>
    </w:div>
    <w:div w:id="753941407">
      <w:bodyDiv w:val="1"/>
      <w:marLeft w:val="0"/>
      <w:marRight w:val="0"/>
      <w:marTop w:val="0"/>
      <w:marBottom w:val="0"/>
      <w:divBdr>
        <w:top w:val="none" w:sz="0" w:space="0" w:color="auto"/>
        <w:left w:val="none" w:sz="0" w:space="0" w:color="auto"/>
        <w:bottom w:val="none" w:sz="0" w:space="0" w:color="auto"/>
        <w:right w:val="none" w:sz="0" w:space="0" w:color="auto"/>
      </w:divBdr>
    </w:div>
    <w:div w:id="754547046">
      <w:bodyDiv w:val="1"/>
      <w:marLeft w:val="0"/>
      <w:marRight w:val="0"/>
      <w:marTop w:val="0"/>
      <w:marBottom w:val="0"/>
      <w:divBdr>
        <w:top w:val="none" w:sz="0" w:space="0" w:color="auto"/>
        <w:left w:val="none" w:sz="0" w:space="0" w:color="auto"/>
        <w:bottom w:val="none" w:sz="0" w:space="0" w:color="auto"/>
        <w:right w:val="none" w:sz="0" w:space="0" w:color="auto"/>
      </w:divBdr>
    </w:div>
    <w:div w:id="755054203">
      <w:bodyDiv w:val="1"/>
      <w:marLeft w:val="0"/>
      <w:marRight w:val="0"/>
      <w:marTop w:val="0"/>
      <w:marBottom w:val="0"/>
      <w:divBdr>
        <w:top w:val="none" w:sz="0" w:space="0" w:color="auto"/>
        <w:left w:val="none" w:sz="0" w:space="0" w:color="auto"/>
        <w:bottom w:val="none" w:sz="0" w:space="0" w:color="auto"/>
        <w:right w:val="none" w:sz="0" w:space="0" w:color="auto"/>
      </w:divBdr>
    </w:div>
    <w:div w:id="755322899">
      <w:bodyDiv w:val="1"/>
      <w:marLeft w:val="0"/>
      <w:marRight w:val="0"/>
      <w:marTop w:val="0"/>
      <w:marBottom w:val="0"/>
      <w:divBdr>
        <w:top w:val="none" w:sz="0" w:space="0" w:color="auto"/>
        <w:left w:val="none" w:sz="0" w:space="0" w:color="auto"/>
        <w:bottom w:val="none" w:sz="0" w:space="0" w:color="auto"/>
        <w:right w:val="none" w:sz="0" w:space="0" w:color="auto"/>
      </w:divBdr>
    </w:div>
    <w:div w:id="755833248">
      <w:bodyDiv w:val="1"/>
      <w:marLeft w:val="0"/>
      <w:marRight w:val="0"/>
      <w:marTop w:val="0"/>
      <w:marBottom w:val="0"/>
      <w:divBdr>
        <w:top w:val="none" w:sz="0" w:space="0" w:color="auto"/>
        <w:left w:val="none" w:sz="0" w:space="0" w:color="auto"/>
        <w:bottom w:val="none" w:sz="0" w:space="0" w:color="auto"/>
        <w:right w:val="none" w:sz="0" w:space="0" w:color="auto"/>
      </w:divBdr>
    </w:div>
    <w:div w:id="756824363">
      <w:bodyDiv w:val="1"/>
      <w:marLeft w:val="0"/>
      <w:marRight w:val="0"/>
      <w:marTop w:val="0"/>
      <w:marBottom w:val="0"/>
      <w:divBdr>
        <w:top w:val="none" w:sz="0" w:space="0" w:color="auto"/>
        <w:left w:val="none" w:sz="0" w:space="0" w:color="auto"/>
        <w:bottom w:val="none" w:sz="0" w:space="0" w:color="auto"/>
        <w:right w:val="none" w:sz="0" w:space="0" w:color="auto"/>
      </w:divBdr>
    </w:div>
    <w:div w:id="757092785">
      <w:bodyDiv w:val="1"/>
      <w:marLeft w:val="0"/>
      <w:marRight w:val="0"/>
      <w:marTop w:val="0"/>
      <w:marBottom w:val="0"/>
      <w:divBdr>
        <w:top w:val="none" w:sz="0" w:space="0" w:color="auto"/>
        <w:left w:val="none" w:sz="0" w:space="0" w:color="auto"/>
        <w:bottom w:val="none" w:sz="0" w:space="0" w:color="auto"/>
        <w:right w:val="none" w:sz="0" w:space="0" w:color="auto"/>
      </w:divBdr>
    </w:div>
    <w:div w:id="757405750">
      <w:bodyDiv w:val="1"/>
      <w:marLeft w:val="0"/>
      <w:marRight w:val="0"/>
      <w:marTop w:val="0"/>
      <w:marBottom w:val="0"/>
      <w:divBdr>
        <w:top w:val="none" w:sz="0" w:space="0" w:color="auto"/>
        <w:left w:val="none" w:sz="0" w:space="0" w:color="auto"/>
        <w:bottom w:val="none" w:sz="0" w:space="0" w:color="auto"/>
        <w:right w:val="none" w:sz="0" w:space="0" w:color="auto"/>
      </w:divBdr>
    </w:div>
    <w:div w:id="757873551">
      <w:bodyDiv w:val="1"/>
      <w:marLeft w:val="0"/>
      <w:marRight w:val="0"/>
      <w:marTop w:val="0"/>
      <w:marBottom w:val="0"/>
      <w:divBdr>
        <w:top w:val="none" w:sz="0" w:space="0" w:color="auto"/>
        <w:left w:val="none" w:sz="0" w:space="0" w:color="auto"/>
        <w:bottom w:val="none" w:sz="0" w:space="0" w:color="auto"/>
        <w:right w:val="none" w:sz="0" w:space="0" w:color="auto"/>
      </w:divBdr>
    </w:div>
    <w:div w:id="758789808">
      <w:bodyDiv w:val="1"/>
      <w:marLeft w:val="0"/>
      <w:marRight w:val="0"/>
      <w:marTop w:val="0"/>
      <w:marBottom w:val="0"/>
      <w:divBdr>
        <w:top w:val="none" w:sz="0" w:space="0" w:color="auto"/>
        <w:left w:val="none" w:sz="0" w:space="0" w:color="auto"/>
        <w:bottom w:val="none" w:sz="0" w:space="0" w:color="auto"/>
        <w:right w:val="none" w:sz="0" w:space="0" w:color="auto"/>
      </w:divBdr>
    </w:div>
    <w:div w:id="759374866">
      <w:bodyDiv w:val="1"/>
      <w:marLeft w:val="0"/>
      <w:marRight w:val="0"/>
      <w:marTop w:val="0"/>
      <w:marBottom w:val="0"/>
      <w:divBdr>
        <w:top w:val="none" w:sz="0" w:space="0" w:color="auto"/>
        <w:left w:val="none" w:sz="0" w:space="0" w:color="auto"/>
        <w:bottom w:val="none" w:sz="0" w:space="0" w:color="auto"/>
        <w:right w:val="none" w:sz="0" w:space="0" w:color="auto"/>
      </w:divBdr>
    </w:div>
    <w:div w:id="759527503">
      <w:bodyDiv w:val="1"/>
      <w:marLeft w:val="0"/>
      <w:marRight w:val="0"/>
      <w:marTop w:val="0"/>
      <w:marBottom w:val="0"/>
      <w:divBdr>
        <w:top w:val="none" w:sz="0" w:space="0" w:color="auto"/>
        <w:left w:val="none" w:sz="0" w:space="0" w:color="auto"/>
        <w:bottom w:val="none" w:sz="0" w:space="0" w:color="auto"/>
        <w:right w:val="none" w:sz="0" w:space="0" w:color="auto"/>
      </w:divBdr>
    </w:div>
    <w:div w:id="759761743">
      <w:bodyDiv w:val="1"/>
      <w:marLeft w:val="0"/>
      <w:marRight w:val="0"/>
      <w:marTop w:val="0"/>
      <w:marBottom w:val="0"/>
      <w:divBdr>
        <w:top w:val="none" w:sz="0" w:space="0" w:color="auto"/>
        <w:left w:val="none" w:sz="0" w:space="0" w:color="auto"/>
        <w:bottom w:val="none" w:sz="0" w:space="0" w:color="auto"/>
        <w:right w:val="none" w:sz="0" w:space="0" w:color="auto"/>
      </w:divBdr>
    </w:div>
    <w:div w:id="760446188">
      <w:bodyDiv w:val="1"/>
      <w:marLeft w:val="0"/>
      <w:marRight w:val="0"/>
      <w:marTop w:val="0"/>
      <w:marBottom w:val="0"/>
      <w:divBdr>
        <w:top w:val="none" w:sz="0" w:space="0" w:color="auto"/>
        <w:left w:val="none" w:sz="0" w:space="0" w:color="auto"/>
        <w:bottom w:val="none" w:sz="0" w:space="0" w:color="auto"/>
        <w:right w:val="none" w:sz="0" w:space="0" w:color="auto"/>
      </w:divBdr>
    </w:div>
    <w:div w:id="761032557">
      <w:bodyDiv w:val="1"/>
      <w:marLeft w:val="0"/>
      <w:marRight w:val="0"/>
      <w:marTop w:val="0"/>
      <w:marBottom w:val="0"/>
      <w:divBdr>
        <w:top w:val="none" w:sz="0" w:space="0" w:color="auto"/>
        <w:left w:val="none" w:sz="0" w:space="0" w:color="auto"/>
        <w:bottom w:val="none" w:sz="0" w:space="0" w:color="auto"/>
        <w:right w:val="none" w:sz="0" w:space="0" w:color="auto"/>
      </w:divBdr>
    </w:div>
    <w:div w:id="761098960">
      <w:bodyDiv w:val="1"/>
      <w:marLeft w:val="0"/>
      <w:marRight w:val="0"/>
      <w:marTop w:val="0"/>
      <w:marBottom w:val="0"/>
      <w:divBdr>
        <w:top w:val="none" w:sz="0" w:space="0" w:color="auto"/>
        <w:left w:val="none" w:sz="0" w:space="0" w:color="auto"/>
        <w:bottom w:val="none" w:sz="0" w:space="0" w:color="auto"/>
        <w:right w:val="none" w:sz="0" w:space="0" w:color="auto"/>
      </w:divBdr>
    </w:div>
    <w:div w:id="761528538">
      <w:bodyDiv w:val="1"/>
      <w:marLeft w:val="0"/>
      <w:marRight w:val="0"/>
      <w:marTop w:val="0"/>
      <w:marBottom w:val="0"/>
      <w:divBdr>
        <w:top w:val="none" w:sz="0" w:space="0" w:color="auto"/>
        <w:left w:val="none" w:sz="0" w:space="0" w:color="auto"/>
        <w:bottom w:val="none" w:sz="0" w:space="0" w:color="auto"/>
        <w:right w:val="none" w:sz="0" w:space="0" w:color="auto"/>
      </w:divBdr>
    </w:div>
    <w:div w:id="761994881">
      <w:bodyDiv w:val="1"/>
      <w:marLeft w:val="0"/>
      <w:marRight w:val="0"/>
      <w:marTop w:val="0"/>
      <w:marBottom w:val="0"/>
      <w:divBdr>
        <w:top w:val="none" w:sz="0" w:space="0" w:color="auto"/>
        <w:left w:val="none" w:sz="0" w:space="0" w:color="auto"/>
        <w:bottom w:val="none" w:sz="0" w:space="0" w:color="auto"/>
        <w:right w:val="none" w:sz="0" w:space="0" w:color="auto"/>
      </w:divBdr>
    </w:div>
    <w:div w:id="762184037">
      <w:bodyDiv w:val="1"/>
      <w:marLeft w:val="0"/>
      <w:marRight w:val="0"/>
      <w:marTop w:val="0"/>
      <w:marBottom w:val="0"/>
      <w:divBdr>
        <w:top w:val="none" w:sz="0" w:space="0" w:color="auto"/>
        <w:left w:val="none" w:sz="0" w:space="0" w:color="auto"/>
        <w:bottom w:val="none" w:sz="0" w:space="0" w:color="auto"/>
        <w:right w:val="none" w:sz="0" w:space="0" w:color="auto"/>
      </w:divBdr>
    </w:div>
    <w:div w:id="762382954">
      <w:bodyDiv w:val="1"/>
      <w:marLeft w:val="0"/>
      <w:marRight w:val="0"/>
      <w:marTop w:val="0"/>
      <w:marBottom w:val="0"/>
      <w:divBdr>
        <w:top w:val="none" w:sz="0" w:space="0" w:color="auto"/>
        <w:left w:val="none" w:sz="0" w:space="0" w:color="auto"/>
        <w:bottom w:val="none" w:sz="0" w:space="0" w:color="auto"/>
        <w:right w:val="none" w:sz="0" w:space="0" w:color="auto"/>
      </w:divBdr>
    </w:div>
    <w:div w:id="764502661">
      <w:bodyDiv w:val="1"/>
      <w:marLeft w:val="0"/>
      <w:marRight w:val="0"/>
      <w:marTop w:val="0"/>
      <w:marBottom w:val="0"/>
      <w:divBdr>
        <w:top w:val="none" w:sz="0" w:space="0" w:color="auto"/>
        <w:left w:val="none" w:sz="0" w:space="0" w:color="auto"/>
        <w:bottom w:val="none" w:sz="0" w:space="0" w:color="auto"/>
        <w:right w:val="none" w:sz="0" w:space="0" w:color="auto"/>
      </w:divBdr>
    </w:div>
    <w:div w:id="764573380">
      <w:bodyDiv w:val="1"/>
      <w:marLeft w:val="0"/>
      <w:marRight w:val="0"/>
      <w:marTop w:val="0"/>
      <w:marBottom w:val="0"/>
      <w:divBdr>
        <w:top w:val="none" w:sz="0" w:space="0" w:color="auto"/>
        <w:left w:val="none" w:sz="0" w:space="0" w:color="auto"/>
        <w:bottom w:val="none" w:sz="0" w:space="0" w:color="auto"/>
        <w:right w:val="none" w:sz="0" w:space="0" w:color="auto"/>
      </w:divBdr>
    </w:div>
    <w:div w:id="765540574">
      <w:bodyDiv w:val="1"/>
      <w:marLeft w:val="0"/>
      <w:marRight w:val="0"/>
      <w:marTop w:val="0"/>
      <w:marBottom w:val="0"/>
      <w:divBdr>
        <w:top w:val="none" w:sz="0" w:space="0" w:color="auto"/>
        <w:left w:val="none" w:sz="0" w:space="0" w:color="auto"/>
        <w:bottom w:val="none" w:sz="0" w:space="0" w:color="auto"/>
        <w:right w:val="none" w:sz="0" w:space="0" w:color="auto"/>
      </w:divBdr>
    </w:div>
    <w:div w:id="765855840">
      <w:bodyDiv w:val="1"/>
      <w:marLeft w:val="0"/>
      <w:marRight w:val="0"/>
      <w:marTop w:val="0"/>
      <w:marBottom w:val="0"/>
      <w:divBdr>
        <w:top w:val="none" w:sz="0" w:space="0" w:color="auto"/>
        <w:left w:val="none" w:sz="0" w:space="0" w:color="auto"/>
        <w:bottom w:val="none" w:sz="0" w:space="0" w:color="auto"/>
        <w:right w:val="none" w:sz="0" w:space="0" w:color="auto"/>
      </w:divBdr>
    </w:div>
    <w:div w:id="766080547">
      <w:bodyDiv w:val="1"/>
      <w:marLeft w:val="0"/>
      <w:marRight w:val="0"/>
      <w:marTop w:val="0"/>
      <w:marBottom w:val="0"/>
      <w:divBdr>
        <w:top w:val="none" w:sz="0" w:space="0" w:color="auto"/>
        <w:left w:val="none" w:sz="0" w:space="0" w:color="auto"/>
        <w:bottom w:val="none" w:sz="0" w:space="0" w:color="auto"/>
        <w:right w:val="none" w:sz="0" w:space="0" w:color="auto"/>
      </w:divBdr>
    </w:div>
    <w:div w:id="766148034">
      <w:bodyDiv w:val="1"/>
      <w:marLeft w:val="0"/>
      <w:marRight w:val="0"/>
      <w:marTop w:val="0"/>
      <w:marBottom w:val="0"/>
      <w:divBdr>
        <w:top w:val="none" w:sz="0" w:space="0" w:color="auto"/>
        <w:left w:val="none" w:sz="0" w:space="0" w:color="auto"/>
        <w:bottom w:val="none" w:sz="0" w:space="0" w:color="auto"/>
        <w:right w:val="none" w:sz="0" w:space="0" w:color="auto"/>
      </w:divBdr>
    </w:div>
    <w:div w:id="766275021">
      <w:bodyDiv w:val="1"/>
      <w:marLeft w:val="0"/>
      <w:marRight w:val="0"/>
      <w:marTop w:val="0"/>
      <w:marBottom w:val="0"/>
      <w:divBdr>
        <w:top w:val="none" w:sz="0" w:space="0" w:color="auto"/>
        <w:left w:val="none" w:sz="0" w:space="0" w:color="auto"/>
        <w:bottom w:val="none" w:sz="0" w:space="0" w:color="auto"/>
        <w:right w:val="none" w:sz="0" w:space="0" w:color="auto"/>
      </w:divBdr>
    </w:div>
    <w:div w:id="767698662">
      <w:bodyDiv w:val="1"/>
      <w:marLeft w:val="0"/>
      <w:marRight w:val="0"/>
      <w:marTop w:val="0"/>
      <w:marBottom w:val="0"/>
      <w:divBdr>
        <w:top w:val="none" w:sz="0" w:space="0" w:color="auto"/>
        <w:left w:val="none" w:sz="0" w:space="0" w:color="auto"/>
        <w:bottom w:val="none" w:sz="0" w:space="0" w:color="auto"/>
        <w:right w:val="none" w:sz="0" w:space="0" w:color="auto"/>
      </w:divBdr>
    </w:div>
    <w:div w:id="767846699">
      <w:bodyDiv w:val="1"/>
      <w:marLeft w:val="0"/>
      <w:marRight w:val="0"/>
      <w:marTop w:val="0"/>
      <w:marBottom w:val="0"/>
      <w:divBdr>
        <w:top w:val="none" w:sz="0" w:space="0" w:color="auto"/>
        <w:left w:val="none" w:sz="0" w:space="0" w:color="auto"/>
        <w:bottom w:val="none" w:sz="0" w:space="0" w:color="auto"/>
        <w:right w:val="none" w:sz="0" w:space="0" w:color="auto"/>
      </w:divBdr>
    </w:div>
    <w:div w:id="767895209">
      <w:bodyDiv w:val="1"/>
      <w:marLeft w:val="0"/>
      <w:marRight w:val="0"/>
      <w:marTop w:val="0"/>
      <w:marBottom w:val="0"/>
      <w:divBdr>
        <w:top w:val="none" w:sz="0" w:space="0" w:color="auto"/>
        <w:left w:val="none" w:sz="0" w:space="0" w:color="auto"/>
        <w:bottom w:val="none" w:sz="0" w:space="0" w:color="auto"/>
        <w:right w:val="none" w:sz="0" w:space="0" w:color="auto"/>
      </w:divBdr>
    </w:div>
    <w:div w:id="768162401">
      <w:bodyDiv w:val="1"/>
      <w:marLeft w:val="0"/>
      <w:marRight w:val="0"/>
      <w:marTop w:val="0"/>
      <w:marBottom w:val="0"/>
      <w:divBdr>
        <w:top w:val="none" w:sz="0" w:space="0" w:color="auto"/>
        <w:left w:val="none" w:sz="0" w:space="0" w:color="auto"/>
        <w:bottom w:val="none" w:sz="0" w:space="0" w:color="auto"/>
        <w:right w:val="none" w:sz="0" w:space="0" w:color="auto"/>
      </w:divBdr>
    </w:div>
    <w:div w:id="768163383">
      <w:bodyDiv w:val="1"/>
      <w:marLeft w:val="0"/>
      <w:marRight w:val="0"/>
      <w:marTop w:val="0"/>
      <w:marBottom w:val="0"/>
      <w:divBdr>
        <w:top w:val="none" w:sz="0" w:space="0" w:color="auto"/>
        <w:left w:val="none" w:sz="0" w:space="0" w:color="auto"/>
        <w:bottom w:val="none" w:sz="0" w:space="0" w:color="auto"/>
        <w:right w:val="none" w:sz="0" w:space="0" w:color="auto"/>
      </w:divBdr>
    </w:div>
    <w:div w:id="768430936">
      <w:bodyDiv w:val="1"/>
      <w:marLeft w:val="0"/>
      <w:marRight w:val="0"/>
      <w:marTop w:val="0"/>
      <w:marBottom w:val="0"/>
      <w:divBdr>
        <w:top w:val="none" w:sz="0" w:space="0" w:color="auto"/>
        <w:left w:val="none" w:sz="0" w:space="0" w:color="auto"/>
        <w:bottom w:val="none" w:sz="0" w:space="0" w:color="auto"/>
        <w:right w:val="none" w:sz="0" w:space="0" w:color="auto"/>
      </w:divBdr>
    </w:div>
    <w:div w:id="768475380">
      <w:bodyDiv w:val="1"/>
      <w:marLeft w:val="0"/>
      <w:marRight w:val="0"/>
      <w:marTop w:val="0"/>
      <w:marBottom w:val="0"/>
      <w:divBdr>
        <w:top w:val="none" w:sz="0" w:space="0" w:color="auto"/>
        <w:left w:val="none" w:sz="0" w:space="0" w:color="auto"/>
        <w:bottom w:val="none" w:sz="0" w:space="0" w:color="auto"/>
        <w:right w:val="none" w:sz="0" w:space="0" w:color="auto"/>
      </w:divBdr>
    </w:div>
    <w:div w:id="769010061">
      <w:bodyDiv w:val="1"/>
      <w:marLeft w:val="0"/>
      <w:marRight w:val="0"/>
      <w:marTop w:val="0"/>
      <w:marBottom w:val="0"/>
      <w:divBdr>
        <w:top w:val="none" w:sz="0" w:space="0" w:color="auto"/>
        <w:left w:val="none" w:sz="0" w:space="0" w:color="auto"/>
        <w:bottom w:val="none" w:sz="0" w:space="0" w:color="auto"/>
        <w:right w:val="none" w:sz="0" w:space="0" w:color="auto"/>
      </w:divBdr>
    </w:div>
    <w:div w:id="769620101">
      <w:bodyDiv w:val="1"/>
      <w:marLeft w:val="0"/>
      <w:marRight w:val="0"/>
      <w:marTop w:val="0"/>
      <w:marBottom w:val="0"/>
      <w:divBdr>
        <w:top w:val="none" w:sz="0" w:space="0" w:color="auto"/>
        <w:left w:val="none" w:sz="0" w:space="0" w:color="auto"/>
        <w:bottom w:val="none" w:sz="0" w:space="0" w:color="auto"/>
        <w:right w:val="none" w:sz="0" w:space="0" w:color="auto"/>
      </w:divBdr>
    </w:div>
    <w:div w:id="769936975">
      <w:bodyDiv w:val="1"/>
      <w:marLeft w:val="0"/>
      <w:marRight w:val="0"/>
      <w:marTop w:val="0"/>
      <w:marBottom w:val="0"/>
      <w:divBdr>
        <w:top w:val="none" w:sz="0" w:space="0" w:color="auto"/>
        <w:left w:val="none" w:sz="0" w:space="0" w:color="auto"/>
        <w:bottom w:val="none" w:sz="0" w:space="0" w:color="auto"/>
        <w:right w:val="none" w:sz="0" w:space="0" w:color="auto"/>
      </w:divBdr>
    </w:div>
    <w:div w:id="770051363">
      <w:bodyDiv w:val="1"/>
      <w:marLeft w:val="0"/>
      <w:marRight w:val="0"/>
      <w:marTop w:val="0"/>
      <w:marBottom w:val="0"/>
      <w:divBdr>
        <w:top w:val="none" w:sz="0" w:space="0" w:color="auto"/>
        <w:left w:val="none" w:sz="0" w:space="0" w:color="auto"/>
        <w:bottom w:val="none" w:sz="0" w:space="0" w:color="auto"/>
        <w:right w:val="none" w:sz="0" w:space="0" w:color="auto"/>
      </w:divBdr>
    </w:div>
    <w:div w:id="770392277">
      <w:bodyDiv w:val="1"/>
      <w:marLeft w:val="0"/>
      <w:marRight w:val="0"/>
      <w:marTop w:val="0"/>
      <w:marBottom w:val="0"/>
      <w:divBdr>
        <w:top w:val="none" w:sz="0" w:space="0" w:color="auto"/>
        <w:left w:val="none" w:sz="0" w:space="0" w:color="auto"/>
        <w:bottom w:val="none" w:sz="0" w:space="0" w:color="auto"/>
        <w:right w:val="none" w:sz="0" w:space="0" w:color="auto"/>
      </w:divBdr>
    </w:div>
    <w:div w:id="770466949">
      <w:bodyDiv w:val="1"/>
      <w:marLeft w:val="0"/>
      <w:marRight w:val="0"/>
      <w:marTop w:val="0"/>
      <w:marBottom w:val="0"/>
      <w:divBdr>
        <w:top w:val="none" w:sz="0" w:space="0" w:color="auto"/>
        <w:left w:val="none" w:sz="0" w:space="0" w:color="auto"/>
        <w:bottom w:val="none" w:sz="0" w:space="0" w:color="auto"/>
        <w:right w:val="none" w:sz="0" w:space="0" w:color="auto"/>
      </w:divBdr>
    </w:div>
    <w:div w:id="770587743">
      <w:bodyDiv w:val="1"/>
      <w:marLeft w:val="0"/>
      <w:marRight w:val="0"/>
      <w:marTop w:val="0"/>
      <w:marBottom w:val="0"/>
      <w:divBdr>
        <w:top w:val="none" w:sz="0" w:space="0" w:color="auto"/>
        <w:left w:val="none" w:sz="0" w:space="0" w:color="auto"/>
        <w:bottom w:val="none" w:sz="0" w:space="0" w:color="auto"/>
        <w:right w:val="none" w:sz="0" w:space="0" w:color="auto"/>
      </w:divBdr>
    </w:div>
    <w:div w:id="770783572">
      <w:bodyDiv w:val="1"/>
      <w:marLeft w:val="0"/>
      <w:marRight w:val="0"/>
      <w:marTop w:val="0"/>
      <w:marBottom w:val="0"/>
      <w:divBdr>
        <w:top w:val="none" w:sz="0" w:space="0" w:color="auto"/>
        <w:left w:val="none" w:sz="0" w:space="0" w:color="auto"/>
        <w:bottom w:val="none" w:sz="0" w:space="0" w:color="auto"/>
        <w:right w:val="none" w:sz="0" w:space="0" w:color="auto"/>
      </w:divBdr>
    </w:div>
    <w:div w:id="770852496">
      <w:bodyDiv w:val="1"/>
      <w:marLeft w:val="0"/>
      <w:marRight w:val="0"/>
      <w:marTop w:val="0"/>
      <w:marBottom w:val="0"/>
      <w:divBdr>
        <w:top w:val="none" w:sz="0" w:space="0" w:color="auto"/>
        <w:left w:val="none" w:sz="0" w:space="0" w:color="auto"/>
        <w:bottom w:val="none" w:sz="0" w:space="0" w:color="auto"/>
        <w:right w:val="none" w:sz="0" w:space="0" w:color="auto"/>
      </w:divBdr>
    </w:div>
    <w:div w:id="771556928">
      <w:bodyDiv w:val="1"/>
      <w:marLeft w:val="0"/>
      <w:marRight w:val="0"/>
      <w:marTop w:val="0"/>
      <w:marBottom w:val="0"/>
      <w:divBdr>
        <w:top w:val="none" w:sz="0" w:space="0" w:color="auto"/>
        <w:left w:val="none" w:sz="0" w:space="0" w:color="auto"/>
        <w:bottom w:val="none" w:sz="0" w:space="0" w:color="auto"/>
        <w:right w:val="none" w:sz="0" w:space="0" w:color="auto"/>
      </w:divBdr>
    </w:div>
    <w:div w:id="771978195">
      <w:bodyDiv w:val="1"/>
      <w:marLeft w:val="0"/>
      <w:marRight w:val="0"/>
      <w:marTop w:val="0"/>
      <w:marBottom w:val="0"/>
      <w:divBdr>
        <w:top w:val="none" w:sz="0" w:space="0" w:color="auto"/>
        <w:left w:val="none" w:sz="0" w:space="0" w:color="auto"/>
        <w:bottom w:val="none" w:sz="0" w:space="0" w:color="auto"/>
        <w:right w:val="none" w:sz="0" w:space="0" w:color="auto"/>
      </w:divBdr>
    </w:div>
    <w:div w:id="772017374">
      <w:bodyDiv w:val="1"/>
      <w:marLeft w:val="0"/>
      <w:marRight w:val="0"/>
      <w:marTop w:val="0"/>
      <w:marBottom w:val="0"/>
      <w:divBdr>
        <w:top w:val="none" w:sz="0" w:space="0" w:color="auto"/>
        <w:left w:val="none" w:sz="0" w:space="0" w:color="auto"/>
        <w:bottom w:val="none" w:sz="0" w:space="0" w:color="auto"/>
        <w:right w:val="none" w:sz="0" w:space="0" w:color="auto"/>
      </w:divBdr>
    </w:div>
    <w:div w:id="772357149">
      <w:bodyDiv w:val="1"/>
      <w:marLeft w:val="0"/>
      <w:marRight w:val="0"/>
      <w:marTop w:val="0"/>
      <w:marBottom w:val="0"/>
      <w:divBdr>
        <w:top w:val="none" w:sz="0" w:space="0" w:color="auto"/>
        <w:left w:val="none" w:sz="0" w:space="0" w:color="auto"/>
        <w:bottom w:val="none" w:sz="0" w:space="0" w:color="auto"/>
        <w:right w:val="none" w:sz="0" w:space="0" w:color="auto"/>
      </w:divBdr>
    </w:div>
    <w:div w:id="772818423">
      <w:bodyDiv w:val="1"/>
      <w:marLeft w:val="0"/>
      <w:marRight w:val="0"/>
      <w:marTop w:val="0"/>
      <w:marBottom w:val="0"/>
      <w:divBdr>
        <w:top w:val="none" w:sz="0" w:space="0" w:color="auto"/>
        <w:left w:val="none" w:sz="0" w:space="0" w:color="auto"/>
        <w:bottom w:val="none" w:sz="0" w:space="0" w:color="auto"/>
        <w:right w:val="none" w:sz="0" w:space="0" w:color="auto"/>
      </w:divBdr>
    </w:div>
    <w:div w:id="773674683">
      <w:bodyDiv w:val="1"/>
      <w:marLeft w:val="0"/>
      <w:marRight w:val="0"/>
      <w:marTop w:val="0"/>
      <w:marBottom w:val="0"/>
      <w:divBdr>
        <w:top w:val="none" w:sz="0" w:space="0" w:color="auto"/>
        <w:left w:val="none" w:sz="0" w:space="0" w:color="auto"/>
        <w:bottom w:val="none" w:sz="0" w:space="0" w:color="auto"/>
        <w:right w:val="none" w:sz="0" w:space="0" w:color="auto"/>
      </w:divBdr>
    </w:div>
    <w:div w:id="774053978">
      <w:bodyDiv w:val="1"/>
      <w:marLeft w:val="0"/>
      <w:marRight w:val="0"/>
      <w:marTop w:val="0"/>
      <w:marBottom w:val="0"/>
      <w:divBdr>
        <w:top w:val="none" w:sz="0" w:space="0" w:color="auto"/>
        <w:left w:val="none" w:sz="0" w:space="0" w:color="auto"/>
        <w:bottom w:val="none" w:sz="0" w:space="0" w:color="auto"/>
        <w:right w:val="none" w:sz="0" w:space="0" w:color="auto"/>
      </w:divBdr>
    </w:div>
    <w:div w:id="774444281">
      <w:bodyDiv w:val="1"/>
      <w:marLeft w:val="0"/>
      <w:marRight w:val="0"/>
      <w:marTop w:val="0"/>
      <w:marBottom w:val="0"/>
      <w:divBdr>
        <w:top w:val="none" w:sz="0" w:space="0" w:color="auto"/>
        <w:left w:val="none" w:sz="0" w:space="0" w:color="auto"/>
        <w:bottom w:val="none" w:sz="0" w:space="0" w:color="auto"/>
        <w:right w:val="none" w:sz="0" w:space="0" w:color="auto"/>
      </w:divBdr>
    </w:div>
    <w:div w:id="774591259">
      <w:bodyDiv w:val="1"/>
      <w:marLeft w:val="0"/>
      <w:marRight w:val="0"/>
      <w:marTop w:val="0"/>
      <w:marBottom w:val="0"/>
      <w:divBdr>
        <w:top w:val="none" w:sz="0" w:space="0" w:color="auto"/>
        <w:left w:val="none" w:sz="0" w:space="0" w:color="auto"/>
        <w:bottom w:val="none" w:sz="0" w:space="0" w:color="auto"/>
        <w:right w:val="none" w:sz="0" w:space="0" w:color="auto"/>
      </w:divBdr>
    </w:div>
    <w:div w:id="774716415">
      <w:bodyDiv w:val="1"/>
      <w:marLeft w:val="0"/>
      <w:marRight w:val="0"/>
      <w:marTop w:val="0"/>
      <w:marBottom w:val="0"/>
      <w:divBdr>
        <w:top w:val="none" w:sz="0" w:space="0" w:color="auto"/>
        <w:left w:val="none" w:sz="0" w:space="0" w:color="auto"/>
        <w:bottom w:val="none" w:sz="0" w:space="0" w:color="auto"/>
        <w:right w:val="none" w:sz="0" w:space="0" w:color="auto"/>
      </w:divBdr>
    </w:div>
    <w:div w:id="775439340">
      <w:bodyDiv w:val="1"/>
      <w:marLeft w:val="0"/>
      <w:marRight w:val="0"/>
      <w:marTop w:val="0"/>
      <w:marBottom w:val="0"/>
      <w:divBdr>
        <w:top w:val="none" w:sz="0" w:space="0" w:color="auto"/>
        <w:left w:val="none" w:sz="0" w:space="0" w:color="auto"/>
        <w:bottom w:val="none" w:sz="0" w:space="0" w:color="auto"/>
        <w:right w:val="none" w:sz="0" w:space="0" w:color="auto"/>
      </w:divBdr>
    </w:div>
    <w:div w:id="776172439">
      <w:bodyDiv w:val="1"/>
      <w:marLeft w:val="0"/>
      <w:marRight w:val="0"/>
      <w:marTop w:val="0"/>
      <w:marBottom w:val="0"/>
      <w:divBdr>
        <w:top w:val="none" w:sz="0" w:space="0" w:color="auto"/>
        <w:left w:val="none" w:sz="0" w:space="0" w:color="auto"/>
        <w:bottom w:val="none" w:sz="0" w:space="0" w:color="auto"/>
        <w:right w:val="none" w:sz="0" w:space="0" w:color="auto"/>
      </w:divBdr>
    </w:div>
    <w:div w:id="776674737">
      <w:bodyDiv w:val="1"/>
      <w:marLeft w:val="0"/>
      <w:marRight w:val="0"/>
      <w:marTop w:val="0"/>
      <w:marBottom w:val="0"/>
      <w:divBdr>
        <w:top w:val="none" w:sz="0" w:space="0" w:color="auto"/>
        <w:left w:val="none" w:sz="0" w:space="0" w:color="auto"/>
        <w:bottom w:val="none" w:sz="0" w:space="0" w:color="auto"/>
        <w:right w:val="none" w:sz="0" w:space="0" w:color="auto"/>
      </w:divBdr>
    </w:div>
    <w:div w:id="776798466">
      <w:bodyDiv w:val="1"/>
      <w:marLeft w:val="0"/>
      <w:marRight w:val="0"/>
      <w:marTop w:val="0"/>
      <w:marBottom w:val="0"/>
      <w:divBdr>
        <w:top w:val="none" w:sz="0" w:space="0" w:color="auto"/>
        <w:left w:val="none" w:sz="0" w:space="0" w:color="auto"/>
        <w:bottom w:val="none" w:sz="0" w:space="0" w:color="auto"/>
        <w:right w:val="none" w:sz="0" w:space="0" w:color="auto"/>
      </w:divBdr>
    </w:div>
    <w:div w:id="777412038">
      <w:bodyDiv w:val="1"/>
      <w:marLeft w:val="0"/>
      <w:marRight w:val="0"/>
      <w:marTop w:val="0"/>
      <w:marBottom w:val="0"/>
      <w:divBdr>
        <w:top w:val="none" w:sz="0" w:space="0" w:color="auto"/>
        <w:left w:val="none" w:sz="0" w:space="0" w:color="auto"/>
        <w:bottom w:val="none" w:sz="0" w:space="0" w:color="auto"/>
        <w:right w:val="none" w:sz="0" w:space="0" w:color="auto"/>
      </w:divBdr>
    </w:div>
    <w:div w:id="777605687">
      <w:bodyDiv w:val="1"/>
      <w:marLeft w:val="0"/>
      <w:marRight w:val="0"/>
      <w:marTop w:val="0"/>
      <w:marBottom w:val="0"/>
      <w:divBdr>
        <w:top w:val="none" w:sz="0" w:space="0" w:color="auto"/>
        <w:left w:val="none" w:sz="0" w:space="0" w:color="auto"/>
        <w:bottom w:val="none" w:sz="0" w:space="0" w:color="auto"/>
        <w:right w:val="none" w:sz="0" w:space="0" w:color="auto"/>
      </w:divBdr>
    </w:div>
    <w:div w:id="777606349">
      <w:bodyDiv w:val="1"/>
      <w:marLeft w:val="0"/>
      <w:marRight w:val="0"/>
      <w:marTop w:val="0"/>
      <w:marBottom w:val="0"/>
      <w:divBdr>
        <w:top w:val="none" w:sz="0" w:space="0" w:color="auto"/>
        <w:left w:val="none" w:sz="0" w:space="0" w:color="auto"/>
        <w:bottom w:val="none" w:sz="0" w:space="0" w:color="auto"/>
        <w:right w:val="none" w:sz="0" w:space="0" w:color="auto"/>
      </w:divBdr>
    </w:div>
    <w:div w:id="777874362">
      <w:bodyDiv w:val="1"/>
      <w:marLeft w:val="0"/>
      <w:marRight w:val="0"/>
      <w:marTop w:val="0"/>
      <w:marBottom w:val="0"/>
      <w:divBdr>
        <w:top w:val="none" w:sz="0" w:space="0" w:color="auto"/>
        <w:left w:val="none" w:sz="0" w:space="0" w:color="auto"/>
        <w:bottom w:val="none" w:sz="0" w:space="0" w:color="auto"/>
        <w:right w:val="none" w:sz="0" w:space="0" w:color="auto"/>
      </w:divBdr>
    </w:div>
    <w:div w:id="777875354">
      <w:bodyDiv w:val="1"/>
      <w:marLeft w:val="0"/>
      <w:marRight w:val="0"/>
      <w:marTop w:val="0"/>
      <w:marBottom w:val="0"/>
      <w:divBdr>
        <w:top w:val="none" w:sz="0" w:space="0" w:color="auto"/>
        <w:left w:val="none" w:sz="0" w:space="0" w:color="auto"/>
        <w:bottom w:val="none" w:sz="0" w:space="0" w:color="auto"/>
        <w:right w:val="none" w:sz="0" w:space="0" w:color="auto"/>
      </w:divBdr>
    </w:div>
    <w:div w:id="778060900">
      <w:bodyDiv w:val="1"/>
      <w:marLeft w:val="0"/>
      <w:marRight w:val="0"/>
      <w:marTop w:val="0"/>
      <w:marBottom w:val="0"/>
      <w:divBdr>
        <w:top w:val="none" w:sz="0" w:space="0" w:color="auto"/>
        <w:left w:val="none" w:sz="0" w:space="0" w:color="auto"/>
        <w:bottom w:val="none" w:sz="0" w:space="0" w:color="auto"/>
        <w:right w:val="none" w:sz="0" w:space="0" w:color="auto"/>
      </w:divBdr>
    </w:div>
    <w:div w:id="778255892">
      <w:bodyDiv w:val="1"/>
      <w:marLeft w:val="0"/>
      <w:marRight w:val="0"/>
      <w:marTop w:val="0"/>
      <w:marBottom w:val="0"/>
      <w:divBdr>
        <w:top w:val="none" w:sz="0" w:space="0" w:color="auto"/>
        <w:left w:val="none" w:sz="0" w:space="0" w:color="auto"/>
        <w:bottom w:val="none" w:sz="0" w:space="0" w:color="auto"/>
        <w:right w:val="none" w:sz="0" w:space="0" w:color="auto"/>
      </w:divBdr>
    </w:div>
    <w:div w:id="778331915">
      <w:bodyDiv w:val="1"/>
      <w:marLeft w:val="0"/>
      <w:marRight w:val="0"/>
      <w:marTop w:val="0"/>
      <w:marBottom w:val="0"/>
      <w:divBdr>
        <w:top w:val="none" w:sz="0" w:space="0" w:color="auto"/>
        <w:left w:val="none" w:sz="0" w:space="0" w:color="auto"/>
        <w:bottom w:val="none" w:sz="0" w:space="0" w:color="auto"/>
        <w:right w:val="none" w:sz="0" w:space="0" w:color="auto"/>
      </w:divBdr>
    </w:div>
    <w:div w:id="778526473">
      <w:bodyDiv w:val="1"/>
      <w:marLeft w:val="0"/>
      <w:marRight w:val="0"/>
      <w:marTop w:val="0"/>
      <w:marBottom w:val="0"/>
      <w:divBdr>
        <w:top w:val="none" w:sz="0" w:space="0" w:color="auto"/>
        <w:left w:val="none" w:sz="0" w:space="0" w:color="auto"/>
        <w:bottom w:val="none" w:sz="0" w:space="0" w:color="auto"/>
        <w:right w:val="none" w:sz="0" w:space="0" w:color="auto"/>
      </w:divBdr>
    </w:div>
    <w:div w:id="778989000">
      <w:bodyDiv w:val="1"/>
      <w:marLeft w:val="0"/>
      <w:marRight w:val="0"/>
      <w:marTop w:val="0"/>
      <w:marBottom w:val="0"/>
      <w:divBdr>
        <w:top w:val="none" w:sz="0" w:space="0" w:color="auto"/>
        <w:left w:val="none" w:sz="0" w:space="0" w:color="auto"/>
        <w:bottom w:val="none" w:sz="0" w:space="0" w:color="auto"/>
        <w:right w:val="none" w:sz="0" w:space="0" w:color="auto"/>
      </w:divBdr>
    </w:div>
    <w:div w:id="779030645">
      <w:bodyDiv w:val="1"/>
      <w:marLeft w:val="0"/>
      <w:marRight w:val="0"/>
      <w:marTop w:val="0"/>
      <w:marBottom w:val="0"/>
      <w:divBdr>
        <w:top w:val="none" w:sz="0" w:space="0" w:color="auto"/>
        <w:left w:val="none" w:sz="0" w:space="0" w:color="auto"/>
        <w:bottom w:val="none" w:sz="0" w:space="0" w:color="auto"/>
        <w:right w:val="none" w:sz="0" w:space="0" w:color="auto"/>
      </w:divBdr>
    </w:div>
    <w:div w:id="779254041">
      <w:bodyDiv w:val="1"/>
      <w:marLeft w:val="0"/>
      <w:marRight w:val="0"/>
      <w:marTop w:val="0"/>
      <w:marBottom w:val="0"/>
      <w:divBdr>
        <w:top w:val="none" w:sz="0" w:space="0" w:color="auto"/>
        <w:left w:val="none" w:sz="0" w:space="0" w:color="auto"/>
        <w:bottom w:val="none" w:sz="0" w:space="0" w:color="auto"/>
        <w:right w:val="none" w:sz="0" w:space="0" w:color="auto"/>
      </w:divBdr>
    </w:div>
    <w:div w:id="779758963">
      <w:bodyDiv w:val="1"/>
      <w:marLeft w:val="0"/>
      <w:marRight w:val="0"/>
      <w:marTop w:val="0"/>
      <w:marBottom w:val="0"/>
      <w:divBdr>
        <w:top w:val="none" w:sz="0" w:space="0" w:color="auto"/>
        <w:left w:val="none" w:sz="0" w:space="0" w:color="auto"/>
        <w:bottom w:val="none" w:sz="0" w:space="0" w:color="auto"/>
        <w:right w:val="none" w:sz="0" w:space="0" w:color="auto"/>
      </w:divBdr>
    </w:div>
    <w:div w:id="779760937">
      <w:bodyDiv w:val="1"/>
      <w:marLeft w:val="0"/>
      <w:marRight w:val="0"/>
      <w:marTop w:val="0"/>
      <w:marBottom w:val="0"/>
      <w:divBdr>
        <w:top w:val="none" w:sz="0" w:space="0" w:color="auto"/>
        <w:left w:val="none" w:sz="0" w:space="0" w:color="auto"/>
        <w:bottom w:val="none" w:sz="0" w:space="0" w:color="auto"/>
        <w:right w:val="none" w:sz="0" w:space="0" w:color="auto"/>
      </w:divBdr>
    </w:div>
    <w:div w:id="780304022">
      <w:bodyDiv w:val="1"/>
      <w:marLeft w:val="0"/>
      <w:marRight w:val="0"/>
      <w:marTop w:val="0"/>
      <w:marBottom w:val="0"/>
      <w:divBdr>
        <w:top w:val="none" w:sz="0" w:space="0" w:color="auto"/>
        <w:left w:val="none" w:sz="0" w:space="0" w:color="auto"/>
        <w:bottom w:val="none" w:sz="0" w:space="0" w:color="auto"/>
        <w:right w:val="none" w:sz="0" w:space="0" w:color="auto"/>
      </w:divBdr>
    </w:div>
    <w:div w:id="780344270">
      <w:bodyDiv w:val="1"/>
      <w:marLeft w:val="0"/>
      <w:marRight w:val="0"/>
      <w:marTop w:val="0"/>
      <w:marBottom w:val="0"/>
      <w:divBdr>
        <w:top w:val="none" w:sz="0" w:space="0" w:color="auto"/>
        <w:left w:val="none" w:sz="0" w:space="0" w:color="auto"/>
        <w:bottom w:val="none" w:sz="0" w:space="0" w:color="auto"/>
        <w:right w:val="none" w:sz="0" w:space="0" w:color="auto"/>
      </w:divBdr>
    </w:div>
    <w:div w:id="781071496">
      <w:bodyDiv w:val="1"/>
      <w:marLeft w:val="0"/>
      <w:marRight w:val="0"/>
      <w:marTop w:val="0"/>
      <w:marBottom w:val="0"/>
      <w:divBdr>
        <w:top w:val="none" w:sz="0" w:space="0" w:color="auto"/>
        <w:left w:val="none" w:sz="0" w:space="0" w:color="auto"/>
        <w:bottom w:val="none" w:sz="0" w:space="0" w:color="auto"/>
        <w:right w:val="none" w:sz="0" w:space="0" w:color="auto"/>
      </w:divBdr>
    </w:div>
    <w:div w:id="781654360">
      <w:bodyDiv w:val="1"/>
      <w:marLeft w:val="0"/>
      <w:marRight w:val="0"/>
      <w:marTop w:val="0"/>
      <w:marBottom w:val="0"/>
      <w:divBdr>
        <w:top w:val="none" w:sz="0" w:space="0" w:color="auto"/>
        <w:left w:val="none" w:sz="0" w:space="0" w:color="auto"/>
        <w:bottom w:val="none" w:sz="0" w:space="0" w:color="auto"/>
        <w:right w:val="none" w:sz="0" w:space="0" w:color="auto"/>
      </w:divBdr>
    </w:div>
    <w:div w:id="781993267">
      <w:bodyDiv w:val="1"/>
      <w:marLeft w:val="0"/>
      <w:marRight w:val="0"/>
      <w:marTop w:val="0"/>
      <w:marBottom w:val="0"/>
      <w:divBdr>
        <w:top w:val="none" w:sz="0" w:space="0" w:color="auto"/>
        <w:left w:val="none" w:sz="0" w:space="0" w:color="auto"/>
        <w:bottom w:val="none" w:sz="0" w:space="0" w:color="auto"/>
        <w:right w:val="none" w:sz="0" w:space="0" w:color="auto"/>
      </w:divBdr>
    </w:div>
    <w:div w:id="782000396">
      <w:bodyDiv w:val="1"/>
      <w:marLeft w:val="0"/>
      <w:marRight w:val="0"/>
      <w:marTop w:val="0"/>
      <w:marBottom w:val="0"/>
      <w:divBdr>
        <w:top w:val="none" w:sz="0" w:space="0" w:color="auto"/>
        <w:left w:val="none" w:sz="0" w:space="0" w:color="auto"/>
        <w:bottom w:val="none" w:sz="0" w:space="0" w:color="auto"/>
        <w:right w:val="none" w:sz="0" w:space="0" w:color="auto"/>
      </w:divBdr>
    </w:div>
    <w:div w:id="782924268">
      <w:bodyDiv w:val="1"/>
      <w:marLeft w:val="0"/>
      <w:marRight w:val="0"/>
      <w:marTop w:val="0"/>
      <w:marBottom w:val="0"/>
      <w:divBdr>
        <w:top w:val="none" w:sz="0" w:space="0" w:color="auto"/>
        <w:left w:val="none" w:sz="0" w:space="0" w:color="auto"/>
        <w:bottom w:val="none" w:sz="0" w:space="0" w:color="auto"/>
        <w:right w:val="none" w:sz="0" w:space="0" w:color="auto"/>
      </w:divBdr>
    </w:div>
    <w:div w:id="783036076">
      <w:bodyDiv w:val="1"/>
      <w:marLeft w:val="0"/>
      <w:marRight w:val="0"/>
      <w:marTop w:val="0"/>
      <w:marBottom w:val="0"/>
      <w:divBdr>
        <w:top w:val="none" w:sz="0" w:space="0" w:color="auto"/>
        <w:left w:val="none" w:sz="0" w:space="0" w:color="auto"/>
        <w:bottom w:val="none" w:sz="0" w:space="0" w:color="auto"/>
        <w:right w:val="none" w:sz="0" w:space="0" w:color="auto"/>
      </w:divBdr>
    </w:div>
    <w:div w:id="783692228">
      <w:bodyDiv w:val="1"/>
      <w:marLeft w:val="0"/>
      <w:marRight w:val="0"/>
      <w:marTop w:val="0"/>
      <w:marBottom w:val="0"/>
      <w:divBdr>
        <w:top w:val="none" w:sz="0" w:space="0" w:color="auto"/>
        <w:left w:val="none" w:sz="0" w:space="0" w:color="auto"/>
        <w:bottom w:val="none" w:sz="0" w:space="0" w:color="auto"/>
        <w:right w:val="none" w:sz="0" w:space="0" w:color="auto"/>
      </w:divBdr>
    </w:div>
    <w:div w:id="783884176">
      <w:bodyDiv w:val="1"/>
      <w:marLeft w:val="0"/>
      <w:marRight w:val="0"/>
      <w:marTop w:val="0"/>
      <w:marBottom w:val="0"/>
      <w:divBdr>
        <w:top w:val="none" w:sz="0" w:space="0" w:color="auto"/>
        <w:left w:val="none" w:sz="0" w:space="0" w:color="auto"/>
        <w:bottom w:val="none" w:sz="0" w:space="0" w:color="auto"/>
        <w:right w:val="none" w:sz="0" w:space="0" w:color="auto"/>
      </w:divBdr>
    </w:div>
    <w:div w:id="784539789">
      <w:bodyDiv w:val="1"/>
      <w:marLeft w:val="0"/>
      <w:marRight w:val="0"/>
      <w:marTop w:val="0"/>
      <w:marBottom w:val="0"/>
      <w:divBdr>
        <w:top w:val="none" w:sz="0" w:space="0" w:color="auto"/>
        <w:left w:val="none" w:sz="0" w:space="0" w:color="auto"/>
        <w:bottom w:val="none" w:sz="0" w:space="0" w:color="auto"/>
        <w:right w:val="none" w:sz="0" w:space="0" w:color="auto"/>
      </w:divBdr>
    </w:div>
    <w:div w:id="784809494">
      <w:bodyDiv w:val="1"/>
      <w:marLeft w:val="0"/>
      <w:marRight w:val="0"/>
      <w:marTop w:val="0"/>
      <w:marBottom w:val="0"/>
      <w:divBdr>
        <w:top w:val="none" w:sz="0" w:space="0" w:color="auto"/>
        <w:left w:val="none" w:sz="0" w:space="0" w:color="auto"/>
        <w:bottom w:val="none" w:sz="0" w:space="0" w:color="auto"/>
        <w:right w:val="none" w:sz="0" w:space="0" w:color="auto"/>
      </w:divBdr>
    </w:div>
    <w:div w:id="784925322">
      <w:bodyDiv w:val="1"/>
      <w:marLeft w:val="0"/>
      <w:marRight w:val="0"/>
      <w:marTop w:val="0"/>
      <w:marBottom w:val="0"/>
      <w:divBdr>
        <w:top w:val="none" w:sz="0" w:space="0" w:color="auto"/>
        <w:left w:val="none" w:sz="0" w:space="0" w:color="auto"/>
        <w:bottom w:val="none" w:sz="0" w:space="0" w:color="auto"/>
        <w:right w:val="none" w:sz="0" w:space="0" w:color="auto"/>
      </w:divBdr>
    </w:div>
    <w:div w:id="785808351">
      <w:bodyDiv w:val="1"/>
      <w:marLeft w:val="0"/>
      <w:marRight w:val="0"/>
      <w:marTop w:val="0"/>
      <w:marBottom w:val="0"/>
      <w:divBdr>
        <w:top w:val="none" w:sz="0" w:space="0" w:color="auto"/>
        <w:left w:val="none" w:sz="0" w:space="0" w:color="auto"/>
        <w:bottom w:val="none" w:sz="0" w:space="0" w:color="auto"/>
        <w:right w:val="none" w:sz="0" w:space="0" w:color="auto"/>
      </w:divBdr>
    </w:div>
    <w:div w:id="785855280">
      <w:bodyDiv w:val="1"/>
      <w:marLeft w:val="0"/>
      <w:marRight w:val="0"/>
      <w:marTop w:val="0"/>
      <w:marBottom w:val="0"/>
      <w:divBdr>
        <w:top w:val="none" w:sz="0" w:space="0" w:color="auto"/>
        <w:left w:val="none" w:sz="0" w:space="0" w:color="auto"/>
        <w:bottom w:val="none" w:sz="0" w:space="0" w:color="auto"/>
        <w:right w:val="none" w:sz="0" w:space="0" w:color="auto"/>
      </w:divBdr>
    </w:div>
    <w:div w:id="785923714">
      <w:bodyDiv w:val="1"/>
      <w:marLeft w:val="0"/>
      <w:marRight w:val="0"/>
      <w:marTop w:val="0"/>
      <w:marBottom w:val="0"/>
      <w:divBdr>
        <w:top w:val="none" w:sz="0" w:space="0" w:color="auto"/>
        <w:left w:val="none" w:sz="0" w:space="0" w:color="auto"/>
        <w:bottom w:val="none" w:sz="0" w:space="0" w:color="auto"/>
        <w:right w:val="none" w:sz="0" w:space="0" w:color="auto"/>
      </w:divBdr>
    </w:div>
    <w:div w:id="786047978">
      <w:bodyDiv w:val="1"/>
      <w:marLeft w:val="0"/>
      <w:marRight w:val="0"/>
      <w:marTop w:val="0"/>
      <w:marBottom w:val="0"/>
      <w:divBdr>
        <w:top w:val="none" w:sz="0" w:space="0" w:color="auto"/>
        <w:left w:val="none" w:sz="0" w:space="0" w:color="auto"/>
        <w:bottom w:val="none" w:sz="0" w:space="0" w:color="auto"/>
        <w:right w:val="none" w:sz="0" w:space="0" w:color="auto"/>
      </w:divBdr>
    </w:div>
    <w:div w:id="786897473">
      <w:bodyDiv w:val="1"/>
      <w:marLeft w:val="0"/>
      <w:marRight w:val="0"/>
      <w:marTop w:val="0"/>
      <w:marBottom w:val="0"/>
      <w:divBdr>
        <w:top w:val="none" w:sz="0" w:space="0" w:color="auto"/>
        <w:left w:val="none" w:sz="0" w:space="0" w:color="auto"/>
        <w:bottom w:val="none" w:sz="0" w:space="0" w:color="auto"/>
        <w:right w:val="none" w:sz="0" w:space="0" w:color="auto"/>
      </w:divBdr>
    </w:div>
    <w:div w:id="787044623">
      <w:bodyDiv w:val="1"/>
      <w:marLeft w:val="0"/>
      <w:marRight w:val="0"/>
      <w:marTop w:val="0"/>
      <w:marBottom w:val="0"/>
      <w:divBdr>
        <w:top w:val="none" w:sz="0" w:space="0" w:color="auto"/>
        <w:left w:val="none" w:sz="0" w:space="0" w:color="auto"/>
        <w:bottom w:val="none" w:sz="0" w:space="0" w:color="auto"/>
        <w:right w:val="none" w:sz="0" w:space="0" w:color="auto"/>
      </w:divBdr>
    </w:div>
    <w:div w:id="788276414">
      <w:bodyDiv w:val="1"/>
      <w:marLeft w:val="0"/>
      <w:marRight w:val="0"/>
      <w:marTop w:val="0"/>
      <w:marBottom w:val="0"/>
      <w:divBdr>
        <w:top w:val="none" w:sz="0" w:space="0" w:color="auto"/>
        <w:left w:val="none" w:sz="0" w:space="0" w:color="auto"/>
        <w:bottom w:val="none" w:sz="0" w:space="0" w:color="auto"/>
        <w:right w:val="none" w:sz="0" w:space="0" w:color="auto"/>
      </w:divBdr>
    </w:div>
    <w:div w:id="788469703">
      <w:bodyDiv w:val="1"/>
      <w:marLeft w:val="0"/>
      <w:marRight w:val="0"/>
      <w:marTop w:val="0"/>
      <w:marBottom w:val="0"/>
      <w:divBdr>
        <w:top w:val="none" w:sz="0" w:space="0" w:color="auto"/>
        <w:left w:val="none" w:sz="0" w:space="0" w:color="auto"/>
        <w:bottom w:val="none" w:sz="0" w:space="0" w:color="auto"/>
        <w:right w:val="none" w:sz="0" w:space="0" w:color="auto"/>
      </w:divBdr>
    </w:div>
    <w:div w:id="788477081">
      <w:bodyDiv w:val="1"/>
      <w:marLeft w:val="0"/>
      <w:marRight w:val="0"/>
      <w:marTop w:val="0"/>
      <w:marBottom w:val="0"/>
      <w:divBdr>
        <w:top w:val="none" w:sz="0" w:space="0" w:color="auto"/>
        <w:left w:val="none" w:sz="0" w:space="0" w:color="auto"/>
        <w:bottom w:val="none" w:sz="0" w:space="0" w:color="auto"/>
        <w:right w:val="none" w:sz="0" w:space="0" w:color="auto"/>
      </w:divBdr>
    </w:div>
    <w:div w:id="788621910">
      <w:bodyDiv w:val="1"/>
      <w:marLeft w:val="0"/>
      <w:marRight w:val="0"/>
      <w:marTop w:val="0"/>
      <w:marBottom w:val="0"/>
      <w:divBdr>
        <w:top w:val="none" w:sz="0" w:space="0" w:color="auto"/>
        <w:left w:val="none" w:sz="0" w:space="0" w:color="auto"/>
        <w:bottom w:val="none" w:sz="0" w:space="0" w:color="auto"/>
        <w:right w:val="none" w:sz="0" w:space="0" w:color="auto"/>
      </w:divBdr>
    </w:div>
    <w:div w:id="789515310">
      <w:bodyDiv w:val="1"/>
      <w:marLeft w:val="0"/>
      <w:marRight w:val="0"/>
      <w:marTop w:val="0"/>
      <w:marBottom w:val="0"/>
      <w:divBdr>
        <w:top w:val="none" w:sz="0" w:space="0" w:color="auto"/>
        <w:left w:val="none" w:sz="0" w:space="0" w:color="auto"/>
        <w:bottom w:val="none" w:sz="0" w:space="0" w:color="auto"/>
        <w:right w:val="none" w:sz="0" w:space="0" w:color="auto"/>
      </w:divBdr>
    </w:div>
    <w:div w:id="790131224">
      <w:bodyDiv w:val="1"/>
      <w:marLeft w:val="0"/>
      <w:marRight w:val="0"/>
      <w:marTop w:val="0"/>
      <w:marBottom w:val="0"/>
      <w:divBdr>
        <w:top w:val="none" w:sz="0" w:space="0" w:color="auto"/>
        <w:left w:val="none" w:sz="0" w:space="0" w:color="auto"/>
        <w:bottom w:val="none" w:sz="0" w:space="0" w:color="auto"/>
        <w:right w:val="none" w:sz="0" w:space="0" w:color="auto"/>
      </w:divBdr>
    </w:div>
    <w:div w:id="790441453">
      <w:bodyDiv w:val="1"/>
      <w:marLeft w:val="0"/>
      <w:marRight w:val="0"/>
      <w:marTop w:val="0"/>
      <w:marBottom w:val="0"/>
      <w:divBdr>
        <w:top w:val="none" w:sz="0" w:space="0" w:color="auto"/>
        <w:left w:val="none" w:sz="0" w:space="0" w:color="auto"/>
        <w:bottom w:val="none" w:sz="0" w:space="0" w:color="auto"/>
        <w:right w:val="none" w:sz="0" w:space="0" w:color="auto"/>
      </w:divBdr>
    </w:div>
    <w:div w:id="790518888">
      <w:bodyDiv w:val="1"/>
      <w:marLeft w:val="0"/>
      <w:marRight w:val="0"/>
      <w:marTop w:val="0"/>
      <w:marBottom w:val="0"/>
      <w:divBdr>
        <w:top w:val="none" w:sz="0" w:space="0" w:color="auto"/>
        <w:left w:val="none" w:sz="0" w:space="0" w:color="auto"/>
        <w:bottom w:val="none" w:sz="0" w:space="0" w:color="auto"/>
        <w:right w:val="none" w:sz="0" w:space="0" w:color="auto"/>
      </w:divBdr>
    </w:div>
    <w:div w:id="790785596">
      <w:bodyDiv w:val="1"/>
      <w:marLeft w:val="0"/>
      <w:marRight w:val="0"/>
      <w:marTop w:val="0"/>
      <w:marBottom w:val="0"/>
      <w:divBdr>
        <w:top w:val="none" w:sz="0" w:space="0" w:color="auto"/>
        <w:left w:val="none" w:sz="0" w:space="0" w:color="auto"/>
        <w:bottom w:val="none" w:sz="0" w:space="0" w:color="auto"/>
        <w:right w:val="none" w:sz="0" w:space="0" w:color="auto"/>
      </w:divBdr>
    </w:div>
    <w:div w:id="791284631">
      <w:bodyDiv w:val="1"/>
      <w:marLeft w:val="0"/>
      <w:marRight w:val="0"/>
      <w:marTop w:val="0"/>
      <w:marBottom w:val="0"/>
      <w:divBdr>
        <w:top w:val="none" w:sz="0" w:space="0" w:color="auto"/>
        <w:left w:val="none" w:sz="0" w:space="0" w:color="auto"/>
        <w:bottom w:val="none" w:sz="0" w:space="0" w:color="auto"/>
        <w:right w:val="none" w:sz="0" w:space="0" w:color="auto"/>
      </w:divBdr>
    </w:div>
    <w:div w:id="791941994">
      <w:bodyDiv w:val="1"/>
      <w:marLeft w:val="0"/>
      <w:marRight w:val="0"/>
      <w:marTop w:val="0"/>
      <w:marBottom w:val="0"/>
      <w:divBdr>
        <w:top w:val="none" w:sz="0" w:space="0" w:color="auto"/>
        <w:left w:val="none" w:sz="0" w:space="0" w:color="auto"/>
        <w:bottom w:val="none" w:sz="0" w:space="0" w:color="auto"/>
        <w:right w:val="none" w:sz="0" w:space="0" w:color="auto"/>
      </w:divBdr>
    </w:div>
    <w:div w:id="792089912">
      <w:bodyDiv w:val="1"/>
      <w:marLeft w:val="0"/>
      <w:marRight w:val="0"/>
      <w:marTop w:val="0"/>
      <w:marBottom w:val="0"/>
      <w:divBdr>
        <w:top w:val="none" w:sz="0" w:space="0" w:color="auto"/>
        <w:left w:val="none" w:sz="0" w:space="0" w:color="auto"/>
        <w:bottom w:val="none" w:sz="0" w:space="0" w:color="auto"/>
        <w:right w:val="none" w:sz="0" w:space="0" w:color="auto"/>
      </w:divBdr>
    </w:div>
    <w:div w:id="792676485">
      <w:bodyDiv w:val="1"/>
      <w:marLeft w:val="0"/>
      <w:marRight w:val="0"/>
      <w:marTop w:val="0"/>
      <w:marBottom w:val="0"/>
      <w:divBdr>
        <w:top w:val="none" w:sz="0" w:space="0" w:color="auto"/>
        <w:left w:val="none" w:sz="0" w:space="0" w:color="auto"/>
        <w:bottom w:val="none" w:sz="0" w:space="0" w:color="auto"/>
        <w:right w:val="none" w:sz="0" w:space="0" w:color="auto"/>
      </w:divBdr>
    </w:div>
    <w:div w:id="792791467">
      <w:bodyDiv w:val="1"/>
      <w:marLeft w:val="0"/>
      <w:marRight w:val="0"/>
      <w:marTop w:val="0"/>
      <w:marBottom w:val="0"/>
      <w:divBdr>
        <w:top w:val="none" w:sz="0" w:space="0" w:color="auto"/>
        <w:left w:val="none" w:sz="0" w:space="0" w:color="auto"/>
        <w:bottom w:val="none" w:sz="0" w:space="0" w:color="auto"/>
        <w:right w:val="none" w:sz="0" w:space="0" w:color="auto"/>
      </w:divBdr>
    </w:div>
    <w:div w:id="793402713">
      <w:bodyDiv w:val="1"/>
      <w:marLeft w:val="0"/>
      <w:marRight w:val="0"/>
      <w:marTop w:val="0"/>
      <w:marBottom w:val="0"/>
      <w:divBdr>
        <w:top w:val="none" w:sz="0" w:space="0" w:color="auto"/>
        <w:left w:val="none" w:sz="0" w:space="0" w:color="auto"/>
        <w:bottom w:val="none" w:sz="0" w:space="0" w:color="auto"/>
        <w:right w:val="none" w:sz="0" w:space="0" w:color="auto"/>
      </w:divBdr>
    </w:div>
    <w:div w:id="793720383">
      <w:bodyDiv w:val="1"/>
      <w:marLeft w:val="0"/>
      <w:marRight w:val="0"/>
      <w:marTop w:val="0"/>
      <w:marBottom w:val="0"/>
      <w:divBdr>
        <w:top w:val="none" w:sz="0" w:space="0" w:color="auto"/>
        <w:left w:val="none" w:sz="0" w:space="0" w:color="auto"/>
        <w:bottom w:val="none" w:sz="0" w:space="0" w:color="auto"/>
        <w:right w:val="none" w:sz="0" w:space="0" w:color="auto"/>
      </w:divBdr>
    </w:div>
    <w:div w:id="794173531">
      <w:bodyDiv w:val="1"/>
      <w:marLeft w:val="0"/>
      <w:marRight w:val="0"/>
      <w:marTop w:val="0"/>
      <w:marBottom w:val="0"/>
      <w:divBdr>
        <w:top w:val="none" w:sz="0" w:space="0" w:color="auto"/>
        <w:left w:val="none" w:sz="0" w:space="0" w:color="auto"/>
        <w:bottom w:val="none" w:sz="0" w:space="0" w:color="auto"/>
        <w:right w:val="none" w:sz="0" w:space="0" w:color="auto"/>
      </w:divBdr>
    </w:div>
    <w:div w:id="794179977">
      <w:bodyDiv w:val="1"/>
      <w:marLeft w:val="0"/>
      <w:marRight w:val="0"/>
      <w:marTop w:val="0"/>
      <w:marBottom w:val="0"/>
      <w:divBdr>
        <w:top w:val="none" w:sz="0" w:space="0" w:color="auto"/>
        <w:left w:val="none" w:sz="0" w:space="0" w:color="auto"/>
        <w:bottom w:val="none" w:sz="0" w:space="0" w:color="auto"/>
        <w:right w:val="none" w:sz="0" w:space="0" w:color="auto"/>
      </w:divBdr>
    </w:div>
    <w:div w:id="794366976">
      <w:bodyDiv w:val="1"/>
      <w:marLeft w:val="0"/>
      <w:marRight w:val="0"/>
      <w:marTop w:val="0"/>
      <w:marBottom w:val="0"/>
      <w:divBdr>
        <w:top w:val="none" w:sz="0" w:space="0" w:color="auto"/>
        <w:left w:val="none" w:sz="0" w:space="0" w:color="auto"/>
        <w:bottom w:val="none" w:sz="0" w:space="0" w:color="auto"/>
        <w:right w:val="none" w:sz="0" w:space="0" w:color="auto"/>
      </w:divBdr>
    </w:div>
    <w:div w:id="794448092">
      <w:bodyDiv w:val="1"/>
      <w:marLeft w:val="0"/>
      <w:marRight w:val="0"/>
      <w:marTop w:val="0"/>
      <w:marBottom w:val="0"/>
      <w:divBdr>
        <w:top w:val="none" w:sz="0" w:space="0" w:color="auto"/>
        <w:left w:val="none" w:sz="0" w:space="0" w:color="auto"/>
        <w:bottom w:val="none" w:sz="0" w:space="0" w:color="auto"/>
        <w:right w:val="none" w:sz="0" w:space="0" w:color="auto"/>
      </w:divBdr>
    </w:div>
    <w:div w:id="794524204">
      <w:bodyDiv w:val="1"/>
      <w:marLeft w:val="0"/>
      <w:marRight w:val="0"/>
      <w:marTop w:val="0"/>
      <w:marBottom w:val="0"/>
      <w:divBdr>
        <w:top w:val="none" w:sz="0" w:space="0" w:color="auto"/>
        <w:left w:val="none" w:sz="0" w:space="0" w:color="auto"/>
        <w:bottom w:val="none" w:sz="0" w:space="0" w:color="auto"/>
        <w:right w:val="none" w:sz="0" w:space="0" w:color="auto"/>
      </w:divBdr>
    </w:div>
    <w:div w:id="794639190">
      <w:bodyDiv w:val="1"/>
      <w:marLeft w:val="0"/>
      <w:marRight w:val="0"/>
      <w:marTop w:val="0"/>
      <w:marBottom w:val="0"/>
      <w:divBdr>
        <w:top w:val="none" w:sz="0" w:space="0" w:color="auto"/>
        <w:left w:val="none" w:sz="0" w:space="0" w:color="auto"/>
        <w:bottom w:val="none" w:sz="0" w:space="0" w:color="auto"/>
        <w:right w:val="none" w:sz="0" w:space="0" w:color="auto"/>
      </w:divBdr>
    </w:div>
    <w:div w:id="794905326">
      <w:bodyDiv w:val="1"/>
      <w:marLeft w:val="0"/>
      <w:marRight w:val="0"/>
      <w:marTop w:val="0"/>
      <w:marBottom w:val="0"/>
      <w:divBdr>
        <w:top w:val="none" w:sz="0" w:space="0" w:color="auto"/>
        <w:left w:val="none" w:sz="0" w:space="0" w:color="auto"/>
        <w:bottom w:val="none" w:sz="0" w:space="0" w:color="auto"/>
        <w:right w:val="none" w:sz="0" w:space="0" w:color="auto"/>
      </w:divBdr>
    </w:div>
    <w:div w:id="795024329">
      <w:bodyDiv w:val="1"/>
      <w:marLeft w:val="0"/>
      <w:marRight w:val="0"/>
      <w:marTop w:val="0"/>
      <w:marBottom w:val="0"/>
      <w:divBdr>
        <w:top w:val="none" w:sz="0" w:space="0" w:color="auto"/>
        <w:left w:val="none" w:sz="0" w:space="0" w:color="auto"/>
        <w:bottom w:val="none" w:sz="0" w:space="0" w:color="auto"/>
        <w:right w:val="none" w:sz="0" w:space="0" w:color="auto"/>
      </w:divBdr>
    </w:div>
    <w:div w:id="795027360">
      <w:bodyDiv w:val="1"/>
      <w:marLeft w:val="0"/>
      <w:marRight w:val="0"/>
      <w:marTop w:val="0"/>
      <w:marBottom w:val="0"/>
      <w:divBdr>
        <w:top w:val="none" w:sz="0" w:space="0" w:color="auto"/>
        <w:left w:val="none" w:sz="0" w:space="0" w:color="auto"/>
        <w:bottom w:val="none" w:sz="0" w:space="0" w:color="auto"/>
        <w:right w:val="none" w:sz="0" w:space="0" w:color="auto"/>
      </w:divBdr>
    </w:div>
    <w:div w:id="795098435">
      <w:bodyDiv w:val="1"/>
      <w:marLeft w:val="0"/>
      <w:marRight w:val="0"/>
      <w:marTop w:val="0"/>
      <w:marBottom w:val="0"/>
      <w:divBdr>
        <w:top w:val="none" w:sz="0" w:space="0" w:color="auto"/>
        <w:left w:val="none" w:sz="0" w:space="0" w:color="auto"/>
        <w:bottom w:val="none" w:sz="0" w:space="0" w:color="auto"/>
        <w:right w:val="none" w:sz="0" w:space="0" w:color="auto"/>
      </w:divBdr>
    </w:div>
    <w:div w:id="795442228">
      <w:bodyDiv w:val="1"/>
      <w:marLeft w:val="0"/>
      <w:marRight w:val="0"/>
      <w:marTop w:val="0"/>
      <w:marBottom w:val="0"/>
      <w:divBdr>
        <w:top w:val="none" w:sz="0" w:space="0" w:color="auto"/>
        <w:left w:val="none" w:sz="0" w:space="0" w:color="auto"/>
        <w:bottom w:val="none" w:sz="0" w:space="0" w:color="auto"/>
        <w:right w:val="none" w:sz="0" w:space="0" w:color="auto"/>
      </w:divBdr>
    </w:div>
    <w:div w:id="795568685">
      <w:bodyDiv w:val="1"/>
      <w:marLeft w:val="0"/>
      <w:marRight w:val="0"/>
      <w:marTop w:val="0"/>
      <w:marBottom w:val="0"/>
      <w:divBdr>
        <w:top w:val="none" w:sz="0" w:space="0" w:color="auto"/>
        <w:left w:val="none" w:sz="0" w:space="0" w:color="auto"/>
        <w:bottom w:val="none" w:sz="0" w:space="0" w:color="auto"/>
        <w:right w:val="none" w:sz="0" w:space="0" w:color="auto"/>
      </w:divBdr>
    </w:div>
    <w:div w:id="795637312">
      <w:bodyDiv w:val="1"/>
      <w:marLeft w:val="0"/>
      <w:marRight w:val="0"/>
      <w:marTop w:val="0"/>
      <w:marBottom w:val="0"/>
      <w:divBdr>
        <w:top w:val="none" w:sz="0" w:space="0" w:color="auto"/>
        <w:left w:val="none" w:sz="0" w:space="0" w:color="auto"/>
        <w:bottom w:val="none" w:sz="0" w:space="0" w:color="auto"/>
        <w:right w:val="none" w:sz="0" w:space="0" w:color="auto"/>
      </w:divBdr>
    </w:div>
    <w:div w:id="796140026">
      <w:bodyDiv w:val="1"/>
      <w:marLeft w:val="0"/>
      <w:marRight w:val="0"/>
      <w:marTop w:val="0"/>
      <w:marBottom w:val="0"/>
      <w:divBdr>
        <w:top w:val="none" w:sz="0" w:space="0" w:color="auto"/>
        <w:left w:val="none" w:sz="0" w:space="0" w:color="auto"/>
        <w:bottom w:val="none" w:sz="0" w:space="0" w:color="auto"/>
        <w:right w:val="none" w:sz="0" w:space="0" w:color="auto"/>
      </w:divBdr>
    </w:div>
    <w:div w:id="796291047">
      <w:bodyDiv w:val="1"/>
      <w:marLeft w:val="0"/>
      <w:marRight w:val="0"/>
      <w:marTop w:val="0"/>
      <w:marBottom w:val="0"/>
      <w:divBdr>
        <w:top w:val="none" w:sz="0" w:space="0" w:color="auto"/>
        <w:left w:val="none" w:sz="0" w:space="0" w:color="auto"/>
        <w:bottom w:val="none" w:sz="0" w:space="0" w:color="auto"/>
        <w:right w:val="none" w:sz="0" w:space="0" w:color="auto"/>
      </w:divBdr>
    </w:div>
    <w:div w:id="796409266">
      <w:bodyDiv w:val="1"/>
      <w:marLeft w:val="0"/>
      <w:marRight w:val="0"/>
      <w:marTop w:val="0"/>
      <w:marBottom w:val="0"/>
      <w:divBdr>
        <w:top w:val="none" w:sz="0" w:space="0" w:color="auto"/>
        <w:left w:val="none" w:sz="0" w:space="0" w:color="auto"/>
        <w:bottom w:val="none" w:sz="0" w:space="0" w:color="auto"/>
        <w:right w:val="none" w:sz="0" w:space="0" w:color="auto"/>
      </w:divBdr>
    </w:div>
    <w:div w:id="796724148">
      <w:bodyDiv w:val="1"/>
      <w:marLeft w:val="0"/>
      <w:marRight w:val="0"/>
      <w:marTop w:val="0"/>
      <w:marBottom w:val="0"/>
      <w:divBdr>
        <w:top w:val="none" w:sz="0" w:space="0" w:color="auto"/>
        <w:left w:val="none" w:sz="0" w:space="0" w:color="auto"/>
        <w:bottom w:val="none" w:sz="0" w:space="0" w:color="auto"/>
        <w:right w:val="none" w:sz="0" w:space="0" w:color="auto"/>
      </w:divBdr>
    </w:div>
    <w:div w:id="797987791">
      <w:bodyDiv w:val="1"/>
      <w:marLeft w:val="0"/>
      <w:marRight w:val="0"/>
      <w:marTop w:val="0"/>
      <w:marBottom w:val="0"/>
      <w:divBdr>
        <w:top w:val="none" w:sz="0" w:space="0" w:color="auto"/>
        <w:left w:val="none" w:sz="0" w:space="0" w:color="auto"/>
        <w:bottom w:val="none" w:sz="0" w:space="0" w:color="auto"/>
        <w:right w:val="none" w:sz="0" w:space="0" w:color="auto"/>
      </w:divBdr>
    </w:div>
    <w:div w:id="798106044">
      <w:bodyDiv w:val="1"/>
      <w:marLeft w:val="0"/>
      <w:marRight w:val="0"/>
      <w:marTop w:val="0"/>
      <w:marBottom w:val="0"/>
      <w:divBdr>
        <w:top w:val="none" w:sz="0" w:space="0" w:color="auto"/>
        <w:left w:val="none" w:sz="0" w:space="0" w:color="auto"/>
        <w:bottom w:val="none" w:sz="0" w:space="0" w:color="auto"/>
        <w:right w:val="none" w:sz="0" w:space="0" w:color="auto"/>
      </w:divBdr>
    </w:div>
    <w:div w:id="798689547">
      <w:bodyDiv w:val="1"/>
      <w:marLeft w:val="0"/>
      <w:marRight w:val="0"/>
      <w:marTop w:val="0"/>
      <w:marBottom w:val="0"/>
      <w:divBdr>
        <w:top w:val="none" w:sz="0" w:space="0" w:color="auto"/>
        <w:left w:val="none" w:sz="0" w:space="0" w:color="auto"/>
        <w:bottom w:val="none" w:sz="0" w:space="0" w:color="auto"/>
        <w:right w:val="none" w:sz="0" w:space="0" w:color="auto"/>
      </w:divBdr>
    </w:div>
    <w:div w:id="798691455">
      <w:bodyDiv w:val="1"/>
      <w:marLeft w:val="0"/>
      <w:marRight w:val="0"/>
      <w:marTop w:val="0"/>
      <w:marBottom w:val="0"/>
      <w:divBdr>
        <w:top w:val="none" w:sz="0" w:space="0" w:color="auto"/>
        <w:left w:val="none" w:sz="0" w:space="0" w:color="auto"/>
        <w:bottom w:val="none" w:sz="0" w:space="0" w:color="auto"/>
        <w:right w:val="none" w:sz="0" w:space="0" w:color="auto"/>
      </w:divBdr>
    </w:div>
    <w:div w:id="798886614">
      <w:bodyDiv w:val="1"/>
      <w:marLeft w:val="0"/>
      <w:marRight w:val="0"/>
      <w:marTop w:val="0"/>
      <w:marBottom w:val="0"/>
      <w:divBdr>
        <w:top w:val="none" w:sz="0" w:space="0" w:color="auto"/>
        <w:left w:val="none" w:sz="0" w:space="0" w:color="auto"/>
        <w:bottom w:val="none" w:sz="0" w:space="0" w:color="auto"/>
        <w:right w:val="none" w:sz="0" w:space="0" w:color="auto"/>
      </w:divBdr>
    </w:div>
    <w:div w:id="799300023">
      <w:bodyDiv w:val="1"/>
      <w:marLeft w:val="0"/>
      <w:marRight w:val="0"/>
      <w:marTop w:val="0"/>
      <w:marBottom w:val="0"/>
      <w:divBdr>
        <w:top w:val="none" w:sz="0" w:space="0" w:color="auto"/>
        <w:left w:val="none" w:sz="0" w:space="0" w:color="auto"/>
        <w:bottom w:val="none" w:sz="0" w:space="0" w:color="auto"/>
        <w:right w:val="none" w:sz="0" w:space="0" w:color="auto"/>
      </w:divBdr>
    </w:div>
    <w:div w:id="799805598">
      <w:bodyDiv w:val="1"/>
      <w:marLeft w:val="0"/>
      <w:marRight w:val="0"/>
      <w:marTop w:val="0"/>
      <w:marBottom w:val="0"/>
      <w:divBdr>
        <w:top w:val="none" w:sz="0" w:space="0" w:color="auto"/>
        <w:left w:val="none" w:sz="0" w:space="0" w:color="auto"/>
        <w:bottom w:val="none" w:sz="0" w:space="0" w:color="auto"/>
        <w:right w:val="none" w:sz="0" w:space="0" w:color="auto"/>
      </w:divBdr>
    </w:div>
    <w:div w:id="801190731">
      <w:bodyDiv w:val="1"/>
      <w:marLeft w:val="0"/>
      <w:marRight w:val="0"/>
      <w:marTop w:val="0"/>
      <w:marBottom w:val="0"/>
      <w:divBdr>
        <w:top w:val="none" w:sz="0" w:space="0" w:color="auto"/>
        <w:left w:val="none" w:sz="0" w:space="0" w:color="auto"/>
        <w:bottom w:val="none" w:sz="0" w:space="0" w:color="auto"/>
        <w:right w:val="none" w:sz="0" w:space="0" w:color="auto"/>
      </w:divBdr>
    </w:div>
    <w:div w:id="801271716">
      <w:bodyDiv w:val="1"/>
      <w:marLeft w:val="0"/>
      <w:marRight w:val="0"/>
      <w:marTop w:val="0"/>
      <w:marBottom w:val="0"/>
      <w:divBdr>
        <w:top w:val="none" w:sz="0" w:space="0" w:color="auto"/>
        <w:left w:val="none" w:sz="0" w:space="0" w:color="auto"/>
        <w:bottom w:val="none" w:sz="0" w:space="0" w:color="auto"/>
        <w:right w:val="none" w:sz="0" w:space="0" w:color="auto"/>
      </w:divBdr>
    </w:div>
    <w:div w:id="801965980">
      <w:bodyDiv w:val="1"/>
      <w:marLeft w:val="0"/>
      <w:marRight w:val="0"/>
      <w:marTop w:val="0"/>
      <w:marBottom w:val="0"/>
      <w:divBdr>
        <w:top w:val="none" w:sz="0" w:space="0" w:color="auto"/>
        <w:left w:val="none" w:sz="0" w:space="0" w:color="auto"/>
        <w:bottom w:val="none" w:sz="0" w:space="0" w:color="auto"/>
        <w:right w:val="none" w:sz="0" w:space="0" w:color="auto"/>
      </w:divBdr>
    </w:div>
    <w:div w:id="802232791">
      <w:bodyDiv w:val="1"/>
      <w:marLeft w:val="0"/>
      <w:marRight w:val="0"/>
      <w:marTop w:val="0"/>
      <w:marBottom w:val="0"/>
      <w:divBdr>
        <w:top w:val="none" w:sz="0" w:space="0" w:color="auto"/>
        <w:left w:val="none" w:sz="0" w:space="0" w:color="auto"/>
        <w:bottom w:val="none" w:sz="0" w:space="0" w:color="auto"/>
        <w:right w:val="none" w:sz="0" w:space="0" w:color="auto"/>
      </w:divBdr>
    </w:div>
    <w:div w:id="802818382">
      <w:bodyDiv w:val="1"/>
      <w:marLeft w:val="0"/>
      <w:marRight w:val="0"/>
      <w:marTop w:val="0"/>
      <w:marBottom w:val="0"/>
      <w:divBdr>
        <w:top w:val="none" w:sz="0" w:space="0" w:color="auto"/>
        <w:left w:val="none" w:sz="0" w:space="0" w:color="auto"/>
        <w:bottom w:val="none" w:sz="0" w:space="0" w:color="auto"/>
        <w:right w:val="none" w:sz="0" w:space="0" w:color="auto"/>
      </w:divBdr>
    </w:div>
    <w:div w:id="803160829">
      <w:bodyDiv w:val="1"/>
      <w:marLeft w:val="0"/>
      <w:marRight w:val="0"/>
      <w:marTop w:val="0"/>
      <w:marBottom w:val="0"/>
      <w:divBdr>
        <w:top w:val="none" w:sz="0" w:space="0" w:color="auto"/>
        <w:left w:val="none" w:sz="0" w:space="0" w:color="auto"/>
        <w:bottom w:val="none" w:sz="0" w:space="0" w:color="auto"/>
        <w:right w:val="none" w:sz="0" w:space="0" w:color="auto"/>
      </w:divBdr>
    </w:div>
    <w:div w:id="803278965">
      <w:bodyDiv w:val="1"/>
      <w:marLeft w:val="0"/>
      <w:marRight w:val="0"/>
      <w:marTop w:val="0"/>
      <w:marBottom w:val="0"/>
      <w:divBdr>
        <w:top w:val="none" w:sz="0" w:space="0" w:color="auto"/>
        <w:left w:val="none" w:sz="0" w:space="0" w:color="auto"/>
        <w:bottom w:val="none" w:sz="0" w:space="0" w:color="auto"/>
        <w:right w:val="none" w:sz="0" w:space="0" w:color="auto"/>
      </w:divBdr>
    </w:div>
    <w:div w:id="803887871">
      <w:bodyDiv w:val="1"/>
      <w:marLeft w:val="0"/>
      <w:marRight w:val="0"/>
      <w:marTop w:val="0"/>
      <w:marBottom w:val="0"/>
      <w:divBdr>
        <w:top w:val="none" w:sz="0" w:space="0" w:color="auto"/>
        <w:left w:val="none" w:sz="0" w:space="0" w:color="auto"/>
        <w:bottom w:val="none" w:sz="0" w:space="0" w:color="auto"/>
        <w:right w:val="none" w:sz="0" w:space="0" w:color="auto"/>
      </w:divBdr>
    </w:div>
    <w:div w:id="803890311">
      <w:bodyDiv w:val="1"/>
      <w:marLeft w:val="0"/>
      <w:marRight w:val="0"/>
      <w:marTop w:val="0"/>
      <w:marBottom w:val="0"/>
      <w:divBdr>
        <w:top w:val="none" w:sz="0" w:space="0" w:color="auto"/>
        <w:left w:val="none" w:sz="0" w:space="0" w:color="auto"/>
        <w:bottom w:val="none" w:sz="0" w:space="0" w:color="auto"/>
        <w:right w:val="none" w:sz="0" w:space="0" w:color="auto"/>
      </w:divBdr>
    </w:div>
    <w:div w:id="803892258">
      <w:bodyDiv w:val="1"/>
      <w:marLeft w:val="0"/>
      <w:marRight w:val="0"/>
      <w:marTop w:val="0"/>
      <w:marBottom w:val="0"/>
      <w:divBdr>
        <w:top w:val="none" w:sz="0" w:space="0" w:color="auto"/>
        <w:left w:val="none" w:sz="0" w:space="0" w:color="auto"/>
        <w:bottom w:val="none" w:sz="0" w:space="0" w:color="auto"/>
        <w:right w:val="none" w:sz="0" w:space="0" w:color="auto"/>
      </w:divBdr>
    </w:div>
    <w:div w:id="804471867">
      <w:bodyDiv w:val="1"/>
      <w:marLeft w:val="0"/>
      <w:marRight w:val="0"/>
      <w:marTop w:val="0"/>
      <w:marBottom w:val="0"/>
      <w:divBdr>
        <w:top w:val="none" w:sz="0" w:space="0" w:color="auto"/>
        <w:left w:val="none" w:sz="0" w:space="0" w:color="auto"/>
        <w:bottom w:val="none" w:sz="0" w:space="0" w:color="auto"/>
        <w:right w:val="none" w:sz="0" w:space="0" w:color="auto"/>
      </w:divBdr>
    </w:div>
    <w:div w:id="804590877">
      <w:bodyDiv w:val="1"/>
      <w:marLeft w:val="0"/>
      <w:marRight w:val="0"/>
      <w:marTop w:val="0"/>
      <w:marBottom w:val="0"/>
      <w:divBdr>
        <w:top w:val="none" w:sz="0" w:space="0" w:color="auto"/>
        <w:left w:val="none" w:sz="0" w:space="0" w:color="auto"/>
        <w:bottom w:val="none" w:sz="0" w:space="0" w:color="auto"/>
        <w:right w:val="none" w:sz="0" w:space="0" w:color="auto"/>
      </w:divBdr>
    </w:div>
    <w:div w:id="805202708">
      <w:bodyDiv w:val="1"/>
      <w:marLeft w:val="0"/>
      <w:marRight w:val="0"/>
      <w:marTop w:val="0"/>
      <w:marBottom w:val="0"/>
      <w:divBdr>
        <w:top w:val="none" w:sz="0" w:space="0" w:color="auto"/>
        <w:left w:val="none" w:sz="0" w:space="0" w:color="auto"/>
        <w:bottom w:val="none" w:sz="0" w:space="0" w:color="auto"/>
        <w:right w:val="none" w:sz="0" w:space="0" w:color="auto"/>
      </w:divBdr>
    </w:div>
    <w:div w:id="805203105">
      <w:bodyDiv w:val="1"/>
      <w:marLeft w:val="0"/>
      <w:marRight w:val="0"/>
      <w:marTop w:val="0"/>
      <w:marBottom w:val="0"/>
      <w:divBdr>
        <w:top w:val="none" w:sz="0" w:space="0" w:color="auto"/>
        <w:left w:val="none" w:sz="0" w:space="0" w:color="auto"/>
        <w:bottom w:val="none" w:sz="0" w:space="0" w:color="auto"/>
        <w:right w:val="none" w:sz="0" w:space="0" w:color="auto"/>
      </w:divBdr>
    </w:div>
    <w:div w:id="805393490">
      <w:bodyDiv w:val="1"/>
      <w:marLeft w:val="0"/>
      <w:marRight w:val="0"/>
      <w:marTop w:val="0"/>
      <w:marBottom w:val="0"/>
      <w:divBdr>
        <w:top w:val="none" w:sz="0" w:space="0" w:color="auto"/>
        <w:left w:val="none" w:sz="0" w:space="0" w:color="auto"/>
        <w:bottom w:val="none" w:sz="0" w:space="0" w:color="auto"/>
        <w:right w:val="none" w:sz="0" w:space="0" w:color="auto"/>
      </w:divBdr>
    </w:div>
    <w:div w:id="805784350">
      <w:bodyDiv w:val="1"/>
      <w:marLeft w:val="0"/>
      <w:marRight w:val="0"/>
      <w:marTop w:val="0"/>
      <w:marBottom w:val="0"/>
      <w:divBdr>
        <w:top w:val="none" w:sz="0" w:space="0" w:color="auto"/>
        <w:left w:val="none" w:sz="0" w:space="0" w:color="auto"/>
        <w:bottom w:val="none" w:sz="0" w:space="0" w:color="auto"/>
        <w:right w:val="none" w:sz="0" w:space="0" w:color="auto"/>
      </w:divBdr>
    </w:div>
    <w:div w:id="805857641">
      <w:bodyDiv w:val="1"/>
      <w:marLeft w:val="0"/>
      <w:marRight w:val="0"/>
      <w:marTop w:val="0"/>
      <w:marBottom w:val="0"/>
      <w:divBdr>
        <w:top w:val="none" w:sz="0" w:space="0" w:color="auto"/>
        <w:left w:val="none" w:sz="0" w:space="0" w:color="auto"/>
        <w:bottom w:val="none" w:sz="0" w:space="0" w:color="auto"/>
        <w:right w:val="none" w:sz="0" w:space="0" w:color="auto"/>
      </w:divBdr>
    </w:div>
    <w:div w:id="805969472">
      <w:bodyDiv w:val="1"/>
      <w:marLeft w:val="0"/>
      <w:marRight w:val="0"/>
      <w:marTop w:val="0"/>
      <w:marBottom w:val="0"/>
      <w:divBdr>
        <w:top w:val="none" w:sz="0" w:space="0" w:color="auto"/>
        <w:left w:val="none" w:sz="0" w:space="0" w:color="auto"/>
        <w:bottom w:val="none" w:sz="0" w:space="0" w:color="auto"/>
        <w:right w:val="none" w:sz="0" w:space="0" w:color="auto"/>
      </w:divBdr>
    </w:div>
    <w:div w:id="806431495">
      <w:bodyDiv w:val="1"/>
      <w:marLeft w:val="0"/>
      <w:marRight w:val="0"/>
      <w:marTop w:val="0"/>
      <w:marBottom w:val="0"/>
      <w:divBdr>
        <w:top w:val="none" w:sz="0" w:space="0" w:color="auto"/>
        <w:left w:val="none" w:sz="0" w:space="0" w:color="auto"/>
        <w:bottom w:val="none" w:sz="0" w:space="0" w:color="auto"/>
        <w:right w:val="none" w:sz="0" w:space="0" w:color="auto"/>
      </w:divBdr>
    </w:div>
    <w:div w:id="806555204">
      <w:bodyDiv w:val="1"/>
      <w:marLeft w:val="0"/>
      <w:marRight w:val="0"/>
      <w:marTop w:val="0"/>
      <w:marBottom w:val="0"/>
      <w:divBdr>
        <w:top w:val="none" w:sz="0" w:space="0" w:color="auto"/>
        <w:left w:val="none" w:sz="0" w:space="0" w:color="auto"/>
        <w:bottom w:val="none" w:sz="0" w:space="0" w:color="auto"/>
        <w:right w:val="none" w:sz="0" w:space="0" w:color="auto"/>
      </w:divBdr>
    </w:div>
    <w:div w:id="806581916">
      <w:bodyDiv w:val="1"/>
      <w:marLeft w:val="0"/>
      <w:marRight w:val="0"/>
      <w:marTop w:val="0"/>
      <w:marBottom w:val="0"/>
      <w:divBdr>
        <w:top w:val="none" w:sz="0" w:space="0" w:color="auto"/>
        <w:left w:val="none" w:sz="0" w:space="0" w:color="auto"/>
        <w:bottom w:val="none" w:sz="0" w:space="0" w:color="auto"/>
        <w:right w:val="none" w:sz="0" w:space="0" w:color="auto"/>
      </w:divBdr>
    </w:div>
    <w:div w:id="806630641">
      <w:bodyDiv w:val="1"/>
      <w:marLeft w:val="0"/>
      <w:marRight w:val="0"/>
      <w:marTop w:val="0"/>
      <w:marBottom w:val="0"/>
      <w:divBdr>
        <w:top w:val="none" w:sz="0" w:space="0" w:color="auto"/>
        <w:left w:val="none" w:sz="0" w:space="0" w:color="auto"/>
        <w:bottom w:val="none" w:sz="0" w:space="0" w:color="auto"/>
        <w:right w:val="none" w:sz="0" w:space="0" w:color="auto"/>
      </w:divBdr>
    </w:div>
    <w:div w:id="807089683">
      <w:bodyDiv w:val="1"/>
      <w:marLeft w:val="0"/>
      <w:marRight w:val="0"/>
      <w:marTop w:val="0"/>
      <w:marBottom w:val="0"/>
      <w:divBdr>
        <w:top w:val="none" w:sz="0" w:space="0" w:color="auto"/>
        <w:left w:val="none" w:sz="0" w:space="0" w:color="auto"/>
        <w:bottom w:val="none" w:sz="0" w:space="0" w:color="auto"/>
        <w:right w:val="none" w:sz="0" w:space="0" w:color="auto"/>
      </w:divBdr>
    </w:div>
    <w:div w:id="807213008">
      <w:bodyDiv w:val="1"/>
      <w:marLeft w:val="0"/>
      <w:marRight w:val="0"/>
      <w:marTop w:val="0"/>
      <w:marBottom w:val="0"/>
      <w:divBdr>
        <w:top w:val="none" w:sz="0" w:space="0" w:color="auto"/>
        <w:left w:val="none" w:sz="0" w:space="0" w:color="auto"/>
        <w:bottom w:val="none" w:sz="0" w:space="0" w:color="auto"/>
        <w:right w:val="none" w:sz="0" w:space="0" w:color="auto"/>
      </w:divBdr>
    </w:div>
    <w:div w:id="808476847">
      <w:bodyDiv w:val="1"/>
      <w:marLeft w:val="0"/>
      <w:marRight w:val="0"/>
      <w:marTop w:val="0"/>
      <w:marBottom w:val="0"/>
      <w:divBdr>
        <w:top w:val="none" w:sz="0" w:space="0" w:color="auto"/>
        <w:left w:val="none" w:sz="0" w:space="0" w:color="auto"/>
        <w:bottom w:val="none" w:sz="0" w:space="0" w:color="auto"/>
        <w:right w:val="none" w:sz="0" w:space="0" w:color="auto"/>
      </w:divBdr>
    </w:div>
    <w:div w:id="809322154">
      <w:bodyDiv w:val="1"/>
      <w:marLeft w:val="0"/>
      <w:marRight w:val="0"/>
      <w:marTop w:val="0"/>
      <w:marBottom w:val="0"/>
      <w:divBdr>
        <w:top w:val="none" w:sz="0" w:space="0" w:color="auto"/>
        <w:left w:val="none" w:sz="0" w:space="0" w:color="auto"/>
        <w:bottom w:val="none" w:sz="0" w:space="0" w:color="auto"/>
        <w:right w:val="none" w:sz="0" w:space="0" w:color="auto"/>
      </w:divBdr>
    </w:div>
    <w:div w:id="809664499">
      <w:bodyDiv w:val="1"/>
      <w:marLeft w:val="0"/>
      <w:marRight w:val="0"/>
      <w:marTop w:val="0"/>
      <w:marBottom w:val="0"/>
      <w:divBdr>
        <w:top w:val="none" w:sz="0" w:space="0" w:color="auto"/>
        <w:left w:val="none" w:sz="0" w:space="0" w:color="auto"/>
        <w:bottom w:val="none" w:sz="0" w:space="0" w:color="auto"/>
        <w:right w:val="none" w:sz="0" w:space="0" w:color="auto"/>
      </w:divBdr>
    </w:div>
    <w:div w:id="810245118">
      <w:bodyDiv w:val="1"/>
      <w:marLeft w:val="0"/>
      <w:marRight w:val="0"/>
      <w:marTop w:val="0"/>
      <w:marBottom w:val="0"/>
      <w:divBdr>
        <w:top w:val="none" w:sz="0" w:space="0" w:color="auto"/>
        <w:left w:val="none" w:sz="0" w:space="0" w:color="auto"/>
        <w:bottom w:val="none" w:sz="0" w:space="0" w:color="auto"/>
        <w:right w:val="none" w:sz="0" w:space="0" w:color="auto"/>
      </w:divBdr>
    </w:div>
    <w:div w:id="810292249">
      <w:bodyDiv w:val="1"/>
      <w:marLeft w:val="0"/>
      <w:marRight w:val="0"/>
      <w:marTop w:val="0"/>
      <w:marBottom w:val="0"/>
      <w:divBdr>
        <w:top w:val="none" w:sz="0" w:space="0" w:color="auto"/>
        <w:left w:val="none" w:sz="0" w:space="0" w:color="auto"/>
        <w:bottom w:val="none" w:sz="0" w:space="0" w:color="auto"/>
        <w:right w:val="none" w:sz="0" w:space="0" w:color="auto"/>
      </w:divBdr>
    </w:div>
    <w:div w:id="810366662">
      <w:bodyDiv w:val="1"/>
      <w:marLeft w:val="0"/>
      <w:marRight w:val="0"/>
      <w:marTop w:val="0"/>
      <w:marBottom w:val="0"/>
      <w:divBdr>
        <w:top w:val="none" w:sz="0" w:space="0" w:color="auto"/>
        <w:left w:val="none" w:sz="0" w:space="0" w:color="auto"/>
        <w:bottom w:val="none" w:sz="0" w:space="0" w:color="auto"/>
        <w:right w:val="none" w:sz="0" w:space="0" w:color="auto"/>
      </w:divBdr>
    </w:div>
    <w:div w:id="811099127">
      <w:bodyDiv w:val="1"/>
      <w:marLeft w:val="0"/>
      <w:marRight w:val="0"/>
      <w:marTop w:val="0"/>
      <w:marBottom w:val="0"/>
      <w:divBdr>
        <w:top w:val="none" w:sz="0" w:space="0" w:color="auto"/>
        <w:left w:val="none" w:sz="0" w:space="0" w:color="auto"/>
        <w:bottom w:val="none" w:sz="0" w:space="0" w:color="auto"/>
        <w:right w:val="none" w:sz="0" w:space="0" w:color="auto"/>
      </w:divBdr>
    </w:div>
    <w:div w:id="811171644">
      <w:bodyDiv w:val="1"/>
      <w:marLeft w:val="0"/>
      <w:marRight w:val="0"/>
      <w:marTop w:val="0"/>
      <w:marBottom w:val="0"/>
      <w:divBdr>
        <w:top w:val="none" w:sz="0" w:space="0" w:color="auto"/>
        <w:left w:val="none" w:sz="0" w:space="0" w:color="auto"/>
        <w:bottom w:val="none" w:sz="0" w:space="0" w:color="auto"/>
        <w:right w:val="none" w:sz="0" w:space="0" w:color="auto"/>
      </w:divBdr>
    </w:div>
    <w:div w:id="811336389">
      <w:bodyDiv w:val="1"/>
      <w:marLeft w:val="0"/>
      <w:marRight w:val="0"/>
      <w:marTop w:val="0"/>
      <w:marBottom w:val="0"/>
      <w:divBdr>
        <w:top w:val="none" w:sz="0" w:space="0" w:color="auto"/>
        <w:left w:val="none" w:sz="0" w:space="0" w:color="auto"/>
        <w:bottom w:val="none" w:sz="0" w:space="0" w:color="auto"/>
        <w:right w:val="none" w:sz="0" w:space="0" w:color="auto"/>
      </w:divBdr>
    </w:div>
    <w:div w:id="811362593">
      <w:bodyDiv w:val="1"/>
      <w:marLeft w:val="0"/>
      <w:marRight w:val="0"/>
      <w:marTop w:val="0"/>
      <w:marBottom w:val="0"/>
      <w:divBdr>
        <w:top w:val="none" w:sz="0" w:space="0" w:color="auto"/>
        <w:left w:val="none" w:sz="0" w:space="0" w:color="auto"/>
        <w:bottom w:val="none" w:sz="0" w:space="0" w:color="auto"/>
        <w:right w:val="none" w:sz="0" w:space="0" w:color="auto"/>
      </w:divBdr>
    </w:div>
    <w:div w:id="811674065">
      <w:bodyDiv w:val="1"/>
      <w:marLeft w:val="0"/>
      <w:marRight w:val="0"/>
      <w:marTop w:val="0"/>
      <w:marBottom w:val="0"/>
      <w:divBdr>
        <w:top w:val="none" w:sz="0" w:space="0" w:color="auto"/>
        <w:left w:val="none" w:sz="0" w:space="0" w:color="auto"/>
        <w:bottom w:val="none" w:sz="0" w:space="0" w:color="auto"/>
        <w:right w:val="none" w:sz="0" w:space="0" w:color="auto"/>
      </w:divBdr>
    </w:div>
    <w:div w:id="811675608">
      <w:bodyDiv w:val="1"/>
      <w:marLeft w:val="0"/>
      <w:marRight w:val="0"/>
      <w:marTop w:val="0"/>
      <w:marBottom w:val="0"/>
      <w:divBdr>
        <w:top w:val="none" w:sz="0" w:space="0" w:color="auto"/>
        <w:left w:val="none" w:sz="0" w:space="0" w:color="auto"/>
        <w:bottom w:val="none" w:sz="0" w:space="0" w:color="auto"/>
        <w:right w:val="none" w:sz="0" w:space="0" w:color="auto"/>
      </w:divBdr>
    </w:div>
    <w:div w:id="811680742">
      <w:bodyDiv w:val="1"/>
      <w:marLeft w:val="0"/>
      <w:marRight w:val="0"/>
      <w:marTop w:val="0"/>
      <w:marBottom w:val="0"/>
      <w:divBdr>
        <w:top w:val="none" w:sz="0" w:space="0" w:color="auto"/>
        <w:left w:val="none" w:sz="0" w:space="0" w:color="auto"/>
        <w:bottom w:val="none" w:sz="0" w:space="0" w:color="auto"/>
        <w:right w:val="none" w:sz="0" w:space="0" w:color="auto"/>
      </w:divBdr>
    </w:div>
    <w:div w:id="811826400">
      <w:bodyDiv w:val="1"/>
      <w:marLeft w:val="0"/>
      <w:marRight w:val="0"/>
      <w:marTop w:val="0"/>
      <w:marBottom w:val="0"/>
      <w:divBdr>
        <w:top w:val="none" w:sz="0" w:space="0" w:color="auto"/>
        <w:left w:val="none" w:sz="0" w:space="0" w:color="auto"/>
        <w:bottom w:val="none" w:sz="0" w:space="0" w:color="auto"/>
        <w:right w:val="none" w:sz="0" w:space="0" w:color="auto"/>
      </w:divBdr>
    </w:div>
    <w:div w:id="811941554">
      <w:bodyDiv w:val="1"/>
      <w:marLeft w:val="0"/>
      <w:marRight w:val="0"/>
      <w:marTop w:val="0"/>
      <w:marBottom w:val="0"/>
      <w:divBdr>
        <w:top w:val="none" w:sz="0" w:space="0" w:color="auto"/>
        <w:left w:val="none" w:sz="0" w:space="0" w:color="auto"/>
        <w:bottom w:val="none" w:sz="0" w:space="0" w:color="auto"/>
        <w:right w:val="none" w:sz="0" w:space="0" w:color="auto"/>
      </w:divBdr>
    </w:div>
    <w:div w:id="811948966">
      <w:bodyDiv w:val="1"/>
      <w:marLeft w:val="0"/>
      <w:marRight w:val="0"/>
      <w:marTop w:val="0"/>
      <w:marBottom w:val="0"/>
      <w:divBdr>
        <w:top w:val="none" w:sz="0" w:space="0" w:color="auto"/>
        <w:left w:val="none" w:sz="0" w:space="0" w:color="auto"/>
        <w:bottom w:val="none" w:sz="0" w:space="0" w:color="auto"/>
        <w:right w:val="none" w:sz="0" w:space="0" w:color="auto"/>
      </w:divBdr>
    </w:div>
    <w:div w:id="812211232">
      <w:bodyDiv w:val="1"/>
      <w:marLeft w:val="0"/>
      <w:marRight w:val="0"/>
      <w:marTop w:val="0"/>
      <w:marBottom w:val="0"/>
      <w:divBdr>
        <w:top w:val="none" w:sz="0" w:space="0" w:color="auto"/>
        <w:left w:val="none" w:sz="0" w:space="0" w:color="auto"/>
        <w:bottom w:val="none" w:sz="0" w:space="0" w:color="auto"/>
        <w:right w:val="none" w:sz="0" w:space="0" w:color="auto"/>
      </w:divBdr>
    </w:div>
    <w:div w:id="812871360">
      <w:bodyDiv w:val="1"/>
      <w:marLeft w:val="0"/>
      <w:marRight w:val="0"/>
      <w:marTop w:val="0"/>
      <w:marBottom w:val="0"/>
      <w:divBdr>
        <w:top w:val="none" w:sz="0" w:space="0" w:color="auto"/>
        <w:left w:val="none" w:sz="0" w:space="0" w:color="auto"/>
        <w:bottom w:val="none" w:sz="0" w:space="0" w:color="auto"/>
        <w:right w:val="none" w:sz="0" w:space="0" w:color="auto"/>
      </w:divBdr>
    </w:div>
    <w:div w:id="813254278">
      <w:bodyDiv w:val="1"/>
      <w:marLeft w:val="0"/>
      <w:marRight w:val="0"/>
      <w:marTop w:val="0"/>
      <w:marBottom w:val="0"/>
      <w:divBdr>
        <w:top w:val="none" w:sz="0" w:space="0" w:color="auto"/>
        <w:left w:val="none" w:sz="0" w:space="0" w:color="auto"/>
        <w:bottom w:val="none" w:sz="0" w:space="0" w:color="auto"/>
        <w:right w:val="none" w:sz="0" w:space="0" w:color="auto"/>
      </w:divBdr>
    </w:div>
    <w:div w:id="813370223">
      <w:bodyDiv w:val="1"/>
      <w:marLeft w:val="0"/>
      <w:marRight w:val="0"/>
      <w:marTop w:val="0"/>
      <w:marBottom w:val="0"/>
      <w:divBdr>
        <w:top w:val="none" w:sz="0" w:space="0" w:color="auto"/>
        <w:left w:val="none" w:sz="0" w:space="0" w:color="auto"/>
        <w:bottom w:val="none" w:sz="0" w:space="0" w:color="auto"/>
        <w:right w:val="none" w:sz="0" w:space="0" w:color="auto"/>
      </w:divBdr>
    </w:div>
    <w:div w:id="814684622">
      <w:bodyDiv w:val="1"/>
      <w:marLeft w:val="0"/>
      <w:marRight w:val="0"/>
      <w:marTop w:val="0"/>
      <w:marBottom w:val="0"/>
      <w:divBdr>
        <w:top w:val="none" w:sz="0" w:space="0" w:color="auto"/>
        <w:left w:val="none" w:sz="0" w:space="0" w:color="auto"/>
        <w:bottom w:val="none" w:sz="0" w:space="0" w:color="auto"/>
        <w:right w:val="none" w:sz="0" w:space="0" w:color="auto"/>
      </w:divBdr>
    </w:div>
    <w:div w:id="815076085">
      <w:bodyDiv w:val="1"/>
      <w:marLeft w:val="0"/>
      <w:marRight w:val="0"/>
      <w:marTop w:val="0"/>
      <w:marBottom w:val="0"/>
      <w:divBdr>
        <w:top w:val="none" w:sz="0" w:space="0" w:color="auto"/>
        <w:left w:val="none" w:sz="0" w:space="0" w:color="auto"/>
        <w:bottom w:val="none" w:sz="0" w:space="0" w:color="auto"/>
        <w:right w:val="none" w:sz="0" w:space="0" w:color="auto"/>
      </w:divBdr>
    </w:div>
    <w:div w:id="815344727">
      <w:bodyDiv w:val="1"/>
      <w:marLeft w:val="0"/>
      <w:marRight w:val="0"/>
      <w:marTop w:val="0"/>
      <w:marBottom w:val="0"/>
      <w:divBdr>
        <w:top w:val="none" w:sz="0" w:space="0" w:color="auto"/>
        <w:left w:val="none" w:sz="0" w:space="0" w:color="auto"/>
        <w:bottom w:val="none" w:sz="0" w:space="0" w:color="auto"/>
        <w:right w:val="none" w:sz="0" w:space="0" w:color="auto"/>
      </w:divBdr>
    </w:div>
    <w:div w:id="816338483">
      <w:bodyDiv w:val="1"/>
      <w:marLeft w:val="0"/>
      <w:marRight w:val="0"/>
      <w:marTop w:val="0"/>
      <w:marBottom w:val="0"/>
      <w:divBdr>
        <w:top w:val="none" w:sz="0" w:space="0" w:color="auto"/>
        <w:left w:val="none" w:sz="0" w:space="0" w:color="auto"/>
        <w:bottom w:val="none" w:sz="0" w:space="0" w:color="auto"/>
        <w:right w:val="none" w:sz="0" w:space="0" w:color="auto"/>
      </w:divBdr>
    </w:div>
    <w:div w:id="816530093">
      <w:bodyDiv w:val="1"/>
      <w:marLeft w:val="0"/>
      <w:marRight w:val="0"/>
      <w:marTop w:val="0"/>
      <w:marBottom w:val="0"/>
      <w:divBdr>
        <w:top w:val="none" w:sz="0" w:space="0" w:color="auto"/>
        <w:left w:val="none" w:sz="0" w:space="0" w:color="auto"/>
        <w:bottom w:val="none" w:sz="0" w:space="0" w:color="auto"/>
        <w:right w:val="none" w:sz="0" w:space="0" w:color="auto"/>
      </w:divBdr>
    </w:div>
    <w:div w:id="816799913">
      <w:bodyDiv w:val="1"/>
      <w:marLeft w:val="0"/>
      <w:marRight w:val="0"/>
      <w:marTop w:val="0"/>
      <w:marBottom w:val="0"/>
      <w:divBdr>
        <w:top w:val="none" w:sz="0" w:space="0" w:color="auto"/>
        <w:left w:val="none" w:sz="0" w:space="0" w:color="auto"/>
        <w:bottom w:val="none" w:sz="0" w:space="0" w:color="auto"/>
        <w:right w:val="none" w:sz="0" w:space="0" w:color="auto"/>
      </w:divBdr>
    </w:div>
    <w:div w:id="816802486">
      <w:bodyDiv w:val="1"/>
      <w:marLeft w:val="0"/>
      <w:marRight w:val="0"/>
      <w:marTop w:val="0"/>
      <w:marBottom w:val="0"/>
      <w:divBdr>
        <w:top w:val="none" w:sz="0" w:space="0" w:color="auto"/>
        <w:left w:val="none" w:sz="0" w:space="0" w:color="auto"/>
        <w:bottom w:val="none" w:sz="0" w:space="0" w:color="auto"/>
        <w:right w:val="none" w:sz="0" w:space="0" w:color="auto"/>
      </w:divBdr>
    </w:div>
    <w:div w:id="817069398">
      <w:bodyDiv w:val="1"/>
      <w:marLeft w:val="0"/>
      <w:marRight w:val="0"/>
      <w:marTop w:val="0"/>
      <w:marBottom w:val="0"/>
      <w:divBdr>
        <w:top w:val="none" w:sz="0" w:space="0" w:color="auto"/>
        <w:left w:val="none" w:sz="0" w:space="0" w:color="auto"/>
        <w:bottom w:val="none" w:sz="0" w:space="0" w:color="auto"/>
        <w:right w:val="none" w:sz="0" w:space="0" w:color="auto"/>
      </w:divBdr>
    </w:div>
    <w:div w:id="817378051">
      <w:bodyDiv w:val="1"/>
      <w:marLeft w:val="0"/>
      <w:marRight w:val="0"/>
      <w:marTop w:val="0"/>
      <w:marBottom w:val="0"/>
      <w:divBdr>
        <w:top w:val="none" w:sz="0" w:space="0" w:color="auto"/>
        <w:left w:val="none" w:sz="0" w:space="0" w:color="auto"/>
        <w:bottom w:val="none" w:sz="0" w:space="0" w:color="auto"/>
        <w:right w:val="none" w:sz="0" w:space="0" w:color="auto"/>
      </w:divBdr>
    </w:div>
    <w:div w:id="817654553">
      <w:bodyDiv w:val="1"/>
      <w:marLeft w:val="0"/>
      <w:marRight w:val="0"/>
      <w:marTop w:val="0"/>
      <w:marBottom w:val="0"/>
      <w:divBdr>
        <w:top w:val="none" w:sz="0" w:space="0" w:color="auto"/>
        <w:left w:val="none" w:sz="0" w:space="0" w:color="auto"/>
        <w:bottom w:val="none" w:sz="0" w:space="0" w:color="auto"/>
        <w:right w:val="none" w:sz="0" w:space="0" w:color="auto"/>
      </w:divBdr>
    </w:div>
    <w:div w:id="818036635">
      <w:bodyDiv w:val="1"/>
      <w:marLeft w:val="0"/>
      <w:marRight w:val="0"/>
      <w:marTop w:val="0"/>
      <w:marBottom w:val="0"/>
      <w:divBdr>
        <w:top w:val="none" w:sz="0" w:space="0" w:color="auto"/>
        <w:left w:val="none" w:sz="0" w:space="0" w:color="auto"/>
        <w:bottom w:val="none" w:sz="0" w:space="0" w:color="auto"/>
        <w:right w:val="none" w:sz="0" w:space="0" w:color="auto"/>
      </w:divBdr>
    </w:div>
    <w:div w:id="818182467">
      <w:bodyDiv w:val="1"/>
      <w:marLeft w:val="0"/>
      <w:marRight w:val="0"/>
      <w:marTop w:val="0"/>
      <w:marBottom w:val="0"/>
      <w:divBdr>
        <w:top w:val="none" w:sz="0" w:space="0" w:color="auto"/>
        <w:left w:val="none" w:sz="0" w:space="0" w:color="auto"/>
        <w:bottom w:val="none" w:sz="0" w:space="0" w:color="auto"/>
        <w:right w:val="none" w:sz="0" w:space="0" w:color="auto"/>
      </w:divBdr>
    </w:div>
    <w:div w:id="818349073">
      <w:bodyDiv w:val="1"/>
      <w:marLeft w:val="0"/>
      <w:marRight w:val="0"/>
      <w:marTop w:val="0"/>
      <w:marBottom w:val="0"/>
      <w:divBdr>
        <w:top w:val="none" w:sz="0" w:space="0" w:color="auto"/>
        <w:left w:val="none" w:sz="0" w:space="0" w:color="auto"/>
        <w:bottom w:val="none" w:sz="0" w:space="0" w:color="auto"/>
        <w:right w:val="none" w:sz="0" w:space="0" w:color="auto"/>
      </w:divBdr>
    </w:div>
    <w:div w:id="818423963">
      <w:bodyDiv w:val="1"/>
      <w:marLeft w:val="0"/>
      <w:marRight w:val="0"/>
      <w:marTop w:val="0"/>
      <w:marBottom w:val="0"/>
      <w:divBdr>
        <w:top w:val="none" w:sz="0" w:space="0" w:color="auto"/>
        <w:left w:val="none" w:sz="0" w:space="0" w:color="auto"/>
        <w:bottom w:val="none" w:sz="0" w:space="0" w:color="auto"/>
        <w:right w:val="none" w:sz="0" w:space="0" w:color="auto"/>
      </w:divBdr>
    </w:div>
    <w:div w:id="818495421">
      <w:bodyDiv w:val="1"/>
      <w:marLeft w:val="0"/>
      <w:marRight w:val="0"/>
      <w:marTop w:val="0"/>
      <w:marBottom w:val="0"/>
      <w:divBdr>
        <w:top w:val="none" w:sz="0" w:space="0" w:color="auto"/>
        <w:left w:val="none" w:sz="0" w:space="0" w:color="auto"/>
        <w:bottom w:val="none" w:sz="0" w:space="0" w:color="auto"/>
        <w:right w:val="none" w:sz="0" w:space="0" w:color="auto"/>
      </w:divBdr>
    </w:div>
    <w:div w:id="819151697">
      <w:bodyDiv w:val="1"/>
      <w:marLeft w:val="0"/>
      <w:marRight w:val="0"/>
      <w:marTop w:val="0"/>
      <w:marBottom w:val="0"/>
      <w:divBdr>
        <w:top w:val="none" w:sz="0" w:space="0" w:color="auto"/>
        <w:left w:val="none" w:sz="0" w:space="0" w:color="auto"/>
        <w:bottom w:val="none" w:sz="0" w:space="0" w:color="auto"/>
        <w:right w:val="none" w:sz="0" w:space="0" w:color="auto"/>
      </w:divBdr>
    </w:div>
    <w:div w:id="819271431">
      <w:bodyDiv w:val="1"/>
      <w:marLeft w:val="0"/>
      <w:marRight w:val="0"/>
      <w:marTop w:val="0"/>
      <w:marBottom w:val="0"/>
      <w:divBdr>
        <w:top w:val="none" w:sz="0" w:space="0" w:color="auto"/>
        <w:left w:val="none" w:sz="0" w:space="0" w:color="auto"/>
        <w:bottom w:val="none" w:sz="0" w:space="0" w:color="auto"/>
        <w:right w:val="none" w:sz="0" w:space="0" w:color="auto"/>
      </w:divBdr>
    </w:div>
    <w:div w:id="820000279">
      <w:bodyDiv w:val="1"/>
      <w:marLeft w:val="0"/>
      <w:marRight w:val="0"/>
      <w:marTop w:val="0"/>
      <w:marBottom w:val="0"/>
      <w:divBdr>
        <w:top w:val="none" w:sz="0" w:space="0" w:color="auto"/>
        <w:left w:val="none" w:sz="0" w:space="0" w:color="auto"/>
        <w:bottom w:val="none" w:sz="0" w:space="0" w:color="auto"/>
        <w:right w:val="none" w:sz="0" w:space="0" w:color="auto"/>
      </w:divBdr>
    </w:div>
    <w:div w:id="820075013">
      <w:bodyDiv w:val="1"/>
      <w:marLeft w:val="0"/>
      <w:marRight w:val="0"/>
      <w:marTop w:val="0"/>
      <w:marBottom w:val="0"/>
      <w:divBdr>
        <w:top w:val="none" w:sz="0" w:space="0" w:color="auto"/>
        <w:left w:val="none" w:sz="0" w:space="0" w:color="auto"/>
        <w:bottom w:val="none" w:sz="0" w:space="0" w:color="auto"/>
        <w:right w:val="none" w:sz="0" w:space="0" w:color="auto"/>
      </w:divBdr>
    </w:div>
    <w:div w:id="821703446">
      <w:bodyDiv w:val="1"/>
      <w:marLeft w:val="0"/>
      <w:marRight w:val="0"/>
      <w:marTop w:val="0"/>
      <w:marBottom w:val="0"/>
      <w:divBdr>
        <w:top w:val="none" w:sz="0" w:space="0" w:color="auto"/>
        <w:left w:val="none" w:sz="0" w:space="0" w:color="auto"/>
        <w:bottom w:val="none" w:sz="0" w:space="0" w:color="auto"/>
        <w:right w:val="none" w:sz="0" w:space="0" w:color="auto"/>
      </w:divBdr>
    </w:div>
    <w:div w:id="822156891">
      <w:bodyDiv w:val="1"/>
      <w:marLeft w:val="0"/>
      <w:marRight w:val="0"/>
      <w:marTop w:val="0"/>
      <w:marBottom w:val="0"/>
      <w:divBdr>
        <w:top w:val="none" w:sz="0" w:space="0" w:color="auto"/>
        <w:left w:val="none" w:sz="0" w:space="0" w:color="auto"/>
        <w:bottom w:val="none" w:sz="0" w:space="0" w:color="auto"/>
        <w:right w:val="none" w:sz="0" w:space="0" w:color="auto"/>
      </w:divBdr>
    </w:div>
    <w:div w:id="822544264">
      <w:bodyDiv w:val="1"/>
      <w:marLeft w:val="0"/>
      <w:marRight w:val="0"/>
      <w:marTop w:val="0"/>
      <w:marBottom w:val="0"/>
      <w:divBdr>
        <w:top w:val="none" w:sz="0" w:space="0" w:color="auto"/>
        <w:left w:val="none" w:sz="0" w:space="0" w:color="auto"/>
        <w:bottom w:val="none" w:sz="0" w:space="0" w:color="auto"/>
        <w:right w:val="none" w:sz="0" w:space="0" w:color="auto"/>
      </w:divBdr>
    </w:div>
    <w:div w:id="823357707">
      <w:bodyDiv w:val="1"/>
      <w:marLeft w:val="0"/>
      <w:marRight w:val="0"/>
      <w:marTop w:val="0"/>
      <w:marBottom w:val="0"/>
      <w:divBdr>
        <w:top w:val="none" w:sz="0" w:space="0" w:color="auto"/>
        <w:left w:val="none" w:sz="0" w:space="0" w:color="auto"/>
        <w:bottom w:val="none" w:sz="0" w:space="0" w:color="auto"/>
        <w:right w:val="none" w:sz="0" w:space="0" w:color="auto"/>
      </w:divBdr>
    </w:div>
    <w:div w:id="823931553">
      <w:bodyDiv w:val="1"/>
      <w:marLeft w:val="0"/>
      <w:marRight w:val="0"/>
      <w:marTop w:val="0"/>
      <w:marBottom w:val="0"/>
      <w:divBdr>
        <w:top w:val="none" w:sz="0" w:space="0" w:color="auto"/>
        <w:left w:val="none" w:sz="0" w:space="0" w:color="auto"/>
        <w:bottom w:val="none" w:sz="0" w:space="0" w:color="auto"/>
        <w:right w:val="none" w:sz="0" w:space="0" w:color="auto"/>
      </w:divBdr>
    </w:div>
    <w:div w:id="824014040">
      <w:bodyDiv w:val="1"/>
      <w:marLeft w:val="0"/>
      <w:marRight w:val="0"/>
      <w:marTop w:val="0"/>
      <w:marBottom w:val="0"/>
      <w:divBdr>
        <w:top w:val="none" w:sz="0" w:space="0" w:color="auto"/>
        <w:left w:val="none" w:sz="0" w:space="0" w:color="auto"/>
        <w:bottom w:val="none" w:sz="0" w:space="0" w:color="auto"/>
        <w:right w:val="none" w:sz="0" w:space="0" w:color="auto"/>
      </w:divBdr>
    </w:div>
    <w:div w:id="824200255">
      <w:bodyDiv w:val="1"/>
      <w:marLeft w:val="0"/>
      <w:marRight w:val="0"/>
      <w:marTop w:val="0"/>
      <w:marBottom w:val="0"/>
      <w:divBdr>
        <w:top w:val="none" w:sz="0" w:space="0" w:color="auto"/>
        <w:left w:val="none" w:sz="0" w:space="0" w:color="auto"/>
        <w:bottom w:val="none" w:sz="0" w:space="0" w:color="auto"/>
        <w:right w:val="none" w:sz="0" w:space="0" w:color="auto"/>
      </w:divBdr>
    </w:div>
    <w:div w:id="824203722">
      <w:bodyDiv w:val="1"/>
      <w:marLeft w:val="0"/>
      <w:marRight w:val="0"/>
      <w:marTop w:val="0"/>
      <w:marBottom w:val="0"/>
      <w:divBdr>
        <w:top w:val="none" w:sz="0" w:space="0" w:color="auto"/>
        <w:left w:val="none" w:sz="0" w:space="0" w:color="auto"/>
        <w:bottom w:val="none" w:sz="0" w:space="0" w:color="auto"/>
        <w:right w:val="none" w:sz="0" w:space="0" w:color="auto"/>
      </w:divBdr>
    </w:div>
    <w:div w:id="824518777">
      <w:bodyDiv w:val="1"/>
      <w:marLeft w:val="0"/>
      <w:marRight w:val="0"/>
      <w:marTop w:val="0"/>
      <w:marBottom w:val="0"/>
      <w:divBdr>
        <w:top w:val="none" w:sz="0" w:space="0" w:color="auto"/>
        <w:left w:val="none" w:sz="0" w:space="0" w:color="auto"/>
        <w:bottom w:val="none" w:sz="0" w:space="0" w:color="auto"/>
        <w:right w:val="none" w:sz="0" w:space="0" w:color="auto"/>
      </w:divBdr>
    </w:div>
    <w:div w:id="825049569">
      <w:bodyDiv w:val="1"/>
      <w:marLeft w:val="0"/>
      <w:marRight w:val="0"/>
      <w:marTop w:val="0"/>
      <w:marBottom w:val="0"/>
      <w:divBdr>
        <w:top w:val="none" w:sz="0" w:space="0" w:color="auto"/>
        <w:left w:val="none" w:sz="0" w:space="0" w:color="auto"/>
        <w:bottom w:val="none" w:sz="0" w:space="0" w:color="auto"/>
        <w:right w:val="none" w:sz="0" w:space="0" w:color="auto"/>
      </w:divBdr>
    </w:div>
    <w:div w:id="825165214">
      <w:bodyDiv w:val="1"/>
      <w:marLeft w:val="0"/>
      <w:marRight w:val="0"/>
      <w:marTop w:val="0"/>
      <w:marBottom w:val="0"/>
      <w:divBdr>
        <w:top w:val="none" w:sz="0" w:space="0" w:color="auto"/>
        <w:left w:val="none" w:sz="0" w:space="0" w:color="auto"/>
        <w:bottom w:val="none" w:sz="0" w:space="0" w:color="auto"/>
        <w:right w:val="none" w:sz="0" w:space="0" w:color="auto"/>
      </w:divBdr>
    </w:div>
    <w:div w:id="825511120">
      <w:bodyDiv w:val="1"/>
      <w:marLeft w:val="0"/>
      <w:marRight w:val="0"/>
      <w:marTop w:val="0"/>
      <w:marBottom w:val="0"/>
      <w:divBdr>
        <w:top w:val="none" w:sz="0" w:space="0" w:color="auto"/>
        <w:left w:val="none" w:sz="0" w:space="0" w:color="auto"/>
        <w:bottom w:val="none" w:sz="0" w:space="0" w:color="auto"/>
        <w:right w:val="none" w:sz="0" w:space="0" w:color="auto"/>
      </w:divBdr>
    </w:div>
    <w:div w:id="826021012">
      <w:bodyDiv w:val="1"/>
      <w:marLeft w:val="0"/>
      <w:marRight w:val="0"/>
      <w:marTop w:val="0"/>
      <w:marBottom w:val="0"/>
      <w:divBdr>
        <w:top w:val="none" w:sz="0" w:space="0" w:color="auto"/>
        <w:left w:val="none" w:sz="0" w:space="0" w:color="auto"/>
        <w:bottom w:val="none" w:sz="0" w:space="0" w:color="auto"/>
        <w:right w:val="none" w:sz="0" w:space="0" w:color="auto"/>
      </w:divBdr>
    </w:div>
    <w:div w:id="826439239">
      <w:bodyDiv w:val="1"/>
      <w:marLeft w:val="0"/>
      <w:marRight w:val="0"/>
      <w:marTop w:val="0"/>
      <w:marBottom w:val="0"/>
      <w:divBdr>
        <w:top w:val="none" w:sz="0" w:space="0" w:color="auto"/>
        <w:left w:val="none" w:sz="0" w:space="0" w:color="auto"/>
        <w:bottom w:val="none" w:sz="0" w:space="0" w:color="auto"/>
        <w:right w:val="none" w:sz="0" w:space="0" w:color="auto"/>
      </w:divBdr>
    </w:div>
    <w:div w:id="826896034">
      <w:bodyDiv w:val="1"/>
      <w:marLeft w:val="0"/>
      <w:marRight w:val="0"/>
      <w:marTop w:val="0"/>
      <w:marBottom w:val="0"/>
      <w:divBdr>
        <w:top w:val="none" w:sz="0" w:space="0" w:color="auto"/>
        <w:left w:val="none" w:sz="0" w:space="0" w:color="auto"/>
        <w:bottom w:val="none" w:sz="0" w:space="0" w:color="auto"/>
        <w:right w:val="none" w:sz="0" w:space="0" w:color="auto"/>
      </w:divBdr>
    </w:div>
    <w:div w:id="827136573">
      <w:bodyDiv w:val="1"/>
      <w:marLeft w:val="0"/>
      <w:marRight w:val="0"/>
      <w:marTop w:val="0"/>
      <w:marBottom w:val="0"/>
      <w:divBdr>
        <w:top w:val="none" w:sz="0" w:space="0" w:color="auto"/>
        <w:left w:val="none" w:sz="0" w:space="0" w:color="auto"/>
        <w:bottom w:val="none" w:sz="0" w:space="0" w:color="auto"/>
        <w:right w:val="none" w:sz="0" w:space="0" w:color="auto"/>
      </w:divBdr>
    </w:div>
    <w:div w:id="827283267">
      <w:bodyDiv w:val="1"/>
      <w:marLeft w:val="0"/>
      <w:marRight w:val="0"/>
      <w:marTop w:val="0"/>
      <w:marBottom w:val="0"/>
      <w:divBdr>
        <w:top w:val="none" w:sz="0" w:space="0" w:color="auto"/>
        <w:left w:val="none" w:sz="0" w:space="0" w:color="auto"/>
        <w:bottom w:val="none" w:sz="0" w:space="0" w:color="auto"/>
        <w:right w:val="none" w:sz="0" w:space="0" w:color="auto"/>
      </w:divBdr>
    </w:div>
    <w:div w:id="827481823">
      <w:bodyDiv w:val="1"/>
      <w:marLeft w:val="0"/>
      <w:marRight w:val="0"/>
      <w:marTop w:val="0"/>
      <w:marBottom w:val="0"/>
      <w:divBdr>
        <w:top w:val="none" w:sz="0" w:space="0" w:color="auto"/>
        <w:left w:val="none" w:sz="0" w:space="0" w:color="auto"/>
        <w:bottom w:val="none" w:sz="0" w:space="0" w:color="auto"/>
        <w:right w:val="none" w:sz="0" w:space="0" w:color="auto"/>
      </w:divBdr>
    </w:div>
    <w:div w:id="827673782">
      <w:bodyDiv w:val="1"/>
      <w:marLeft w:val="0"/>
      <w:marRight w:val="0"/>
      <w:marTop w:val="0"/>
      <w:marBottom w:val="0"/>
      <w:divBdr>
        <w:top w:val="none" w:sz="0" w:space="0" w:color="auto"/>
        <w:left w:val="none" w:sz="0" w:space="0" w:color="auto"/>
        <w:bottom w:val="none" w:sz="0" w:space="0" w:color="auto"/>
        <w:right w:val="none" w:sz="0" w:space="0" w:color="auto"/>
      </w:divBdr>
    </w:div>
    <w:div w:id="828133647">
      <w:bodyDiv w:val="1"/>
      <w:marLeft w:val="0"/>
      <w:marRight w:val="0"/>
      <w:marTop w:val="0"/>
      <w:marBottom w:val="0"/>
      <w:divBdr>
        <w:top w:val="none" w:sz="0" w:space="0" w:color="auto"/>
        <w:left w:val="none" w:sz="0" w:space="0" w:color="auto"/>
        <w:bottom w:val="none" w:sz="0" w:space="0" w:color="auto"/>
        <w:right w:val="none" w:sz="0" w:space="0" w:color="auto"/>
      </w:divBdr>
    </w:div>
    <w:div w:id="828253223">
      <w:bodyDiv w:val="1"/>
      <w:marLeft w:val="0"/>
      <w:marRight w:val="0"/>
      <w:marTop w:val="0"/>
      <w:marBottom w:val="0"/>
      <w:divBdr>
        <w:top w:val="none" w:sz="0" w:space="0" w:color="auto"/>
        <w:left w:val="none" w:sz="0" w:space="0" w:color="auto"/>
        <w:bottom w:val="none" w:sz="0" w:space="0" w:color="auto"/>
        <w:right w:val="none" w:sz="0" w:space="0" w:color="auto"/>
      </w:divBdr>
    </w:div>
    <w:div w:id="828446597">
      <w:bodyDiv w:val="1"/>
      <w:marLeft w:val="0"/>
      <w:marRight w:val="0"/>
      <w:marTop w:val="0"/>
      <w:marBottom w:val="0"/>
      <w:divBdr>
        <w:top w:val="none" w:sz="0" w:space="0" w:color="auto"/>
        <w:left w:val="none" w:sz="0" w:space="0" w:color="auto"/>
        <w:bottom w:val="none" w:sz="0" w:space="0" w:color="auto"/>
        <w:right w:val="none" w:sz="0" w:space="0" w:color="auto"/>
      </w:divBdr>
    </w:div>
    <w:div w:id="828591617">
      <w:bodyDiv w:val="1"/>
      <w:marLeft w:val="0"/>
      <w:marRight w:val="0"/>
      <w:marTop w:val="0"/>
      <w:marBottom w:val="0"/>
      <w:divBdr>
        <w:top w:val="none" w:sz="0" w:space="0" w:color="auto"/>
        <w:left w:val="none" w:sz="0" w:space="0" w:color="auto"/>
        <w:bottom w:val="none" w:sz="0" w:space="0" w:color="auto"/>
        <w:right w:val="none" w:sz="0" w:space="0" w:color="auto"/>
      </w:divBdr>
    </w:div>
    <w:div w:id="828713769">
      <w:bodyDiv w:val="1"/>
      <w:marLeft w:val="0"/>
      <w:marRight w:val="0"/>
      <w:marTop w:val="0"/>
      <w:marBottom w:val="0"/>
      <w:divBdr>
        <w:top w:val="none" w:sz="0" w:space="0" w:color="auto"/>
        <w:left w:val="none" w:sz="0" w:space="0" w:color="auto"/>
        <w:bottom w:val="none" w:sz="0" w:space="0" w:color="auto"/>
        <w:right w:val="none" w:sz="0" w:space="0" w:color="auto"/>
      </w:divBdr>
    </w:div>
    <w:div w:id="829322145">
      <w:bodyDiv w:val="1"/>
      <w:marLeft w:val="0"/>
      <w:marRight w:val="0"/>
      <w:marTop w:val="0"/>
      <w:marBottom w:val="0"/>
      <w:divBdr>
        <w:top w:val="none" w:sz="0" w:space="0" w:color="auto"/>
        <w:left w:val="none" w:sz="0" w:space="0" w:color="auto"/>
        <w:bottom w:val="none" w:sz="0" w:space="0" w:color="auto"/>
        <w:right w:val="none" w:sz="0" w:space="0" w:color="auto"/>
      </w:divBdr>
    </w:div>
    <w:div w:id="829373078">
      <w:bodyDiv w:val="1"/>
      <w:marLeft w:val="0"/>
      <w:marRight w:val="0"/>
      <w:marTop w:val="0"/>
      <w:marBottom w:val="0"/>
      <w:divBdr>
        <w:top w:val="none" w:sz="0" w:space="0" w:color="auto"/>
        <w:left w:val="none" w:sz="0" w:space="0" w:color="auto"/>
        <w:bottom w:val="none" w:sz="0" w:space="0" w:color="auto"/>
        <w:right w:val="none" w:sz="0" w:space="0" w:color="auto"/>
      </w:divBdr>
    </w:div>
    <w:div w:id="829566328">
      <w:bodyDiv w:val="1"/>
      <w:marLeft w:val="0"/>
      <w:marRight w:val="0"/>
      <w:marTop w:val="0"/>
      <w:marBottom w:val="0"/>
      <w:divBdr>
        <w:top w:val="none" w:sz="0" w:space="0" w:color="auto"/>
        <w:left w:val="none" w:sz="0" w:space="0" w:color="auto"/>
        <w:bottom w:val="none" w:sz="0" w:space="0" w:color="auto"/>
        <w:right w:val="none" w:sz="0" w:space="0" w:color="auto"/>
      </w:divBdr>
    </w:div>
    <w:div w:id="830295089">
      <w:bodyDiv w:val="1"/>
      <w:marLeft w:val="0"/>
      <w:marRight w:val="0"/>
      <w:marTop w:val="0"/>
      <w:marBottom w:val="0"/>
      <w:divBdr>
        <w:top w:val="none" w:sz="0" w:space="0" w:color="auto"/>
        <w:left w:val="none" w:sz="0" w:space="0" w:color="auto"/>
        <w:bottom w:val="none" w:sz="0" w:space="0" w:color="auto"/>
        <w:right w:val="none" w:sz="0" w:space="0" w:color="auto"/>
      </w:divBdr>
    </w:div>
    <w:div w:id="830411323">
      <w:bodyDiv w:val="1"/>
      <w:marLeft w:val="0"/>
      <w:marRight w:val="0"/>
      <w:marTop w:val="0"/>
      <w:marBottom w:val="0"/>
      <w:divBdr>
        <w:top w:val="none" w:sz="0" w:space="0" w:color="auto"/>
        <w:left w:val="none" w:sz="0" w:space="0" w:color="auto"/>
        <w:bottom w:val="none" w:sz="0" w:space="0" w:color="auto"/>
        <w:right w:val="none" w:sz="0" w:space="0" w:color="auto"/>
      </w:divBdr>
    </w:div>
    <w:div w:id="832452812">
      <w:bodyDiv w:val="1"/>
      <w:marLeft w:val="0"/>
      <w:marRight w:val="0"/>
      <w:marTop w:val="0"/>
      <w:marBottom w:val="0"/>
      <w:divBdr>
        <w:top w:val="none" w:sz="0" w:space="0" w:color="auto"/>
        <w:left w:val="none" w:sz="0" w:space="0" w:color="auto"/>
        <w:bottom w:val="none" w:sz="0" w:space="0" w:color="auto"/>
        <w:right w:val="none" w:sz="0" w:space="0" w:color="auto"/>
      </w:divBdr>
    </w:div>
    <w:div w:id="834029345">
      <w:bodyDiv w:val="1"/>
      <w:marLeft w:val="0"/>
      <w:marRight w:val="0"/>
      <w:marTop w:val="0"/>
      <w:marBottom w:val="0"/>
      <w:divBdr>
        <w:top w:val="none" w:sz="0" w:space="0" w:color="auto"/>
        <w:left w:val="none" w:sz="0" w:space="0" w:color="auto"/>
        <w:bottom w:val="none" w:sz="0" w:space="0" w:color="auto"/>
        <w:right w:val="none" w:sz="0" w:space="0" w:color="auto"/>
      </w:divBdr>
    </w:div>
    <w:div w:id="834809665">
      <w:bodyDiv w:val="1"/>
      <w:marLeft w:val="0"/>
      <w:marRight w:val="0"/>
      <w:marTop w:val="0"/>
      <w:marBottom w:val="0"/>
      <w:divBdr>
        <w:top w:val="none" w:sz="0" w:space="0" w:color="auto"/>
        <w:left w:val="none" w:sz="0" w:space="0" w:color="auto"/>
        <w:bottom w:val="none" w:sz="0" w:space="0" w:color="auto"/>
        <w:right w:val="none" w:sz="0" w:space="0" w:color="auto"/>
      </w:divBdr>
    </w:div>
    <w:div w:id="834994859">
      <w:bodyDiv w:val="1"/>
      <w:marLeft w:val="0"/>
      <w:marRight w:val="0"/>
      <w:marTop w:val="0"/>
      <w:marBottom w:val="0"/>
      <w:divBdr>
        <w:top w:val="none" w:sz="0" w:space="0" w:color="auto"/>
        <w:left w:val="none" w:sz="0" w:space="0" w:color="auto"/>
        <w:bottom w:val="none" w:sz="0" w:space="0" w:color="auto"/>
        <w:right w:val="none" w:sz="0" w:space="0" w:color="auto"/>
      </w:divBdr>
    </w:div>
    <w:div w:id="835151120">
      <w:bodyDiv w:val="1"/>
      <w:marLeft w:val="0"/>
      <w:marRight w:val="0"/>
      <w:marTop w:val="0"/>
      <w:marBottom w:val="0"/>
      <w:divBdr>
        <w:top w:val="none" w:sz="0" w:space="0" w:color="auto"/>
        <w:left w:val="none" w:sz="0" w:space="0" w:color="auto"/>
        <w:bottom w:val="none" w:sz="0" w:space="0" w:color="auto"/>
        <w:right w:val="none" w:sz="0" w:space="0" w:color="auto"/>
      </w:divBdr>
    </w:div>
    <w:div w:id="835613843">
      <w:bodyDiv w:val="1"/>
      <w:marLeft w:val="0"/>
      <w:marRight w:val="0"/>
      <w:marTop w:val="0"/>
      <w:marBottom w:val="0"/>
      <w:divBdr>
        <w:top w:val="none" w:sz="0" w:space="0" w:color="auto"/>
        <w:left w:val="none" w:sz="0" w:space="0" w:color="auto"/>
        <w:bottom w:val="none" w:sz="0" w:space="0" w:color="auto"/>
        <w:right w:val="none" w:sz="0" w:space="0" w:color="auto"/>
      </w:divBdr>
    </w:div>
    <w:div w:id="836725239">
      <w:bodyDiv w:val="1"/>
      <w:marLeft w:val="0"/>
      <w:marRight w:val="0"/>
      <w:marTop w:val="0"/>
      <w:marBottom w:val="0"/>
      <w:divBdr>
        <w:top w:val="none" w:sz="0" w:space="0" w:color="auto"/>
        <w:left w:val="none" w:sz="0" w:space="0" w:color="auto"/>
        <w:bottom w:val="none" w:sz="0" w:space="0" w:color="auto"/>
        <w:right w:val="none" w:sz="0" w:space="0" w:color="auto"/>
      </w:divBdr>
    </w:div>
    <w:div w:id="837159524">
      <w:bodyDiv w:val="1"/>
      <w:marLeft w:val="0"/>
      <w:marRight w:val="0"/>
      <w:marTop w:val="0"/>
      <w:marBottom w:val="0"/>
      <w:divBdr>
        <w:top w:val="none" w:sz="0" w:space="0" w:color="auto"/>
        <w:left w:val="none" w:sz="0" w:space="0" w:color="auto"/>
        <w:bottom w:val="none" w:sz="0" w:space="0" w:color="auto"/>
        <w:right w:val="none" w:sz="0" w:space="0" w:color="auto"/>
      </w:divBdr>
    </w:div>
    <w:div w:id="837233394">
      <w:bodyDiv w:val="1"/>
      <w:marLeft w:val="0"/>
      <w:marRight w:val="0"/>
      <w:marTop w:val="0"/>
      <w:marBottom w:val="0"/>
      <w:divBdr>
        <w:top w:val="none" w:sz="0" w:space="0" w:color="auto"/>
        <w:left w:val="none" w:sz="0" w:space="0" w:color="auto"/>
        <w:bottom w:val="none" w:sz="0" w:space="0" w:color="auto"/>
        <w:right w:val="none" w:sz="0" w:space="0" w:color="auto"/>
      </w:divBdr>
    </w:div>
    <w:div w:id="837430203">
      <w:bodyDiv w:val="1"/>
      <w:marLeft w:val="0"/>
      <w:marRight w:val="0"/>
      <w:marTop w:val="0"/>
      <w:marBottom w:val="0"/>
      <w:divBdr>
        <w:top w:val="none" w:sz="0" w:space="0" w:color="auto"/>
        <w:left w:val="none" w:sz="0" w:space="0" w:color="auto"/>
        <w:bottom w:val="none" w:sz="0" w:space="0" w:color="auto"/>
        <w:right w:val="none" w:sz="0" w:space="0" w:color="auto"/>
      </w:divBdr>
    </w:div>
    <w:div w:id="837623072">
      <w:bodyDiv w:val="1"/>
      <w:marLeft w:val="0"/>
      <w:marRight w:val="0"/>
      <w:marTop w:val="0"/>
      <w:marBottom w:val="0"/>
      <w:divBdr>
        <w:top w:val="none" w:sz="0" w:space="0" w:color="auto"/>
        <w:left w:val="none" w:sz="0" w:space="0" w:color="auto"/>
        <w:bottom w:val="none" w:sz="0" w:space="0" w:color="auto"/>
        <w:right w:val="none" w:sz="0" w:space="0" w:color="auto"/>
      </w:divBdr>
    </w:div>
    <w:div w:id="837964005">
      <w:bodyDiv w:val="1"/>
      <w:marLeft w:val="0"/>
      <w:marRight w:val="0"/>
      <w:marTop w:val="0"/>
      <w:marBottom w:val="0"/>
      <w:divBdr>
        <w:top w:val="none" w:sz="0" w:space="0" w:color="auto"/>
        <w:left w:val="none" w:sz="0" w:space="0" w:color="auto"/>
        <w:bottom w:val="none" w:sz="0" w:space="0" w:color="auto"/>
        <w:right w:val="none" w:sz="0" w:space="0" w:color="auto"/>
      </w:divBdr>
    </w:div>
    <w:div w:id="838276890">
      <w:bodyDiv w:val="1"/>
      <w:marLeft w:val="0"/>
      <w:marRight w:val="0"/>
      <w:marTop w:val="0"/>
      <w:marBottom w:val="0"/>
      <w:divBdr>
        <w:top w:val="none" w:sz="0" w:space="0" w:color="auto"/>
        <w:left w:val="none" w:sz="0" w:space="0" w:color="auto"/>
        <w:bottom w:val="none" w:sz="0" w:space="0" w:color="auto"/>
        <w:right w:val="none" w:sz="0" w:space="0" w:color="auto"/>
      </w:divBdr>
    </w:div>
    <w:div w:id="838616152">
      <w:bodyDiv w:val="1"/>
      <w:marLeft w:val="0"/>
      <w:marRight w:val="0"/>
      <w:marTop w:val="0"/>
      <w:marBottom w:val="0"/>
      <w:divBdr>
        <w:top w:val="none" w:sz="0" w:space="0" w:color="auto"/>
        <w:left w:val="none" w:sz="0" w:space="0" w:color="auto"/>
        <w:bottom w:val="none" w:sz="0" w:space="0" w:color="auto"/>
        <w:right w:val="none" w:sz="0" w:space="0" w:color="auto"/>
      </w:divBdr>
    </w:div>
    <w:div w:id="838887417">
      <w:bodyDiv w:val="1"/>
      <w:marLeft w:val="0"/>
      <w:marRight w:val="0"/>
      <w:marTop w:val="0"/>
      <w:marBottom w:val="0"/>
      <w:divBdr>
        <w:top w:val="none" w:sz="0" w:space="0" w:color="auto"/>
        <w:left w:val="none" w:sz="0" w:space="0" w:color="auto"/>
        <w:bottom w:val="none" w:sz="0" w:space="0" w:color="auto"/>
        <w:right w:val="none" w:sz="0" w:space="0" w:color="auto"/>
      </w:divBdr>
    </w:div>
    <w:div w:id="839348754">
      <w:bodyDiv w:val="1"/>
      <w:marLeft w:val="0"/>
      <w:marRight w:val="0"/>
      <w:marTop w:val="0"/>
      <w:marBottom w:val="0"/>
      <w:divBdr>
        <w:top w:val="none" w:sz="0" w:space="0" w:color="auto"/>
        <w:left w:val="none" w:sz="0" w:space="0" w:color="auto"/>
        <w:bottom w:val="none" w:sz="0" w:space="0" w:color="auto"/>
        <w:right w:val="none" w:sz="0" w:space="0" w:color="auto"/>
      </w:divBdr>
    </w:div>
    <w:div w:id="839350296">
      <w:bodyDiv w:val="1"/>
      <w:marLeft w:val="0"/>
      <w:marRight w:val="0"/>
      <w:marTop w:val="0"/>
      <w:marBottom w:val="0"/>
      <w:divBdr>
        <w:top w:val="none" w:sz="0" w:space="0" w:color="auto"/>
        <w:left w:val="none" w:sz="0" w:space="0" w:color="auto"/>
        <w:bottom w:val="none" w:sz="0" w:space="0" w:color="auto"/>
        <w:right w:val="none" w:sz="0" w:space="0" w:color="auto"/>
      </w:divBdr>
    </w:div>
    <w:div w:id="839392471">
      <w:bodyDiv w:val="1"/>
      <w:marLeft w:val="0"/>
      <w:marRight w:val="0"/>
      <w:marTop w:val="0"/>
      <w:marBottom w:val="0"/>
      <w:divBdr>
        <w:top w:val="none" w:sz="0" w:space="0" w:color="auto"/>
        <w:left w:val="none" w:sz="0" w:space="0" w:color="auto"/>
        <w:bottom w:val="none" w:sz="0" w:space="0" w:color="auto"/>
        <w:right w:val="none" w:sz="0" w:space="0" w:color="auto"/>
      </w:divBdr>
    </w:div>
    <w:div w:id="839737463">
      <w:bodyDiv w:val="1"/>
      <w:marLeft w:val="0"/>
      <w:marRight w:val="0"/>
      <w:marTop w:val="0"/>
      <w:marBottom w:val="0"/>
      <w:divBdr>
        <w:top w:val="none" w:sz="0" w:space="0" w:color="auto"/>
        <w:left w:val="none" w:sz="0" w:space="0" w:color="auto"/>
        <w:bottom w:val="none" w:sz="0" w:space="0" w:color="auto"/>
        <w:right w:val="none" w:sz="0" w:space="0" w:color="auto"/>
      </w:divBdr>
    </w:div>
    <w:div w:id="840703675">
      <w:bodyDiv w:val="1"/>
      <w:marLeft w:val="0"/>
      <w:marRight w:val="0"/>
      <w:marTop w:val="0"/>
      <w:marBottom w:val="0"/>
      <w:divBdr>
        <w:top w:val="none" w:sz="0" w:space="0" w:color="auto"/>
        <w:left w:val="none" w:sz="0" w:space="0" w:color="auto"/>
        <w:bottom w:val="none" w:sz="0" w:space="0" w:color="auto"/>
        <w:right w:val="none" w:sz="0" w:space="0" w:color="auto"/>
      </w:divBdr>
    </w:div>
    <w:div w:id="841244518">
      <w:bodyDiv w:val="1"/>
      <w:marLeft w:val="0"/>
      <w:marRight w:val="0"/>
      <w:marTop w:val="0"/>
      <w:marBottom w:val="0"/>
      <w:divBdr>
        <w:top w:val="none" w:sz="0" w:space="0" w:color="auto"/>
        <w:left w:val="none" w:sz="0" w:space="0" w:color="auto"/>
        <w:bottom w:val="none" w:sz="0" w:space="0" w:color="auto"/>
        <w:right w:val="none" w:sz="0" w:space="0" w:color="auto"/>
      </w:divBdr>
    </w:div>
    <w:div w:id="841555323">
      <w:bodyDiv w:val="1"/>
      <w:marLeft w:val="0"/>
      <w:marRight w:val="0"/>
      <w:marTop w:val="0"/>
      <w:marBottom w:val="0"/>
      <w:divBdr>
        <w:top w:val="none" w:sz="0" w:space="0" w:color="auto"/>
        <w:left w:val="none" w:sz="0" w:space="0" w:color="auto"/>
        <w:bottom w:val="none" w:sz="0" w:space="0" w:color="auto"/>
        <w:right w:val="none" w:sz="0" w:space="0" w:color="auto"/>
      </w:divBdr>
    </w:div>
    <w:div w:id="841623031">
      <w:bodyDiv w:val="1"/>
      <w:marLeft w:val="0"/>
      <w:marRight w:val="0"/>
      <w:marTop w:val="0"/>
      <w:marBottom w:val="0"/>
      <w:divBdr>
        <w:top w:val="none" w:sz="0" w:space="0" w:color="auto"/>
        <w:left w:val="none" w:sz="0" w:space="0" w:color="auto"/>
        <w:bottom w:val="none" w:sz="0" w:space="0" w:color="auto"/>
        <w:right w:val="none" w:sz="0" w:space="0" w:color="auto"/>
      </w:divBdr>
    </w:div>
    <w:div w:id="841747664">
      <w:bodyDiv w:val="1"/>
      <w:marLeft w:val="0"/>
      <w:marRight w:val="0"/>
      <w:marTop w:val="0"/>
      <w:marBottom w:val="0"/>
      <w:divBdr>
        <w:top w:val="none" w:sz="0" w:space="0" w:color="auto"/>
        <w:left w:val="none" w:sz="0" w:space="0" w:color="auto"/>
        <w:bottom w:val="none" w:sz="0" w:space="0" w:color="auto"/>
        <w:right w:val="none" w:sz="0" w:space="0" w:color="auto"/>
      </w:divBdr>
    </w:div>
    <w:div w:id="842164669">
      <w:bodyDiv w:val="1"/>
      <w:marLeft w:val="0"/>
      <w:marRight w:val="0"/>
      <w:marTop w:val="0"/>
      <w:marBottom w:val="0"/>
      <w:divBdr>
        <w:top w:val="none" w:sz="0" w:space="0" w:color="auto"/>
        <w:left w:val="none" w:sz="0" w:space="0" w:color="auto"/>
        <w:bottom w:val="none" w:sz="0" w:space="0" w:color="auto"/>
        <w:right w:val="none" w:sz="0" w:space="0" w:color="auto"/>
      </w:divBdr>
    </w:div>
    <w:div w:id="842283998">
      <w:bodyDiv w:val="1"/>
      <w:marLeft w:val="0"/>
      <w:marRight w:val="0"/>
      <w:marTop w:val="0"/>
      <w:marBottom w:val="0"/>
      <w:divBdr>
        <w:top w:val="none" w:sz="0" w:space="0" w:color="auto"/>
        <w:left w:val="none" w:sz="0" w:space="0" w:color="auto"/>
        <w:bottom w:val="none" w:sz="0" w:space="0" w:color="auto"/>
        <w:right w:val="none" w:sz="0" w:space="0" w:color="auto"/>
      </w:divBdr>
    </w:div>
    <w:div w:id="842746697">
      <w:bodyDiv w:val="1"/>
      <w:marLeft w:val="0"/>
      <w:marRight w:val="0"/>
      <w:marTop w:val="0"/>
      <w:marBottom w:val="0"/>
      <w:divBdr>
        <w:top w:val="none" w:sz="0" w:space="0" w:color="auto"/>
        <w:left w:val="none" w:sz="0" w:space="0" w:color="auto"/>
        <w:bottom w:val="none" w:sz="0" w:space="0" w:color="auto"/>
        <w:right w:val="none" w:sz="0" w:space="0" w:color="auto"/>
      </w:divBdr>
    </w:div>
    <w:div w:id="842815919">
      <w:bodyDiv w:val="1"/>
      <w:marLeft w:val="0"/>
      <w:marRight w:val="0"/>
      <w:marTop w:val="0"/>
      <w:marBottom w:val="0"/>
      <w:divBdr>
        <w:top w:val="none" w:sz="0" w:space="0" w:color="auto"/>
        <w:left w:val="none" w:sz="0" w:space="0" w:color="auto"/>
        <w:bottom w:val="none" w:sz="0" w:space="0" w:color="auto"/>
        <w:right w:val="none" w:sz="0" w:space="0" w:color="auto"/>
      </w:divBdr>
    </w:div>
    <w:div w:id="843058356">
      <w:bodyDiv w:val="1"/>
      <w:marLeft w:val="0"/>
      <w:marRight w:val="0"/>
      <w:marTop w:val="0"/>
      <w:marBottom w:val="0"/>
      <w:divBdr>
        <w:top w:val="none" w:sz="0" w:space="0" w:color="auto"/>
        <w:left w:val="none" w:sz="0" w:space="0" w:color="auto"/>
        <w:bottom w:val="none" w:sz="0" w:space="0" w:color="auto"/>
        <w:right w:val="none" w:sz="0" w:space="0" w:color="auto"/>
      </w:divBdr>
    </w:div>
    <w:div w:id="843134954">
      <w:bodyDiv w:val="1"/>
      <w:marLeft w:val="0"/>
      <w:marRight w:val="0"/>
      <w:marTop w:val="0"/>
      <w:marBottom w:val="0"/>
      <w:divBdr>
        <w:top w:val="none" w:sz="0" w:space="0" w:color="auto"/>
        <w:left w:val="none" w:sz="0" w:space="0" w:color="auto"/>
        <w:bottom w:val="none" w:sz="0" w:space="0" w:color="auto"/>
        <w:right w:val="none" w:sz="0" w:space="0" w:color="auto"/>
      </w:divBdr>
    </w:div>
    <w:div w:id="843864484">
      <w:bodyDiv w:val="1"/>
      <w:marLeft w:val="0"/>
      <w:marRight w:val="0"/>
      <w:marTop w:val="0"/>
      <w:marBottom w:val="0"/>
      <w:divBdr>
        <w:top w:val="none" w:sz="0" w:space="0" w:color="auto"/>
        <w:left w:val="none" w:sz="0" w:space="0" w:color="auto"/>
        <w:bottom w:val="none" w:sz="0" w:space="0" w:color="auto"/>
        <w:right w:val="none" w:sz="0" w:space="0" w:color="auto"/>
      </w:divBdr>
    </w:div>
    <w:div w:id="843907166">
      <w:bodyDiv w:val="1"/>
      <w:marLeft w:val="0"/>
      <w:marRight w:val="0"/>
      <w:marTop w:val="0"/>
      <w:marBottom w:val="0"/>
      <w:divBdr>
        <w:top w:val="none" w:sz="0" w:space="0" w:color="auto"/>
        <w:left w:val="none" w:sz="0" w:space="0" w:color="auto"/>
        <w:bottom w:val="none" w:sz="0" w:space="0" w:color="auto"/>
        <w:right w:val="none" w:sz="0" w:space="0" w:color="auto"/>
      </w:divBdr>
    </w:div>
    <w:div w:id="846290069">
      <w:bodyDiv w:val="1"/>
      <w:marLeft w:val="0"/>
      <w:marRight w:val="0"/>
      <w:marTop w:val="0"/>
      <w:marBottom w:val="0"/>
      <w:divBdr>
        <w:top w:val="none" w:sz="0" w:space="0" w:color="auto"/>
        <w:left w:val="none" w:sz="0" w:space="0" w:color="auto"/>
        <w:bottom w:val="none" w:sz="0" w:space="0" w:color="auto"/>
        <w:right w:val="none" w:sz="0" w:space="0" w:color="auto"/>
      </w:divBdr>
    </w:div>
    <w:div w:id="846486585">
      <w:bodyDiv w:val="1"/>
      <w:marLeft w:val="0"/>
      <w:marRight w:val="0"/>
      <w:marTop w:val="0"/>
      <w:marBottom w:val="0"/>
      <w:divBdr>
        <w:top w:val="none" w:sz="0" w:space="0" w:color="auto"/>
        <w:left w:val="none" w:sz="0" w:space="0" w:color="auto"/>
        <w:bottom w:val="none" w:sz="0" w:space="0" w:color="auto"/>
        <w:right w:val="none" w:sz="0" w:space="0" w:color="auto"/>
      </w:divBdr>
    </w:div>
    <w:div w:id="847645208">
      <w:bodyDiv w:val="1"/>
      <w:marLeft w:val="0"/>
      <w:marRight w:val="0"/>
      <w:marTop w:val="0"/>
      <w:marBottom w:val="0"/>
      <w:divBdr>
        <w:top w:val="none" w:sz="0" w:space="0" w:color="auto"/>
        <w:left w:val="none" w:sz="0" w:space="0" w:color="auto"/>
        <w:bottom w:val="none" w:sz="0" w:space="0" w:color="auto"/>
        <w:right w:val="none" w:sz="0" w:space="0" w:color="auto"/>
      </w:divBdr>
    </w:div>
    <w:div w:id="848058504">
      <w:bodyDiv w:val="1"/>
      <w:marLeft w:val="0"/>
      <w:marRight w:val="0"/>
      <w:marTop w:val="0"/>
      <w:marBottom w:val="0"/>
      <w:divBdr>
        <w:top w:val="none" w:sz="0" w:space="0" w:color="auto"/>
        <w:left w:val="none" w:sz="0" w:space="0" w:color="auto"/>
        <w:bottom w:val="none" w:sz="0" w:space="0" w:color="auto"/>
        <w:right w:val="none" w:sz="0" w:space="0" w:color="auto"/>
      </w:divBdr>
    </w:div>
    <w:div w:id="848060889">
      <w:bodyDiv w:val="1"/>
      <w:marLeft w:val="0"/>
      <w:marRight w:val="0"/>
      <w:marTop w:val="0"/>
      <w:marBottom w:val="0"/>
      <w:divBdr>
        <w:top w:val="none" w:sz="0" w:space="0" w:color="auto"/>
        <w:left w:val="none" w:sz="0" w:space="0" w:color="auto"/>
        <w:bottom w:val="none" w:sz="0" w:space="0" w:color="auto"/>
        <w:right w:val="none" w:sz="0" w:space="0" w:color="auto"/>
      </w:divBdr>
    </w:div>
    <w:div w:id="849296213">
      <w:bodyDiv w:val="1"/>
      <w:marLeft w:val="0"/>
      <w:marRight w:val="0"/>
      <w:marTop w:val="0"/>
      <w:marBottom w:val="0"/>
      <w:divBdr>
        <w:top w:val="none" w:sz="0" w:space="0" w:color="auto"/>
        <w:left w:val="none" w:sz="0" w:space="0" w:color="auto"/>
        <w:bottom w:val="none" w:sz="0" w:space="0" w:color="auto"/>
        <w:right w:val="none" w:sz="0" w:space="0" w:color="auto"/>
      </w:divBdr>
    </w:div>
    <w:div w:id="849367803">
      <w:bodyDiv w:val="1"/>
      <w:marLeft w:val="0"/>
      <w:marRight w:val="0"/>
      <w:marTop w:val="0"/>
      <w:marBottom w:val="0"/>
      <w:divBdr>
        <w:top w:val="none" w:sz="0" w:space="0" w:color="auto"/>
        <w:left w:val="none" w:sz="0" w:space="0" w:color="auto"/>
        <w:bottom w:val="none" w:sz="0" w:space="0" w:color="auto"/>
        <w:right w:val="none" w:sz="0" w:space="0" w:color="auto"/>
      </w:divBdr>
    </w:div>
    <w:div w:id="849368051">
      <w:bodyDiv w:val="1"/>
      <w:marLeft w:val="0"/>
      <w:marRight w:val="0"/>
      <w:marTop w:val="0"/>
      <w:marBottom w:val="0"/>
      <w:divBdr>
        <w:top w:val="none" w:sz="0" w:space="0" w:color="auto"/>
        <w:left w:val="none" w:sz="0" w:space="0" w:color="auto"/>
        <w:bottom w:val="none" w:sz="0" w:space="0" w:color="auto"/>
        <w:right w:val="none" w:sz="0" w:space="0" w:color="auto"/>
      </w:divBdr>
    </w:div>
    <w:div w:id="849680772">
      <w:bodyDiv w:val="1"/>
      <w:marLeft w:val="0"/>
      <w:marRight w:val="0"/>
      <w:marTop w:val="0"/>
      <w:marBottom w:val="0"/>
      <w:divBdr>
        <w:top w:val="none" w:sz="0" w:space="0" w:color="auto"/>
        <w:left w:val="none" w:sz="0" w:space="0" w:color="auto"/>
        <w:bottom w:val="none" w:sz="0" w:space="0" w:color="auto"/>
        <w:right w:val="none" w:sz="0" w:space="0" w:color="auto"/>
      </w:divBdr>
    </w:div>
    <w:div w:id="850023216">
      <w:bodyDiv w:val="1"/>
      <w:marLeft w:val="0"/>
      <w:marRight w:val="0"/>
      <w:marTop w:val="0"/>
      <w:marBottom w:val="0"/>
      <w:divBdr>
        <w:top w:val="none" w:sz="0" w:space="0" w:color="auto"/>
        <w:left w:val="none" w:sz="0" w:space="0" w:color="auto"/>
        <w:bottom w:val="none" w:sz="0" w:space="0" w:color="auto"/>
        <w:right w:val="none" w:sz="0" w:space="0" w:color="auto"/>
      </w:divBdr>
    </w:div>
    <w:div w:id="850218941">
      <w:bodyDiv w:val="1"/>
      <w:marLeft w:val="0"/>
      <w:marRight w:val="0"/>
      <w:marTop w:val="0"/>
      <w:marBottom w:val="0"/>
      <w:divBdr>
        <w:top w:val="none" w:sz="0" w:space="0" w:color="auto"/>
        <w:left w:val="none" w:sz="0" w:space="0" w:color="auto"/>
        <w:bottom w:val="none" w:sz="0" w:space="0" w:color="auto"/>
        <w:right w:val="none" w:sz="0" w:space="0" w:color="auto"/>
      </w:divBdr>
    </w:div>
    <w:div w:id="851188965">
      <w:bodyDiv w:val="1"/>
      <w:marLeft w:val="0"/>
      <w:marRight w:val="0"/>
      <w:marTop w:val="0"/>
      <w:marBottom w:val="0"/>
      <w:divBdr>
        <w:top w:val="none" w:sz="0" w:space="0" w:color="auto"/>
        <w:left w:val="none" w:sz="0" w:space="0" w:color="auto"/>
        <w:bottom w:val="none" w:sz="0" w:space="0" w:color="auto"/>
        <w:right w:val="none" w:sz="0" w:space="0" w:color="auto"/>
      </w:divBdr>
    </w:div>
    <w:div w:id="852721043">
      <w:bodyDiv w:val="1"/>
      <w:marLeft w:val="0"/>
      <w:marRight w:val="0"/>
      <w:marTop w:val="0"/>
      <w:marBottom w:val="0"/>
      <w:divBdr>
        <w:top w:val="none" w:sz="0" w:space="0" w:color="auto"/>
        <w:left w:val="none" w:sz="0" w:space="0" w:color="auto"/>
        <w:bottom w:val="none" w:sz="0" w:space="0" w:color="auto"/>
        <w:right w:val="none" w:sz="0" w:space="0" w:color="auto"/>
      </w:divBdr>
    </w:div>
    <w:div w:id="852886572">
      <w:bodyDiv w:val="1"/>
      <w:marLeft w:val="0"/>
      <w:marRight w:val="0"/>
      <w:marTop w:val="0"/>
      <w:marBottom w:val="0"/>
      <w:divBdr>
        <w:top w:val="none" w:sz="0" w:space="0" w:color="auto"/>
        <w:left w:val="none" w:sz="0" w:space="0" w:color="auto"/>
        <w:bottom w:val="none" w:sz="0" w:space="0" w:color="auto"/>
        <w:right w:val="none" w:sz="0" w:space="0" w:color="auto"/>
      </w:divBdr>
    </w:div>
    <w:div w:id="852959554">
      <w:bodyDiv w:val="1"/>
      <w:marLeft w:val="0"/>
      <w:marRight w:val="0"/>
      <w:marTop w:val="0"/>
      <w:marBottom w:val="0"/>
      <w:divBdr>
        <w:top w:val="none" w:sz="0" w:space="0" w:color="auto"/>
        <w:left w:val="none" w:sz="0" w:space="0" w:color="auto"/>
        <w:bottom w:val="none" w:sz="0" w:space="0" w:color="auto"/>
        <w:right w:val="none" w:sz="0" w:space="0" w:color="auto"/>
      </w:divBdr>
    </w:div>
    <w:div w:id="853692802">
      <w:bodyDiv w:val="1"/>
      <w:marLeft w:val="0"/>
      <w:marRight w:val="0"/>
      <w:marTop w:val="0"/>
      <w:marBottom w:val="0"/>
      <w:divBdr>
        <w:top w:val="none" w:sz="0" w:space="0" w:color="auto"/>
        <w:left w:val="none" w:sz="0" w:space="0" w:color="auto"/>
        <w:bottom w:val="none" w:sz="0" w:space="0" w:color="auto"/>
        <w:right w:val="none" w:sz="0" w:space="0" w:color="auto"/>
      </w:divBdr>
    </w:div>
    <w:div w:id="854273989">
      <w:bodyDiv w:val="1"/>
      <w:marLeft w:val="0"/>
      <w:marRight w:val="0"/>
      <w:marTop w:val="0"/>
      <w:marBottom w:val="0"/>
      <w:divBdr>
        <w:top w:val="none" w:sz="0" w:space="0" w:color="auto"/>
        <w:left w:val="none" w:sz="0" w:space="0" w:color="auto"/>
        <w:bottom w:val="none" w:sz="0" w:space="0" w:color="auto"/>
        <w:right w:val="none" w:sz="0" w:space="0" w:color="auto"/>
      </w:divBdr>
    </w:div>
    <w:div w:id="854657031">
      <w:bodyDiv w:val="1"/>
      <w:marLeft w:val="0"/>
      <w:marRight w:val="0"/>
      <w:marTop w:val="0"/>
      <w:marBottom w:val="0"/>
      <w:divBdr>
        <w:top w:val="none" w:sz="0" w:space="0" w:color="auto"/>
        <w:left w:val="none" w:sz="0" w:space="0" w:color="auto"/>
        <w:bottom w:val="none" w:sz="0" w:space="0" w:color="auto"/>
        <w:right w:val="none" w:sz="0" w:space="0" w:color="auto"/>
      </w:divBdr>
    </w:div>
    <w:div w:id="854660004">
      <w:bodyDiv w:val="1"/>
      <w:marLeft w:val="0"/>
      <w:marRight w:val="0"/>
      <w:marTop w:val="0"/>
      <w:marBottom w:val="0"/>
      <w:divBdr>
        <w:top w:val="none" w:sz="0" w:space="0" w:color="auto"/>
        <w:left w:val="none" w:sz="0" w:space="0" w:color="auto"/>
        <w:bottom w:val="none" w:sz="0" w:space="0" w:color="auto"/>
        <w:right w:val="none" w:sz="0" w:space="0" w:color="auto"/>
      </w:divBdr>
    </w:div>
    <w:div w:id="854929759">
      <w:bodyDiv w:val="1"/>
      <w:marLeft w:val="0"/>
      <w:marRight w:val="0"/>
      <w:marTop w:val="0"/>
      <w:marBottom w:val="0"/>
      <w:divBdr>
        <w:top w:val="none" w:sz="0" w:space="0" w:color="auto"/>
        <w:left w:val="none" w:sz="0" w:space="0" w:color="auto"/>
        <w:bottom w:val="none" w:sz="0" w:space="0" w:color="auto"/>
        <w:right w:val="none" w:sz="0" w:space="0" w:color="auto"/>
      </w:divBdr>
    </w:div>
    <w:div w:id="855774622">
      <w:bodyDiv w:val="1"/>
      <w:marLeft w:val="0"/>
      <w:marRight w:val="0"/>
      <w:marTop w:val="0"/>
      <w:marBottom w:val="0"/>
      <w:divBdr>
        <w:top w:val="none" w:sz="0" w:space="0" w:color="auto"/>
        <w:left w:val="none" w:sz="0" w:space="0" w:color="auto"/>
        <w:bottom w:val="none" w:sz="0" w:space="0" w:color="auto"/>
        <w:right w:val="none" w:sz="0" w:space="0" w:color="auto"/>
      </w:divBdr>
    </w:div>
    <w:div w:id="856046132">
      <w:bodyDiv w:val="1"/>
      <w:marLeft w:val="0"/>
      <w:marRight w:val="0"/>
      <w:marTop w:val="0"/>
      <w:marBottom w:val="0"/>
      <w:divBdr>
        <w:top w:val="none" w:sz="0" w:space="0" w:color="auto"/>
        <w:left w:val="none" w:sz="0" w:space="0" w:color="auto"/>
        <w:bottom w:val="none" w:sz="0" w:space="0" w:color="auto"/>
        <w:right w:val="none" w:sz="0" w:space="0" w:color="auto"/>
      </w:divBdr>
    </w:div>
    <w:div w:id="856425757">
      <w:bodyDiv w:val="1"/>
      <w:marLeft w:val="0"/>
      <w:marRight w:val="0"/>
      <w:marTop w:val="0"/>
      <w:marBottom w:val="0"/>
      <w:divBdr>
        <w:top w:val="none" w:sz="0" w:space="0" w:color="auto"/>
        <w:left w:val="none" w:sz="0" w:space="0" w:color="auto"/>
        <w:bottom w:val="none" w:sz="0" w:space="0" w:color="auto"/>
        <w:right w:val="none" w:sz="0" w:space="0" w:color="auto"/>
      </w:divBdr>
    </w:div>
    <w:div w:id="856768909">
      <w:bodyDiv w:val="1"/>
      <w:marLeft w:val="0"/>
      <w:marRight w:val="0"/>
      <w:marTop w:val="0"/>
      <w:marBottom w:val="0"/>
      <w:divBdr>
        <w:top w:val="none" w:sz="0" w:space="0" w:color="auto"/>
        <w:left w:val="none" w:sz="0" w:space="0" w:color="auto"/>
        <w:bottom w:val="none" w:sz="0" w:space="0" w:color="auto"/>
        <w:right w:val="none" w:sz="0" w:space="0" w:color="auto"/>
      </w:divBdr>
    </w:div>
    <w:div w:id="857112483">
      <w:bodyDiv w:val="1"/>
      <w:marLeft w:val="0"/>
      <w:marRight w:val="0"/>
      <w:marTop w:val="0"/>
      <w:marBottom w:val="0"/>
      <w:divBdr>
        <w:top w:val="none" w:sz="0" w:space="0" w:color="auto"/>
        <w:left w:val="none" w:sz="0" w:space="0" w:color="auto"/>
        <w:bottom w:val="none" w:sz="0" w:space="0" w:color="auto"/>
        <w:right w:val="none" w:sz="0" w:space="0" w:color="auto"/>
      </w:divBdr>
    </w:div>
    <w:div w:id="857351511">
      <w:bodyDiv w:val="1"/>
      <w:marLeft w:val="0"/>
      <w:marRight w:val="0"/>
      <w:marTop w:val="0"/>
      <w:marBottom w:val="0"/>
      <w:divBdr>
        <w:top w:val="none" w:sz="0" w:space="0" w:color="auto"/>
        <w:left w:val="none" w:sz="0" w:space="0" w:color="auto"/>
        <w:bottom w:val="none" w:sz="0" w:space="0" w:color="auto"/>
        <w:right w:val="none" w:sz="0" w:space="0" w:color="auto"/>
      </w:divBdr>
    </w:div>
    <w:div w:id="858278305">
      <w:bodyDiv w:val="1"/>
      <w:marLeft w:val="0"/>
      <w:marRight w:val="0"/>
      <w:marTop w:val="0"/>
      <w:marBottom w:val="0"/>
      <w:divBdr>
        <w:top w:val="none" w:sz="0" w:space="0" w:color="auto"/>
        <w:left w:val="none" w:sz="0" w:space="0" w:color="auto"/>
        <w:bottom w:val="none" w:sz="0" w:space="0" w:color="auto"/>
        <w:right w:val="none" w:sz="0" w:space="0" w:color="auto"/>
      </w:divBdr>
    </w:div>
    <w:div w:id="858588911">
      <w:bodyDiv w:val="1"/>
      <w:marLeft w:val="0"/>
      <w:marRight w:val="0"/>
      <w:marTop w:val="0"/>
      <w:marBottom w:val="0"/>
      <w:divBdr>
        <w:top w:val="none" w:sz="0" w:space="0" w:color="auto"/>
        <w:left w:val="none" w:sz="0" w:space="0" w:color="auto"/>
        <w:bottom w:val="none" w:sz="0" w:space="0" w:color="auto"/>
        <w:right w:val="none" w:sz="0" w:space="0" w:color="auto"/>
      </w:divBdr>
    </w:div>
    <w:div w:id="858662133">
      <w:bodyDiv w:val="1"/>
      <w:marLeft w:val="0"/>
      <w:marRight w:val="0"/>
      <w:marTop w:val="0"/>
      <w:marBottom w:val="0"/>
      <w:divBdr>
        <w:top w:val="none" w:sz="0" w:space="0" w:color="auto"/>
        <w:left w:val="none" w:sz="0" w:space="0" w:color="auto"/>
        <w:bottom w:val="none" w:sz="0" w:space="0" w:color="auto"/>
        <w:right w:val="none" w:sz="0" w:space="0" w:color="auto"/>
      </w:divBdr>
    </w:div>
    <w:div w:id="858813536">
      <w:bodyDiv w:val="1"/>
      <w:marLeft w:val="0"/>
      <w:marRight w:val="0"/>
      <w:marTop w:val="0"/>
      <w:marBottom w:val="0"/>
      <w:divBdr>
        <w:top w:val="none" w:sz="0" w:space="0" w:color="auto"/>
        <w:left w:val="none" w:sz="0" w:space="0" w:color="auto"/>
        <w:bottom w:val="none" w:sz="0" w:space="0" w:color="auto"/>
        <w:right w:val="none" w:sz="0" w:space="0" w:color="auto"/>
      </w:divBdr>
    </w:div>
    <w:div w:id="859514527">
      <w:bodyDiv w:val="1"/>
      <w:marLeft w:val="0"/>
      <w:marRight w:val="0"/>
      <w:marTop w:val="0"/>
      <w:marBottom w:val="0"/>
      <w:divBdr>
        <w:top w:val="none" w:sz="0" w:space="0" w:color="auto"/>
        <w:left w:val="none" w:sz="0" w:space="0" w:color="auto"/>
        <w:bottom w:val="none" w:sz="0" w:space="0" w:color="auto"/>
        <w:right w:val="none" w:sz="0" w:space="0" w:color="auto"/>
      </w:divBdr>
    </w:div>
    <w:div w:id="859662168">
      <w:bodyDiv w:val="1"/>
      <w:marLeft w:val="0"/>
      <w:marRight w:val="0"/>
      <w:marTop w:val="0"/>
      <w:marBottom w:val="0"/>
      <w:divBdr>
        <w:top w:val="none" w:sz="0" w:space="0" w:color="auto"/>
        <w:left w:val="none" w:sz="0" w:space="0" w:color="auto"/>
        <w:bottom w:val="none" w:sz="0" w:space="0" w:color="auto"/>
        <w:right w:val="none" w:sz="0" w:space="0" w:color="auto"/>
      </w:divBdr>
    </w:div>
    <w:div w:id="859662468">
      <w:bodyDiv w:val="1"/>
      <w:marLeft w:val="0"/>
      <w:marRight w:val="0"/>
      <w:marTop w:val="0"/>
      <w:marBottom w:val="0"/>
      <w:divBdr>
        <w:top w:val="none" w:sz="0" w:space="0" w:color="auto"/>
        <w:left w:val="none" w:sz="0" w:space="0" w:color="auto"/>
        <w:bottom w:val="none" w:sz="0" w:space="0" w:color="auto"/>
        <w:right w:val="none" w:sz="0" w:space="0" w:color="auto"/>
      </w:divBdr>
    </w:div>
    <w:div w:id="861699849">
      <w:bodyDiv w:val="1"/>
      <w:marLeft w:val="0"/>
      <w:marRight w:val="0"/>
      <w:marTop w:val="0"/>
      <w:marBottom w:val="0"/>
      <w:divBdr>
        <w:top w:val="none" w:sz="0" w:space="0" w:color="auto"/>
        <w:left w:val="none" w:sz="0" w:space="0" w:color="auto"/>
        <w:bottom w:val="none" w:sz="0" w:space="0" w:color="auto"/>
        <w:right w:val="none" w:sz="0" w:space="0" w:color="auto"/>
      </w:divBdr>
    </w:div>
    <w:div w:id="861743525">
      <w:bodyDiv w:val="1"/>
      <w:marLeft w:val="0"/>
      <w:marRight w:val="0"/>
      <w:marTop w:val="0"/>
      <w:marBottom w:val="0"/>
      <w:divBdr>
        <w:top w:val="none" w:sz="0" w:space="0" w:color="auto"/>
        <w:left w:val="none" w:sz="0" w:space="0" w:color="auto"/>
        <w:bottom w:val="none" w:sz="0" w:space="0" w:color="auto"/>
        <w:right w:val="none" w:sz="0" w:space="0" w:color="auto"/>
      </w:divBdr>
    </w:div>
    <w:div w:id="862672678">
      <w:bodyDiv w:val="1"/>
      <w:marLeft w:val="0"/>
      <w:marRight w:val="0"/>
      <w:marTop w:val="0"/>
      <w:marBottom w:val="0"/>
      <w:divBdr>
        <w:top w:val="none" w:sz="0" w:space="0" w:color="auto"/>
        <w:left w:val="none" w:sz="0" w:space="0" w:color="auto"/>
        <w:bottom w:val="none" w:sz="0" w:space="0" w:color="auto"/>
        <w:right w:val="none" w:sz="0" w:space="0" w:color="auto"/>
      </w:divBdr>
    </w:div>
    <w:div w:id="863518095">
      <w:bodyDiv w:val="1"/>
      <w:marLeft w:val="0"/>
      <w:marRight w:val="0"/>
      <w:marTop w:val="0"/>
      <w:marBottom w:val="0"/>
      <w:divBdr>
        <w:top w:val="none" w:sz="0" w:space="0" w:color="auto"/>
        <w:left w:val="none" w:sz="0" w:space="0" w:color="auto"/>
        <w:bottom w:val="none" w:sz="0" w:space="0" w:color="auto"/>
        <w:right w:val="none" w:sz="0" w:space="0" w:color="auto"/>
      </w:divBdr>
    </w:div>
    <w:div w:id="863707383">
      <w:bodyDiv w:val="1"/>
      <w:marLeft w:val="0"/>
      <w:marRight w:val="0"/>
      <w:marTop w:val="0"/>
      <w:marBottom w:val="0"/>
      <w:divBdr>
        <w:top w:val="none" w:sz="0" w:space="0" w:color="auto"/>
        <w:left w:val="none" w:sz="0" w:space="0" w:color="auto"/>
        <w:bottom w:val="none" w:sz="0" w:space="0" w:color="auto"/>
        <w:right w:val="none" w:sz="0" w:space="0" w:color="auto"/>
      </w:divBdr>
    </w:div>
    <w:div w:id="863787654">
      <w:bodyDiv w:val="1"/>
      <w:marLeft w:val="0"/>
      <w:marRight w:val="0"/>
      <w:marTop w:val="0"/>
      <w:marBottom w:val="0"/>
      <w:divBdr>
        <w:top w:val="none" w:sz="0" w:space="0" w:color="auto"/>
        <w:left w:val="none" w:sz="0" w:space="0" w:color="auto"/>
        <w:bottom w:val="none" w:sz="0" w:space="0" w:color="auto"/>
        <w:right w:val="none" w:sz="0" w:space="0" w:color="auto"/>
      </w:divBdr>
    </w:div>
    <w:div w:id="864556027">
      <w:bodyDiv w:val="1"/>
      <w:marLeft w:val="0"/>
      <w:marRight w:val="0"/>
      <w:marTop w:val="0"/>
      <w:marBottom w:val="0"/>
      <w:divBdr>
        <w:top w:val="none" w:sz="0" w:space="0" w:color="auto"/>
        <w:left w:val="none" w:sz="0" w:space="0" w:color="auto"/>
        <w:bottom w:val="none" w:sz="0" w:space="0" w:color="auto"/>
        <w:right w:val="none" w:sz="0" w:space="0" w:color="auto"/>
      </w:divBdr>
    </w:div>
    <w:div w:id="865556893">
      <w:bodyDiv w:val="1"/>
      <w:marLeft w:val="0"/>
      <w:marRight w:val="0"/>
      <w:marTop w:val="0"/>
      <w:marBottom w:val="0"/>
      <w:divBdr>
        <w:top w:val="none" w:sz="0" w:space="0" w:color="auto"/>
        <w:left w:val="none" w:sz="0" w:space="0" w:color="auto"/>
        <w:bottom w:val="none" w:sz="0" w:space="0" w:color="auto"/>
        <w:right w:val="none" w:sz="0" w:space="0" w:color="auto"/>
      </w:divBdr>
    </w:div>
    <w:div w:id="865601200">
      <w:bodyDiv w:val="1"/>
      <w:marLeft w:val="0"/>
      <w:marRight w:val="0"/>
      <w:marTop w:val="0"/>
      <w:marBottom w:val="0"/>
      <w:divBdr>
        <w:top w:val="none" w:sz="0" w:space="0" w:color="auto"/>
        <w:left w:val="none" w:sz="0" w:space="0" w:color="auto"/>
        <w:bottom w:val="none" w:sz="0" w:space="0" w:color="auto"/>
        <w:right w:val="none" w:sz="0" w:space="0" w:color="auto"/>
      </w:divBdr>
    </w:div>
    <w:div w:id="866219082">
      <w:bodyDiv w:val="1"/>
      <w:marLeft w:val="0"/>
      <w:marRight w:val="0"/>
      <w:marTop w:val="0"/>
      <w:marBottom w:val="0"/>
      <w:divBdr>
        <w:top w:val="none" w:sz="0" w:space="0" w:color="auto"/>
        <w:left w:val="none" w:sz="0" w:space="0" w:color="auto"/>
        <w:bottom w:val="none" w:sz="0" w:space="0" w:color="auto"/>
        <w:right w:val="none" w:sz="0" w:space="0" w:color="auto"/>
      </w:divBdr>
    </w:div>
    <w:div w:id="866676290">
      <w:bodyDiv w:val="1"/>
      <w:marLeft w:val="0"/>
      <w:marRight w:val="0"/>
      <w:marTop w:val="0"/>
      <w:marBottom w:val="0"/>
      <w:divBdr>
        <w:top w:val="none" w:sz="0" w:space="0" w:color="auto"/>
        <w:left w:val="none" w:sz="0" w:space="0" w:color="auto"/>
        <w:bottom w:val="none" w:sz="0" w:space="0" w:color="auto"/>
        <w:right w:val="none" w:sz="0" w:space="0" w:color="auto"/>
      </w:divBdr>
    </w:div>
    <w:div w:id="866679931">
      <w:bodyDiv w:val="1"/>
      <w:marLeft w:val="0"/>
      <w:marRight w:val="0"/>
      <w:marTop w:val="0"/>
      <w:marBottom w:val="0"/>
      <w:divBdr>
        <w:top w:val="none" w:sz="0" w:space="0" w:color="auto"/>
        <w:left w:val="none" w:sz="0" w:space="0" w:color="auto"/>
        <w:bottom w:val="none" w:sz="0" w:space="0" w:color="auto"/>
        <w:right w:val="none" w:sz="0" w:space="0" w:color="auto"/>
      </w:divBdr>
    </w:div>
    <w:div w:id="866795444">
      <w:bodyDiv w:val="1"/>
      <w:marLeft w:val="0"/>
      <w:marRight w:val="0"/>
      <w:marTop w:val="0"/>
      <w:marBottom w:val="0"/>
      <w:divBdr>
        <w:top w:val="none" w:sz="0" w:space="0" w:color="auto"/>
        <w:left w:val="none" w:sz="0" w:space="0" w:color="auto"/>
        <w:bottom w:val="none" w:sz="0" w:space="0" w:color="auto"/>
        <w:right w:val="none" w:sz="0" w:space="0" w:color="auto"/>
      </w:divBdr>
    </w:div>
    <w:div w:id="866985704">
      <w:bodyDiv w:val="1"/>
      <w:marLeft w:val="0"/>
      <w:marRight w:val="0"/>
      <w:marTop w:val="0"/>
      <w:marBottom w:val="0"/>
      <w:divBdr>
        <w:top w:val="none" w:sz="0" w:space="0" w:color="auto"/>
        <w:left w:val="none" w:sz="0" w:space="0" w:color="auto"/>
        <w:bottom w:val="none" w:sz="0" w:space="0" w:color="auto"/>
        <w:right w:val="none" w:sz="0" w:space="0" w:color="auto"/>
      </w:divBdr>
    </w:div>
    <w:div w:id="867061609">
      <w:bodyDiv w:val="1"/>
      <w:marLeft w:val="0"/>
      <w:marRight w:val="0"/>
      <w:marTop w:val="0"/>
      <w:marBottom w:val="0"/>
      <w:divBdr>
        <w:top w:val="none" w:sz="0" w:space="0" w:color="auto"/>
        <w:left w:val="none" w:sz="0" w:space="0" w:color="auto"/>
        <w:bottom w:val="none" w:sz="0" w:space="0" w:color="auto"/>
        <w:right w:val="none" w:sz="0" w:space="0" w:color="auto"/>
      </w:divBdr>
    </w:div>
    <w:div w:id="867182539">
      <w:bodyDiv w:val="1"/>
      <w:marLeft w:val="0"/>
      <w:marRight w:val="0"/>
      <w:marTop w:val="0"/>
      <w:marBottom w:val="0"/>
      <w:divBdr>
        <w:top w:val="none" w:sz="0" w:space="0" w:color="auto"/>
        <w:left w:val="none" w:sz="0" w:space="0" w:color="auto"/>
        <w:bottom w:val="none" w:sz="0" w:space="0" w:color="auto"/>
        <w:right w:val="none" w:sz="0" w:space="0" w:color="auto"/>
      </w:divBdr>
    </w:div>
    <w:div w:id="867186434">
      <w:bodyDiv w:val="1"/>
      <w:marLeft w:val="0"/>
      <w:marRight w:val="0"/>
      <w:marTop w:val="0"/>
      <w:marBottom w:val="0"/>
      <w:divBdr>
        <w:top w:val="none" w:sz="0" w:space="0" w:color="auto"/>
        <w:left w:val="none" w:sz="0" w:space="0" w:color="auto"/>
        <w:bottom w:val="none" w:sz="0" w:space="0" w:color="auto"/>
        <w:right w:val="none" w:sz="0" w:space="0" w:color="auto"/>
      </w:divBdr>
    </w:div>
    <w:div w:id="867332501">
      <w:bodyDiv w:val="1"/>
      <w:marLeft w:val="0"/>
      <w:marRight w:val="0"/>
      <w:marTop w:val="0"/>
      <w:marBottom w:val="0"/>
      <w:divBdr>
        <w:top w:val="none" w:sz="0" w:space="0" w:color="auto"/>
        <w:left w:val="none" w:sz="0" w:space="0" w:color="auto"/>
        <w:bottom w:val="none" w:sz="0" w:space="0" w:color="auto"/>
        <w:right w:val="none" w:sz="0" w:space="0" w:color="auto"/>
      </w:divBdr>
    </w:div>
    <w:div w:id="867370411">
      <w:bodyDiv w:val="1"/>
      <w:marLeft w:val="0"/>
      <w:marRight w:val="0"/>
      <w:marTop w:val="0"/>
      <w:marBottom w:val="0"/>
      <w:divBdr>
        <w:top w:val="none" w:sz="0" w:space="0" w:color="auto"/>
        <w:left w:val="none" w:sz="0" w:space="0" w:color="auto"/>
        <w:bottom w:val="none" w:sz="0" w:space="0" w:color="auto"/>
        <w:right w:val="none" w:sz="0" w:space="0" w:color="auto"/>
      </w:divBdr>
    </w:div>
    <w:div w:id="867450610">
      <w:bodyDiv w:val="1"/>
      <w:marLeft w:val="0"/>
      <w:marRight w:val="0"/>
      <w:marTop w:val="0"/>
      <w:marBottom w:val="0"/>
      <w:divBdr>
        <w:top w:val="none" w:sz="0" w:space="0" w:color="auto"/>
        <w:left w:val="none" w:sz="0" w:space="0" w:color="auto"/>
        <w:bottom w:val="none" w:sz="0" w:space="0" w:color="auto"/>
        <w:right w:val="none" w:sz="0" w:space="0" w:color="auto"/>
      </w:divBdr>
    </w:div>
    <w:div w:id="868252545">
      <w:bodyDiv w:val="1"/>
      <w:marLeft w:val="0"/>
      <w:marRight w:val="0"/>
      <w:marTop w:val="0"/>
      <w:marBottom w:val="0"/>
      <w:divBdr>
        <w:top w:val="none" w:sz="0" w:space="0" w:color="auto"/>
        <w:left w:val="none" w:sz="0" w:space="0" w:color="auto"/>
        <w:bottom w:val="none" w:sz="0" w:space="0" w:color="auto"/>
        <w:right w:val="none" w:sz="0" w:space="0" w:color="auto"/>
      </w:divBdr>
    </w:div>
    <w:div w:id="868879939">
      <w:bodyDiv w:val="1"/>
      <w:marLeft w:val="0"/>
      <w:marRight w:val="0"/>
      <w:marTop w:val="0"/>
      <w:marBottom w:val="0"/>
      <w:divBdr>
        <w:top w:val="none" w:sz="0" w:space="0" w:color="auto"/>
        <w:left w:val="none" w:sz="0" w:space="0" w:color="auto"/>
        <w:bottom w:val="none" w:sz="0" w:space="0" w:color="auto"/>
        <w:right w:val="none" w:sz="0" w:space="0" w:color="auto"/>
      </w:divBdr>
    </w:div>
    <w:div w:id="868958453">
      <w:bodyDiv w:val="1"/>
      <w:marLeft w:val="0"/>
      <w:marRight w:val="0"/>
      <w:marTop w:val="0"/>
      <w:marBottom w:val="0"/>
      <w:divBdr>
        <w:top w:val="none" w:sz="0" w:space="0" w:color="auto"/>
        <w:left w:val="none" w:sz="0" w:space="0" w:color="auto"/>
        <w:bottom w:val="none" w:sz="0" w:space="0" w:color="auto"/>
        <w:right w:val="none" w:sz="0" w:space="0" w:color="auto"/>
      </w:divBdr>
    </w:div>
    <w:div w:id="869296730">
      <w:bodyDiv w:val="1"/>
      <w:marLeft w:val="0"/>
      <w:marRight w:val="0"/>
      <w:marTop w:val="0"/>
      <w:marBottom w:val="0"/>
      <w:divBdr>
        <w:top w:val="none" w:sz="0" w:space="0" w:color="auto"/>
        <w:left w:val="none" w:sz="0" w:space="0" w:color="auto"/>
        <w:bottom w:val="none" w:sz="0" w:space="0" w:color="auto"/>
        <w:right w:val="none" w:sz="0" w:space="0" w:color="auto"/>
      </w:divBdr>
    </w:div>
    <w:div w:id="869685237">
      <w:bodyDiv w:val="1"/>
      <w:marLeft w:val="0"/>
      <w:marRight w:val="0"/>
      <w:marTop w:val="0"/>
      <w:marBottom w:val="0"/>
      <w:divBdr>
        <w:top w:val="none" w:sz="0" w:space="0" w:color="auto"/>
        <w:left w:val="none" w:sz="0" w:space="0" w:color="auto"/>
        <w:bottom w:val="none" w:sz="0" w:space="0" w:color="auto"/>
        <w:right w:val="none" w:sz="0" w:space="0" w:color="auto"/>
      </w:divBdr>
    </w:div>
    <w:div w:id="870066639">
      <w:bodyDiv w:val="1"/>
      <w:marLeft w:val="0"/>
      <w:marRight w:val="0"/>
      <w:marTop w:val="0"/>
      <w:marBottom w:val="0"/>
      <w:divBdr>
        <w:top w:val="none" w:sz="0" w:space="0" w:color="auto"/>
        <w:left w:val="none" w:sz="0" w:space="0" w:color="auto"/>
        <w:bottom w:val="none" w:sz="0" w:space="0" w:color="auto"/>
        <w:right w:val="none" w:sz="0" w:space="0" w:color="auto"/>
      </w:divBdr>
    </w:div>
    <w:div w:id="870190585">
      <w:bodyDiv w:val="1"/>
      <w:marLeft w:val="0"/>
      <w:marRight w:val="0"/>
      <w:marTop w:val="0"/>
      <w:marBottom w:val="0"/>
      <w:divBdr>
        <w:top w:val="none" w:sz="0" w:space="0" w:color="auto"/>
        <w:left w:val="none" w:sz="0" w:space="0" w:color="auto"/>
        <w:bottom w:val="none" w:sz="0" w:space="0" w:color="auto"/>
        <w:right w:val="none" w:sz="0" w:space="0" w:color="auto"/>
      </w:divBdr>
    </w:div>
    <w:div w:id="870727140">
      <w:bodyDiv w:val="1"/>
      <w:marLeft w:val="0"/>
      <w:marRight w:val="0"/>
      <w:marTop w:val="0"/>
      <w:marBottom w:val="0"/>
      <w:divBdr>
        <w:top w:val="none" w:sz="0" w:space="0" w:color="auto"/>
        <w:left w:val="none" w:sz="0" w:space="0" w:color="auto"/>
        <w:bottom w:val="none" w:sz="0" w:space="0" w:color="auto"/>
        <w:right w:val="none" w:sz="0" w:space="0" w:color="auto"/>
      </w:divBdr>
    </w:div>
    <w:div w:id="870917260">
      <w:bodyDiv w:val="1"/>
      <w:marLeft w:val="0"/>
      <w:marRight w:val="0"/>
      <w:marTop w:val="0"/>
      <w:marBottom w:val="0"/>
      <w:divBdr>
        <w:top w:val="none" w:sz="0" w:space="0" w:color="auto"/>
        <w:left w:val="none" w:sz="0" w:space="0" w:color="auto"/>
        <w:bottom w:val="none" w:sz="0" w:space="0" w:color="auto"/>
        <w:right w:val="none" w:sz="0" w:space="0" w:color="auto"/>
      </w:divBdr>
    </w:div>
    <w:div w:id="871502385">
      <w:bodyDiv w:val="1"/>
      <w:marLeft w:val="0"/>
      <w:marRight w:val="0"/>
      <w:marTop w:val="0"/>
      <w:marBottom w:val="0"/>
      <w:divBdr>
        <w:top w:val="none" w:sz="0" w:space="0" w:color="auto"/>
        <w:left w:val="none" w:sz="0" w:space="0" w:color="auto"/>
        <w:bottom w:val="none" w:sz="0" w:space="0" w:color="auto"/>
        <w:right w:val="none" w:sz="0" w:space="0" w:color="auto"/>
      </w:divBdr>
    </w:div>
    <w:div w:id="872037664">
      <w:bodyDiv w:val="1"/>
      <w:marLeft w:val="0"/>
      <w:marRight w:val="0"/>
      <w:marTop w:val="0"/>
      <w:marBottom w:val="0"/>
      <w:divBdr>
        <w:top w:val="none" w:sz="0" w:space="0" w:color="auto"/>
        <w:left w:val="none" w:sz="0" w:space="0" w:color="auto"/>
        <w:bottom w:val="none" w:sz="0" w:space="0" w:color="auto"/>
        <w:right w:val="none" w:sz="0" w:space="0" w:color="auto"/>
      </w:divBdr>
    </w:div>
    <w:div w:id="873158641">
      <w:bodyDiv w:val="1"/>
      <w:marLeft w:val="0"/>
      <w:marRight w:val="0"/>
      <w:marTop w:val="0"/>
      <w:marBottom w:val="0"/>
      <w:divBdr>
        <w:top w:val="none" w:sz="0" w:space="0" w:color="auto"/>
        <w:left w:val="none" w:sz="0" w:space="0" w:color="auto"/>
        <w:bottom w:val="none" w:sz="0" w:space="0" w:color="auto"/>
        <w:right w:val="none" w:sz="0" w:space="0" w:color="auto"/>
      </w:divBdr>
    </w:div>
    <w:div w:id="873692202">
      <w:bodyDiv w:val="1"/>
      <w:marLeft w:val="0"/>
      <w:marRight w:val="0"/>
      <w:marTop w:val="0"/>
      <w:marBottom w:val="0"/>
      <w:divBdr>
        <w:top w:val="none" w:sz="0" w:space="0" w:color="auto"/>
        <w:left w:val="none" w:sz="0" w:space="0" w:color="auto"/>
        <w:bottom w:val="none" w:sz="0" w:space="0" w:color="auto"/>
        <w:right w:val="none" w:sz="0" w:space="0" w:color="auto"/>
      </w:divBdr>
    </w:div>
    <w:div w:id="874151233">
      <w:bodyDiv w:val="1"/>
      <w:marLeft w:val="0"/>
      <w:marRight w:val="0"/>
      <w:marTop w:val="0"/>
      <w:marBottom w:val="0"/>
      <w:divBdr>
        <w:top w:val="none" w:sz="0" w:space="0" w:color="auto"/>
        <w:left w:val="none" w:sz="0" w:space="0" w:color="auto"/>
        <w:bottom w:val="none" w:sz="0" w:space="0" w:color="auto"/>
        <w:right w:val="none" w:sz="0" w:space="0" w:color="auto"/>
      </w:divBdr>
    </w:div>
    <w:div w:id="875312057">
      <w:bodyDiv w:val="1"/>
      <w:marLeft w:val="0"/>
      <w:marRight w:val="0"/>
      <w:marTop w:val="0"/>
      <w:marBottom w:val="0"/>
      <w:divBdr>
        <w:top w:val="none" w:sz="0" w:space="0" w:color="auto"/>
        <w:left w:val="none" w:sz="0" w:space="0" w:color="auto"/>
        <w:bottom w:val="none" w:sz="0" w:space="0" w:color="auto"/>
        <w:right w:val="none" w:sz="0" w:space="0" w:color="auto"/>
      </w:divBdr>
    </w:div>
    <w:div w:id="875389488">
      <w:bodyDiv w:val="1"/>
      <w:marLeft w:val="0"/>
      <w:marRight w:val="0"/>
      <w:marTop w:val="0"/>
      <w:marBottom w:val="0"/>
      <w:divBdr>
        <w:top w:val="none" w:sz="0" w:space="0" w:color="auto"/>
        <w:left w:val="none" w:sz="0" w:space="0" w:color="auto"/>
        <w:bottom w:val="none" w:sz="0" w:space="0" w:color="auto"/>
        <w:right w:val="none" w:sz="0" w:space="0" w:color="auto"/>
      </w:divBdr>
    </w:div>
    <w:div w:id="875504277">
      <w:bodyDiv w:val="1"/>
      <w:marLeft w:val="0"/>
      <w:marRight w:val="0"/>
      <w:marTop w:val="0"/>
      <w:marBottom w:val="0"/>
      <w:divBdr>
        <w:top w:val="none" w:sz="0" w:space="0" w:color="auto"/>
        <w:left w:val="none" w:sz="0" w:space="0" w:color="auto"/>
        <w:bottom w:val="none" w:sz="0" w:space="0" w:color="auto"/>
        <w:right w:val="none" w:sz="0" w:space="0" w:color="auto"/>
      </w:divBdr>
    </w:div>
    <w:div w:id="875776308">
      <w:bodyDiv w:val="1"/>
      <w:marLeft w:val="0"/>
      <w:marRight w:val="0"/>
      <w:marTop w:val="0"/>
      <w:marBottom w:val="0"/>
      <w:divBdr>
        <w:top w:val="none" w:sz="0" w:space="0" w:color="auto"/>
        <w:left w:val="none" w:sz="0" w:space="0" w:color="auto"/>
        <w:bottom w:val="none" w:sz="0" w:space="0" w:color="auto"/>
        <w:right w:val="none" w:sz="0" w:space="0" w:color="auto"/>
      </w:divBdr>
    </w:div>
    <w:div w:id="876116491">
      <w:bodyDiv w:val="1"/>
      <w:marLeft w:val="0"/>
      <w:marRight w:val="0"/>
      <w:marTop w:val="0"/>
      <w:marBottom w:val="0"/>
      <w:divBdr>
        <w:top w:val="none" w:sz="0" w:space="0" w:color="auto"/>
        <w:left w:val="none" w:sz="0" w:space="0" w:color="auto"/>
        <w:bottom w:val="none" w:sz="0" w:space="0" w:color="auto"/>
        <w:right w:val="none" w:sz="0" w:space="0" w:color="auto"/>
      </w:divBdr>
    </w:div>
    <w:div w:id="876238326">
      <w:bodyDiv w:val="1"/>
      <w:marLeft w:val="0"/>
      <w:marRight w:val="0"/>
      <w:marTop w:val="0"/>
      <w:marBottom w:val="0"/>
      <w:divBdr>
        <w:top w:val="none" w:sz="0" w:space="0" w:color="auto"/>
        <w:left w:val="none" w:sz="0" w:space="0" w:color="auto"/>
        <w:bottom w:val="none" w:sz="0" w:space="0" w:color="auto"/>
        <w:right w:val="none" w:sz="0" w:space="0" w:color="auto"/>
      </w:divBdr>
    </w:div>
    <w:div w:id="876359592">
      <w:bodyDiv w:val="1"/>
      <w:marLeft w:val="0"/>
      <w:marRight w:val="0"/>
      <w:marTop w:val="0"/>
      <w:marBottom w:val="0"/>
      <w:divBdr>
        <w:top w:val="none" w:sz="0" w:space="0" w:color="auto"/>
        <w:left w:val="none" w:sz="0" w:space="0" w:color="auto"/>
        <w:bottom w:val="none" w:sz="0" w:space="0" w:color="auto"/>
        <w:right w:val="none" w:sz="0" w:space="0" w:color="auto"/>
      </w:divBdr>
    </w:div>
    <w:div w:id="876508500">
      <w:bodyDiv w:val="1"/>
      <w:marLeft w:val="0"/>
      <w:marRight w:val="0"/>
      <w:marTop w:val="0"/>
      <w:marBottom w:val="0"/>
      <w:divBdr>
        <w:top w:val="none" w:sz="0" w:space="0" w:color="auto"/>
        <w:left w:val="none" w:sz="0" w:space="0" w:color="auto"/>
        <w:bottom w:val="none" w:sz="0" w:space="0" w:color="auto"/>
        <w:right w:val="none" w:sz="0" w:space="0" w:color="auto"/>
      </w:divBdr>
    </w:div>
    <w:div w:id="876815973">
      <w:bodyDiv w:val="1"/>
      <w:marLeft w:val="0"/>
      <w:marRight w:val="0"/>
      <w:marTop w:val="0"/>
      <w:marBottom w:val="0"/>
      <w:divBdr>
        <w:top w:val="none" w:sz="0" w:space="0" w:color="auto"/>
        <w:left w:val="none" w:sz="0" w:space="0" w:color="auto"/>
        <w:bottom w:val="none" w:sz="0" w:space="0" w:color="auto"/>
        <w:right w:val="none" w:sz="0" w:space="0" w:color="auto"/>
      </w:divBdr>
    </w:div>
    <w:div w:id="877275155">
      <w:bodyDiv w:val="1"/>
      <w:marLeft w:val="0"/>
      <w:marRight w:val="0"/>
      <w:marTop w:val="0"/>
      <w:marBottom w:val="0"/>
      <w:divBdr>
        <w:top w:val="none" w:sz="0" w:space="0" w:color="auto"/>
        <w:left w:val="none" w:sz="0" w:space="0" w:color="auto"/>
        <w:bottom w:val="none" w:sz="0" w:space="0" w:color="auto"/>
        <w:right w:val="none" w:sz="0" w:space="0" w:color="auto"/>
      </w:divBdr>
    </w:div>
    <w:div w:id="877398766">
      <w:bodyDiv w:val="1"/>
      <w:marLeft w:val="0"/>
      <w:marRight w:val="0"/>
      <w:marTop w:val="0"/>
      <w:marBottom w:val="0"/>
      <w:divBdr>
        <w:top w:val="none" w:sz="0" w:space="0" w:color="auto"/>
        <w:left w:val="none" w:sz="0" w:space="0" w:color="auto"/>
        <w:bottom w:val="none" w:sz="0" w:space="0" w:color="auto"/>
        <w:right w:val="none" w:sz="0" w:space="0" w:color="auto"/>
      </w:divBdr>
    </w:div>
    <w:div w:id="878250140">
      <w:bodyDiv w:val="1"/>
      <w:marLeft w:val="0"/>
      <w:marRight w:val="0"/>
      <w:marTop w:val="0"/>
      <w:marBottom w:val="0"/>
      <w:divBdr>
        <w:top w:val="none" w:sz="0" w:space="0" w:color="auto"/>
        <w:left w:val="none" w:sz="0" w:space="0" w:color="auto"/>
        <w:bottom w:val="none" w:sz="0" w:space="0" w:color="auto"/>
        <w:right w:val="none" w:sz="0" w:space="0" w:color="auto"/>
      </w:divBdr>
    </w:div>
    <w:div w:id="878903599">
      <w:bodyDiv w:val="1"/>
      <w:marLeft w:val="0"/>
      <w:marRight w:val="0"/>
      <w:marTop w:val="0"/>
      <w:marBottom w:val="0"/>
      <w:divBdr>
        <w:top w:val="none" w:sz="0" w:space="0" w:color="auto"/>
        <w:left w:val="none" w:sz="0" w:space="0" w:color="auto"/>
        <w:bottom w:val="none" w:sz="0" w:space="0" w:color="auto"/>
        <w:right w:val="none" w:sz="0" w:space="0" w:color="auto"/>
      </w:divBdr>
    </w:div>
    <w:div w:id="879054312">
      <w:bodyDiv w:val="1"/>
      <w:marLeft w:val="0"/>
      <w:marRight w:val="0"/>
      <w:marTop w:val="0"/>
      <w:marBottom w:val="0"/>
      <w:divBdr>
        <w:top w:val="none" w:sz="0" w:space="0" w:color="auto"/>
        <w:left w:val="none" w:sz="0" w:space="0" w:color="auto"/>
        <w:bottom w:val="none" w:sz="0" w:space="0" w:color="auto"/>
        <w:right w:val="none" w:sz="0" w:space="0" w:color="auto"/>
      </w:divBdr>
    </w:div>
    <w:div w:id="879517079">
      <w:bodyDiv w:val="1"/>
      <w:marLeft w:val="0"/>
      <w:marRight w:val="0"/>
      <w:marTop w:val="0"/>
      <w:marBottom w:val="0"/>
      <w:divBdr>
        <w:top w:val="none" w:sz="0" w:space="0" w:color="auto"/>
        <w:left w:val="none" w:sz="0" w:space="0" w:color="auto"/>
        <w:bottom w:val="none" w:sz="0" w:space="0" w:color="auto"/>
        <w:right w:val="none" w:sz="0" w:space="0" w:color="auto"/>
      </w:divBdr>
    </w:div>
    <w:div w:id="879706144">
      <w:bodyDiv w:val="1"/>
      <w:marLeft w:val="0"/>
      <w:marRight w:val="0"/>
      <w:marTop w:val="0"/>
      <w:marBottom w:val="0"/>
      <w:divBdr>
        <w:top w:val="none" w:sz="0" w:space="0" w:color="auto"/>
        <w:left w:val="none" w:sz="0" w:space="0" w:color="auto"/>
        <w:bottom w:val="none" w:sz="0" w:space="0" w:color="auto"/>
        <w:right w:val="none" w:sz="0" w:space="0" w:color="auto"/>
      </w:divBdr>
    </w:div>
    <w:div w:id="879709401">
      <w:bodyDiv w:val="1"/>
      <w:marLeft w:val="0"/>
      <w:marRight w:val="0"/>
      <w:marTop w:val="0"/>
      <w:marBottom w:val="0"/>
      <w:divBdr>
        <w:top w:val="none" w:sz="0" w:space="0" w:color="auto"/>
        <w:left w:val="none" w:sz="0" w:space="0" w:color="auto"/>
        <w:bottom w:val="none" w:sz="0" w:space="0" w:color="auto"/>
        <w:right w:val="none" w:sz="0" w:space="0" w:color="auto"/>
      </w:divBdr>
    </w:div>
    <w:div w:id="879828403">
      <w:bodyDiv w:val="1"/>
      <w:marLeft w:val="0"/>
      <w:marRight w:val="0"/>
      <w:marTop w:val="0"/>
      <w:marBottom w:val="0"/>
      <w:divBdr>
        <w:top w:val="none" w:sz="0" w:space="0" w:color="auto"/>
        <w:left w:val="none" w:sz="0" w:space="0" w:color="auto"/>
        <w:bottom w:val="none" w:sz="0" w:space="0" w:color="auto"/>
        <w:right w:val="none" w:sz="0" w:space="0" w:color="auto"/>
      </w:divBdr>
    </w:div>
    <w:div w:id="879828990">
      <w:bodyDiv w:val="1"/>
      <w:marLeft w:val="0"/>
      <w:marRight w:val="0"/>
      <w:marTop w:val="0"/>
      <w:marBottom w:val="0"/>
      <w:divBdr>
        <w:top w:val="none" w:sz="0" w:space="0" w:color="auto"/>
        <w:left w:val="none" w:sz="0" w:space="0" w:color="auto"/>
        <w:bottom w:val="none" w:sz="0" w:space="0" w:color="auto"/>
        <w:right w:val="none" w:sz="0" w:space="0" w:color="auto"/>
      </w:divBdr>
    </w:div>
    <w:div w:id="880363305">
      <w:bodyDiv w:val="1"/>
      <w:marLeft w:val="0"/>
      <w:marRight w:val="0"/>
      <w:marTop w:val="0"/>
      <w:marBottom w:val="0"/>
      <w:divBdr>
        <w:top w:val="none" w:sz="0" w:space="0" w:color="auto"/>
        <w:left w:val="none" w:sz="0" w:space="0" w:color="auto"/>
        <w:bottom w:val="none" w:sz="0" w:space="0" w:color="auto"/>
        <w:right w:val="none" w:sz="0" w:space="0" w:color="auto"/>
      </w:divBdr>
    </w:div>
    <w:div w:id="881551919">
      <w:bodyDiv w:val="1"/>
      <w:marLeft w:val="0"/>
      <w:marRight w:val="0"/>
      <w:marTop w:val="0"/>
      <w:marBottom w:val="0"/>
      <w:divBdr>
        <w:top w:val="none" w:sz="0" w:space="0" w:color="auto"/>
        <w:left w:val="none" w:sz="0" w:space="0" w:color="auto"/>
        <w:bottom w:val="none" w:sz="0" w:space="0" w:color="auto"/>
        <w:right w:val="none" w:sz="0" w:space="0" w:color="auto"/>
      </w:divBdr>
    </w:div>
    <w:div w:id="881599647">
      <w:bodyDiv w:val="1"/>
      <w:marLeft w:val="0"/>
      <w:marRight w:val="0"/>
      <w:marTop w:val="0"/>
      <w:marBottom w:val="0"/>
      <w:divBdr>
        <w:top w:val="none" w:sz="0" w:space="0" w:color="auto"/>
        <w:left w:val="none" w:sz="0" w:space="0" w:color="auto"/>
        <w:bottom w:val="none" w:sz="0" w:space="0" w:color="auto"/>
        <w:right w:val="none" w:sz="0" w:space="0" w:color="auto"/>
      </w:divBdr>
    </w:div>
    <w:div w:id="882443683">
      <w:bodyDiv w:val="1"/>
      <w:marLeft w:val="0"/>
      <w:marRight w:val="0"/>
      <w:marTop w:val="0"/>
      <w:marBottom w:val="0"/>
      <w:divBdr>
        <w:top w:val="none" w:sz="0" w:space="0" w:color="auto"/>
        <w:left w:val="none" w:sz="0" w:space="0" w:color="auto"/>
        <w:bottom w:val="none" w:sz="0" w:space="0" w:color="auto"/>
        <w:right w:val="none" w:sz="0" w:space="0" w:color="auto"/>
      </w:divBdr>
    </w:div>
    <w:div w:id="882444562">
      <w:bodyDiv w:val="1"/>
      <w:marLeft w:val="0"/>
      <w:marRight w:val="0"/>
      <w:marTop w:val="0"/>
      <w:marBottom w:val="0"/>
      <w:divBdr>
        <w:top w:val="none" w:sz="0" w:space="0" w:color="auto"/>
        <w:left w:val="none" w:sz="0" w:space="0" w:color="auto"/>
        <w:bottom w:val="none" w:sz="0" w:space="0" w:color="auto"/>
        <w:right w:val="none" w:sz="0" w:space="0" w:color="auto"/>
      </w:divBdr>
    </w:div>
    <w:div w:id="882517468">
      <w:bodyDiv w:val="1"/>
      <w:marLeft w:val="0"/>
      <w:marRight w:val="0"/>
      <w:marTop w:val="0"/>
      <w:marBottom w:val="0"/>
      <w:divBdr>
        <w:top w:val="none" w:sz="0" w:space="0" w:color="auto"/>
        <w:left w:val="none" w:sz="0" w:space="0" w:color="auto"/>
        <w:bottom w:val="none" w:sz="0" w:space="0" w:color="auto"/>
        <w:right w:val="none" w:sz="0" w:space="0" w:color="auto"/>
      </w:divBdr>
    </w:div>
    <w:div w:id="882520227">
      <w:bodyDiv w:val="1"/>
      <w:marLeft w:val="0"/>
      <w:marRight w:val="0"/>
      <w:marTop w:val="0"/>
      <w:marBottom w:val="0"/>
      <w:divBdr>
        <w:top w:val="none" w:sz="0" w:space="0" w:color="auto"/>
        <w:left w:val="none" w:sz="0" w:space="0" w:color="auto"/>
        <w:bottom w:val="none" w:sz="0" w:space="0" w:color="auto"/>
        <w:right w:val="none" w:sz="0" w:space="0" w:color="auto"/>
      </w:divBdr>
    </w:div>
    <w:div w:id="882670365">
      <w:bodyDiv w:val="1"/>
      <w:marLeft w:val="0"/>
      <w:marRight w:val="0"/>
      <w:marTop w:val="0"/>
      <w:marBottom w:val="0"/>
      <w:divBdr>
        <w:top w:val="none" w:sz="0" w:space="0" w:color="auto"/>
        <w:left w:val="none" w:sz="0" w:space="0" w:color="auto"/>
        <w:bottom w:val="none" w:sz="0" w:space="0" w:color="auto"/>
        <w:right w:val="none" w:sz="0" w:space="0" w:color="auto"/>
      </w:divBdr>
    </w:div>
    <w:div w:id="882911252">
      <w:bodyDiv w:val="1"/>
      <w:marLeft w:val="0"/>
      <w:marRight w:val="0"/>
      <w:marTop w:val="0"/>
      <w:marBottom w:val="0"/>
      <w:divBdr>
        <w:top w:val="none" w:sz="0" w:space="0" w:color="auto"/>
        <w:left w:val="none" w:sz="0" w:space="0" w:color="auto"/>
        <w:bottom w:val="none" w:sz="0" w:space="0" w:color="auto"/>
        <w:right w:val="none" w:sz="0" w:space="0" w:color="auto"/>
      </w:divBdr>
    </w:div>
    <w:div w:id="883059604">
      <w:bodyDiv w:val="1"/>
      <w:marLeft w:val="0"/>
      <w:marRight w:val="0"/>
      <w:marTop w:val="0"/>
      <w:marBottom w:val="0"/>
      <w:divBdr>
        <w:top w:val="none" w:sz="0" w:space="0" w:color="auto"/>
        <w:left w:val="none" w:sz="0" w:space="0" w:color="auto"/>
        <w:bottom w:val="none" w:sz="0" w:space="0" w:color="auto"/>
        <w:right w:val="none" w:sz="0" w:space="0" w:color="auto"/>
      </w:divBdr>
    </w:div>
    <w:div w:id="883909164">
      <w:bodyDiv w:val="1"/>
      <w:marLeft w:val="0"/>
      <w:marRight w:val="0"/>
      <w:marTop w:val="0"/>
      <w:marBottom w:val="0"/>
      <w:divBdr>
        <w:top w:val="none" w:sz="0" w:space="0" w:color="auto"/>
        <w:left w:val="none" w:sz="0" w:space="0" w:color="auto"/>
        <w:bottom w:val="none" w:sz="0" w:space="0" w:color="auto"/>
        <w:right w:val="none" w:sz="0" w:space="0" w:color="auto"/>
      </w:divBdr>
    </w:div>
    <w:div w:id="884101282">
      <w:bodyDiv w:val="1"/>
      <w:marLeft w:val="0"/>
      <w:marRight w:val="0"/>
      <w:marTop w:val="0"/>
      <w:marBottom w:val="0"/>
      <w:divBdr>
        <w:top w:val="none" w:sz="0" w:space="0" w:color="auto"/>
        <w:left w:val="none" w:sz="0" w:space="0" w:color="auto"/>
        <w:bottom w:val="none" w:sz="0" w:space="0" w:color="auto"/>
        <w:right w:val="none" w:sz="0" w:space="0" w:color="auto"/>
      </w:divBdr>
    </w:div>
    <w:div w:id="884218582">
      <w:bodyDiv w:val="1"/>
      <w:marLeft w:val="0"/>
      <w:marRight w:val="0"/>
      <w:marTop w:val="0"/>
      <w:marBottom w:val="0"/>
      <w:divBdr>
        <w:top w:val="none" w:sz="0" w:space="0" w:color="auto"/>
        <w:left w:val="none" w:sz="0" w:space="0" w:color="auto"/>
        <w:bottom w:val="none" w:sz="0" w:space="0" w:color="auto"/>
        <w:right w:val="none" w:sz="0" w:space="0" w:color="auto"/>
      </w:divBdr>
    </w:div>
    <w:div w:id="884221238">
      <w:bodyDiv w:val="1"/>
      <w:marLeft w:val="0"/>
      <w:marRight w:val="0"/>
      <w:marTop w:val="0"/>
      <w:marBottom w:val="0"/>
      <w:divBdr>
        <w:top w:val="none" w:sz="0" w:space="0" w:color="auto"/>
        <w:left w:val="none" w:sz="0" w:space="0" w:color="auto"/>
        <w:bottom w:val="none" w:sz="0" w:space="0" w:color="auto"/>
        <w:right w:val="none" w:sz="0" w:space="0" w:color="auto"/>
      </w:divBdr>
    </w:div>
    <w:div w:id="884560722">
      <w:bodyDiv w:val="1"/>
      <w:marLeft w:val="0"/>
      <w:marRight w:val="0"/>
      <w:marTop w:val="0"/>
      <w:marBottom w:val="0"/>
      <w:divBdr>
        <w:top w:val="none" w:sz="0" w:space="0" w:color="auto"/>
        <w:left w:val="none" w:sz="0" w:space="0" w:color="auto"/>
        <w:bottom w:val="none" w:sz="0" w:space="0" w:color="auto"/>
        <w:right w:val="none" w:sz="0" w:space="0" w:color="auto"/>
      </w:divBdr>
    </w:div>
    <w:div w:id="884636660">
      <w:bodyDiv w:val="1"/>
      <w:marLeft w:val="0"/>
      <w:marRight w:val="0"/>
      <w:marTop w:val="0"/>
      <w:marBottom w:val="0"/>
      <w:divBdr>
        <w:top w:val="none" w:sz="0" w:space="0" w:color="auto"/>
        <w:left w:val="none" w:sz="0" w:space="0" w:color="auto"/>
        <w:bottom w:val="none" w:sz="0" w:space="0" w:color="auto"/>
        <w:right w:val="none" w:sz="0" w:space="0" w:color="auto"/>
      </w:divBdr>
    </w:div>
    <w:div w:id="884948250">
      <w:bodyDiv w:val="1"/>
      <w:marLeft w:val="0"/>
      <w:marRight w:val="0"/>
      <w:marTop w:val="0"/>
      <w:marBottom w:val="0"/>
      <w:divBdr>
        <w:top w:val="none" w:sz="0" w:space="0" w:color="auto"/>
        <w:left w:val="none" w:sz="0" w:space="0" w:color="auto"/>
        <w:bottom w:val="none" w:sz="0" w:space="0" w:color="auto"/>
        <w:right w:val="none" w:sz="0" w:space="0" w:color="auto"/>
      </w:divBdr>
    </w:div>
    <w:div w:id="885139541">
      <w:bodyDiv w:val="1"/>
      <w:marLeft w:val="0"/>
      <w:marRight w:val="0"/>
      <w:marTop w:val="0"/>
      <w:marBottom w:val="0"/>
      <w:divBdr>
        <w:top w:val="none" w:sz="0" w:space="0" w:color="auto"/>
        <w:left w:val="none" w:sz="0" w:space="0" w:color="auto"/>
        <w:bottom w:val="none" w:sz="0" w:space="0" w:color="auto"/>
        <w:right w:val="none" w:sz="0" w:space="0" w:color="auto"/>
      </w:divBdr>
    </w:div>
    <w:div w:id="885143024">
      <w:bodyDiv w:val="1"/>
      <w:marLeft w:val="0"/>
      <w:marRight w:val="0"/>
      <w:marTop w:val="0"/>
      <w:marBottom w:val="0"/>
      <w:divBdr>
        <w:top w:val="none" w:sz="0" w:space="0" w:color="auto"/>
        <w:left w:val="none" w:sz="0" w:space="0" w:color="auto"/>
        <w:bottom w:val="none" w:sz="0" w:space="0" w:color="auto"/>
        <w:right w:val="none" w:sz="0" w:space="0" w:color="auto"/>
      </w:divBdr>
    </w:div>
    <w:div w:id="886180459">
      <w:bodyDiv w:val="1"/>
      <w:marLeft w:val="0"/>
      <w:marRight w:val="0"/>
      <w:marTop w:val="0"/>
      <w:marBottom w:val="0"/>
      <w:divBdr>
        <w:top w:val="none" w:sz="0" w:space="0" w:color="auto"/>
        <w:left w:val="none" w:sz="0" w:space="0" w:color="auto"/>
        <w:bottom w:val="none" w:sz="0" w:space="0" w:color="auto"/>
        <w:right w:val="none" w:sz="0" w:space="0" w:color="auto"/>
      </w:divBdr>
    </w:div>
    <w:div w:id="886993515">
      <w:bodyDiv w:val="1"/>
      <w:marLeft w:val="0"/>
      <w:marRight w:val="0"/>
      <w:marTop w:val="0"/>
      <w:marBottom w:val="0"/>
      <w:divBdr>
        <w:top w:val="none" w:sz="0" w:space="0" w:color="auto"/>
        <w:left w:val="none" w:sz="0" w:space="0" w:color="auto"/>
        <w:bottom w:val="none" w:sz="0" w:space="0" w:color="auto"/>
        <w:right w:val="none" w:sz="0" w:space="0" w:color="auto"/>
      </w:divBdr>
    </w:div>
    <w:div w:id="887036772">
      <w:bodyDiv w:val="1"/>
      <w:marLeft w:val="0"/>
      <w:marRight w:val="0"/>
      <w:marTop w:val="0"/>
      <w:marBottom w:val="0"/>
      <w:divBdr>
        <w:top w:val="none" w:sz="0" w:space="0" w:color="auto"/>
        <w:left w:val="none" w:sz="0" w:space="0" w:color="auto"/>
        <w:bottom w:val="none" w:sz="0" w:space="0" w:color="auto"/>
        <w:right w:val="none" w:sz="0" w:space="0" w:color="auto"/>
      </w:divBdr>
    </w:div>
    <w:div w:id="887838110">
      <w:bodyDiv w:val="1"/>
      <w:marLeft w:val="0"/>
      <w:marRight w:val="0"/>
      <w:marTop w:val="0"/>
      <w:marBottom w:val="0"/>
      <w:divBdr>
        <w:top w:val="none" w:sz="0" w:space="0" w:color="auto"/>
        <w:left w:val="none" w:sz="0" w:space="0" w:color="auto"/>
        <w:bottom w:val="none" w:sz="0" w:space="0" w:color="auto"/>
        <w:right w:val="none" w:sz="0" w:space="0" w:color="auto"/>
      </w:divBdr>
    </w:div>
    <w:div w:id="887839597">
      <w:bodyDiv w:val="1"/>
      <w:marLeft w:val="0"/>
      <w:marRight w:val="0"/>
      <w:marTop w:val="0"/>
      <w:marBottom w:val="0"/>
      <w:divBdr>
        <w:top w:val="none" w:sz="0" w:space="0" w:color="auto"/>
        <w:left w:val="none" w:sz="0" w:space="0" w:color="auto"/>
        <w:bottom w:val="none" w:sz="0" w:space="0" w:color="auto"/>
        <w:right w:val="none" w:sz="0" w:space="0" w:color="auto"/>
      </w:divBdr>
    </w:div>
    <w:div w:id="887883707">
      <w:bodyDiv w:val="1"/>
      <w:marLeft w:val="0"/>
      <w:marRight w:val="0"/>
      <w:marTop w:val="0"/>
      <w:marBottom w:val="0"/>
      <w:divBdr>
        <w:top w:val="none" w:sz="0" w:space="0" w:color="auto"/>
        <w:left w:val="none" w:sz="0" w:space="0" w:color="auto"/>
        <w:bottom w:val="none" w:sz="0" w:space="0" w:color="auto"/>
        <w:right w:val="none" w:sz="0" w:space="0" w:color="auto"/>
      </w:divBdr>
    </w:div>
    <w:div w:id="887961214">
      <w:bodyDiv w:val="1"/>
      <w:marLeft w:val="0"/>
      <w:marRight w:val="0"/>
      <w:marTop w:val="0"/>
      <w:marBottom w:val="0"/>
      <w:divBdr>
        <w:top w:val="none" w:sz="0" w:space="0" w:color="auto"/>
        <w:left w:val="none" w:sz="0" w:space="0" w:color="auto"/>
        <w:bottom w:val="none" w:sz="0" w:space="0" w:color="auto"/>
        <w:right w:val="none" w:sz="0" w:space="0" w:color="auto"/>
      </w:divBdr>
    </w:div>
    <w:div w:id="888146063">
      <w:bodyDiv w:val="1"/>
      <w:marLeft w:val="0"/>
      <w:marRight w:val="0"/>
      <w:marTop w:val="0"/>
      <w:marBottom w:val="0"/>
      <w:divBdr>
        <w:top w:val="none" w:sz="0" w:space="0" w:color="auto"/>
        <w:left w:val="none" w:sz="0" w:space="0" w:color="auto"/>
        <w:bottom w:val="none" w:sz="0" w:space="0" w:color="auto"/>
        <w:right w:val="none" w:sz="0" w:space="0" w:color="auto"/>
      </w:divBdr>
    </w:div>
    <w:div w:id="888884364">
      <w:bodyDiv w:val="1"/>
      <w:marLeft w:val="0"/>
      <w:marRight w:val="0"/>
      <w:marTop w:val="0"/>
      <w:marBottom w:val="0"/>
      <w:divBdr>
        <w:top w:val="none" w:sz="0" w:space="0" w:color="auto"/>
        <w:left w:val="none" w:sz="0" w:space="0" w:color="auto"/>
        <w:bottom w:val="none" w:sz="0" w:space="0" w:color="auto"/>
        <w:right w:val="none" w:sz="0" w:space="0" w:color="auto"/>
      </w:divBdr>
    </w:div>
    <w:div w:id="889196181">
      <w:bodyDiv w:val="1"/>
      <w:marLeft w:val="0"/>
      <w:marRight w:val="0"/>
      <w:marTop w:val="0"/>
      <w:marBottom w:val="0"/>
      <w:divBdr>
        <w:top w:val="none" w:sz="0" w:space="0" w:color="auto"/>
        <w:left w:val="none" w:sz="0" w:space="0" w:color="auto"/>
        <w:bottom w:val="none" w:sz="0" w:space="0" w:color="auto"/>
        <w:right w:val="none" w:sz="0" w:space="0" w:color="auto"/>
      </w:divBdr>
    </w:div>
    <w:div w:id="889345610">
      <w:bodyDiv w:val="1"/>
      <w:marLeft w:val="0"/>
      <w:marRight w:val="0"/>
      <w:marTop w:val="0"/>
      <w:marBottom w:val="0"/>
      <w:divBdr>
        <w:top w:val="none" w:sz="0" w:space="0" w:color="auto"/>
        <w:left w:val="none" w:sz="0" w:space="0" w:color="auto"/>
        <w:bottom w:val="none" w:sz="0" w:space="0" w:color="auto"/>
        <w:right w:val="none" w:sz="0" w:space="0" w:color="auto"/>
      </w:divBdr>
    </w:div>
    <w:div w:id="890388062">
      <w:bodyDiv w:val="1"/>
      <w:marLeft w:val="0"/>
      <w:marRight w:val="0"/>
      <w:marTop w:val="0"/>
      <w:marBottom w:val="0"/>
      <w:divBdr>
        <w:top w:val="none" w:sz="0" w:space="0" w:color="auto"/>
        <w:left w:val="none" w:sz="0" w:space="0" w:color="auto"/>
        <w:bottom w:val="none" w:sz="0" w:space="0" w:color="auto"/>
        <w:right w:val="none" w:sz="0" w:space="0" w:color="auto"/>
      </w:divBdr>
    </w:div>
    <w:div w:id="890507403">
      <w:bodyDiv w:val="1"/>
      <w:marLeft w:val="0"/>
      <w:marRight w:val="0"/>
      <w:marTop w:val="0"/>
      <w:marBottom w:val="0"/>
      <w:divBdr>
        <w:top w:val="none" w:sz="0" w:space="0" w:color="auto"/>
        <w:left w:val="none" w:sz="0" w:space="0" w:color="auto"/>
        <w:bottom w:val="none" w:sz="0" w:space="0" w:color="auto"/>
        <w:right w:val="none" w:sz="0" w:space="0" w:color="auto"/>
      </w:divBdr>
    </w:div>
    <w:div w:id="890731313">
      <w:bodyDiv w:val="1"/>
      <w:marLeft w:val="0"/>
      <w:marRight w:val="0"/>
      <w:marTop w:val="0"/>
      <w:marBottom w:val="0"/>
      <w:divBdr>
        <w:top w:val="none" w:sz="0" w:space="0" w:color="auto"/>
        <w:left w:val="none" w:sz="0" w:space="0" w:color="auto"/>
        <w:bottom w:val="none" w:sz="0" w:space="0" w:color="auto"/>
        <w:right w:val="none" w:sz="0" w:space="0" w:color="auto"/>
      </w:divBdr>
    </w:div>
    <w:div w:id="890919644">
      <w:bodyDiv w:val="1"/>
      <w:marLeft w:val="0"/>
      <w:marRight w:val="0"/>
      <w:marTop w:val="0"/>
      <w:marBottom w:val="0"/>
      <w:divBdr>
        <w:top w:val="none" w:sz="0" w:space="0" w:color="auto"/>
        <w:left w:val="none" w:sz="0" w:space="0" w:color="auto"/>
        <w:bottom w:val="none" w:sz="0" w:space="0" w:color="auto"/>
        <w:right w:val="none" w:sz="0" w:space="0" w:color="auto"/>
      </w:divBdr>
    </w:div>
    <w:div w:id="891158841">
      <w:bodyDiv w:val="1"/>
      <w:marLeft w:val="0"/>
      <w:marRight w:val="0"/>
      <w:marTop w:val="0"/>
      <w:marBottom w:val="0"/>
      <w:divBdr>
        <w:top w:val="none" w:sz="0" w:space="0" w:color="auto"/>
        <w:left w:val="none" w:sz="0" w:space="0" w:color="auto"/>
        <w:bottom w:val="none" w:sz="0" w:space="0" w:color="auto"/>
        <w:right w:val="none" w:sz="0" w:space="0" w:color="auto"/>
      </w:divBdr>
    </w:div>
    <w:div w:id="891773292">
      <w:bodyDiv w:val="1"/>
      <w:marLeft w:val="0"/>
      <w:marRight w:val="0"/>
      <w:marTop w:val="0"/>
      <w:marBottom w:val="0"/>
      <w:divBdr>
        <w:top w:val="none" w:sz="0" w:space="0" w:color="auto"/>
        <w:left w:val="none" w:sz="0" w:space="0" w:color="auto"/>
        <w:bottom w:val="none" w:sz="0" w:space="0" w:color="auto"/>
        <w:right w:val="none" w:sz="0" w:space="0" w:color="auto"/>
      </w:divBdr>
    </w:div>
    <w:div w:id="892086705">
      <w:bodyDiv w:val="1"/>
      <w:marLeft w:val="0"/>
      <w:marRight w:val="0"/>
      <w:marTop w:val="0"/>
      <w:marBottom w:val="0"/>
      <w:divBdr>
        <w:top w:val="none" w:sz="0" w:space="0" w:color="auto"/>
        <w:left w:val="none" w:sz="0" w:space="0" w:color="auto"/>
        <w:bottom w:val="none" w:sz="0" w:space="0" w:color="auto"/>
        <w:right w:val="none" w:sz="0" w:space="0" w:color="auto"/>
      </w:divBdr>
    </w:div>
    <w:div w:id="892623258">
      <w:bodyDiv w:val="1"/>
      <w:marLeft w:val="0"/>
      <w:marRight w:val="0"/>
      <w:marTop w:val="0"/>
      <w:marBottom w:val="0"/>
      <w:divBdr>
        <w:top w:val="none" w:sz="0" w:space="0" w:color="auto"/>
        <w:left w:val="none" w:sz="0" w:space="0" w:color="auto"/>
        <w:bottom w:val="none" w:sz="0" w:space="0" w:color="auto"/>
        <w:right w:val="none" w:sz="0" w:space="0" w:color="auto"/>
      </w:divBdr>
    </w:div>
    <w:div w:id="892732388">
      <w:bodyDiv w:val="1"/>
      <w:marLeft w:val="0"/>
      <w:marRight w:val="0"/>
      <w:marTop w:val="0"/>
      <w:marBottom w:val="0"/>
      <w:divBdr>
        <w:top w:val="none" w:sz="0" w:space="0" w:color="auto"/>
        <w:left w:val="none" w:sz="0" w:space="0" w:color="auto"/>
        <w:bottom w:val="none" w:sz="0" w:space="0" w:color="auto"/>
        <w:right w:val="none" w:sz="0" w:space="0" w:color="auto"/>
      </w:divBdr>
    </w:div>
    <w:div w:id="892884816">
      <w:bodyDiv w:val="1"/>
      <w:marLeft w:val="0"/>
      <w:marRight w:val="0"/>
      <w:marTop w:val="0"/>
      <w:marBottom w:val="0"/>
      <w:divBdr>
        <w:top w:val="none" w:sz="0" w:space="0" w:color="auto"/>
        <w:left w:val="none" w:sz="0" w:space="0" w:color="auto"/>
        <w:bottom w:val="none" w:sz="0" w:space="0" w:color="auto"/>
        <w:right w:val="none" w:sz="0" w:space="0" w:color="auto"/>
      </w:divBdr>
    </w:div>
    <w:div w:id="893125504">
      <w:bodyDiv w:val="1"/>
      <w:marLeft w:val="0"/>
      <w:marRight w:val="0"/>
      <w:marTop w:val="0"/>
      <w:marBottom w:val="0"/>
      <w:divBdr>
        <w:top w:val="none" w:sz="0" w:space="0" w:color="auto"/>
        <w:left w:val="none" w:sz="0" w:space="0" w:color="auto"/>
        <w:bottom w:val="none" w:sz="0" w:space="0" w:color="auto"/>
        <w:right w:val="none" w:sz="0" w:space="0" w:color="auto"/>
      </w:divBdr>
    </w:div>
    <w:div w:id="893390602">
      <w:bodyDiv w:val="1"/>
      <w:marLeft w:val="0"/>
      <w:marRight w:val="0"/>
      <w:marTop w:val="0"/>
      <w:marBottom w:val="0"/>
      <w:divBdr>
        <w:top w:val="none" w:sz="0" w:space="0" w:color="auto"/>
        <w:left w:val="none" w:sz="0" w:space="0" w:color="auto"/>
        <w:bottom w:val="none" w:sz="0" w:space="0" w:color="auto"/>
        <w:right w:val="none" w:sz="0" w:space="0" w:color="auto"/>
      </w:divBdr>
    </w:div>
    <w:div w:id="893545236">
      <w:bodyDiv w:val="1"/>
      <w:marLeft w:val="0"/>
      <w:marRight w:val="0"/>
      <w:marTop w:val="0"/>
      <w:marBottom w:val="0"/>
      <w:divBdr>
        <w:top w:val="none" w:sz="0" w:space="0" w:color="auto"/>
        <w:left w:val="none" w:sz="0" w:space="0" w:color="auto"/>
        <w:bottom w:val="none" w:sz="0" w:space="0" w:color="auto"/>
        <w:right w:val="none" w:sz="0" w:space="0" w:color="auto"/>
      </w:divBdr>
    </w:div>
    <w:div w:id="893925594">
      <w:bodyDiv w:val="1"/>
      <w:marLeft w:val="0"/>
      <w:marRight w:val="0"/>
      <w:marTop w:val="0"/>
      <w:marBottom w:val="0"/>
      <w:divBdr>
        <w:top w:val="none" w:sz="0" w:space="0" w:color="auto"/>
        <w:left w:val="none" w:sz="0" w:space="0" w:color="auto"/>
        <w:bottom w:val="none" w:sz="0" w:space="0" w:color="auto"/>
        <w:right w:val="none" w:sz="0" w:space="0" w:color="auto"/>
      </w:divBdr>
    </w:div>
    <w:div w:id="894000523">
      <w:bodyDiv w:val="1"/>
      <w:marLeft w:val="0"/>
      <w:marRight w:val="0"/>
      <w:marTop w:val="0"/>
      <w:marBottom w:val="0"/>
      <w:divBdr>
        <w:top w:val="none" w:sz="0" w:space="0" w:color="auto"/>
        <w:left w:val="none" w:sz="0" w:space="0" w:color="auto"/>
        <w:bottom w:val="none" w:sz="0" w:space="0" w:color="auto"/>
        <w:right w:val="none" w:sz="0" w:space="0" w:color="auto"/>
      </w:divBdr>
    </w:div>
    <w:div w:id="894193784">
      <w:bodyDiv w:val="1"/>
      <w:marLeft w:val="0"/>
      <w:marRight w:val="0"/>
      <w:marTop w:val="0"/>
      <w:marBottom w:val="0"/>
      <w:divBdr>
        <w:top w:val="none" w:sz="0" w:space="0" w:color="auto"/>
        <w:left w:val="none" w:sz="0" w:space="0" w:color="auto"/>
        <w:bottom w:val="none" w:sz="0" w:space="0" w:color="auto"/>
        <w:right w:val="none" w:sz="0" w:space="0" w:color="auto"/>
      </w:divBdr>
    </w:div>
    <w:div w:id="894435444">
      <w:bodyDiv w:val="1"/>
      <w:marLeft w:val="0"/>
      <w:marRight w:val="0"/>
      <w:marTop w:val="0"/>
      <w:marBottom w:val="0"/>
      <w:divBdr>
        <w:top w:val="none" w:sz="0" w:space="0" w:color="auto"/>
        <w:left w:val="none" w:sz="0" w:space="0" w:color="auto"/>
        <w:bottom w:val="none" w:sz="0" w:space="0" w:color="auto"/>
        <w:right w:val="none" w:sz="0" w:space="0" w:color="auto"/>
      </w:divBdr>
    </w:div>
    <w:div w:id="895244209">
      <w:bodyDiv w:val="1"/>
      <w:marLeft w:val="0"/>
      <w:marRight w:val="0"/>
      <w:marTop w:val="0"/>
      <w:marBottom w:val="0"/>
      <w:divBdr>
        <w:top w:val="none" w:sz="0" w:space="0" w:color="auto"/>
        <w:left w:val="none" w:sz="0" w:space="0" w:color="auto"/>
        <w:bottom w:val="none" w:sz="0" w:space="0" w:color="auto"/>
        <w:right w:val="none" w:sz="0" w:space="0" w:color="auto"/>
      </w:divBdr>
    </w:div>
    <w:div w:id="896208446">
      <w:bodyDiv w:val="1"/>
      <w:marLeft w:val="0"/>
      <w:marRight w:val="0"/>
      <w:marTop w:val="0"/>
      <w:marBottom w:val="0"/>
      <w:divBdr>
        <w:top w:val="none" w:sz="0" w:space="0" w:color="auto"/>
        <w:left w:val="none" w:sz="0" w:space="0" w:color="auto"/>
        <w:bottom w:val="none" w:sz="0" w:space="0" w:color="auto"/>
        <w:right w:val="none" w:sz="0" w:space="0" w:color="auto"/>
      </w:divBdr>
    </w:div>
    <w:div w:id="896283260">
      <w:bodyDiv w:val="1"/>
      <w:marLeft w:val="0"/>
      <w:marRight w:val="0"/>
      <w:marTop w:val="0"/>
      <w:marBottom w:val="0"/>
      <w:divBdr>
        <w:top w:val="none" w:sz="0" w:space="0" w:color="auto"/>
        <w:left w:val="none" w:sz="0" w:space="0" w:color="auto"/>
        <w:bottom w:val="none" w:sz="0" w:space="0" w:color="auto"/>
        <w:right w:val="none" w:sz="0" w:space="0" w:color="auto"/>
      </w:divBdr>
    </w:div>
    <w:div w:id="896356778">
      <w:bodyDiv w:val="1"/>
      <w:marLeft w:val="0"/>
      <w:marRight w:val="0"/>
      <w:marTop w:val="0"/>
      <w:marBottom w:val="0"/>
      <w:divBdr>
        <w:top w:val="none" w:sz="0" w:space="0" w:color="auto"/>
        <w:left w:val="none" w:sz="0" w:space="0" w:color="auto"/>
        <w:bottom w:val="none" w:sz="0" w:space="0" w:color="auto"/>
        <w:right w:val="none" w:sz="0" w:space="0" w:color="auto"/>
      </w:divBdr>
    </w:div>
    <w:div w:id="896360637">
      <w:bodyDiv w:val="1"/>
      <w:marLeft w:val="0"/>
      <w:marRight w:val="0"/>
      <w:marTop w:val="0"/>
      <w:marBottom w:val="0"/>
      <w:divBdr>
        <w:top w:val="none" w:sz="0" w:space="0" w:color="auto"/>
        <w:left w:val="none" w:sz="0" w:space="0" w:color="auto"/>
        <w:bottom w:val="none" w:sz="0" w:space="0" w:color="auto"/>
        <w:right w:val="none" w:sz="0" w:space="0" w:color="auto"/>
      </w:divBdr>
    </w:div>
    <w:div w:id="896670488">
      <w:bodyDiv w:val="1"/>
      <w:marLeft w:val="0"/>
      <w:marRight w:val="0"/>
      <w:marTop w:val="0"/>
      <w:marBottom w:val="0"/>
      <w:divBdr>
        <w:top w:val="none" w:sz="0" w:space="0" w:color="auto"/>
        <w:left w:val="none" w:sz="0" w:space="0" w:color="auto"/>
        <w:bottom w:val="none" w:sz="0" w:space="0" w:color="auto"/>
        <w:right w:val="none" w:sz="0" w:space="0" w:color="auto"/>
      </w:divBdr>
    </w:div>
    <w:div w:id="896933048">
      <w:bodyDiv w:val="1"/>
      <w:marLeft w:val="0"/>
      <w:marRight w:val="0"/>
      <w:marTop w:val="0"/>
      <w:marBottom w:val="0"/>
      <w:divBdr>
        <w:top w:val="none" w:sz="0" w:space="0" w:color="auto"/>
        <w:left w:val="none" w:sz="0" w:space="0" w:color="auto"/>
        <w:bottom w:val="none" w:sz="0" w:space="0" w:color="auto"/>
        <w:right w:val="none" w:sz="0" w:space="0" w:color="auto"/>
      </w:divBdr>
    </w:div>
    <w:div w:id="897470866">
      <w:bodyDiv w:val="1"/>
      <w:marLeft w:val="0"/>
      <w:marRight w:val="0"/>
      <w:marTop w:val="0"/>
      <w:marBottom w:val="0"/>
      <w:divBdr>
        <w:top w:val="none" w:sz="0" w:space="0" w:color="auto"/>
        <w:left w:val="none" w:sz="0" w:space="0" w:color="auto"/>
        <w:bottom w:val="none" w:sz="0" w:space="0" w:color="auto"/>
        <w:right w:val="none" w:sz="0" w:space="0" w:color="auto"/>
      </w:divBdr>
    </w:div>
    <w:div w:id="898172701">
      <w:bodyDiv w:val="1"/>
      <w:marLeft w:val="0"/>
      <w:marRight w:val="0"/>
      <w:marTop w:val="0"/>
      <w:marBottom w:val="0"/>
      <w:divBdr>
        <w:top w:val="none" w:sz="0" w:space="0" w:color="auto"/>
        <w:left w:val="none" w:sz="0" w:space="0" w:color="auto"/>
        <w:bottom w:val="none" w:sz="0" w:space="0" w:color="auto"/>
        <w:right w:val="none" w:sz="0" w:space="0" w:color="auto"/>
      </w:divBdr>
    </w:div>
    <w:div w:id="898394075">
      <w:bodyDiv w:val="1"/>
      <w:marLeft w:val="0"/>
      <w:marRight w:val="0"/>
      <w:marTop w:val="0"/>
      <w:marBottom w:val="0"/>
      <w:divBdr>
        <w:top w:val="none" w:sz="0" w:space="0" w:color="auto"/>
        <w:left w:val="none" w:sz="0" w:space="0" w:color="auto"/>
        <w:bottom w:val="none" w:sz="0" w:space="0" w:color="auto"/>
        <w:right w:val="none" w:sz="0" w:space="0" w:color="auto"/>
      </w:divBdr>
    </w:div>
    <w:div w:id="898592344">
      <w:bodyDiv w:val="1"/>
      <w:marLeft w:val="0"/>
      <w:marRight w:val="0"/>
      <w:marTop w:val="0"/>
      <w:marBottom w:val="0"/>
      <w:divBdr>
        <w:top w:val="none" w:sz="0" w:space="0" w:color="auto"/>
        <w:left w:val="none" w:sz="0" w:space="0" w:color="auto"/>
        <w:bottom w:val="none" w:sz="0" w:space="0" w:color="auto"/>
        <w:right w:val="none" w:sz="0" w:space="0" w:color="auto"/>
      </w:divBdr>
    </w:div>
    <w:div w:id="898712449">
      <w:bodyDiv w:val="1"/>
      <w:marLeft w:val="0"/>
      <w:marRight w:val="0"/>
      <w:marTop w:val="0"/>
      <w:marBottom w:val="0"/>
      <w:divBdr>
        <w:top w:val="none" w:sz="0" w:space="0" w:color="auto"/>
        <w:left w:val="none" w:sz="0" w:space="0" w:color="auto"/>
        <w:bottom w:val="none" w:sz="0" w:space="0" w:color="auto"/>
        <w:right w:val="none" w:sz="0" w:space="0" w:color="auto"/>
      </w:divBdr>
    </w:div>
    <w:div w:id="898780637">
      <w:bodyDiv w:val="1"/>
      <w:marLeft w:val="0"/>
      <w:marRight w:val="0"/>
      <w:marTop w:val="0"/>
      <w:marBottom w:val="0"/>
      <w:divBdr>
        <w:top w:val="none" w:sz="0" w:space="0" w:color="auto"/>
        <w:left w:val="none" w:sz="0" w:space="0" w:color="auto"/>
        <w:bottom w:val="none" w:sz="0" w:space="0" w:color="auto"/>
        <w:right w:val="none" w:sz="0" w:space="0" w:color="auto"/>
      </w:divBdr>
    </w:div>
    <w:div w:id="898976034">
      <w:bodyDiv w:val="1"/>
      <w:marLeft w:val="0"/>
      <w:marRight w:val="0"/>
      <w:marTop w:val="0"/>
      <w:marBottom w:val="0"/>
      <w:divBdr>
        <w:top w:val="none" w:sz="0" w:space="0" w:color="auto"/>
        <w:left w:val="none" w:sz="0" w:space="0" w:color="auto"/>
        <w:bottom w:val="none" w:sz="0" w:space="0" w:color="auto"/>
        <w:right w:val="none" w:sz="0" w:space="0" w:color="auto"/>
      </w:divBdr>
    </w:div>
    <w:div w:id="899168645">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561930">
      <w:bodyDiv w:val="1"/>
      <w:marLeft w:val="0"/>
      <w:marRight w:val="0"/>
      <w:marTop w:val="0"/>
      <w:marBottom w:val="0"/>
      <w:divBdr>
        <w:top w:val="none" w:sz="0" w:space="0" w:color="auto"/>
        <w:left w:val="none" w:sz="0" w:space="0" w:color="auto"/>
        <w:bottom w:val="none" w:sz="0" w:space="0" w:color="auto"/>
        <w:right w:val="none" w:sz="0" w:space="0" w:color="auto"/>
      </w:divBdr>
    </w:div>
    <w:div w:id="900138234">
      <w:bodyDiv w:val="1"/>
      <w:marLeft w:val="0"/>
      <w:marRight w:val="0"/>
      <w:marTop w:val="0"/>
      <w:marBottom w:val="0"/>
      <w:divBdr>
        <w:top w:val="none" w:sz="0" w:space="0" w:color="auto"/>
        <w:left w:val="none" w:sz="0" w:space="0" w:color="auto"/>
        <w:bottom w:val="none" w:sz="0" w:space="0" w:color="auto"/>
        <w:right w:val="none" w:sz="0" w:space="0" w:color="auto"/>
      </w:divBdr>
    </w:div>
    <w:div w:id="900218165">
      <w:bodyDiv w:val="1"/>
      <w:marLeft w:val="0"/>
      <w:marRight w:val="0"/>
      <w:marTop w:val="0"/>
      <w:marBottom w:val="0"/>
      <w:divBdr>
        <w:top w:val="none" w:sz="0" w:space="0" w:color="auto"/>
        <w:left w:val="none" w:sz="0" w:space="0" w:color="auto"/>
        <w:bottom w:val="none" w:sz="0" w:space="0" w:color="auto"/>
        <w:right w:val="none" w:sz="0" w:space="0" w:color="auto"/>
      </w:divBdr>
    </w:div>
    <w:div w:id="901134015">
      <w:bodyDiv w:val="1"/>
      <w:marLeft w:val="0"/>
      <w:marRight w:val="0"/>
      <w:marTop w:val="0"/>
      <w:marBottom w:val="0"/>
      <w:divBdr>
        <w:top w:val="none" w:sz="0" w:space="0" w:color="auto"/>
        <w:left w:val="none" w:sz="0" w:space="0" w:color="auto"/>
        <w:bottom w:val="none" w:sz="0" w:space="0" w:color="auto"/>
        <w:right w:val="none" w:sz="0" w:space="0" w:color="auto"/>
      </w:divBdr>
    </w:div>
    <w:div w:id="901911177">
      <w:bodyDiv w:val="1"/>
      <w:marLeft w:val="0"/>
      <w:marRight w:val="0"/>
      <w:marTop w:val="0"/>
      <w:marBottom w:val="0"/>
      <w:divBdr>
        <w:top w:val="none" w:sz="0" w:space="0" w:color="auto"/>
        <w:left w:val="none" w:sz="0" w:space="0" w:color="auto"/>
        <w:bottom w:val="none" w:sz="0" w:space="0" w:color="auto"/>
        <w:right w:val="none" w:sz="0" w:space="0" w:color="auto"/>
      </w:divBdr>
    </w:div>
    <w:div w:id="901985995">
      <w:bodyDiv w:val="1"/>
      <w:marLeft w:val="0"/>
      <w:marRight w:val="0"/>
      <w:marTop w:val="0"/>
      <w:marBottom w:val="0"/>
      <w:divBdr>
        <w:top w:val="none" w:sz="0" w:space="0" w:color="auto"/>
        <w:left w:val="none" w:sz="0" w:space="0" w:color="auto"/>
        <w:bottom w:val="none" w:sz="0" w:space="0" w:color="auto"/>
        <w:right w:val="none" w:sz="0" w:space="0" w:color="auto"/>
      </w:divBdr>
    </w:div>
    <w:div w:id="903103385">
      <w:bodyDiv w:val="1"/>
      <w:marLeft w:val="0"/>
      <w:marRight w:val="0"/>
      <w:marTop w:val="0"/>
      <w:marBottom w:val="0"/>
      <w:divBdr>
        <w:top w:val="none" w:sz="0" w:space="0" w:color="auto"/>
        <w:left w:val="none" w:sz="0" w:space="0" w:color="auto"/>
        <w:bottom w:val="none" w:sz="0" w:space="0" w:color="auto"/>
        <w:right w:val="none" w:sz="0" w:space="0" w:color="auto"/>
      </w:divBdr>
    </w:div>
    <w:div w:id="903181501">
      <w:bodyDiv w:val="1"/>
      <w:marLeft w:val="0"/>
      <w:marRight w:val="0"/>
      <w:marTop w:val="0"/>
      <w:marBottom w:val="0"/>
      <w:divBdr>
        <w:top w:val="none" w:sz="0" w:space="0" w:color="auto"/>
        <w:left w:val="none" w:sz="0" w:space="0" w:color="auto"/>
        <w:bottom w:val="none" w:sz="0" w:space="0" w:color="auto"/>
        <w:right w:val="none" w:sz="0" w:space="0" w:color="auto"/>
      </w:divBdr>
    </w:div>
    <w:div w:id="904873590">
      <w:bodyDiv w:val="1"/>
      <w:marLeft w:val="0"/>
      <w:marRight w:val="0"/>
      <w:marTop w:val="0"/>
      <w:marBottom w:val="0"/>
      <w:divBdr>
        <w:top w:val="none" w:sz="0" w:space="0" w:color="auto"/>
        <w:left w:val="none" w:sz="0" w:space="0" w:color="auto"/>
        <w:bottom w:val="none" w:sz="0" w:space="0" w:color="auto"/>
        <w:right w:val="none" w:sz="0" w:space="0" w:color="auto"/>
      </w:divBdr>
    </w:div>
    <w:div w:id="904922141">
      <w:bodyDiv w:val="1"/>
      <w:marLeft w:val="0"/>
      <w:marRight w:val="0"/>
      <w:marTop w:val="0"/>
      <w:marBottom w:val="0"/>
      <w:divBdr>
        <w:top w:val="none" w:sz="0" w:space="0" w:color="auto"/>
        <w:left w:val="none" w:sz="0" w:space="0" w:color="auto"/>
        <w:bottom w:val="none" w:sz="0" w:space="0" w:color="auto"/>
        <w:right w:val="none" w:sz="0" w:space="0" w:color="auto"/>
      </w:divBdr>
    </w:div>
    <w:div w:id="904995021">
      <w:bodyDiv w:val="1"/>
      <w:marLeft w:val="0"/>
      <w:marRight w:val="0"/>
      <w:marTop w:val="0"/>
      <w:marBottom w:val="0"/>
      <w:divBdr>
        <w:top w:val="none" w:sz="0" w:space="0" w:color="auto"/>
        <w:left w:val="none" w:sz="0" w:space="0" w:color="auto"/>
        <w:bottom w:val="none" w:sz="0" w:space="0" w:color="auto"/>
        <w:right w:val="none" w:sz="0" w:space="0" w:color="auto"/>
      </w:divBdr>
    </w:div>
    <w:div w:id="905140595">
      <w:bodyDiv w:val="1"/>
      <w:marLeft w:val="0"/>
      <w:marRight w:val="0"/>
      <w:marTop w:val="0"/>
      <w:marBottom w:val="0"/>
      <w:divBdr>
        <w:top w:val="none" w:sz="0" w:space="0" w:color="auto"/>
        <w:left w:val="none" w:sz="0" w:space="0" w:color="auto"/>
        <w:bottom w:val="none" w:sz="0" w:space="0" w:color="auto"/>
        <w:right w:val="none" w:sz="0" w:space="0" w:color="auto"/>
      </w:divBdr>
    </w:div>
    <w:div w:id="905456044">
      <w:bodyDiv w:val="1"/>
      <w:marLeft w:val="0"/>
      <w:marRight w:val="0"/>
      <w:marTop w:val="0"/>
      <w:marBottom w:val="0"/>
      <w:divBdr>
        <w:top w:val="none" w:sz="0" w:space="0" w:color="auto"/>
        <w:left w:val="none" w:sz="0" w:space="0" w:color="auto"/>
        <w:bottom w:val="none" w:sz="0" w:space="0" w:color="auto"/>
        <w:right w:val="none" w:sz="0" w:space="0" w:color="auto"/>
      </w:divBdr>
    </w:div>
    <w:div w:id="905720383">
      <w:bodyDiv w:val="1"/>
      <w:marLeft w:val="0"/>
      <w:marRight w:val="0"/>
      <w:marTop w:val="0"/>
      <w:marBottom w:val="0"/>
      <w:divBdr>
        <w:top w:val="none" w:sz="0" w:space="0" w:color="auto"/>
        <w:left w:val="none" w:sz="0" w:space="0" w:color="auto"/>
        <w:bottom w:val="none" w:sz="0" w:space="0" w:color="auto"/>
        <w:right w:val="none" w:sz="0" w:space="0" w:color="auto"/>
      </w:divBdr>
    </w:div>
    <w:div w:id="905798180">
      <w:bodyDiv w:val="1"/>
      <w:marLeft w:val="0"/>
      <w:marRight w:val="0"/>
      <w:marTop w:val="0"/>
      <w:marBottom w:val="0"/>
      <w:divBdr>
        <w:top w:val="none" w:sz="0" w:space="0" w:color="auto"/>
        <w:left w:val="none" w:sz="0" w:space="0" w:color="auto"/>
        <w:bottom w:val="none" w:sz="0" w:space="0" w:color="auto"/>
        <w:right w:val="none" w:sz="0" w:space="0" w:color="auto"/>
      </w:divBdr>
    </w:div>
    <w:div w:id="905870663">
      <w:bodyDiv w:val="1"/>
      <w:marLeft w:val="0"/>
      <w:marRight w:val="0"/>
      <w:marTop w:val="0"/>
      <w:marBottom w:val="0"/>
      <w:divBdr>
        <w:top w:val="none" w:sz="0" w:space="0" w:color="auto"/>
        <w:left w:val="none" w:sz="0" w:space="0" w:color="auto"/>
        <w:bottom w:val="none" w:sz="0" w:space="0" w:color="auto"/>
        <w:right w:val="none" w:sz="0" w:space="0" w:color="auto"/>
      </w:divBdr>
    </w:div>
    <w:div w:id="906109219">
      <w:bodyDiv w:val="1"/>
      <w:marLeft w:val="0"/>
      <w:marRight w:val="0"/>
      <w:marTop w:val="0"/>
      <w:marBottom w:val="0"/>
      <w:divBdr>
        <w:top w:val="none" w:sz="0" w:space="0" w:color="auto"/>
        <w:left w:val="none" w:sz="0" w:space="0" w:color="auto"/>
        <w:bottom w:val="none" w:sz="0" w:space="0" w:color="auto"/>
        <w:right w:val="none" w:sz="0" w:space="0" w:color="auto"/>
      </w:divBdr>
    </w:div>
    <w:div w:id="906644414">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7764729">
      <w:bodyDiv w:val="1"/>
      <w:marLeft w:val="0"/>
      <w:marRight w:val="0"/>
      <w:marTop w:val="0"/>
      <w:marBottom w:val="0"/>
      <w:divBdr>
        <w:top w:val="none" w:sz="0" w:space="0" w:color="auto"/>
        <w:left w:val="none" w:sz="0" w:space="0" w:color="auto"/>
        <w:bottom w:val="none" w:sz="0" w:space="0" w:color="auto"/>
        <w:right w:val="none" w:sz="0" w:space="0" w:color="auto"/>
      </w:divBdr>
    </w:div>
    <w:div w:id="908229303">
      <w:bodyDiv w:val="1"/>
      <w:marLeft w:val="0"/>
      <w:marRight w:val="0"/>
      <w:marTop w:val="0"/>
      <w:marBottom w:val="0"/>
      <w:divBdr>
        <w:top w:val="none" w:sz="0" w:space="0" w:color="auto"/>
        <w:left w:val="none" w:sz="0" w:space="0" w:color="auto"/>
        <w:bottom w:val="none" w:sz="0" w:space="0" w:color="auto"/>
        <w:right w:val="none" w:sz="0" w:space="0" w:color="auto"/>
      </w:divBdr>
    </w:div>
    <w:div w:id="908273170">
      <w:bodyDiv w:val="1"/>
      <w:marLeft w:val="0"/>
      <w:marRight w:val="0"/>
      <w:marTop w:val="0"/>
      <w:marBottom w:val="0"/>
      <w:divBdr>
        <w:top w:val="none" w:sz="0" w:space="0" w:color="auto"/>
        <w:left w:val="none" w:sz="0" w:space="0" w:color="auto"/>
        <w:bottom w:val="none" w:sz="0" w:space="0" w:color="auto"/>
        <w:right w:val="none" w:sz="0" w:space="0" w:color="auto"/>
      </w:divBdr>
    </w:div>
    <w:div w:id="908541848">
      <w:bodyDiv w:val="1"/>
      <w:marLeft w:val="0"/>
      <w:marRight w:val="0"/>
      <w:marTop w:val="0"/>
      <w:marBottom w:val="0"/>
      <w:divBdr>
        <w:top w:val="none" w:sz="0" w:space="0" w:color="auto"/>
        <w:left w:val="none" w:sz="0" w:space="0" w:color="auto"/>
        <w:bottom w:val="none" w:sz="0" w:space="0" w:color="auto"/>
        <w:right w:val="none" w:sz="0" w:space="0" w:color="auto"/>
      </w:divBdr>
    </w:div>
    <w:div w:id="909001918">
      <w:bodyDiv w:val="1"/>
      <w:marLeft w:val="0"/>
      <w:marRight w:val="0"/>
      <w:marTop w:val="0"/>
      <w:marBottom w:val="0"/>
      <w:divBdr>
        <w:top w:val="none" w:sz="0" w:space="0" w:color="auto"/>
        <w:left w:val="none" w:sz="0" w:space="0" w:color="auto"/>
        <w:bottom w:val="none" w:sz="0" w:space="0" w:color="auto"/>
        <w:right w:val="none" w:sz="0" w:space="0" w:color="auto"/>
      </w:divBdr>
    </w:div>
    <w:div w:id="909463637">
      <w:bodyDiv w:val="1"/>
      <w:marLeft w:val="0"/>
      <w:marRight w:val="0"/>
      <w:marTop w:val="0"/>
      <w:marBottom w:val="0"/>
      <w:divBdr>
        <w:top w:val="none" w:sz="0" w:space="0" w:color="auto"/>
        <w:left w:val="none" w:sz="0" w:space="0" w:color="auto"/>
        <w:bottom w:val="none" w:sz="0" w:space="0" w:color="auto"/>
        <w:right w:val="none" w:sz="0" w:space="0" w:color="auto"/>
      </w:divBdr>
    </w:div>
    <w:div w:id="909584756">
      <w:bodyDiv w:val="1"/>
      <w:marLeft w:val="0"/>
      <w:marRight w:val="0"/>
      <w:marTop w:val="0"/>
      <w:marBottom w:val="0"/>
      <w:divBdr>
        <w:top w:val="none" w:sz="0" w:space="0" w:color="auto"/>
        <w:left w:val="none" w:sz="0" w:space="0" w:color="auto"/>
        <w:bottom w:val="none" w:sz="0" w:space="0" w:color="auto"/>
        <w:right w:val="none" w:sz="0" w:space="0" w:color="auto"/>
      </w:divBdr>
    </w:div>
    <w:div w:id="909971247">
      <w:bodyDiv w:val="1"/>
      <w:marLeft w:val="0"/>
      <w:marRight w:val="0"/>
      <w:marTop w:val="0"/>
      <w:marBottom w:val="0"/>
      <w:divBdr>
        <w:top w:val="none" w:sz="0" w:space="0" w:color="auto"/>
        <w:left w:val="none" w:sz="0" w:space="0" w:color="auto"/>
        <w:bottom w:val="none" w:sz="0" w:space="0" w:color="auto"/>
        <w:right w:val="none" w:sz="0" w:space="0" w:color="auto"/>
      </w:divBdr>
    </w:div>
    <w:div w:id="910044731">
      <w:bodyDiv w:val="1"/>
      <w:marLeft w:val="0"/>
      <w:marRight w:val="0"/>
      <w:marTop w:val="0"/>
      <w:marBottom w:val="0"/>
      <w:divBdr>
        <w:top w:val="none" w:sz="0" w:space="0" w:color="auto"/>
        <w:left w:val="none" w:sz="0" w:space="0" w:color="auto"/>
        <w:bottom w:val="none" w:sz="0" w:space="0" w:color="auto"/>
        <w:right w:val="none" w:sz="0" w:space="0" w:color="auto"/>
      </w:divBdr>
    </w:div>
    <w:div w:id="910388987">
      <w:bodyDiv w:val="1"/>
      <w:marLeft w:val="0"/>
      <w:marRight w:val="0"/>
      <w:marTop w:val="0"/>
      <w:marBottom w:val="0"/>
      <w:divBdr>
        <w:top w:val="none" w:sz="0" w:space="0" w:color="auto"/>
        <w:left w:val="none" w:sz="0" w:space="0" w:color="auto"/>
        <w:bottom w:val="none" w:sz="0" w:space="0" w:color="auto"/>
        <w:right w:val="none" w:sz="0" w:space="0" w:color="auto"/>
      </w:divBdr>
    </w:div>
    <w:div w:id="910583967">
      <w:bodyDiv w:val="1"/>
      <w:marLeft w:val="0"/>
      <w:marRight w:val="0"/>
      <w:marTop w:val="0"/>
      <w:marBottom w:val="0"/>
      <w:divBdr>
        <w:top w:val="none" w:sz="0" w:space="0" w:color="auto"/>
        <w:left w:val="none" w:sz="0" w:space="0" w:color="auto"/>
        <w:bottom w:val="none" w:sz="0" w:space="0" w:color="auto"/>
        <w:right w:val="none" w:sz="0" w:space="0" w:color="auto"/>
      </w:divBdr>
    </w:div>
    <w:div w:id="910698168">
      <w:bodyDiv w:val="1"/>
      <w:marLeft w:val="0"/>
      <w:marRight w:val="0"/>
      <w:marTop w:val="0"/>
      <w:marBottom w:val="0"/>
      <w:divBdr>
        <w:top w:val="none" w:sz="0" w:space="0" w:color="auto"/>
        <w:left w:val="none" w:sz="0" w:space="0" w:color="auto"/>
        <w:bottom w:val="none" w:sz="0" w:space="0" w:color="auto"/>
        <w:right w:val="none" w:sz="0" w:space="0" w:color="auto"/>
      </w:divBdr>
    </w:div>
    <w:div w:id="911700898">
      <w:bodyDiv w:val="1"/>
      <w:marLeft w:val="0"/>
      <w:marRight w:val="0"/>
      <w:marTop w:val="0"/>
      <w:marBottom w:val="0"/>
      <w:divBdr>
        <w:top w:val="none" w:sz="0" w:space="0" w:color="auto"/>
        <w:left w:val="none" w:sz="0" w:space="0" w:color="auto"/>
        <w:bottom w:val="none" w:sz="0" w:space="0" w:color="auto"/>
        <w:right w:val="none" w:sz="0" w:space="0" w:color="auto"/>
      </w:divBdr>
    </w:div>
    <w:div w:id="912079508">
      <w:bodyDiv w:val="1"/>
      <w:marLeft w:val="0"/>
      <w:marRight w:val="0"/>
      <w:marTop w:val="0"/>
      <w:marBottom w:val="0"/>
      <w:divBdr>
        <w:top w:val="none" w:sz="0" w:space="0" w:color="auto"/>
        <w:left w:val="none" w:sz="0" w:space="0" w:color="auto"/>
        <w:bottom w:val="none" w:sz="0" w:space="0" w:color="auto"/>
        <w:right w:val="none" w:sz="0" w:space="0" w:color="auto"/>
      </w:divBdr>
    </w:div>
    <w:div w:id="912203248">
      <w:bodyDiv w:val="1"/>
      <w:marLeft w:val="0"/>
      <w:marRight w:val="0"/>
      <w:marTop w:val="0"/>
      <w:marBottom w:val="0"/>
      <w:divBdr>
        <w:top w:val="none" w:sz="0" w:space="0" w:color="auto"/>
        <w:left w:val="none" w:sz="0" w:space="0" w:color="auto"/>
        <w:bottom w:val="none" w:sz="0" w:space="0" w:color="auto"/>
        <w:right w:val="none" w:sz="0" w:space="0" w:color="auto"/>
      </w:divBdr>
    </w:div>
    <w:div w:id="912811293">
      <w:bodyDiv w:val="1"/>
      <w:marLeft w:val="0"/>
      <w:marRight w:val="0"/>
      <w:marTop w:val="0"/>
      <w:marBottom w:val="0"/>
      <w:divBdr>
        <w:top w:val="none" w:sz="0" w:space="0" w:color="auto"/>
        <w:left w:val="none" w:sz="0" w:space="0" w:color="auto"/>
        <w:bottom w:val="none" w:sz="0" w:space="0" w:color="auto"/>
        <w:right w:val="none" w:sz="0" w:space="0" w:color="auto"/>
      </w:divBdr>
    </w:div>
    <w:div w:id="913246631">
      <w:bodyDiv w:val="1"/>
      <w:marLeft w:val="0"/>
      <w:marRight w:val="0"/>
      <w:marTop w:val="0"/>
      <w:marBottom w:val="0"/>
      <w:divBdr>
        <w:top w:val="none" w:sz="0" w:space="0" w:color="auto"/>
        <w:left w:val="none" w:sz="0" w:space="0" w:color="auto"/>
        <w:bottom w:val="none" w:sz="0" w:space="0" w:color="auto"/>
        <w:right w:val="none" w:sz="0" w:space="0" w:color="auto"/>
      </w:divBdr>
    </w:div>
    <w:div w:id="913467890">
      <w:bodyDiv w:val="1"/>
      <w:marLeft w:val="0"/>
      <w:marRight w:val="0"/>
      <w:marTop w:val="0"/>
      <w:marBottom w:val="0"/>
      <w:divBdr>
        <w:top w:val="none" w:sz="0" w:space="0" w:color="auto"/>
        <w:left w:val="none" w:sz="0" w:space="0" w:color="auto"/>
        <w:bottom w:val="none" w:sz="0" w:space="0" w:color="auto"/>
        <w:right w:val="none" w:sz="0" w:space="0" w:color="auto"/>
      </w:divBdr>
    </w:div>
    <w:div w:id="914556781">
      <w:bodyDiv w:val="1"/>
      <w:marLeft w:val="0"/>
      <w:marRight w:val="0"/>
      <w:marTop w:val="0"/>
      <w:marBottom w:val="0"/>
      <w:divBdr>
        <w:top w:val="none" w:sz="0" w:space="0" w:color="auto"/>
        <w:left w:val="none" w:sz="0" w:space="0" w:color="auto"/>
        <w:bottom w:val="none" w:sz="0" w:space="0" w:color="auto"/>
        <w:right w:val="none" w:sz="0" w:space="0" w:color="auto"/>
      </w:divBdr>
    </w:div>
    <w:div w:id="914777291">
      <w:bodyDiv w:val="1"/>
      <w:marLeft w:val="0"/>
      <w:marRight w:val="0"/>
      <w:marTop w:val="0"/>
      <w:marBottom w:val="0"/>
      <w:divBdr>
        <w:top w:val="none" w:sz="0" w:space="0" w:color="auto"/>
        <w:left w:val="none" w:sz="0" w:space="0" w:color="auto"/>
        <w:bottom w:val="none" w:sz="0" w:space="0" w:color="auto"/>
        <w:right w:val="none" w:sz="0" w:space="0" w:color="auto"/>
      </w:divBdr>
    </w:div>
    <w:div w:id="914781700">
      <w:bodyDiv w:val="1"/>
      <w:marLeft w:val="0"/>
      <w:marRight w:val="0"/>
      <w:marTop w:val="0"/>
      <w:marBottom w:val="0"/>
      <w:divBdr>
        <w:top w:val="none" w:sz="0" w:space="0" w:color="auto"/>
        <w:left w:val="none" w:sz="0" w:space="0" w:color="auto"/>
        <w:bottom w:val="none" w:sz="0" w:space="0" w:color="auto"/>
        <w:right w:val="none" w:sz="0" w:space="0" w:color="auto"/>
      </w:divBdr>
    </w:div>
    <w:div w:id="914818622">
      <w:bodyDiv w:val="1"/>
      <w:marLeft w:val="0"/>
      <w:marRight w:val="0"/>
      <w:marTop w:val="0"/>
      <w:marBottom w:val="0"/>
      <w:divBdr>
        <w:top w:val="none" w:sz="0" w:space="0" w:color="auto"/>
        <w:left w:val="none" w:sz="0" w:space="0" w:color="auto"/>
        <w:bottom w:val="none" w:sz="0" w:space="0" w:color="auto"/>
        <w:right w:val="none" w:sz="0" w:space="0" w:color="auto"/>
      </w:divBdr>
    </w:div>
    <w:div w:id="914897118">
      <w:bodyDiv w:val="1"/>
      <w:marLeft w:val="0"/>
      <w:marRight w:val="0"/>
      <w:marTop w:val="0"/>
      <w:marBottom w:val="0"/>
      <w:divBdr>
        <w:top w:val="none" w:sz="0" w:space="0" w:color="auto"/>
        <w:left w:val="none" w:sz="0" w:space="0" w:color="auto"/>
        <w:bottom w:val="none" w:sz="0" w:space="0" w:color="auto"/>
        <w:right w:val="none" w:sz="0" w:space="0" w:color="auto"/>
      </w:divBdr>
    </w:div>
    <w:div w:id="915045997">
      <w:bodyDiv w:val="1"/>
      <w:marLeft w:val="0"/>
      <w:marRight w:val="0"/>
      <w:marTop w:val="0"/>
      <w:marBottom w:val="0"/>
      <w:divBdr>
        <w:top w:val="none" w:sz="0" w:space="0" w:color="auto"/>
        <w:left w:val="none" w:sz="0" w:space="0" w:color="auto"/>
        <w:bottom w:val="none" w:sz="0" w:space="0" w:color="auto"/>
        <w:right w:val="none" w:sz="0" w:space="0" w:color="auto"/>
      </w:divBdr>
    </w:div>
    <w:div w:id="915356239">
      <w:bodyDiv w:val="1"/>
      <w:marLeft w:val="0"/>
      <w:marRight w:val="0"/>
      <w:marTop w:val="0"/>
      <w:marBottom w:val="0"/>
      <w:divBdr>
        <w:top w:val="none" w:sz="0" w:space="0" w:color="auto"/>
        <w:left w:val="none" w:sz="0" w:space="0" w:color="auto"/>
        <w:bottom w:val="none" w:sz="0" w:space="0" w:color="auto"/>
        <w:right w:val="none" w:sz="0" w:space="0" w:color="auto"/>
      </w:divBdr>
    </w:div>
    <w:div w:id="916549517">
      <w:bodyDiv w:val="1"/>
      <w:marLeft w:val="0"/>
      <w:marRight w:val="0"/>
      <w:marTop w:val="0"/>
      <w:marBottom w:val="0"/>
      <w:divBdr>
        <w:top w:val="none" w:sz="0" w:space="0" w:color="auto"/>
        <w:left w:val="none" w:sz="0" w:space="0" w:color="auto"/>
        <w:bottom w:val="none" w:sz="0" w:space="0" w:color="auto"/>
        <w:right w:val="none" w:sz="0" w:space="0" w:color="auto"/>
      </w:divBdr>
    </w:div>
    <w:div w:id="916667743">
      <w:bodyDiv w:val="1"/>
      <w:marLeft w:val="0"/>
      <w:marRight w:val="0"/>
      <w:marTop w:val="0"/>
      <w:marBottom w:val="0"/>
      <w:divBdr>
        <w:top w:val="none" w:sz="0" w:space="0" w:color="auto"/>
        <w:left w:val="none" w:sz="0" w:space="0" w:color="auto"/>
        <w:bottom w:val="none" w:sz="0" w:space="0" w:color="auto"/>
        <w:right w:val="none" w:sz="0" w:space="0" w:color="auto"/>
      </w:divBdr>
    </w:div>
    <w:div w:id="917328022">
      <w:bodyDiv w:val="1"/>
      <w:marLeft w:val="0"/>
      <w:marRight w:val="0"/>
      <w:marTop w:val="0"/>
      <w:marBottom w:val="0"/>
      <w:divBdr>
        <w:top w:val="none" w:sz="0" w:space="0" w:color="auto"/>
        <w:left w:val="none" w:sz="0" w:space="0" w:color="auto"/>
        <w:bottom w:val="none" w:sz="0" w:space="0" w:color="auto"/>
        <w:right w:val="none" w:sz="0" w:space="0" w:color="auto"/>
      </w:divBdr>
    </w:div>
    <w:div w:id="917712719">
      <w:bodyDiv w:val="1"/>
      <w:marLeft w:val="0"/>
      <w:marRight w:val="0"/>
      <w:marTop w:val="0"/>
      <w:marBottom w:val="0"/>
      <w:divBdr>
        <w:top w:val="none" w:sz="0" w:space="0" w:color="auto"/>
        <w:left w:val="none" w:sz="0" w:space="0" w:color="auto"/>
        <w:bottom w:val="none" w:sz="0" w:space="0" w:color="auto"/>
        <w:right w:val="none" w:sz="0" w:space="0" w:color="auto"/>
      </w:divBdr>
    </w:div>
    <w:div w:id="917984077">
      <w:bodyDiv w:val="1"/>
      <w:marLeft w:val="0"/>
      <w:marRight w:val="0"/>
      <w:marTop w:val="0"/>
      <w:marBottom w:val="0"/>
      <w:divBdr>
        <w:top w:val="none" w:sz="0" w:space="0" w:color="auto"/>
        <w:left w:val="none" w:sz="0" w:space="0" w:color="auto"/>
        <w:bottom w:val="none" w:sz="0" w:space="0" w:color="auto"/>
        <w:right w:val="none" w:sz="0" w:space="0" w:color="auto"/>
      </w:divBdr>
    </w:div>
    <w:div w:id="918320998">
      <w:bodyDiv w:val="1"/>
      <w:marLeft w:val="0"/>
      <w:marRight w:val="0"/>
      <w:marTop w:val="0"/>
      <w:marBottom w:val="0"/>
      <w:divBdr>
        <w:top w:val="none" w:sz="0" w:space="0" w:color="auto"/>
        <w:left w:val="none" w:sz="0" w:space="0" w:color="auto"/>
        <w:bottom w:val="none" w:sz="0" w:space="0" w:color="auto"/>
        <w:right w:val="none" w:sz="0" w:space="0" w:color="auto"/>
      </w:divBdr>
    </w:div>
    <w:div w:id="919214525">
      <w:bodyDiv w:val="1"/>
      <w:marLeft w:val="0"/>
      <w:marRight w:val="0"/>
      <w:marTop w:val="0"/>
      <w:marBottom w:val="0"/>
      <w:divBdr>
        <w:top w:val="none" w:sz="0" w:space="0" w:color="auto"/>
        <w:left w:val="none" w:sz="0" w:space="0" w:color="auto"/>
        <w:bottom w:val="none" w:sz="0" w:space="0" w:color="auto"/>
        <w:right w:val="none" w:sz="0" w:space="0" w:color="auto"/>
      </w:divBdr>
    </w:div>
    <w:div w:id="919757864">
      <w:bodyDiv w:val="1"/>
      <w:marLeft w:val="0"/>
      <w:marRight w:val="0"/>
      <w:marTop w:val="0"/>
      <w:marBottom w:val="0"/>
      <w:divBdr>
        <w:top w:val="none" w:sz="0" w:space="0" w:color="auto"/>
        <w:left w:val="none" w:sz="0" w:space="0" w:color="auto"/>
        <w:bottom w:val="none" w:sz="0" w:space="0" w:color="auto"/>
        <w:right w:val="none" w:sz="0" w:space="0" w:color="auto"/>
      </w:divBdr>
    </w:div>
    <w:div w:id="919870895">
      <w:bodyDiv w:val="1"/>
      <w:marLeft w:val="0"/>
      <w:marRight w:val="0"/>
      <w:marTop w:val="0"/>
      <w:marBottom w:val="0"/>
      <w:divBdr>
        <w:top w:val="none" w:sz="0" w:space="0" w:color="auto"/>
        <w:left w:val="none" w:sz="0" w:space="0" w:color="auto"/>
        <w:bottom w:val="none" w:sz="0" w:space="0" w:color="auto"/>
        <w:right w:val="none" w:sz="0" w:space="0" w:color="auto"/>
      </w:divBdr>
    </w:div>
    <w:div w:id="920143299">
      <w:bodyDiv w:val="1"/>
      <w:marLeft w:val="0"/>
      <w:marRight w:val="0"/>
      <w:marTop w:val="0"/>
      <w:marBottom w:val="0"/>
      <w:divBdr>
        <w:top w:val="none" w:sz="0" w:space="0" w:color="auto"/>
        <w:left w:val="none" w:sz="0" w:space="0" w:color="auto"/>
        <w:bottom w:val="none" w:sz="0" w:space="0" w:color="auto"/>
        <w:right w:val="none" w:sz="0" w:space="0" w:color="auto"/>
      </w:divBdr>
    </w:div>
    <w:div w:id="920524727">
      <w:bodyDiv w:val="1"/>
      <w:marLeft w:val="0"/>
      <w:marRight w:val="0"/>
      <w:marTop w:val="0"/>
      <w:marBottom w:val="0"/>
      <w:divBdr>
        <w:top w:val="none" w:sz="0" w:space="0" w:color="auto"/>
        <w:left w:val="none" w:sz="0" w:space="0" w:color="auto"/>
        <w:bottom w:val="none" w:sz="0" w:space="0" w:color="auto"/>
        <w:right w:val="none" w:sz="0" w:space="0" w:color="auto"/>
      </w:divBdr>
    </w:div>
    <w:div w:id="923076305">
      <w:bodyDiv w:val="1"/>
      <w:marLeft w:val="0"/>
      <w:marRight w:val="0"/>
      <w:marTop w:val="0"/>
      <w:marBottom w:val="0"/>
      <w:divBdr>
        <w:top w:val="none" w:sz="0" w:space="0" w:color="auto"/>
        <w:left w:val="none" w:sz="0" w:space="0" w:color="auto"/>
        <w:bottom w:val="none" w:sz="0" w:space="0" w:color="auto"/>
        <w:right w:val="none" w:sz="0" w:space="0" w:color="auto"/>
      </w:divBdr>
    </w:div>
    <w:div w:id="923535421">
      <w:bodyDiv w:val="1"/>
      <w:marLeft w:val="0"/>
      <w:marRight w:val="0"/>
      <w:marTop w:val="0"/>
      <w:marBottom w:val="0"/>
      <w:divBdr>
        <w:top w:val="none" w:sz="0" w:space="0" w:color="auto"/>
        <w:left w:val="none" w:sz="0" w:space="0" w:color="auto"/>
        <w:bottom w:val="none" w:sz="0" w:space="0" w:color="auto"/>
        <w:right w:val="none" w:sz="0" w:space="0" w:color="auto"/>
      </w:divBdr>
    </w:div>
    <w:div w:id="923686380">
      <w:bodyDiv w:val="1"/>
      <w:marLeft w:val="0"/>
      <w:marRight w:val="0"/>
      <w:marTop w:val="0"/>
      <w:marBottom w:val="0"/>
      <w:divBdr>
        <w:top w:val="none" w:sz="0" w:space="0" w:color="auto"/>
        <w:left w:val="none" w:sz="0" w:space="0" w:color="auto"/>
        <w:bottom w:val="none" w:sz="0" w:space="0" w:color="auto"/>
        <w:right w:val="none" w:sz="0" w:space="0" w:color="auto"/>
      </w:divBdr>
    </w:div>
    <w:div w:id="923994333">
      <w:bodyDiv w:val="1"/>
      <w:marLeft w:val="0"/>
      <w:marRight w:val="0"/>
      <w:marTop w:val="0"/>
      <w:marBottom w:val="0"/>
      <w:divBdr>
        <w:top w:val="none" w:sz="0" w:space="0" w:color="auto"/>
        <w:left w:val="none" w:sz="0" w:space="0" w:color="auto"/>
        <w:bottom w:val="none" w:sz="0" w:space="0" w:color="auto"/>
        <w:right w:val="none" w:sz="0" w:space="0" w:color="auto"/>
      </w:divBdr>
    </w:div>
    <w:div w:id="924649324">
      <w:bodyDiv w:val="1"/>
      <w:marLeft w:val="0"/>
      <w:marRight w:val="0"/>
      <w:marTop w:val="0"/>
      <w:marBottom w:val="0"/>
      <w:divBdr>
        <w:top w:val="none" w:sz="0" w:space="0" w:color="auto"/>
        <w:left w:val="none" w:sz="0" w:space="0" w:color="auto"/>
        <w:bottom w:val="none" w:sz="0" w:space="0" w:color="auto"/>
        <w:right w:val="none" w:sz="0" w:space="0" w:color="auto"/>
      </w:divBdr>
    </w:div>
    <w:div w:id="924994827">
      <w:bodyDiv w:val="1"/>
      <w:marLeft w:val="0"/>
      <w:marRight w:val="0"/>
      <w:marTop w:val="0"/>
      <w:marBottom w:val="0"/>
      <w:divBdr>
        <w:top w:val="none" w:sz="0" w:space="0" w:color="auto"/>
        <w:left w:val="none" w:sz="0" w:space="0" w:color="auto"/>
        <w:bottom w:val="none" w:sz="0" w:space="0" w:color="auto"/>
        <w:right w:val="none" w:sz="0" w:space="0" w:color="auto"/>
      </w:divBdr>
    </w:div>
    <w:div w:id="925069548">
      <w:bodyDiv w:val="1"/>
      <w:marLeft w:val="0"/>
      <w:marRight w:val="0"/>
      <w:marTop w:val="0"/>
      <w:marBottom w:val="0"/>
      <w:divBdr>
        <w:top w:val="none" w:sz="0" w:space="0" w:color="auto"/>
        <w:left w:val="none" w:sz="0" w:space="0" w:color="auto"/>
        <w:bottom w:val="none" w:sz="0" w:space="0" w:color="auto"/>
        <w:right w:val="none" w:sz="0" w:space="0" w:color="auto"/>
      </w:divBdr>
    </w:div>
    <w:div w:id="925109691">
      <w:bodyDiv w:val="1"/>
      <w:marLeft w:val="0"/>
      <w:marRight w:val="0"/>
      <w:marTop w:val="0"/>
      <w:marBottom w:val="0"/>
      <w:divBdr>
        <w:top w:val="none" w:sz="0" w:space="0" w:color="auto"/>
        <w:left w:val="none" w:sz="0" w:space="0" w:color="auto"/>
        <w:bottom w:val="none" w:sz="0" w:space="0" w:color="auto"/>
        <w:right w:val="none" w:sz="0" w:space="0" w:color="auto"/>
      </w:divBdr>
    </w:div>
    <w:div w:id="925303563">
      <w:bodyDiv w:val="1"/>
      <w:marLeft w:val="0"/>
      <w:marRight w:val="0"/>
      <w:marTop w:val="0"/>
      <w:marBottom w:val="0"/>
      <w:divBdr>
        <w:top w:val="none" w:sz="0" w:space="0" w:color="auto"/>
        <w:left w:val="none" w:sz="0" w:space="0" w:color="auto"/>
        <w:bottom w:val="none" w:sz="0" w:space="0" w:color="auto"/>
        <w:right w:val="none" w:sz="0" w:space="0" w:color="auto"/>
      </w:divBdr>
    </w:div>
    <w:div w:id="925335283">
      <w:bodyDiv w:val="1"/>
      <w:marLeft w:val="0"/>
      <w:marRight w:val="0"/>
      <w:marTop w:val="0"/>
      <w:marBottom w:val="0"/>
      <w:divBdr>
        <w:top w:val="none" w:sz="0" w:space="0" w:color="auto"/>
        <w:left w:val="none" w:sz="0" w:space="0" w:color="auto"/>
        <w:bottom w:val="none" w:sz="0" w:space="0" w:color="auto"/>
        <w:right w:val="none" w:sz="0" w:space="0" w:color="auto"/>
      </w:divBdr>
    </w:div>
    <w:div w:id="926109808">
      <w:bodyDiv w:val="1"/>
      <w:marLeft w:val="0"/>
      <w:marRight w:val="0"/>
      <w:marTop w:val="0"/>
      <w:marBottom w:val="0"/>
      <w:divBdr>
        <w:top w:val="none" w:sz="0" w:space="0" w:color="auto"/>
        <w:left w:val="none" w:sz="0" w:space="0" w:color="auto"/>
        <w:bottom w:val="none" w:sz="0" w:space="0" w:color="auto"/>
        <w:right w:val="none" w:sz="0" w:space="0" w:color="auto"/>
      </w:divBdr>
    </w:div>
    <w:div w:id="927470991">
      <w:bodyDiv w:val="1"/>
      <w:marLeft w:val="0"/>
      <w:marRight w:val="0"/>
      <w:marTop w:val="0"/>
      <w:marBottom w:val="0"/>
      <w:divBdr>
        <w:top w:val="none" w:sz="0" w:space="0" w:color="auto"/>
        <w:left w:val="none" w:sz="0" w:space="0" w:color="auto"/>
        <w:bottom w:val="none" w:sz="0" w:space="0" w:color="auto"/>
        <w:right w:val="none" w:sz="0" w:space="0" w:color="auto"/>
      </w:divBdr>
    </w:div>
    <w:div w:id="928193503">
      <w:bodyDiv w:val="1"/>
      <w:marLeft w:val="0"/>
      <w:marRight w:val="0"/>
      <w:marTop w:val="0"/>
      <w:marBottom w:val="0"/>
      <w:divBdr>
        <w:top w:val="none" w:sz="0" w:space="0" w:color="auto"/>
        <w:left w:val="none" w:sz="0" w:space="0" w:color="auto"/>
        <w:bottom w:val="none" w:sz="0" w:space="0" w:color="auto"/>
        <w:right w:val="none" w:sz="0" w:space="0" w:color="auto"/>
      </w:divBdr>
    </w:div>
    <w:div w:id="929243094">
      <w:bodyDiv w:val="1"/>
      <w:marLeft w:val="0"/>
      <w:marRight w:val="0"/>
      <w:marTop w:val="0"/>
      <w:marBottom w:val="0"/>
      <w:divBdr>
        <w:top w:val="none" w:sz="0" w:space="0" w:color="auto"/>
        <w:left w:val="none" w:sz="0" w:space="0" w:color="auto"/>
        <w:bottom w:val="none" w:sz="0" w:space="0" w:color="auto"/>
        <w:right w:val="none" w:sz="0" w:space="0" w:color="auto"/>
      </w:divBdr>
    </w:div>
    <w:div w:id="929312974">
      <w:bodyDiv w:val="1"/>
      <w:marLeft w:val="0"/>
      <w:marRight w:val="0"/>
      <w:marTop w:val="0"/>
      <w:marBottom w:val="0"/>
      <w:divBdr>
        <w:top w:val="none" w:sz="0" w:space="0" w:color="auto"/>
        <w:left w:val="none" w:sz="0" w:space="0" w:color="auto"/>
        <w:bottom w:val="none" w:sz="0" w:space="0" w:color="auto"/>
        <w:right w:val="none" w:sz="0" w:space="0" w:color="auto"/>
      </w:divBdr>
    </w:div>
    <w:div w:id="929389950">
      <w:bodyDiv w:val="1"/>
      <w:marLeft w:val="0"/>
      <w:marRight w:val="0"/>
      <w:marTop w:val="0"/>
      <w:marBottom w:val="0"/>
      <w:divBdr>
        <w:top w:val="none" w:sz="0" w:space="0" w:color="auto"/>
        <w:left w:val="none" w:sz="0" w:space="0" w:color="auto"/>
        <w:bottom w:val="none" w:sz="0" w:space="0" w:color="auto"/>
        <w:right w:val="none" w:sz="0" w:space="0" w:color="auto"/>
      </w:divBdr>
    </w:div>
    <w:div w:id="929394353">
      <w:bodyDiv w:val="1"/>
      <w:marLeft w:val="0"/>
      <w:marRight w:val="0"/>
      <w:marTop w:val="0"/>
      <w:marBottom w:val="0"/>
      <w:divBdr>
        <w:top w:val="none" w:sz="0" w:space="0" w:color="auto"/>
        <w:left w:val="none" w:sz="0" w:space="0" w:color="auto"/>
        <w:bottom w:val="none" w:sz="0" w:space="0" w:color="auto"/>
        <w:right w:val="none" w:sz="0" w:space="0" w:color="auto"/>
      </w:divBdr>
    </w:div>
    <w:div w:id="929435264">
      <w:bodyDiv w:val="1"/>
      <w:marLeft w:val="0"/>
      <w:marRight w:val="0"/>
      <w:marTop w:val="0"/>
      <w:marBottom w:val="0"/>
      <w:divBdr>
        <w:top w:val="none" w:sz="0" w:space="0" w:color="auto"/>
        <w:left w:val="none" w:sz="0" w:space="0" w:color="auto"/>
        <w:bottom w:val="none" w:sz="0" w:space="0" w:color="auto"/>
        <w:right w:val="none" w:sz="0" w:space="0" w:color="auto"/>
      </w:divBdr>
    </w:div>
    <w:div w:id="929585591">
      <w:bodyDiv w:val="1"/>
      <w:marLeft w:val="0"/>
      <w:marRight w:val="0"/>
      <w:marTop w:val="0"/>
      <w:marBottom w:val="0"/>
      <w:divBdr>
        <w:top w:val="none" w:sz="0" w:space="0" w:color="auto"/>
        <w:left w:val="none" w:sz="0" w:space="0" w:color="auto"/>
        <w:bottom w:val="none" w:sz="0" w:space="0" w:color="auto"/>
        <w:right w:val="none" w:sz="0" w:space="0" w:color="auto"/>
      </w:divBdr>
    </w:div>
    <w:div w:id="929850366">
      <w:bodyDiv w:val="1"/>
      <w:marLeft w:val="0"/>
      <w:marRight w:val="0"/>
      <w:marTop w:val="0"/>
      <w:marBottom w:val="0"/>
      <w:divBdr>
        <w:top w:val="none" w:sz="0" w:space="0" w:color="auto"/>
        <w:left w:val="none" w:sz="0" w:space="0" w:color="auto"/>
        <w:bottom w:val="none" w:sz="0" w:space="0" w:color="auto"/>
        <w:right w:val="none" w:sz="0" w:space="0" w:color="auto"/>
      </w:divBdr>
    </w:div>
    <w:div w:id="931550062">
      <w:bodyDiv w:val="1"/>
      <w:marLeft w:val="0"/>
      <w:marRight w:val="0"/>
      <w:marTop w:val="0"/>
      <w:marBottom w:val="0"/>
      <w:divBdr>
        <w:top w:val="none" w:sz="0" w:space="0" w:color="auto"/>
        <w:left w:val="none" w:sz="0" w:space="0" w:color="auto"/>
        <w:bottom w:val="none" w:sz="0" w:space="0" w:color="auto"/>
        <w:right w:val="none" w:sz="0" w:space="0" w:color="auto"/>
      </w:divBdr>
    </w:div>
    <w:div w:id="932401017">
      <w:bodyDiv w:val="1"/>
      <w:marLeft w:val="0"/>
      <w:marRight w:val="0"/>
      <w:marTop w:val="0"/>
      <w:marBottom w:val="0"/>
      <w:divBdr>
        <w:top w:val="none" w:sz="0" w:space="0" w:color="auto"/>
        <w:left w:val="none" w:sz="0" w:space="0" w:color="auto"/>
        <w:bottom w:val="none" w:sz="0" w:space="0" w:color="auto"/>
        <w:right w:val="none" w:sz="0" w:space="0" w:color="auto"/>
      </w:divBdr>
    </w:div>
    <w:div w:id="932786107">
      <w:bodyDiv w:val="1"/>
      <w:marLeft w:val="0"/>
      <w:marRight w:val="0"/>
      <w:marTop w:val="0"/>
      <w:marBottom w:val="0"/>
      <w:divBdr>
        <w:top w:val="none" w:sz="0" w:space="0" w:color="auto"/>
        <w:left w:val="none" w:sz="0" w:space="0" w:color="auto"/>
        <w:bottom w:val="none" w:sz="0" w:space="0" w:color="auto"/>
        <w:right w:val="none" w:sz="0" w:space="0" w:color="auto"/>
      </w:divBdr>
    </w:div>
    <w:div w:id="933367922">
      <w:bodyDiv w:val="1"/>
      <w:marLeft w:val="0"/>
      <w:marRight w:val="0"/>
      <w:marTop w:val="0"/>
      <w:marBottom w:val="0"/>
      <w:divBdr>
        <w:top w:val="none" w:sz="0" w:space="0" w:color="auto"/>
        <w:left w:val="none" w:sz="0" w:space="0" w:color="auto"/>
        <w:bottom w:val="none" w:sz="0" w:space="0" w:color="auto"/>
        <w:right w:val="none" w:sz="0" w:space="0" w:color="auto"/>
      </w:divBdr>
    </w:div>
    <w:div w:id="933590320">
      <w:bodyDiv w:val="1"/>
      <w:marLeft w:val="0"/>
      <w:marRight w:val="0"/>
      <w:marTop w:val="0"/>
      <w:marBottom w:val="0"/>
      <w:divBdr>
        <w:top w:val="none" w:sz="0" w:space="0" w:color="auto"/>
        <w:left w:val="none" w:sz="0" w:space="0" w:color="auto"/>
        <w:bottom w:val="none" w:sz="0" w:space="0" w:color="auto"/>
        <w:right w:val="none" w:sz="0" w:space="0" w:color="auto"/>
      </w:divBdr>
    </w:div>
    <w:div w:id="934095996">
      <w:bodyDiv w:val="1"/>
      <w:marLeft w:val="0"/>
      <w:marRight w:val="0"/>
      <w:marTop w:val="0"/>
      <w:marBottom w:val="0"/>
      <w:divBdr>
        <w:top w:val="none" w:sz="0" w:space="0" w:color="auto"/>
        <w:left w:val="none" w:sz="0" w:space="0" w:color="auto"/>
        <w:bottom w:val="none" w:sz="0" w:space="0" w:color="auto"/>
        <w:right w:val="none" w:sz="0" w:space="0" w:color="auto"/>
      </w:divBdr>
    </w:div>
    <w:div w:id="934242051">
      <w:bodyDiv w:val="1"/>
      <w:marLeft w:val="0"/>
      <w:marRight w:val="0"/>
      <w:marTop w:val="0"/>
      <w:marBottom w:val="0"/>
      <w:divBdr>
        <w:top w:val="none" w:sz="0" w:space="0" w:color="auto"/>
        <w:left w:val="none" w:sz="0" w:space="0" w:color="auto"/>
        <w:bottom w:val="none" w:sz="0" w:space="0" w:color="auto"/>
        <w:right w:val="none" w:sz="0" w:space="0" w:color="auto"/>
      </w:divBdr>
    </w:div>
    <w:div w:id="934437566">
      <w:bodyDiv w:val="1"/>
      <w:marLeft w:val="0"/>
      <w:marRight w:val="0"/>
      <w:marTop w:val="0"/>
      <w:marBottom w:val="0"/>
      <w:divBdr>
        <w:top w:val="none" w:sz="0" w:space="0" w:color="auto"/>
        <w:left w:val="none" w:sz="0" w:space="0" w:color="auto"/>
        <w:bottom w:val="none" w:sz="0" w:space="0" w:color="auto"/>
        <w:right w:val="none" w:sz="0" w:space="0" w:color="auto"/>
      </w:divBdr>
    </w:div>
    <w:div w:id="934751946">
      <w:bodyDiv w:val="1"/>
      <w:marLeft w:val="0"/>
      <w:marRight w:val="0"/>
      <w:marTop w:val="0"/>
      <w:marBottom w:val="0"/>
      <w:divBdr>
        <w:top w:val="none" w:sz="0" w:space="0" w:color="auto"/>
        <w:left w:val="none" w:sz="0" w:space="0" w:color="auto"/>
        <w:bottom w:val="none" w:sz="0" w:space="0" w:color="auto"/>
        <w:right w:val="none" w:sz="0" w:space="0" w:color="auto"/>
      </w:divBdr>
    </w:div>
    <w:div w:id="935094180">
      <w:bodyDiv w:val="1"/>
      <w:marLeft w:val="0"/>
      <w:marRight w:val="0"/>
      <w:marTop w:val="0"/>
      <w:marBottom w:val="0"/>
      <w:divBdr>
        <w:top w:val="none" w:sz="0" w:space="0" w:color="auto"/>
        <w:left w:val="none" w:sz="0" w:space="0" w:color="auto"/>
        <w:bottom w:val="none" w:sz="0" w:space="0" w:color="auto"/>
        <w:right w:val="none" w:sz="0" w:space="0" w:color="auto"/>
      </w:divBdr>
    </w:div>
    <w:div w:id="935479216">
      <w:bodyDiv w:val="1"/>
      <w:marLeft w:val="0"/>
      <w:marRight w:val="0"/>
      <w:marTop w:val="0"/>
      <w:marBottom w:val="0"/>
      <w:divBdr>
        <w:top w:val="none" w:sz="0" w:space="0" w:color="auto"/>
        <w:left w:val="none" w:sz="0" w:space="0" w:color="auto"/>
        <w:bottom w:val="none" w:sz="0" w:space="0" w:color="auto"/>
        <w:right w:val="none" w:sz="0" w:space="0" w:color="auto"/>
      </w:divBdr>
    </w:div>
    <w:div w:id="935670588">
      <w:bodyDiv w:val="1"/>
      <w:marLeft w:val="0"/>
      <w:marRight w:val="0"/>
      <w:marTop w:val="0"/>
      <w:marBottom w:val="0"/>
      <w:divBdr>
        <w:top w:val="none" w:sz="0" w:space="0" w:color="auto"/>
        <w:left w:val="none" w:sz="0" w:space="0" w:color="auto"/>
        <w:bottom w:val="none" w:sz="0" w:space="0" w:color="auto"/>
        <w:right w:val="none" w:sz="0" w:space="0" w:color="auto"/>
      </w:divBdr>
    </w:div>
    <w:div w:id="936450974">
      <w:bodyDiv w:val="1"/>
      <w:marLeft w:val="0"/>
      <w:marRight w:val="0"/>
      <w:marTop w:val="0"/>
      <w:marBottom w:val="0"/>
      <w:divBdr>
        <w:top w:val="none" w:sz="0" w:space="0" w:color="auto"/>
        <w:left w:val="none" w:sz="0" w:space="0" w:color="auto"/>
        <w:bottom w:val="none" w:sz="0" w:space="0" w:color="auto"/>
        <w:right w:val="none" w:sz="0" w:space="0" w:color="auto"/>
      </w:divBdr>
    </w:div>
    <w:div w:id="936524966">
      <w:bodyDiv w:val="1"/>
      <w:marLeft w:val="0"/>
      <w:marRight w:val="0"/>
      <w:marTop w:val="0"/>
      <w:marBottom w:val="0"/>
      <w:divBdr>
        <w:top w:val="none" w:sz="0" w:space="0" w:color="auto"/>
        <w:left w:val="none" w:sz="0" w:space="0" w:color="auto"/>
        <w:bottom w:val="none" w:sz="0" w:space="0" w:color="auto"/>
        <w:right w:val="none" w:sz="0" w:space="0" w:color="auto"/>
      </w:divBdr>
    </w:div>
    <w:div w:id="936641473">
      <w:bodyDiv w:val="1"/>
      <w:marLeft w:val="0"/>
      <w:marRight w:val="0"/>
      <w:marTop w:val="0"/>
      <w:marBottom w:val="0"/>
      <w:divBdr>
        <w:top w:val="none" w:sz="0" w:space="0" w:color="auto"/>
        <w:left w:val="none" w:sz="0" w:space="0" w:color="auto"/>
        <w:bottom w:val="none" w:sz="0" w:space="0" w:color="auto"/>
        <w:right w:val="none" w:sz="0" w:space="0" w:color="auto"/>
      </w:divBdr>
    </w:div>
    <w:div w:id="936790442">
      <w:bodyDiv w:val="1"/>
      <w:marLeft w:val="0"/>
      <w:marRight w:val="0"/>
      <w:marTop w:val="0"/>
      <w:marBottom w:val="0"/>
      <w:divBdr>
        <w:top w:val="none" w:sz="0" w:space="0" w:color="auto"/>
        <w:left w:val="none" w:sz="0" w:space="0" w:color="auto"/>
        <w:bottom w:val="none" w:sz="0" w:space="0" w:color="auto"/>
        <w:right w:val="none" w:sz="0" w:space="0" w:color="auto"/>
      </w:divBdr>
    </w:div>
    <w:div w:id="937103963">
      <w:bodyDiv w:val="1"/>
      <w:marLeft w:val="0"/>
      <w:marRight w:val="0"/>
      <w:marTop w:val="0"/>
      <w:marBottom w:val="0"/>
      <w:divBdr>
        <w:top w:val="none" w:sz="0" w:space="0" w:color="auto"/>
        <w:left w:val="none" w:sz="0" w:space="0" w:color="auto"/>
        <w:bottom w:val="none" w:sz="0" w:space="0" w:color="auto"/>
        <w:right w:val="none" w:sz="0" w:space="0" w:color="auto"/>
      </w:divBdr>
    </w:div>
    <w:div w:id="937178161">
      <w:bodyDiv w:val="1"/>
      <w:marLeft w:val="0"/>
      <w:marRight w:val="0"/>
      <w:marTop w:val="0"/>
      <w:marBottom w:val="0"/>
      <w:divBdr>
        <w:top w:val="none" w:sz="0" w:space="0" w:color="auto"/>
        <w:left w:val="none" w:sz="0" w:space="0" w:color="auto"/>
        <w:bottom w:val="none" w:sz="0" w:space="0" w:color="auto"/>
        <w:right w:val="none" w:sz="0" w:space="0" w:color="auto"/>
      </w:divBdr>
    </w:div>
    <w:div w:id="937640777">
      <w:bodyDiv w:val="1"/>
      <w:marLeft w:val="0"/>
      <w:marRight w:val="0"/>
      <w:marTop w:val="0"/>
      <w:marBottom w:val="0"/>
      <w:divBdr>
        <w:top w:val="none" w:sz="0" w:space="0" w:color="auto"/>
        <w:left w:val="none" w:sz="0" w:space="0" w:color="auto"/>
        <w:bottom w:val="none" w:sz="0" w:space="0" w:color="auto"/>
        <w:right w:val="none" w:sz="0" w:space="0" w:color="auto"/>
      </w:divBdr>
    </w:div>
    <w:div w:id="937951565">
      <w:bodyDiv w:val="1"/>
      <w:marLeft w:val="0"/>
      <w:marRight w:val="0"/>
      <w:marTop w:val="0"/>
      <w:marBottom w:val="0"/>
      <w:divBdr>
        <w:top w:val="none" w:sz="0" w:space="0" w:color="auto"/>
        <w:left w:val="none" w:sz="0" w:space="0" w:color="auto"/>
        <w:bottom w:val="none" w:sz="0" w:space="0" w:color="auto"/>
        <w:right w:val="none" w:sz="0" w:space="0" w:color="auto"/>
      </w:divBdr>
    </w:div>
    <w:div w:id="938098624">
      <w:bodyDiv w:val="1"/>
      <w:marLeft w:val="0"/>
      <w:marRight w:val="0"/>
      <w:marTop w:val="0"/>
      <w:marBottom w:val="0"/>
      <w:divBdr>
        <w:top w:val="none" w:sz="0" w:space="0" w:color="auto"/>
        <w:left w:val="none" w:sz="0" w:space="0" w:color="auto"/>
        <w:bottom w:val="none" w:sz="0" w:space="0" w:color="auto"/>
        <w:right w:val="none" w:sz="0" w:space="0" w:color="auto"/>
      </w:divBdr>
    </w:div>
    <w:div w:id="938173490">
      <w:bodyDiv w:val="1"/>
      <w:marLeft w:val="0"/>
      <w:marRight w:val="0"/>
      <w:marTop w:val="0"/>
      <w:marBottom w:val="0"/>
      <w:divBdr>
        <w:top w:val="none" w:sz="0" w:space="0" w:color="auto"/>
        <w:left w:val="none" w:sz="0" w:space="0" w:color="auto"/>
        <w:bottom w:val="none" w:sz="0" w:space="0" w:color="auto"/>
        <w:right w:val="none" w:sz="0" w:space="0" w:color="auto"/>
      </w:divBdr>
    </w:div>
    <w:div w:id="938488429">
      <w:bodyDiv w:val="1"/>
      <w:marLeft w:val="0"/>
      <w:marRight w:val="0"/>
      <w:marTop w:val="0"/>
      <w:marBottom w:val="0"/>
      <w:divBdr>
        <w:top w:val="none" w:sz="0" w:space="0" w:color="auto"/>
        <w:left w:val="none" w:sz="0" w:space="0" w:color="auto"/>
        <w:bottom w:val="none" w:sz="0" w:space="0" w:color="auto"/>
        <w:right w:val="none" w:sz="0" w:space="0" w:color="auto"/>
      </w:divBdr>
    </w:div>
    <w:div w:id="938829935">
      <w:bodyDiv w:val="1"/>
      <w:marLeft w:val="0"/>
      <w:marRight w:val="0"/>
      <w:marTop w:val="0"/>
      <w:marBottom w:val="0"/>
      <w:divBdr>
        <w:top w:val="none" w:sz="0" w:space="0" w:color="auto"/>
        <w:left w:val="none" w:sz="0" w:space="0" w:color="auto"/>
        <w:bottom w:val="none" w:sz="0" w:space="0" w:color="auto"/>
        <w:right w:val="none" w:sz="0" w:space="0" w:color="auto"/>
      </w:divBdr>
    </w:div>
    <w:div w:id="938871393">
      <w:bodyDiv w:val="1"/>
      <w:marLeft w:val="0"/>
      <w:marRight w:val="0"/>
      <w:marTop w:val="0"/>
      <w:marBottom w:val="0"/>
      <w:divBdr>
        <w:top w:val="none" w:sz="0" w:space="0" w:color="auto"/>
        <w:left w:val="none" w:sz="0" w:space="0" w:color="auto"/>
        <w:bottom w:val="none" w:sz="0" w:space="0" w:color="auto"/>
        <w:right w:val="none" w:sz="0" w:space="0" w:color="auto"/>
      </w:divBdr>
    </w:div>
    <w:div w:id="939263228">
      <w:bodyDiv w:val="1"/>
      <w:marLeft w:val="0"/>
      <w:marRight w:val="0"/>
      <w:marTop w:val="0"/>
      <w:marBottom w:val="0"/>
      <w:divBdr>
        <w:top w:val="none" w:sz="0" w:space="0" w:color="auto"/>
        <w:left w:val="none" w:sz="0" w:space="0" w:color="auto"/>
        <w:bottom w:val="none" w:sz="0" w:space="0" w:color="auto"/>
        <w:right w:val="none" w:sz="0" w:space="0" w:color="auto"/>
      </w:divBdr>
    </w:div>
    <w:div w:id="939413698">
      <w:bodyDiv w:val="1"/>
      <w:marLeft w:val="0"/>
      <w:marRight w:val="0"/>
      <w:marTop w:val="0"/>
      <w:marBottom w:val="0"/>
      <w:divBdr>
        <w:top w:val="none" w:sz="0" w:space="0" w:color="auto"/>
        <w:left w:val="none" w:sz="0" w:space="0" w:color="auto"/>
        <w:bottom w:val="none" w:sz="0" w:space="0" w:color="auto"/>
        <w:right w:val="none" w:sz="0" w:space="0" w:color="auto"/>
      </w:divBdr>
    </w:div>
    <w:div w:id="939723920">
      <w:bodyDiv w:val="1"/>
      <w:marLeft w:val="0"/>
      <w:marRight w:val="0"/>
      <w:marTop w:val="0"/>
      <w:marBottom w:val="0"/>
      <w:divBdr>
        <w:top w:val="none" w:sz="0" w:space="0" w:color="auto"/>
        <w:left w:val="none" w:sz="0" w:space="0" w:color="auto"/>
        <w:bottom w:val="none" w:sz="0" w:space="0" w:color="auto"/>
        <w:right w:val="none" w:sz="0" w:space="0" w:color="auto"/>
      </w:divBdr>
    </w:div>
    <w:div w:id="940066535">
      <w:bodyDiv w:val="1"/>
      <w:marLeft w:val="0"/>
      <w:marRight w:val="0"/>
      <w:marTop w:val="0"/>
      <w:marBottom w:val="0"/>
      <w:divBdr>
        <w:top w:val="none" w:sz="0" w:space="0" w:color="auto"/>
        <w:left w:val="none" w:sz="0" w:space="0" w:color="auto"/>
        <w:bottom w:val="none" w:sz="0" w:space="0" w:color="auto"/>
        <w:right w:val="none" w:sz="0" w:space="0" w:color="auto"/>
      </w:divBdr>
    </w:div>
    <w:div w:id="940332613">
      <w:bodyDiv w:val="1"/>
      <w:marLeft w:val="0"/>
      <w:marRight w:val="0"/>
      <w:marTop w:val="0"/>
      <w:marBottom w:val="0"/>
      <w:divBdr>
        <w:top w:val="none" w:sz="0" w:space="0" w:color="auto"/>
        <w:left w:val="none" w:sz="0" w:space="0" w:color="auto"/>
        <w:bottom w:val="none" w:sz="0" w:space="0" w:color="auto"/>
        <w:right w:val="none" w:sz="0" w:space="0" w:color="auto"/>
      </w:divBdr>
    </w:div>
    <w:div w:id="940604617">
      <w:bodyDiv w:val="1"/>
      <w:marLeft w:val="0"/>
      <w:marRight w:val="0"/>
      <w:marTop w:val="0"/>
      <w:marBottom w:val="0"/>
      <w:divBdr>
        <w:top w:val="none" w:sz="0" w:space="0" w:color="auto"/>
        <w:left w:val="none" w:sz="0" w:space="0" w:color="auto"/>
        <w:bottom w:val="none" w:sz="0" w:space="0" w:color="auto"/>
        <w:right w:val="none" w:sz="0" w:space="0" w:color="auto"/>
      </w:divBdr>
    </w:div>
    <w:div w:id="940994592">
      <w:bodyDiv w:val="1"/>
      <w:marLeft w:val="0"/>
      <w:marRight w:val="0"/>
      <w:marTop w:val="0"/>
      <w:marBottom w:val="0"/>
      <w:divBdr>
        <w:top w:val="none" w:sz="0" w:space="0" w:color="auto"/>
        <w:left w:val="none" w:sz="0" w:space="0" w:color="auto"/>
        <w:bottom w:val="none" w:sz="0" w:space="0" w:color="auto"/>
        <w:right w:val="none" w:sz="0" w:space="0" w:color="auto"/>
      </w:divBdr>
    </w:div>
    <w:div w:id="941229413">
      <w:bodyDiv w:val="1"/>
      <w:marLeft w:val="0"/>
      <w:marRight w:val="0"/>
      <w:marTop w:val="0"/>
      <w:marBottom w:val="0"/>
      <w:divBdr>
        <w:top w:val="none" w:sz="0" w:space="0" w:color="auto"/>
        <w:left w:val="none" w:sz="0" w:space="0" w:color="auto"/>
        <w:bottom w:val="none" w:sz="0" w:space="0" w:color="auto"/>
        <w:right w:val="none" w:sz="0" w:space="0" w:color="auto"/>
      </w:divBdr>
    </w:div>
    <w:div w:id="942224006">
      <w:bodyDiv w:val="1"/>
      <w:marLeft w:val="0"/>
      <w:marRight w:val="0"/>
      <w:marTop w:val="0"/>
      <w:marBottom w:val="0"/>
      <w:divBdr>
        <w:top w:val="none" w:sz="0" w:space="0" w:color="auto"/>
        <w:left w:val="none" w:sz="0" w:space="0" w:color="auto"/>
        <w:bottom w:val="none" w:sz="0" w:space="0" w:color="auto"/>
        <w:right w:val="none" w:sz="0" w:space="0" w:color="auto"/>
      </w:divBdr>
    </w:div>
    <w:div w:id="942347778">
      <w:bodyDiv w:val="1"/>
      <w:marLeft w:val="0"/>
      <w:marRight w:val="0"/>
      <w:marTop w:val="0"/>
      <w:marBottom w:val="0"/>
      <w:divBdr>
        <w:top w:val="none" w:sz="0" w:space="0" w:color="auto"/>
        <w:left w:val="none" w:sz="0" w:space="0" w:color="auto"/>
        <w:bottom w:val="none" w:sz="0" w:space="0" w:color="auto"/>
        <w:right w:val="none" w:sz="0" w:space="0" w:color="auto"/>
      </w:divBdr>
    </w:div>
    <w:div w:id="942418973">
      <w:bodyDiv w:val="1"/>
      <w:marLeft w:val="0"/>
      <w:marRight w:val="0"/>
      <w:marTop w:val="0"/>
      <w:marBottom w:val="0"/>
      <w:divBdr>
        <w:top w:val="none" w:sz="0" w:space="0" w:color="auto"/>
        <w:left w:val="none" w:sz="0" w:space="0" w:color="auto"/>
        <w:bottom w:val="none" w:sz="0" w:space="0" w:color="auto"/>
        <w:right w:val="none" w:sz="0" w:space="0" w:color="auto"/>
      </w:divBdr>
    </w:div>
    <w:div w:id="943344239">
      <w:bodyDiv w:val="1"/>
      <w:marLeft w:val="0"/>
      <w:marRight w:val="0"/>
      <w:marTop w:val="0"/>
      <w:marBottom w:val="0"/>
      <w:divBdr>
        <w:top w:val="none" w:sz="0" w:space="0" w:color="auto"/>
        <w:left w:val="none" w:sz="0" w:space="0" w:color="auto"/>
        <w:bottom w:val="none" w:sz="0" w:space="0" w:color="auto"/>
        <w:right w:val="none" w:sz="0" w:space="0" w:color="auto"/>
      </w:divBdr>
    </w:div>
    <w:div w:id="943348517">
      <w:bodyDiv w:val="1"/>
      <w:marLeft w:val="0"/>
      <w:marRight w:val="0"/>
      <w:marTop w:val="0"/>
      <w:marBottom w:val="0"/>
      <w:divBdr>
        <w:top w:val="none" w:sz="0" w:space="0" w:color="auto"/>
        <w:left w:val="none" w:sz="0" w:space="0" w:color="auto"/>
        <w:bottom w:val="none" w:sz="0" w:space="0" w:color="auto"/>
        <w:right w:val="none" w:sz="0" w:space="0" w:color="auto"/>
      </w:divBdr>
    </w:div>
    <w:div w:id="943615459">
      <w:bodyDiv w:val="1"/>
      <w:marLeft w:val="0"/>
      <w:marRight w:val="0"/>
      <w:marTop w:val="0"/>
      <w:marBottom w:val="0"/>
      <w:divBdr>
        <w:top w:val="none" w:sz="0" w:space="0" w:color="auto"/>
        <w:left w:val="none" w:sz="0" w:space="0" w:color="auto"/>
        <w:bottom w:val="none" w:sz="0" w:space="0" w:color="auto"/>
        <w:right w:val="none" w:sz="0" w:space="0" w:color="auto"/>
      </w:divBdr>
    </w:div>
    <w:div w:id="944843411">
      <w:bodyDiv w:val="1"/>
      <w:marLeft w:val="0"/>
      <w:marRight w:val="0"/>
      <w:marTop w:val="0"/>
      <w:marBottom w:val="0"/>
      <w:divBdr>
        <w:top w:val="none" w:sz="0" w:space="0" w:color="auto"/>
        <w:left w:val="none" w:sz="0" w:space="0" w:color="auto"/>
        <w:bottom w:val="none" w:sz="0" w:space="0" w:color="auto"/>
        <w:right w:val="none" w:sz="0" w:space="0" w:color="auto"/>
      </w:divBdr>
    </w:div>
    <w:div w:id="944920147">
      <w:bodyDiv w:val="1"/>
      <w:marLeft w:val="0"/>
      <w:marRight w:val="0"/>
      <w:marTop w:val="0"/>
      <w:marBottom w:val="0"/>
      <w:divBdr>
        <w:top w:val="none" w:sz="0" w:space="0" w:color="auto"/>
        <w:left w:val="none" w:sz="0" w:space="0" w:color="auto"/>
        <w:bottom w:val="none" w:sz="0" w:space="0" w:color="auto"/>
        <w:right w:val="none" w:sz="0" w:space="0" w:color="auto"/>
      </w:divBdr>
    </w:div>
    <w:div w:id="945036642">
      <w:bodyDiv w:val="1"/>
      <w:marLeft w:val="0"/>
      <w:marRight w:val="0"/>
      <w:marTop w:val="0"/>
      <w:marBottom w:val="0"/>
      <w:divBdr>
        <w:top w:val="none" w:sz="0" w:space="0" w:color="auto"/>
        <w:left w:val="none" w:sz="0" w:space="0" w:color="auto"/>
        <w:bottom w:val="none" w:sz="0" w:space="0" w:color="auto"/>
        <w:right w:val="none" w:sz="0" w:space="0" w:color="auto"/>
      </w:divBdr>
    </w:div>
    <w:div w:id="945037340">
      <w:bodyDiv w:val="1"/>
      <w:marLeft w:val="0"/>
      <w:marRight w:val="0"/>
      <w:marTop w:val="0"/>
      <w:marBottom w:val="0"/>
      <w:divBdr>
        <w:top w:val="none" w:sz="0" w:space="0" w:color="auto"/>
        <w:left w:val="none" w:sz="0" w:space="0" w:color="auto"/>
        <w:bottom w:val="none" w:sz="0" w:space="0" w:color="auto"/>
        <w:right w:val="none" w:sz="0" w:space="0" w:color="auto"/>
      </w:divBdr>
    </w:div>
    <w:div w:id="946080586">
      <w:bodyDiv w:val="1"/>
      <w:marLeft w:val="0"/>
      <w:marRight w:val="0"/>
      <w:marTop w:val="0"/>
      <w:marBottom w:val="0"/>
      <w:divBdr>
        <w:top w:val="none" w:sz="0" w:space="0" w:color="auto"/>
        <w:left w:val="none" w:sz="0" w:space="0" w:color="auto"/>
        <w:bottom w:val="none" w:sz="0" w:space="0" w:color="auto"/>
        <w:right w:val="none" w:sz="0" w:space="0" w:color="auto"/>
      </w:divBdr>
    </w:div>
    <w:div w:id="946306591">
      <w:bodyDiv w:val="1"/>
      <w:marLeft w:val="0"/>
      <w:marRight w:val="0"/>
      <w:marTop w:val="0"/>
      <w:marBottom w:val="0"/>
      <w:divBdr>
        <w:top w:val="none" w:sz="0" w:space="0" w:color="auto"/>
        <w:left w:val="none" w:sz="0" w:space="0" w:color="auto"/>
        <w:bottom w:val="none" w:sz="0" w:space="0" w:color="auto"/>
        <w:right w:val="none" w:sz="0" w:space="0" w:color="auto"/>
      </w:divBdr>
    </w:div>
    <w:div w:id="946735183">
      <w:bodyDiv w:val="1"/>
      <w:marLeft w:val="0"/>
      <w:marRight w:val="0"/>
      <w:marTop w:val="0"/>
      <w:marBottom w:val="0"/>
      <w:divBdr>
        <w:top w:val="none" w:sz="0" w:space="0" w:color="auto"/>
        <w:left w:val="none" w:sz="0" w:space="0" w:color="auto"/>
        <w:bottom w:val="none" w:sz="0" w:space="0" w:color="auto"/>
        <w:right w:val="none" w:sz="0" w:space="0" w:color="auto"/>
      </w:divBdr>
    </w:div>
    <w:div w:id="946933038">
      <w:bodyDiv w:val="1"/>
      <w:marLeft w:val="0"/>
      <w:marRight w:val="0"/>
      <w:marTop w:val="0"/>
      <w:marBottom w:val="0"/>
      <w:divBdr>
        <w:top w:val="none" w:sz="0" w:space="0" w:color="auto"/>
        <w:left w:val="none" w:sz="0" w:space="0" w:color="auto"/>
        <w:bottom w:val="none" w:sz="0" w:space="0" w:color="auto"/>
        <w:right w:val="none" w:sz="0" w:space="0" w:color="auto"/>
      </w:divBdr>
    </w:div>
    <w:div w:id="947002590">
      <w:bodyDiv w:val="1"/>
      <w:marLeft w:val="0"/>
      <w:marRight w:val="0"/>
      <w:marTop w:val="0"/>
      <w:marBottom w:val="0"/>
      <w:divBdr>
        <w:top w:val="none" w:sz="0" w:space="0" w:color="auto"/>
        <w:left w:val="none" w:sz="0" w:space="0" w:color="auto"/>
        <w:bottom w:val="none" w:sz="0" w:space="0" w:color="auto"/>
        <w:right w:val="none" w:sz="0" w:space="0" w:color="auto"/>
      </w:divBdr>
    </w:div>
    <w:div w:id="947152660">
      <w:bodyDiv w:val="1"/>
      <w:marLeft w:val="0"/>
      <w:marRight w:val="0"/>
      <w:marTop w:val="0"/>
      <w:marBottom w:val="0"/>
      <w:divBdr>
        <w:top w:val="none" w:sz="0" w:space="0" w:color="auto"/>
        <w:left w:val="none" w:sz="0" w:space="0" w:color="auto"/>
        <w:bottom w:val="none" w:sz="0" w:space="0" w:color="auto"/>
        <w:right w:val="none" w:sz="0" w:space="0" w:color="auto"/>
      </w:divBdr>
    </w:div>
    <w:div w:id="947272669">
      <w:bodyDiv w:val="1"/>
      <w:marLeft w:val="0"/>
      <w:marRight w:val="0"/>
      <w:marTop w:val="0"/>
      <w:marBottom w:val="0"/>
      <w:divBdr>
        <w:top w:val="none" w:sz="0" w:space="0" w:color="auto"/>
        <w:left w:val="none" w:sz="0" w:space="0" w:color="auto"/>
        <w:bottom w:val="none" w:sz="0" w:space="0" w:color="auto"/>
        <w:right w:val="none" w:sz="0" w:space="0" w:color="auto"/>
      </w:divBdr>
    </w:div>
    <w:div w:id="947471885">
      <w:bodyDiv w:val="1"/>
      <w:marLeft w:val="0"/>
      <w:marRight w:val="0"/>
      <w:marTop w:val="0"/>
      <w:marBottom w:val="0"/>
      <w:divBdr>
        <w:top w:val="none" w:sz="0" w:space="0" w:color="auto"/>
        <w:left w:val="none" w:sz="0" w:space="0" w:color="auto"/>
        <w:bottom w:val="none" w:sz="0" w:space="0" w:color="auto"/>
        <w:right w:val="none" w:sz="0" w:space="0" w:color="auto"/>
      </w:divBdr>
    </w:div>
    <w:div w:id="947732786">
      <w:bodyDiv w:val="1"/>
      <w:marLeft w:val="0"/>
      <w:marRight w:val="0"/>
      <w:marTop w:val="0"/>
      <w:marBottom w:val="0"/>
      <w:divBdr>
        <w:top w:val="none" w:sz="0" w:space="0" w:color="auto"/>
        <w:left w:val="none" w:sz="0" w:space="0" w:color="auto"/>
        <w:bottom w:val="none" w:sz="0" w:space="0" w:color="auto"/>
        <w:right w:val="none" w:sz="0" w:space="0" w:color="auto"/>
      </w:divBdr>
    </w:div>
    <w:div w:id="947741034">
      <w:bodyDiv w:val="1"/>
      <w:marLeft w:val="0"/>
      <w:marRight w:val="0"/>
      <w:marTop w:val="0"/>
      <w:marBottom w:val="0"/>
      <w:divBdr>
        <w:top w:val="none" w:sz="0" w:space="0" w:color="auto"/>
        <w:left w:val="none" w:sz="0" w:space="0" w:color="auto"/>
        <w:bottom w:val="none" w:sz="0" w:space="0" w:color="auto"/>
        <w:right w:val="none" w:sz="0" w:space="0" w:color="auto"/>
      </w:divBdr>
    </w:div>
    <w:div w:id="948126149">
      <w:bodyDiv w:val="1"/>
      <w:marLeft w:val="0"/>
      <w:marRight w:val="0"/>
      <w:marTop w:val="0"/>
      <w:marBottom w:val="0"/>
      <w:divBdr>
        <w:top w:val="none" w:sz="0" w:space="0" w:color="auto"/>
        <w:left w:val="none" w:sz="0" w:space="0" w:color="auto"/>
        <w:bottom w:val="none" w:sz="0" w:space="0" w:color="auto"/>
        <w:right w:val="none" w:sz="0" w:space="0" w:color="auto"/>
      </w:divBdr>
    </w:div>
    <w:div w:id="948469395">
      <w:bodyDiv w:val="1"/>
      <w:marLeft w:val="0"/>
      <w:marRight w:val="0"/>
      <w:marTop w:val="0"/>
      <w:marBottom w:val="0"/>
      <w:divBdr>
        <w:top w:val="none" w:sz="0" w:space="0" w:color="auto"/>
        <w:left w:val="none" w:sz="0" w:space="0" w:color="auto"/>
        <w:bottom w:val="none" w:sz="0" w:space="0" w:color="auto"/>
        <w:right w:val="none" w:sz="0" w:space="0" w:color="auto"/>
      </w:divBdr>
    </w:div>
    <w:div w:id="948665551">
      <w:bodyDiv w:val="1"/>
      <w:marLeft w:val="0"/>
      <w:marRight w:val="0"/>
      <w:marTop w:val="0"/>
      <w:marBottom w:val="0"/>
      <w:divBdr>
        <w:top w:val="none" w:sz="0" w:space="0" w:color="auto"/>
        <w:left w:val="none" w:sz="0" w:space="0" w:color="auto"/>
        <w:bottom w:val="none" w:sz="0" w:space="0" w:color="auto"/>
        <w:right w:val="none" w:sz="0" w:space="0" w:color="auto"/>
      </w:divBdr>
    </w:div>
    <w:div w:id="948853517">
      <w:bodyDiv w:val="1"/>
      <w:marLeft w:val="0"/>
      <w:marRight w:val="0"/>
      <w:marTop w:val="0"/>
      <w:marBottom w:val="0"/>
      <w:divBdr>
        <w:top w:val="none" w:sz="0" w:space="0" w:color="auto"/>
        <w:left w:val="none" w:sz="0" w:space="0" w:color="auto"/>
        <w:bottom w:val="none" w:sz="0" w:space="0" w:color="auto"/>
        <w:right w:val="none" w:sz="0" w:space="0" w:color="auto"/>
      </w:divBdr>
    </w:div>
    <w:div w:id="949241454">
      <w:bodyDiv w:val="1"/>
      <w:marLeft w:val="0"/>
      <w:marRight w:val="0"/>
      <w:marTop w:val="0"/>
      <w:marBottom w:val="0"/>
      <w:divBdr>
        <w:top w:val="none" w:sz="0" w:space="0" w:color="auto"/>
        <w:left w:val="none" w:sz="0" w:space="0" w:color="auto"/>
        <w:bottom w:val="none" w:sz="0" w:space="0" w:color="auto"/>
        <w:right w:val="none" w:sz="0" w:space="0" w:color="auto"/>
      </w:divBdr>
    </w:div>
    <w:div w:id="949779175">
      <w:bodyDiv w:val="1"/>
      <w:marLeft w:val="0"/>
      <w:marRight w:val="0"/>
      <w:marTop w:val="0"/>
      <w:marBottom w:val="0"/>
      <w:divBdr>
        <w:top w:val="none" w:sz="0" w:space="0" w:color="auto"/>
        <w:left w:val="none" w:sz="0" w:space="0" w:color="auto"/>
        <w:bottom w:val="none" w:sz="0" w:space="0" w:color="auto"/>
        <w:right w:val="none" w:sz="0" w:space="0" w:color="auto"/>
      </w:divBdr>
    </w:div>
    <w:div w:id="950237990">
      <w:bodyDiv w:val="1"/>
      <w:marLeft w:val="0"/>
      <w:marRight w:val="0"/>
      <w:marTop w:val="0"/>
      <w:marBottom w:val="0"/>
      <w:divBdr>
        <w:top w:val="none" w:sz="0" w:space="0" w:color="auto"/>
        <w:left w:val="none" w:sz="0" w:space="0" w:color="auto"/>
        <w:bottom w:val="none" w:sz="0" w:space="0" w:color="auto"/>
        <w:right w:val="none" w:sz="0" w:space="0" w:color="auto"/>
      </w:divBdr>
    </w:div>
    <w:div w:id="950478815">
      <w:bodyDiv w:val="1"/>
      <w:marLeft w:val="0"/>
      <w:marRight w:val="0"/>
      <w:marTop w:val="0"/>
      <w:marBottom w:val="0"/>
      <w:divBdr>
        <w:top w:val="none" w:sz="0" w:space="0" w:color="auto"/>
        <w:left w:val="none" w:sz="0" w:space="0" w:color="auto"/>
        <w:bottom w:val="none" w:sz="0" w:space="0" w:color="auto"/>
        <w:right w:val="none" w:sz="0" w:space="0" w:color="auto"/>
      </w:divBdr>
    </w:div>
    <w:div w:id="950549310">
      <w:bodyDiv w:val="1"/>
      <w:marLeft w:val="0"/>
      <w:marRight w:val="0"/>
      <w:marTop w:val="0"/>
      <w:marBottom w:val="0"/>
      <w:divBdr>
        <w:top w:val="none" w:sz="0" w:space="0" w:color="auto"/>
        <w:left w:val="none" w:sz="0" w:space="0" w:color="auto"/>
        <w:bottom w:val="none" w:sz="0" w:space="0" w:color="auto"/>
        <w:right w:val="none" w:sz="0" w:space="0" w:color="auto"/>
      </w:divBdr>
    </w:div>
    <w:div w:id="950555960">
      <w:bodyDiv w:val="1"/>
      <w:marLeft w:val="0"/>
      <w:marRight w:val="0"/>
      <w:marTop w:val="0"/>
      <w:marBottom w:val="0"/>
      <w:divBdr>
        <w:top w:val="none" w:sz="0" w:space="0" w:color="auto"/>
        <w:left w:val="none" w:sz="0" w:space="0" w:color="auto"/>
        <w:bottom w:val="none" w:sz="0" w:space="0" w:color="auto"/>
        <w:right w:val="none" w:sz="0" w:space="0" w:color="auto"/>
      </w:divBdr>
    </w:div>
    <w:div w:id="950624471">
      <w:bodyDiv w:val="1"/>
      <w:marLeft w:val="0"/>
      <w:marRight w:val="0"/>
      <w:marTop w:val="0"/>
      <w:marBottom w:val="0"/>
      <w:divBdr>
        <w:top w:val="none" w:sz="0" w:space="0" w:color="auto"/>
        <w:left w:val="none" w:sz="0" w:space="0" w:color="auto"/>
        <w:bottom w:val="none" w:sz="0" w:space="0" w:color="auto"/>
        <w:right w:val="none" w:sz="0" w:space="0" w:color="auto"/>
      </w:divBdr>
    </w:div>
    <w:div w:id="950821074">
      <w:bodyDiv w:val="1"/>
      <w:marLeft w:val="0"/>
      <w:marRight w:val="0"/>
      <w:marTop w:val="0"/>
      <w:marBottom w:val="0"/>
      <w:divBdr>
        <w:top w:val="none" w:sz="0" w:space="0" w:color="auto"/>
        <w:left w:val="none" w:sz="0" w:space="0" w:color="auto"/>
        <w:bottom w:val="none" w:sz="0" w:space="0" w:color="auto"/>
        <w:right w:val="none" w:sz="0" w:space="0" w:color="auto"/>
      </w:divBdr>
    </w:div>
    <w:div w:id="950891348">
      <w:bodyDiv w:val="1"/>
      <w:marLeft w:val="0"/>
      <w:marRight w:val="0"/>
      <w:marTop w:val="0"/>
      <w:marBottom w:val="0"/>
      <w:divBdr>
        <w:top w:val="none" w:sz="0" w:space="0" w:color="auto"/>
        <w:left w:val="none" w:sz="0" w:space="0" w:color="auto"/>
        <w:bottom w:val="none" w:sz="0" w:space="0" w:color="auto"/>
        <w:right w:val="none" w:sz="0" w:space="0" w:color="auto"/>
      </w:divBdr>
    </w:div>
    <w:div w:id="951329650">
      <w:bodyDiv w:val="1"/>
      <w:marLeft w:val="0"/>
      <w:marRight w:val="0"/>
      <w:marTop w:val="0"/>
      <w:marBottom w:val="0"/>
      <w:divBdr>
        <w:top w:val="none" w:sz="0" w:space="0" w:color="auto"/>
        <w:left w:val="none" w:sz="0" w:space="0" w:color="auto"/>
        <w:bottom w:val="none" w:sz="0" w:space="0" w:color="auto"/>
        <w:right w:val="none" w:sz="0" w:space="0" w:color="auto"/>
      </w:divBdr>
    </w:div>
    <w:div w:id="952437712">
      <w:bodyDiv w:val="1"/>
      <w:marLeft w:val="0"/>
      <w:marRight w:val="0"/>
      <w:marTop w:val="0"/>
      <w:marBottom w:val="0"/>
      <w:divBdr>
        <w:top w:val="none" w:sz="0" w:space="0" w:color="auto"/>
        <w:left w:val="none" w:sz="0" w:space="0" w:color="auto"/>
        <w:bottom w:val="none" w:sz="0" w:space="0" w:color="auto"/>
        <w:right w:val="none" w:sz="0" w:space="0" w:color="auto"/>
      </w:divBdr>
    </w:div>
    <w:div w:id="952439133">
      <w:bodyDiv w:val="1"/>
      <w:marLeft w:val="0"/>
      <w:marRight w:val="0"/>
      <w:marTop w:val="0"/>
      <w:marBottom w:val="0"/>
      <w:divBdr>
        <w:top w:val="none" w:sz="0" w:space="0" w:color="auto"/>
        <w:left w:val="none" w:sz="0" w:space="0" w:color="auto"/>
        <w:bottom w:val="none" w:sz="0" w:space="0" w:color="auto"/>
        <w:right w:val="none" w:sz="0" w:space="0" w:color="auto"/>
      </w:divBdr>
    </w:div>
    <w:div w:id="952706871">
      <w:bodyDiv w:val="1"/>
      <w:marLeft w:val="0"/>
      <w:marRight w:val="0"/>
      <w:marTop w:val="0"/>
      <w:marBottom w:val="0"/>
      <w:divBdr>
        <w:top w:val="none" w:sz="0" w:space="0" w:color="auto"/>
        <w:left w:val="none" w:sz="0" w:space="0" w:color="auto"/>
        <w:bottom w:val="none" w:sz="0" w:space="0" w:color="auto"/>
        <w:right w:val="none" w:sz="0" w:space="0" w:color="auto"/>
      </w:divBdr>
    </w:div>
    <w:div w:id="952906090">
      <w:bodyDiv w:val="1"/>
      <w:marLeft w:val="0"/>
      <w:marRight w:val="0"/>
      <w:marTop w:val="0"/>
      <w:marBottom w:val="0"/>
      <w:divBdr>
        <w:top w:val="none" w:sz="0" w:space="0" w:color="auto"/>
        <w:left w:val="none" w:sz="0" w:space="0" w:color="auto"/>
        <w:bottom w:val="none" w:sz="0" w:space="0" w:color="auto"/>
        <w:right w:val="none" w:sz="0" w:space="0" w:color="auto"/>
      </w:divBdr>
    </w:div>
    <w:div w:id="953515426">
      <w:bodyDiv w:val="1"/>
      <w:marLeft w:val="0"/>
      <w:marRight w:val="0"/>
      <w:marTop w:val="0"/>
      <w:marBottom w:val="0"/>
      <w:divBdr>
        <w:top w:val="none" w:sz="0" w:space="0" w:color="auto"/>
        <w:left w:val="none" w:sz="0" w:space="0" w:color="auto"/>
        <w:bottom w:val="none" w:sz="0" w:space="0" w:color="auto"/>
        <w:right w:val="none" w:sz="0" w:space="0" w:color="auto"/>
      </w:divBdr>
    </w:div>
    <w:div w:id="954140347">
      <w:bodyDiv w:val="1"/>
      <w:marLeft w:val="0"/>
      <w:marRight w:val="0"/>
      <w:marTop w:val="0"/>
      <w:marBottom w:val="0"/>
      <w:divBdr>
        <w:top w:val="none" w:sz="0" w:space="0" w:color="auto"/>
        <w:left w:val="none" w:sz="0" w:space="0" w:color="auto"/>
        <w:bottom w:val="none" w:sz="0" w:space="0" w:color="auto"/>
        <w:right w:val="none" w:sz="0" w:space="0" w:color="auto"/>
      </w:divBdr>
    </w:div>
    <w:div w:id="954169449">
      <w:bodyDiv w:val="1"/>
      <w:marLeft w:val="0"/>
      <w:marRight w:val="0"/>
      <w:marTop w:val="0"/>
      <w:marBottom w:val="0"/>
      <w:divBdr>
        <w:top w:val="none" w:sz="0" w:space="0" w:color="auto"/>
        <w:left w:val="none" w:sz="0" w:space="0" w:color="auto"/>
        <w:bottom w:val="none" w:sz="0" w:space="0" w:color="auto"/>
        <w:right w:val="none" w:sz="0" w:space="0" w:color="auto"/>
      </w:divBdr>
    </w:div>
    <w:div w:id="955864252">
      <w:bodyDiv w:val="1"/>
      <w:marLeft w:val="0"/>
      <w:marRight w:val="0"/>
      <w:marTop w:val="0"/>
      <w:marBottom w:val="0"/>
      <w:divBdr>
        <w:top w:val="none" w:sz="0" w:space="0" w:color="auto"/>
        <w:left w:val="none" w:sz="0" w:space="0" w:color="auto"/>
        <w:bottom w:val="none" w:sz="0" w:space="0" w:color="auto"/>
        <w:right w:val="none" w:sz="0" w:space="0" w:color="auto"/>
      </w:divBdr>
    </w:div>
    <w:div w:id="955910142">
      <w:bodyDiv w:val="1"/>
      <w:marLeft w:val="0"/>
      <w:marRight w:val="0"/>
      <w:marTop w:val="0"/>
      <w:marBottom w:val="0"/>
      <w:divBdr>
        <w:top w:val="none" w:sz="0" w:space="0" w:color="auto"/>
        <w:left w:val="none" w:sz="0" w:space="0" w:color="auto"/>
        <w:bottom w:val="none" w:sz="0" w:space="0" w:color="auto"/>
        <w:right w:val="none" w:sz="0" w:space="0" w:color="auto"/>
      </w:divBdr>
    </w:div>
    <w:div w:id="956789024">
      <w:bodyDiv w:val="1"/>
      <w:marLeft w:val="0"/>
      <w:marRight w:val="0"/>
      <w:marTop w:val="0"/>
      <w:marBottom w:val="0"/>
      <w:divBdr>
        <w:top w:val="none" w:sz="0" w:space="0" w:color="auto"/>
        <w:left w:val="none" w:sz="0" w:space="0" w:color="auto"/>
        <w:bottom w:val="none" w:sz="0" w:space="0" w:color="auto"/>
        <w:right w:val="none" w:sz="0" w:space="0" w:color="auto"/>
      </w:divBdr>
    </w:div>
    <w:div w:id="956957233">
      <w:bodyDiv w:val="1"/>
      <w:marLeft w:val="0"/>
      <w:marRight w:val="0"/>
      <w:marTop w:val="0"/>
      <w:marBottom w:val="0"/>
      <w:divBdr>
        <w:top w:val="none" w:sz="0" w:space="0" w:color="auto"/>
        <w:left w:val="none" w:sz="0" w:space="0" w:color="auto"/>
        <w:bottom w:val="none" w:sz="0" w:space="0" w:color="auto"/>
        <w:right w:val="none" w:sz="0" w:space="0" w:color="auto"/>
      </w:divBdr>
    </w:div>
    <w:div w:id="957106604">
      <w:bodyDiv w:val="1"/>
      <w:marLeft w:val="0"/>
      <w:marRight w:val="0"/>
      <w:marTop w:val="0"/>
      <w:marBottom w:val="0"/>
      <w:divBdr>
        <w:top w:val="none" w:sz="0" w:space="0" w:color="auto"/>
        <w:left w:val="none" w:sz="0" w:space="0" w:color="auto"/>
        <w:bottom w:val="none" w:sz="0" w:space="0" w:color="auto"/>
        <w:right w:val="none" w:sz="0" w:space="0" w:color="auto"/>
      </w:divBdr>
    </w:div>
    <w:div w:id="958223112">
      <w:bodyDiv w:val="1"/>
      <w:marLeft w:val="0"/>
      <w:marRight w:val="0"/>
      <w:marTop w:val="0"/>
      <w:marBottom w:val="0"/>
      <w:divBdr>
        <w:top w:val="none" w:sz="0" w:space="0" w:color="auto"/>
        <w:left w:val="none" w:sz="0" w:space="0" w:color="auto"/>
        <w:bottom w:val="none" w:sz="0" w:space="0" w:color="auto"/>
        <w:right w:val="none" w:sz="0" w:space="0" w:color="auto"/>
      </w:divBdr>
    </w:div>
    <w:div w:id="958531288">
      <w:bodyDiv w:val="1"/>
      <w:marLeft w:val="0"/>
      <w:marRight w:val="0"/>
      <w:marTop w:val="0"/>
      <w:marBottom w:val="0"/>
      <w:divBdr>
        <w:top w:val="none" w:sz="0" w:space="0" w:color="auto"/>
        <w:left w:val="none" w:sz="0" w:space="0" w:color="auto"/>
        <w:bottom w:val="none" w:sz="0" w:space="0" w:color="auto"/>
        <w:right w:val="none" w:sz="0" w:space="0" w:color="auto"/>
      </w:divBdr>
    </w:div>
    <w:div w:id="958561703">
      <w:bodyDiv w:val="1"/>
      <w:marLeft w:val="0"/>
      <w:marRight w:val="0"/>
      <w:marTop w:val="0"/>
      <w:marBottom w:val="0"/>
      <w:divBdr>
        <w:top w:val="none" w:sz="0" w:space="0" w:color="auto"/>
        <w:left w:val="none" w:sz="0" w:space="0" w:color="auto"/>
        <w:bottom w:val="none" w:sz="0" w:space="0" w:color="auto"/>
        <w:right w:val="none" w:sz="0" w:space="0" w:color="auto"/>
      </w:divBdr>
    </w:div>
    <w:div w:id="960917887">
      <w:bodyDiv w:val="1"/>
      <w:marLeft w:val="0"/>
      <w:marRight w:val="0"/>
      <w:marTop w:val="0"/>
      <w:marBottom w:val="0"/>
      <w:divBdr>
        <w:top w:val="none" w:sz="0" w:space="0" w:color="auto"/>
        <w:left w:val="none" w:sz="0" w:space="0" w:color="auto"/>
        <w:bottom w:val="none" w:sz="0" w:space="0" w:color="auto"/>
        <w:right w:val="none" w:sz="0" w:space="0" w:color="auto"/>
      </w:divBdr>
    </w:div>
    <w:div w:id="961155956">
      <w:bodyDiv w:val="1"/>
      <w:marLeft w:val="0"/>
      <w:marRight w:val="0"/>
      <w:marTop w:val="0"/>
      <w:marBottom w:val="0"/>
      <w:divBdr>
        <w:top w:val="none" w:sz="0" w:space="0" w:color="auto"/>
        <w:left w:val="none" w:sz="0" w:space="0" w:color="auto"/>
        <w:bottom w:val="none" w:sz="0" w:space="0" w:color="auto"/>
        <w:right w:val="none" w:sz="0" w:space="0" w:color="auto"/>
      </w:divBdr>
    </w:div>
    <w:div w:id="961425009">
      <w:bodyDiv w:val="1"/>
      <w:marLeft w:val="0"/>
      <w:marRight w:val="0"/>
      <w:marTop w:val="0"/>
      <w:marBottom w:val="0"/>
      <w:divBdr>
        <w:top w:val="none" w:sz="0" w:space="0" w:color="auto"/>
        <w:left w:val="none" w:sz="0" w:space="0" w:color="auto"/>
        <w:bottom w:val="none" w:sz="0" w:space="0" w:color="auto"/>
        <w:right w:val="none" w:sz="0" w:space="0" w:color="auto"/>
      </w:divBdr>
    </w:div>
    <w:div w:id="961770425">
      <w:bodyDiv w:val="1"/>
      <w:marLeft w:val="0"/>
      <w:marRight w:val="0"/>
      <w:marTop w:val="0"/>
      <w:marBottom w:val="0"/>
      <w:divBdr>
        <w:top w:val="none" w:sz="0" w:space="0" w:color="auto"/>
        <w:left w:val="none" w:sz="0" w:space="0" w:color="auto"/>
        <w:bottom w:val="none" w:sz="0" w:space="0" w:color="auto"/>
        <w:right w:val="none" w:sz="0" w:space="0" w:color="auto"/>
      </w:divBdr>
    </w:div>
    <w:div w:id="961808517">
      <w:bodyDiv w:val="1"/>
      <w:marLeft w:val="0"/>
      <w:marRight w:val="0"/>
      <w:marTop w:val="0"/>
      <w:marBottom w:val="0"/>
      <w:divBdr>
        <w:top w:val="none" w:sz="0" w:space="0" w:color="auto"/>
        <w:left w:val="none" w:sz="0" w:space="0" w:color="auto"/>
        <w:bottom w:val="none" w:sz="0" w:space="0" w:color="auto"/>
        <w:right w:val="none" w:sz="0" w:space="0" w:color="auto"/>
      </w:divBdr>
    </w:div>
    <w:div w:id="962080390">
      <w:bodyDiv w:val="1"/>
      <w:marLeft w:val="0"/>
      <w:marRight w:val="0"/>
      <w:marTop w:val="0"/>
      <w:marBottom w:val="0"/>
      <w:divBdr>
        <w:top w:val="none" w:sz="0" w:space="0" w:color="auto"/>
        <w:left w:val="none" w:sz="0" w:space="0" w:color="auto"/>
        <w:bottom w:val="none" w:sz="0" w:space="0" w:color="auto"/>
        <w:right w:val="none" w:sz="0" w:space="0" w:color="auto"/>
      </w:divBdr>
    </w:div>
    <w:div w:id="962886536">
      <w:bodyDiv w:val="1"/>
      <w:marLeft w:val="0"/>
      <w:marRight w:val="0"/>
      <w:marTop w:val="0"/>
      <w:marBottom w:val="0"/>
      <w:divBdr>
        <w:top w:val="none" w:sz="0" w:space="0" w:color="auto"/>
        <w:left w:val="none" w:sz="0" w:space="0" w:color="auto"/>
        <w:bottom w:val="none" w:sz="0" w:space="0" w:color="auto"/>
        <w:right w:val="none" w:sz="0" w:space="0" w:color="auto"/>
      </w:divBdr>
    </w:div>
    <w:div w:id="963316803">
      <w:bodyDiv w:val="1"/>
      <w:marLeft w:val="0"/>
      <w:marRight w:val="0"/>
      <w:marTop w:val="0"/>
      <w:marBottom w:val="0"/>
      <w:divBdr>
        <w:top w:val="none" w:sz="0" w:space="0" w:color="auto"/>
        <w:left w:val="none" w:sz="0" w:space="0" w:color="auto"/>
        <w:bottom w:val="none" w:sz="0" w:space="0" w:color="auto"/>
        <w:right w:val="none" w:sz="0" w:space="0" w:color="auto"/>
      </w:divBdr>
    </w:div>
    <w:div w:id="963849511">
      <w:bodyDiv w:val="1"/>
      <w:marLeft w:val="0"/>
      <w:marRight w:val="0"/>
      <w:marTop w:val="0"/>
      <w:marBottom w:val="0"/>
      <w:divBdr>
        <w:top w:val="none" w:sz="0" w:space="0" w:color="auto"/>
        <w:left w:val="none" w:sz="0" w:space="0" w:color="auto"/>
        <w:bottom w:val="none" w:sz="0" w:space="0" w:color="auto"/>
        <w:right w:val="none" w:sz="0" w:space="0" w:color="auto"/>
      </w:divBdr>
    </w:div>
    <w:div w:id="964695742">
      <w:bodyDiv w:val="1"/>
      <w:marLeft w:val="0"/>
      <w:marRight w:val="0"/>
      <w:marTop w:val="0"/>
      <w:marBottom w:val="0"/>
      <w:divBdr>
        <w:top w:val="none" w:sz="0" w:space="0" w:color="auto"/>
        <w:left w:val="none" w:sz="0" w:space="0" w:color="auto"/>
        <w:bottom w:val="none" w:sz="0" w:space="0" w:color="auto"/>
        <w:right w:val="none" w:sz="0" w:space="0" w:color="auto"/>
      </w:divBdr>
    </w:div>
    <w:div w:id="965433972">
      <w:bodyDiv w:val="1"/>
      <w:marLeft w:val="0"/>
      <w:marRight w:val="0"/>
      <w:marTop w:val="0"/>
      <w:marBottom w:val="0"/>
      <w:divBdr>
        <w:top w:val="none" w:sz="0" w:space="0" w:color="auto"/>
        <w:left w:val="none" w:sz="0" w:space="0" w:color="auto"/>
        <w:bottom w:val="none" w:sz="0" w:space="0" w:color="auto"/>
        <w:right w:val="none" w:sz="0" w:space="0" w:color="auto"/>
      </w:divBdr>
    </w:div>
    <w:div w:id="965501665">
      <w:bodyDiv w:val="1"/>
      <w:marLeft w:val="0"/>
      <w:marRight w:val="0"/>
      <w:marTop w:val="0"/>
      <w:marBottom w:val="0"/>
      <w:divBdr>
        <w:top w:val="none" w:sz="0" w:space="0" w:color="auto"/>
        <w:left w:val="none" w:sz="0" w:space="0" w:color="auto"/>
        <w:bottom w:val="none" w:sz="0" w:space="0" w:color="auto"/>
        <w:right w:val="none" w:sz="0" w:space="0" w:color="auto"/>
      </w:divBdr>
    </w:div>
    <w:div w:id="965508015">
      <w:bodyDiv w:val="1"/>
      <w:marLeft w:val="0"/>
      <w:marRight w:val="0"/>
      <w:marTop w:val="0"/>
      <w:marBottom w:val="0"/>
      <w:divBdr>
        <w:top w:val="none" w:sz="0" w:space="0" w:color="auto"/>
        <w:left w:val="none" w:sz="0" w:space="0" w:color="auto"/>
        <w:bottom w:val="none" w:sz="0" w:space="0" w:color="auto"/>
        <w:right w:val="none" w:sz="0" w:space="0" w:color="auto"/>
      </w:divBdr>
    </w:div>
    <w:div w:id="966012907">
      <w:bodyDiv w:val="1"/>
      <w:marLeft w:val="0"/>
      <w:marRight w:val="0"/>
      <w:marTop w:val="0"/>
      <w:marBottom w:val="0"/>
      <w:divBdr>
        <w:top w:val="none" w:sz="0" w:space="0" w:color="auto"/>
        <w:left w:val="none" w:sz="0" w:space="0" w:color="auto"/>
        <w:bottom w:val="none" w:sz="0" w:space="0" w:color="auto"/>
        <w:right w:val="none" w:sz="0" w:space="0" w:color="auto"/>
      </w:divBdr>
    </w:div>
    <w:div w:id="967128751">
      <w:bodyDiv w:val="1"/>
      <w:marLeft w:val="0"/>
      <w:marRight w:val="0"/>
      <w:marTop w:val="0"/>
      <w:marBottom w:val="0"/>
      <w:divBdr>
        <w:top w:val="none" w:sz="0" w:space="0" w:color="auto"/>
        <w:left w:val="none" w:sz="0" w:space="0" w:color="auto"/>
        <w:bottom w:val="none" w:sz="0" w:space="0" w:color="auto"/>
        <w:right w:val="none" w:sz="0" w:space="0" w:color="auto"/>
      </w:divBdr>
    </w:div>
    <w:div w:id="967202861">
      <w:bodyDiv w:val="1"/>
      <w:marLeft w:val="0"/>
      <w:marRight w:val="0"/>
      <w:marTop w:val="0"/>
      <w:marBottom w:val="0"/>
      <w:divBdr>
        <w:top w:val="none" w:sz="0" w:space="0" w:color="auto"/>
        <w:left w:val="none" w:sz="0" w:space="0" w:color="auto"/>
        <w:bottom w:val="none" w:sz="0" w:space="0" w:color="auto"/>
        <w:right w:val="none" w:sz="0" w:space="0" w:color="auto"/>
      </w:divBdr>
    </w:div>
    <w:div w:id="967391412">
      <w:bodyDiv w:val="1"/>
      <w:marLeft w:val="0"/>
      <w:marRight w:val="0"/>
      <w:marTop w:val="0"/>
      <w:marBottom w:val="0"/>
      <w:divBdr>
        <w:top w:val="none" w:sz="0" w:space="0" w:color="auto"/>
        <w:left w:val="none" w:sz="0" w:space="0" w:color="auto"/>
        <w:bottom w:val="none" w:sz="0" w:space="0" w:color="auto"/>
        <w:right w:val="none" w:sz="0" w:space="0" w:color="auto"/>
      </w:divBdr>
    </w:div>
    <w:div w:id="967666581">
      <w:bodyDiv w:val="1"/>
      <w:marLeft w:val="0"/>
      <w:marRight w:val="0"/>
      <w:marTop w:val="0"/>
      <w:marBottom w:val="0"/>
      <w:divBdr>
        <w:top w:val="none" w:sz="0" w:space="0" w:color="auto"/>
        <w:left w:val="none" w:sz="0" w:space="0" w:color="auto"/>
        <w:bottom w:val="none" w:sz="0" w:space="0" w:color="auto"/>
        <w:right w:val="none" w:sz="0" w:space="0" w:color="auto"/>
      </w:divBdr>
    </w:div>
    <w:div w:id="967858362">
      <w:bodyDiv w:val="1"/>
      <w:marLeft w:val="0"/>
      <w:marRight w:val="0"/>
      <w:marTop w:val="0"/>
      <w:marBottom w:val="0"/>
      <w:divBdr>
        <w:top w:val="none" w:sz="0" w:space="0" w:color="auto"/>
        <w:left w:val="none" w:sz="0" w:space="0" w:color="auto"/>
        <w:bottom w:val="none" w:sz="0" w:space="0" w:color="auto"/>
        <w:right w:val="none" w:sz="0" w:space="0" w:color="auto"/>
      </w:divBdr>
    </w:div>
    <w:div w:id="968315755">
      <w:bodyDiv w:val="1"/>
      <w:marLeft w:val="0"/>
      <w:marRight w:val="0"/>
      <w:marTop w:val="0"/>
      <w:marBottom w:val="0"/>
      <w:divBdr>
        <w:top w:val="none" w:sz="0" w:space="0" w:color="auto"/>
        <w:left w:val="none" w:sz="0" w:space="0" w:color="auto"/>
        <w:bottom w:val="none" w:sz="0" w:space="0" w:color="auto"/>
        <w:right w:val="none" w:sz="0" w:space="0" w:color="auto"/>
      </w:divBdr>
    </w:div>
    <w:div w:id="969287720">
      <w:bodyDiv w:val="1"/>
      <w:marLeft w:val="0"/>
      <w:marRight w:val="0"/>
      <w:marTop w:val="0"/>
      <w:marBottom w:val="0"/>
      <w:divBdr>
        <w:top w:val="none" w:sz="0" w:space="0" w:color="auto"/>
        <w:left w:val="none" w:sz="0" w:space="0" w:color="auto"/>
        <w:bottom w:val="none" w:sz="0" w:space="0" w:color="auto"/>
        <w:right w:val="none" w:sz="0" w:space="0" w:color="auto"/>
      </w:divBdr>
    </w:div>
    <w:div w:id="969431732">
      <w:bodyDiv w:val="1"/>
      <w:marLeft w:val="0"/>
      <w:marRight w:val="0"/>
      <w:marTop w:val="0"/>
      <w:marBottom w:val="0"/>
      <w:divBdr>
        <w:top w:val="none" w:sz="0" w:space="0" w:color="auto"/>
        <w:left w:val="none" w:sz="0" w:space="0" w:color="auto"/>
        <w:bottom w:val="none" w:sz="0" w:space="0" w:color="auto"/>
        <w:right w:val="none" w:sz="0" w:space="0" w:color="auto"/>
      </w:divBdr>
    </w:div>
    <w:div w:id="969674297">
      <w:bodyDiv w:val="1"/>
      <w:marLeft w:val="0"/>
      <w:marRight w:val="0"/>
      <w:marTop w:val="0"/>
      <w:marBottom w:val="0"/>
      <w:divBdr>
        <w:top w:val="none" w:sz="0" w:space="0" w:color="auto"/>
        <w:left w:val="none" w:sz="0" w:space="0" w:color="auto"/>
        <w:bottom w:val="none" w:sz="0" w:space="0" w:color="auto"/>
        <w:right w:val="none" w:sz="0" w:space="0" w:color="auto"/>
      </w:divBdr>
    </w:div>
    <w:div w:id="969827524">
      <w:bodyDiv w:val="1"/>
      <w:marLeft w:val="0"/>
      <w:marRight w:val="0"/>
      <w:marTop w:val="0"/>
      <w:marBottom w:val="0"/>
      <w:divBdr>
        <w:top w:val="none" w:sz="0" w:space="0" w:color="auto"/>
        <w:left w:val="none" w:sz="0" w:space="0" w:color="auto"/>
        <w:bottom w:val="none" w:sz="0" w:space="0" w:color="auto"/>
        <w:right w:val="none" w:sz="0" w:space="0" w:color="auto"/>
      </w:divBdr>
    </w:div>
    <w:div w:id="970134463">
      <w:bodyDiv w:val="1"/>
      <w:marLeft w:val="0"/>
      <w:marRight w:val="0"/>
      <w:marTop w:val="0"/>
      <w:marBottom w:val="0"/>
      <w:divBdr>
        <w:top w:val="none" w:sz="0" w:space="0" w:color="auto"/>
        <w:left w:val="none" w:sz="0" w:space="0" w:color="auto"/>
        <w:bottom w:val="none" w:sz="0" w:space="0" w:color="auto"/>
        <w:right w:val="none" w:sz="0" w:space="0" w:color="auto"/>
      </w:divBdr>
    </w:div>
    <w:div w:id="970138677">
      <w:bodyDiv w:val="1"/>
      <w:marLeft w:val="0"/>
      <w:marRight w:val="0"/>
      <w:marTop w:val="0"/>
      <w:marBottom w:val="0"/>
      <w:divBdr>
        <w:top w:val="none" w:sz="0" w:space="0" w:color="auto"/>
        <w:left w:val="none" w:sz="0" w:space="0" w:color="auto"/>
        <w:bottom w:val="none" w:sz="0" w:space="0" w:color="auto"/>
        <w:right w:val="none" w:sz="0" w:space="0" w:color="auto"/>
      </w:divBdr>
    </w:div>
    <w:div w:id="971520436">
      <w:bodyDiv w:val="1"/>
      <w:marLeft w:val="0"/>
      <w:marRight w:val="0"/>
      <w:marTop w:val="0"/>
      <w:marBottom w:val="0"/>
      <w:divBdr>
        <w:top w:val="none" w:sz="0" w:space="0" w:color="auto"/>
        <w:left w:val="none" w:sz="0" w:space="0" w:color="auto"/>
        <w:bottom w:val="none" w:sz="0" w:space="0" w:color="auto"/>
        <w:right w:val="none" w:sz="0" w:space="0" w:color="auto"/>
      </w:divBdr>
    </w:div>
    <w:div w:id="972104812">
      <w:bodyDiv w:val="1"/>
      <w:marLeft w:val="0"/>
      <w:marRight w:val="0"/>
      <w:marTop w:val="0"/>
      <w:marBottom w:val="0"/>
      <w:divBdr>
        <w:top w:val="none" w:sz="0" w:space="0" w:color="auto"/>
        <w:left w:val="none" w:sz="0" w:space="0" w:color="auto"/>
        <w:bottom w:val="none" w:sz="0" w:space="0" w:color="auto"/>
        <w:right w:val="none" w:sz="0" w:space="0" w:color="auto"/>
      </w:divBdr>
    </w:div>
    <w:div w:id="972255737">
      <w:bodyDiv w:val="1"/>
      <w:marLeft w:val="0"/>
      <w:marRight w:val="0"/>
      <w:marTop w:val="0"/>
      <w:marBottom w:val="0"/>
      <w:divBdr>
        <w:top w:val="none" w:sz="0" w:space="0" w:color="auto"/>
        <w:left w:val="none" w:sz="0" w:space="0" w:color="auto"/>
        <w:bottom w:val="none" w:sz="0" w:space="0" w:color="auto"/>
        <w:right w:val="none" w:sz="0" w:space="0" w:color="auto"/>
      </w:divBdr>
    </w:div>
    <w:div w:id="972752872">
      <w:bodyDiv w:val="1"/>
      <w:marLeft w:val="0"/>
      <w:marRight w:val="0"/>
      <w:marTop w:val="0"/>
      <w:marBottom w:val="0"/>
      <w:divBdr>
        <w:top w:val="none" w:sz="0" w:space="0" w:color="auto"/>
        <w:left w:val="none" w:sz="0" w:space="0" w:color="auto"/>
        <w:bottom w:val="none" w:sz="0" w:space="0" w:color="auto"/>
        <w:right w:val="none" w:sz="0" w:space="0" w:color="auto"/>
      </w:divBdr>
    </w:div>
    <w:div w:id="972830380">
      <w:bodyDiv w:val="1"/>
      <w:marLeft w:val="0"/>
      <w:marRight w:val="0"/>
      <w:marTop w:val="0"/>
      <w:marBottom w:val="0"/>
      <w:divBdr>
        <w:top w:val="none" w:sz="0" w:space="0" w:color="auto"/>
        <w:left w:val="none" w:sz="0" w:space="0" w:color="auto"/>
        <w:bottom w:val="none" w:sz="0" w:space="0" w:color="auto"/>
        <w:right w:val="none" w:sz="0" w:space="0" w:color="auto"/>
      </w:divBdr>
    </w:div>
    <w:div w:id="973406989">
      <w:bodyDiv w:val="1"/>
      <w:marLeft w:val="0"/>
      <w:marRight w:val="0"/>
      <w:marTop w:val="0"/>
      <w:marBottom w:val="0"/>
      <w:divBdr>
        <w:top w:val="none" w:sz="0" w:space="0" w:color="auto"/>
        <w:left w:val="none" w:sz="0" w:space="0" w:color="auto"/>
        <w:bottom w:val="none" w:sz="0" w:space="0" w:color="auto"/>
        <w:right w:val="none" w:sz="0" w:space="0" w:color="auto"/>
      </w:divBdr>
    </w:div>
    <w:div w:id="974142903">
      <w:bodyDiv w:val="1"/>
      <w:marLeft w:val="0"/>
      <w:marRight w:val="0"/>
      <w:marTop w:val="0"/>
      <w:marBottom w:val="0"/>
      <w:divBdr>
        <w:top w:val="none" w:sz="0" w:space="0" w:color="auto"/>
        <w:left w:val="none" w:sz="0" w:space="0" w:color="auto"/>
        <w:bottom w:val="none" w:sz="0" w:space="0" w:color="auto"/>
        <w:right w:val="none" w:sz="0" w:space="0" w:color="auto"/>
      </w:divBdr>
    </w:div>
    <w:div w:id="974212329">
      <w:bodyDiv w:val="1"/>
      <w:marLeft w:val="0"/>
      <w:marRight w:val="0"/>
      <w:marTop w:val="0"/>
      <w:marBottom w:val="0"/>
      <w:divBdr>
        <w:top w:val="none" w:sz="0" w:space="0" w:color="auto"/>
        <w:left w:val="none" w:sz="0" w:space="0" w:color="auto"/>
        <w:bottom w:val="none" w:sz="0" w:space="0" w:color="auto"/>
        <w:right w:val="none" w:sz="0" w:space="0" w:color="auto"/>
      </w:divBdr>
    </w:div>
    <w:div w:id="974483425">
      <w:bodyDiv w:val="1"/>
      <w:marLeft w:val="0"/>
      <w:marRight w:val="0"/>
      <w:marTop w:val="0"/>
      <w:marBottom w:val="0"/>
      <w:divBdr>
        <w:top w:val="none" w:sz="0" w:space="0" w:color="auto"/>
        <w:left w:val="none" w:sz="0" w:space="0" w:color="auto"/>
        <w:bottom w:val="none" w:sz="0" w:space="0" w:color="auto"/>
        <w:right w:val="none" w:sz="0" w:space="0" w:color="auto"/>
      </w:divBdr>
    </w:div>
    <w:div w:id="975918191">
      <w:bodyDiv w:val="1"/>
      <w:marLeft w:val="0"/>
      <w:marRight w:val="0"/>
      <w:marTop w:val="0"/>
      <w:marBottom w:val="0"/>
      <w:divBdr>
        <w:top w:val="none" w:sz="0" w:space="0" w:color="auto"/>
        <w:left w:val="none" w:sz="0" w:space="0" w:color="auto"/>
        <w:bottom w:val="none" w:sz="0" w:space="0" w:color="auto"/>
        <w:right w:val="none" w:sz="0" w:space="0" w:color="auto"/>
      </w:divBdr>
    </w:div>
    <w:div w:id="976225164">
      <w:bodyDiv w:val="1"/>
      <w:marLeft w:val="0"/>
      <w:marRight w:val="0"/>
      <w:marTop w:val="0"/>
      <w:marBottom w:val="0"/>
      <w:divBdr>
        <w:top w:val="none" w:sz="0" w:space="0" w:color="auto"/>
        <w:left w:val="none" w:sz="0" w:space="0" w:color="auto"/>
        <w:bottom w:val="none" w:sz="0" w:space="0" w:color="auto"/>
        <w:right w:val="none" w:sz="0" w:space="0" w:color="auto"/>
      </w:divBdr>
    </w:div>
    <w:div w:id="977731685">
      <w:bodyDiv w:val="1"/>
      <w:marLeft w:val="0"/>
      <w:marRight w:val="0"/>
      <w:marTop w:val="0"/>
      <w:marBottom w:val="0"/>
      <w:divBdr>
        <w:top w:val="none" w:sz="0" w:space="0" w:color="auto"/>
        <w:left w:val="none" w:sz="0" w:space="0" w:color="auto"/>
        <w:bottom w:val="none" w:sz="0" w:space="0" w:color="auto"/>
        <w:right w:val="none" w:sz="0" w:space="0" w:color="auto"/>
      </w:divBdr>
    </w:div>
    <w:div w:id="977997410">
      <w:bodyDiv w:val="1"/>
      <w:marLeft w:val="0"/>
      <w:marRight w:val="0"/>
      <w:marTop w:val="0"/>
      <w:marBottom w:val="0"/>
      <w:divBdr>
        <w:top w:val="none" w:sz="0" w:space="0" w:color="auto"/>
        <w:left w:val="none" w:sz="0" w:space="0" w:color="auto"/>
        <w:bottom w:val="none" w:sz="0" w:space="0" w:color="auto"/>
        <w:right w:val="none" w:sz="0" w:space="0" w:color="auto"/>
      </w:divBdr>
    </w:div>
    <w:div w:id="978614032">
      <w:bodyDiv w:val="1"/>
      <w:marLeft w:val="0"/>
      <w:marRight w:val="0"/>
      <w:marTop w:val="0"/>
      <w:marBottom w:val="0"/>
      <w:divBdr>
        <w:top w:val="none" w:sz="0" w:space="0" w:color="auto"/>
        <w:left w:val="none" w:sz="0" w:space="0" w:color="auto"/>
        <w:bottom w:val="none" w:sz="0" w:space="0" w:color="auto"/>
        <w:right w:val="none" w:sz="0" w:space="0" w:color="auto"/>
      </w:divBdr>
    </w:div>
    <w:div w:id="978875355">
      <w:bodyDiv w:val="1"/>
      <w:marLeft w:val="0"/>
      <w:marRight w:val="0"/>
      <w:marTop w:val="0"/>
      <w:marBottom w:val="0"/>
      <w:divBdr>
        <w:top w:val="none" w:sz="0" w:space="0" w:color="auto"/>
        <w:left w:val="none" w:sz="0" w:space="0" w:color="auto"/>
        <w:bottom w:val="none" w:sz="0" w:space="0" w:color="auto"/>
        <w:right w:val="none" w:sz="0" w:space="0" w:color="auto"/>
      </w:divBdr>
    </w:div>
    <w:div w:id="978918281">
      <w:bodyDiv w:val="1"/>
      <w:marLeft w:val="0"/>
      <w:marRight w:val="0"/>
      <w:marTop w:val="0"/>
      <w:marBottom w:val="0"/>
      <w:divBdr>
        <w:top w:val="none" w:sz="0" w:space="0" w:color="auto"/>
        <w:left w:val="none" w:sz="0" w:space="0" w:color="auto"/>
        <w:bottom w:val="none" w:sz="0" w:space="0" w:color="auto"/>
        <w:right w:val="none" w:sz="0" w:space="0" w:color="auto"/>
      </w:divBdr>
    </w:div>
    <w:div w:id="979267607">
      <w:bodyDiv w:val="1"/>
      <w:marLeft w:val="0"/>
      <w:marRight w:val="0"/>
      <w:marTop w:val="0"/>
      <w:marBottom w:val="0"/>
      <w:divBdr>
        <w:top w:val="none" w:sz="0" w:space="0" w:color="auto"/>
        <w:left w:val="none" w:sz="0" w:space="0" w:color="auto"/>
        <w:bottom w:val="none" w:sz="0" w:space="0" w:color="auto"/>
        <w:right w:val="none" w:sz="0" w:space="0" w:color="auto"/>
      </w:divBdr>
    </w:div>
    <w:div w:id="979384035">
      <w:bodyDiv w:val="1"/>
      <w:marLeft w:val="0"/>
      <w:marRight w:val="0"/>
      <w:marTop w:val="0"/>
      <w:marBottom w:val="0"/>
      <w:divBdr>
        <w:top w:val="none" w:sz="0" w:space="0" w:color="auto"/>
        <w:left w:val="none" w:sz="0" w:space="0" w:color="auto"/>
        <w:bottom w:val="none" w:sz="0" w:space="0" w:color="auto"/>
        <w:right w:val="none" w:sz="0" w:space="0" w:color="auto"/>
      </w:divBdr>
    </w:div>
    <w:div w:id="979458607">
      <w:bodyDiv w:val="1"/>
      <w:marLeft w:val="0"/>
      <w:marRight w:val="0"/>
      <w:marTop w:val="0"/>
      <w:marBottom w:val="0"/>
      <w:divBdr>
        <w:top w:val="none" w:sz="0" w:space="0" w:color="auto"/>
        <w:left w:val="none" w:sz="0" w:space="0" w:color="auto"/>
        <w:bottom w:val="none" w:sz="0" w:space="0" w:color="auto"/>
        <w:right w:val="none" w:sz="0" w:space="0" w:color="auto"/>
      </w:divBdr>
    </w:div>
    <w:div w:id="979922399">
      <w:bodyDiv w:val="1"/>
      <w:marLeft w:val="0"/>
      <w:marRight w:val="0"/>
      <w:marTop w:val="0"/>
      <w:marBottom w:val="0"/>
      <w:divBdr>
        <w:top w:val="none" w:sz="0" w:space="0" w:color="auto"/>
        <w:left w:val="none" w:sz="0" w:space="0" w:color="auto"/>
        <w:bottom w:val="none" w:sz="0" w:space="0" w:color="auto"/>
        <w:right w:val="none" w:sz="0" w:space="0" w:color="auto"/>
      </w:divBdr>
    </w:div>
    <w:div w:id="980767410">
      <w:bodyDiv w:val="1"/>
      <w:marLeft w:val="0"/>
      <w:marRight w:val="0"/>
      <w:marTop w:val="0"/>
      <w:marBottom w:val="0"/>
      <w:divBdr>
        <w:top w:val="none" w:sz="0" w:space="0" w:color="auto"/>
        <w:left w:val="none" w:sz="0" w:space="0" w:color="auto"/>
        <w:bottom w:val="none" w:sz="0" w:space="0" w:color="auto"/>
        <w:right w:val="none" w:sz="0" w:space="0" w:color="auto"/>
      </w:divBdr>
    </w:div>
    <w:div w:id="981039884">
      <w:bodyDiv w:val="1"/>
      <w:marLeft w:val="0"/>
      <w:marRight w:val="0"/>
      <w:marTop w:val="0"/>
      <w:marBottom w:val="0"/>
      <w:divBdr>
        <w:top w:val="none" w:sz="0" w:space="0" w:color="auto"/>
        <w:left w:val="none" w:sz="0" w:space="0" w:color="auto"/>
        <w:bottom w:val="none" w:sz="0" w:space="0" w:color="auto"/>
        <w:right w:val="none" w:sz="0" w:space="0" w:color="auto"/>
      </w:divBdr>
    </w:div>
    <w:div w:id="981270953">
      <w:bodyDiv w:val="1"/>
      <w:marLeft w:val="0"/>
      <w:marRight w:val="0"/>
      <w:marTop w:val="0"/>
      <w:marBottom w:val="0"/>
      <w:divBdr>
        <w:top w:val="none" w:sz="0" w:space="0" w:color="auto"/>
        <w:left w:val="none" w:sz="0" w:space="0" w:color="auto"/>
        <w:bottom w:val="none" w:sz="0" w:space="0" w:color="auto"/>
        <w:right w:val="none" w:sz="0" w:space="0" w:color="auto"/>
      </w:divBdr>
    </w:div>
    <w:div w:id="981351986">
      <w:bodyDiv w:val="1"/>
      <w:marLeft w:val="0"/>
      <w:marRight w:val="0"/>
      <w:marTop w:val="0"/>
      <w:marBottom w:val="0"/>
      <w:divBdr>
        <w:top w:val="none" w:sz="0" w:space="0" w:color="auto"/>
        <w:left w:val="none" w:sz="0" w:space="0" w:color="auto"/>
        <w:bottom w:val="none" w:sz="0" w:space="0" w:color="auto"/>
        <w:right w:val="none" w:sz="0" w:space="0" w:color="auto"/>
      </w:divBdr>
    </w:div>
    <w:div w:id="981538377">
      <w:bodyDiv w:val="1"/>
      <w:marLeft w:val="0"/>
      <w:marRight w:val="0"/>
      <w:marTop w:val="0"/>
      <w:marBottom w:val="0"/>
      <w:divBdr>
        <w:top w:val="none" w:sz="0" w:space="0" w:color="auto"/>
        <w:left w:val="none" w:sz="0" w:space="0" w:color="auto"/>
        <w:bottom w:val="none" w:sz="0" w:space="0" w:color="auto"/>
        <w:right w:val="none" w:sz="0" w:space="0" w:color="auto"/>
      </w:divBdr>
    </w:div>
    <w:div w:id="981622260">
      <w:bodyDiv w:val="1"/>
      <w:marLeft w:val="0"/>
      <w:marRight w:val="0"/>
      <w:marTop w:val="0"/>
      <w:marBottom w:val="0"/>
      <w:divBdr>
        <w:top w:val="none" w:sz="0" w:space="0" w:color="auto"/>
        <w:left w:val="none" w:sz="0" w:space="0" w:color="auto"/>
        <w:bottom w:val="none" w:sz="0" w:space="0" w:color="auto"/>
        <w:right w:val="none" w:sz="0" w:space="0" w:color="auto"/>
      </w:divBdr>
    </w:div>
    <w:div w:id="981809490">
      <w:bodyDiv w:val="1"/>
      <w:marLeft w:val="0"/>
      <w:marRight w:val="0"/>
      <w:marTop w:val="0"/>
      <w:marBottom w:val="0"/>
      <w:divBdr>
        <w:top w:val="none" w:sz="0" w:space="0" w:color="auto"/>
        <w:left w:val="none" w:sz="0" w:space="0" w:color="auto"/>
        <w:bottom w:val="none" w:sz="0" w:space="0" w:color="auto"/>
        <w:right w:val="none" w:sz="0" w:space="0" w:color="auto"/>
      </w:divBdr>
    </w:div>
    <w:div w:id="982271403">
      <w:bodyDiv w:val="1"/>
      <w:marLeft w:val="0"/>
      <w:marRight w:val="0"/>
      <w:marTop w:val="0"/>
      <w:marBottom w:val="0"/>
      <w:divBdr>
        <w:top w:val="none" w:sz="0" w:space="0" w:color="auto"/>
        <w:left w:val="none" w:sz="0" w:space="0" w:color="auto"/>
        <w:bottom w:val="none" w:sz="0" w:space="0" w:color="auto"/>
        <w:right w:val="none" w:sz="0" w:space="0" w:color="auto"/>
      </w:divBdr>
    </w:div>
    <w:div w:id="982390555">
      <w:bodyDiv w:val="1"/>
      <w:marLeft w:val="0"/>
      <w:marRight w:val="0"/>
      <w:marTop w:val="0"/>
      <w:marBottom w:val="0"/>
      <w:divBdr>
        <w:top w:val="none" w:sz="0" w:space="0" w:color="auto"/>
        <w:left w:val="none" w:sz="0" w:space="0" w:color="auto"/>
        <w:bottom w:val="none" w:sz="0" w:space="0" w:color="auto"/>
        <w:right w:val="none" w:sz="0" w:space="0" w:color="auto"/>
      </w:divBdr>
    </w:div>
    <w:div w:id="982469321">
      <w:bodyDiv w:val="1"/>
      <w:marLeft w:val="0"/>
      <w:marRight w:val="0"/>
      <w:marTop w:val="0"/>
      <w:marBottom w:val="0"/>
      <w:divBdr>
        <w:top w:val="none" w:sz="0" w:space="0" w:color="auto"/>
        <w:left w:val="none" w:sz="0" w:space="0" w:color="auto"/>
        <w:bottom w:val="none" w:sz="0" w:space="0" w:color="auto"/>
        <w:right w:val="none" w:sz="0" w:space="0" w:color="auto"/>
      </w:divBdr>
    </w:div>
    <w:div w:id="982848735">
      <w:bodyDiv w:val="1"/>
      <w:marLeft w:val="0"/>
      <w:marRight w:val="0"/>
      <w:marTop w:val="0"/>
      <w:marBottom w:val="0"/>
      <w:divBdr>
        <w:top w:val="none" w:sz="0" w:space="0" w:color="auto"/>
        <w:left w:val="none" w:sz="0" w:space="0" w:color="auto"/>
        <w:bottom w:val="none" w:sz="0" w:space="0" w:color="auto"/>
        <w:right w:val="none" w:sz="0" w:space="0" w:color="auto"/>
      </w:divBdr>
    </w:div>
    <w:div w:id="982854009">
      <w:bodyDiv w:val="1"/>
      <w:marLeft w:val="0"/>
      <w:marRight w:val="0"/>
      <w:marTop w:val="0"/>
      <w:marBottom w:val="0"/>
      <w:divBdr>
        <w:top w:val="none" w:sz="0" w:space="0" w:color="auto"/>
        <w:left w:val="none" w:sz="0" w:space="0" w:color="auto"/>
        <w:bottom w:val="none" w:sz="0" w:space="0" w:color="auto"/>
        <w:right w:val="none" w:sz="0" w:space="0" w:color="auto"/>
      </w:divBdr>
    </w:div>
    <w:div w:id="983125818">
      <w:bodyDiv w:val="1"/>
      <w:marLeft w:val="0"/>
      <w:marRight w:val="0"/>
      <w:marTop w:val="0"/>
      <w:marBottom w:val="0"/>
      <w:divBdr>
        <w:top w:val="none" w:sz="0" w:space="0" w:color="auto"/>
        <w:left w:val="none" w:sz="0" w:space="0" w:color="auto"/>
        <w:bottom w:val="none" w:sz="0" w:space="0" w:color="auto"/>
        <w:right w:val="none" w:sz="0" w:space="0" w:color="auto"/>
      </w:divBdr>
    </w:div>
    <w:div w:id="983318636">
      <w:bodyDiv w:val="1"/>
      <w:marLeft w:val="0"/>
      <w:marRight w:val="0"/>
      <w:marTop w:val="0"/>
      <w:marBottom w:val="0"/>
      <w:divBdr>
        <w:top w:val="none" w:sz="0" w:space="0" w:color="auto"/>
        <w:left w:val="none" w:sz="0" w:space="0" w:color="auto"/>
        <w:bottom w:val="none" w:sz="0" w:space="0" w:color="auto"/>
        <w:right w:val="none" w:sz="0" w:space="0" w:color="auto"/>
      </w:divBdr>
    </w:div>
    <w:div w:id="983513259">
      <w:bodyDiv w:val="1"/>
      <w:marLeft w:val="0"/>
      <w:marRight w:val="0"/>
      <w:marTop w:val="0"/>
      <w:marBottom w:val="0"/>
      <w:divBdr>
        <w:top w:val="none" w:sz="0" w:space="0" w:color="auto"/>
        <w:left w:val="none" w:sz="0" w:space="0" w:color="auto"/>
        <w:bottom w:val="none" w:sz="0" w:space="0" w:color="auto"/>
        <w:right w:val="none" w:sz="0" w:space="0" w:color="auto"/>
      </w:divBdr>
    </w:div>
    <w:div w:id="984551914">
      <w:bodyDiv w:val="1"/>
      <w:marLeft w:val="0"/>
      <w:marRight w:val="0"/>
      <w:marTop w:val="0"/>
      <w:marBottom w:val="0"/>
      <w:divBdr>
        <w:top w:val="none" w:sz="0" w:space="0" w:color="auto"/>
        <w:left w:val="none" w:sz="0" w:space="0" w:color="auto"/>
        <w:bottom w:val="none" w:sz="0" w:space="0" w:color="auto"/>
        <w:right w:val="none" w:sz="0" w:space="0" w:color="auto"/>
      </w:divBdr>
    </w:div>
    <w:div w:id="984894625">
      <w:bodyDiv w:val="1"/>
      <w:marLeft w:val="0"/>
      <w:marRight w:val="0"/>
      <w:marTop w:val="0"/>
      <w:marBottom w:val="0"/>
      <w:divBdr>
        <w:top w:val="none" w:sz="0" w:space="0" w:color="auto"/>
        <w:left w:val="none" w:sz="0" w:space="0" w:color="auto"/>
        <w:bottom w:val="none" w:sz="0" w:space="0" w:color="auto"/>
        <w:right w:val="none" w:sz="0" w:space="0" w:color="auto"/>
      </w:divBdr>
    </w:div>
    <w:div w:id="984969325">
      <w:bodyDiv w:val="1"/>
      <w:marLeft w:val="0"/>
      <w:marRight w:val="0"/>
      <w:marTop w:val="0"/>
      <w:marBottom w:val="0"/>
      <w:divBdr>
        <w:top w:val="none" w:sz="0" w:space="0" w:color="auto"/>
        <w:left w:val="none" w:sz="0" w:space="0" w:color="auto"/>
        <w:bottom w:val="none" w:sz="0" w:space="0" w:color="auto"/>
        <w:right w:val="none" w:sz="0" w:space="0" w:color="auto"/>
      </w:divBdr>
    </w:div>
    <w:div w:id="985203927">
      <w:bodyDiv w:val="1"/>
      <w:marLeft w:val="0"/>
      <w:marRight w:val="0"/>
      <w:marTop w:val="0"/>
      <w:marBottom w:val="0"/>
      <w:divBdr>
        <w:top w:val="none" w:sz="0" w:space="0" w:color="auto"/>
        <w:left w:val="none" w:sz="0" w:space="0" w:color="auto"/>
        <w:bottom w:val="none" w:sz="0" w:space="0" w:color="auto"/>
        <w:right w:val="none" w:sz="0" w:space="0" w:color="auto"/>
      </w:divBdr>
    </w:div>
    <w:div w:id="985279352">
      <w:bodyDiv w:val="1"/>
      <w:marLeft w:val="0"/>
      <w:marRight w:val="0"/>
      <w:marTop w:val="0"/>
      <w:marBottom w:val="0"/>
      <w:divBdr>
        <w:top w:val="none" w:sz="0" w:space="0" w:color="auto"/>
        <w:left w:val="none" w:sz="0" w:space="0" w:color="auto"/>
        <w:bottom w:val="none" w:sz="0" w:space="0" w:color="auto"/>
        <w:right w:val="none" w:sz="0" w:space="0" w:color="auto"/>
      </w:divBdr>
    </w:div>
    <w:div w:id="985282231">
      <w:bodyDiv w:val="1"/>
      <w:marLeft w:val="0"/>
      <w:marRight w:val="0"/>
      <w:marTop w:val="0"/>
      <w:marBottom w:val="0"/>
      <w:divBdr>
        <w:top w:val="none" w:sz="0" w:space="0" w:color="auto"/>
        <w:left w:val="none" w:sz="0" w:space="0" w:color="auto"/>
        <w:bottom w:val="none" w:sz="0" w:space="0" w:color="auto"/>
        <w:right w:val="none" w:sz="0" w:space="0" w:color="auto"/>
      </w:divBdr>
    </w:div>
    <w:div w:id="985283008">
      <w:bodyDiv w:val="1"/>
      <w:marLeft w:val="0"/>
      <w:marRight w:val="0"/>
      <w:marTop w:val="0"/>
      <w:marBottom w:val="0"/>
      <w:divBdr>
        <w:top w:val="none" w:sz="0" w:space="0" w:color="auto"/>
        <w:left w:val="none" w:sz="0" w:space="0" w:color="auto"/>
        <w:bottom w:val="none" w:sz="0" w:space="0" w:color="auto"/>
        <w:right w:val="none" w:sz="0" w:space="0" w:color="auto"/>
      </w:divBdr>
    </w:div>
    <w:div w:id="985353446">
      <w:bodyDiv w:val="1"/>
      <w:marLeft w:val="0"/>
      <w:marRight w:val="0"/>
      <w:marTop w:val="0"/>
      <w:marBottom w:val="0"/>
      <w:divBdr>
        <w:top w:val="none" w:sz="0" w:space="0" w:color="auto"/>
        <w:left w:val="none" w:sz="0" w:space="0" w:color="auto"/>
        <w:bottom w:val="none" w:sz="0" w:space="0" w:color="auto"/>
        <w:right w:val="none" w:sz="0" w:space="0" w:color="auto"/>
      </w:divBdr>
    </w:div>
    <w:div w:id="985478799">
      <w:bodyDiv w:val="1"/>
      <w:marLeft w:val="0"/>
      <w:marRight w:val="0"/>
      <w:marTop w:val="0"/>
      <w:marBottom w:val="0"/>
      <w:divBdr>
        <w:top w:val="none" w:sz="0" w:space="0" w:color="auto"/>
        <w:left w:val="none" w:sz="0" w:space="0" w:color="auto"/>
        <w:bottom w:val="none" w:sz="0" w:space="0" w:color="auto"/>
        <w:right w:val="none" w:sz="0" w:space="0" w:color="auto"/>
      </w:divBdr>
    </w:div>
    <w:div w:id="985860901">
      <w:bodyDiv w:val="1"/>
      <w:marLeft w:val="0"/>
      <w:marRight w:val="0"/>
      <w:marTop w:val="0"/>
      <w:marBottom w:val="0"/>
      <w:divBdr>
        <w:top w:val="none" w:sz="0" w:space="0" w:color="auto"/>
        <w:left w:val="none" w:sz="0" w:space="0" w:color="auto"/>
        <w:bottom w:val="none" w:sz="0" w:space="0" w:color="auto"/>
        <w:right w:val="none" w:sz="0" w:space="0" w:color="auto"/>
      </w:divBdr>
    </w:div>
    <w:div w:id="985940685">
      <w:bodyDiv w:val="1"/>
      <w:marLeft w:val="0"/>
      <w:marRight w:val="0"/>
      <w:marTop w:val="0"/>
      <w:marBottom w:val="0"/>
      <w:divBdr>
        <w:top w:val="none" w:sz="0" w:space="0" w:color="auto"/>
        <w:left w:val="none" w:sz="0" w:space="0" w:color="auto"/>
        <w:bottom w:val="none" w:sz="0" w:space="0" w:color="auto"/>
        <w:right w:val="none" w:sz="0" w:space="0" w:color="auto"/>
      </w:divBdr>
    </w:div>
    <w:div w:id="986085446">
      <w:bodyDiv w:val="1"/>
      <w:marLeft w:val="0"/>
      <w:marRight w:val="0"/>
      <w:marTop w:val="0"/>
      <w:marBottom w:val="0"/>
      <w:divBdr>
        <w:top w:val="none" w:sz="0" w:space="0" w:color="auto"/>
        <w:left w:val="none" w:sz="0" w:space="0" w:color="auto"/>
        <w:bottom w:val="none" w:sz="0" w:space="0" w:color="auto"/>
        <w:right w:val="none" w:sz="0" w:space="0" w:color="auto"/>
      </w:divBdr>
    </w:div>
    <w:div w:id="986399271">
      <w:bodyDiv w:val="1"/>
      <w:marLeft w:val="0"/>
      <w:marRight w:val="0"/>
      <w:marTop w:val="0"/>
      <w:marBottom w:val="0"/>
      <w:divBdr>
        <w:top w:val="none" w:sz="0" w:space="0" w:color="auto"/>
        <w:left w:val="none" w:sz="0" w:space="0" w:color="auto"/>
        <w:bottom w:val="none" w:sz="0" w:space="0" w:color="auto"/>
        <w:right w:val="none" w:sz="0" w:space="0" w:color="auto"/>
      </w:divBdr>
    </w:div>
    <w:div w:id="986545901">
      <w:bodyDiv w:val="1"/>
      <w:marLeft w:val="0"/>
      <w:marRight w:val="0"/>
      <w:marTop w:val="0"/>
      <w:marBottom w:val="0"/>
      <w:divBdr>
        <w:top w:val="none" w:sz="0" w:space="0" w:color="auto"/>
        <w:left w:val="none" w:sz="0" w:space="0" w:color="auto"/>
        <w:bottom w:val="none" w:sz="0" w:space="0" w:color="auto"/>
        <w:right w:val="none" w:sz="0" w:space="0" w:color="auto"/>
      </w:divBdr>
    </w:div>
    <w:div w:id="986860502">
      <w:bodyDiv w:val="1"/>
      <w:marLeft w:val="0"/>
      <w:marRight w:val="0"/>
      <w:marTop w:val="0"/>
      <w:marBottom w:val="0"/>
      <w:divBdr>
        <w:top w:val="none" w:sz="0" w:space="0" w:color="auto"/>
        <w:left w:val="none" w:sz="0" w:space="0" w:color="auto"/>
        <w:bottom w:val="none" w:sz="0" w:space="0" w:color="auto"/>
        <w:right w:val="none" w:sz="0" w:space="0" w:color="auto"/>
      </w:divBdr>
    </w:div>
    <w:div w:id="986974381">
      <w:bodyDiv w:val="1"/>
      <w:marLeft w:val="0"/>
      <w:marRight w:val="0"/>
      <w:marTop w:val="0"/>
      <w:marBottom w:val="0"/>
      <w:divBdr>
        <w:top w:val="none" w:sz="0" w:space="0" w:color="auto"/>
        <w:left w:val="none" w:sz="0" w:space="0" w:color="auto"/>
        <w:bottom w:val="none" w:sz="0" w:space="0" w:color="auto"/>
        <w:right w:val="none" w:sz="0" w:space="0" w:color="auto"/>
      </w:divBdr>
    </w:div>
    <w:div w:id="987514784">
      <w:bodyDiv w:val="1"/>
      <w:marLeft w:val="0"/>
      <w:marRight w:val="0"/>
      <w:marTop w:val="0"/>
      <w:marBottom w:val="0"/>
      <w:divBdr>
        <w:top w:val="none" w:sz="0" w:space="0" w:color="auto"/>
        <w:left w:val="none" w:sz="0" w:space="0" w:color="auto"/>
        <w:bottom w:val="none" w:sz="0" w:space="0" w:color="auto"/>
        <w:right w:val="none" w:sz="0" w:space="0" w:color="auto"/>
      </w:divBdr>
    </w:div>
    <w:div w:id="987708620">
      <w:bodyDiv w:val="1"/>
      <w:marLeft w:val="0"/>
      <w:marRight w:val="0"/>
      <w:marTop w:val="0"/>
      <w:marBottom w:val="0"/>
      <w:divBdr>
        <w:top w:val="none" w:sz="0" w:space="0" w:color="auto"/>
        <w:left w:val="none" w:sz="0" w:space="0" w:color="auto"/>
        <w:bottom w:val="none" w:sz="0" w:space="0" w:color="auto"/>
        <w:right w:val="none" w:sz="0" w:space="0" w:color="auto"/>
      </w:divBdr>
    </w:div>
    <w:div w:id="988167560">
      <w:bodyDiv w:val="1"/>
      <w:marLeft w:val="0"/>
      <w:marRight w:val="0"/>
      <w:marTop w:val="0"/>
      <w:marBottom w:val="0"/>
      <w:divBdr>
        <w:top w:val="none" w:sz="0" w:space="0" w:color="auto"/>
        <w:left w:val="none" w:sz="0" w:space="0" w:color="auto"/>
        <w:bottom w:val="none" w:sz="0" w:space="0" w:color="auto"/>
        <w:right w:val="none" w:sz="0" w:space="0" w:color="auto"/>
      </w:divBdr>
    </w:div>
    <w:div w:id="988368055">
      <w:bodyDiv w:val="1"/>
      <w:marLeft w:val="0"/>
      <w:marRight w:val="0"/>
      <w:marTop w:val="0"/>
      <w:marBottom w:val="0"/>
      <w:divBdr>
        <w:top w:val="none" w:sz="0" w:space="0" w:color="auto"/>
        <w:left w:val="none" w:sz="0" w:space="0" w:color="auto"/>
        <w:bottom w:val="none" w:sz="0" w:space="0" w:color="auto"/>
        <w:right w:val="none" w:sz="0" w:space="0" w:color="auto"/>
      </w:divBdr>
    </w:div>
    <w:div w:id="988825059">
      <w:bodyDiv w:val="1"/>
      <w:marLeft w:val="0"/>
      <w:marRight w:val="0"/>
      <w:marTop w:val="0"/>
      <w:marBottom w:val="0"/>
      <w:divBdr>
        <w:top w:val="none" w:sz="0" w:space="0" w:color="auto"/>
        <w:left w:val="none" w:sz="0" w:space="0" w:color="auto"/>
        <w:bottom w:val="none" w:sz="0" w:space="0" w:color="auto"/>
        <w:right w:val="none" w:sz="0" w:space="0" w:color="auto"/>
      </w:divBdr>
    </w:div>
    <w:div w:id="989092777">
      <w:bodyDiv w:val="1"/>
      <w:marLeft w:val="0"/>
      <w:marRight w:val="0"/>
      <w:marTop w:val="0"/>
      <w:marBottom w:val="0"/>
      <w:divBdr>
        <w:top w:val="none" w:sz="0" w:space="0" w:color="auto"/>
        <w:left w:val="none" w:sz="0" w:space="0" w:color="auto"/>
        <w:bottom w:val="none" w:sz="0" w:space="0" w:color="auto"/>
        <w:right w:val="none" w:sz="0" w:space="0" w:color="auto"/>
      </w:divBdr>
    </w:div>
    <w:div w:id="989528251">
      <w:bodyDiv w:val="1"/>
      <w:marLeft w:val="0"/>
      <w:marRight w:val="0"/>
      <w:marTop w:val="0"/>
      <w:marBottom w:val="0"/>
      <w:divBdr>
        <w:top w:val="none" w:sz="0" w:space="0" w:color="auto"/>
        <w:left w:val="none" w:sz="0" w:space="0" w:color="auto"/>
        <w:bottom w:val="none" w:sz="0" w:space="0" w:color="auto"/>
        <w:right w:val="none" w:sz="0" w:space="0" w:color="auto"/>
      </w:divBdr>
    </w:div>
    <w:div w:id="989868505">
      <w:bodyDiv w:val="1"/>
      <w:marLeft w:val="0"/>
      <w:marRight w:val="0"/>
      <w:marTop w:val="0"/>
      <w:marBottom w:val="0"/>
      <w:divBdr>
        <w:top w:val="none" w:sz="0" w:space="0" w:color="auto"/>
        <w:left w:val="none" w:sz="0" w:space="0" w:color="auto"/>
        <w:bottom w:val="none" w:sz="0" w:space="0" w:color="auto"/>
        <w:right w:val="none" w:sz="0" w:space="0" w:color="auto"/>
      </w:divBdr>
    </w:div>
    <w:div w:id="989943052">
      <w:bodyDiv w:val="1"/>
      <w:marLeft w:val="0"/>
      <w:marRight w:val="0"/>
      <w:marTop w:val="0"/>
      <w:marBottom w:val="0"/>
      <w:divBdr>
        <w:top w:val="none" w:sz="0" w:space="0" w:color="auto"/>
        <w:left w:val="none" w:sz="0" w:space="0" w:color="auto"/>
        <w:bottom w:val="none" w:sz="0" w:space="0" w:color="auto"/>
        <w:right w:val="none" w:sz="0" w:space="0" w:color="auto"/>
      </w:divBdr>
    </w:div>
    <w:div w:id="989946000">
      <w:bodyDiv w:val="1"/>
      <w:marLeft w:val="0"/>
      <w:marRight w:val="0"/>
      <w:marTop w:val="0"/>
      <w:marBottom w:val="0"/>
      <w:divBdr>
        <w:top w:val="none" w:sz="0" w:space="0" w:color="auto"/>
        <w:left w:val="none" w:sz="0" w:space="0" w:color="auto"/>
        <w:bottom w:val="none" w:sz="0" w:space="0" w:color="auto"/>
        <w:right w:val="none" w:sz="0" w:space="0" w:color="auto"/>
      </w:divBdr>
    </w:div>
    <w:div w:id="990134897">
      <w:bodyDiv w:val="1"/>
      <w:marLeft w:val="0"/>
      <w:marRight w:val="0"/>
      <w:marTop w:val="0"/>
      <w:marBottom w:val="0"/>
      <w:divBdr>
        <w:top w:val="none" w:sz="0" w:space="0" w:color="auto"/>
        <w:left w:val="none" w:sz="0" w:space="0" w:color="auto"/>
        <w:bottom w:val="none" w:sz="0" w:space="0" w:color="auto"/>
        <w:right w:val="none" w:sz="0" w:space="0" w:color="auto"/>
      </w:divBdr>
    </w:div>
    <w:div w:id="990207600">
      <w:bodyDiv w:val="1"/>
      <w:marLeft w:val="0"/>
      <w:marRight w:val="0"/>
      <w:marTop w:val="0"/>
      <w:marBottom w:val="0"/>
      <w:divBdr>
        <w:top w:val="none" w:sz="0" w:space="0" w:color="auto"/>
        <w:left w:val="none" w:sz="0" w:space="0" w:color="auto"/>
        <w:bottom w:val="none" w:sz="0" w:space="0" w:color="auto"/>
        <w:right w:val="none" w:sz="0" w:space="0" w:color="auto"/>
      </w:divBdr>
    </w:div>
    <w:div w:id="990254489">
      <w:bodyDiv w:val="1"/>
      <w:marLeft w:val="0"/>
      <w:marRight w:val="0"/>
      <w:marTop w:val="0"/>
      <w:marBottom w:val="0"/>
      <w:divBdr>
        <w:top w:val="none" w:sz="0" w:space="0" w:color="auto"/>
        <w:left w:val="none" w:sz="0" w:space="0" w:color="auto"/>
        <w:bottom w:val="none" w:sz="0" w:space="0" w:color="auto"/>
        <w:right w:val="none" w:sz="0" w:space="0" w:color="auto"/>
      </w:divBdr>
    </w:div>
    <w:div w:id="990521753">
      <w:bodyDiv w:val="1"/>
      <w:marLeft w:val="0"/>
      <w:marRight w:val="0"/>
      <w:marTop w:val="0"/>
      <w:marBottom w:val="0"/>
      <w:divBdr>
        <w:top w:val="none" w:sz="0" w:space="0" w:color="auto"/>
        <w:left w:val="none" w:sz="0" w:space="0" w:color="auto"/>
        <w:bottom w:val="none" w:sz="0" w:space="0" w:color="auto"/>
        <w:right w:val="none" w:sz="0" w:space="0" w:color="auto"/>
      </w:divBdr>
    </w:div>
    <w:div w:id="990987972">
      <w:bodyDiv w:val="1"/>
      <w:marLeft w:val="0"/>
      <w:marRight w:val="0"/>
      <w:marTop w:val="0"/>
      <w:marBottom w:val="0"/>
      <w:divBdr>
        <w:top w:val="none" w:sz="0" w:space="0" w:color="auto"/>
        <w:left w:val="none" w:sz="0" w:space="0" w:color="auto"/>
        <w:bottom w:val="none" w:sz="0" w:space="0" w:color="auto"/>
        <w:right w:val="none" w:sz="0" w:space="0" w:color="auto"/>
      </w:divBdr>
    </w:div>
    <w:div w:id="991442828">
      <w:bodyDiv w:val="1"/>
      <w:marLeft w:val="0"/>
      <w:marRight w:val="0"/>
      <w:marTop w:val="0"/>
      <w:marBottom w:val="0"/>
      <w:divBdr>
        <w:top w:val="none" w:sz="0" w:space="0" w:color="auto"/>
        <w:left w:val="none" w:sz="0" w:space="0" w:color="auto"/>
        <w:bottom w:val="none" w:sz="0" w:space="0" w:color="auto"/>
        <w:right w:val="none" w:sz="0" w:space="0" w:color="auto"/>
      </w:divBdr>
    </w:div>
    <w:div w:id="993295884">
      <w:bodyDiv w:val="1"/>
      <w:marLeft w:val="0"/>
      <w:marRight w:val="0"/>
      <w:marTop w:val="0"/>
      <w:marBottom w:val="0"/>
      <w:divBdr>
        <w:top w:val="none" w:sz="0" w:space="0" w:color="auto"/>
        <w:left w:val="none" w:sz="0" w:space="0" w:color="auto"/>
        <w:bottom w:val="none" w:sz="0" w:space="0" w:color="auto"/>
        <w:right w:val="none" w:sz="0" w:space="0" w:color="auto"/>
      </w:divBdr>
    </w:div>
    <w:div w:id="993410275">
      <w:bodyDiv w:val="1"/>
      <w:marLeft w:val="0"/>
      <w:marRight w:val="0"/>
      <w:marTop w:val="0"/>
      <w:marBottom w:val="0"/>
      <w:divBdr>
        <w:top w:val="none" w:sz="0" w:space="0" w:color="auto"/>
        <w:left w:val="none" w:sz="0" w:space="0" w:color="auto"/>
        <w:bottom w:val="none" w:sz="0" w:space="0" w:color="auto"/>
        <w:right w:val="none" w:sz="0" w:space="0" w:color="auto"/>
      </w:divBdr>
    </w:div>
    <w:div w:id="993874347">
      <w:bodyDiv w:val="1"/>
      <w:marLeft w:val="0"/>
      <w:marRight w:val="0"/>
      <w:marTop w:val="0"/>
      <w:marBottom w:val="0"/>
      <w:divBdr>
        <w:top w:val="none" w:sz="0" w:space="0" w:color="auto"/>
        <w:left w:val="none" w:sz="0" w:space="0" w:color="auto"/>
        <w:bottom w:val="none" w:sz="0" w:space="0" w:color="auto"/>
        <w:right w:val="none" w:sz="0" w:space="0" w:color="auto"/>
      </w:divBdr>
    </w:div>
    <w:div w:id="994260961">
      <w:bodyDiv w:val="1"/>
      <w:marLeft w:val="0"/>
      <w:marRight w:val="0"/>
      <w:marTop w:val="0"/>
      <w:marBottom w:val="0"/>
      <w:divBdr>
        <w:top w:val="none" w:sz="0" w:space="0" w:color="auto"/>
        <w:left w:val="none" w:sz="0" w:space="0" w:color="auto"/>
        <w:bottom w:val="none" w:sz="0" w:space="0" w:color="auto"/>
        <w:right w:val="none" w:sz="0" w:space="0" w:color="auto"/>
      </w:divBdr>
    </w:div>
    <w:div w:id="994338393">
      <w:bodyDiv w:val="1"/>
      <w:marLeft w:val="0"/>
      <w:marRight w:val="0"/>
      <w:marTop w:val="0"/>
      <w:marBottom w:val="0"/>
      <w:divBdr>
        <w:top w:val="none" w:sz="0" w:space="0" w:color="auto"/>
        <w:left w:val="none" w:sz="0" w:space="0" w:color="auto"/>
        <w:bottom w:val="none" w:sz="0" w:space="0" w:color="auto"/>
        <w:right w:val="none" w:sz="0" w:space="0" w:color="auto"/>
      </w:divBdr>
    </w:div>
    <w:div w:id="994451191">
      <w:bodyDiv w:val="1"/>
      <w:marLeft w:val="0"/>
      <w:marRight w:val="0"/>
      <w:marTop w:val="0"/>
      <w:marBottom w:val="0"/>
      <w:divBdr>
        <w:top w:val="none" w:sz="0" w:space="0" w:color="auto"/>
        <w:left w:val="none" w:sz="0" w:space="0" w:color="auto"/>
        <w:bottom w:val="none" w:sz="0" w:space="0" w:color="auto"/>
        <w:right w:val="none" w:sz="0" w:space="0" w:color="auto"/>
      </w:divBdr>
    </w:div>
    <w:div w:id="994987106">
      <w:bodyDiv w:val="1"/>
      <w:marLeft w:val="0"/>
      <w:marRight w:val="0"/>
      <w:marTop w:val="0"/>
      <w:marBottom w:val="0"/>
      <w:divBdr>
        <w:top w:val="none" w:sz="0" w:space="0" w:color="auto"/>
        <w:left w:val="none" w:sz="0" w:space="0" w:color="auto"/>
        <w:bottom w:val="none" w:sz="0" w:space="0" w:color="auto"/>
        <w:right w:val="none" w:sz="0" w:space="0" w:color="auto"/>
      </w:divBdr>
    </w:div>
    <w:div w:id="995569219">
      <w:bodyDiv w:val="1"/>
      <w:marLeft w:val="0"/>
      <w:marRight w:val="0"/>
      <w:marTop w:val="0"/>
      <w:marBottom w:val="0"/>
      <w:divBdr>
        <w:top w:val="none" w:sz="0" w:space="0" w:color="auto"/>
        <w:left w:val="none" w:sz="0" w:space="0" w:color="auto"/>
        <w:bottom w:val="none" w:sz="0" w:space="0" w:color="auto"/>
        <w:right w:val="none" w:sz="0" w:space="0" w:color="auto"/>
      </w:divBdr>
    </w:div>
    <w:div w:id="995693714">
      <w:bodyDiv w:val="1"/>
      <w:marLeft w:val="0"/>
      <w:marRight w:val="0"/>
      <w:marTop w:val="0"/>
      <w:marBottom w:val="0"/>
      <w:divBdr>
        <w:top w:val="none" w:sz="0" w:space="0" w:color="auto"/>
        <w:left w:val="none" w:sz="0" w:space="0" w:color="auto"/>
        <w:bottom w:val="none" w:sz="0" w:space="0" w:color="auto"/>
        <w:right w:val="none" w:sz="0" w:space="0" w:color="auto"/>
      </w:divBdr>
    </w:div>
    <w:div w:id="996150488">
      <w:bodyDiv w:val="1"/>
      <w:marLeft w:val="0"/>
      <w:marRight w:val="0"/>
      <w:marTop w:val="0"/>
      <w:marBottom w:val="0"/>
      <w:divBdr>
        <w:top w:val="none" w:sz="0" w:space="0" w:color="auto"/>
        <w:left w:val="none" w:sz="0" w:space="0" w:color="auto"/>
        <w:bottom w:val="none" w:sz="0" w:space="0" w:color="auto"/>
        <w:right w:val="none" w:sz="0" w:space="0" w:color="auto"/>
      </w:divBdr>
    </w:div>
    <w:div w:id="996960685">
      <w:bodyDiv w:val="1"/>
      <w:marLeft w:val="0"/>
      <w:marRight w:val="0"/>
      <w:marTop w:val="0"/>
      <w:marBottom w:val="0"/>
      <w:divBdr>
        <w:top w:val="none" w:sz="0" w:space="0" w:color="auto"/>
        <w:left w:val="none" w:sz="0" w:space="0" w:color="auto"/>
        <w:bottom w:val="none" w:sz="0" w:space="0" w:color="auto"/>
        <w:right w:val="none" w:sz="0" w:space="0" w:color="auto"/>
      </w:divBdr>
    </w:div>
    <w:div w:id="997222464">
      <w:bodyDiv w:val="1"/>
      <w:marLeft w:val="0"/>
      <w:marRight w:val="0"/>
      <w:marTop w:val="0"/>
      <w:marBottom w:val="0"/>
      <w:divBdr>
        <w:top w:val="none" w:sz="0" w:space="0" w:color="auto"/>
        <w:left w:val="none" w:sz="0" w:space="0" w:color="auto"/>
        <w:bottom w:val="none" w:sz="0" w:space="0" w:color="auto"/>
        <w:right w:val="none" w:sz="0" w:space="0" w:color="auto"/>
      </w:divBdr>
    </w:div>
    <w:div w:id="997466716">
      <w:bodyDiv w:val="1"/>
      <w:marLeft w:val="0"/>
      <w:marRight w:val="0"/>
      <w:marTop w:val="0"/>
      <w:marBottom w:val="0"/>
      <w:divBdr>
        <w:top w:val="none" w:sz="0" w:space="0" w:color="auto"/>
        <w:left w:val="none" w:sz="0" w:space="0" w:color="auto"/>
        <w:bottom w:val="none" w:sz="0" w:space="0" w:color="auto"/>
        <w:right w:val="none" w:sz="0" w:space="0" w:color="auto"/>
      </w:divBdr>
    </w:div>
    <w:div w:id="997538749">
      <w:bodyDiv w:val="1"/>
      <w:marLeft w:val="0"/>
      <w:marRight w:val="0"/>
      <w:marTop w:val="0"/>
      <w:marBottom w:val="0"/>
      <w:divBdr>
        <w:top w:val="none" w:sz="0" w:space="0" w:color="auto"/>
        <w:left w:val="none" w:sz="0" w:space="0" w:color="auto"/>
        <w:bottom w:val="none" w:sz="0" w:space="0" w:color="auto"/>
        <w:right w:val="none" w:sz="0" w:space="0" w:color="auto"/>
      </w:divBdr>
    </w:div>
    <w:div w:id="997731389">
      <w:bodyDiv w:val="1"/>
      <w:marLeft w:val="0"/>
      <w:marRight w:val="0"/>
      <w:marTop w:val="0"/>
      <w:marBottom w:val="0"/>
      <w:divBdr>
        <w:top w:val="none" w:sz="0" w:space="0" w:color="auto"/>
        <w:left w:val="none" w:sz="0" w:space="0" w:color="auto"/>
        <w:bottom w:val="none" w:sz="0" w:space="0" w:color="auto"/>
        <w:right w:val="none" w:sz="0" w:space="0" w:color="auto"/>
      </w:divBdr>
    </w:div>
    <w:div w:id="998189295">
      <w:bodyDiv w:val="1"/>
      <w:marLeft w:val="0"/>
      <w:marRight w:val="0"/>
      <w:marTop w:val="0"/>
      <w:marBottom w:val="0"/>
      <w:divBdr>
        <w:top w:val="none" w:sz="0" w:space="0" w:color="auto"/>
        <w:left w:val="none" w:sz="0" w:space="0" w:color="auto"/>
        <w:bottom w:val="none" w:sz="0" w:space="0" w:color="auto"/>
        <w:right w:val="none" w:sz="0" w:space="0" w:color="auto"/>
      </w:divBdr>
    </w:div>
    <w:div w:id="999386716">
      <w:bodyDiv w:val="1"/>
      <w:marLeft w:val="0"/>
      <w:marRight w:val="0"/>
      <w:marTop w:val="0"/>
      <w:marBottom w:val="0"/>
      <w:divBdr>
        <w:top w:val="none" w:sz="0" w:space="0" w:color="auto"/>
        <w:left w:val="none" w:sz="0" w:space="0" w:color="auto"/>
        <w:bottom w:val="none" w:sz="0" w:space="0" w:color="auto"/>
        <w:right w:val="none" w:sz="0" w:space="0" w:color="auto"/>
      </w:divBdr>
    </w:div>
    <w:div w:id="1000237696">
      <w:bodyDiv w:val="1"/>
      <w:marLeft w:val="0"/>
      <w:marRight w:val="0"/>
      <w:marTop w:val="0"/>
      <w:marBottom w:val="0"/>
      <w:divBdr>
        <w:top w:val="none" w:sz="0" w:space="0" w:color="auto"/>
        <w:left w:val="none" w:sz="0" w:space="0" w:color="auto"/>
        <w:bottom w:val="none" w:sz="0" w:space="0" w:color="auto"/>
        <w:right w:val="none" w:sz="0" w:space="0" w:color="auto"/>
      </w:divBdr>
    </w:div>
    <w:div w:id="1000624609">
      <w:bodyDiv w:val="1"/>
      <w:marLeft w:val="0"/>
      <w:marRight w:val="0"/>
      <w:marTop w:val="0"/>
      <w:marBottom w:val="0"/>
      <w:divBdr>
        <w:top w:val="none" w:sz="0" w:space="0" w:color="auto"/>
        <w:left w:val="none" w:sz="0" w:space="0" w:color="auto"/>
        <w:bottom w:val="none" w:sz="0" w:space="0" w:color="auto"/>
        <w:right w:val="none" w:sz="0" w:space="0" w:color="auto"/>
      </w:divBdr>
    </w:div>
    <w:div w:id="1001078625">
      <w:bodyDiv w:val="1"/>
      <w:marLeft w:val="0"/>
      <w:marRight w:val="0"/>
      <w:marTop w:val="0"/>
      <w:marBottom w:val="0"/>
      <w:divBdr>
        <w:top w:val="none" w:sz="0" w:space="0" w:color="auto"/>
        <w:left w:val="none" w:sz="0" w:space="0" w:color="auto"/>
        <w:bottom w:val="none" w:sz="0" w:space="0" w:color="auto"/>
        <w:right w:val="none" w:sz="0" w:space="0" w:color="auto"/>
      </w:divBdr>
    </w:div>
    <w:div w:id="1001398065">
      <w:bodyDiv w:val="1"/>
      <w:marLeft w:val="0"/>
      <w:marRight w:val="0"/>
      <w:marTop w:val="0"/>
      <w:marBottom w:val="0"/>
      <w:divBdr>
        <w:top w:val="none" w:sz="0" w:space="0" w:color="auto"/>
        <w:left w:val="none" w:sz="0" w:space="0" w:color="auto"/>
        <w:bottom w:val="none" w:sz="0" w:space="0" w:color="auto"/>
        <w:right w:val="none" w:sz="0" w:space="0" w:color="auto"/>
      </w:divBdr>
    </w:div>
    <w:div w:id="1001739389">
      <w:bodyDiv w:val="1"/>
      <w:marLeft w:val="0"/>
      <w:marRight w:val="0"/>
      <w:marTop w:val="0"/>
      <w:marBottom w:val="0"/>
      <w:divBdr>
        <w:top w:val="none" w:sz="0" w:space="0" w:color="auto"/>
        <w:left w:val="none" w:sz="0" w:space="0" w:color="auto"/>
        <w:bottom w:val="none" w:sz="0" w:space="0" w:color="auto"/>
        <w:right w:val="none" w:sz="0" w:space="0" w:color="auto"/>
      </w:divBdr>
    </w:div>
    <w:div w:id="1002195441">
      <w:bodyDiv w:val="1"/>
      <w:marLeft w:val="0"/>
      <w:marRight w:val="0"/>
      <w:marTop w:val="0"/>
      <w:marBottom w:val="0"/>
      <w:divBdr>
        <w:top w:val="none" w:sz="0" w:space="0" w:color="auto"/>
        <w:left w:val="none" w:sz="0" w:space="0" w:color="auto"/>
        <w:bottom w:val="none" w:sz="0" w:space="0" w:color="auto"/>
        <w:right w:val="none" w:sz="0" w:space="0" w:color="auto"/>
      </w:divBdr>
    </w:div>
    <w:div w:id="1002440362">
      <w:bodyDiv w:val="1"/>
      <w:marLeft w:val="0"/>
      <w:marRight w:val="0"/>
      <w:marTop w:val="0"/>
      <w:marBottom w:val="0"/>
      <w:divBdr>
        <w:top w:val="none" w:sz="0" w:space="0" w:color="auto"/>
        <w:left w:val="none" w:sz="0" w:space="0" w:color="auto"/>
        <w:bottom w:val="none" w:sz="0" w:space="0" w:color="auto"/>
        <w:right w:val="none" w:sz="0" w:space="0" w:color="auto"/>
      </w:divBdr>
    </w:div>
    <w:div w:id="1002583618">
      <w:bodyDiv w:val="1"/>
      <w:marLeft w:val="0"/>
      <w:marRight w:val="0"/>
      <w:marTop w:val="0"/>
      <w:marBottom w:val="0"/>
      <w:divBdr>
        <w:top w:val="none" w:sz="0" w:space="0" w:color="auto"/>
        <w:left w:val="none" w:sz="0" w:space="0" w:color="auto"/>
        <w:bottom w:val="none" w:sz="0" w:space="0" w:color="auto"/>
        <w:right w:val="none" w:sz="0" w:space="0" w:color="auto"/>
      </w:divBdr>
    </w:div>
    <w:div w:id="1002707893">
      <w:bodyDiv w:val="1"/>
      <w:marLeft w:val="0"/>
      <w:marRight w:val="0"/>
      <w:marTop w:val="0"/>
      <w:marBottom w:val="0"/>
      <w:divBdr>
        <w:top w:val="none" w:sz="0" w:space="0" w:color="auto"/>
        <w:left w:val="none" w:sz="0" w:space="0" w:color="auto"/>
        <w:bottom w:val="none" w:sz="0" w:space="0" w:color="auto"/>
        <w:right w:val="none" w:sz="0" w:space="0" w:color="auto"/>
      </w:divBdr>
    </w:div>
    <w:div w:id="1003043942">
      <w:bodyDiv w:val="1"/>
      <w:marLeft w:val="0"/>
      <w:marRight w:val="0"/>
      <w:marTop w:val="0"/>
      <w:marBottom w:val="0"/>
      <w:divBdr>
        <w:top w:val="none" w:sz="0" w:space="0" w:color="auto"/>
        <w:left w:val="none" w:sz="0" w:space="0" w:color="auto"/>
        <w:bottom w:val="none" w:sz="0" w:space="0" w:color="auto"/>
        <w:right w:val="none" w:sz="0" w:space="0" w:color="auto"/>
      </w:divBdr>
    </w:div>
    <w:div w:id="1004018026">
      <w:bodyDiv w:val="1"/>
      <w:marLeft w:val="0"/>
      <w:marRight w:val="0"/>
      <w:marTop w:val="0"/>
      <w:marBottom w:val="0"/>
      <w:divBdr>
        <w:top w:val="none" w:sz="0" w:space="0" w:color="auto"/>
        <w:left w:val="none" w:sz="0" w:space="0" w:color="auto"/>
        <w:bottom w:val="none" w:sz="0" w:space="0" w:color="auto"/>
        <w:right w:val="none" w:sz="0" w:space="0" w:color="auto"/>
      </w:divBdr>
    </w:div>
    <w:div w:id="1005208672">
      <w:bodyDiv w:val="1"/>
      <w:marLeft w:val="0"/>
      <w:marRight w:val="0"/>
      <w:marTop w:val="0"/>
      <w:marBottom w:val="0"/>
      <w:divBdr>
        <w:top w:val="none" w:sz="0" w:space="0" w:color="auto"/>
        <w:left w:val="none" w:sz="0" w:space="0" w:color="auto"/>
        <w:bottom w:val="none" w:sz="0" w:space="0" w:color="auto"/>
        <w:right w:val="none" w:sz="0" w:space="0" w:color="auto"/>
      </w:divBdr>
    </w:div>
    <w:div w:id="1005328965">
      <w:bodyDiv w:val="1"/>
      <w:marLeft w:val="0"/>
      <w:marRight w:val="0"/>
      <w:marTop w:val="0"/>
      <w:marBottom w:val="0"/>
      <w:divBdr>
        <w:top w:val="none" w:sz="0" w:space="0" w:color="auto"/>
        <w:left w:val="none" w:sz="0" w:space="0" w:color="auto"/>
        <w:bottom w:val="none" w:sz="0" w:space="0" w:color="auto"/>
        <w:right w:val="none" w:sz="0" w:space="0" w:color="auto"/>
      </w:divBdr>
    </w:div>
    <w:div w:id="1005934479">
      <w:bodyDiv w:val="1"/>
      <w:marLeft w:val="0"/>
      <w:marRight w:val="0"/>
      <w:marTop w:val="0"/>
      <w:marBottom w:val="0"/>
      <w:divBdr>
        <w:top w:val="none" w:sz="0" w:space="0" w:color="auto"/>
        <w:left w:val="none" w:sz="0" w:space="0" w:color="auto"/>
        <w:bottom w:val="none" w:sz="0" w:space="0" w:color="auto"/>
        <w:right w:val="none" w:sz="0" w:space="0" w:color="auto"/>
      </w:divBdr>
    </w:div>
    <w:div w:id="1006978982">
      <w:bodyDiv w:val="1"/>
      <w:marLeft w:val="0"/>
      <w:marRight w:val="0"/>
      <w:marTop w:val="0"/>
      <w:marBottom w:val="0"/>
      <w:divBdr>
        <w:top w:val="none" w:sz="0" w:space="0" w:color="auto"/>
        <w:left w:val="none" w:sz="0" w:space="0" w:color="auto"/>
        <w:bottom w:val="none" w:sz="0" w:space="0" w:color="auto"/>
        <w:right w:val="none" w:sz="0" w:space="0" w:color="auto"/>
      </w:divBdr>
    </w:div>
    <w:div w:id="1007370175">
      <w:bodyDiv w:val="1"/>
      <w:marLeft w:val="0"/>
      <w:marRight w:val="0"/>
      <w:marTop w:val="0"/>
      <w:marBottom w:val="0"/>
      <w:divBdr>
        <w:top w:val="none" w:sz="0" w:space="0" w:color="auto"/>
        <w:left w:val="none" w:sz="0" w:space="0" w:color="auto"/>
        <w:bottom w:val="none" w:sz="0" w:space="0" w:color="auto"/>
        <w:right w:val="none" w:sz="0" w:space="0" w:color="auto"/>
      </w:divBdr>
    </w:div>
    <w:div w:id="1007827896">
      <w:bodyDiv w:val="1"/>
      <w:marLeft w:val="0"/>
      <w:marRight w:val="0"/>
      <w:marTop w:val="0"/>
      <w:marBottom w:val="0"/>
      <w:divBdr>
        <w:top w:val="none" w:sz="0" w:space="0" w:color="auto"/>
        <w:left w:val="none" w:sz="0" w:space="0" w:color="auto"/>
        <w:bottom w:val="none" w:sz="0" w:space="0" w:color="auto"/>
        <w:right w:val="none" w:sz="0" w:space="0" w:color="auto"/>
      </w:divBdr>
    </w:div>
    <w:div w:id="1007899308">
      <w:bodyDiv w:val="1"/>
      <w:marLeft w:val="0"/>
      <w:marRight w:val="0"/>
      <w:marTop w:val="0"/>
      <w:marBottom w:val="0"/>
      <w:divBdr>
        <w:top w:val="none" w:sz="0" w:space="0" w:color="auto"/>
        <w:left w:val="none" w:sz="0" w:space="0" w:color="auto"/>
        <w:bottom w:val="none" w:sz="0" w:space="0" w:color="auto"/>
        <w:right w:val="none" w:sz="0" w:space="0" w:color="auto"/>
      </w:divBdr>
    </w:div>
    <w:div w:id="1008168650">
      <w:bodyDiv w:val="1"/>
      <w:marLeft w:val="0"/>
      <w:marRight w:val="0"/>
      <w:marTop w:val="0"/>
      <w:marBottom w:val="0"/>
      <w:divBdr>
        <w:top w:val="none" w:sz="0" w:space="0" w:color="auto"/>
        <w:left w:val="none" w:sz="0" w:space="0" w:color="auto"/>
        <w:bottom w:val="none" w:sz="0" w:space="0" w:color="auto"/>
        <w:right w:val="none" w:sz="0" w:space="0" w:color="auto"/>
      </w:divBdr>
    </w:div>
    <w:div w:id="1008214598">
      <w:bodyDiv w:val="1"/>
      <w:marLeft w:val="0"/>
      <w:marRight w:val="0"/>
      <w:marTop w:val="0"/>
      <w:marBottom w:val="0"/>
      <w:divBdr>
        <w:top w:val="none" w:sz="0" w:space="0" w:color="auto"/>
        <w:left w:val="none" w:sz="0" w:space="0" w:color="auto"/>
        <w:bottom w:val="none" w:sz="0" w:space="0" w:color="auto"/>
        <w:right w:val="none" w:sz="0" w:space="0" w:color="auto"/>
      </w:divBdr>
    </w:div>
    <w:div w:id="1009527225">
      <w:bodyDiv w:val="1"/>
      <w:marLeft w:val="0"/>
      <w:marRight w:val="0"/>
      <w:marTop w:val="0"/>
      <w:marBottom w:val="0"/>
      <w:divBdr>
        <w:top w:val="none" w:sz="0" w:space="0" w:color="auto"/>
        <w:left w:val="none" w:sz="0" w:space="0" w:color="auto"/>
        <w:bottom w:val="none" w:sz="0" w:space="0" w:color="auto"/>
        <w:right w:val="none" w:sz="0" w:space="0" w:color="auto"/>
      </w:divBdr>
    </w:div>
    <w:div w:id="1009677067">
      <w:bodyDiv w:val="1"/>
      <w:marLeft w:val="0"/>
      <w:marRight w:val="0"/>
      <w:marTop w:val="0"/>
      <w:marBottom w:val="0"/>
      <w:divBdr>
        <w:top w:val="none" w:sz="0" w:space="0" w:color="auto"/>
        <w:left w:val="none" w:sz="0" w:space="0" w:color="auto"/>
        <w:bottom w:val="none" w:sz="0" w:space="0" w:color="auto"/>
        <w:right w:val="none" w:sz="0" w:space="0" w:color="auto"/>
      </w:divBdr>
    </w:div>
    <w:div w:id="1010378432">
      <w:bodyDiv w:val="1"/>
      <w:marLeft w:val="0"/>
      <w:marRight w:val="0"/>
      <w:marTop w:val="0"/>
      <w:marBottom w:val="0"/>
      <w:divBdr>
        <w:top w:val="none" w:sz="0" w:space="0" w:color="auto"/>
        <w:left w:val="none" w:sz="0" w:space="0" w:color="auto"/>
        <w:bottom w:val="none" w:sz="0" w:space="0" w:color="auto"/>
        <w:right w:val="none" w:sz="0" w:space="0" w:color="auto"/>
      </w:divBdr>
    </w:div>
    <w:div w:id="1010595864">
      <w:bodyDiv w:val="1"/>
      <w:marLeft w:val="0"/>
      <w:marRight w:val="0"/>
      <w:marTop w:val="0"/>
      <w:marBottom w:val="0"/>
      <w:divBdr>
        <w:top w:val="none" w:sz="0" w:space="0" w:color="auto"/>
        <w:left w:val="none" w:sz="0" w:space="0" w:color="auto"/>
        <w:bottom w:val="none" w:sz="0" w:space="0" w:color="auto"/>
        <w:right w:val="none" w:sz="0" w:space="0" w:color="auto"/>
      </w:divBdr>
    </w:div>
    <w:div w:id="1012341878">
      <w:bodyDiv w:val="1"/>
      <w:marLeft w:val="0"/>
      <w:marRight w:val="0"/>
      <w:marTop w:val="0"/>
      <w:marBottom w:val="0"/>
      <w:divBdr>
        <w:top w:val="none" w:sz="0" w:space="0" w:color="auto"/>
        <w:left w:val="none" w:sz="0" w:space="0" w:color="auto"/>
        <w:bottom w:val="none" w:sz="0" w:space="0" w:color="auto"/>
        <w:right w:val="none" w:sz="0" w:space="0" w:color="auto"/>
      </w:divBdr>
    </w:div>
    <w:div w:id="1012488574">
      <w:bodyDiv w:val="1"/>
      <w:marLeft w:val="0"/>
      <w:marRight w:val="0"/>
      <w:marTop w:val="0"/>
      <w:marBottom w:val="0"/>
      <w:divBdr>
        <w:top w:val="none" w:sz="0" w:space="0" w:color="auto"/>
        <w:left w:val="none" w:sz="0" w:space="0" w:color="auto"/>
        <w:bottom w:val="none" w:sz="0" w:space="0" w:color="auto"/>
        <w:right w:val="none" w:sz="0" w:space="0" w:color="auto"/>
      </w:divBdr>
    </w:div>
    <w:div w:id="1012803733">
      <w:bodyDiv w:val="1"/>
      <w:marLeft w:val="0"/>
      <w:marRight w:val="0"/>
      <w:marTop w:val="0"/>
      <w:marBottom w:val="0"/>
      <w:divBdr>
        <w:top w:val="none" w:sz="0" w:space="0" w:color="auto"/>
        <w:left w:val="none" w:sz="0" w:space="0" w:color="auto"/>
        <w:bottom w:val="none" w:sz="0" w:space="0" w:color="auto"/>
        <w:right w:val="none" w:sz="0" w:space="0" w:color="auto"/>
      </w:divBdr>
    </w:div>
    <w:div w:id="1013068859">
      <w:bodyDiv w:val="1"/>
      <w:marLeft w:val="0"/>
      <w:marRight w:val="0"/>
      <w:marTop w:val="0"/>
      <w:marBottom w:val="0"/>
      <w:divBdr>
        <w:top w:val="none" w:sz="0" w:space="0" w:color="auto"/>
        <w:left w:val="none" w:sz="0" w:space="0" w:color="auto"/>
        <w:bottom w:val="none" w:sz="0" w:space="0" w:color="auto"/>
        <w:right w:val="none" w:sz="0" w:space="0" w:color="auto"/>
      </w:divBdr>
    </w:div>
    <w:div w:id="1013148778">
      <w:bodyDiv w:val="1"/>
      <w:marLeft w:val="0"/>
      <w:marRight w:val="0"/>
      <w:marTop w:val="0"/>
      <w:marBottom w:val="0"/>
      <w:divBdr>
        <w:top w:val="none" w:sz="0" w:space="0" w:color="auto"/>
        <w:left w:val="none" w:sz="0" w:space="0" w:color="auto"/>
        <w:bottom w:val="none" w:sz="0" w:space="0" w:color="auto"/>
        <w:right w:val="none" w:sz="0" w:space="0" w:color="auto"/>
      </w:divBdr>
    </w:div>
    <w:div w:id="1013646561">
      <w:bodyDiv w:val="1"/>
      <w:marLeft w:val="0"/>
      <w:marRight w:val="0"/>
      <w:marTop w:val="0"/>
      <w:marBottom w:val="0"/>
      <w:divBdr>
        <w:top w:val="none" w:sz="0" w:space="0" w:color="auto"/>
        <w:left w:val="none" w:sz="0" w:space="0" w:color="auto"/>
        <w:bottom w:val="none" w:sz="0" w:space="0" w:color="auto"/>
        <w:right w:val="none" w:sz="0" w:space="0" w:color="auto"/>
      </w:divBdr>
    </w:div>
    <w:div w:id="1013803917">
      <w:bodyDiv w:val="1"/>
      <w:marLeft w:val="0"/>
      <w:marRight w:val="0"/>
      <w:marTop w:val="0"/>
      <w:marBottom w:val="0"/>
      <w:divBdr>
        <w:top w:val="none" w:sz="0" w:space="0" w:color="auto"/>
        <w:left w:val="none" w:sz="0" w:space="0" w:color="auto"/>
        <w:bottom w:val="none" w:sz="0" w:space="0" w:color="auto"/>
        <w:right w:val="none" w:sz="0" w:space="0" w:color="auto"/>
      </w:divBdr>
    </w:div>
    <w:div w:id="1013805874">
      <w:bodyDiv w:val="1"/>
      <w:marLeft w:val="0"/>
      <w:marRight w:val="0"/>
      <w:marTop w:val="0"/>
      <w:marBottom w:val="0"/>
      <w:divBdr>
        <w:top w:val="none" w:sz="0" w:space="0" w:color="auto"/>
        <w:left w:val="none" w:sz="0" w:space="0" w:color="auto"/>
        <w:bottom w:val="none" w:sz="0" w:space="0" w:color="auto"/>
        <w:right w:val="none" w:sz="0" w:space="0" w:color="auto"/>
      </w:divBdr>
    </w:div>
    <w:div w:id="1013993073">
      <w:bodyDiv w:val="1"/>
      <w:marLeft w:val="0"/>
      <w:marRight w:val="0"/>
      <w:marTop w:val="0"/>
      <w:marBottom w:val="0"/>
      <w:divBdr>
        <w:top w:val="none" w:sz="0" w:space="0" w:color="auto"/>
        <w:left w:val="none" w:sz="0" w:space="0" w:color="auto"/>
        <w:bottom w:val="none" w:sz="0" w:space="0" w:color="auto"/>
        <w:right w:val="none" w:sz="0" w:space="0" w:color="auto"/>
      </w:divBdr>
    </w:div>
    <w:div w:id="1014113068">
      <w:bodyDiv w:val="1"/>
      <w:marLeft w:val="0"/>
      <w:marRight w:val="0"/>
      <w:marTop w:val="0"/>
      <w:marBottom w:val="0"/>
      <w:divBdr>
        <w:top w:val="none" w:sz="0" w:space="0" w:color="auto"/>
        <w:left w:val="none" w:sz="0" w:space="0" w:color="auto"/>
        <w:bottom w:val="none" w:sz="0" w:space="0" w:color="auto"/>
        <w:right w:val="none" w:sz="0" w:space="0" w:color="auto"/>
      </w:divBdr>
    </w:div>
    <w:div w:id="1014302717">
      <w:bodyDiv w:val="1"/>
      <w:marLeft w:val="0"/>
      <w:marRight w:val="0"/>
      <w:marTop w:val="0"/>
      <w:marBottom w:val="0"/>
      <w:divBdr>
        <w:top w:val="none" w:sz="0" w:space="0" w:color="auto"/>
        <w:left w:val="none" w:sz="0" w:space="0" w:color="auto"/>
        <w:bottom w:val="none" w:sz="0" w:space="0" w:color="auto"/>
        <w:right w:val="none" w:sz="0" w:space="0" w:color="auto"/>
      </w:divBdr>
    </w:div>
    <w:div w:id="1014650721">
      <w:bodyDiv w:val="1"/>
      <w:marLeft w:val="0"/>
      <w:marRight w:val="0"/>
      <w:marTop w:val="0"/>
      <w:marBottom w:val="0"/>
      <w:divBdr>
        <w:top w:val="none" w:sz="0" w:space="0" w:color="auto"/>
        <w:left w:val="none" w:sz="0" w:space="0" w:color="auto"/>
        <w:bottom w:val="none" w:sz="0" w:space="0" w:color="auto"/>
        <w:right w:val="none" w:sz="0" w:space="0" w:color="auto"/>
      </w:divBdr>
    </w:div>
    <w:div w:id="1014916058">
      <w:bodyDiv w:val="1"/>
      <w:marLeft w:val="0"/>
      <w:marRight w:val="0"/>
      <w:marTop w:val="0"/>
      <w:marBottom w:val="0"/>
      <w:divBdr>
        <w:top w:val="none" w:sz="0" w:space="0" w:color="auto"/>
        <w:left w:val="none" w:sz="0" w:space="0" w:color="auto"/>
        <w:bottom w:val="none" w:sz="0" w:space="0" w:color="auto"/>
        <w:right w:val="none" w:sz="0" w:space="0" w:color="auto"/>
      </w:divBdr>
    </w:div>
    <w:div w:id="1015107983">
      <w:bodyDiv w:val="1"/>
      <w:marLeft w:val="0"/>
      <w:marRight w:val="0"/>
      <w:marTop w:val="0"/>
      <w:marBottom w:val="0"/>
      <w:divBdr>
        <w:top w:val="none" w:sz="0" w:space="0" w:color="auto"/>
        <w:left w:val="none" w:sz="0" w:space="0" w:color="auto"/>
        <w:bottom w:val="none" w:sz="0" w:space="0" w:color="auto"/>
        <w:right w:val="none" w:sz="0" w:space="0" w:color="auto"/>
      </w:divBdr>
    </w:div>
    <w:div w:id="1015839843">
      <w:bodyDiv w:val="1"/>
      <w:marLeft w:val="0"/>
      <w:marRight w:val="0"/>
      <w:marTop w:val="0"/>
      <w:marBottom w:val="0"/>
      <w:divBdr>
        <w:top w:val="none" w:sz="0" w:space="0" w:color="auto"/>
        <w:left w:val="none" w:sz="0" w:space="0" w:color="auto"/>
        <w:bottom w:val="none" w:sz="0" w:space="0" w:color="auto"/>
        <w:right w:val="none" w:sz="0" w:space="0" w:color="auto"/>
      </w:divBdr>
    </w:div>
    <w:div w:id="1016883789">
      <w:bodyDiv w:val="1"/>
      <w:marLeft w:val="0"/>
      <w:marRight w:val="0"/>
      <w:marTop w:val="0"/>
      <w:marBottom w:val="0"/>
      <w:divBdr>
        <w:top w:val="none" w:sz="0" w:space="0" w:color="auto"/>
        <w:left w:val="none" w:sz="0" w:space="0" w:color="auto"/>
        <w:bottom w:val="none" w:sz="0" w:space="0" w:color="auto"/>
        <w:right w:val="none" w:sz="0" w:space="0" w:color="auto"/>
      </w:divBdr>
    </w:div>
    <w:div w:id="1016927105">
      <w:bodyDiv w:val="1"/>
      <w:marLeft w:val="0"/>
      <w:marRight w:val="0"/>
      <w:marTop w:val="0"/>
      <w:marBottom w:val="0"/>
      <w:divBdr>
        <w:top w:val="none" w:sz="0" w:space="0" w:color="auto"/>
        <w:left w:val="none" w:sz="0" w:space="0" w:color="auto"/>
        <w:bottom w:val="none" w:sz="0" w:space="0" w:color="auto"/>
        <w:right w:val="none" w:sz="0" w:space="0" w:color="auto"/>
      </w:divBdr>
    </w:div>
    <w:div w:id="1018237704">
      <w:bodyDiv w:val="1"/>
      <w:marLeft w:val="0"/>
      <w:marRight w:val="0"/>
      <w:marTop w:val="0"/>
      <w:marBottom w:val="0"/>
      <w:divBdr>
        <w:top w:val="none" w:sz="0" w:space="0" w:color="auto"/>
        <w:left w:val="none" w:sz="0" w:space="0" w:color="auto"/>
        <w:bottom w:val="none" w:sz="0" w:space="0" w:color="auto"/>
        <w:right w:val="none" w:sz="0" w:space="0" w:color="auto"/>
      </w:divBdr>
    </w:div>
    <w:div w:id="1018889675">
      <w:bodyDiv w:val="1"/>
      <w:marLeft w:val="0"/>
      <w:marRight w:val="0"/>
      <w:marTop w:val="0"/>
      <w:marBottom w:val="0"/>
      <w:divBdr>
        <w:top w:val="none" w:sz="0" w:space="0" w:color="auto"/>
        <w:left w:val="none" w:sz="0" w:space="0" w:color="auto"/>
        <w:bottom w:val="none" w:sz="0" w:space="0" w:color="auto"/>
        <w:right w:val="none" w:sz="0" w:space="0" w:color="auto"/>
      </w:divBdr>
    </w:div>
    <w:div w:id="1018895484">
      <w:bodyDiv w:val="1"/>
      <w:marLeft w:val="0"/>
      <w:marRight w:val="0"/>
      <w:marTop w:val="0"/>
      <w:marBottom w:val="0"/>
      <w:divBdr>
        <w:top w:val="none" w:sz="0" w:space="0" w:color="auto"/>
        <w:left w:val="none" w:sz="0" w:space="0" w:color="auto"/>
        <w:bottom w:val="none" w:sz="0" w:space="0" w:color="auto"/>
        <w:right w:val="none" w:sz="0" w:space="0" w:color="auto"/>
      </w:divBdr>
    </w:div>
    <w:div w:id="1019236524">
      <w:bodyDiv w:val="1"/>
      <w:marLeft w:val="0"/>
      <w:marRight w:val="0"/>
      <w:marTop w:val="0"/>
      <w:marBottom w:val="0"/>
      <w:divBdr>
        <w:top w:val="none" w:sz="0" w:space="0" w:color="auto"/>
        <w:left w:val="none" w:sz="0" w:space="0" w:color="auto"/>
        <w:bottom w:val="none" w:sz="0" w:space="0" w:color="auto"/>
        <w:right w:val="none" w:sz="0" w:space="0" w:color="auto"/>
      </w:divBdr>
    </w:div>
    <w:div w:id="1019741126">
      <w:bodyDiv w:val="1"/>
      <w:marLeft w:val="0"/>
      <w:marRight w:val="0"/>
      <w:marTop w:val="0"/>
      <w:marBottom w:val="0"/>
      <w:divBdr>
        <w:top w:val="none" w:sz="0" w:space="0" w:color="auto"/>
        <w:left w:val="none" w:sz="0" w:space="0" w:color="auto"/>
        <w:bottom w:val="none" w:sz="0" w:space="0" w:color="auto"/>
        <w:right w:val="none" w:sz="0" w:space="0" w:color="auto"/>
      </w:divBdr>
    </w:div>
    <w:div w:id="1019772060">
      <w:bodyDiv w:val="1"/>
      <w:marLeft w:val="0"/>
      <w:marRight w:val="0"/>
      <w:marTop w:val="0"/>
      <w:marBottom w:val="0"/>
      <w:divBdr>
        <w:top w:val="none" w:sz="0" w:space="0" w:color="auto"/>
        <w:left w:val="none" w:sz="0" w:space="0" w:color="auto"/>
        <w:bottom w:val="none" w:sz="0" w:space="0" w:color="auto"/>
        <w:right w:val="none" w:sz="0" w:space="0" w:color="auto"/>
      </w:divBdr>
    </w:div>
    <w:div w:id="1019817543">
      <w:bodyDiv w:val="1"/>
      <w:marLeft w:val="0"/>
      <w:marRight w:val="0"/>
      <w:marTop w:val="0"/>
      <w:marBottom w:val="0"/>
      <w:divBdr>
        <w:top w:val="none" w:sz="0" w:space="0" w:color="auto"/>
        <w:left w:val="none" w:sz="0" w:space="0" w:color="auto"/>
        <w:bottom w:val="none" w:sz="0" w:space="0" w:color="auto"/>
        <w:right w:val="none" w:sz="0" w:space="0" w:color="auto"/>
      </w:divBdr>
    </w:div>
    <w:div w:id="1019893553">
      <w:bodyDiv w:val="1"/>
      <w:marLeft w:val="0"/>
      <w:marRight w:val="0"/>
      <w:marTop w:val="0"/>
      <w:marBottom w:val="0"/>
      <w:divBdr>
        <w:top w:val="none" w:sz="0" w:space="0" w:color="auto"/>
        <w:left w:val="none" w:sz="0" w:space="0" w:color="auto"/>
        <w:bottom w:val="none" w:sz="0" w:space="0" w:color="auto"/>
        <w:right w:val="none" w:sz="0" w:space="0" w:color="auto"/>
      </w:divBdr>
    </w:div>
    <w:div w:id="1020084107">
      <w:bodyDiv w:val="1"/>
      <w:marLeft w:val="0"/>
      <w:marRight w:val="0"/>
      <w:marTop w:val="0"/>
      <w:marBottom w:val="0"/>
      <w:divBdr>
        <w:top w:val="none" w:sz="0" w:space="0" w:color="auto"/>
        <w:left w:val="none" w:sz="0" w:space="0" w:color="auto"/>
        <w:bottom w:val="none" w:sz="0" w:space="0" w:color="auto"/>
        <w:right w:val="none" w:sz="0" w:space="0" w:color="auto"/>
      </w:divBdr>
    </w:div>
    <w:div w:id="1020201003">
      <w:bodyDiv w:val="1"/>
      <w:marLeft w:val="0"/>
      <w:marRight w:val="0"/>
      <w:marTop w:val="0"/>
      <w:marBottom w:val="0"/>
      <w:divBdr>
        <w:top w:val="none" w:sz="0" w:space="0" w:color="auto"/>
        <w:left w:val="none" w:sz="0" w:space="0" w:color="auto"/>
        <w:bottom w:val="none" w:sz="0" w:space="0" w:color="auto"/>
        <w:right w:val="none" w:sz="0" w:space="0" w:color="auto"/>
      </w:divBdr>
    </w:div>
    <w:div w:id="1020624362">
      <w:bodyDiv w:val="1"/>
      <w:marLeft w:val="0"/>
      <w:marRight w:val="0"/>
      <w:marTop w:val="0"/>
      <w:marBottom w:val="0"/>
      <w:divBdr>
        <w:top w:val="none" w:sz="0" w:space="0" w:color="auto"/>
        <w:left w:val="none" w:sz="0" w:space="0" w:color="auto"/>
        <w:bottom w:val="none" w:sz="0" w:space="0" w:color="auto"/>
        <w:right w:val="none" w:sz="0" w:space="0" w:color="auto"/>
      </w:divBdr>
    </w:div>
    <w:div w:id="1021012328">
      <w:bodyDiv w:val="1"/>
      <w:marLeft w:val="0"/>
      <w:marRight w:val="0"/>
      <w:marTop w:val="0"/>
      <w:marBottom w:val="0"/>
      <w:divBdr>
        <w:top w:val="none" w:sz="0" w:space="0" w:color="auto"/>
        <w:left w:val="none" w:sz="0" w:space="0" w:color="auto"/>
        <w:bottom w:val="none" w:sz="0" w:space="0" w:color="auto"/>
        <w:right w:val="none" w:sz="0" w:space="0" w:color="auto"/>
      </w:divBdr>
    </w:div>
    <w:div w:id="1021395376">
      <w:bodyDiv w:val="1"/>
      <w:marLeft w:val="0"/>
      <w:marRight w:val="0"/>
      <w:marTop w:val="0"/>
      <w:marBottom w:val="0"/>
      <w:divBdr>
        <w:top w:val="none" w:sz="0" w:space="0" w:color="auto"/>
        <w:left w:val="none" w:sz="0" w:space="0" w:color="auto"/>
        <w:bottom w:val="none" w:sz="0" w:space="0" w:color="auto"/>
        <w:right w:val="none" w:sz="0" w:space="0" w:color="auto"/>
      </w:divBdr>
    </w:div>
    <w:div w:id="1021510323">
      <w:bodyDiv w:val="1"/>
      <w:marLeft w:val="0"/>
      <w:marRight w:val="0"/>
      <w:marTop w:val="0"/>
      <w:marBottom w:val="0"/>
      <w:divBdr>
        <w:top w:val="none" w:sz="0" w:space="0" w:color="auto"/>
        <w:left w:val="none" w:sz="0" w:space="0" w:color="auto"/>
        <w:bottom w:val="none" w:sz="0" w:space="0" w:color="auto"/>
        <w:right w:val="none" w:sz="0" w:space="0" w:color="auto"/>
      </w:divBdr>
    </w:div>
    <w:div w:id="1021661929">
      <w:bodyDiv w:val="1"/>
      <w:marLeft w:val="0"/>
      <w:marRight w:val="0"/>
      <w:marTop w:val="0"/>
      <w:marBottom w:val="0"/>
      <w:divBdr>
        <w:top w:val="none" w:sz="0" w:space="0" w:color="auto"/>
        <w:left w:val="none" w:sz="0" w:space="0" w:color="auto"/>
        <w:bottom w:val="none" w:sz="0" w:space="0" w:color="auto"/>
        <w:right w:val="none" w:sz="0" w:space="0" w:color="auto"/>
      </w:divBdr>
    </w:div>
    <w:div w:id="1021669402">
      <w:bodyDiv w:val="1"/>
      <w:marLeft w:val="0"/>
      <w:marRight w:val="0"/>
      <w:marTop w:val="0"/>
      <w:marBottom w:val="0"/>
      <w:divBdr>
        <w:top w:val="none" w:sz="0" w:space="0" w:color="auto"/>
        <w:left w:val="none" w:sz="0" w:space="0" w:color="auto"/>
        <w:bottom w:val="none" w:sz="0" w:space="0" w:color="auto"/>
        <w:right w:val="none" w:sz="0" w:space="0" w:color="auto"/>
      </w:divBdr>
    </w:div>
    <w:div w:id="1022047437">
      <w:bodyDiv w:val="1"/>
      <w:marLeft w:val="0"/>
      <w:marRight w:val="0"/>
      <w:marTop w:val="0"/>
      <w:marBottom w:val="0"/>
      <w:divBdr>
        <w:top w:val="none" w:sz="0" w:space="0" w:color="auto"/>
        <w:left w:val="none" w:sz="0" w:space="0" w:color="auto"/>
        <w:bottom w:val="none" w:sz="0" w:space="0" w:color="auto"/>
        <w:right w:val="none" w:sz="0" w:space="0" w:color="auto"/>
      </w:divBdr>
    </w:div>
    <w:div w:id="1022318739">
      <w:bodyDiv w:val="1"/>
      <w:marLeft w:val="0"/>
      <w:marRight w:val="0"/>
      <w:marTop w:val="0"/>
      <w:marBottom w:val="0"/>
      <w:divBdr>
        <w:top w:val="none" w:sz="0" w:space="0" w:color="auto"/>
        <w:left w:val="none" w:sz="0" w:space="0" w:color="auto"/>
        <w:bottom w:val="none" w:sz="0" w:space="0" w:color="auto"/>
        <w:right w:val="none" w:sz="0" w:space="0" w:color="auto"/>
      </w:divBdr>
    </w:div>
    <w:div w:id="1023163863">
      <w:bodyDiv w:val="1"/>
      <w:marLeft w:val="0"/>
      <w:marRight w:val="0"/>
      <w:marTop w:val="0"/>
      <w:marBottom w:val="0"/>
      <w:divBdr>
        <w:top w:val="none" w:sz="0" w:space="0" w:color="auto"/>
        <w:left w:val="none" w:sz="0" w:space="0" w:color="auto"/>
        <w:bottom w:val="none" w:sz="0" w:space="0" w:color="auto"/>
        <w:right w:val="none" w:sz="0" w:space="0" w:color="auto"/>
      </w:divBdr>
    </w:div>
    <w:div w:id="1023743866">
      <w:bodyDiv w:val="1"/>
      <w:marLeft w:val="0"/>
      <w:marRight w:val="0"/>
      <w:marTop w:val="0"/>
      <w:marBottom w:val="0"/>
      <w:divBdr>
        <w:top w:val="none" w:sz="0" w:space="0" w:color="auto"/>
        <w:left w:val="none" w:sz="0" w:space="0" w:color="auto"/>
        <w:bottom w:val="none" w:sz="0" w:space="0" w:color="auto"/>
        <w:right w:val="none" w:sz="0" w:space="0" w:color="auto"/>
      </w:divBdr>
    </w:div>
    <w:div w:id="1024480207">
      <w:bodyDiv w:val="1"/>
      <w:marLeft w:val="0"/>
      <w:marRight w:val="0"/>
      <w:marTop w:val="0"/>
      <w:marBottom w:val="0"/>
      <w:divBdr>
        <w:top w:val="none" w:sz="0" w:space="0" w:color="auto"/>
        <w:left w:val="none" w:sz="0" w:space="0" w:color="auto"/>
        <w:bottom w:val="none" w:sz="0" w:space="0" w:color="auto"/>
        <w:right w:val="none" w:sz="0" w:space="0" w:color="auto"/>
      </w:divBdr>
    </w:div>
    <w:div w:id="1024786967">
      <w:bodyDiv w:val="1"/>
      <w:marLeft w:val="0"/>
      <w:marRight w:val="0"/>
      <w:marTop w:val="0"/>
      <w:marBottom w:val="0"/>
      <w:divBdr>
        <w:top w:val="none" w:sz="0" w:space="0" w:color="auto"/>
        <w:left w:val="none" w:sz="0" w:space="0" w:color="auto"/>
        <w:bottom w:val="none" w:sz="0" w:space="0" w:color="auto"/>
        <w:right w:val="none" w:sz="0" w:space="0" w:color="auto"/>
      </w:divBdr>
    </w:div>
    <w:div w:id="1026642915">
      <w:bodyDiv w:val="1"/>
      <w:marLeft w:val="0"/>
      <w:marRight w:val="0"/>
      <w:marTop w:val="0"/>
      <w:marBottom w:val="0"/>
      <w:divBdr>
        <w:top w:val="none" w:sz="0" w:space="0" w:color="auto"/>
        <w:left w:val="none" w:sz="0" w:space="0" w:color="auto"/>
        <w:bottom w:val="none" w:sz="0" w:space="0" w:color="auto"/>
        <w:right w:val="none" w:sz="0" w:space="0" w:color="auto"/>
      </w:divBdr>
    </w:div>
    <w:div w:id="1026711707">
      <w:bodyDiv w:val="1"/>
      <w:marLeft w:val="0"/>
      <w:marRight w:val="0"/>
      <w:marTop w:val="0"/>
      <w:marBottom w:val="0"/>
      <w:divBdr>
        <w:top w:val="none" w:sz="0" w:space="0" w:color="auto"/>
        <w:left w:val="none" w:sz="0" w:space="0" w:color="auto"/>
        <w:bottom w:val="none" w:sz="0" w:space="0" w:color="auto"/>
        <w:right w:val="none" w:sz="0" w:space="0" w:color="auto"/>
      </w:divBdr>
    </w:div>
    <w:div w:id="1026911129">
      <w:bodyDiv w:val="1"/>
      <w:marLeft w:val="0"/>
      <w:marRight w:val="0"/>
      <w:marTop w:val="0"/>
      <w:marBottom w:val="0"/>
      <w:divBdr>
        <w:top w:val="none" w:sz="0" w:space="0" w:color="auto"/>
        <w:left w:val="none" w:sz="0" w:space="0" w:color="auto"/>
        <w:bottom w:val="none" w:sz="0" w:space="0" w:color="auto"/>
        <w:right w:val="none" w:sz="0" w:space="0" w:color="auto"/>
      </w:divBdr>
    </w:div>
    <w:div w:id="1027758061">
      <w:bodyDiv w:val="1"/>
      <w:marLeft w:val="0"/>
      <w:marRight w:val="0"/>
      <w:marTop w:val="0"/>
      <w:marBottom w:val="0"/>
      <w:divBdr>
        <w:top w:val="none" w:sz="0" w:space="0" w:color="auto"/>
        <w:left w:val="none" w:sz="0" w:space="0" w:color="auto"/>
        <w:bottom w:val="none" w:sz="0" w:space="0" w:color="auto"/>
        <w:right w:val="none" w:sz="0" w:space="0" w:color="auto"/>
      </w:divBdr>
    </w:div>
    <w:div w:id="1027831749">
      <w:bodyDiv w:val="1"/>
      <w:marLeft w:val="0"/>
      <w:marRight w:val="0"/>
      <w:marTop w:val="0"/>
      <w:marBottom w:val="0"/>
      <w:divBdr>
        <w:top w:val="none" w:sz="0" w:space="0" w:color="auto"/>
        <w:left w:val="none" w:sz="0" w:space="0" w:color="auto"/>
        <w:bottom w:val="none" w:sz="0" w:space="0" w:color="auto"/>
        <w:right w:val="none" w:sz="0" w:space="0" w:color="auto"/>
      </w:divBdr>
    </w:div>
    <w:div w:id="1027951287">
      <w:bodyDiv w:val="1"/>
      <w:marLeft w:val="0"/>
      <w:marRight w:val="0"/>
      <w:marTop w:val="0"/>
      <w:marBottom w:val="0"/>
      <w:divBdr>
        <w:top w:val="none" w:sz="0" w:space="0" w:color="auto"/>
        <w:left w:val="none" w:sz="0" w:space="0" w:color="auto"/>
        <w:bottom w:val="none" w:sz="0" w:space="0" w:color="auto"/>
        <w:right w:val="none" w:sz="0" w:space="0" w:color="auto"/>
      </w:divBdr>
    </w:div>
    <w:div w:id="1028675889">
      <w:bodyDiv w:val="1"/>
      <w:marLeft w:val="0"/>
      <w:marRight w:val="0"/>
      <w:marTop w:val="0"/>
      <w:marBottom w:val="0"/>
      <w:divBdr>
        <w:top w:val="none" w:sz="0" w:space="0" w:color="auto"/>
        <w:left w:val="none" w:sz="0" w:space="0" w:color="auto"/>
        <w:bottom w:val="none" w:sz="0" w:space="0" w:color="auto"/>
        <w:right w:val="none" w:sz="0" w:space="0" w:color="auto"/>
      </w:divBdr>
    </w:div>
    <w:div w:id="1028870978">
      <w:bodyDiv w:val="1"/>
      <w:marLeft w:val="0"/>
      <w:marRight w:val="0"/>
      <w:marTop w:val="0"/>
      <w:marBottom w:val="0"/>
      <w:divBdr>
        <w:top w:val="none" w:sz="0" w:space="0" w:color="auto"/>
        <w:left w:val="none" w:sz="0" w:space="0" w:color="auto"/>
        <w:bottom w:val="none" w:sz="0" w:space="0" w:color="auto"/>
        <w:right w:val="none" w:sz="0" w:space="0" w:color="auto"/>
      </w:divBdr>
    </w:div>
    <w:div w:id="1029186616">
      <w:bodyDiv w:val="1"/>
      <w:marLeft w:val="0"/>
      <w:marRight w:val="0"/>
      <w:marTop w:val="0"/>
      <w:marBottom w:val="0"/>
      <w:divBdr>
        <w:top w:val="none" w:sz="0" w:space="0" w:color="auto"/>
        <w:left w:val="none" w:sz="0" w:space="0" w:color="auto"/>
        <w:bottom w:val="none" w:sz="0" w:space="0" w:color="auto"/>
        <w:right w:val="none" w:sz="0" w:space="0" w:color="auto"/>
      </w:divBdr>
    </w:div>
    <w:div w:id="1029571362">
      <w:bodyDiv w:val="1"/>
      <w:marLeft w:val="0"/>
      <w:marRight w:val="0"/>
      <w:marTop w:val="0"/>
      <w:marBottom w:val="0"/>
      <w:divBdr>
        <w:top w:val="none" w:sz="0" w:space="0" w:color="auto"/>
        <w:left w:val="none" w:sz="0" w:space="0" w:color="auto"/>
        <w:bottom w:val="none" w:sz="0" w:space="0" w:color="auto"/>
        <w:right w:val="none" w:sz="0" w:space="0" w:color="auto"/>
      </w:divBdr>
    </w:div>
    <w:div w:id="1029842880">
      <w:bodyDiv w:val="1"/>
      <w:marLeft w:val="0"/>
      <w:marRight w:val="0"/>
      <w:marTop w:val="0"/>
      <w:marBottom w:val="0"/>
      <w:divBdr>
        <w:top w:val="none" w:sz="0" w:space="0" w:color="auto"/>
        <w:left w:val="none" w:sz="0" w:space="0" w:color="auto"/>
        <w:bottom w:val="none" w:sz="0" w:space="0" w:color="auto"/>
        <w:right w:val="none" w:sz="0" w:space="0" w:color="auto"/>
      </w:divBdr>
    </w:div>
    <w:div w:id="1030256368">
      <w:bodyDiv w:val="1"/>
      <w:marLeft w:val="0"/>
      <w:marRight w:val="0"/>
      <w:marTop w:val="0"/>
      <w:marBottom w:val="0"/>
      <w:divBdr>
        <w:top w:val="none" w:sz="0" w:space="0" w:color="auto"/>
        <w:left w:val="none" w:sz="0" w:space="0" w:color="auto"/>
        <w:bottom w:val="none" w:sz="0" w:space="0" w:color="auto"/>
        <w:right w:val="none" w:sz="0" w:space="0" w:color="auto"/>
      </w:divBdr>
    </w:div>
    <w:div w:id="1030912449">
      <w:bodyDiv w:val="1"/>
      <w:marLeft w:val="0"/>
      <w:marRight w:val="0"/>
      <w:marTop w:val="0"/>
      <w:marBottom w:val="0"/>
      <w:divBdr>
        <w:top w:val="none" w:sz="0" w:space="0" w:color="auto"/>
        <w:left w:val="none" w:sz="0" w:space="0" w:color="auto"/>
        <w:bottom w:val="none" w:sz="0" w:space="0" w:color="auto"/>
        <w:right w:val="none" w:sz="0" w:space="0" w:color="auto"/>
      </w:divBdr>
    </w:div>
    <w:div w:id="1032267772">
      <w:bodyDiv w:val="1"/>
      <w:marLeft w:val="0"/>
      <w:marRight w:val="0"/>
      <w:marTop w:val="0"/>
      <w:marBottom w:val="0"/>
      <w:divBdr>
        <w:top w:val="none" w:sz="0" w:space="0" w:color="auto"/>
        <w:left w:val="none" w:sz="0" w:space="0" w:color="auto"/>
        <w:bottom w:val="none" w:sz="0" w:space="0" w:color="auto"/>
        <w:right w:val="none" w:sz="0" w:space="0" w:color="auto"/>
      </w:divBdr>
    </w:div>
    <w:div w:id="1033116632">
      <w:bodyDiv w:val="1"/>
      <w:marLeft w:val="0"/>
      <w:marRight w:val="0"/>
      <w:marTop w:val="0"/>
      <w:marBottom w:val="0"/>
      <w:divBdr>
        <w:top w:val="none" w:sz="0" w:space="0" w:color="auto"/>
        <w:left w:val="none" w:sz="0" w:space="0" w:color="auto"/>
        <w:bottom w:val="none" w:sz="0" w:space="0" w:color="auto"/>
        <w:right w:val="none" w:sz="0" w:space="0" w:color="auto"/>
      </w:divBdr>
    </w:div>
    <w:div w:id="1033263908">
      <w:bodyDiv w:val="1"/>
      <w:marLeft w:val="0"/>
      <w:marRight w:val="0"/>
      <w:marTop w:val="0"/>
      <w:marBottom w:val="0"/>
      <w:divBdr>
        <w:top w:val="none" w:sz="0" w:space="0" w:color="auto"/>
        <w:left w:val="none" w:sz="0" w:space="0" w:color="auto"/>
        <w:bottom w:val="none" w:sz="0" w:space="0" w:color="auto"/>
        <w:right w:val="none" w:sz="0" w:space="0" w:color="auto"/>
      </w:divBdr>
    </w:div>
    <w:div w:id="1034039375">
      <w:bodyDiv w:val="1"/>
      <w:marLeft w:val="0"/>
      <w:marRight w:val="0"/>
      <w:marTop w:val="0"/>
      <w:marBottom w:val="0"/>
      <w:divBdr>
        <w:top w:val="none" w:sz="0" w:space="0" w:color="auto"/>
        <w:left w:val="none" w:sz="0" w:space="0" w:color="auto"/>
        <w:bottom w:val="none" w:sz="0" w:space="0" w:color="auto"/>
        <w:right w:val="none" w:sz="0" w:space="0" w:color="auto"/>
      </w:divBdr>
    </w:div>
    <w:div w:id="1034186058">
      <w:bodyDiv w:val="1"/>
      <w:marLeft w:val="0"/>
      <w:marRight w:val="0"/>
      <w:marTop w:val="0"/>
      <w:marBottom w:val="0"/>
      <w:divBdr>
        <w:top w:val="none" w:sz="0" w:space="0" w:color="auto"/>
        <w:left w:val="none" w:sz="0" w:space="0" w:color="auto"/>
        <w:bottom w:val="none" w:sz="0" w:space="0" w:color="auto"/>
        <w:right w:val="none" w:sz="0" w:space="0" w:color="auto"/>
      </w:divBdr>
    </w:div>
    <w:div w:id="1034311148">
      <w:bodyDiv w:val="1"/>
      <w:marLeft w:val="0"/>
      <w:marRight w:val="0"/>
      <w:marTop w:val="0"/>
      <w:marBottom w:val="0"/>
      <w:divBdr>
        <w:top w:val="none" w:sz="0" w:space="0" w:color="auto"/>
        <w:left w:val="none" w:sz="0" w:space="0" w:color="auto"/>
        <w:bottom w:val="none" w:sz="0" w:space="0" w:color="auto"/>
        <w:right w:val="none" w:sz="0" w:space="0" w:color="auto"/>
      </w:divBdr>
    </w:div>
    <w:div w:id="1034699166">
      <w:bodyDiv w:val="1"/>
      <w:marLeft w:val="0"/>
      <w:marRight w:val="0"/>
      <w:marTop w:val="0"/>
      <w:marBottom w:val="0"/>
      <w:divBdr>
        <w:top w:val="none" w:sz="0" w:space="0" w:color="auto"/>
        <w:left w:val="none" w:sz="0" w:space="0" w:color="auto"/>
        <w:bottom w:val="none" w:sz="0" w:space="0" w:color="auto"/>
        <w:right w:val="none" w:sz="0" w:space="0" w:color="auto"/>
      </w:divBdr>
    </w:div>
    <w:div w:id="1034770875">
      <w:bodyDiv w:val="1"/>
      <w:marLeft w:val="0"/>
      <w:marRight w:val="0"/>
      <w:marTop w:val="0"/>
      <w:marBottom w:val="0"/>
      <w:divBdr>
        <w:top w:val="none" w:sz="0" w:space="0" w:color="auto"/>
        <w:left w:val="none" w:sz="0" w:space="0" w:color="auto"/>
        <w:bottom w:val="none" w:sz="0" w:space="0" w:color="auto"/>
        <w:right w:val="none" w:sz="0" w:space="0" w:color="auto"/>
      </w:divBdr>
    </w:div>
    <w:div w:id="1035230490">
      <w:bodyDiv w:val="1"/>
      <w:marLeft w:val="0"/>
      <w:marRight w:val="0"/>
      <w:marTop w:val="0"/>
      <w:marBottom w:val="0"/>
      <w:divBdr>
        <w:top w:val="none" w:sz="0" w:space="0" w:color="auto"/>
        <w:left w:val="none" w:sz="0" w:space="0" w:color="auto"/>
        <w:bottom w:val="none" w:sz="0" w:space="0" w:color="auto"/>
        <w:right w:val="none" w:sz="0" w:space="0" w:color="auto"/>
      </w:divBdr>
    </w:div>
    <w:div w:id="1035351163">
      <w:bodyDiv w:val="1"/>
      <w:marLeft w:val="0"/>
      <w:marRight w:val="0"/>
      <w:marTop w:val="0"/>
      <w:marBottom w:val="0"/>
      <w:divBdr>
        <w:top w:val="none" w:sz="0" w:space="0" w:color="auto"/>
        <w:left w:val="none" w:sz="0" w:space="0" w:color="auto"/>
        <w:bottom w:val="none" w:sz="0" w:space="0" w:color="auto"/>
        <w:right w:val="none" w:sz="0" w:space="0" w:color="auto"/>
      </w:divBdr>
    </w:div>
    <w:div w:id="1035740683">
      <w:bodyDiv w:val="1"/>
      <w:marLeft w:val="0"/>
      <w:marRight w:val="0"/>
      <w:marTop w:val="0"/>
      <w:marBottom w:val="0"/>
      <w:divBdr>
        <w:top w:val="none" w:sz="0" w:space="0" w:color="auto"/>
        <w:left w:val="none" w:sz="0" w:space="0" w:color="auto"/>
        <w:bottom w:val="none" w:sz="0" w:space="0" w:color="auto"/>
        <w:right w:val="none" w:sz="0" w:space="0" w:color="auto"/>
      </w:divBdr>
    </w:div>
    <w:div w:id="1035891991">
      <w:bodyDiv w:val="1"/>
      <w:marLeft w:val="0"/>
      <w:marRight w:val="0"/>
      <w:marTop w:val="0"/>
      <w:marBottom w:val="0"/>
      <w:divBdr>
        <w:top w:val="none" w:sz="0" w:space="0" w:color="auto"/>
        <w:left w:val="none" w:sz="0" w:space="0" w:color="auto"/>
        <w:bottom w:val="none" w:sz="0" w:space="0" w:color="auto"/>
        <w:right w:val="none" w:sz="0" w:space="0" w:color="auto"/>
      </w:divBdr>
    </w:div>
    <w:div w:id="1036079780">
      <w:bodyDiv w:val="1"/>
      <w:marLeft w:val="0"/>
      <w:marRight w:val="0"/>
      <w:marTop w:val="0"/>
      <w:marBottom w:val="0"/>
      <w:divBdr>
        <w:top w:val="none" w:sz="0" w:space="0" w:color="auto"/>
        <w:left w:val="none" w:sz="0" w:space="0" w:color="auto"/>
        <w:bottom w:val="none" w:sz="0" w:space="0" w:color="auto"/>
        <w:right w:val="none" w:sz="0" w:space="0" w:color="auto"/>
      </w:divBdr>
    </w:div>
    <w:div w:id="1036153385">
      <w:bodyDiv w:val="1"/>
      <w:marLeft w:val="0"/>
      <w:marRight w:val="0"/>
      <w:marTop w:val="0"/>
      <w:marBottom w:val="0"/>
      <w:divBdr>
        <w:top w:val="none" w:sz="0" w:space="0" w:color="auto"/>
        <w:left w:val="none" w:sz="0" w:space="0" w:color="auto"/>
        <w:bottom w:val="none" w:sz="0" w:space="0" w:color="auto"/>
        <w:right w:val="none" w:sz="0" w:space="0" w:color="auto"/>
      </w:divBdr>
    </w:div>
    <w:div w:id="1037270783">
      <w:bodyDiv w:val="1"/>
      <w:marLeft w:val="0"/>
      <w:marRight w:val="0"/>
      <w:marTop w:val="0"/>
      <w:marBottom w:val="0"/>
      <w:divBdr>
        <w:top w:val="none" w:sz="0" w:space="0" w:color="auto"/>
        <w:left w:val="none" w:sz="0" w:space="0" w:color="auto"/>
        <w:bottom w:val="none" w:sz="0" w:space="0" w:color="auto"/>
        <w:right w:val="none" w:sz="0" w:space="0" w:color="auto"/>
      </w:divBdr>
    </w:div>
    <w:div w:id="1037466405">
      <w:bodyDiv w:val="1"/>
      <w:marLeft w:val="0"/>
      <w:marRight w:val="0"/>
      <w:marTop w:val="0"/>
      <w:marBottom w:val="0"/>
      <w:divBdr>
        <w:top w:val="none" w:sz="0" w:space="0" w:color="auto"/>
        <w:left w:val="none" w:sz="0" w:space="0" w:color="auto"/>
        <w:bottom w:val="none" w:sz="0" w:space="0" w:color="auto"/>
        <w:right w:val="none" w:sz="0" w:space="0" w:color="auto"/>
      </w:divBdr>
    </w:div>
    <w:div w:id="1037700059">
      <w:bodyDiv w:val="1"/>
      <w:marLeft w:val="0"/>
      <w:marRight w:val="0"/>
      <w:marTop w:val="0"/>
      <w:marBottom w:val="0"/>
      <w:divBdr>
        <w:top w:val="none" w:sz="0" w:space="0" w:color="auto"/>
        <w:left w:val="none" w:sz="0" w:space="0" w:color="auto"/>
        <w:bottom w:val="none" w:sz="0" w:space="0" w:color="auto"/>
        <w:right w:val="none" w:sz="0" w:space="0" w:color="auto"/>
      </w:divBdr>
    </w:div>
    <w:div w:id="1038236219">
      <w:bodyDiv w:val="1"/>
      <w:marLeft w:val="0"/>
      <w:marRight w:val="0"/>
      <w:marTop w:val="0"/>
      <w:marBottom w:val="0"/>
      <w:divBdr>
        <w:top w:val="none" w:sz="0" w:space="0" w:color="auto"/>
        <w:left w:val="none" w:sz="0" w:space="0" w:color="auto"/>
        <w:bottom w:val="none" w:sz="0" w:space="0" w:color="auto"/>
        <w:right w:val="none" w:sz="0" w:space="0" w:color="auto"/>
      </w:divBdr>
    </w:div>
    <w:div w:id="1038434931">
      <w:bodyDiv w:val="1"/>
      <w:marLeft w:val="0"/>
      <w:marRight w:val="0"/>
      <w:marTop w:val="0"/>
      <w:marBottom w:val="0"/>
      <w:divBdr>
        <w:top w:val="none" w:sz="0" w:space="0" w:color="auto"/>
        <w:left w:val="none" w:sz="0" w:space="0" w:color="auto"/>
        <w:bottom w:val="none" w:sz="0" w:space="0" w:color="auto"/>
        <w:right w:val="none" w:sz="0" w:space="0" w:color="auto"/>
      </w:divBdr>
    </w:div>
    <w:div w:id="1038509597">
      <w:bodyDiv w:val="1"/>
      <w:marLeft w:val="0"/>
      <w:marRight w:val="0"/>
      <w:marTop w:val="0"/>
      <w:marBottom w:val="0"/>
      <w:divBdr>
        <w:top w:val="none" w:sz="0" w:space="0" w:color="auto"/>
        <w:left w:val="none" w:sz="0" w:space="0" w:color="auto"/>
        <w:bottom w:val="none" w:sz="0" w:space="0" w:color="auto"/>
        <w:right w:val="none" w:sz="0" w:space="0" w:color="auto"/>
      </w:divBdr>
    </w:div>
    <w:div w:id="1039284540">
      <w:bodyDiv w:val="1"/>
      <w:marLeft w:val="0"/>
      <w:marRight w:val="0"/>
      <w:marTop w:val="0"/>
      <w:marBottom w:val="0"/>
      <w:divBdr>
        <w:top w:val="none" w:sz="0" w:space="0" w:color="auto"/>
        <w:left w:val="none" w:sz="0" w:space="0" w:color="auto"/>
        <w:bottom w:val="none" w:sz="0" w:space="0" w:color="auto"/>
        <w:right w:val="none" w:sz="0" w:space="0" w:color="auto"/>
      </w:divBdr>
    </w:div>
    <w:div w:id="1039629525">
      <w:bodyDiv w:val="1"/>
      <w:marLeft w:val="0"/>
      <w:marRight w:val="0"/>
      <w:marTop w:val="0"/>
      <w:marBottom w:val="0"/>
      <w:divBdr>
        <w:top w:val="none" w:sz="0" w:space="0" w:color="auto"/>
        <w:left w:val="none" w:sz="0" w:space="0" w:color="auto"/>
        <w:bottom w:val="none" w:sz="0" w:space="0" w:color="auto"/>
        <w:right w:val="none" w:sz="0" w:space="0" w:color="auto"/>
      </w:divBdr>
    </w:div>
    <w:div w:id="1039936412">
      <w:bodyDiv w:val="1"/>
      <w:marLeft w:val="0"/>
      <w:marRight w:val="0"/>
      <w:marTop w:val="0"/>
      <w:marBottom w:val="0"/>
      <w:divBdr>
        <w:top w:val="none" w:sz="0" w:space="0" w:color="auto"/>
        <w:left w:val="none" w:sz="0" w:space="0" w:color="auto"/>
        <w:bottom w:val="none" w:sz="0" w:space="0" w:color="auto"/>
        <w:right w:val="none" w:sz="0" w:space="0" w:color="auto"/>
      </w:divBdr>
    </w:div>
    <w:div w:id="1040058156">
      <w:bodyDiv w:val="1"/>
      <w:marLeft w:val="0"/>
      <w:marRight w:val="0"/>
      <w:marTop w:val="0"/>
      <w:marBottom w:val="0"/>
      <w:divBdr>
        <w:top w:val="none" w:sz="0" w:space="0" w:color="auto"/>
        <w:left w:val="none" w:sz="0" w:space="0" w:color="auto"/>
        <w:bottom w:val="none" w:sz="0" w:space="0" w:color="auto"/>
        <w:right w:val="none" w:sz="0" w:space="0" w:color="auto"/>
      </w:divBdr>
    </w:div>
    <w:div w:id="1040547017">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1713233">
      <w:bodyDiv w:val="1"/>
      <w:marLeft w:val="0"/>
      <w:marRight w:val="0"/>
      <w:marTop w:val="0"/>
      <w:marBottom w:val="0"/>
      <w:divBdr>
        <w:top w:val="none" w:sz="0" w:space="0" w:color="auto"/>
        <w:left w:val="none" w:sz="0" w:space="0" w:color="auto"/>
        <w:bottom w:val="none" w:sz="0" w:space="0" w:color="auto"/>
        <w:right w:val="none" w:sz="0" w:space="0" w:color="auto"/>
      </w:divBdr>
    </w:div>
    <w:div w:id="1041828001">
      <w:bodyDiv w:val="1"/>
      <w:marLeft w:val="0"/>
      <w:marRight w:val="0"/>
      <w:marTop w:val="0"/>
      <w:marBottom w:val="0"/>
      <w:divBdr>
        <w:top w:val="none" w:sz="0" w:space="0" w:color="auto"/>
        <w:left w:val="none" w:sz="0" w:space="0" w:color="auto"/>
        <w:bottom w:val="none" w:sz="0" w:space="0" w:color="auto"/>
        <w:right w:val="none" w:sz="0" w:space="0" w:color="auto"/>
      </w:divBdr>
    </w:div>
    <w:div w:id="1041855204">
      <w:bodyDiv w:val="1"/>
      <w:marLeft w:val="0"/>
      <w:marRight w:val="0"/>
      <w:marTop w:val="0"/>
      <w:marBottom w:val="0"/>
      <w:divBdr>
        <w:top w:val="none" w:sz="0" w:space="0" w:color="auto"/>
        <w:left w:val="none" w:sz="0" w:space="0" w:color="auto"/>
        <w:bottom w:val="none" w:sz="0" w:space="0" w:color="auto"/>
        <w:right w:val="none" w:sz="0" w:space="0" w:color="auto"/>
      </w:divBdr>
    </w:div>
    <w:div w:id="1042288387">
      <w:bodyDiv w:val="1"/>
      <w:marLeft w:val="0"/>
      <w:marRight w:val="0"/>
      <w:marTop w:val="0"/>
      <w:marBottom w:val="0"/>
      <w:divBdr>
        <w:top w:val="none" w:sz="0" w:space="0" w:color="auto"/>
        <w:left w:val="none" w:sz="0" w:space="0" w:color="auto"/>
        <w:bottom w:val="none" w:sz="0" w:space="0" w:color="auto"/>
        <w:right w:val="none" w:sz="0" w:space="0" w:color="auto"/>
      </w:divBdr>
    </w:div>
    <w:div w:id="1042628778">
      <w:bodyDiv w:val="1"/>
      <w:marLeft w:val="0"/>
      <w:marRight w:val="0"/>
      <w:marTop w:val="0"/>
      <w:marBottom w:val="0"/>
      <w:divBdr>
        <w:top w:val="none" w:sz="0" w:space="0" w:color="auto"/>
        <w:left w:val="none" w:sz="0" w:space="0" w:color="auto"/>
        <w:bottom w:val="none" w:sz="0" w:space="0" w:color="auto"/>
        <w:right w:val="none" w:sz="0" w:space="0" w:color="auto"/>
      </w:divBdr>
    </w:div>
    <w:div w:id="1043404924">
      <w:bodyDiv w:val="1"/>
      <w:marLeft w:val="0"/>
      <w:marRight w:val="0"/>
      <w:marTop w:val="0"/>
      <w:marBottom w:val="0"/>
      <w:divBdr>
        <w:top w:val="none" w:sz="0" w:space="0" w:color="auto"/>
        <w:left w:val="none" w:sz="0" w:space="0" w:color="auto"/>
        <w:bottom w:val="none" w:sz="0" w:space="0" w:color="auto"/>
        <w:right w:val="none" w:sz="0" w:space="0" w:color="auto"/>
      </w:divBdr>
    </w:div>
    <w:div w:id="1043477602">
      <w:bodyDiv w:val="1"/>
      <w:marLeft w:val="0"/>
      <w:marRight w:val="0"/>
      <w:marTop w:val="0"/>
      <w:marBottom w:val="0"/>
      <w:divBdr>
        <w:top w:val="none" w:sz="0" w:space="0" w:color="auto"/>
        <w:left w:val="none" w:sz="0" w:space="0" w:color="auto"/>
        <w:bottom w:val="none" w:sz="0" w:space="0" w:color="auto"/>
        <w:right w:val="none" w:sz="0" w:space="0" w:color="auto"/>
      </w:divBdr>
    </w:div>
    <w:div w:id="1043796006">
      <w:bodyDiv w:val="1"/>
      <w:marLeft w:val="0"/>
      <w:marRight w:val="0"/>
      <w:marTop w:val="0"/>
      <w:marBottom w:val="0"/>
      <w:divBdr>
        <w:top w:val="none" w:sz="0" w:space="0" w:color="auto"/>
        <w:left w:val="none" w:sz="0" w:space="0" w:color="auto"/>
        <w:bottom w:val="none" w:sz="0" w:space="0" w:color="auto"/>
        <w:right w:val="none" w:sz="0" w:space="0" w:color="auto"/>
      </w:divBdr>
    </w:div>
    <w:div w:id="1044330241">
      <w:bodyDiv w:val="1"/>
      <w:marLeft w:val="0"/>
      <w:marRight w:val="0"/>
      <w:marTop w:val="0"/>
      <w:marBottom w:val="0"/>
      <w:divBdr>
        <w:top w:val="none" w:sz="0" w:space="0" w:color="auto"/>
        <w:left w:val="none" w:sz="0" w:space="0" w:color="auto"/>
        <w:bottom w:val="none" w:sz="0" w:space="0" w:color="auto"/>
        <w:right w:val="none" w:sz="0" w:space="0" w:color="auto"/>
      </w:divBdr>
    </w:div>
    <w:div w:id="1044477714">
      <w:bodyDiv w:val="1"/>
      <w:marLeft w:val="0"/>
      <w:marRight w:val="0"/>
      <w:marTop w:val="0"/>
      <w:marBottom w:val="0"/>
      <w:divBdr>
        <w:top w:val="none" w:sz="0" w:space="0" w:color="auto"/>
        <w:left w:val="none" w:sz="0" w:space="0" w:color="auto"/>
        <w:bottom w:val="none" w:sz="0" w:space="0" w:color="auto"/>
        <w:right w:val="none" w:sz="0" w:space="0" w:color="auto"/>
      </w:divBdr>
    </w:div>
    <w:div w:id="1044864621">
      <w:bodyDiv w:val="1"/>
      <w:marLeft w:val="0"/>
      <w:marRight w:val="0"/>
      <w:marTop w:val="0"/>
      <w:marBottom w:val="0"/>
      <w:divBdr>
        <w:top w:val="none" w:sz="0" w:space="0" w:color="auto"/>
        <w:left w:val="none" w:sz="0" w:space="0" w:color="auto"/>
        <w:bottom w:val="none" w:sz="0" w:space="0" w:color="auto"/>
        <w:right w:val="none" w:sz="0" w:space="0" w:color="auto"/>
      </w:divBdr>
    </w:div>
    <w:div w:id="1045374228">
      <w:bodyDiv w:val="1"/>
      <w:marLeft w:val="0"/>
      <w:marRight w:val="0"/>
      <w:marTop w:val="0"/>
      <w:marBottom w:val="0"/>
      <w:divBdr>
        <w:top w:val="none" w:sz="0" w:space="0" w:color="auto"/>
        <w:left w:val="none" w:sz="0" w:space="0" w:color="auto"/>
        <w:bottom w:val="none" w:sz="0" w:space="0" w:color="auto"/>
        <w:right w:val="none" w:sz="0" w:space="0" w:color="auto"/>
      </w:divBdr>
    </w:div>
    <w:div w:id="1047071691">
      <w:bodyDiv w:val="1"/>
      <w:marLeft w:val="0"/>
      <w:marRight w:val="0"/>
      <w:marTop w:val="0"/>
      <w:marBottom w:val="0"/>
      <w:divBdr>
        <w:top w:val="none" w:sz="0" w:space="0" w:color="auto"/>
        <w:left w:val="none" w:sz="0" w:space="0" w:color="auto"/>
        <w:bottom w:val="none" w:sz="0" w:space="0" w:color="auto"/>
        <w:right w:val="none" w:sz="0" w:space="0" w:color="auto"/>
      </w:divBdr>
    </w:div>
    <w:div w:id="1047485123">
      <w:bodyDiv w:val="1"/>
      <w:marLeft w:val="0"/>
      <w:marRight w:val="0"/>
      <w:marTop w:val="0"/>
      <w:marBottom w:val="0"/>
      <w:divBdr>
        <w:top w:val="none" w:sz="0" w:space="0" w:color="auto"/>
        <w:left w:val="none" w:sz="0" w:space="0" w:color="auto"/>
        <w:bottom w:val="none" w:sz="0" w:space="0" w:color="auto"/>
        <w:right w:val="none" w:sz="0" w:space="0" w:color="auto"/>
      </w:divBdr>
    </w:div>
    <w:div w:id="1047606096">
      <w:bodyDiv w:val="1"/>
      <w:marLeft w:val="0"/>
      <w:marRight w:val="0"/>
      <w:marTop w:val="0"/>
      <w:marBottom w:val="0"/>
      <w:divBdr>
        <w:top w:val="none" w:sz="0" w:space="0" w:color="auto"/>
        <w:left w:val="none" w:sz="0" w:space="0" w:color="auto"/>
        <w:bottom w:val="none" w:sz="0" w:space="0" w:color="auto"/>
        <w:right w:val="none" w:sz="0" w:space="0" w:color="auto"/>
      </w:divBdr>
    </w:div>
    <w:div w:id="1047754868">
      <w:bodyDiv w:val="1"/>
      <w:marLeft w:val="0"/>
      <w:marRight w:val="0"/>
      <w:marTop w:val="0"/>
      <w:marBottom w:val="0"/>
      <w:divBdr>
        <w:top w:val="none" w:sz="0" w:space="0" w:color="auto"/>
        <w:left w:val="none" w:sz="0" w:space="0" w:color="auto"/>
        <w:bottom w:val="none" w:sz="0" w:space="0" w:color="auto"/>
        <w:right w:val="none" w:sz="0" w:space="0" w:color="auto"/>
      </w:divBdr>
    </w:div>
    <w:div w:id="1048072636">
      <w:bodyDiv w:val="1"/>
      <w:marLeft w:val="0"/>
      <w:marRight w:val="0"/>
      <w:marTop w:val="0"/>
      <w:marBottom w:val="0"/>
      <w:divBdr>
        <w:top w:val="none" w:sz="0" w:space="0" w:color="auto"/>
        <w:left w:val="none" w:sz="0" w:space="0" w:color="auto"/>
        <w:bottom w:val="none" w:sz="0" w:space="0" w:color="auto"/>
        <w:right w:val="none" w:sz="0" w:space="0" w:color="auto"/>
      </w:divBdr>
    </w:div>
    <w:div w:id="1048335562">
      <w:bodyDiv w:val="1"/>
      <w:marLeft w:val="0"/>
      <w:marRight w:val="0"/>
      <w:marTop w:val="0"/>
      <w:marBottom w:val="0"/>
      <w:divBdr>
        <w:top w:val="none" w:sz="0" w:space="0" w:color="auto"/>
        <w:left w:val="none" w:sz="0" w:space="0" w:color="auto"/>
        <w:bottom w:val="none" w:sz="0" w:space="0" w:color="auto"/>
        <w:right w:val="none" w:sz="0" w:space="0" w:color="auto"/>
      </w:divBdr>
    </w:div>
    <w:div w:id="1049109080">
      <w:bodyDiv w:val="1"/>
      <w:marLeft w:val="0"/>
      <w:marRight w:val="0"/>
      <w:marTop w:val="0"/>
      <w:marBottom w:val="0"/>
      <w:divBdr>
        <w:top w:val="none" w:sz="0" w:space="0" w:color="auto"/>
        <w:left w:val="none" w:sz="0" w:space="0" w:color="auto"/>
        <w:bottom w:val="none" w:sz="0" w:space="0" w:color="auto"/>
        <w:right w:val="none" w:sz="0" w:space="0" w:color="auto"/>
      </w:divBdr>
    </w:div>
    <w:div w:id="1049263022">
      <w:bodyDiv w:val="1"/>
      <w:marLeft w:val="0"/>
      <w:marRight w:val="0"/>
      <w:marTop w:val="0"/>
      <w:marBottom w:val="0"/>
      <w:divBdr>
        <w:top w:val="none" w:sz="0" w:space="0" w:color="auto"/>
        <w:left w:val="none" w:sz="0" w:space="0" w:color="auto"/>
        <w:bottom w:val="none" w:sz="0" w:space="0" w:color="auto"/>
        <w:right w:val="none" w:sz="0" w:space="0" w:color="auto"/>
      </w:divBdr>
    </w:div>
    <w:div w:id="1049644562">
      <w:bodyDiv w:val="1"/>
      <w:marLeft w:val="0"/>
      <w:marRight w:val="0"/>
      <w:marTop w:val="0"/>
      <w:marBottom w:val="0"/>
      <w:divBdr>
        <w:top w:val="none" w:sz="0" w:space="0" w:color="auto"/>
        <w:left w:val="none" w:sz="0" w:space="0" w:color="auto"/>
        <w:bottom w:val="none" w:sz="0" w:space="0" w:color="auto"/>
        <w:right w:val="none" w:sz="0" w:space="0" w:color="auto"/>
      </w:divBdr>
    </w:div>
    <w:div w:id="1050112729">
      <w:bodyDiv w:val="1"/>
      <w:marLeft w:val="0"/>
      <w:marRight w:val="0"/>
      <w:marTop w:val="0"/>
      <w:marBottom w:val="0"/>
      <w:divBdr>
        <w:top w:val="none" w:sz="0" w:space="0" w:color="auto"/>
        <w:left w:val="none" w:sz="0" w:space="0" w:color="auto"/>
        <w:bottom w:val="none" w:sz="0" w:space="0" w:color="auto"/>
        <w:right w:val="none" w:sz="0" w:space="0" w:color="auto"/>
      </w:divBdr>
    </w:div>
    <w:div w:id="1050114135">
      <w:bodyDiv w:val="1"/>
      <w:marLeft w:val="0"/>
      <w:marRight w:val="0"/>
      <w:marTop w:val="0"/>
      <w:marBottom w:val="0"/>
      <w:divBdr>
        <w:top w:val="none" w:sz="0" w:space="0" w:color="auto"/>
        <w:left w:val="none" w:sz="0" w:space="0" w:color="auto"/>
        <w:bottom w:val="none" w:sz="0" w:space="0" w:color="auto"/>
        <w:right w:val="none" w:sz="0" w:space="0" w:color="auto"/>
      </w:divBdr>
    </w:div>
    <w:div w:id="1050307265">
      <w:bodyDiv w:val="1"/>
      <w:marLeft w:val="0"/>
      <w:marRight w:val="0"/>
      <w:marTop w:val="0"/>
      <w:marBottom w:val="0"/>
      <w:divBdr>
        <w:top w:val="none" w:sz="0" w:space="0" w:color="auto"/>
        <w:left w:val="none" w:sz="0" w:space="0" w:color="auto"/>
        <w:bottom w:val="none" w:sz="0" w:space="0" w:color="auto"/>
        <w:right w:val="none" w:sz="0" w:space="0" w:color="auto"/>
      </w:divBdr>
    </w:div>
    <w:div w:id="1050420860">
      <w:bodyDiv w:val="1"/>
      <w:marLeft w:val="0"/>
      <w:marRight w:val="0"/>
      <w:marTop w:val="0"/>
      <w:marBottom w:val="0"/>
      <w:divBdr>
        <w:top w:val="none" w:sz="0" w:space="0" w:color="auto"/>
        <w:left w:val="none" w:sz="0" w:space="0" w:color="auto"/>
        <w:bottom w:val="none" w:sz="0" w:space="0" w:color="auto"/>
        <w:right w:val="none" w:sz="0" w:space="0" w:color="auto"/>
      </w:divBdr>
    </w:div>
    <w:div w:id="1050812299">
      <w:bodyDiv w:val="1"/>
      <w:marLeft w:val="0"/>
      <w:marRight w:val="0"/>
      <w:marTop w:val="0"/>
      <w:marBottom w:val="0"/>
      <w:divBdr>
        <w:top w:val="none" w:sz="0" w:space="0" w:color="auto"/>
        <w:left w:val="none" w:sz="0" w:space="0" w:color="auto"/>
        <w:bottom w:val="none" w:sz="0" w:space="0" w:color="auto"/>
        <w:right w:val="none" w:sz="0" w:space="0" w:color="auto"/>
      </w:divBdr>
    </w:div>
    <w:div w:id="1051463899">
      <w:bodyDiv w:val="1"/>
      <w:marLeft w:val="0"/>
      <w:marRight w:val="0"/>
      <w:marTop w:val="0"/>
      <w:marBottom w:val="0"/>
      <w:divBdr>
        <w:top w:val="none" w:sz="0" w:space="0" w:color="auto"/>
        <w:left w:val="none" w:sz="0" w:space="0" w:color="auto"/>
        <w:bottom w:val="none" w:sz="0" w:space="0" w:color="auto"/>
        <w:right w:val="none" w:sz="0" w:space="0" w:color="auto"/>
      </w:divBdr>
    </w:div>
    <w:div w:id="1051465575">
      <w:bodyDiv w:val="1"/>
      <w:marLeft w:val="0"/>
      <w:marRight w:val="0"/>
      <w:marTop w:val="0"/>
      <w:marBottom w:val="0"/>
      <w:divBdr>
        <w:top w:val="none" w:sz="0" w:space="0" w:color="auto"/>
        <w:left w:val="none" w:sz="0" w:space="0" w:color="auto"/>
        <w:bottom w:val="none" w:sz="0" w:space="0" w:color="auto"/>
        <w:right w:val="none" w:sz="0" w:space="0" w:color="auto"/>
      </w:divBdr>
    </w:div>
    <w:div w:id="1051534784">
      <w:bodyDiv w:val="1"/>
      <w:marLeft w:val="0"/>
      <w:marRight w:val="0"/>
      <w:marTop w:val="0"/>
      <w:marBottom w:val="0"/>
      <w:divBdr>
        <w:top w:val="none" w:sz="0" w:space="0" w:color="auto"/>
        <w:left w:val="none" w:sz="0" w:space="0" w:color="auto"/>
        <w:bottom w:val="none" w:sz="0" w:space="0" w:color="auto"/>
        <w:right w:val="none" w:sz="0" w:space="0" w:color="auto"/>
      </w:divBdr>
    </w:div>
    <w:div w:id="1052195532">
      <w:bodyDiv w:val="1"/>
      <w:marLeft w:val="0"/>
      <w:marRight w:val="0"/>
      <w:marTop w:val="0"/>
      <w:marBottom w:val="0"/>
      <w:divBdr>
        <w:top w:val="none" w:sz="0" w:space="0" w:color="auto"/>
        <w:left w:val="none" w:sz="0" w:space="0" w:color="auto"/>
        <w:bottom w:val="none" w:sz="0" w:space="0" w:color="auto"/>
        <w:right w:val="none" w:sz="0" w:space="0" w:color="auto"/>
      </w:divBdr>
    </w:div>
    <w:div w:id="1052656048">
      <w:bodyDiv w:val="1"/>
      <w:marLeft w:val="0"/>
      <w:marRight w:val="0"/>
      <w:marTop w:val="0"/>
      <w:marBottom w:val="0"/>
      <w:divBdr>
        <w:top w:val="none" w:sz="0" w:space="0" w:color="auto"/>
        <w:left w:val="none" w:sz="0" w:space="0" w:color="auto"/>
        <w:bottom w:val="none" w:sz="0" w:space="0" w:color="auto"/>
        <w:right w:val="none" w:sz="0" w:space="0" w:color="auto"/>
      </w:divBdr>
    </w:div>
    <w:div w:id="1053189166">
      <w:bodyDiv w:val="1"/>
      <w:marLeft w:val="0"/>
      <w:marRight w:val="0"/>
      <w:marTop w:val="0"/>
      <w:marBottom w:val="0"/>
      <w:divBdr>
        <w:top w:val="none" w:sz="0" w:space="0" w:color="auto"/>
        <w:left w:val="none" w:sz="0" w:space="0" w:color="auto"/>
        <w:bottom w:val="none" w:sz="0" w:space="0" w:color="auto"/>
        <w:right w:val="none" w:sz="0" w:space="0" w:color="auto"/>
      </w:divBdr>
    </w:div>
    <w:div w:id="1053235679">
      <w:bodyDiv w:val="1"/>
      <w:marLeft w:val="0"/>
      <w:marRight w:val="0"/>
      <w:marTop w:val="0"/>
      <w:marBottom w:val="0"/>
      <w:divBdr>
        <w:top w:val="none" w:sz="0" w:space="0" w:color="auto"/>
        <w:left w:val="none" w:sz="0" w:space="0" w:color="auto"/>
        <w:bottom w:val="none" w:sz="0" w:space="0" w:color="auto"/>
        <w:right w:val="none" w:sz="0" w:space="0" w:color="auto"/>
      </w:divBdr>
    </w:div>
    <w:div w:id="1054309027">
      <w:bodyDiv w:val="1"/>
      <w:marLeft w:val="0"/>
      <w:marRight w:val="0"/>
      <w:marTop w:val="0"/>
      <w:marBottom w:val="0"/>
      <w:divBdr>
        <w:top w:val="none" w:sz="0" w:space="0" w:color="auto"/>
        <w:left w:val="none" w:sz="0" w:space="0" w:color="auto"/>
        <w:bottom w:val="none" w:sz="0" w:space="0" w:color="auto"/>
        <w:right w:val="none" w:sz="0" w:space="0" w:color="auto"/>
      </w:divBdr>
    </w:div>
    <w:div w:id="1054501784">
      <w:bodyDiv w:val="1"/>
      <w:marLeft w:val="0"/>
      <w:marRight w:val="0"/>
      <w:marTop w:val="0"/>
      <w:marBottom w:val="0"/>
      <w:divBdr>
        <w:top w:val="none" w:sz="0" w:space="0" w:color="auto"/>
        <w:left w:val="none" w:sz="0" w:space="0" w:color="auto"/>
        <w:bottom w:val="none" w:sz="0" w:space="0" w:color="auto"/>
        <w:right w:val="none" w:sz="0" w:space="0" w:color="auto"/>
      </w:divBdr>
    </w:div>
    <w:div w:id="1054698108">
      <w:bodyDiv w:val="1"/>
      <w:marLeft w:val="0"/>
      <w:marRight w:val="0"/>
      <w:marTop w:val="0"/>
      <w:marBottom w:val="0"/>
      <w:divBdr>
        <w:top w:val="none" w:sz="0" w:space="0" w:color="auto"/>
        <w:left w:val="none" w:sz="0" w:space="0" w:color="auto"/>
        <w:bottom w:val="none" w:sz="0" w:space="0" w:color="auto"/>
        <w:right w:val="none" w:sz="0" w:space="0" w:color="auto"/>
      </w:divBdr>
    </w:div>
    <w:div w:id="1055003747">
      <w:bodyDiv w:val="1"/>
      <w:marLeft w:val="0"/>
      <w:marRight w:val="0"/>
      <w:marTop w:val="0"/>
      <w:marBottom w:val="0"/>
      <w:divBdr>
        <w:top w:val="none" w:sz="0" w:space="0" w:color="auto"/>
        <w:left w:val="none" w:sz="0" w:space="0" w:color="auto"/>
        <w:bottom w:val="none" w:sz="0" w:space="0" w:color="auto"/>
        <w:right w:val="none" w:sz="0" w:space="0" w:color="auto"/>
      </w:divBdr>
    </w:div>
    <w:div w:id="1056274435">
      <w:bodyDiv w:val="1"/>
      <w:marLeft w:val="0"/>
      <w:marRight w:val="0"/>
      <w:marTop w:val="0"/>
      <w:marBottom w:val="0"/>
      <w:divBdr>
        <w:top w:val="none" w:sz="0" w:space="0" w:color="auto"/>
        <w:left w:val="none" w:sz="0" w:space="0" w:color="auto"/>
        <w:bottom w:val="none" w:sz="0" w:space="0" w:color="auto"/>
        <w:right w:val="none" w:sz="0" w:space="0" w:color="auto"/>
      </w:divBdr>
    </w:div>
    <w:div w:id="1056733324">
      <w:bodyDiv w:val="1"/>
      <w:marLeft w:val="0"/>
      <w:marRight w:val="0"/>
      <w:marTop w:val="0"/>
      <w:marBottom w:val="0"/>
      <w:divBdr>
        <w:top w:val="none" w:sz="0" w:space="0" w:color="auto"/>
        <w:left w:val="none" w:sz="0" w:space="0" w:color="auto"/>
        <w:bottom w:val="none" w:sz="0" w:space="0" w:color="auto"/>
        <w:right w:val="none" w:sz="0" w:space="0" w:color="auto"/>
      </w:divBdr>
    </w:div>
    <w:div w:id="1056970055">
      <w:bodyDiv w:val="1"/>
      <w:marLeft w:val="0"/>
      <w:marRight w:val="0"/>
      <w:marTop w:val="0"/>
      <w:marBottom w:val="0"/>
      <w:divBdr>
        <w:top w:val="none" w:sz="0" w:space="0" w:color="auto"/>
        <w:left w:val="none" w:sz="0" w:space="0" w:color="auto"/>
        <w:bottom w:val="none" w:sz="0" w:space="0" w:color="auto"/>
        <w:right w:val="none" w:sz="0" w:space="0" w:color="auto"/>
      </w:divBdr>
    </w:div>
    <w:div w:id="1057128349">
      <w:bodyDiv w:val="1"/>
      <w:marLeft w:val="0"/>
      <w:marRight w:val="0"/>
      <w:marTop w:val="0"/>
      <w:marBottom w:val="0"/>
      <w:divBdr>
        <w:top w:val="none" w:sz="0" w:space="0" w:color="auto"/>
        <w:left w:val="none" w:sz="0" w:space="0" w:color="auto"/>
        <w:bottom w:val="none" w:sz="0" w:space="0" w:color="auto"/>
        <w:right w:val="none" w:sz="0" w:space="0" w:color="auto"/>
      </w:divBdr>
    </w:div>
    <w:div w:id="1057557379">
      <w:bodyDiv w:val="1"/>
      <w:marLeft w:val="0"/>
      <w:marRight w:val="0"/>
      <w:marTop w:val="0"/>
      <w:marBottom w:val="0"/>
      <w:divBdr>
        <w:top w:val="none" w:sz="0" w:space="0" w:color="auto"/>
        <w:left w:val="none" w:sz="0" w:space="0" w:color="auto"/>
        <w:bottom w:val="none" w:sz="0" w:space="0" w:color="auto"/>
        <w:right w:val="none" w:sz="0" w:space="0" w:color="auto"/>
      </w:divBdr>
    </w:div>
    <w:div w:id="1057625592">
      <w:bodyDiv w:val="1"/>
      <w:marLeft w:val="0"/>
      <w:marRight w:val="0"/>
      <w:marTop w:val="0"/>
      <w:marBottom w:val="0"/>
      <w:divBdr>
        <w:top w:val="none" w:sz="0" w:space="0" w:color="auto"/>
        <w:left w:val="none" w:sz="0" w:space="0" w:color="auto"/>
        <w:bottom w:val="none" w:sz="0" w:space="0" w:color="auto"/>
        <w:right w:val="none" w:sz="0" w:space="0" w:color="auto"/>
      </w:divBdr>
    </w:div>
    <w:div w:id="1058019490">
      <w:bodyDiv w:val="1"/>
      <w:marLeft w:val="0"/>
      <w:marRight w:val="0"/>
      <w:marTop w:val="0"/>
      <w:marBottom w:val="0"/>
      <w:divBdr>
        <w:top w:val="none" w:sz="0" w:space="0" w:color="auto"/>
        <w:left w:val="none" w:sz="0" w:space="0" w:color="auto"/>
        <w:bottom w:val="none" w:sz="0" w:space="0" w:color="auto"/>
        <w:right w:val="none" w:sz="0" w:space="0" w:color="auto"/>
      </w:divBdr>
    </w:div>
    <w:div w:id="1058165152">
      <w:bodyDiv w:val="1"/>
      <w:marLeft w:val="0"/>
      <w:marRight w:val="0"/>
      <w:marTop w:val="0"/>
      <w:marBottom w:val="0"/>
      <w:divBdr>
        <w:top w:val="none" w:sz="0" w:space="0" w:color="auto"/>
        <w:left w:val="none" w:sz="0" w:space="0" w:color="auto"/>
        <w:bottom w:val="none" w:sz="0" w:space="0" w:color="auto"/>
        <w:right w:val="none" w:sz="0" w:space="0" w:color="auto"/>
      </w:divBdr>
    </w:div>
    <w:div w:id="1058474405">
      <w:bodyDiv w:val="1"/>
      <w:marLeft w:val="0"/>
      <w:marRight w:val="0"/>
      <w:marTop w:val="0"/>
      <w:marBottom w:val="0"/>
      <w:divBdr>
        <w:top w:val="none" w:sz="0" w:space="0" w:color="auto"/>
        <w:left w:val="none" w:sz="0" w:space="0" w:color="auto"/>
        <w:bottom w:val="none" w:sz="0" w:space="0" w:color="auto"/>
        <w:right w:val="none" w:sz="0" w:space="0" w:color="auto"/>
      </w:divBdr>
    </w:div>
    <w:div w:id="1058482139">
      <w:bodyDiv w:val="1"/>
      <w:marLeft w:val="0"/>
      <w:marRight w:val="0"/>
      <w:marTop w:val="0"/>
      <w:marBottom w:val="0"/>
      <w:divBdr>
        <w:top w:val="none" w:sz="0" w:space="0" w:color="auto"/>
        <w:left w:val="none" w:sz="0" w:space="0" w:color="auto"/>
        <w:bottom w:val="none" w:sz="0" w:space="0" w:color="auto"/>
        <w:right w:val="none" w:sz="0" w:space="0" w:color="auto"/>
      </w:divBdr>
    </w:div>
    <w:div w:id="1058745691">
      <w:bodyDiv w:val="1"/>
      <w:marLeft w:val="0"/>
      <w:marRight w:val="0"/>
      <w:marTop w:val="0"/>
      <w:marBottom w:val="0"/>
      <w:divBdr>
        <w:top w:val="none" w:sz="0" w:space="0" w:color="auto"/>
        <w:left w:val="none" w:sz="0" w:space="0" w:color="auto"/>
        <w:bottom w:val="none" w:sz="0" w:space="0" w:color="auto"/>
        <w:right w:val="none" w:sz="0" w:space="0" w:color="auto"/>
      </w:divBdr>
    </w:div>
    <w:div w:id="1058896569">
      <w:bodyDiv w:val="1"/>
      <w:marLeft w:val="0"/>
      <w:marRight w:val="0"/>
      <w:marTop w:val="0"/>
      <w:marBottom w:val="0"/>
      <w:divBdr>
        <w:top w:val="none" w:sz="0" w:space="0" w:color="auto"/>
        <w:left w:val="none" w:sz="0" w:space="0" w:color="auto"/>
        <w:bottom w:val="none" w:sz="0" w:space="0" w:color="auto"/>
        <w:right w:val="none" w:sz="0" w:space="0" w:color="auto"/>
      </w:divBdr>
    </w:div>
    <w:div w:id="1059404332">
      <w:bodyDiv w:val="1"/>
      <w:marLeft w:val="0"/>
      <w:marRight w:val="0"/>
      <w:marTop w:val="0"/>
      <w:marBottom w:val="0"/>
      <w:divBdr>
        <w:top w:val="none" w:sz="0" w:space="0" w:color="auto"/>
        <w:left w:val="none" w:sz="0" w:space="0" w:color="auto"/>
        <w:bottom w:val="none" w:sz="0" w:space="0" w:color="auto"/>
        <w:right w:val="none" w:sz="0" w:space="0" w:color="auto"/>
      </w:divBdr>
    </w:div>
    <w:div w:id="1059476543">
      <w:bodyDiv w:val="1"/>
      <w:marLeft w:val="0"/>
      <w:marRight w:val="0"/>
      <w:marTop w:val="0"/>
      <w:marBottom w:val="0"/>
      <w:divBdr>
        <w:top w:val="none" w:sz="0" w:space="0" w:color="auto"/>
        <w:left w:val="none" w:sz="0" w:space="0" w:color="auto"/>
        <w:bottom w:val="none" w:sz="0" w:space="0" w:color="auto"/>
        <w:right w:val="none" w:sz="0" w:space="0" w:color="auto"/>
      </w:divBdr>
    </w:div>
    <w:div w:id="1059665959">
      <w:bodyDiv w:val="1"/>
      <w:marLeft w:val="0"/>
      <w:marRight w:val="0"/>
      <w:marTop w:val="0"/>
      <w:marBottom w:val="0"/>
      <w:divBdr>
        <w:top w:val="none" w:sz="0" w:space="0" w:color="auto"/>
        <w:left w:val="none" w:sz="0" w:space="0" w:color="auto"/>
        <w:bottom w:val="none" w:sz="0" w:space="0" w:color="auto"/>
        <w:right w:val="none" w:sz="0" w:space="0" w:color="auto"/>
      </w:divBdr>
    </w:div>
    <w:div w:id="1059671069">
      <w:bodyDiv w:val="1"/>
      <w:marLeft w:val="0"/>
      <w:marRight w:val="0"/>
      <w:marTop w:val="0"/>
      <w:marBottom w:val="0"/>
      <w:divBdr>
        <w:top w:val="none" w:sz="0" w:space="0" w:color="auto"/>
        <w:left w:val="none" w:sz="0" w:space="0" w:color="auto"/>
        <w:bottom w:val="none" w:sz="0" w:space="0" w:color="auto"/>
        <w:right w:val="none" w:sz="0" w:space="0" w:color="auto"/>
      </w:divBdr>
    </w:div>
    <w:div w:id="1059792856">
      <w:bodyDiv w:val="1"/>
      <w:marLeft w:val="0"/>
      <w:marRight w:val="0"/>
      <w:marTop w:val="0"/>
      <w:marBottom w:val="0"/>
      <w:divBdr>
        <w:top w:val="none" w:sz="0" w:space="0" w:color="auto"/>
        <w:left w:val="none" w:sz="0" w:space="0" w:color="auto"/>
        <w:bottom w:val="none" w:sz="0" w:space="0" w:color="auto"/>
        <w:right w:val="none" w:sz="0" w:space="0" w:color="auto"/>
      </w:divBdr>
    </w:div>
    <w:div w:id="1060247459">
      <w:bodyDiv w:val="1"/>
      <w:marLeft w:val="0"/>
      <w:marRight w:val="0"/>
      <w:marTop w:val="0"/>
      <w:marBottom w:val="0"/>
      <w:divBdr>
        <w:top w:val="none" w:sz="0" w:space="0" w:color="auto"/>
        <w:left w:val="none" w:sz="0" w:space="0" w:color="auto"/>
        <w:bottom w:val="none" w:sz="0" w:space="0" w:color="auto"/>
        <w:right w:val="none" w:sz="0" w:space="0" w:color="auto"/>
      </w:divBdr>
    </w:div>
    <w:div w:id="1060251186">
      <w:bodyDiv w:val="1"/>
      <w:marLeft w:val="0"/>
      <w:marRight w:val="0"/>
      <w:marTop w:val="0"/>
      <w:marBottom w:val="0"/>
      <w:divBdr>
        <w:top w:val="none" w:sz="0" w:space="0" w:color="auto"/>
        <w:left w:val="none" w:sz="0" w:space="0" w:color="auto"/>
        <w:bottom w:val="none" w:sz="0" w:space="0" w:color="auto"/>
        <w:right w:val="none" w:sz="0" w:space="0" w:color="auto"/>
      </w:divBdr>
    </w:div>
    <w:div w:id="1060598918">
      <w:bodyDiv w:val="1"/>
      <w:marLeft w:val="0"/>
      <w:marRight w:val="0"/>
      <w:marTop w:val="0"/>
      <w:marBottom w:val="0"/>
      <w:divBdr>
        <w:top w:val="none" w:sz="0" w:space="0" w:color="auto"/>
        <w:left w:val="none" w:sz="0" w:space="0" w:color="auto"/>
        <w:bottom w:val="none" w:sz="0" w:space="0" w:color="auto"/>
        <w:right w:val="none" w:sz="0" w:space="0" w:color="auto"/>
      </w:divBdr>
    </w:div>
    <w:div w:id="1061248552">
      <w:bodyDiv w:val="1"/>
      <w:marLeft w:val="0"/>
      <w:marRight w:val="0"/>
      <w:marTop w:val="0"/>
      <w:marBottom w:val="0"/>
      <w:divBdr>
        <w:top w:val="none" w:sz="0" w:space="0" w:color="auto"/>
        <w:left w:val="none" w:sz="0" w:space="0" w:color="auto"/>
        <w:bottom w:val="none" w:sz="0" w:space="0" w:color="auto"/>
        <w:right w:val="none" w:sz="0" w:space="0" w:color="auto"/>
      </w:divBdr>
    </w:div>
    <w:div w:id="1061829241">
      <w:bodyDiv w:val="1"/>
      <w:marLeft w:val="0"/>
      <w:marRight w:val="0"/>
      <w:marTop w:val="0"/>
      <w:marBottom w:val="0"/>
      <w:divBdr>
        <w:top w:val="none" w:sz="0" w:space="0" w:color="auto"/>
        <w:left w:val="none" w:sz="0" w:space="0" w:color="auto"/>
        <w:bottom w:val="none" w:sz="0" w:space="0" w:color="auto"/>
        <w:right w:val="none" w:sz="0" w:space="0" w:color="auto"/>
      </w:divBdr>
    </w:div>
    <w:div w:id="1062942502">
      <w:bodyDiv w:val="1"/>
      <w:marLeft w:val="0"/>
      <w:marRight w:val="0"/>
      <w:marTop w:val="0"/>
      <w:marBottom w:val="0"/>
      <w:divBdr>
        <w:top w:val="none" w:sz="0" w:space="0" w:color="auto"/>
        <w:left w:val="none" w:sz="0" w:space="0" w:color="auto"/>
        <w:bottom w:val="none" w:sz="0" w:space="0" w:color="auto"/>
        <w:right w:val="none" w:sz="0" w:space="0" w:color="auto"/>
      </w:divBdr>
    </w:div>
    <w:div w:id="1063062039">
      <w:bodyDiv w:val="1"/>
      <w:marLeft w:val="0"/>
      <w:marRight w:val="0"/>
      <w:marTop w:val="0"/>
      <w:marBottom w:val="0"/>
      <w:divBdr>
        <w:top w:val="none" w:sz="0" w:space="0" w:color="auto"/>
        <w:left w:val="none" w:sz="0" w:space="0" w:color="auto"/>
        <w:bottom w:val="none" w:sz="0" w:space="0" w:color="auto"/>
        <w:right w:val="none" w:sz="0" w:space="0" w:color="auto"/>
      </w:divBdr>
    </w:div>
    <w:div w:id="1063333105">
      <w:bodyDiv w:val="1"/>
      <w:marLeft w:val="0"/>
      <w:marRight w:val="0"/>
      <w:marTop w:val="0"/>
      <w:marBottom w:val="0"/>
      <w:divBdr>
        <w:top w:val="none" w:sz="0" w:space="0" w:color="auto"/>
        <w:left w:val="none" w:sz="0" w:space="0" w:color="auto"/>
        <w:bottom w:val="none" w:sz="0" w:space="0" w:color="auto"/>
        <w:right w:val="none" w:sz="0" w:space="0" w:color="auto"/>
      </w:divBdr>
    </w:div>
    <w:div w:id="1063528582">
      <w:bodyDiv w:val="1"/>
      <w:marLeft w:val="0"/>
      <w:marRight w:val="0"/>
      <w:marTop w:val="0"/>
      <w:marBottom w:val="0"/>
      <w:divBdr>
        <w:top w:val="none" w:sz="0" w:space="0" w:color="auto"/>
        <w:left w:val="none" w:sz="0" w:space="0" w:color="auto"/>
        <w:bottom w:val="none" w:sz="0" w:space="0" w:color="auto"/>
        <w:right w:val="none" w:sz="0" w:space="0" w:color="auto"/>
      </w:divBdr>
    </w:div>
    <w:div w:id="1063912413">
      <w:bodyDiv w:val="1"/>
      <w:marLeft w:val="0"/>
      <w:marRight w:val="0"/>
      <w:marTop w:val="0"/>
      <w:marBottom w:val="0"/>
      <w:divBdr>
        <w:top w:val="none" w:sz="0" w:space="0" w:color="auto"/>
        <w:left w:val="none" w:sz="0" w:space="0" w:color="auto"/>
        <w:bottom w:val="none" w:sz="0" w:space="0" w:color="auto"/>
        <w:right w:val="none" w:sz="0" w:space="0" w:color="auto"/>
      </w:divBdr>
    </w:div>
    <w:div w:id="1064530598">
      <w:bodyDiv w:val="1"/>
      <w:marLeft w:val="0"/>
      <w:marRight w:val="0"/>
      <w:marTop w:val="0"/>
      <w:marBottom w:val="0"/>
      <w:divBdr>
        <w:top w:val="none" w:sz="0" w:space="0" w:color="auto"/>
        <w:left w:val="none" w:sz="0" w:space="0" w:color="auto"/>
        <w:bottom w:val="none" w:sz="0" w:space="0" w:color="auto"/>
        <w:right w:val="none" w:sz="0" w:space="0" w:color="auto"/>
      </w:divBdr>
    </w:div>
    <w:div w:id="1064568358">
      <w:bodyDiv w:val="1"/>
      <w:marLeft w:val="0"/>
      <w:marRight w:val="0"/>
      <w:marTop w:val="0"/>
      <w:marBottom w:val="0"/>
      <w:divBdr>
        <w:top w:val="none" w:sz="0" w:space="0" w:color="auto"/>
        <w:left w:val="none" w:sz="0" w:space="0" w:color="auto"/>
        <w:bottom w:val="none" w:sz="0" w:space="0" w:color="auto"/>
        <w:right w:val="none" w:sz="0" w:space="0" w:color="auto"/>
      </w:divBdr>
    </w:div>
    <w:div w:id="1064987721">
      <w:bodyDiv w:val="1"/>
      <w:marLeft w:val="0"/>
      <w:marRight w:val="0"/>
      <w:marTop w:val="0"/>
      <w:marBottom w:val="0"/>
      <w:divBdr>
        <w:top w:val="none" w:sz="0" w:space="0" w:color="auto"/>
        <w:left w:val="none" w:sz="0" w:space="0" w:color="auto"/>
        <w:bottom w:val="none" w:sz="0" w:space="0" w:color="auto"/>
        <w:right w:val="none" w:sz="0" w:space="0" w:color="auto"/>
      </w:divBdr>
    </w:div>
    <w:div w:id="1066760884">
      <w:bodyDiv w:val="1"/>
      <w:marLeft w:val="0"/>
      <w:marRight w:val="0"/>
      <w:marTop w:val="0"/>
      <w:marBottom w:val="0"/>
      <w:divBdr>
        <w:top w:val="none" w:sz="0" w:space="0" w:color="auto"/>
        <w:left w:val="none" w:sz="0" w:space="0" w:color="auto"/>
        <w:bottom w:val="none" w:sz="0" w:space="0" w:color="auto"/>
        <w:right w:val="none" w:sz="0" w:space="0" w:color="auto"/>
      </w:divBdr>
    </w:div>
    <w:div w:id="1066807623">
      <w:bodyDiv w:val="1"/>
      <w:marLeft w:val="0"/>
      <w:marRight w:val="0"/>
      <w:marTop w:val="0"/>
      <w:marBottom w:val="0"/>
      <w:divBdr>
        <w:top w:val="none" w:sz="0" w:space="0" w:color="auto"/>
        <w:left w:val="none" w:sz="0" w:space="0" w:color="auto"/>
        <w:bottom w:val="none" w:sz="0" w:space="0" w:color="auto"/>
        <w:right w:val="none" w:sz="0" w:space="0" w:color="auto"/>
      </w:divBdr>
    </w:div>
    <w:div w:id="1067343026">
      <w:bodyDiv w:val="1"/>
      <w:marLeft w:val="0"/>
      <w:marRight w:val="0"/>
      <w:marTop w:val="0"/>
      <w:marBottom w:val="0"/>
      <w:divBdr>
        <w:top w:val="none" w:sz="0" w:space="0" w:color="auto"/>
        <w:left w:val="none" w:sz="0" w:space="0" w:color="auto"/>
        <w:bottom w:val="none" w:sz="0" w:space="0" w:color="auto"/>
        <w:right w:val="none" w:sz="0" w:space="0" w:color="auto"/>
      </w:divBdr>
    </w:div>
    <w:div w:id="1067461478">
      <w:bodyDiv w:val="1"/>
      <w:marLeft w:val="0"/>
      <w:marRight w:val="0"/>
      <w:marTop w:val="0"/>
      <w:marBottom w:val="0"/>
      <w:divBdr>
        <w:top w:val="none" w:sz="0" w:space="0" w:color="auto"/>
        <w:left w:val="none" w:sz="0" w:space="0" w:color="auto"/>
        <w:bottom w:val="none" w:sz="0" w:space="0" w:color="auto"/>
        <w:right w:val="none" w:sz="0" w:space="0" w:color="auto"/>
      </w:divBdr>
    </w:div>
    <w:div w:id="1067536481">
      <w:bodyDiv w:val="1"/>
      <w:marLeft w:val="0"/>
      <w:marRight w:val="0"/>
      <w:marTop w:val="0"/>
      <w:marBottom w:val="0"/>
      <w:divBdr>
        <w:top w:val="none" w:sz="0" w:space="0" w:color="auto"/>
        <w:left w:val="none" w:sz="0" w:space="0" w:color="auto"/>
        <w:bottom w:val="none" w:sz="0" w:space="0" w:color="auto"/>
        <w:right w:val="none" w:sz="0" w:space="0" w:color="auto"/>
      </w:divBdr>
    </w:div>
    <w:div w:id="1067724201">
      <w:bodyDiv w:val="1"/>
      <w:marLeft w:val="0"/>
      <w:marRight w:val="0"/>
      <w:marTop w:val="0"/>
      <w:marBottom w:val="0"/>
      <w:divBdr>
        <w:top w:val="none" w:sz="0" w:space="0" w:color="auto"/>
        <w:left w:val="none" w:sz="0" w:space="0" w:color="auto"/>
        <w:bottom w:val="none" w:sz="0" w:space="0" w:color="auto"/>
        <w:right w:val="none" w:sz="0" w:space="0" w:color="auto"/>
      </w:divBdr>
    </w:div>
    <w:div w:id="1068069684">
      <w:bodyDiv w:val="1"/>
      <w:marLeft w:val="0"/>
      <w:marRight w:val="0"/>
      <w:marTop w:val="0"/>
      <w:marBottom w:val="0"/>
      <w:divBdr>
        <w:top w:val="none" w:sz="0" w:space="0" w:color="auto"/>
        <w:left w:val="none" w:sz="0" w:space="0" w:color="auto"/>
        <w:bottom w:val="none" w:sz="0" w:space="0" w:color="auto"/>
        <w:right w:val="none" w:sz="0" w:space="0" w:color="auto"/>
      </w:divBdr>
    </w:div>
    <w:div w:id="1068189418">
      <w:bodyDiv w:val="1"/>
      <w:marLeft w:val="0"/>
      <w:marRight w:val="0"/>
      <w:marTop w:val="0"/>
      <w:marBottom w:val="0"/>
      <w:divBdr>
        <w:top w:val="none" w:sz="0" w:space="0" w:color="auto"/>
        <w:left w:val="none" w:sz="0" w:space="0" w:color="auto"/>
        <w:bottom w:val="none" w:sz="0" w:space="0" w:color="auto"/>
        <w:right w:val="none" w:sz="0" w:space="0" w:color="auto"/>
      </w:divBdr>
    </w:div>
    <w:div w:id="1068193655">
      <w:bodyDiv w:val="1"/>
      <w:marLeft w:val="0"/>
      <w:marRight w:val="0"/>
      <w:marTop w:val="0"/>
      <w:marBottom w:val="0"/>
      <w:divBdr>
        <w:top w:val="none" w:sz="0" w:space="0" w:color="auto"/>
        <w:left w:val="none" w:sz="0" w:space="0" w:color="auto"/>
        <w:bottom w:val="none" w:sz="0" w:space="0" w:color="auto"/>
        <w:right w:val="none" w:sz="0" w:space="0" w:color="auto"/>
      </w:divBdr>
    </w:div>
    <w:div w:id="1068308837">
      <w:bodyDiv w:val="1"/>
      <w:marLeft w:val="0"/>
      <w:marRight w:val="0"/>
      <w:marTop w:val="0"/>
      <w:marBottom w:val="0"/>
      <w:divBdr>
        <w:top w:val="none" w:sz="0" w:space="0" w:color="auto"/>
        <w:left w:val="none" w:sz="0" w:space="0" w:color="auto"/>
        <w:bottom w:val="none" w:sz="0" w:space="0" w:color="auto"/>
        <w:right w:val="none" w:sz="0" w:space="0" w:color="auto"/>
      </w:divBdr>
    </w:div>
    <w:div w:id="1068697370">
      <w:bodyDiv w:val="1"/>
      <w:marLeft w:val="0"/>
      <w:marRight w:val="0"/>
      <w:marTop w:val="0"/>
      <w:marBottom w:val="0"/>
      <w:divBdr>
        <w:top w:val="none" w:sz="0" w:space="0" w:color="auto"/>
        <w:left w:val="none" w:sz="0" w:space="0" w:color="auto"/>
        <w:bottom w:val="none" w:sz="0" w:space="0" w:color="auto"/>
        <w:right w:val="none" w:sz="0" w:space="0" w:color="auto"/>
      </w:divBdr>
    </w:div>
    <w:div w:id="1070541931">
      <w:bodyDiv w:val="1"/>
      <w:marLeft w:val="0"/>
      <w:marRight w:val="0"/>
      <w:marTop w:val="0"/>
      <w:marBottom w:val="0"/>
      <w:divBdr>
        <w:top w:val="none" w:sz="0" w:space="0" w:color="auto"/>
        <w:left w:val="none" w:sz="0" w:space="0" w:color="auto"/>
        <w:bottom w:val="none" w:sz="0" w:space="0" w:color="auto"/>
        <w:right w:val="none" w:sz="0" w:space="0" w:color="auto"/>
      </w:divBdr>
    </w:div>
    <w:div w:id="1070736092">
      <w:bodyDiv w:val="1"/>
      <w:marLeft w:val="0"/>
      <w:marRight w:val="0"/>
      <w:marTop w:val="0"/>
      <w:marBottom w:val="0"/>
      <w:divBdr>
        <w:top w:val="none" w:sz="0" w:space="0" w:color="auto"/>
        <w:left w:val="none" w:sz="0" w:space="0" w:color="auto"/>
        <w:bottom w:val="none" w:sz="0" w:space="0" w:color="auto"/>
        <w:right w:val="none" w:sz="0" w:space="0" w:color="auto"/>
      </w:divBdr>
    </w:div>
    <w:div w:id="1071542751">
      <w:bodyDiv w:val="1"/>
      <w:marLeft w:val="0"/>
      <w:marRight w:val="0"/>
      <w:marTop w:val="0"/>
      <w:marBottom w:val="0"/>
      <w:divBdr>
        <w:top w:val="none" w:sz="0" w:space="0" w:color="auto"/>
        <w:left w:val="none" w:sz="0" w:space="0" w:color="auto"/>
        <w:bottom w:val="none" w:sz="0" w:space="0" w:color="auto"/>
        <w:right w:val="none" w:sz="0" w:space="0" w:color="auto"/>
      </w:divBdr>
    </w:div>
    <w:div w:id="1072578431">
      <w:bodyDiv w:val="1"/>
      <w:marLeft w:val="0"/>
      <w:marRight w:val="0"/>
      <w:marTop w:val="0"/>
      <w:marBottom w:val="0"/>
      <w:divBdr>
        <w:top w:val="none" w:sz="0" w:space="0" w:color="auto"/>
        <w:left w:val="none" w:sz="0" w:space="0" w:color="auto"/>
        <w:bottom w:val="none" w:sz="0" w:space="0" w:color="auto"/>
        <w:right w:val="none" w:sz="0" w:space="0" w:color="auto"/>
      </w:divBdr>
    </w:div>
    <w:div w:id="1073039559">
      <w:bodyDiv w:val="1"/>
      <w:marLeft w:val="0"/>
      <w:marRight w:val="0"/>
      <w:marTop w:val="0"/>
      <w:marBottom w:val="0"/>
      <w:divBdr>
        <w:top w:val="none" w:sz="0" w:space="0" w:color="auto"/>
        <w:left w:val="none" w:sz="0" w:space="0" w:color="auto"/>
        <w:bottom w:val="none" w:sz="0" w:space="0" w:color="auto"/>
        <w:right w:val="none" w:sz="0" w:space="0" w:color="auto"/>
      </w:divBdr>
    </w:div>
    <w:div w:id="1073358009">
      <w:bodyDiv w:val="1"/>
      <w:marLeft w:val="0"/>
      <w:marRight w:val="0"/>
      <w:marTop w:val="0"/>
      <w:marBottom w:val="0"/>
      <w:divBdr>
        <w:top w:val="none" w:sz="0" w:space="0" w:color="auto"/>
        <w:left w:val="none" w:sz="0" w:space="0" w:color="auto"/>
        <w:bottom w:val="none" w:sz="0" w:space="0" w:color="auto"/>
        <w:right w:val="none" w:sz="0" w:space="0" w:color="auto"/>
      </w:divBdr>
    </w:div>
    <w:div w:id="1074281172">
      <w:bodyDiv w:val="1"/>
      <w:marLeft w:val="0"/>
      <w:marRight w:val="0"/>
      <w:marTop w:val="0"/>
      <w:marBottom w:val="0"/>
      <w:divBdr>
        <w:top w:val="none" w:sz="0" w:space="0" w:color="auto"/>
        <w:left w:val="none" w:sz="0" w:space="0" w:color="auto"/>
        <w:bottom w:val="none" w:sz="0" w:space="0" w:color="auto"/>
        <w:right w:val="none" w:sz="0" w:space="0" w:color="auto"/>
      </w:divBdr>
    </w:div>
    <w:div w:id="1074427682">
      <w:bodyDiv w:val="1"/>
      <w:marLeft w:val="0"/>
      <w:marRight w:val="0"/>
      <w:marTop w:val="0"/>
      <w:marBottom w:val="0"/>
      <w:divBdr>
        <w:top w:val="none" w:sz="0" w:space="0" w:color="auto"/>
        <w:left w:val="none" w:sz="0" w:space="0" w:color="auto"/>
        <w:bottom w:val="none" w:sz="0" w:space="0" w:color="auto"/>
        <w:right w:val="none" w:sz="0" w:space="0" w:color="auto"/>
      </w:divBdr>
    </w:div>
    <w:div w:id="1074468613">
      <w:bodyDiv w:val="1"/>
      <w:marLeft w:val="0"/>
      <w:marRight w:val="0"/>
      <w:marTop w:val="0"/>
      <w:marBottom w:val="0"/>
      <w:divBdr>
        <w:top w:val="none" w:sz="0" w:space="0" w:color="auto"/>
        <w:left w:val="none" w:sz="0" w:space="0" w:color="auto"/>
        <w:bottom w:val="none" w:sz="0" w:space="0" w:color="auto"/>
        <w:right w:val="none" w:sz="0" w:space="0" w:color="auto"/>
      </w:divBdr>
    </w:div>
    <w:div w:id="1074475351">
      <w:bodyDiv w:val="1"/>
      <w:marLeft w:val="0"/>
      <w:marRight w:val="0"/>
      <w:marTop w:val="0"/>
      <w:marBottom w:val="0"/>
      <w:divBdr>
        <w:top w:val="none" w:sz="0" w:space="0" w:color="auto"/>
        <w:left w:val="none" w:sz="0" w:space="0" w:color="auto"/>
        <w:bottom w:val="none" w:sz="0" w:space="0" w:color="auto"/>
        <w:right w:val="none" w:sz="0" w:space="0" w:color="auto"/>
      </w:divBdr>
    </w:div>
    <w:div w:id="1075200638">
      <w:bodyDiv w:val="1"/>
      <w:marLeft w:val="0"/>
      <w:marRight w:val="0"/>
      <w:marTop w:val="0"/>
      <w:marBottom w:val="0"/>
      <w:divBdr>
        <w:top w:val="none" w:sz="0" w:space="0" w:color="auto"/>
        <w:left w:val="none" w:sz="0" w:space="0" w:color="auto"/>
        <w:bottom w:val="none" w:sz="0" w:space="0" w:color="auto"/>
        <w:right w:val="none" w:sz="0" w:space="0" w:color="auto"/>
      </w:divBdr>
    </w:div>
    <w:div w:id="1075281028">
      <w:bodyDiv w:val="1"/>
      <w:marLeft w:val="0"/>
      <w:marRight w:val="0"/>
      <w:marTop w:val="0"/>
      <w:marBottom w:val="0"/>
      <w:divBdr>
        <w:top w:val="none" w:sz="0" w:space="0" w:color="auto"/>
        <w:left w:val="none" w:sz="0" w:space="0" w:color="auto"/>
        <w:bottom w:val="none" w:sz="0" w:space="0" w:color="auto"/>
        <w:right w:val="none" w:sz="0" w:space="0" w:color="auto"/>
      </w:divBdr>
    </w:div>
    <w:div w:id="1075396829">
      <w:bodyDiv w:val="1"/>
      <w:marLeft w:val="0"/>
      <w:marRight w:val="0"/>
      <w:marTop w:val="0"/>
      <w:marBottom w:val="0"/>
      <w:divBdr>
        <w:top w:val="none" w:sz="0" w:space="0" w:color="auto"/>
        <w:left w:val="none" w:sz="0" w:space="0" w:color="auto"/>
        <w:bottom w:val="none" w:sz="0" w:space="0" w:color="auto"/>
        <w:right w:val="none" w:sz="0" w:space="0" w:color="auto"/>
      </w:divBdr>
    </w:div>
    <w:div w:id="1076123083">
      <w:bodyDiv w:val="1"/>
      <w:marLeft w:val="0"/>
      <w:marRight w:val="0"/>
      <w:marTop w:val="0"/>
      <w:marBottom w:val="0"/>
      <w:divBdr>
        <w:top w:val="none" w:sz="0" w:space="0" w:color="auto"/>
        <w:left w:val="none" w:sz="0" w:space="0" w:color="auto"/>
        <w:bottom w:val="none" w:sz="0" w:space="0" w:color="auto"/>
        <w:right w:val="none" w:sz="0" w:space="0" w:color="auto"/>
      </w:divBdr>
    </w:div>
    <w:div w:id="1076127939">
      <w:bodyDiv w:val="1"/>
      <w:marLeft w:val="0"/>
      <w:marRight w:val="0"/>
      <w:marTop w:val="0"/>
      <w:marBottom w:val="0"/>
      <w:divBdr>
        <w:top w:val="none" w:sz="0" w:space="0" w:color="auto"/>
        <w:left w:val="none" w:sz="0" w:space="0" w:color="auto"/>
        <w:bottom w:val="none" w:sz="0" w:space="0" w:color="auto"/>
        <w:right w:val="none" w:sz="0" w:space="0" w:color="auto"/>
      </w:divBdr>
    </w:div>
    <w:div w:id="1076392519">
      <w:bodyDiv w:val="1"/>
      <w:marLeft w:val="0"/>
      <w:marRight w:val="0"/>
      <w:marTop w:val="0"/>
      <w:marBottom w:val="0"/>
      <w:divBdr>
        <w:top w:val="none" w:sz="0" w:space="0" w:color="auto"/>
        <w:left w:val="none" w:sz="0" w:space="0" w:color="auto"/>
        <w:bottom w:val="none" w:sz="0" w:space="0" w:color="auto"/>
        <w:right w:val="none" w:sz="0" w:space="0" w:color="auto"/>
      </w:divBdr>
    </w:div>
    <w:div w:id="1076392540">
      <w:bodyDiv w:val="1"/>
      <w:marLeft w:val="0"/>
      <w:marRight w:val="0"/>
      <w:marTop w:val="0"/>
      <w:marBottom w:val="0"/>
      <w:divBdr>
        <w:top w:val="none" w:sz="0" w:space="0" w:color="auto"/>
        <w:left w:val="none" w:sz="0" w:space="0" w:color="auto"/>
        <w:bottom w:val="none" w:sz="0" w:space="0" w:color="auto"/>
        <w:right w:val="none" w:sz="0" w:space="0" w:color="auto"/>
      </w:divBdr>
    </w:div>
    <w:div w:id="1077095773">
      <w:bodyDiv w:val="1"/>
      <w:marLeft w:val="0"/>
      <w:marRight w:val="0"/>
      <w:marTop w:val="0"/>
      <w:marBottom w:val="0"/>
      <w:divBdr>
        <w:top w:val="none" w:sz="0" w:space="0" w:color="auto"/>
        <w:left w:val="none" w:sz="0" w:space="0" w:color="auto"/>
        <w:bottom w:val="none" w:sz="0" w:space="0" w:color="auto"/>
        <w:right w:val="none" w:sz="0" w:space="0" w:color="auto"/>
      </w:divBdr>
    </w:div>
    <w:div w:id="1077477877">
      <w:bodyDiv w:val="1"/>
      <w:marLeft w:val="0"/>
      <w:marRight w:val="0"/>
      <w:marTop w:val="0"/>
      <w:marBottom w:val="0"/>
      <w:divBdr>
        <w:top w:val="none" w:sz="0" w:space="0" w:color="auto"/>
        <w:left w:val="none" w:sz="0" w:space="0" w:color="auto"/>
        <w:bottom w:val="none" w:sz="0" w:space="0" w:color="auto"/>
        <w:right w:val="none" w:sz="0" w:space="0" w:color="auto"/>
      </w:divBdr>
    </w:div>
    <w:div w:id="1077481358">
      <w:bodyDiv w:val="1"/>
      <w:marLeft w:val="0"/>
      <w:marRight w:val="0"/>
      <w:marTop w:val="0"/>
      <w:marBottom w:val="0"/>
      <w:divBdr>
        <w:top w:val="none" w:sz="0" w:space="0" w:color="auto"/>
        <w:left w:val="none" w:sz="0" w:space="0" w:color="auto"/>
        <w:bottom w:val="none" w:sz="0" w:space="0" w:color="auto"/>
        <w:right w:val="none" w:sz="0" w:space="0" w:color="auto"/>
      </w:divBdr>
    </w:div>
    <w:div w:id="1077555230">
      <w:bodyDiv w:val="1"/>
      <w:marLeft w:val="0"/>
      <w:marRight w:val="0"/>
      <w:marTop w:val="0"/>
      <w:marBottom w:val="0"/>
      <w:divBdr>
        <w:top w:val="none" w:sz="0" w:space="0" w:color="auto"/>
        <w:left w:val="none" w:sz="0" w:space="0" w:color="auto"/>
        <w:bottom w:val="none" w:sz="0" w:space="0" w:color="auto"/>
        <w:right w:val="none" w:sz="0" w:space="0" w:color="auto"/>
      </w:divBdr>
    </w:div>
    <w:div w:id="1077749917">
      <w:bodyDiv w:val="1"/>
      <w:marLeft w:val="0"/>
      <w:marRight w:val="0"/>
      <w:marTop w:val="0"/>
      <w:marBottom w:val="0"/>
      <w:divBdr>
        <w:top w:val="none" w:sz="0" w:space="0" w:color="auto"/>
        <w:left w:val="none" w:sz="0" w:space="0" w:color="auto"/>
        <w:bottom w:val="none" w:sz="0" w:space="0" w:color="auto"/>
        <w:right w:val="none" w:sz="0" w:space="0" w:color="auto"/>
      </w:divBdr>
    </w:div>
    <w:div w:id="1077871812">
      <w:bodyDiv w:val="1"/>
      <w:marLeft w:val="0"/>
      <w:marRight w:val="0"/>
      <w:marTop w:val="0"/>
      <w:marBottom w:val="0"/>
      <w:divBdr>
        <w:top w:val="none" w:sz="0" w:space="0" w:color="auto"/>
        <w:left w:val="none" w:sz="0" w:space="0" w:color="auto"/>
        <w:bottom w:val="none" w:sz="0" w:space="0" w:color="auto"/>
        <w:right w:val="none" w:sz="0" w:space="0" w:color="auto"/>
      </w:divBdr>
    </w:div>
    <w:div w:id="1078289298">
      <w:bodyDiv w:val="1"/>
      <w:marLeft w:val="0"/>
      <w:marRight w:val="0"/>
      <w:marTop w:val="0"/>
      <w:marBottom w:val="0"/>
      <w:divBdr>
        <w:top w:val="none" w:sz="0" w:space="0" w:color="auto"/>
        <w:left w:val="none" w:sz="0" w:space="0" w:color="auto"/>
        <w:bottom w:val="none" w:sz="0" w:space="0" w:color="auto"/>
        <w:right w:val="none" w:sz="0" w:space="0" w:color="auto"/>
      </w:divBdr>
    </w:div>
    <w:div w:id="1078794636">
      <w:bodyDiv w:val="1"/>
      <w:marLeft w:val="0"/>
      <w:marRight w:val="0"/>
      <w:marTop w:val="0"/>
      <w:marBottom w:val="0"/>
      <w:divBdr>
        <w:top w:val="none" w:sz="0" w:space="0" w:color="auto"/>
        <w:left w:val="none" w:sz="0" w:space="0" w:color="auto"/>
        <w:bottom w:val="none" w:sz="0" w:space="0" w:color="auto"/>
        <w:right w:val="none" w:sz="0" w:space="0" w:color="auto"/>
      </w:divBdr>
    </w:div>
    <w:div w:id="1079403917">
      <w:bodyDiv w:val="1"/>
      <w:marLeft w:val="0"/>
      <w:marRight w:val="0"/>
      <w:marTop w:val="0"/>
      <w:marBottom w:val="0"/>
      <w:divBdr>
        <w:top w:val="none" w:sz="0" w:space="0" w:color="auto"/>
        <w:left w:val="none" w:sz="0" w:space="0" w:color="auto"/>
        <w:bottom w:val="none" w:sz="0" w:space="0" w:color="auto"/>
        <w:right w:val="none" w:sz="0" w:space="0" w:color="auto"/>
      </w:divBdr>
    </w:div>
    <w:div w:id="1079717399">
      <w:bodyDiv w:val="1"/>
      <w:marLeft w:val="0"/>
      <w:marRight w:val="0"/>
      <w:marTop w:val="0"/>
      <w:marBottom w:val="0"/>
      <w:divBdr>
        <w:top w:val="none" w:sz="0" w:space="0" w:color="auto"/>
        <w:left w:val="none" w:sz="0" w:space="0" w:color="auto"/>
        <w:bottom w:val="none" w:sz="0" w:space="0" w:color="auto"/>
        <w:right w:val="none" w:sz="0" w:space="0" w:color="auto"/>
      </w:divBdr>
    </w:div>
    <w:div w:id="1080105034">
      <w:bodyDiv w:val="1"/>
      <w:marLeft w:val="0"/>
      <w:marRight w:val="0"/>
      <w:marTop w:val="0"/>
      <w:marBottom w:val="0"/>
      <w:divBdr>
        <w:top w:val="none" w:sz="0" w:space="0" w:color="auto"/>
        <w:left w:val="none" w:sz="0" w:space="0" w:color="auto"/>
        <w:bottom w:val="none" w:sz="0" w:space="0" w:color="auto"/>
        <w:right w:val="none" w:sz="0" w:space="0" w:color="auto"/>
      </w:divBdr>
    </w:div>
    <w:div w:id="1080326720">
      <w:bodyDiv w:val="1"/>
      <w:marLeft w:val="0"/>
      <w:marRight w:val="0"/>
      <w:marTop w:val="0"/>
      <w:marBottom w:val="0"/>
      <w:divBdr>
        <w:top w:val="none" w:sz="0" w:space="0" w:color="auto"/>
        <w:left w:val="none" w:sz="0" w:space="0" w:color="auto"/>
        <w:bottom w:val="none" w:sz="0" w:space="0" w:color="auto"/>
        <w:right w:val="none" w:sz="0" w:space="0" w:color="auto"/>
      </w:divBdr>
    </w:div>
    <w:div w:id="1080371627">
      <w:bodyDiv w:val="1"/>
      <w:marLeft w:val="0"/>
      <w:marRight w:val="0"/>
      <w:marTop w:val="0"/>
      <w:marBottom w:val="0"/>
      <w:divBdr>
        <w:top w:val="none" w:sz="0" w:space="0" w:color="auto"/>
        <w:left w:val="none" w:sz="0" w:space="0" w:color="auto"/>
        <w:bottom w:val="none" w:sz="0" w:space="0" w:color="auto"/>
        <w:right w:val="none" w:sz="0" w:space="0" w:color="auto"/>
      </w:divBdr>
    </w:div>
    <w:div w:id="1080524070">
      <w:bodyDiv w:val="1"/>
      <w:marLeft w:val="0"/>
      <w:marRight w:val="0"/>
      <w:marTop w:val="0"/>
      <w:marBottom w:val="0"/>
      <w:divBdr>
        <w:top w:val="none" w:sz="0" w:space="0" w:color="auto"/>
        <w:left w:val="none" w:sz="0" w:space="0" w:color="auto"/>
        <w:bottom w:val="none" w:sz="0" w:space="0" w:color="auto"/>
        <w:right w:val="none" w:sz="0" w:space="0" w:color="auto"/>
      </w:divBdr>
    </w:div>
    <w:div w:id="1080718784">
      <w:bodyDiv w:val="1"/>
      <w:marLeft w:val="0"/>
      <w:marRight w:val="0"/>
      <w:marTop w:val="0"/>
      <w:marBottom w:val="0"/>
      <w:divBdr>
        <w:top w:val="none" w:sz="0" w:space="0" w:color="auto"/>
        <w:left w:val="none" w:sz="0" w:space="0" w:color="auto"/>
        <w:bottom w:val="none" w:sz="0" w:space="0" w:color="auto"/>
        <w:right w:val="none" w:sz="0" w:space="0" w:color="auto"/>
      </w:divBdr>
    </w:div>
    <w:div w:id="1080834872">
      <w:bodyDiv w:val="1"/>
      <w:marLeft w:val="0"/>
      <w:marRight w:val="0"/>
      <w:marTop w:val="0"/>
      <w:marBottom w:val="0"/>
      <w:divBdr>
        <w:top w:val="none" w:sz="0" w:space="0" w:color="auto"/>
        <w:left w:val="none" w:sz="0" w:space="0" w:color="auto"/>
        <w:bottom w:val="none" w:sz="0" w:space="0" w:color="auto"/>
        <w:right w:val="none" w:sz="0" w:space="0" w:color="auto"/>
      </w:divBdr>
    </w:div>
    <w:div w:id="1081368616">
      <w:bodyDiv w:val="1"/>
      <w:marLeft w:val="0"/>
      <w:marRight w:val="0"/>
      <w:marTop w:val="0"/>
      <w:marBottom w:val="0"/>
      <w:divBdr>
        <w:top w:val="none" w:sz="0" w:space="0" w:color="auto"/>
        <w:left w:val="none" w:sz="0" w:space="0" w:color="auto"/>
        <w:bottom w:val="none" w:sz="0" w:space="0" w:color="auto"/>
        <w:right w:val="none" w:sz="0" w:space="0" w:color="auto"/>
      </w:divBdr>
    </w:div>
    <w:div w:id="1081414685">
      <w:bodyDiv w:val="1"/>
      <w:marLeft w:val="0"/>
      <w:marRight w:val="0"/>
      <w:marTop w:val="0"/>
      <w:marBottom w:val="0"/>
      <w:divBdr>
        <w:top w:val="none" w:sz="0" w:space="0" w:color="auto"/>
        <w:left w:val="none" w:sz="0" w:space="0" w:color="auto"/>
        <w:bottom w:val="none" w:sz="0" w:space="0" w:color="auto"/>
        <w:right w:val="none" w:sz="0" w:space="0" w:color="auto"/>
      </w:divBdr>
    </w:div>
    <w:div w:id="1082066388">
      <w:bodyDiv w:val="1"/>
      <w:marLeft w:val="0"/>
      <w:marRight w:val="0"/>
      <w:marTop w:val="0"/>
      <w:marBottom w:val="0"/>
      <w:divBdr>
        <w:top w:val="none" w:sz="0" w:space="0" w:color="auto"/>
        <w:left w:val="none" w:sz="0" w:space="0" w:color="auto"/>
        <w:bottom w:val="none" w:sz="0" w:space="0" w:color="auto"/>
        <w:right w:val="none" w:sz="0" w:space="0" w:color="auto"/>
      </w:divBdr>
    </w:div>
    <w:div w:id="1082137950">
      <w:bodyDiv w:val="1"/>
      <w:marLeft w:val="0"/>
      <w:marRight w:val="0"/>
      <w:marTop w:val="0"/>
      <w:marBottom w:val="0"/>
      <w:divBdr>
        <w:top w:val="none" w:sz="0" w:space="0" w:color="auto"/>
        <w:left w:val="none" w:sz="0" w:space="0" w:color="auto"/>
        <w:bottom w:val="none" w:sz="0" w:space="0" w:color="auto"/>
        <w:right w:val="none" w:sz="0" w:space="0" w:color="auto"/>
      </w:divBdr>
    </w:div>
    <w:div w:id="1082333365">
      <w:bodyDiv w:val="1"/>
      <w:marLeft w:val="0"/>
      <w:marRight w:val="0"/>
      <w:marTop w:val="0"/>
      <w:marBottom w:val="0"/>
      <w:divBdr>
        <w:top w:val="none" w:sz="0" w:space="0" w:color="auto"/>
        <w:left w:val="none" w:sz="0" w:space="0" w:color="auto"/>
        <w:bottom w:val="none" w:sz="0" w:space="0" w:color="auto"/>
        <w:right w:val="none" w:sz="0" w:space="0" w:color="auto"/>
      </w:divBdr>
    </w:div>
    <w:div w:id="1082412346">
      <w:bodyDiv w:val="1"/>
      <w:marLeft w:val="0"/>
      <w:marRight w:val="0"/>
      <w:marTop w:val="0"/>
      <w:marBottom w:val="0"/>
      <w:divBdr>
        <w:top w:val="none" w:sz="0" w:space="0" w:color="auto"/>
        <w:left w:val="none" w:sz="0" w:space="0" w:color="auto"/>
        <w:bottom w:val="none" w:sz="0" w:space="0" w:color="auto"/>
        <w:right w:val="none" w:sz="0" w:space="0" w:color="auto"/>
      </w:divBdr>
    </w:div>
    <w:div w:id="1082683032">
      <w:bodyDiv w:val="1"/>
      <w:marLeft w:val="0"/>
      <w:marRight w:val="0"/>
      <w:marTop w:val="0"/>
      <w:marBottom w:val="0"/>
      <w:divBdr>
        <w:top w:val="none" w:sz="0" w:space="0" w:color="auto"/>
        <w:left w:val="none" w:sz="0" w:space="0" w:color="auto"/>
        <w:bottom w:val="none" w:sz="0" w:space="0" w:color="auto"/>
        <w:right w:val="none" w:sz="0" w:space="0" w:color="auto"/>
      </w:divBdr>
    </w:div>
    <w:div w:id="1083262097">
      <w:bodyDiv w:val="1"/>
      <w:marLeft w:val="0"/>
      <w:marRight w:val="0"/>
      <w:marTop w:val="0"/>
      <w:marBottom w:val="0"/>
      <w:divBdr>
        <w:top w:val="none" w:sz="0" w:space="0" w:color="auto"/>
        <w:left w:val="none" w:sz="0" w:space="0" w:color="auto"/>
        <w:bottom w:val="none" w:sz="0" w:space="0" w:color="auto"/>
        <w:right w:val="none" w:sz="0" w:space="0" w:color="auto"/>
      </w:divBdr>
    </w:div>
    <w:div w:id="1083525591">
      <w:bodyDiv w:val="1"/>
      <w:marLeft w:val="0"/>
      <w:marRight w:val="0"/>
      <w:marTop w:val="0"/>
      <w:marBottom w:val="0"/>
      <w:divBdr>
        <w:top w:val="none" w:sz="0" w:space="0" w:color="auto"/>
        <w:left w:val="none" w:sz="0" w:space="0" w:color="auto"/>
        <w:bottom w:val="none" w:sz="0" w:space="0" w:color="auto"/>
        <w:right w:val="none" w:sz="0" w:space="0" w:color="auto"/>
      </w:divBdr>
    </w:div>
    <w:div w:id="1083797514">
      <w:bodyDiv w:val="1"/>
      <w:marLeft w:val="0"/>
      <w:marRight w:val="0"/>
      <w:marTop w:val="0"/>
      <w:marBottom w:val="0"/>
      <w:divBdr>
        <w:top w:val="none" w:sz="0" w:space="0" w:color="auto"/>
        <w:left w:val="none" w:sz="0" w:space="0" w:color="auto"/>
        <w:bottom w:val="none" w:sz="0" w:space="0" w:color="auto"/>
        <w:right w:val="none" w:sz="0" w:space="0" w:color="auto"/>
      </w:divBdr>
    </w:div>
    <w:div w:id="1085372194">
      <w:bodyDiv w:val="1"/>
      <w:marLeft w:val="0"/>
      <w:marRight w:val="0"/>
      <w:marTop w:val="0"/>
      <w:marBottom w:val="0"/>
      <w:divBdr>
        <w:top w:val="none" w:sz="0" w:space="0" w:color="auto"/>
        <w:left w:val="none" w:sz="0" w:space="0" w:color="auto"/>
        <w:bottom w:val="none" w:sz="0" w:space="0" w:color="auto"/>
        <w:right w:val="none" w:sz="0" w:space="0" w:color="auto"/>
      </w:divBdr>
    </w:div>
    <w:div w:id="1085418784">
      <w:bodyDiv w:val="1"/>
      <w:marLeft w:val="0"/>
      <w:marRight w:val="0"/>
      <w:marTop w:val="0"/>
      <w:marBottom w:val="0"/>
      <w:divBdr>
        <w:top w:val="none" w:sz="0" w:space="0" w:color="auto"/>
        <w:left w:val="none" w:sz="0" w:space="0" w:color="auto"/>
        <w:bottom w:val="none" w:sz="0" w:space="0" w:color="auto"/>
        <w:right w:val="none" w:sz="0" w:space="0" w:color="auto"/>
      </w:divBdr>
    </w:div>
    <w:div w:id="1086072648">
      <w:bodyDiv w:val="1"/>
      <w:marLeft w:val="0"/>
      <w:marRight w:val="0"/>
      <w:marTop w:val="0"/>
      <w:marBottom w:val="0"/>
      <w:divBdr>
        <w:top w:val="none" w:sz="0" w:space="0" w:color="auto"/>
        <w:left w:val="none" w:sz="0" w:space="0" w:color="auto"/>
        <w:bottom w:val="none" w:sz="0" w:space="0" w:color="auto"/>
        <w:right w:val="none" w:sz="0" w:space="0" w:color="auto"/>
      </w:divBdr>
    </w:div>
    <w:div w:id="1086464109">
      <w:bodyDiv w:val="1"/>
      <w:marLeft w:val="0"/>
      <w:marRight w:val="0"/>
      <w:marTop w:val="0"/>
      <w:marBottom w:val="0"/>
      <w:divBdr>
        <w:top w:val="none" w:sz="0" w:space="0" w:color="auto"/>
        <w:left w:val="none" w:sz="0" w:space="0" w:color="auto"/>
        <w:bottom w:val="none" w:sz="0" w:space="0" w:color="auto"/>
        <w:right w:val="none" w:sz="0" w:space="0" w:color="auto"/>
      </w:divBdr>
    </w:div>
    <w:div w:id="1086655942">
      <w:bodyDiv w:val="1"/>
      <w:marLeft w:val="0"/>
      <w:marRight w:val="0"/>
      <w:marTop w:val="0"/>
      <w:marBottom w:val="0"/>
      <w:divBdr>
        <w:top w:val="none" w:sz="0" w:space="0" w:color="auto"/>
        <w:left w:val="none" w:sz="0" w:space="0" w:color="auto"/>
        <w:bottom w:val="none" w:sz="0" w:space="0" w:color="auto"/>
        <w:right w:val="none" w:sz="0" w:space="0" w:color="auto"/>
      </w:divBdr>
    </w:div>
    <w:div w:id="1087266132">
      <w:bodyDiv w:val="1"/>
      <w:marLeft w:val="0"/>
      <w:marRight w:val="0"/>
      <w:marTop w:val="0"/>
      <w:marBottom w:val="0"/>
      <w:divBdr>
        <w:top w:val="none" w:sz="0" w:space="0" w:color="auto"/>
        <w:left w:val="none" w:sz="0" w:space="0" w:color="auto"/>
        <w:bottom w:val="none" w:sz="0" w:space="0" w:color="auto"/>
        <w:right w:val="none" w:sz="0" w:space="0" w:color="auto"/>
      </w:divBdr>
    </w:div>
    <w:div w:id="1087463616">
      <w:bodyDiv w:val="1"/>
      <w:marLeft w:val="0"/>
      <w:marRight w:val="0"/>
      <w:marTop w:val="0"/>
      <w:marBottom w:val="0"/>
      <w:divBdr>
        <w:top w:val="none" w:sz="0" w:space="0" w:color="auto"/>
        <w:left w:val="none" w:sz="0" w:space="0" w:color="auto"/>
        <w:bottom w:val="none" w:sz="0" w:space="0" w:color="auto"/>
        <w:right w:val="none" w:sz="0" w:space="0" w:color="auto"/>
      </w:divBdr>
    </w:div>
    <w:div w:id="1087993253">
      <w:bodyDiv w:val="1"/>
      <w:marLeft w:val="0"/>
      <w:marRight w:val="0"/>
      <w:marTop w:val="0"/>
      <w:marBottom w:val="0"/>
      <w:divBdr>
        <w:top w:val="none" w:sz="0" w:space="0" w:color="auto"/>
        <w:left w:val="none" w:sz="0" w:space="0" w:color="auto"/>
        <w:bottom w:val="none" w:sz="0" w:space="0" w:color="auto"/>
        <w:right w:val="none" w:sz="0" w:space="0" w:color="auto"/>
      </w:divBdr>
    </w:div>
    <w:div w:id="1088623474">
      <w:bodyDiv w:val="1"/>
      <w:marLeft w:val="0"/>
      <w:marRight w:val="0"/>
      <w:marTop w:val="0"/>
      <w:marBottom w:val="0"/>
      <w:divBdr>
        <w:top w:val="none" w:sz="0" w:space="0" w:color="auto"/>
        <w:left w:val="none" w:sz="0" w:space="0" w:color="auto"/>
        <w:bottom w:val="none" w:sz="0" w:space="0" w:color="auto"/>
        <w:right w:val="none" w:sz="0" w:space="0" w:color="auto"/>
      </w:divBdr>
    </w:div>
    <w:div w:id="1089425587">
      <w:bodyDiv w:val="1"/>
      <w:marLeft w:val="0"/>
      <w:marRight w:val="0"/>
      <w:marTop w:val="0"/>
      <w:marBottom w:val="0"/>
      <w:divBdr>
        <w:top w:val="none" w:sz="0" w:space="0" w:color="auto"/>
        <w:left w:val="none" w:sz="0" w:space="0" w:color="auto"/>
        <w:bottom w:val="none" w:sz="0" w:space="0" w:color="auto"/>
        <w:right w:val="none" w:sz="0" w:space="0" w:color="auto"/>
      </w:divBdr>
    </w:div>
    <w:div w:id="1089741794">
      <w:bodyDiv w:val="1"/>
      <w:marLeft w:val="0"/>
      <w:marRight w:val="0"/>
      <w:marTop w:val="0"/>
      <w:marBottom w:val="0"/>
      <w:divBdr>
        <w:top w:val="none" w:sz="0" w:space="0" w:color="auto"/>
        <w:left w:val="none" w:sz="0" w:space="0" w:color="auto"/>
        <w:bottom w:val="none" w:sz="0" w:space="0" w:color="auto"/>
        <w:right w:val="none" w:sz="0" w:space="0" w:color="auto"/>
      </w:divBdr>
    </w:div>
    <w:div w:id="1090126611">
      <w:bodyDiv w:val="1"/>
      <w:marLeft w:val="0"/>
      <w:marRight w:val="0"/>
      <w:marTop w:val="0"/>
      <w:marBottom w:val="0"/>
      <w:divBdr>
        <w:top w:val="none" w:sz="0" w:space="0" w:color="auto"/>
        <w:left w:val="none" w:sz="0" w:space="0" w:color="auto"/>
        <w:bottom w:val="none" w:sz="0" w:space="0" w:color="auto"/>
        <w:right w:val="none" w:sz="0" w:space="0" w:color="auto"/>
      </w:divBdr>
    </w:div>
    <w:div w:id="1090925689">
      <w:bodyDiv w:val="1"/>
      <w:marLeft w:val="0"/>
      <w:marRight w:val="0"/>
      <w:marTop w:val="0"/>
      <w:marBottom w:val="0"/>
      <w:divBdr>
        <w:top w:val="none" w:sz="0" w:space="0" w:color="auto"/>
        <w:left w:val="none" w:sz="0" w:space="0" w:color="auto"/>
        <w:bottom w:val="none" w:sz="0" w:space="0" w:color="auto"/>
        <w:right w:val="none" w:sz="0" w:space="0" w:color="auto"/>
      </w:divBdr>
    </w:div>
    <w:div w:id="1090925749">
      <w:bodyDiv w:val="1"/>
      <w:marLeft w:val="0"/>
      <w:marRight w:val="0"/>
      <w:marTop w:val="0"/>
      <w:marBottom w:val="0"/>
      <w:divBdr>
        <w:top w:val="none" w:sz="0" w:space="0" w:color="auto"/>
        <w:left w:val="none" w:sz="0" w:space="0" w:color="auto"/>
        <w:bottom w:val="none" w:sz="0" w:space="0" w:color="auto"/>
        <w:right w:val="none" w:sz="0" w:space="0" w:color="auto"/>
      </w:divBdr>
    </w:div>
    <w:div w:id="1091246055">
      <w:bodyDiv w:val="1"/>
      <w:marLeft w:val="0"/>
      <w:marRight w:val="0"/>
      <w:marTop w:val="0"/>
      <w:marBottom w:val="0"/>
      <w:divBdr>
        <w:top w:val="none" w:sz="0" w:space="0" w:color="auto"/>
        <w:left w:val="none" w:sz="0" w:space="0" w:color="auto"/>
        <w:bottom w:val="none" w:sz="0" w:space="0" w:color="auto"/>
        <w:right w:val="none" w:sz="0" w:space="0" w:color="auto"/>
      </w:divBdr>
    </w:div>
    <w:div w:id="1091437421">
      <w:bodyDiv w:val="1"/>
      <w:marLeft w:val="0"/>
      <w:marRight w:val="0"/>
      <w:marTop w:val="0"/>
      <w:marBottom w:val="0"/>
      <w:divBdr>
        <w:top w:val="none" w:sz="0" w:space="0" w:color="auto"/>
        <w:left w:val="none" w:sz="0" w:space="0" w:color="auto"/>
        <w:bottom w:val="none" w:sz="0" w:space="0" w:color="auto"/>
        <w:right w:val="none" w:sz="0" w:space="0" w:color="auto"/>
      </w:divBdr>
    </w:div>
    <w:div w:id="1091466567">
      <w:bodyDiv w:val="1"/>
      <w:marLeft w:val="0"/>
      <w:marRight w:val="0"/>
      <w:marTop w:val="0"/>
      <w:marBottom w:val="0"/>
      <w:divBdr>
        <w:top w:val="none" w:sz="0" w:space="0" w:color="auto"/>
        <w:left w:val="none" w:sz="0" w:space="0" w:color="auto"/>
        <w:bottom w:val="none" w:sz="0" w:space="0" w:color="auto"/>
        <w:right w:val="none" w:sz="0" w:space="0" w:color="auto"/>
      </w:divBdr>
    </w:div>
    <w:div w:id="1091854976">
      <w:bodyDiv w:val="1"/>
      <w:marLeft w:val="0"/>
      <w:marRight w:val="0"/>
      <w:marTop w:val="0"/>
      <w:marBottom w:val="0"/>
      <w:divBdr>
        <w:top w:val="none" w:sz="0" w:space="0" w:color="auto"/>
        <w:left w:val="none" w:sz="0" w:space="0" w:color="auto"/>
        <w:bottom w:val="none" w:sz="0" w:space="0" w:color="auto"/>
        <w:right w:val="none" w:sz="0" w:space="0" w:color="auto"/>
      </w:divBdr>
    </w:div>
    <w:div w:id="1092627634">
      <w:bodyDiv w:val="1"/>
      <w:marLeft w:val="0"/>
      <w:marRight w:val="0"/>
      <w:marTop w:val="0"/>
      <w:marBottom w:val="0"/>
      <w:divBdr>
        <w:top w:val="none" w:sz="0" w:space="0" w:color="auto"/>
        <w:left w:val="none" w:sz="0" w:space="0" w:color="auto"/>
        <w:bottom w:val="none" w:sz="0" w:space="0" w:color="auto"/>
        <w:right w:val="none" w:sz="0" w:space="0" w:color="auto"/>
      </w:divBdr>
    </w:div>
    <w:div w:id="1092776398">
      <w:bodyDiv w:val="1"/>
      <w:marLeft w:val="0"/>
      <w:marRight w:val="0"/>
      <w:marTop w:val="0"/>
      <w:marBottom w:val="0"/>
      <w:divBdr>
        <w:top w:val="none" w:sz="0" w:space="0" w:color="auto"/>
        <w:left w:val="none" w:sz="0" w:space="0" w:color="auto"/>
        <w:bottom w:val="none" w:sz="0" w:space="0" w:color="auto"/>
        <w:right w:val="none" w:sz="0" w:space="0" w:color="auto"/>
      </w:divBdr>
    </w:div>
    <w:div w:id="1093012521">
      <w:bodyDiv w:val="1"/>
      <w:marLeft w:val="0"/>
      <w:marRight w:val="0"/>
      <w:marTop w:val="0"/>
      <w:marBottom w:val="0"/>
      <w:divBdr>
        <w:top w:val="none" w:sz="0" w:space="0" w:color="auto"/>
        <w:left w:val="none" w:sz="0" w:space="0" w:color="auto"/>
        <w:bottom w:val="none" w:sz="0" w:space="0" w:color="auto"/>
        <w:right w:val="none" w:sz="0" w:space="0" w:color="auto"/>
      </w:divBdr>
    </w:div>
    <w:div w:id="1093355439">
      <w:bodyDiv w:val="1"/>
      <w:marLeft w:val="0"/>
      <w:marRight w:val="0"/>
      <w:marTop w:val="0"/>
      <w:marBottom w:val="0"/>
      <w:divBdr>
        <w:top w:val="none" w:sz="0" w:space="0" w:color="auto"/>
        <w:left w:val="none" w:sz="0" w:space="0" w:color="auto"/>
        <w:bottom w:val="none" w:sz="0" w:space="0" w:color="auto"/>
        <w:right w:val="none" w:sz="0" w:space="0" w:color="auto"/>
      </w:divBdr>
    </w:div>
    <w:div w:id="1093672699">
      <w:bodyDiv w:val="1"/>
      <w:marLeft w:val="0"/>
      <w:marRight w:val="0"/>
      <w:marTop w:val="0"/>
      <w:marBottom w:val="0"/>
      <w:divBdr>
        <w:top w:val="none" w:sz="0" w:space="0" w:color="auto"/>
        <w:left w:val="none" w:sz="0" w:space="0" w:color="auto"/>
        <w:bottom w:val="none" w:sz="0" w:space="0" w:color="auto"/>
        <w:right w:val="none" w:sz="0" w:space="0" w:color="auto"/>
      </w:divBdr>
    </w:div>
    <w:div w:id="1094326402">
      <w:bodyDiv w:val="1"/>
      <w:marLeft w:val="0"/>
      <w:marRight w:val="0"/>
      <w:marTop w:val="0"/>
      <w:marBottom w:val="0"/>
      <w:divBdr>
        <w:top w:val="none" w:sz="0" w:space="0" w:color="auto"/>
        <w:left w:val="none" w:sz="0" w:space="0" w:color="auto"/>
        <w:bottom w:val="none" w:sz="0" w:space="0" w:color="auto"/>
        <w:right w:val="none" w:sz="0" w:space="0" w:color="auto"/>
      </w:divBdr>
    </w:div>
    <w:div w:id="1094472865">
      <w:bodyDiv w:val="1"/>
      <w:marLeft w:val="0"/>
      <w:marRight w:val="0"/>
      <w:marTop w:val="0"/>
      <w:marBottom w:val="0"/>
      <w:divBdr>
        <w:top w:val="none" w:sz="0" w:space="0" w:color="auto"/>
        <w:left w:val="none" w:sz="0" w:space="0" w:color="auto"/>
        <w:bottom w:val="none" w:sz="0" w:space="0" w:color="auto"/>
        <w:right w:val="none" w:sz="0" w:space="0" w:color="auto"/>
      </w:divBdr>
    </w:div>
    <w:div w:id="1094744874">
      <w:bodyDiv w:val="1"/>
      <w:marLeft w:val="0"/>
      <w:marRight w:val="0"/>
      <w:marTop w:val="0"/>
      <w:marBottom w:val="0"/>
      <w:divBdr>
        <w:top w:val="none" w:sz="0" w:space="0" w:color="auto"/>
        <w:left w:val="none" w:sz="0" w:space="0" w:color="auto"/>
        <w:bottom w:val="none" w:sz="0" w:space="0" w:color="auto"/>
        <w:right w:val="none" w:sz="0" w:space="0" w:color="auto"/>
      </w:divBdr>
    </w:div>
    <w:div w:id="1094863500">
      <w:bodyDiv w:val="1"/>
      <w:marLeft w:val="0"/>
      <w:marRight w:val="0"/>
      <w:marTop w:val="0"/>
      <w:marBottom w:val="0"/>
      <w:divBdr>
        <w:top w:val="none" w:sz="0" w:space="0" w:color="auto"/>
        <w:left w:val="none" w:sz="0" w:space="0" w:color="auto"/>
        <w:bottom w:val="none" w:sz="0" w:space="0" w:color="auto"/>
        <w:right w:val="none" w:sz="0" w:space="0" w:color="auto"/>
      </w:divBdr>
    </w:div>
    <w:div w:id="1095252519">
      <w:bodyDiv w:val="1"/>
      <w:marLeft w:val="0"/>
      <w:marRight w:val="0"/>
      <w:marTop w:val="0"/>
      <w:marBottom w:val="0"/>
      <w:divBdr>
        <w:top w:val="none" w:sz="0" w:space="0" w:color="auto"/>
        <w:left w:val="none" w:sz="0" w:space="0" w:color="auto"/>
        <w:bottom w:val="none" w:sz="0" w:space="0" w:color="auto"/>
        <w:right w:val="none" w:sz="0" w:space="0" w:color="auto"/>
      </w:divBdr>
    </w:div>
    <w:div w:id="1095515911">
      <w:bodyDiv w:val="1"/>
      <w:marLeft w:val="0"/>
      <w:marRight w:val="0"/>
      <w:marTop w:val="0"/>
      <w:marBottom w:val="0"/>
      <w:divBdr>
        <w:top w:val="none" w:sz="0" w:space="0" w:color="auto"/>
        <w:left w:val="none" w:sz="0" w:space="0" w:color="auto"/>
        <w:bottom w:val="none" w:sz="0" w:space="0" w:color="auto"/>
        <w:right w:val="none" w:sz="0" w:space="0" w:color="auto"/>
      </w:divBdr>
    </w:div>
    <w:div w:id="1096099823">
      <w:bodyDiv w:val="1"/>
      <w:marLeft w:val="0"/>
      <w:marRight w:val="0"/>
      <w:marTop w:val="0"/>
      <w:marBottom w:val="0"/>
      <w:divBdr>
        <w:top w:val="none" w:sz="0" w:space="0" w:color="auto"/>
        <w:left w:val="none" w:sz="0" w:space="0" w:color="auto"/>
        <w:bottom w:val="none" w:sz="0" w:space="0" w:color="auto"/>
        <w:right w:val="none" w:sz="0" w:space="0" w:color="auto"/>
      </w:divBdr>
    </w:div>
    <w:div w:id="1096749995">
      <w:bodyDiv w:val="1"/>
      <w:marLeft w:val="0"/>
      <w:marRight w:val="0"/>
      <w:marTop w:val="0"/>
      <w:marBottom w:val="0"/>
      <w:divBdr>
        <w:top w:val="none" w:sz="0" w:space="0" w:color="auto"/>
        <w:left w:val="none" w:sz="0" w:space="0" w:color="auto"/>
        <w:bottom w:val="none" w:sz="0" w:space="0" w:color="auto"/>
        <w:right w:val="none" w:sz="0" w:space="0" w:color="auto"/>
      </w:divBdr>
    </w:div>
    <w:div w:id="1097483087">
      <w:bodyDiv w:val="1"/>
      <w:marLeft w:val="0"/>
      <w:marRight w:val="0"/>
      <w:marTop w:val="0"/>
      <w:marBottom w:val="0"/>
      <w:divBdr>
        <w:top w:val="none" w:sz="0" w:space="0" w:color="auto"/>
        <w:left w:val="none" w:sz="0" w:space="0" w:color="auto"/>
        <w:bottom w:val="none" w:sz="0" w:space="0" w:color="auto"/>
        <w:right w:val="none" w:sz="0" w:space="0" w:color="auto"/>
      </w:divBdr>
    </w:div>
    <w:div w:id="1097794114">
      <w:bodyDiv w:val="1"/>
      <w:marLeft w:val="0"/>
      <w:marRight w:val="0"/>
      <w:marTop w:val="0"/>
      <w:marBottom w:val="0"/>
      <w:divBdr>
        <w:top w:val="none" w:sz="0" w:space="0" w:color="auto"/>
        <w:left w:val="none" w:sz="0" w:space="0" w:color="auto"/>
        <w:bottom w:val="none" w:sz="0" w:space="0" w:color="auto"/>
        <w:right w:val="none" w:sz="0" w:space="0" w:color="auto"/>
      </w:divBdr>
    </w:div>
    <w:div w:id="1097823422">
      <w:bodyDiv w:val="1"/>
      <w:marLeft w:val="0"/>
      <w:marRight w:val="0"/>
      <w:marTop w:val="0"/>
      <w:marBottom w:val="0"/>
      <w:divBdr>
        <w:top w:val="none" w:sz="0" w:space="0" w:color="auto"/>
        <w:left w:val="none" w:sz="0" w:space="0" w:color="auto"/>
        <w:bottom w:val="none" w:sz="0" w:space="0" w:color="auto"/>
        <w:right w:val="none" w:sz="0" w:space="0" w:color="auto"/>
      </w:divBdr>
    </w:div>
    <w:div w:id="1098253240">
      <w:bodyDiv w:val="1"/>
      <w:marLeft w:val="0"/>
      <w:marRight w:val="0"/>
      <w:marTop w:val="0"/>
      <w:marBottom w:val="0"/>
      <w:divBdr>
        <w:top w:val="none" w:sz="0" w:space="0" w:color="auto"/>
        <w:left w:val="none" w:sz="0" w:space="0" w:color="auto"/>
        <w:bottom w:val="none" w:sz="0" w:space="0" w:color="auto"/>
        <w:right w:val="none" w:sz="0" w:space="0" w:color="auto"/>
      </w:divBdr>
    </w:div>
    <w:div w:id="1098411304">
      <w:bodyDiv w:val="1"/>
      <w:marLeft w:val="0"/>
      <w:marRight w:val="0"/>
      <w:marTop w:val="0"/>
      <w:marBottom w:val="0"/>
      <w:divBdr>
        <w:top w:val="none" w:sz="0" w:space="0" w:color="auto"/>
        <w:left w:val="none" w:sz="0" w:space="0" w:color="auto"/>
        <w:bottom w:val="none" w:sz="0" w:space="0" w:color="auto"/>
        <w:right w:val="none" w:sz="0" w:space="0" w:color="auto"/>
      </w:divBdr>
    </w:div>
    <w:div w:id="1098790721">
      <w:bodyDiv w:val="1"/>
      <w:marLeft w:val="0"/>
      <w:marRight w:val="0"/>
      <w:marTop w:val="0"/>
      <w:marBottom w:val="0"/>
      <w:divBdr>
        <w:top w:val="none" w:sz="0" w:space="0" w:color="auto"/>
        <w:left w:val="none" w:sz="0" w:space="0" w:color="auto"/>
        <w:bottom w:val="none" w:sz="0" w:space="0" w:color="auto"/>
        <w:right w:val="none" w:sz="0" w:space="0" w:color="auto"/>
      </w:divBdr>
    </w:div>
    <w:div w:id="1100447456">
      <w:bodyDiv w:val="1"/>
      <w:marLeft w:val="0"/>
      <w:marRight w:val="0"/>
      <w:marTop w:val="0"/>
      <w:marBottom w:val="0"/>
      <w:divBdr>
        <w:top w:val="none" w:sz="0" w:space="0" w:color="auto"/>
        <w:left w:val="none" w:sz="0" w:space="0" w:color="auto"/>
        <w:bottom w:val="none" w:sz="0" w:space="0" w:color="auto"/>
        <w:right w:val="none" w:sz="0" w:space="0" w:color="auto"/>
      </w:divBdr>
    </w:div>
    <w:div w:id="1101140770">
      <w:bodyDiv w:val="1"/>
      <w:marLeft w:val="0"/>
      <w:marRight w:val="0"/>
      <w:marTop w:val="0"/>
      <w:marBottom w:val="0"/>
      <w:divBdr>
        <w:top w:val="none" w:sz="0" w:space="0" w:color="auto"/>
        <w:left w:val="none" w:sz="0" w:space="0" w:color="auto"/>
        <w:bottom w:val="none" w:sz="0" w:space="0" w:color="auto"/>
        <w:right w:val="none" w:sz="0" w:space="0" w:color="auto"/>
      </w:divBdr>
    </w:div>
    <w:div w:id="1101142488">
      <w:bodyDiv w:val="1"/>
      <w:marLeft w:val="0"/>
      <w:marRight w:val="0"/>
      <w:marTop w:val="0"/>
      <w:marBottom w:val="0"/>
      <w:divBdr>
        <w:top w:val="none" w:sz="0" w:space="0" w:color="auto"/>
        <w:left w:val="none" w:sz="0" w:space="0" w:color="auto"/>
        <w:bottom w:val="none" w:sz="0" w:space="0" w:color="auto"/>
        <w:right w:val="none" w:sz="0" w:space="0" w:color="auto"/>
      </w:divBdr>
    </w:div>
    <w:div w:id="1101685509">
      <w:bodyDiv w:val="1"/>
      <w:marLeft w:val="0"/>
      <w:marRight w:val="0"/>
      <w:marTop w:val="0"/>
      <w:marBottom w:val="0"/>
      <w:divBdr>
        <w:top w:val="none" w:sz="0" w:space="0" w:color="auto"/>
        <w:left w:val="none" w:sz="0" w:space="0" w:color="auto"/>
        <w:bottom w:val="none" w:sz="0" w:space="0" w:color="auto"/>
        <w:right w:val="none" w:sz="0" w:space="0" w:color="auto"/>
      </w:divBdr>
    </w:div>
    <w:div w:id="1101991526">
      <w:bodyDiv w:val="1"/>
      <w:marLeft w:val="0"/>
      <w:marRight w:val="0"/>
      <w:marTop w:val="0"/>
      <w:marBottom w:val="0"/>
      <w:divBdr>
        <w:top w:val="none" w:sz="0" w:space="0" w:color="auto"/>
        <w:left w:val="none" w:sz="0" w:space="0" w:color="auto"/>
        <w:bottom w:val="none" w:sz="0" w:space="0" w:color="auto"/>
        <w:right w:val="none" w:sz="0" w:space="0" w:color="auto"/>
      </w:divBdr>
    </w:div>
    <w:div w:id="1101997978">
      <w:bodyDiv w:val="1"/>
      <w:marLeft w:val="0"/>
      <w:marRight w:val="0"/>
      <w:marTop w:val="0"/>
      <w:marBottom w:val="0"/>
      <w:divBdr>
        <w:top w:val="none" w:sz="0" w:space="0" w:color="auto"/>
        <w:left w:val="none" w:sz="0" w:space="0" w:color="auto"/>
        <w:bottom w:val="none" w:sz="0" w:space="0" w:color="auto"/>
        <w:right w:val="none" w:sz="0" w:space="0" w:color="auto"/>
      </w:divBdr>
    </w:div>
    <w:div w:id="1102144056">
      <w:bodyDiv w:val="1"/>
      <w:marLeft w:val="0"/>
      <w:marRight w:val="0"/>
      <w:marTop w:val="0"/>
      <w:marBottom w:val="0"/>
      <w:divBdr>
        <w:top w:val="none" w:sz="0" w:space="0" w:color="auto"/>
        <w:left w:val="none" w:sz="0" w:space="0" w:color="auto"/>
        <w:bottom w:val="none" w:sz="0" w:space="0" w:color="auto"/>
        <w:right w:val="none" w:sz="0" w:space="0" w:color="auto"/>
      </w:divBdr>
    </w:div>
    <w:div w:id="1102384572">
      <w:bodyDiv w:val="1"/>
      <w:marLeft w:val="0"/>
      <w:marRight w:val="0"/>
      <w:marTop w:val="0"/>
      <w:marBottom w:val="0"/>
      <w:divBdr>
        <w:top w:val="none" w:sz="0" w:space="0" w:color="auto"/>
        <w:left w:val="none" w:sz="0" w:space="0" w:color="auto"/>
        <w:bottom w:val="none" w:sz="0" w:space="0" w:color="auto"/>
        <w:right w:val="none" w:sz="0" w:space="0" w:color="auto"/>
      </w:divBdr>
    </w:div>
    <w:div w:id="1102529490">
      <w:bodyDiv w:val="1"/>
      <w:marLeft w:val="0"/>
      <w:marRight w:val="0"/>
      <w:marTop w:val="0"/>
      <w:marBottom w:val="0"/>
      <w:divBdr>
        <w:top w:val="none" w:sz="0" w:space="0" w:color="auto"/>
        <w:left w:val="none" w:sz="0" w:space="0" w:color="auto"/>
        <w:bottom w:val="none" w:sz="0" w:space="0" w:color="auto"/>
        <w:right w:val="none" w:sz="0" w:space="0" w:color="auto"/>
      </w:divBdr>
    </w:div>
    <w:div w:id="1103304764">
      <w:bodyDiv w:val="1"/>
      <w:marLeft w:val="0"/>
      <w:marRight w:val="0"/>
      <w:marTop w:val="0"/>
      <w:marBottom w:val="0"/>
      <w:divBdr>
        <w:top w:val="none" w:sz="0" w:space="0" w:color="auto"/>
        <w:left w:val="none" w:sz="0" w:space="0" w:color="auto"/>
        <w:bottom w:val="none" w:sz="0" w:space="0" w:color="auto"/>
        <w:right w:val="none" w:sz="0" w:space="0" w:color="auto"/>
      </w:divBdr>
    </w:div>
    <w:div w:id="1103305174">
      <w:bodyDiv w:val="1"/>
      <w:marLeft w:val="0"/>
      <w:marRight w:val="0"/>
      <w:marTop w:val="0"/>
      <w:marBottom w:val="0"/>
      <w:divBdr>
        <w:top w:val="none" w:sz="0" w:space="0" w:color="auto"/>
        <w:left w:val="none" w:sz="0" w:space="0" w:color="auto"/>
        <w:bottom w:val="none" w:sz="0" w:space="0" w:color="auto"/>
        <w:right w:val="none" w:sz="0" w:space="0" w:color="auto"/>
      </w:divBdr>
    </w:div>
    <w:div w:id="1103458244">
      <w:bodyDiv w:val="1"/>
      <w:marLeft w:val="0"/>
      <w:marRight w:val="0"/>
      <w:marTop w:val="0"/>
      <w:marBottom w:val="0"/>
      <w:divBdr>
        <w:top w:val="none" w:sz="0" w:space="0" w:color="auto"/>
        <w:left w:val="none" w:sz="0" w:space="0" w:color="auto"/>
        <w:bottom w:val="none" w:sz="0" w:space="0" w:color="auto"/>
        <w:right w:val="none" w:sz="0" w:space="0" w:color="auto"/>
      </w:divBdr>
    </w:div>
    <w:div w:id="1103459238">
      <w:bodyDiv w:val="1"/>
      <w:marLeft w:val="0"/>
      <w:marRight w:val="0"/>
      <w:marTop w:val="0"/>
      <w:marBottom w:val="0"/>
      <w:divBdr>
        <w:top w:val="none" w:sz="0" w:space="0" w:color="auto"/>
        <w:left w:val="none" w:sz="0" w:space="0" w:color="auto"/>
        <w:bottom w:val="none" w:sz="0" w:space="0" w:color="auto"/>
        <w:right w:val="none" w:sz="0" w:space="0" w:color="auto"/>
      </w:divBdr>
    </w:div>
    <w:div w:id="1104105872">
      <w:bodyDiv w:val="1"/>
      <w:marLeft w:val="0"/>
      <w:marRight w:val="0"/>
      <w:marTop w:val="0"/>
      <w:marBottom w:val="0"/>
      <w:divBdr>
        <w:top w:val="none" w:sz="0" w:space="0" w:color="auto"/>
        <w:left w:val="none" w:sz="0" w:space="0" w:color="auto"/>
        <w:bottom w:val="none" w:sz="0" w:space="0" w:color="auto"/>
        <w:right w:val="none" w:sz="0" w:space="0" w:color="auto"/>
      </w:divBdr>
    </w:div>
    <w:div w:id="1104109740">
      <w:bodyDiv w:val="1"/>
      <w:marLeft w:val="0"/>
      <w:marRight w:val="0"/>
      <w:marTop w:val="0"/>
      <w:marBottom w:val="0"/>
      <w:divBdr>
        <w:top w:val="none" w:sz="0" w:space="0" w:color="auto"/>
        <w:left w:val="none" w:sz="0" w:space="0" w:color="auto"/>
        <w:bottom w:val="none" w:sz="0" w:space="0" w:color="auto"/>
        <w:right w:val="none" w:sz="0" w:space="0" w:color="auto"/>
      </w:divBdr>
    </w:div>
    <w:div w:id="1104308226">
      <w:bodyDiv w:val="1"/>
      <w:marLeft w:val="0"/>
      <w:marRight w:val="0"/>
      <w:marTop w:val="0"/>
      <w:marBottom w:val="0"/>
      <w:divBdr>
        <w:top w:val="none" w:sz="0" w:space="0" w:color="auto"/>
        <w:left w:val="none" w:sz="0" w:space="0" w:color="auto"/>
        <w:bottom w:val="none" w:sz="0" w:space="0" w:color="auto"/>
        <w:right w:val="none" w:sz="0" w:space="0" w:color="auto"/>
      </w:divBdr>
    </w:div>
    <w:div w:id="1104417835">
      <w:bodyDiv w:val="1"/>
      <w:marLeft w:val="0"/>
      <w:marRight w:val="0"/>
      <w:marTop w:val="0"/>
      <w:marBottom w:val="0"/>
      <w:divBdr>
        <w:top w:val="none" w:sz="0" w:space="0" w:color="auto"/>
        <w:left w:val="none" w:sz="0" w:space="0" w:color="auto"/>
        <w:bottom w:val="none" w:sz="0" w:space="0" w:color="auto"/>
        <w:right w:val="none" w:sz="0" w:space="0" w:color="auto"/>
      </w:divBdr>
    </w:div>
    <w:div w:id="1105423271">
      <w:bodyDiv w:val="1"/>
      <w:marLeft w:val="0"/>
      <w:marRight w:val="0"/>
      <w:marTop w:val="0"/>
      <w:marBottom w:val="0"/>
      <w:divBdr>
        <w:top w:val="none" w:sz="0" w:space="0" w:color="auto"/>
        <w:left w:val="none" w:sz="0" w:space="0" w:color="auto"/>
        <w:bottom w:val="none" w:sz="0" w:space="0" w:color="auto"/>
        <w:right w:val="none" w:sz="0" w:space="0" w:color="auto"/>
      </w:divBdr>
    </w:div>
    <w:div w:id="1105615059">
      <w:bodyDiv w:val="1"/>
      <w:marLeft w:val="0"/>
      <w:marRight w:val="0"/>
      <w:marTop w:val="0"/>
      <w:marBottom w:val="0"/>
      <w:divBdr>
        <w:top w:val="none" w:sz="0" w:space="0" w:color="auto"/>
        <w:left w:val="none" w:sz="0" w:space="0" w:color="auto"/>
        <w:bottom w:val="none" w:sz="0" w:space="0" w:color="auto"/>
        <w:right w:val="none" w:sz="0" w:space="0" w:color="auto"/>
      </w:divBdr>
    </w:div>
    <w:div w:id="1105616992">
      <w:bodyDiv w:val="1"/>
      <w:marLeft w:val="0"/>
      <w:marRight w:val="0"/>
      <w:marTop w:val="0"/>
      <w:marBottom w:val="0"/>
      <w:divBdr>
        <w:top w:val="none" w:sz="0" w:space="0" w:color="auto"/>
        <w:left w:val="none" w:sz="0" w:space="0" w:color="auto"/>
        <w:bottom w:val="none" w:sz="0" w:space="0" w:color="auto"/>
        <w:right w:val="none" w:sz="0" w:space="0" w:color="auto"/>
      </w:divBdr>
    </w:div>
    <w:div w:id="1106075255">
      <w:bodyDiv w:val="1"/>
      <w:marLeft w:val="0"/>
      <w:marRight w:val="0"/>
      <w:marTop w:val="0"/>
      <w:marBottom w:val="0"/>
      <w:divBdr>
        <w:top w:val="none" w:sz="0" w:space="0" w:color="auto"/>
        <w:left w:val="none" w:sz="0" w:space="0" w:color="auto"/>
        <w:bottom w:val="none" w:sz="0" w:space="0" w:color="auto"/>
        <w:right w:val="none" w:sz="0" w:space="0" w:color="auto"/>
      </w:divBdr>
    </w:div>
    <w:div w:id="1106390335">
      <w:bodyDiv w:val="1"/>
      <w:marLeft w:val="0"/>
      <w:marRight w:val="0"/>
      <w:marTop w:val="0"/>
      <w:marBottom w:val="0"/>
      <w:divBdr>
        <w:top w:val="none" w:sz="0" w:space="0" w:color="auto"/>
        <w:left w:val="none" w:sz="0" w:space="0" w:color="auto"/>
        <w:bottom w:val="none" w:sz="0" w:space="0" w:color="auto"/>
        <w:right w:val="none" w:sz="0" w:space="0" w:color="auto"/>
      </w:divBdr>
    </w:div>
    <w:div w:id="1106578054">
      <w:bodyDiv w:val="1"/>
      <w:marLeft w:val="0"/>
      <w:marRight w:val="0"/>
      <w:marTop w:val="0"/>
      <w:marBottom w:val="0"/>
      <w:divBdr>
        <w:top w:val="none" w:sz="0" w:space="0" w:color="auto"/>
        <w:left w:val="none" w:sz="0" w:space="0" w:color="auto"/>
        <w:bottom w:val="none" w:sz="0" w:space="0" w:color="auto"/>
        <w:right w:val="none" w:sz="0" w:space="0" w:color="auto"/>
      </w:divBdr>
    </w:div>
    <w:div w:id="1106729512">
      <w:bodyDiv w:val="1"/>
      <w:marLeft w:val="0"/>
      <w:marRight w:val="0"/>
      <w:marTop w:val="0"/>
      <w:marBottom w:val="0"/>
      <w:divBdr>
        <w:top w:val="none" w:sz="0" w:space="0" w:color="auto"/>
        <w:left w:val="none" w:sz="0" w:space="0" w:color="auto"/>
        <w:bottom w:val="none" w:sz="0" w:space="0" w:color="auto"/>
        <w:right w:val="none" w:sz="0" w:space="0" w:color="auto"/>
      </w:divBdr>
    </w:div>
    <w:div w:id="1109013673">
      <w:bodyDiv w:val="1"/>
      <w:marLeft w:val="0"/>
      <w:marRight w:val="0"/>
      <w:marTop w:val="0"/>
      <w:marBottom w:val="0"/>
      <w:divBdr>
        <w:top w:val="none" w:sz="0" w:space="0" w:color="auto"/>
        <w:left w:val="none" w:sz="0" w:space="0" w:color="auto"/>
        <w:bottom w:val="none" w:sz="0" w:space="0" w:color="auto"/>
        <w:right w:val="none" w:sz="0" w:space="0" w:color="auto"/>
      </w:divBdr>
    </w:div>
    <w:div w:id="1109274503">
      <w:bodyDiv w:val="1"/>
      <w:marLeft w:val="0"/>
      <w:marRight w:val="0"/>
      <w:marTop w:val="0"/>
      <w:marBottom w:val="0"/>
      <w:divBdr>
        <w:top w:val="none" w:sz="0" w:space="0" w:color="auto"/>
        <w:left w:val="none" w:sz="0" w:space="0" w:color="auto"/>
        <w:bottom w:val="none" w:sz="0" w:space="0" w:color="auto"/>
        <w:right w:val="none" w:sz="0" w:space="0" w:color="auto"/>
      </w:divBdr>
    </w:div>
    <w:div w:id="1109470071">
      <w:bodyDiv w:val="1"/>
      <w:marLeft w:val="0"/>
      <w:marRight w:val="0"/>
      <w:marTop w:val="0"/>
      <w:marBottom w:val="0"/>
      <w:divBdr>
        <w:top w:val="none" w:sz="0" w:space="0" w:color="auto"/>
        <w:left w:val="none" w:sz="0" w:space="0" w:color="auto"/>
        <w:bottom w:val="none" w:sz="0" w:space="0" w:color="auto"/>
        <w:right w:val="none" w:sz="0" w:space="0" w:color="auto"/>
      </w:divBdr>
    </w:div>
    <w:div w:id="1109739470">
      <w:bodyDiv w:val="1"/>
      <w:marLeft w:val="0"/>
      <w:marRight w:val="0"/>
      <w:marTop w:val="0"/>
      <w:marBottom w:val="0"/>
      <w:divBdr>
        <w:top w:val="none" w:sz="0" w:space="0" w:color="auto"/>
        <w:left w:val="none" w:sz="0" w:space="0" w:color="auto"/>
        <w:bottom w:val="none" w:sz="0" w:space="0" w:color="auto"/>
        <w:right w:val="none" w:sz="0" w:space="0" w:color="auto"/>
      </w:divBdr>
    </w:div>
    <w:div w:id="1109934753">
      <w:bodyDiv w:val="1"/>
      <w:marLeft w:val="0"/>
      <w:marRight w:val="0"/>
      <w:marTop w:val="0"/>
      <w:marBottom w:val="0"/>
      <w:divBdr>
        <w:top w:val="none" w:sz="0" w:space="0" w:color="auto"/>
        <w:left w:val="none" w:sz="0" w:space="0" w:color="auto"/>
        <w:bottom w:val="none" w:sz="0" w:space="0" w:color="auto"/>
        <w:right w:val="none" w:sz="0" w:space="0" w:color="auto"/>
      </w:divBdr>
    </w:div>
    <w:div w:id="1110049489">
      <w:bodyDiv w:val="1"/>
      <w:marLeft w:val="0"/>
      <w:marRight w:val="0"/>
      <w:marTop w:val="0"/>
      <w:marBottom w:val="0"/>
      <w:divBdr>
        <w:top w:val="none" w:sz="0" w:space="0" w:color="auto"/>
        <w:left w:val="none" w:sz="0" w:space="0" w:color="auto"/>
        <w:bottom w:val="none" w:sz="0" w:space="0" w:color="auto"/>
        <w:right w:val="none" w:sz="0" w:space="0" w:color="auto"/>
      </w:divBdr>
    </w:div>
    <w:div w:id="1110321669">
      <w:bodyDiv w:val="1"/>
      <w:marLeft w:val="0"/>
      <w:marRight w:val="0"/>
      <w:marTop w:val="0"/>
      <w:marBottom w:val="0"/>
      <w:divBdr>
        <w:top w:val="none" w:sz="0" w:space="0" w:color="auto"/>
        <w:left w:val="none" w:sz="0" w:space="0" w:color="auto"/>
        <w:bottom w:val="none" w:sz="0" w:space="0" w:color="auto"/>
        <w:right w:val="none" w:sz="0" w:space="0" w:color="auto"/>
      </w:divBdr>
    </w:div>
    <w:div w:id="1110659180">
      <w:bodyDiv w:val="1"/>
      <w:marLeft w:val="0"/>
      <w:marRight w:val="0"/>
      <w:marTop w:val="0"/>
      <w:marBottom w:val="0"/>
      <w:divBdr>
        <w:top w:val="none" w:sz="0" w:space="0" w:color="auto"/>
        <w:left w:val="none" w:sz="0" w:space="0" w:color="auto"/>
        <w:bottom w:val="none" w:sz="0" w:space="0" w:color="auto"/>
        <w:right w:val="none" w:sz="0" w:space="0" w:color="auto"/>
      </w:divBdr>
    </w:div>
    <w:div w:id="1110903912">
      <w:bodyDiv w:val="1"/>
      <w:marLeft w:val="0"/>
      <w:marRight w:val="0"/>
      <w:marTop w:val="0"/>
      <w:marBottom w:val="0"/>
      <w:divBdr>
        <w:top w:val="none" w:sz="0" w:space="0" w:color="auto"/>
        <w:left w:val="none" w:sz="0" w:space="0" w:color="auto"/>
        <w:bottom w:val="none" w:sz="0" w:space="0" w:color="auto"/>
        <w:right w:val="none" w:sz="0" w:space="0" w:color="auto"/>
      </w:divBdr>
    </w:div>
    <w:div w:id="1111709401">
      <w:bodyDiv w:val="1"/>
      <w:marLeft w:val="0"/>
      <w:marRight w:val="0"/>
      <w:marTop w:val="0"/>
      <w:marBottom w:val="0"/>
      <w:divBdr>
        <w:top w:val="none" w:sz="0" w:space="0" w:color="auto"/>
        <w:left w:val="none" w:sz="0" w:space="0" w:color="auto"/>
        <w:bottom w:val="none" w:sz="0" w:space="0" w:color="auto"/>
        <w:right w:val="none" w:sz="0" w:space="0" w:color="auto"/>
      </w:divBdr>
    </w:div>
    <w:div w:id="1112162374">
      <w:bodyDiv w:val="1"/>
      <w:marLeft w:val="0"/>
      <w:marRight w:val="0"/>
      <w:marTop w:val="0"/>
      <w:marBottom w:val="0"/>
      <w:divBdr>
        <w:top w:val="none" w:sz="0" w:space="0" w:color="auto"/>
        <w:left w:val="none" w:sz="0" w:space="0" w:color="auto"/>
        <w:bottom w:val="none" w:sz="0" w:space="0" w:color="auto"/>
        <w:right w:val="none" w:sz="0" w:space="0" w:color="auto"/>
      </w:divBdr>
    </w:div>
    <w:div w:id="1112556379">
      <w:bodyDiv w:val="1"/>
      <w:marLeft w:val="0"/>
      <w:marRight w:val="0"/>
      <w:marTop w:val="0"/>
      <w:marBottom w:val="0"/>
      <w:divBdr>
        <w:top w:val="none" w:sz="0" w:space="0" w:color="auto"/>
        <w:left w:val="none" w:sz="0" w:space="0" w:color="auto"/>
        <w:bottom w:val="none" w:sz="0" w:space="0" w:color="auto"/>
        <w:right w:val="none" w:sz="0" w:space="0" w:color="auto"/>
      </w:divBdr>
    </w:div>
    <w:div w:id="1112940995">
      <w:bodyDiv w:val="1"/>
      <w:marLeft w:val="0"/>
      <w:marRight w:val="0"/>
      <w:marTop w:val="0"/>
      <w:marBottom w:val="0"/>
      <w:divBdr>
        <w:top w:val="none" w:sz="0" w:space="0" w:color="auto"/>
        <w:left w:val="none" w:sz="0" w:space="0" w:color="auto"/>
        <w:bottom w:val="none" w:sz="0" w:space="0" w:color="auto"/>
        <w:right w:val="none" w:sz="0" w:space="0" w:color="auto"/>
      </w:divBdr>
    </w:div>
    <w:div w:id="1114013326">
      <w:bodyDiv w:val="1"/>
      <w:marLeft w:val="0"/>
      <w:marRight w:val="0"/>
      <w:marTop w:val="0"/>
      <w:marBottom w:val="0"/>
      <w:divBdr>
        <w:top w:val="none" w:sz="0" w:space="0" w:color="auto"/>
        <w:left w:val="none" w:sz="0" w:space="0" w:color="auto"/>
        <w:bottom w:val="none" w:sz="0" w:space="0" w:color="auto"/>
        <w:right w:val="none" w:sz="0" w:space="0" w:color="auto"/>
      </w:divBdr>
    </w:div>
    <w:div w:id="1114909673">
      <w:bodyDiv w:val="1"/>
      <w:marLeft w:val="0"/>
      <w:marRight w:val="0"/>
      <w:marTop w:val="0"/>
      <w:marBottom w:val="0"/>
      <w:divBdr>
        <w:top w:val="none" w:sz="0" w:space="0" w:color="auto"/>
        <w:left w:val="none" w:sz="0" w:space="0" w:color="auto"/>
        <w:bottom w:val="none" w:sz="0" w:space="0" w:color="auto"/>
        <w:right w:val="none" w:sz="0" w:space="0" w:color="auto"/>
      </w:divBdr>
    </w:div>
    <w:div w:id="1114984228">
      <w:bodyDiv w:val="1"/>
      <w:marLeft w:val="0"/>
      <w:marRight w:val="0"/>
      <w:marTop w:val="0"/>
      <w:marBottom w:val="0"/>
      <w:divBdr>
        <w:top w:val="none" w:sz="0" w:space="0" w:color="auto"/>
        <w:left w:val="none" w:sz="0" w:space="0" w:color="auto"/>
        <w:bottom w:val="none" w:sz="0" w:space="0" w:color="auto"/>
        <w:right w:val="none" w:sz="0" w:space="0" w:color="auto"/>
      </w:divBdr>
    </w:div>
    <w:div w:id="1115902400">
      <w:bodyDiv w:val="1"/>
      <w:marLeft w:val="0"/>
      <w:marRight w:val="0"/>
      <w:marTop w:val="0"/>
      <w:marBottom w:val="0"/>
      <w:divBdr>
        <w:top w:val="none" w:sz="0" w:space="0" w:color="auto"/>
        <w:left w:val="none" w:sz="0" w:space="0" w:color="auto"/>
        <w:bottom w:val="none" w:sz="0" w:space="0" w:color="auto"/>
        <w:right w:val="none" w:sz="0" w:space="0" w:color="auto"/>
      </w:divBdr>
    </w:div>
    <w:div w:id="1116214291">
      <w:bodyDiv w:val="1"/>
      <w:marLeft w:val="0"/>
      <w:marRight w:val="0"/>
      <w:marTop w:val="0"/>
      <w:marBottom w:val="0"/>
      <w:divBdr>
        <w:top w:val="none" w:sz="0" w:space="0" w:color="auto"/>
        <w:left w:val="none" w:sz="0" w:space="0" w:color="auto"/>
        <w:bottom w:val="none" w:sz="0" w:space="0" w:color="auto"/>
        <w:right w:val="none" w:sz="0" w:space="0" w:color="auto"/>
      </w:divBdr>
    </w:div>
    <w:div w:id="1116828968">
      <w:bodyDiv w:val="1"/>
      <w:marLeft w:val="0"/>
      <w:marRight w:val="0"/>
      <w:marTop w:val="0"/>
      <w:marBottom w:val="0"/>
      <w:divBdr>
        <w:top w:val="none" w:sz="0" w:space="0" w:color="auto"/>
        <w:left w:val="none" w:sz="0" w:space="0" w:color="auto"/>
        <w:bottom w:val="none" w:sz="0" w:space="0" w:color="auto"/>
        <w:right w:val="none" w:sz="0" w:space="0" w:color="auto"/>
      </w:divBdr>
    </w:div>
    <w:div w:id="1116867784">
      <w:bodyDiv w:val="1"/>
      <w:marLeft w:val="0"/>
      <w:marRight w:val="0"/>
      <w:marTop w:val="0"/>
      <w:marBottom w:val="0"/>
      <w:divBdr>
        <w:top w:val="none" w:sz="0" w:space="0" w:color="auto"/>
        <w:left w:val="none" w:sz="0" w:space="0" w:color="auto"/>
        <w:bottom w:val="none" w:sz="0" w:space="0" w:color="auto"/>
        <w:right w:val="none" w:sz="0" w:space="0" w:color="auto"/>
      </w:divBdr>
    </w:div>
    <w:div w:id="1117025528">
      <w:bodyDiv w:val="1"/>
      <w:marLeft w:val="0"/>
      <w:marRight w:val="0"/>
      <w:marTop w:val="0"/>
      <w:marBottom w:val="0"/>
      <w:divBdr>
        <w:top w:val="none" w:sz="0" w:space="0" w:color="auto"/>
        <w:left w:val="none" w:sz="0" w:space="0" w:color="auto"/>
        <w:bottom w:val="none" w:sz="0" w:space="0" w:color="auto"/>
        <w:right w:val="none" w:sz="0" w:space="0" w:color="auto"/>
      </w:divBdr>
    </w:div>
    <w:div w:id="1117990210">
      <w:bodyDiv w:val="1"/>
      <w:marLeft w:val="0"/>
      <w:marRight w:val="0"/>
      <w:marTop w:val="0"/>
      <w:marBottom w:val="0"/>
      <w:divBdr>
        <w:top w:val="none" w:sz="0" w:space="0" w:color="auto"/>
        <w:left w:val="none" w:sz="0" w:space="0" w:color="auto"/>
        <w:bottom w:val="none" w:sz="0" w:space="0" w:color="auto"/>
        <w:right w:val="none" w:sz="0" w:space="0" w:color="auto"/>
      </w:divBdr>
    </w:div>
    <w:div w:id="1118455212">
      <w:bodyDiv w:val="1"/>
      <w:marLeft w:val="0"/>
      <w:marRight w:val="0"/>
      <w:marTop w:val="0"/>
      <w:marBottom w:val="0"/>
      <w:divBdr>
        <w:top w:val="none" w:sz="0" w:space="0" w:color="auto"/>
        <w:left w:val="none" w:sz="0" w:space="0" w:color="auto"/>
        <w:bottom w:val="none" w:sz="0" w:space="0" w:color="auto"/>
        <w:right w:val="none" w:sz="0" w:space="0" w:color="auto"/>
      </w:divBdr>
    </w:div>
    <w:div w:id="1118599402">
      <w:bodyDiv w:val="1"/>
      <w:marLeft w:val="0"/>
      <w:marRight w:val="0"/>
      <w:marTop w:val="0"/>
      <w:marBottom w:val="0"/>
      <w:divBdr>
        <w:top w:val="none" w:sz="0" w:space="0" w:color="auto"/>
        <w:left w:val="none" w:sz="0" w:space="0" w:color="auto"/>
        <w:bottom w:val="none" w:sz="0" w:space="0" w:color="auto"/>
        <w:right w:val="none" w:sz="0" w:space="0" w:color="auto"/>
      </w:divBdr>
    </w:div>
    <w:div w:id="1118641881">
      <w:bodyDiv w:val="1"/>
      <w:marLeft w:val="0"/>
      <w:marRight w:val="0"/>
      <w:marTop w:val="0"/>
      <w:marBottom w:val="0"/>
      <w:divBdr>
        <w:top w:val="none" w:sz="0" w:space="0" w:color="auto"/>
        <w:left w:val="none" w:sz="0" w:space="0" w:color="auto"/>
        <w:bottom w:val="none" w:sz="0" w:space="0" w:color="auto"/>
        <w:right w:val="none" w:sz="0" w:space="0" w:color="auto"/>
      </w:divBdr>
    </w:div>
    <w:div w:id="1119372326">
      <w:bodyDiv w:val="1"/>
      <w:marLeft w:val="0"/>
      <w:marRight w:val="0"/>
      <w:marTop w:val="0"/>
      <w:marBottom w:val="0"/>
      <w:divBdr>
        <w:top w:val="none" w:sz="0" w:space="0" w:color="auto"/>
        <w:left w:val="none" w:sz="0" w:space="0" w:color="auto"/>
        <w:bottom w:val="none" w:sz="0" w:space="0" w:color="auto"/>
        <w:right w:val="none" w:sz="0" w:space="0" w:color="auto"/>
      </w:divBdr>
    </w:div>
    <w:div w:id="1119881494">
      <w:bodyDiv w:val="1"/>
      <w:marLeft w:val="0"/>
      <w:marRight w:val="0"/>
      <w:marTop w:val="0"/>
      <w:marBottom w:val="0"/>
      <w:divBdr>
        <w:top w:val="none" w:sz="0" w:space="0" w:color="auto"/>
        <w:left w:val="none" w:sz="0" w:space="0" w:color="auto"/>
        <w:bottom w:val="none" w:sz="0" w:space="0" w:color="auto"/>
        <w:right w:val="none" w:sz="0" w:space="0" w:color="auto"/>
      </w:divBdr>
    </w:div>
    <w:div w:id="1120949756">
      <w:bodyDiv w:val="1"/>
      <w:marLeft w:val="0"/>
      <w:marRight w:val="0"/>
      <w:marTop w:val="0"/>
      <w:marBottom w:val="0"/>
      <w:divBdr>
        <w:top w:val="none" w:sz="0" w:space="0" w:color="auto"/>
        <w:left w:val="none" w:sz="0" w:space="0" w:color="auto"/>
        <w:bottom w:val="none" w:sz="0" w:space="0" w:color="auto"/>
        <w:right w:val="none" w:sz="0" w:space="0" w:color="auto"/>
      </w:divBdr>
    </w:div>
    <w:div w:id="1121455585">
      <w:bodyDiv w:val="1"/>
      <w:marLeft w:val="0"/>
      <w:marRight w:val="0"/>
      <w:marTop w:val="0"/>
      <w:marBottom w:val="0"/>
      <w:divBdr>
        <w:top w:val="none" w:sz="0" w:space="0" w:color="auto"/>
        <w:left w:val="none" w:sz="0" w:space="0" w:color="auto"/>
        <w:bottom w:val="none" w:sz="0" w:space="0" w:color="auto"/>
        <w:right w:val="none" w:sz="0" w:space="0" w:color="auto"/>
      </w:divBdr>
    </w:div>
    <w:div w:id="1122267760">
      <w:bodyDiv w:val="1"/>
      <w:marLeft w:val="0"/>
      <w:marRight w:val="0"/>
      <w:marTop w:val="0"/>
      <w:marBottom w:val="0"/>
      <w:divBdr>
        <w:top w:val="none" w:sz="0" w:space="0" w:color="auto"/>
        <w:left w:val="none" w:sz="0" w:space="0" w:color="auto"/>
        <w:bottom w:val="none" w:sz="0" w:space="0" w:color="auto"/>
        <w:right w:val="none" w:sz="0" w:space="0" w:color="auto"/>
      </w:divBdr>
    </w:div>
    <w:div w:id="1122269469">
      <w:bodyDiv w:val="1"/>
      <w:marLeft w:val="0"/>
      <w:marRight w:val="0"/>
      <w:marTop w:val="0"/>
      <w:marBottom w:val="0"/>
      <w:divBdr>
        <w:top w:val="none" w:sz="0" w:space="0" w:color="auto"/>
        <w:left w:val="none" w:sz="0" w:space="0" w:color="auto"/>
        <w:bottom w:val="none" w:sz="0" w:space="0" w:color="auto"/>
        <w:right w:val="none" w:sz="0" w:space="0" w:color="auto"/>
      </w:divBdr>
    </w:div>
    <w:div w:id="1122651623">
      <w:bodyDiv w:val="1"/>
      <w:marLeft w:val="0"/>
      <w:marRight w:val="0"/>
      <w:marTop w:val="0"/>
      <w:marBottom w:val="0"/>
      <w:divBdr>
        <w:top w:val="none" w:sz="0" w:space="0" w:color="auto"/>
        <w:left w:val="none" w:sz="0" w:space="0" w:color="auto"/>
        <w:bottom w:val="none" w:sz="0" w:space="0" w:color="auto"/>
        <w:right w:val="none" w:sz="0" w:space="0" w:color="auto"/>
      </w:divBdr>
    </w:div>
    <w:div w:id="1124273909">
      <w:bodyDiv w:val="1"/>
      <w:marLeft w:val="0"/>
      <w:marRight w:val="0"/>
      <w:marTop w:val="0"/>
      <w:marBottom w:val="0"/>
      <w:divBdr>
        <w:top w:val="none" w:sz="0" w:space="0" w:color="auto"/>
        <w:left w:val="none" w:sz="0" w:space="0" w:color="auto"/>
        <w:bottom w:val="none" w:sz="0" w:space="0" w:color="auto"/>
        <w:right w:val="none" w:sz="0" w:space="0" w:color="auto"/>
      </w:divBdr>
    </w:div>
    <w:div w:id="1125466671">
      <w:bodyDiv w:val="1"/>
      <w:marLeft w:val="0"/>
      <w:marRight w:val="0"/>
      <w:marTop w:val="0"/>
      <w:marBottom w:val="0"/>
      <w:divBdr>
        <w:top w:val="none" w:sz="0" w:space="0" w:color="auto"/>
        <w:left w:val="none" w:sz="0" w:space="0" w:color="auto"/>
        <w:bottom w:val="none" w:sz="0" w:space="0" w:color="auto"/>
        <w:right w:val="none" w:sz="0" w:space="0" w:color="auto"/>
      </w:divBdr>
    </w:div>
    <w:div w:id="1125732696">
      <w:bodyDiv w:val="1"/>
      <w:marLeft w:val="0"/>
      <w:marRight w:val="0"/>
      <w:marTop w:val="0"/>
      <w:marBottom w:val="0"/>
      <w:divBdr>
        <w:top w:val="none" w:sz="0" w:space="0" w:color="auto"/>
        <w:left w:val="none" w:sz="0" w:space="0" w:color="auto"/>
        <w:bottom w:val="none" w:sz="0" w:space="0" w:color="auto"/>
        <w:right w:val="none" w:sz="0" w:space="0" w:color="auto"/>
      </w:divBdr>
    </w:div>
    <w:div w:id="1125852513">
      <w:bodyDiv w:val="1"/>
      <w:marLeft w:val="0"/>
      <w:marRight w:val="0"/>
      <w:marTop w:val="0"/>
      <w:marBottom w:val="0"/>
      <w:divBdr>
        <w:top w:val="none" w:sz="0" w:space="0" w:color="auto"/>
        <w:left w:val="none" w:sz="0" w:space="0" w:color="auto"/>
        <w:bottom w:val="none" w:sz="0" w:space="0" w:color="auto"/>
        <w:right w:val="none" w:sz="0" w:space="0" w:color="auto"/>
      </w:divBdr>
    </w:div>
    <w:div w:id="1125853647">
      <w:bodyDiv w:val="1"/>
      <w:marLeft w:val="0"/>
      <w:marRight w:val="0"/>
      <w:marTop w:val="0"/>
      <w:marBottom w:val="0"/>
      <w:divBdr>
        <w:top w:val="none" w:sz="0" w:space="0" w:color="auto"/>
        <w:left w:val="none" w:sz="0" w:space="0" w:color="auto"/>
        <w:bottom w:val="none" w:sz="0" w:space="0" w:color="auto"/>
        <w:right w:val="none" w:sz="0" w:space="0" w:color="auto"/>
      </w:divBdr>
    </w:div>
    <w:div w:id="1127118175">
      <w:bodyDiv w:val="1"/>
      <w:marLeft w:val="0"/>
      <w:marRight w:val="0"/>
      <w:marTop w:val="0"/>
      <w:marBottom w:val="0"/>
      <w:divBdr>
        <w:top w:val="none" w:sz="0" w:space="0" w:color="auto"/>
        <w:left w:val="none" w:sz="0" w:space="0" w:color="auto"/>
        <w:bottom w:val="none" w:sz="0" w:space="0" w:color="auto"/>
        <w:right w:val="none" w:sz="0" w:space="0" w:color="auto"/>
      </w:divBdr>
    </w:div>
    <w:div w:id="1127361136">
      <w:bodyDiv w:val="1"/>
      <w:marLeft w:val="0"/>
      <w:marRight w:val="0"/>
      <w:marTop w:val="0"/>
      <w:marBottom w:val="0"/>
      <w:divBdr>
        <w:top w:val="none" w:sz="0" w:space="0" w:color="auto"/>
        <w:left w:val="none" w:sz="0" w:space="0" w:color="auto"/>
        <w:bottom w:val="none" w:sz="0" w:space="0" w:color="auto"/>
        <w:right w:val="none" w:sz="0" w:space="0" w:color="auto"/>
      </w:divBdr>
    </w:div>
    <w:div w:id="1127434285">
      <w:bodyDiv w:val="1"/>
      <w:marLeft w:val="0"/>
      <w:marRight w:val="0"/>
      <w:marTop w:val="0"/>
      <w:marBottom w:val="0"/>
      <w:divBdr>
        <w:top w:val="none" w:sz="0" w:space="0" w:color="auto"/>
        <w:left w:val="none" w:sz="0" w:space="0" w:color="auto"/>
        <w:bottom w:val="none" w:sz="0" w:space="0" w:color="auto"/>
        <w:right w:val="none" w:sz="0" w:space="0" w:color="auto"/>
      </w:divBdr>
    </w:div>
    <w:div w:id="1127506597">
      <w:bodyDiv w:val="1"/>
      <w:marLeft w:val="0"/>
      <w:marRight w:val="0"/>
      <w:marTop w:val="0"/>
      <w:marBottom w:val="0"/>
      <w:divBdr>
        <w:top w:val="none" w:sz="0" w:space="0" w:color="auto"/>
        <w:left w:val="none" w:sz="0" w:space="0" w:color="auto"/>
        <w:bottom w:val="none" w:sz="0" w:space="0" w:color="auto"/>
        <w:right w:val="none" w:sz="0" w:space="0" w:color="auto"/>
      </w:divBdr>
    </w:div>
    <w:div w:id="1127548365">
      <w:bodyDiv w:val="1"/>
      <w:marLeft w:val="0"/>
      <w:marRight w:val="0"/>
      <w:marTop w:val="0"/>
      <w:marBottom w:val="0"/>
      <w:divBdr>
        <w:top w:val="none" w:sz="0" w:space="0" w:color="auto"/>
        <w:left w:val="none" w:sz="0" w:space="0" w:color="auto"/>
        <w:bottom w:val="none" w:sz="0" w:space="0" w:color="auto"/>
        <w:right w:val="none" w:sz="0" w:space="0" w:color="auto"/>
      </w:divBdr>
    </w:div>
    <w:div w:id="1127554384">
      <w:bodyDiv w:val="1"/>
      <w:marLeft w:val="0"/>
      <w:marRight w:val="0"/>
      <w:marTop w:val="0"/>
      <w:marBottom w:val="0"/>
      <w:divBdr>
        <w:top w:val="none" w:sz="0" w:space="0" w:color="auto"/>
        <w:left w:val="none" w:sz="0" w:space="0" w:color="auto"/>
        <w:bottom w:val="none" w:sz="0" w:space="0" w:color="auto"/>
        <w:right w:val="none" w:sz="0" w:space="0" w:color="auto"/>
      </w:divBdr>
    </w:div>
    <w:div w:id="1127894752">
      <w:bodyDiv w:val="1"/>
      <w:marLeft w:val="0"/>
      <w:marRight w:val="0"/>
      <w:marTop w:val="0"/>
      <w:marBottom w:val="0"/>
      <w:divBdr>
        <w:top w:val="none" w:sz="0" w:space="0" w:color="auto"/>
        <w:left w:val="none" w:sz="0" w:space="0" w:color="auto"/>
        <w:bottom w:val="none" w:sz="0" w:space="0" w:color="auto"/>
        <w:right w:val="none" w:sz="0" w:space="0" w:color="auto"/>
      </w:divBdr>
    </w:div>
    <w:div w:id="1128351062">
      <w:bodyDiv w:val="1"/>
      <w:marLeft w:val="0"/>
      <w:marRight w:val="0"/>
      <w:marTop w:val="0"/>
      <w:marBottom w:val="0"/>
      <w:divBdr>
        <w:top w:val="none" w:sz="0" w:space="0" w:color="auto"/>
        <w:left w:val="none" w:sz="0" w:space="0" w:color="auto"/>
        <w:bottom w:val="none" w:sz="0" w:space="0" w:color="auto"/>
        <w:right w:val="none" w:sz="0" w:space="0" w:color="auto"/>
      </w:divBdr>
    </w:div>
    <w:div w:id="1129015462">
      <w:bodyDiv w:val="1"/>
      <w:marLeft w:val="0"/>
      <w:marRight w:val="0"/>
      <w:marTop w:val="0"/>
      <w:marBottom w:val="0"/>
      <w:divBdr>
        <w:top w:val="none" w:sz="0" w:space="0" w:color="auto"/>
        <w:left w:val="none" w:sz="0" w:space="0" w:color="auto"/>
        <w:bottom w:val="none" w:sz="0" w:space="0" w:color="auto"/>
        <w:right w:val="none" w:sz="0" w:space="0" w:color="auto"/>
      </w:divBdr>
    </w:div>
    <w:div w:id="1129058336">
      <w:bodyDiv w:val="1"/>
      <w:marLeft w:val="0"/>
      <w:marRight w:val="0"/>
      <w:marTop w:val="0"/>
      <w:marBottom w:val="0"/>
      <w:divBdr>
        <w:top w:val="none" w:sz="0" w:space="0" w:color="auto"/>
        <w:left w:val="none" w:sz="0" w:space="0" w:color="auto"/>
        <w:bottom w:val="none" w:sz="0" w:space="0" w:color="auto"/>
        <w:right w:val="none" w:sz="0" w:space="0" w:color="auto"/>
      </w:divBdr>
    </w:div>
    <w:div w:id="1129476230">
      <w:bodyDiv w:val="1"/>
      <w:marLeft w:val="0"/>
      <w:marRight w:val="0"/>
      <w:marTop w:val="0"/>
      <w:marBottom w:val="0"/>
      <w:divBdr>
        <w:top w:val="none" w:sz="0" w:space="0" w:color="auto"/>
        <w:left w:val="none" w:sz="0" w:space="0" w:color="auto"/>
        <w:bottom w:val="none" w:sz="0" w:space="0" w:color="auto"/>
        <w:right w:val="none" w:sz="0" w:space="0" w:color="auto"/>
      </w:divBdr>
    </w:div>
    <w:div w:id="1129593513">
      <w:bodyDiv w:val="1"/>
      <w:marLeft w:val="0"/>
      <w:marRight w:val="0"/>
      <w:marTop w:val="0"/>
      <w:marBottom w:val="0"/>
      <w:divBdr>
        <w:top w:val="none" w:sz="0" w:space="0" w:color="auto"/>
        <w:left w:val="none" w:sz="0" w:space="0" w:color="auto"/>
        <w:bottom w:val="none" w:sz="0" w:space="0" w:color="auto"/>
        <w:right w:val="none" w:sz="0" w:space="0" w:color="auto"/>
      </w:divBdr>
    </w:div>
    <w:div w:id="1129738986">
      <w:bodyDiv w:val="1"/>
      <w:marLeft w:val="0"/>
      <w:marRight w:val="0"/>
      <w:marTop w:val="0"/>
      <w:marBottom w:val="0"/>
      <w:divBdr>
        <w:top w:val="none" w:sz="0" w:space="0" w:color="auto"/>
        <w:left w:val="none" w:sz="0" w:space="0" w:color="auto"/>
        <w:bottom w:val="none" w:sz="0" w:space="0" w:color="auto"/>
        <w:right w:val="none" w:sz="0" w:space="0" w:color="auto"/>
      </w:divBdr>
    </w:div>
    <w:div w:id="1129782683">
      <w:bodyDiv w:val="1"/>
      <w:marLeft w:val="0"/>
      <w:marRight w:val="0"/>
      <w:marTop w:val="0"/>
      <w:marBottom w:val="0"/>
      <w:divBdr>
        <w:top w:val="none" w:sz="0" w:space="0" w:color="auto"/>
        <w:left w:val="none" w:sz="0" w:space="0" w:color="auto"/>
        <w:bottom w:val="none" w:sz="0" w:space="0" w:color="auto"/>
        <w:right w:val="none" w:sz="0" w:space="0" w:color="auto"/>
      </w:divBdr>
    </w:div>
    <w:div w:id="1130628722">
      <w:bodyDiv w:val="1"/>
      <w:marLeft w:val="0"/>
      <w:marRight w:val="0"/>
      <w:marTop w:val="0"/>
      <w:marBottom w:val="0"/>
      <w:divBdr>
        <w:top w:val="none" w:sz="0" w:space="0" w:color="auto"/>
        <w:left w:val="none" w:sz="0" w:space="0" w:color="auto"/>
        <w:bottom w:val="none" w:sz="0" w:space="0" w:color="auto"/>
        <w:right w:val="none" w:sz="0" w:space="0" w:color="auto"/>
      </w:divBdr>
    </w:div>
    <w:div w:id="1130631144">
      <w:bodyDiv w:val="1"/>
      <w:marLeft w:val="0"/>
      <w:marRight w:val="0"/>
      <w:marTop w:val="0"/>
      <w:marBottom w:val="0"/>
      <w:divBdr>
        <w:top w:val="none" w:sz="0" w:space="0" w:color="auto"/>
        <w:left w:val="none" w:sz="0" w:space="0" w:color="auto"/>
        <w:bottom w:val="none" w:sz="0" w:space="0" w:color="auto"/>
        <w:right w:val="none" w:sz="0" w:space="0" w:color="auto"/>
      </w:divBdr>
    </w:div>
    <w:div w:id="1130707360">
      <w:bodyDiv w:val="1"/>
      <w:marLeft w:val="0"/>
      <w:marRight w:val="0"/>
      <w:marTop w:val="0"/>
      <w:marBottom w:val="0"/>
      <w:divBdr>
        <w:top w:val="none" w:sz="0" w:space="0" w:color="auto"/>
        <w:left w:val="none" w:sz="0" w:space="0" w:color="auto"/>
        <w:bottom w:val="none" w:sz="0" w:space="0" w:color="auto"/>
        <w:right w:val="none" w:sz="0" w:space="0" w:color="auto"/>
      </w:divBdr>
    </w:div>
    <w:div w:id="1130782723">
      <w:bodyDiv w:val="1"/>
      <w:marLeft w:val="0"/>
      <w:marRight w:val="0"/>
      <w:marTop w:val="0"/>
      <w:marBottom w:val="0"/>
      <w:divBdr>
        <w:top w:val="none" w:sz="0" w:space="0" w:color="auto"/>
        <w:left w:val="none" w:sz="0" w:space="0" w:color="auto"/>
        <w:bottom w:val="none" w:sz="0" w:space="0" w:color="auto"/>
        <w:right w:val="none" w:sz="0" w:space="0" w:color="auto"/>
      </w:divBdr>
    </w:div>
    <w:div w:id="1130785534">
      <w:bodyDiv w:val="1"/>
      <w:marLeft w:val="0"/>
      <w:marRight w:val="0"/>
      <w:marTop w:val="0"/>
      <w:marBottom w:val="0"/>
      <w:divBdr>
        <w:top w:val="none" w:sz="0" w:space="0" w:color="auto"/>
        <w:left w:val="none" w:sz="0" w:space="0" w:color="auto"/>
        <w:bottom w:val="none" w:sz="0" w:space="0" w:color="auto"/>
        <w:right w:val="none" w:sz="0" w:space="0" w:color="auto"/>
      </w:divBdr>
    </w:div>
    <w:div w:id="1131249006">
      <w:bodyDiv w:val="1"/>
      <w:marLeft w:val="0"/>
      <w:marRight w:val="0"/>
      <w:marTop w:val="0"/>
      <w:marBottom w:val="0"/>
      <w:divBdr>
        <w:top w:val="none" w:sz="0" w:space="0" w:color="auto"/>
        <w:left w:val="none" w:sz="0" w:space="0" w:color="auto"/>
        <w:bottom w:val="none" w:sz="0" w:space="0" w:color="auto"/>
        <w:right w:val="none" w:sz="0" w:space="0" w:color="auto"/>
      </w:divBdr>
    </w:div>
    <w:div w:id="1131676513">
      <w:bodyDiv w:val="1"/>
      <w:marLeft w:val="0"/>
      <w:marRight w:val="0"/>
      <w:marTop w:val="0"/>
      <w:marBottom w:val="0"/>
      <w:divBdr>
        <w:top w:val="none" w:sz="0" w:space="0" w:color="auto"/>
        <w:left w:val="none" w:sz="0" w:space="0" w:color="auto"/>
        <w:bottom w:val="none" w:sz="0" w:space="0" w:color="auto"/>
        <w:right w:val="none" w:sz="0" w:space="0" w:color="auto"/>
      </w:divBdr>
    </w:div>
    <w:div w:id="1131748063">
      <w:bodyDiv w:val="1"/>
      <w:marLeft w:val="0"/>
      <w:marRight w:val="0"/>
      <w:marTop w:val="0"/>
      <w:marBottom w:val="0"/>
      <w:divBdr>
        <w:top w:val="none" w:sz="0" w:space="0" w:color="auto"/>
        <w:left w:val="none" w:sz="0" w:space="0" w:color="auto"/>
        <w:bottom w:val="none" w:sz="0" w:space="0" w:color="auto"/>
        <w:right w:val="none" w:sz="0" w:space="0" w:color="auto"/>
      </w:divBdr>
    </w:div>
    <w:div w:id="1133406623">
      <w:bodyDiv w:val="1"/>
      <w:marLeft w:val="0"/>
      <w:marRight w:val="0"/>
      <w:marTop w:val="0"/>
      <w:marBottom w:val="0"/>
      <w:divBdr>
        <w:top w:val="none" w:sz="0" w:space="0" w:color="auto"/>
        <w:left w:val="none" w:sz="0" w:space="0" w:color="auto"/>
        <w:bottom w:val="none" w:sz="0" w:space="0" w:color="auto"/>
        <w:right w:val="none" w:sz="0" w:space="0" w:color="auto"/>
      </w:divBdr>
    </w:div>
    <w:div w:id="1133671585">
      <w:bodyDiv w:val="1"/>
      <w:marLeft w:val="0"/>
      <w:marRight w:val="0"/>
      <w:marTop w:val="0"/>
      <w:marBottom w:val="0"/>
      <w:divBdr>
        <w:top w:val="none" w:sz="0" w:space="0" w:color="auto"/>
        <w:left w:val="none" w:sz="0" w:space="0" w:color="auto"/>
        <w:bottom w:val="none" w:sz="0" w:space="0" w:color="auto"/>
        <w:right w:val="none" w:sz="0" w:space="0" w:color="auto"/>
      </w:divBdr>
    </w:div>
    <w:div w:id="1133982546">
      <w:bodyDiv w:val="1"/>
      <w:marLeft w:val="0"/>
      <w:marRight w:val="0"/>
      <w:marTop w:val="0"/>
      <w:marBottom w:val="0"/>
      <w:divBdr>
        <w:top w:val="none" w:sz="0" w:space="0" w:color="auto"/>
        <w:left w:val="none" w:sz="0" w:space="0" w:color="auto"/>
        <w:bottom w:val="none" w:sz="0" w:space="0" w:color="auto"/>
        <w:right w:val="none" w:sz="0" w:space="0" w:color="auto"/>
      </w:divBdr>
    </w:div>
    <w:div w:id="1135173541">
      <w:bodyDiv w:val="1"/>
      <w:marLeft w:val="0"/>
      <w:marRight w:val="0"/>
      <w:marTop w:val="0"/>
      <w:marBottom w:val="0"/>
      <w:divBdr>
        <w:top w:val="none" w:sz="0" w:space="0" w:color="auto"/>
        <w:left w:val="none" w:sz="0" w:space="0" w:color="auto"/>
        <w:bottom w:val="none" w:sz="0" w:space="0" w:color="auto"/>
        <w:right w:val="none" w:sz="0" w:space="0" w:color="auto"/>
      </w:divBdr>
    </w:div>
    <w:div w:id="1135442051">
      <w:bodyDiv w:val="1"/>
      <w:marLeft w:val="0"/>
      <w:marRight w:val="0"/>
      <w:marTop w:val="0"/>
      <w:marBottom w:val="0"/>
      <w:divBdr>
        <w:top w:val="none" w:sz="0" w:space="0" w:color="auto"/>
        <w:left w:val="none" w:sz="0" w:space="0" w:color="auto"/>
        <w:bottom w:val="none" w:sz="0" w:space="0" w:color="auto"/>
        <w:right w:val="none" w:sz="0" w:space="0" w:color="auto"/>
      </w:divBdr>
    </w:div>
    <w:div w:id="1135681860">
      <w:bodyDiv w:val="1"/>
      <w:marLeft w:val="0"/>
      <w:marRight w:val="0"/>
      <w:marTop w:val="0"/>
      <w:marBottom w:val="0"/>
      <w:divBdr>
        <w:top w:val="none" w:sz="0" w:space="0" w:color="auto"/>
        <w:left w:val="none" w:sz="0" w:space="0" w:color="auto"/>
        <w:bottom w:val="none" w:sz="0" w:space="0" w:color="auto"/>
        <w:right w:val="none" w:sz="0" w:space="0" w:color="auto"/>
      </w:divBdr>
    </w:div>
    <w:div w:id="1136292039">
      <w:bodyDiv w:val="1"/>
      <w:marLeft w:val="0"/>
      <w:marRight w:val="0"/>
      <w:marTop w:val="0"/>
      <w:marBottom w:val="0"/>
      <w:divBdr>
        <w:top w:val="none" w:sz="0" w:space="0" w:color="auto"/>
        <w:left w:val="none" w:sz="0" w:space="0" w:color="auto"/>
        <w:bottom w:val="none" w:sz="0" w:space="0" w:color="auto"/>
        <w:right w:val="none" w:sz="0" w:space="0" w:color="auto"/>
      </w:divBdr>
    </w:div>
    <w:div w:id="1136293750">
      <w:bodyDiv w:val="1"/>
      <w:marLeft w:val="0"/>
      <w:marRight w:val="0"/>
      <w:marTop w:val="0"/>
      <w:marBottom w:val="0"/>
      <w:divBdr>
        <w:top w:val="none" w:sz="0" w:space="0" w:color="auto"/>
        <w:left w:val="none" w:sz="0" w:space="0" w:color="auto"/>
        <w:bottom w:val="none" w:sz="0" w:space="0" w:color="auto"/>
        <w:right w:val="none" w:sz="0" w:space="0" w:color="auto"/>
      </w:divBdr>
    </w:div>
    <w:div w:id="1136334244">
      <w:bodyDiv w:val="1"/>
      <w:marLeft w:val="0"/>
      <w:marRight w:val="0"/>
      <w:marTop w:val="0"/>
      <w:marBottom w:val="0"/>
      <w:divBdr>
        <w:top w:val="none" w:sz="0" w:space="0" w:color="auto"/>
        <w:left w:val="none" w:sz="0" w:space="0" w:color="auto"/>
        <w:bottom w:val="none" w:sz="0" w:space="0" w:color="auto"/>
        <w:right w:val="none" w:sz="0" w:space="0" w:color="auto"/>
      </w:divBdr>
    </w:div>
    <w:div w:id="1136876986">
      <w:bodyDiv w:val="1"/>
      <w:marLeft w:val="0"/>
      <w:marRight w:val="0"/>
      <w:marTop w:val="0"/>
      <w:marBottom w:val="0"/>
      <w:divBdr>
        <w:top w:val="none" w:sz="0" w:space="0" w:color="auto"/>
        <w:left w:val="none" w:sz="0" w:space="0" w:color="auto"/>
        <w:bottom w:val="none" w:sz="0" w:space="0" w:color="auto"/>
        <w:right w:val="none" w:sz="0" w:space="0" w:color="auto"/>
      </w:divBdr>
    </w:div>
    <w:div w:id="1136991771">
      <w:bodyDiv w:val="1"/>
      <w:marLeft w:val="0"/>
      <w:marRight w:val="0"/>
      <w:marTop w:val="0"/>
      <w:marBottom w:val="0"/>
      <w:divBdr>
        <w:top w:val="none" w:sz="0" w:space="0" w:color="auto"/>
        <w:left w:val="none" w:sz="0" w:space="0" w:color="auto"/>
        <w:bottom w:val="none" w:sz="0" w:space="0" w:color="auto"/>
        <w:right w:val="none" w:sz="0" w:space="0" w:color="auto"/>
      </w:divBdr>
    </w:div>
    <w:div w:id="1137606120">
      <w:bodyDiv w:val="1"/>
      <w:marLeft w:val="0"/>
      <w:marRight w:val="0"/>
      <w:marTop w:val="0"/>
      <w:marBottom w:val="0"/>
      <w:divBdr>
        <w:top w:val="none" w:sz="0" w:space="0" w:color="auto"/>
        <w:left w:val="none" w:sz="0" w:space="0" w:color="auto"/>
        <w:bottom w:val="none" w:sz="0" w:space="0" w:color="auto"/>
        <w:right w:val="none" w:sz="0" w:space="0" w:color="auto"/>
      </w:divBdr>
    </w:div>
    <w:div w:id="1137721162">
      <w:bodyDiv w:val="1"/>
      <w:marLeft w:val="0"/>
      <w:marRight w:val="0"/>
      <w:marTop w:val="0"/>
      <w:marBottom w:val="0"/>
      <w:divBdr>
        <w:top w:val="none" w:sz="0" w:space="0" w:color="auto"/>
        <w:left w:val="none" w:sz="0" w:space="0" w:color="auto"/>
        <w:bottom w:val="none" w:sz="0" w:space="0" w:color="auto"/>
        <w:right w:val="none" w:sz="0" w:space="0" w:color="auto"/>
      </w:divBdr>
    </w:div>
    <w:div w:id="1138644532">
      <w:bodyDiv w:val="1"/>
      <w:marLeft w:val="0"/>
      <w:marRight w:val="0"/>
      <w:marTop w:val="0"/>
      <w:marBottom w:val="0"/>
      <w:divBdr>
        <w:top w:val="none" w:sz="0" w:space="0" w:color="auto"/>
        <w:left w:val="none" w:sz="0" w:space="0" w:color="auto"/>
        <w:bottom w:val="none" w:sz="0" w:space="0" w:color="auto"/>
        <w:right w:val="none" w:sz="0" w:space="0" w:color="auto"/>
      </w:divBdr>
    </w:div>
    <w:div w:id="1140070362">
      <w:bodyDiv w:val="1"/>
      <w:marLeft w:val="0"/>
      <w:marRight w:val="0"/>
      <w:marTop w:val="0"/>
      <w:marBottom w:val="0"/>
      <w:divBdr>
        <w:top w:val="none" w:sz="0" w:space="0" w:color="auto"/>
        <w:left w:val="none" w:sz="0" w:space="0" w:color="auto"/>
        <w:bottom w:val="none" w:sz="0" w:space="0" w:color="auto"/>
        <w:right w:val="none" w:sz="0" w:space="0" w:color="auto"/>
      </w:divBdr>
    </w:div>
    <w:div w:id="1140613293">
      <w:bodyDiv w:val="1"/>
      <w:marLeft w:val="0"/>
      <w:marRight w:val="0"/>
      <w:marTop w:val="0"/>
      <w:marBottom w:val="0"/>
      <w:divBdr>
        <w:top w:val="none" w:sz="0" w:space="0" w:color="auto"/>
        <w:left w:val="none" w:sz="0" w:space="0" w:color="auto"/>
        <w:bottom w:val="none" w:sz="0" w:space="0" w:color="auto"/>
        <w:right w:val="none" w:sz="0" w:space="0" w:color="auto"/>
      </w:divBdr>
    </w:div>
    <w:div w:id="1140735078">
      <w:bodyDiv w:val="1"/>
      <w:marLeft w:val="0"/>
      <w:marRight w:val="0"/>
      <w:marTop w:val="0"/>
      <w:marBottom w:val="0"/>
      <w:divBdr>
        <w:top w:val="none" w:sz="0" w:space="0" w:color="auto"/>
        <w:left w:val="none" w:sz="0" w:space="0" w:color="auto"/>
        <w:bottom w:val="none" w:sz="0" w:space="0" w:color="auto"/>
        <w:right w:val="none" w:sz="0" w:space="0" w:color="auto"/>
      </w:divBdr>
    </w:div>
    <w:div w:id="1141268048">
      <w:bodyDiv w:val="1"/>
      <w:marLeft w:val="0"/>
      <w:marRight w:val="0"/>
      <w:marTop w:val="0"/>
      <w:marBottom w:val="0"/>
      <w:divBdr>
        <w:top w:val="none" w:sz="0" w:space="0" w:color="auto"/>
        <w:left w:val="none" w:sz="0" w:space="0" w:color="auto"/>
        <w:bottom w:val="none" w:sz="0" w:space="0" w:color="auto"/>
        <w:right w:val="none" w:sz="0" w:space="0" w:color="auto"/>
      </w:divBdr>
    </w:div>
    <w:div w:id="1141919377">
      <w:bodyDiv w:val="1"/>
      <w:marLeft w:val="0"/>
      <w:marRight w:val="0"/>
      <w:marTop w:val="0"/>
      <w:marBottom w:val="0"/>
      <w:divBdr>
        <w:top w:val="none" w:sz="0" w:space="0" w:color="auto"/>
        <w:left w:val="none" w:sz="0" w:space="0" w:color="auto"/>
        <w:bottom w:val="none" w:sz="0" w:space="0" w:color="auto"/>
        <w:right w:val="none" w:sz="0" w:space="0" w:color="auto"/>
      </w:divBdr>
    </w:div>
    <w:div w:id="1142118557">
      <w:bodyDiv w:val="1"/>
      <w:marLeft w:val="0"/>
      <w:marRight w:val="0"/>
      <w:marTop w:val="0"/>
      <w:marBottom w:val="0"/>
      <w:divBdr>
        <w:top w:val="none" w:sz="0" w:space="0" w:color="auto"/>
        <w:left w:val="none" w:sz="0" w:space="0" w:color="auto"/>
        <w:bottom w:val="none" w:sz="0" w:space="0" w:color="auto"/>
        <w:right w:val="none" w:sz="0" w:space="0" w:color="auto"/>
      </w:divBdr>
    </w:div>
    <w:div w:id="1142506199">
      <w:bodyDiv w:val="1"/>
      <w:marLeft w:val="0"/>
      <w:marRight w:val="0"/>
      <w:marTop w:val="0"/>
      <w:marBottom w:val="0"/>
      <w:divBdr>
        <w:top w:val="none" w:sz="0" w:space="0" w:color="auto"/>
        <w:left w:val="none" w:sz="0" w:space="0" w:color="auto"/>
        <w:bottom w:val="none" w:sz="0" w:space="0" w:color="auto"/>
        <w:right w:val="none" w:sz="0" w:space="0" w:color="auto"/>
      </w:divBdr>
    </w:div>
    <w:div w:id="1143035759">
      <w:bodyDiv w:val="1"/>
      <w:marLeft w:val="0"/>
      <w:marRight w:val="0"/>
      <w:marTop w:val="0"/>
      <w:marBottom w:val="0"/>
      <w:divBdr>
        <w:top w:val="none" w:sz="0" w:space="0" w:color="auto"/>
        <w:left w:val="none" w:sz="0" w:space="0" w:color="auto"/>
        <w:bottom w:val="none" w:sz="0" w:space="0" w:color="auto"/>
        <w:right w:val="none" w:sz="0" w:space="0" w:color="auto"/>
      </w:divBdr>
    </w:div>
    <w:div w:id="1143079430">
      <w:bodyDiv w:val="1"/>
      <w:marLeft w:val="0"/>
      <w:marRight w:val="0"/>
      <w:marTop w:val="0"/>
      <w:marBottom w:val="0"/>
      <w:divBdr>
        <w:top w:val="none" w:sz="0" w:space="0" w:color="auto"/>
        <w:left w:val="none" w:sz="0" w:space="0" w:color="auto"/>
        <w:bottom w:val="none" w:sz="0" w:space="0" w:color="auto"/>
        <w:right w:val="none" w:sz="0" w:space="0" w:color="auto"/>
      </w:divBdr>
    </w:div>
    <w:div w:id="1145316172">
      <w:bodyDiv w:val="1"/>
      <w:marLeft w:val="0"/>
      <w:marRight w:val="0"/>
      <w:marTop w:val="0"/>
      <w:marBottom w:val="0"/>
      <w:divBdr>
        <w:top w:val="none" w:sz="0" w:space="0" w:color="auto"/>
        <w:left w:val="none" w:sz="0" w:space="0" w:color="auto"/>
        <w:bottom w:val="none" w:sz="0" w:space="0" w:color="auto"/>
        <w:right w:val="none" w:sz="0" w:space="0" w:color="auto"/>
      </w:divBdr>
    </w:div>
    <w:div w:id="1145583484">
      <w:bodyDiv w:val="1"/>
      <w:marLeft w:val="0"/>
      <w:marRight w:val="0"/>
      <w:marTop w:val="0"/>
      <w:marBottom w:val="0"/>
      <w:divBdr>
        <w:top w:val="none" w:sz="0" w:space="0" w:color="auto"/>
        <w:left w:val="none" w:sz="0" w:space="0" w:color="auto"/>
        <w:bottom w:val="none" w:sz="0" w:space="0" w:color="auto"/>
        <w:right w:val="none" w:sz="0" w:space="0" w:color="auto"/>
      </w:divBdr>
    </w:div>
    <w:div w:id="1145926124">
      <w:bodyDiv w:val="1"/>
      <w:marLeft w:val="0"/>
      <w:marRight w:val="0"/>
      <w:marTop w:val="0"/>
      <w:marBottom w:val="0"/>
      <w:divBdr>
        <w:top w:val="none" w:sz="0" w:space="0" w:color="auto"/>
        <w:left w:val="none" w:sz="0" w:space="0" w:color="auto"/>
        <w:bottom w:val="none" w:sz="0" w:space="0" w:color="auto"/>
        <w:right w:val="none" w:sz="0" w:space="0" w:color="auto"/>
      </w:divBdr>
    </w:div>
    <w:div w:id="1146432799">
      <w:bodyDiv w:val="1"/>
      <w:marLeft w:val="0"/>
      <w:marRight w:val="0"/>
      <w:marTop w:val="0"/>
      <w:marBottom w:val="0"/>
      <w:divBdr>
        <w:top w:val="none" w:sz="0" w:space="0" w:color="auto"/>
        <w:left w:val="none" w:sz="0" w:space="0" w:color="auto"/>
        <w:bottom w:val="none" w:sz="0" w:space="0" w:color="auto"/>
        <w:right w:val="none" w:sz="0" w:space="0" w:color="auto"/>
      </w:divBdr>
    </w:div>
    <w:div w:id="1146824230">
      <w:bodyDiv w:val="1"/>
      <w:marLeft w:val="0"/>
      <w:marRight w:val="0"/>
      <w:marTop w:val="0"/>
      <w:marBottom w:val="0"/>
      <w:divBdr>
        <w:top w:val="none" w:sz="0" w:space="0" w:color="auto"/>
        <w:left w:val="none" w:sz="0" w:space="0" w:color="auto"/>
        <w:bottom w:val="none" w:sz="0" w:space="0" w:color="auto"/>
        <w:right w:val="none" w:sz="0" w:space="0" w:color="auto"/>
      </w:divBdr>
    </w:div>
    <w:div w:id="1147164470">
      <w:bodyDiv w:val="1"/>
      <w:marLeft w:val="0"/>
      <w:marRight w:val="0"/>
      <w:marTop w:val="0"/>
      <w:marBottom w:val="0"/>
      <w:divBdr>
        <w:top w:val="none" w:sz="0" w:space="0" w:color="auto"/>
        <w:left w:val="none" w:sz="0" w:space="0" w:color="auto"/>
        <w:bottom w:val="none" w:sz="0" w:space="0" w:color="auto"/>
        <w:right w:val="none" w:sz="0" w:space="0" w:color="auto"/>
      </w:divBdr>
    </w:div>
    <w:div w:id="1147165009">
      <w:bodyDiv w:val="1"/>
      <w:marLeft w:val="0"/>
      <w:marRight w:val="0"/>
      <w:marTop w:val="0"/>
      <w:marBottom w:val="0"/>
      <w:divBdr>
        <w:top w:val="none" w:sz="0" w:space="0" w:color="auto"/>
        <w:left w:val="none" w:sz="0" w:space="0" w:color="auto"/>
        <w:bottom w:val="none" w:sz="0" w:space="0" w:color="auto"/>
        <w:right w:val="none" w:sz="0" w:space="0" w:color="auto"/>
      </w:divBdr>
    </w:div>
    <w:div w:id="1147236049">
      <w:bodyDiv w:val="1"/>
      <w:marLeft w:val="0"/>
      <w:marRight w:val="0"/>
      <w:marTop w:val="0"/>
      <w:marBottom w:val="0"/>
      <w:divBdr>
        <w:top w:val="none" w:sz="0" w:space="0" w:color="auto"/>
        <w:left w:val="none" w:sz="0" w:space="0" w:color="auto"/>
        <w:bottom w:val="none" w:sz="0" w:space="0" w:color="auto"/>
        <w:right w:val="none" w:sz="0" w:space="0" w:color="auto"/>
      </w:divBdr>
    </w:div>
    <w:div w:id="1147360043">
      <w:bodyDiv w:val="1"/>
      <w:marLeft w:val="0"/>
      <w:marRight w:val="0"/>
      <w:marTop w:val="0"/>
      <w:marBottom w:val="0"/>
      <w:divBdr>
        <w:top w:val="none" w:sz="0" w:space="0" w:color="auto"/>
        <w:left w:val="none" w:sz="0" w:space="0" w:color="auto"/>
        <w:bottom w:val="none" w:sz="0" w:space="0" w:color="auto"/>
        <w:right w:val="none" w:sz="0" w:space="0" w:color="auto"/>
      </w:divBdr>
    </w:div>
    <w:div w:id="1147820626">
      <w:bodyDiv w:val="1"/>
      <w:marLeft w:val="0"/>
      <w:marRight w:val="0"/>
      <w:marTop w:val="0"/>
      <w:marBottom w:val="0"/>
      <w:divBdr>
        <w:top w:val="none" w:sz="0" w:space="0" w:color="auto"/>
        <w:left w:val="none" w:sz="0" w:space="0" w:color="auto"/>
        <w:bottom w:val="none" w:sz="0" w:space="0" w:color="auto"/>
        <w:right w:val="none" w:sz="0" w:space="0" w:color="auto"/>
      </w:divBdr>
    </w:div>
    <w:div w:id="1148207146">
      <w:bodyDiv w:val="1"/>
      <w:marLeft w:val="0"/>
      <w:marRight w:val="0"/>
      <w:marTop w:val="0"/>
      <w:marBottom w:val="0"/>
      <w:divBdr>
        <w:top w:val="none" w:sz="0" w:space="0" w:color="auto"/>
        <w:left w:val="none" w:sz="0" w:space="0" w:color="auto"/>
        <w:bottom w:val="none" w:sz="0" w:space="0" w:color="auto"/>
        <w:right w:val="none" w:sz="0" w:space="0" w:color="auto"/>
      </w:divBdr>
    </w:div>
    <w:div w:id="1148862667">
      <w:bodyDiv w:val="1"/>
      <w:marLeft w:val="0"/>
      <w:marRight w:val="0"/>
      <w:marTop w:val="0"/>
      <w:marBottom w:val="0"/>
      <w:divBdr>
        <w:top w:val="none" w:sz="0" w:space="0" w:color="auto"/>
        <w:left w:val="none" w:sz="0" w:space="0" w:color="auto"/>
        <w:bottom w:val="none" w:sz="0" w:space="0" w:color="auto"/>
        <w:right w:val="none" w:sz="0" w:space="0" w:color="auto"/>
      </w:divBdr>
    </w:div>
    <w:div w:id="1149633876">
      <w:bodyDiv w:val="1"/>
      <w:marLeft w:val="0"/>
      <w:marRight w:val="0"/>
      <w:marTop w:val="0"/>
      <w:marBottom w:val="0"/>
      <w:divBdr>
        <w:top w:val="none" w:sz="0" w:space="0" w:color="auto"/>
        <w:left w:val="none" w:sz="0" w:space="0" w:color="auto"/>
        <w:bottom w:val="none" w:sz="0" w:space="0" w:color="auto"/>
        <w:right w:val="none" w:sz="0" w:space="0" w:color="auto"/>
      </w:divBdr>
    </w:div>
    <w:div w:id="1149903401">
      <w:bodyDiv w:val="1"/>
      <w:marLeft w:val="0"/>
      <w:marRight w:val="0"/>
      <w:marTop w:val="0"/>
      <w:marBottom w:val="0"/>
      <w:divBdr>
        <w:top w:val="none" w:sz="0" w:space="0" w:color="auto"/>
        <w:left w:val="none" w:sz="0" w:space="0" w:color="auto"/>
        <w:bottom w:val="none" w:sz="0" w:space="0" w:color="auto"/>
        <w:right w:val="none" w:sz="0" w:space="0" w:color="auto"/>
      </w:divBdr>
    </w:div>
    <w:div w:id="1150094784">
      <w:bodyDiv w:val="1"/>
      <w:marLeft w:val="0"/>
      <w:marRight w:val="0"/>
      <w:marTop w:val="0"/>
      <w:marBottom w:val="0"/>
      <w:divBdr>
        <w:top w:val="none" w:sz="0" w:space="0" w:color="auto"/>
        <w:left w:val="none" w:sz="0" w:space="0" w:color="auto"/>
        <w:bottom w:val="none" w:sz="0" w:space="0" w:color="auto"/>
        <w:right w:val="none" w:sz="0" w:space="0" w:color="auto"/>
      </w:divBdr>
    </w:div>
    <w:div w:id="1150948274">
      <w:bodyDiv w:val="1"/>
      <w:marLeft w:val="0"/>
      <w:marRight w:val="0"/>
      <w:marTop w:val="0"/>
      <w:marBottom w:val="0"/>
      <w:divBdr>
        <w:top w:val="none" w:sz="0" w:space="0" w:color="auto"/>
        <w:left w:val="none" w:sz="0" w:space="0" w:color="auto"/>
        <w:bottom w:val="none" w:sz="0" w:space="0" w:color="auto"/>
        <w:right w:val="none" w:sz="0" w:space="0" w:color="auto"/>
      </w:divBdr>
    </w:div>
    <w:div w:id="1151016963">
      <w:bodyDiv w:val="1"/>
      <w:marLeft w:val="0"/>
      <w:marRight w:val="0"/>
      <w:marTop w:val="0"/>
      <w:marBottom w:val="0"/>
      <w:divBdr>
        <w:top w:val="none" w:sz="0" w:space="0" w:color="auto"/>
        <w:left w:val="none" w:sz="0" w:space="0" w:color="auto"/>
        <w:bottom w:val="none" w:sz="0" w:space="0" w:color="auto"/>
        <w:right w:val="none" w:sz="0" w:space="0" w:color="auto"/>
      </w:divBdr>
    </w:div>
    <w:div w:id="1152211881">
      <w:bodyDiv w:val="1"/>
      <w:marLeft w:val="0"/>
      <w:marRight w:val="0"/>
      <w:marTop w:val="0"/>
      <w:marBottom w:val="0"/>
      <w:divBdr>
        <w:top w:val="none" w:sz="0" w:space="0" w:color="auto"/>
        <w:left w:val="none" w:sz="0" w:space="0" w:color="auto"/>
        <w:bottom w:val="none" w:sz="0" w:space="0" w:color="auto"/>
        <w:right w:val="none" w:sz="0" w:space="0" w:color="auto"/>
      </w:divBdr>
    </w:div>
    <w:div w:id="1152407808">
      <w:bodyDiv w:val="1"/>
      <w:marLeft w:val="0"/>
      <w:marRight w:val="0"/>
      <w:marTop w:val="0"/>
      <w:marBottom w:val="0"/>
      <w:divBdr>
        <w:top w:val="none" w:sz="0" w:space="0" w:color="auto"/>
        <w:left w:val="none" w:sz="0" w:space="0" w:color="auto"/>
        <w:bottom w:val="none" w:sz="0" w:space="0" w:color="auto"/>
        <w:right w:val="none" w:sz="0" w:space="0" w:color="auto"/>
      </w:divBdr>
    </w:div>
    <w:div w:id="1153567534">
      <w:bodyDiv w:val="1"/>
      <w:marLeft w:val="0"/>
      <w:marRight w:val="0"/>
      <w:marTop w:val="0"/>
      <w:marBottom w:val="0"/>
      <w:divBdr>
        <w:top w:val="none" w:sz="0" w:space="0" w:color="auto"/>
        <w:left w:val="none" w:sz="0" w:space="0" w:color="auto"/>
        <w:bottom w:val="none" w:sz="0" w:space="0" w:color="auto"/>
        <w:right w:val="none" w:sz="0" w:space="0" w:color="auto"/>
      </w:divBdr>
    </w:div>
    <w:div w:id="1154027136">
      <w:bodyDiv w:val="1"/>
      <w:marLeft w:val="0"/>
      <w:marRight w:val="0"/>
      <w:marTop w:val="0"/>
      <w:marBottom w:val="0"/>
      <w:divBdr>
        <w:top w:val="none" w:sz="0" w:space="0" w:color="auto"/>
        <w:left w:val="none" w:sz="0" w:space="0" w:color="auto"/>
        <w:bottom w:val="none" w:sz="0" w:space="0" w:color="auto"/>
        <w:right w:val="none" w:sz="0" w:space="0" w:color="auto"/>
      </w:divBdr>
    </w:div>
    <w:div w:id="1154100186">
      <w:bodyDiv w:val="1"/>
      <w:marLeft w:val="0"/>
      <w:marRight w:val="0"/>
      <w:marTop w:val="0"/>
      <w:marBottom w:val="0"/>
      <w:divBdr>
        <w:top w:val="none" w:sz="0" w:space="0" w:color="auto"/>
        <w:left w:val="none" w:sz="0" w:space="0" w:color="auto"/>
        <w:bottom w:val="none" w:sz="0" w:space="0" w:color="auto"/>
        <w:right w:val="none" w:sz="0" w:space="0" w:color="auto"/>
      </w:divBdr>
    </w:div>
    <w:div w:id="1154446306">
      <w:bodyDiv w:val="1"/>
      <w:marLeft w:val="0"/>
      <w:marRight w:val="0"/>
      <w:marTop w:val="0"/>
      <w:marBottom w:val="0"/>
      <w:divBdr>
        <w:top w:val="none" w:sz="0" w:space="0" w:color="auto"/>
        <w:left w:val="none" w:sz="0" w:space="0" w:color="auto"/>
        <w:bottom w:val="none" w:sz="0" w:space="0" w:color="auto"/>
        <w:right w:val="none" w:sz="0" w:space="0" w:color="auto"/>
      </w:divBdr>
    </w:div>
    <w:div w:id="1154831390">
      <w:bodyDiv w:val="1"/>
      <w:marLeft w:val="0"/>
      <w:marRight w:val="0"/>
      <w:marTop w:val="0"/>
      <w:marBottom w:val="0"/>
      <w:divBdr>
        <w:top w:val="none" w:sz="0" w:space="0" w:color="auto"/>
        <w:left w:val="none" w:sz="0" w:space="0" w:color="auto"/>
        <w:bottom w:val="none" w:sz="0" w:space="0" w:color="auto"/>
        <w:right w:val="none" w:sz="0" w:space="0" w:color="auto"/>
      </w:divBdr>
    </w:div>
    <w:div w:id="1154834739">
      <w:bodyDiv w:val="1"/>
      <w:marLeft w:val="0"/>
      <w:marRight w:val="0"/>
      <w:marTop w:val="0"/>
      <w:marBottom w:val="0"/>
      <w:divBdr>
        <w:top w:val="none" w:sz="0" w:space="0" w:color="auto"/>
        <w:left w:val="none" w:sz="0" w:space="0" w:color="auto"/>
        <w:bottom w:val="none" w:sz="0" w:space="0" w:color="auto"/>
        <w:right w:val="none" w:sz="0" w:space="0" w:color="auto"/>
      </w:divBdr>
    </w:div>
    <w:div w:id="1155029385">
      <w:bodyDiv w:val="1"/>
      <w:marLeft w:val="0"/>
      <w:marRight w:val="0"/>
      <w:marTop w:val="0"/>
      <w:marBottom w:val="0"/>
      <w:divBdr>
        <w:top w:val="none" w:sz="0" w:space="0" w:color="auto"/>
        <w:left w:val="none" w:sz="0" w:space="0" w:color="auto"/>
        <w:bottom w:val="none" w:sz="0" w:space="0" w:color="auto"/>
        <w:right w:val="none" w:sz="0" w:space="0" w:color="auto"/>
      </w:divBdr>
    </w:div>
    <w:div w:id="1156143798">
      <w:bodyDiv w:val="1"/>
      <w:marLeft w:val="0"/>
      <w:marRight w:val="0"/>
      <w:marTop w:val="0"/>
      <w:marBottom w:val="0"/>
      <w:divBdr>
        <w:top w:val="none" w:sz="0" w:space="0" w:color="auto"/>
        <w:left w:val="none" w:sz="0" w:space="0" w:color="auto"/>
        <w:bottom w:val="none" w:sz="0" w:space="0" w:color="auto"/>
        <w:right w:val="none" w:sz="0" w:space="0" w:color="auto"/>
      </w:divBdr>
    </w:div>
    <w:div w:id="1156343189">
      <w:bodyDiv w:val="1"/>
      <w:marLeft w:val="0"/>
      <w:marRight w:val="0"/>
      <w:marTop w:val="0"/>
      <w:marBottom w:val="0"/>
      <w:divBdr>
        <w:top w:val="none" w:sz="0" w:space="0" w:color="auto"/>
        <w:left w:val="none" w:sz="0" w:space="0" w:color="auto"/>
        <w:bottom w:val="none" w:sz="0" w:space="0" w:color="auto"/>
        <w:right w:val="none" w:sz="0" w:space="0" w:color="auto"/>
      </w:divBdr>
    </w:div>
    <w:div w:id="1157917490">
      <w:bodyDiv w:val="1"/>
      <w:marLeft w:val="0"/>
      <w:marRight w:val="0"/>
      <w:marTop w:val="0"/>
      <w:marBottom w:val="0"/>
      <w:divBdr>
        <w:top w:val="none" w:sz="0" w:space="0" w:color="auto"/>
        <w:left w:val="none" w:sz="0" w:space="0" w:color="auto"/>
        <w:bottom w:val="none" w:sz="0" w:space="0" w:color="auto"/>
        <w:right w:val="none" w:sz="0" w:space="0" w:color="auto"/>
      </w:divBdr>
    </w:div>
    <w:div w:id="1158033353">
      <w:bodyDiv w:val="1"/>
      <w:marLeft w:val="0"/>
      <w:marRight w:val="0"/>
      <w:marTop w:val="0"/>
      <w:marBottom w:val="0"/>
      <w:divBdr>
        <w:top w:val="none" w:sz="0" w:space="0" w:color="auto"/>
        <w:left w:val="none" w:sz="0" w:space="0" w:color="auto"/>
        <w:bottom w:val="none" w:sz="0" w:space="0" w:color="auto"/>
        <w:right w:val="none" w:sz="0" w:space="0" w:color="auto"/>
      </w:divBdr>
    </w:div>
    <w:div w:id="1158153742">
      <w:bodyDiv w:val="1"/>
      <w:marLeft w:val="0"/>
      <w:marRight w:val="0"/>
      <w:marTop w:val="0"/>
      <w:marBottom w:val="0"/>
      <w:divBdr>
        <w:top w:val="none" w:sz="0" w:space="0" w:color="auto"/>
        <w:left w:val="none" w:sz="0" w:space="0" w:color="auto"/>
        <w:bottom w:val="none" w:sz="0" w:space="0" w:color="auto"/>
        <w:right w:val="none" w:sz="0" w:space="0" w:color="auto"/>
      </w:divBdr>
    </w:div>
    <w:div w:id="1158419440">
      <w:bodyDiv w:val="1"/>
      <w:marLeft w:val="0"/>
      <w:marRight w:val="0"/>
      <w:marTop w:val="0"/>
      <w:marBottom w:val="0"/>
      <w:divBdr>
        <w:top w:val="none" w:sz="0" w:space="0" w:color="auto"/>
        <w:left w:val="none" w:sz="0" w:space="0" w:color="auto"/>
        <w:bottom w:val="none" w:sz="0" w:space="0" w:color="auto"/>
        <w:right w:val="none" w:sz="0" w:space="0" w:color="auto"/>
      </w:divBdr>
    </w:div>
    <w:div w:id="1158423169">
      <w:bodyDiv w:val="1"/>
      <w:marLeft w:val="0"/>
      <w:marRight w:val="0"/>
      <w:marTop w:val="0"/>
      <w:marBottom w:val="0"/>
      <w:divBdr>
        <w:top w:val="none" w:sz="0" w:space="0" w:color="auto"/>
        <w:left w:val="none" w:sz="0" w:space="0" w:color="auto"/>
        <w:bottom w:val="none" w:sz="0" w:space="0" w:color="auto"/>
        <w:right w:val="none" w:sz="0" w:space="0" w:color="auto"/>
      </w:divBdr>
    </w:div>
    <w:div w:id="1158495226">
      <w:bodyDiv w:val="1"/>
      <w:marLeft w:val="0"/>
      <w:marRight w:val="0"/>
      <w:marTop w:val="0"/>
      <w:marBottom w:val="0"/>
      <w:divBdr>
        <w:top w:val="none" w:sz="0" w:space="0" w:color="auto"/>
        <w:left w:val="none" w:sz="0" w:space="0" w:color="auto"/>
        <w:bottom w:val="none" w:sz="0" w:space="0" w:color="auto"/>
        <w:right w:val="none" w:sz="0" w:space="0" w:color="auto"/>
      </w:divBdr>
    </w:div>
    <w:div w:id="1159036710">
      <w:bodyDiv w:val="1"/>
      <w:marLeft w:val="0"/>
      <w:marRight w:val="0"/>
      <w:marTop w:val="0"/>
      <w:marBottom w:val="0"/>
      <w:divBdr>
        <w:top w:val="none" w:sz="0" w:space="0" w:color="auto"/>
        <w:left w:val="none" w:sz="0" w:space="0" w:color="auto"/>
        <w:bottom w:val="none" w:sz="0" w:space="0" w:color="auto"/>
        <w:right w:val="none" w:sz="0" w:space="0" w:color="auto"/>
      </w:divBdr>
    </w:div>
    <w:div w:id="1159690773">
      <w:bodyDiv w:val="1"/>
      <w:marLeft w:val="0"/>
      <w:marRight w:val="0"/>
      <w:marTop w:val="0"/>
      <w:marBottom w:val="0"/>
      <w:divBdr>
        <w:top w:val="none" w:sz="0" w:space="0" w:color="auto"/>
        <w:left w:val="none" w:sz="0" w:space="0" w:color="auto"/>
        <w:bottom w:val="none" w:sz="0" w:space="0" w:color="auto"/>
        <w:right w:val="none" w:sz="0" w:space="0" w:color="auto"/>
      </w:divBdr>
    </w:div>
    <w:div w:id="1161120211">
      <w:bodyDiv w:val="1"/>
      <w:marLeft w:val="0"/>
      <w:marRight w:val="0"/>
      <w:marTop w:val="0"/>
      <w:marBottom w:val="0"/>
      <w:divBdr>
        <w:top w:val="none" w:sz="0" w:space="0" w:color="auto"/>
        <w:left w:val="none" w:sz="0" w:space="0" w:color="auto"/>
        <w:bottom w:val="none" w:sz="0" w:space="0" w:color="auto"/>
        <w:right w:val="none" w:sz="0" w:space="0" w:color="auto"/>
      </w:divBdr>
    </w:div>
    <w:div w:id="1161508379">
      <w:bodyDiv w:val="1"/>
      <w:marLeft w:val="0"/>
      <w:marRight w:val="0"/>
      <w:marTop w:val="0"/>
      <w:marBottom w:val="0"/>
      <w:divBdr>
        <w:top w:val="none" w:sz="0" w:space="0" w:color="auto"/>
        <w:left w:val="none" w:sz="0" w:space="0" w:color="auto"/>
        <w:bottom w:val="none" w:sz="0" w:space="0" w:color="auto"/>
        <w:right w:val="none" w:sz="0" w:space="0" w:color="auto"/>
      </w:divBdr>
    </w:div>
    <w:div w:id="1161778331">
      <w:bodyDiv w:val="1"/>
      <w:marLeft w:val="0"/>
      <w:marRight w:val="0"/>
      <w:marTop w:val="0"/>
      <w:marBottom w:val="0"/>
      <w:divBdr>
        <w:top w:val="none" w:sz="0" w:space="0" w:color="auto"/>
        <w:left w:val="none" w:sz="0" w:space="0" w:color="auto"/>
        <w:bottom w:val="none" w:sz="0" w:space="0" w:color="auto"/>
        <w:right w:val="none" w:sz="0" w:space="0" w:color="auto"/>
      </w:divBdr>
    </w:div>
    <w:div w:id="1162234218">
      <w:bodyDiv w:val="1"/>
      <w:marLeft w:val="0"/>
      <w:marRight w:val="0"/>
      <w:marTop w:val="0"/>
      <w:marBottom w:val="0"/>
      <w:divBdr>
        <w:top w:val="none" w:sz="0" w:space="0" w:color="auto"/>
        <w:left w:val="none" w:sz="0" w:space="0" w:color="auto"/>
        <w:bottom w:val="none" w:sz="0" w:space="0" w:color="auto"/>
        <w:right w:val="none" w:sz="0" w:space="0" w:color="auto"/>
      </w:divBdr>
    </w:div>
    <w:div w:id="1163816111">
      <w:bodyDiv w:val="1"/>
      <w:marLeft w:val="0"/>
      <w:marRight w:val="0"/>
      <w:marTop w:val="0"/>
      <w:marBottom w:val="0"/>
      <w:divBdr>
        <w:top w:val="none" w:sz="0" w:space="0" w:color="auto"/>
        <w:left w:val="none" w:sz="0" w:space="0" w:color="auto"/>
        <w:bottom w:val="none" w:sz="0" w:space="0" w:color="auto"/>
        <w:right w:val="none" w:sz="0" w:space="0" w:color="auto"/>
      </w:divBdr>
    </w:div>
    <w:div w:id="1164005988">
      <w:bodyDiv w:val="1"/>
      <w:marLeft w:val="0"/>
      <w:marRight w:val="0"/>
      <w:marTop w:val="0"/>
      <w:marBottom w:val="0"/>
      <w:divBdr>
        <w:top w:val="none" w:sz="0" w:space="0" w:color="auto"/>
        <w:left w:val="none" w:sz="0" w:space="0" w:color="auto"/>
        <w:bottom w:val="none" w:sz="0" w:space="0" w:color="auto"/>
        <w:right w:val="none" w:sz="0" w:space="0" w:color="auto"/>
      </w:divBdr>
    </w:div>
    <w:div w:id="1164055835">
      <w:bodyDiv w:val="1"/>
      <w:marLeft w:val="0"/>
      <w:marRight w:val="0"/>
      <w:marTop w:val="0"/>
      <w:marBottom w:val="0"/>
      <w:divBdr>
        <w:top w:val="none" w:sz="0" w:space="0" w:color="auto"/>
        <w:left w:val="none" w:sz="0" w:space="0" w:color="auto"/>
        <w:bottom w:val="none" w:sz="0" w:space="0" w:color="auto"/>
        <w:right w:val="none" w:sz="0" w:space="0" w:color="auto"/>
      </w:divBdr>
    </w:div>
    <w:div w:id="1164274788">
      <w:bodyDiv w:val="1"/>
      <w:marLeft w:val="0"/>
      <w:marRight w:val="0"/>
      <w:marTop w:val="0"/>
      <w:marBottom w:val="0"/>
      <w:divBdr>
        <w:top w:val="none" w:sz="0" w:space="0" w:color="auto"/>
        <w:left w:val="none" w:sz="0" w:space="0" w:color="auto"/>
        <w:bottom w:val="none" w:sz="0" w:space="0" w:color="auto"/>
        <w:right w:val="none" w:sz="0" w:space="0" w:color="auto"/>
      </w:divBdr>
    </w:div>
    <w:div w:id="1164391244">
      <w:bodyDiv w:val="1"/>
      <w:marLeft w:val="0"/>
      <w:marRight w:val="0"/>
      <w:marTop w:val="0"/>
      <w:marBottom w:val="0"/>
      <w:divBdr>
        <w:top w:val="none" w:sz="0" w:space="0" w:color="auto"/>
        <w:left w:val="none" w:sz="0" w:space="0" w:color="auto"/>
        <w:bottom w:val="none" w:sz="0" w:space="0" w:color="auto"/>
        <w:right w:val="none" w:sz="0" w:space="0" w:color="auto"/>
      </w:divBdr>
    </w:div>
    <w:div w:id="1164584032">
      <w:bodyDiv w:val="1"/>
      <w:marLeft w:val="0"/>
      <w:marRight w:val="0"/>
      <w:marTop w:val="0"/>
      <w:marBottom w:val="0"/>
      <w:divBdr>
        <w:top w:val="none" w:sz="0" w:space="0" w:color="auto"/>
        <w:left w:val="none" w:sz="0" w:space="0" w:color="auto"/>
        <w:bottom w:val="none" w:sz="0" w:space="0" w:color="auto"/>
        <w:right w:val="none" w:sz="0" w:space="0" w:color="auto"/>
      </w:divBdr>
    </w:div>
    <w:div w:id="1164903989">
      <w:bodyDiv w:val="1"/>
      <w:marLeft w:val="0"/>
      <w:marRight w:val="0"/>
      <w:marTop w:val="0"/>
      <w:marBottom w:val="0"/>
      <w:divBdr>
        <w:top w:val="none" w:sz="0" w:space="0" w:color="auto"/>
        <w:left w:val="none" w:sz="0" w:space="0" w:color="auto"/>
        <w:bottom w:val="none" w:sz="0" w:space="0" w:color="auto"/>
        <w:right w:val="none" w:sz="0" w:space="0" w:color="auto"/>
      </w:divBdr>
    </w:div>
    <w:div w:id="1164971218">
      <w:bodyDiv w:val="1"/>
      <w:marLeft w:val="0"/>
      <w:marRight w:val="0"/>
      <w:marTop w:val="0"/>
      <w:marBottom w:val="0"/>
      <w:divBdr>
        <w:top w:val="none" w:sz="0" w:space="0" w:color="auto"/>
        <w:left w:val="none" w:sz="0" w:space="0" w:color="auto"/>
        <w:bottom w:val="none" w:sz="0" w:space="0" w:color="auto"/>
        <w:right w:val="none" w:sz="0" w:space="0" w:color="auto"/>
      </w:divBdr>
    </w:div>
    <w:div w:id="1164979759">
      <w:bodyDiv w:val="1"/>
      <w:marLeft w:val="0"/>
      <w:marRight w:val="0"/>
      <w:marTop w:val="0"/>
      <w:marBottom w:val="0"/>
      <w:divBdr>
        <w:top w:val="none" w:sz="0" w:space="0" w:color="auto"/>
        <w:left w:val="none" w:sz="0" w:space="0" w:color="auto"/>
        <w:bottom w:val="none" w:sz="0" w:space="0" w:color="auto"/>
        <w:right w:val="none" w:sz="0" w:space="0" w:color="auto"/>
      </w:divBdr>
    </w:div>
    <w:div w:id="1165510451">
      <w:bodyDiv w:val="1"/>
      <w:marLeft w:val="0"/>
      <w:marRight w:val="0"/>
      <w:marTop w:val="0"/>
      <w:marBottom w:val="0"/>
      <w:divBdr>
        <w:top w:val="none" w:sz="0" w:space="0" w:color="auto"/>
        <w:left w:val="none" w:sz="0" w:space="0" w:color="auto"/>
        <w:bottom w:val="none" w:sz="0" w:space="0" w:color="auto"/>
        <w:right w:val="none" w:sz="0" w:space="0" w:color="auto"/>
      </w:divBdr>
    </w:div>
    <w:div w:id="1165631089">
      <w:bodyDiv w:val="1"/>
      <w:marLeft w:val="0"/>
      <w:marRight w:val="0"/>
      <w:marTop w:val="0"/>
      <w:marBottom w:val="0"/>
      <w:divBdr>
        <w:top w:val="none" w:sz="0" w:space="0" w:color="auto"/>
        <w:left w:val="none" w:sz="0" w:space="0" w:color="auto"/>
        <w:bottom w:val="none" w:sz="0" w:space="0" w:color="auto"/>
        <w:right w:val="none" w:sz="0" w:space="0" w:color="auto"/>
      </w:divBdr>
    </w:div>
    <w:div w:id="1165852245">
      <w:bodyDiv w:val="1"/>
      <w:marLeft w:val="0"/>
      <w:marRight w:val="0"/>
      <w:marTop w:val="0"/>
      <w:marBottom w:val="0"/>
      <w:divBdr>
        <w:top w:val="none" w:sz="0" w:space="0" w:color="auto"/>
        <w:left w:val="none" w:sz="0" w:space="0" w:color="auto"/>
        <w:bottom w:val="none" w:sz="0" w:space="0" w:color="auto"/>
        <w:right w:val="none" w:sz="0" w:space="0" w:color="auto"/>
      </w:divBdr>
    </w:div>
    <w:div w:id="1165894823">
      <w:bodyDiv w:val="1"/>
      <w:marLeft w:val="0"/>
      <w:marRight w:val="0"/>
      <w:marTop w:val="0"/>
      <w:marBottom w:val="0"/>
      <w:divBdr>
        <w:top w:val="none" w:sz="0" w:space="0" w:color="auto"/>
        <w:left w:val="none" w:sz="0" w:space="0" w:color="auto"/>
        <w:bottom w:val="none" w:sz="0" w:space="0" w:color="auto"/>
        <w:right w:val="none" w:sz="0" w:space="0" w:color="auto"/>
      </w:divBdr>
    </w:div>
    <w:div w:id="1166899107">
      <w:bodyDiv w:val="1"/>
      <w:marLeft w:val="0"/>
      <w:marRight w:val="0"/>
      <w:marTop w:val="0"/>
      <w:marBottom w:val="0"/>
      <w:divBdr>
        <w:top w:val="none" w:sz="0" w:space="0" w:color="auto"/>
        <w:left w:val="none" w:sz="0" w:space="0" w:color="auto"/>
        <w:bottom w:val="none" w:sz="0" w:space="0" w:color="auto"/>
        <w:right w:val="none" w:sz="0" w:space="0" w:color="auto"/>
      </w:divBdr>
    </w:div>
    <w:div w:id="1167207137">
      <w:bodyDiv w:val="1"/>
      <w:marLeft w:val="0"/>
      <w:marRight w:val="0"/>
      <w:marTop w:val="0"/>
      <w:marBottom w:val="0"/>
      <w:divBdr>
        <w:top w:val="none" w:sz="0" w:space="0" w:color="auto"/>
        <w:left w:val="none" w:sz="0" w:space="0" w:color="auto"/>
        <w:bottom w:val="none" w:sz="0" w:space="0" w:color="auto"/>
        <w:right w:val="none" w:sz="0" w:space="0" w:color="auto"/>
      </w:divBdr>
    </w:div>
    <w:div w:id="1167399635">
      <w:bodyDiv w:val="1"/>
      <w:marLeft w:val="0"/>
      <w:marRight w:val="0"/>
      <w:marTop w:val="0"/>
      <w:marBottom w:val="0"/>
      <w:divBdr>
        <w:top w:val="none" w:sz="0" w:space="0" w:color="auto"/>
        <w:left w:val="none" w:sz="0" w:space="0" w:color="auto"/>
        <w:bottom w:val="none" w:sz="0" w:space="0" w:color="auto"/>
        <w:right w:val="none" w:sz="0" w:space="0" w:color="auto"/>
      </w:divBdr>
    </w:div>
    <w:div w:id="1167402447">
      <w:bodyDiv w:val="1"/>
      <w:marLeft w:val="0"/>
      <w:marRight w:val="0"/>
      <w:marTop w:val="0"/>
      <w:marBottom w:val="0"/>
      <w:divBdr>
        <w:top w:val="none" w:sz="0" w:space="0" w:color="auto"/>
        <w:left w:val="none" w:sz="0" w:space="0" w:color="auto"/>
        <w:bottom w:val="none" w:sz="0" w:space="0" w:color="auto"/>
        <w:right w:val="none" w:sz="0" w:space="0" w:color="auto"/>
      </w:divBdr>
    </w:div>
    <w:div w:id="1167984175">
      <w:bodyDiv w:val="1"/>
      <w:marLeft w:val="0"/>
      <w:marRight w:val="0"/>
      <w:marTop w:val="0"/>
      <w:marBottom w:val="0"/>
      <w:divBdr>
        <w:top w:val="none" w:sz="0" w:space="0" w:color="auto"/>
        <w:left w:val="none" w:sz="0" w:space="0" w:color="auto"/>
        <w:bottom w:val="none" w:sz="0" w:space="0" w:color="auto"/>
        <w:right w:val="none" w:sz="0" w:space="0" w:color="auto"/>
      </w:divBdr>
    </w:div>
    <w:div w:id="1168904559">
      <w:bodyDiv w:val="1"/>
      <w:marLeft w:val="0"/>
      <w:marRight w:val="0"/>
      <w:marTop w:val="0"/>
      <w:marBottom w:val="0"/>
      <w:divBdr>
        <w:top w:val="none" w:sz="0" w:space="0" w:color="auto"/>
        <w:left w:val="none" w:sz="0" w:space="0" w:color="auto"/>
        <w:bottom w:val="none" w:sz="0" w:space="0" w:color="auto"/>
        <w:right w:val="none" w:sz="0" w:space="0" w:color="auto"/>
      </w:divBdr>
    </w:div>
    <w:div w:id="1169173788">
      <w:bodyDiv w:val="1"/>
      <w:marLeft w:val="0"/>
      <w:marRight w:val="0"/>
      <w:marTop w:val="0"/>
      <w:marBottom w:val="0"/>
      <w:divBdr>
        <w:top w:val="none" w:sz="0" w:space="0" w:color="auto"/>
        <w:left w:val="none" w:sz="0" w:space="0" w:color="auto"/>
        <w:bottom w:val="none" w:sz="0" w:space="0" w:color="auto"/>
        <w:right w:val="none" w:sz="0" w:space="0" w:color="auto"/>
      </w:divBdr>
    </w:div>
    <w:div w:id="1169641441">
      <w:bodyDiv w:val="1"/>
      <w:marLeft w:val="0"/>
      <w:marRight w:val="0"/>
      <w:marTop w:val="0"/>
      <w:marBottom w:val="0"/>
      <w:divBdr>
        <w:top w:val="none" w:sz="0" w:space="0" w:color="auto"/>
        <w:left w:val="none" w:sz="0" w:space="0" w:color="auto"/>
        <w:bottom w:val="none" w:sz="0" w:space="0" w:color="auto"/>
        <w:right w:val="none" w:sz="0" w:space="0" w:color="auto"/>
      </w:divBdr>
    </w:div>
    <w:div w:id="1169903696">
      <w:bodyDiv w:val="1"/>
      <w:marLeft w:val="0"/>
      <w:marRight w:val="0"/>
      <w:marTop w:val="0"/>
      <w:marBottom w:val="0"/>
      <w:divBdr>
        <w:top w:val="none" w:sz="0" w:space="0" w:color="auto"/>
        <w:left w:val="none" w:sz="0" w:space="0" w:color="auto"/>
        <w:bottom w:val="none" w:sz="0" w:space="0" w:color="auto"/>
        <w:right w:val="none" w:sz="0" w:space="0" w:color="auto"/>
      </w:divBdr>
    </w:div>
    <w:div w:id="1170028151">
      <w:bodyDiv w:val="1"/>
      <w:marLeft w:val="0"/>
      <w:marRight w:val="0"/>
      <w:marTop w:val="0"/>
      <w:marBottom w:val="0"/>
      <w:divBdr>
        <w:top w:val="none" w:sz="0" w:space="0" w:color="auto"/>
        <w:left w:val="none" w:sz="0" w:space="0" w:color="auto"/>
        <w:bottom w:val="none" w:sz="0" w:space="0" w:color="auto"/>
        <w:right w:val="none" w:sz="0" w:space="0" w:color="auto"/>
      </w:divBdr>
    </w:div>
    <w:div w:id="1170176910">
      <w:bodyDiv w:val="1"/>
      <w:marLeft w:val="0"/>
      <w:marRight w:val="0"/>
      <w:marTop w:val="0"/>
      <w:marBottom w:val="0"/>
      <w:divBdr>
        <w:top w:val="none" w:sz="0" w:space="0" w:color="auto"/>
        <w:left w:val="none" w:sz="0" w:space="0" w:color="auto"/>
        <w:bottom w:val="none" w:sz="0" w:space="0" w:color="auto"/>
        <w:right w:val="none" w:sz="0" w:space="0" w:color="auto"/>
      </w:divBdr>
    </w:div>
    <w:div w:id="1170750819">
      <w:bodyDiv w:val="1"/>
      <w:marLeft w:val="0"/>
      <w:marRight w:val="0"/>
      <w:marTop w:val="0"/>
      <w:marBottom w:val="0"/>
      <w:divBdr>
        <w:top w:val="none" w:sz="0" w:space="0" w:color="auto"/>
        <w:left w:val="none" w:sz="0" w:space="0" w:color="auto"/>
        <w:bottom w:val="none" w:sz="0" w:space="0" w:color="auto"/>
        <w:right w:val="none" w:sz="0" w:space="0" w:color="auto"/>
      </w:divBdr>
    </w:div>
    <w:div w:id="1171336508">
      <w:bodyDiv w:val="1"/>
      <w:marLeft w:val="0"/>
      <w:marRight w:val="0"/>
      <w:marTop w:val="0"/>
      <w:marBottom w:val="0"/>
      <w:divBdr>
        <w:top w:val="none" w:sz="0" w:space="0" w:color="auto"/>
        <w:left w:val="none" w:sz="0" w:space="0" w:color="auto"/>
        <w:bottom w:val="none" w:sz="0" w:space="0" w:color="auto"/>
        <w:right w:val="none" w:sz="0" w:space="0" w:color="auto"/>
      </w:divBdr>
    </w:div>
    <w:div w:id="1171602439">
      <w:bodyDiv w:val="1"/>
      <w:marLeft w:val="0"/>
      <w:marRight w:val="0"/>
      <w:marTop w:val="0"/>
      <w:marBottom w:val="0"/>
      <w:divBdr>
        <w:top w:val="none" w:sz="0" w:space="0" w:color="auto"/>
        <w:left w:val="none" w:sz="0" w:space="0" w:color="auto"/>
        <w:bottom w:val="none" w:sz="0" w:space="0" w:color="auto"/>
        <w:right w:val="none" w:sz="0" w:space="0" w:color="auto"/>
      </w:divBdr>
    </w:div>
    <w:div w:id="1172523972">
      <w:bodyDiv w:val="1"/>
      <w:marLeft w:val="0"/>
      <w:marRight w:val="0"/>
      <w:marTop w:val="0"/>
      <w:marBottom w:val="0"/>
      <w:divBdr>
        <w:top w:val="none" w:sz="0" w:space="0" w:color="auto"/>
        <w:left w:val="none" w:sz="0" w:space="0" w:color="auto"/>
        <w:bottom w:val="none" w:sz="0" w:space="0" w:color="auto"/>
        <w:right w:val="none" w:sz="0" w:space="0" w:color="auto"/>
      </w:divBdr>
    </w:div>
    <w:div w:id="1172794634">
      <w:bodyDiv w:val="1"/>
      <w:marLeft w:val="0"/>
      <w:marRight w:val="0"/>
      <w:marTop w:val="0"/>
      <w:marBottom w:val="0"/>
      <w:divBdr>
        <w:top w:val="none" w:sz="0" w:space="0" w:color="auto"/>
        <w:left w:val="none" w:sz="0" w:space="0" w:color="auto"/>
        <w:bottom w:val="none" w:sz="0" w:space="0" w:color="auto"/>
        <w:right w:val="none" w:sz="0" w:space="0" w:color="auto"/>
      </w:divBdr>
    </w:div>
    <w:div w:id="1173296815">
      <w:bodyDiv w:val="1"/>
      <w:marLeft w:val="0"/>
      <w:marRight w:val="0"/>
      <w:marTop w:val="0"/>
      <w:marBottom w:val="0"/>
      <w:divBdr>
        <w:top w:val="none" w:sz="0" w:space="0" w:color="auto"/>
        <w:left w:val="none" w:sz="0" w:space="0" w:color="auto"/>
        <w:bottom w:val="none" w:sz="0" w:space="0" w:color="auto"/>
        <w:right w:val="none" w:sz="0" w:space="0" w:color="auto"/>
      </w:divBdr>
    </w:div>
    <w:div w:id="1173451264">
      <w:bodyDiv w:val="1"/>
      <w:marLeft w:val="0"/>
      <w:marRight w:val="0"/>
      <w:marTop w:val="0"/>
      <w:marBottom w:val="0"/>
      <w:divBdr>
        <w:top w:val="none" w:sz="0" w:space="0" w:color="auto"/>
        <w:left w:val="none" w:sz="0" w:space="0" w:color="auto"/>
        <w:bottom w:val="none" w:sz="0" w:space="0" w:color="auto"/>
        <w:right w:val="none" w:sz="0" w:space="0" w:color="auto"/>
      </w:divBdr>
    </w:div>
    <w:div w:id="1173692003">
      <w:bodyDiv w:val="1"/>
      <w:marLeft w:val="0"/>
      <w:marRight w:val="0"/>
      <w:marTop w:val="0"/>
      <w:marBottom w:val="0"/>
      <w:divBdr>
        <w:top w:val="none" w:sz="0" w:space="0" w:color="auto"/>
        <w:left w:val="none" w:sz="0" w:space="0" w:color="auto"/>
        <w:bottom w:val="none" w:sz="0" w:space="0" w:color="auto"/>
        <w:right w:val="none" w:sz="0" w:space="0" w:color="auto"/>
      </w:divBdr>
    </w:div>
    <w:div w:id="1174152181">
      <w:bodyDiv w:val="1"/>
      <w:marLeft w:val="0"/>
      <w:marRight w:val="0"/>
      <w:marTop w:val="0"/>
      <w:marBottom w:val="0"/>
      <w:divBdr>
        <w:top w:val="none" w:sz="0" w:space="0" w:color="auto"/>
        <w:left w:val="none" w:sz="0" w:space="0" w:color="auto"/>
        <w:bottom w:val="none" w:sz="0" w:space="0" w:color="auto"/>
        <w:right w:val="none" w:sz="0" w:space="0" w:color="auto"/>
      </w:divBdr>
    </w:div>
    <w:div w:id="1174295737">
      <w:bodyDiv w:val="1"/>
      <w:marLeft w:val="0"/>
      <w:marRight w:val="0"/>
      <w:marTop w:val="0"/>
      <w:marBottom w:val="0"/>
      <w:divBdr>
        <w:top w:val="none" w:sz="0" w:space="0" w:color="auto"/>
        <w:left w:val="none" w:sz="0" w:space="0" w:color="auto"/>
        <w:bottom w:val="none" w:sz="0" w:space="0" w:color="auto"/>
        <w:right w:val="none" w:sz="0" w:space="0" w:color="auto"/>
      </w:divBdr>
    </w:div>
    <w:div w:id="1174298814">
      <w:bodyDiv w:val="1"/>
      <w:marLeft w:val="0"/>
      <w:marRight w:val="0"/>
      <w:marTop w:val="0"/>
      <w:marBottom w:val="0"/>
      <w:divBdr>
        <w:top w:val="none" w:sz="0" w:space="0" w:color="auto"/>
        <w:left w:val="none" w:sz="0" w:space="0" w:color="auto"/>
        <w:bottom w:val="none" w:sz="0" w:space="0" w:color="auto"/>
        <w:right w:val="none" w:sz="0" w:space="0" w:color="auto"/>
      </w:divBdr>
    </w:div>
    <w:div w:id="1174954130">
      <w:bodyDiv w:val="1"/>
      <w:marLeft w:val="0"/>
      <w:marRight w:val="0"/>
      <w:marTop w:val="0"/>
      <w:marBottom w:val="0"/>
      <w:divBdr>
        <w:top w:val="none" w:sz="0" w:space="0" w:color="auto"/>
        <w:left w:val="none" w:sz="0" w:space="0" w:color="auto"/>
        <w:bottom w:val="none" w:sz="0" w:space="0" w:color="auto"/>
        <w:right w:val="none" w:sz="0" w:space="0" w:color="auto"/>
      </w:divBdr>
    </w:div>
    <w:div w:id="1174996592">
      <w:bodyDiv w:val="1"/>
      <w:marLeft w:val="0"/>
      <w:marRight w:val="0"/>
      <w:marTop w:val="0"/>
      <w:marBottom w:val="0"/>
      <w:divBdr>
        <w:top w:val="none" w:sz="0" w:space="0" w:color="auto"/>
        <w:left w:val="none" w:sz="0" w:space="0" w:color="auto"/>
        <w:bottom w:val="none" w:sz="0" w:space="0" w:color="auto"/>
        <w:right w:val="none" w:sz="0" w:space="0" w:color="auto"/>
      </w:divBdr>
    </w:div>
    <w:div w:id="1175413398">
      <w:bodyDiv w:val="1"/>
      <w:marLeft w:val="0"/>
      <w:marRight w:val="0"/>
      <w:marTop w:val="0"/>
      <w:marBottom w:val="0"/>
      <w:divBdr>
        <w:top w:val="none" w:sz="0" w:space="0" w:color="auto"/>
        <w:left w:val="none" w:sz="0" w:space="0" w:color="auto"/>
        <w:bottom w:val="none" w:sz="0" w:space="0" w:color="auto"/>
        <w:right w:val="none" w:sz="0" w:space="0" w:color="auto"/>
      </w:divBdr>
    </w:div>
    <w:div w:id="1175415019">
      <w:bodyDiv w:val="1"/>
      <w:marLeft w:val="0"/>
      <w:marRight w:val="0"/>
      <w:marTop w:val="0"/>
      <w:marBottom w:val="0"/>
      <w:divBdr>
        <w:top w:val="none" w:sz="0" w:space="0" w:color="auto"/>
        <w:left w:val="none" w:sz="0" w:space="0" w:color="auto"/>
        <w:bottom w:val="none" w:sz="0" w:space="0" w:color="auto"/>
        <w:right w:val="none" w:sz="0" w:space="0" w:color="auto"/>
      </w:divBdr>
    </w:div>
    <w:div w:id="1176993293">
      <w:bodyDiv w:val="1"/>
      <w:marLeft w:val="0"/>
      <w:marRight w:val="0"/>
      <w:marTop w:val="0"/>
      <w:marBottom w:val="0"/>
      <w:divBdr>
        <w:top w:val="none" w:sz="0" w:space="0" w:color="auto"/>
        <w:left w:val="none" w:sz="0" w:space="0" w:color="auto"/>
        <w:bottom w:val="none" w:sz="0" w:space="0" w:color="auto"/>
        <w:right w:val="none" w:sz="0" w:space="0" w:color="auto"/>
      </w:divBdr>
    </w:div>
    <w:div w:id="1177116133">
      <w:bodyDiv w:val="1"/>
      <w:marLeft w:val="0"/>
      <w:marRight w:val="0"/>
      <w:marTop w:val="0"/>
      <w:marBottom w:val="0"/>
      <w:divBdr>
        <w:top w:val="none" w:sz="0" w:space="0" w:color="auto"/>
        <w:left w:val="none" w:sz="0" w:space="0" w:color="auto"/>
        <w:bottom w:val="none" w:sz="0" w:space="0" w:color="auto"/>
        <w:right w:val="none" w:sz="0" w:space="0" w:color="auto"/>
      </w:divBdr>
    </w:div>
    <w:div w:id="1177429469">
      <w:bodyDiv w:val="1"/>
      <w:marLeft w:val="0"/>
      <w:marRight w:val="0"/>
      <w:marTop w:val="0"/>
      <w:marBottom w:val="0"/>
      <w:divBdr>
        <w:top w:val="none" w:sz="0" w:space="0" w:color="auto"/>
        <w:left w:val="none" w:sz="0" w:space="0" w:color="auto"/>
        <w:bottom w:val="none" w:sz="0" w:space="0" w:color="auto"/>
        <w:right w:val="none" w:sz="0" w:space="0" w:color="auto"/>
      </w:divBdr>
    </w:div>
    <w:div w:id="1177505275">
      <w:bodyDiv w:val="1"/>
      <w:marLeft w:val="0"/>
      <w:marRight w:val="0"/>
      <w:marTop w:val="0"/>
      <w:marBottom w:val="0"/>
      <w:divBdr>
        <w:top w:val="none" w:sz="0" w:space="0" w:color="auto"/>
        <w:left w:val="none" w:sz="0" w:space="0" w:color="auto"/>
        <w:bottom w:val="none" w:sz="0" w:space="0" w:color="auto"/>
        <w:right w:val="none" w:sz="0" w:space="0" w:color="auto"/>
      </w:divBdr>
    </w:div>
    <w:div w:id="1177957920">
      <w:bodyDiv w:val="1"/>
      <w:marLeft w:val="0"/>
      <w:marRight w:val="0"/>
      <w:marTop w:val="0"/>
      <w:marBottom w:val="0"/>
      <w:divBdr>
        <w:top w:val="none" w:sz="0" w:space="0" w:color="auto"/>
        <w:left w:val="none" w:sz="0" w:space="0" w:color="auto"/>
        <w:bottom w:val="none" w:sz="0" w:space="0" w:color="auto"/>
        <w:right w:val="none" w:sz="0" w:space="0" w:color="auto"/>
      </w:divBdr>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178696617">
      <w:bodyDiv w:val="1"/>
      <w:marLeft w:val="0"/>
      <w:marRight w:val="0"/>
      <w:marTop w:val="0"/>
      <w:marBottom w:val="0"/>
      <w:divBdr>
        <w:top w:val="none" w:sz="0" w:space="0" w:color="auto"/>
        <w:left w:val="none" w:sz="0" w:space="0" w:color="auto"/>
        <w:bottom w:val="none" w:sz="0" w:space="0" w:color="auto"/>
        <w:right w:val="none" w:sz="0" w:space="0" w:color="auto"/>
      </w:divBdr>
    </w:div>
    <w:div w:id="1178732658">
      <w:bodyDiv w:val="1"/>
      <w:marLeft w:val="0"/>
      <w:marRight w:val="0"/>
      <w:marTop w:val="0"/>
      <w:marBottom w:val="0"/>
      <w:divBdr>
        <w:top w:val="none" w:sz="0" w:space="0" w:color="auto"/>
        <w:left w:val="none" w:sz="0" w:space="0" w:color="auto"/>
        <w:bottom w:val="none" w:sz="0" w:space="0" w:color="auto"/>
        <w:right w:val="none" w:sz="0" w:space="0" w:color="auto"/>
      </w:divBdr>
    </w:div>
    <w:div w:id="1179125827">
      <w:bodyDiv w:val="1"/>
      <w:marLeft w:val="0"/>
      <w:marRight w:val="0"/>
      <w:marTop w:val="0"/>
      <w:marBottom w:val="0"/>
      <w:divBdr>
        <w:top w:val="none" w:sz="0" w:space="0" w:color="auto"/>
        <w:left w:val="none" w:sz="0" w:space="0" w:color="auto"/>
        <w:bottom w:val="none" w:sz="0" w:space="0" w:color="auto"/>
        <w:right w:val="none" w:sz="0" w:space="0" w:color="auto"/>
      </w:divBdr>
    </w:div>
    <w:div w:id="1179197656">
      <w:bodyDiv w:val="1"/>
      <w:marLeft w:val="0"/>
      <w:marRight w:val="0"/>
      <w:marTop w:val="0"/>
      <w:marBottom w:val="0"/>
      <w:divBdr>
        <w:top w:val="none" w:sz="0" w:space="0" w:color="auto"/>
        <w:left w:val="none" w:sz="0" w:space="0" w:color="auto"/>
        <w:bottom w:val="none" w:sz="0" w:space="0" w:color="auto"/>
        <w:right w:val="none" w:sz="0" w:space="0" w:color="auto"/>
      </w:divBdr>
    </w:div>
    <w:div w:id="1179345301">
      <w:bodyDiv w:val="1"/>
      <w:marLeft w:val="0"/>
      <w:marRight w:val="0"/>
      <w:marTop w:val="0"/>
      <w:marBottom w:val="0"/>
      <w:divBdr>
        <w:top w:val="none" w:sz="0" w:space="0" w:color="auto"/>
        <w:left w:val="none" w:sz="0" w:space="0" w:color="auto"/>
        <w:bottom w:val="none" w:sz="0" w:space="0" w:color="auto"/>
        <w:right w:val="none" w:sz="0" w:space="0" w:color="auto"/>
      </w:divBdr>
    </w:div>
    <w:div w:id="1179810301">
      <w:bodyDiv w:val="1"/>
      <w:marLeft w:val="0"/>
      <w:marRight w:val="0"/>
      <w:marTop w:val="0"/>
      <w:marBottom w:val="0"/>
      <w:divBdr>
        <w:top w:val="none" w:sz="0" w:space="0" w:color="auto"/>
        <w:left w:val="none" w:sz="0" w:space="0" w:color="auto"/>
        <w:bottom w:val="none" w:sz="0" w:space="0" w:color="auto"/>
        <w:right w:val="none" w:sz="0" w:space="0" w:color="auto"/>
      </w:divBdr>
    </w:div>
    <w:div w:id="1180580304">
      <w:bodyDiv w:val="1"/>
      <w:marLeft w:val="0"/>
      <w:marRight w:val="0"/>
      <w:marTop w:val="0"/>
      <w:marBottom w:val="0"/>
      <w:divBdr>
        <w:top w:val="none" w:sz="0" w:space="0" w:color="auto"/>
        <w:left w:val="none" w:sz="0" w:space="0" w:color="auto"/>
        <w:bottom w:val="none" w:sz="0" w:space="0" w:color="auto"/>
        <w:right w:val="none" w:sz="0" w:space="0" w:color="auto"/>
      </w:divBdr>
    </w:div>
    <w:div w:id="1180973107">
      <w:bodyDiv w:val="1"/>
      <w:marLeft w:val="0"/>
      <w:marRight w:val="0"/>
      <w:marTop w:val="0"/>
      <w:marBottom w:val="0"/>
      <w:divBdr>
        <w:top w:val="none" w:sz="0" w:space="0" w:color="auto"/>
        <w:left w:val="none" w:sz="0" w:space="0" w:color="auto"/>
        <w:bottom w:val="none" w:sz="0" w:space="0" w:color="auto"/>
        <w:right w:val="none" w:sz="0" w:space="0" w:color="auto"/>
      </w:divBdr>
    </w:div>
    <w:div w:id="1180974577">
      <w:bodyDiv w:val="1"/>
      <w:marLeft w:val="0"/>
      <w:marRight w:val="0"/>
      <w:marTop w:val="0"/>
      <w:marBottom w:val="0"/>
      <w:divBdr>
        <w:top w:val="none" w:sz="0" w:space="0" w:color="auto"/>
        <w:left w:val="none" w:sz="0" w:space="0" w:color="auto"/>
        <w:bottom w:val="none" w:sz="0" w:space="0" w:color="auto"/>
        <w:right w:val="none" w:sz="0" w:space="0" w:color="auto"/>
      </w:divBdr>
    </w:div>
    <w:div w:id="1181118010">
      <w:bodyDiv w:val="1"/>
      <w:marLeft w:val="0"/>
      <w:marRight w:val="0"/>
      <w:marTop w:val="0"/>
      <w:marBottom w:val="0"/>
      <w:divBdr>
        <w:top w:val="none" w:sz="0" w:space="0" w:color="auto"/>
        <w:left w:val="none" w:sz="0" w:space="0" w:color="auto"/>
        <w:bottom w:val="none" w:sz="0" w:space="0" w:color="auto"/>
        <w:right w:val="none" w:sz="0" w:space="0" w:color="auto"/>
      </w:divBdr>
    </w:div>
    <w:div w:id="1181161018">
      <w:bodyDiv w:val="1"/>
      <w:marLeft w:val="0"/>
      <w:marRight w:val="0"/>
      <w:marTop w:val="0"/>
      <w:marBottom w:val="0"/>
      <w:divBdr>
        <w:top w:val="none" w:sz="0" w:space="0" w:color="auto"/>
        <w:left w:val="none" w:sz="0" w:space="0" w:color="auto"/>
        <w:bottom w:val="none" w:sz="0" w:space="0" w:color="auto"/>
        <w:right w:val="none" w:sz="0" w:space="0" w:color="auto"/>
      </w:divBdr>
    </w:div>
    <w:div w:id="1181309973">
      <w:bodyDiv w:val="1"/>
      <w:marLeft w:val="0"/>
      <w:marRight w:val="0"/>
      <w:marTop w:val="0"/>
      <w:marBottom w:val="0"/>
      <w:divBdr>
        <w:top w:val="none" w:sz="0" w:space="0" w:color="auto"/>
        <w:left w:val="none" w:sz="0" w:space="0" w:color="auto"/>
        <w:bottom w:val="none" w:sz="0" w:space="0" w:color="auto"/>
        <w:right w:val="none" w:sz="0" w:space="0" w:color="auto"/>
      </w:divBdr>
    </w:div>
    <w:div w:id="1181817624">
      <w:bodyDiv w:val="1"/>
      <w:marLeft w:val="0"/>
      <w:marRight w:val="0"/>
      <w:marTop w:val="0"/>
      <w:marBottom w:val="0"/>
      <w:divBdr>
        <w:top w:val="none" w:sz="0" w:space="0" w:color="auto"/>
        <w:left w:val="none" w:sz="0" w:space="0" w:color="auto"/>
        <w:bottom w:val="none" w:sz="0" w:space="0" w:color="auto"/>
        <w:right w:val="none" w:sz="0" w:space="0" w:color="auto"/>
      </w:divBdr>
    </w:div>
    <w:div w:id="1181966451">
      <w:bodyDiv w:val="1"/>
      <w:marLeft w:val="0"/>
      <w:marRight w:val="0"/>
      <w:marTop w:val="0"/>
      <w:marBottom w:val="0"/>
      <w:divBdr>
        <w:top w:val="none" w:sz="0" w:space="0" w:color="auto"/>
        <w:left w:val="none" w:sz="0" w:space="0" w:color="auto"/>
        <w:bottom w:val="none" w:sz="0" w:space="0" w:color="auto"/>
        <w:right w:val="none" w:sz="0" w:space="0" w:color="auto"/>
      </w:divBdr>
    </w:div>
    <w:div w:id="1182359485">
      <w:bodyDiv w:val="1"/>
      <w:marLeft w:val="0"/>
      <w:marRight w:val="0"/>
      <w:marTop w:val="0"/>
      <w:marBottom w:val="0"/>
      <w:divBdr>
        <w:top w:val="none" w:sz="0" w:space="0" w:color="auto"/>
        <w:left w:val="none" w:sz="0" w:space="0" w:color="auto"/>
        <w:bottom w:val="none" w:sz="0" w:space="0" w:color="auto"/>
        <w:right w:val="none" w:sz="0" w:space="0" w:color="auto"/>
      </w:divBdr>
    </w:div>
    <w:div w:id="1182548365">
      <w:bodyDiv w:val="1"/>
      <w:marLeft w:val="0"/>
      <w:marRight w:val="0"/>
      <w:marTop w:val="0"/>
      <w:marBottom w:val="0"/>
      <w:divBdr>
        <w:top w:val="none" w:sz="0" w:space="0" w:color="auto"/>
        <w:left w:val="none" w:sz="0" w:space="0" w:color="auto"/>
        <w:bottom w:val="none" w:sz="0" w:space="0" w:color="auto"/>
        <w:right w:val="none" w:sz="0" w:space="0" w:color="auto"/>
      </w:divBdr>
    </w:div>
    <w:div w:id="1182552360">
      <w:bodyDiv w:val="1"/>
      <w:marLeft w:val="0"/>
      <w:marRight w:val="0"/>
      <w:marTop w:val="0"/>
      <w:marBottom w:val="0"/>
      <w:divBdr>
        <w:top w:val="none" w:sz="0" w:space="0" w:color="auto"/>
        <w:left w:val="none" w:sz="0" w:space="0" w:color="auto"/>
        <w:bottom w:val="none" w:sz="0" w:space="0" w:color="auto"/>
        <w:right w:val="none" w:sz="0" w:space="0" w:color="auto"/>
      </w:divBdr>
    </w:div>
    <w:div w:id="1183322308">
      <w:bodyDiv w:val="1"/>
      <w:marLeft w:val="0"/>
      <w:marRight w:val="0"/>
      <w:marTop w:val="0"/>
      <w:marBottom w:val="0"/>
      <w:divBdr>
        <w:top w:val="none" w:sz="0" w:space="0" w:color="auto"/>
        <w:left w:val="none" w:sz="0" w:space="0" w:color="auto"/>
        <w:bottom w:val="none" w:sz="0" w:space="0" w:color="auto"/>
        <w:right w:val="none" w:sz="0" w:space="0" w:color="auto"/>
      </w:divBdr>
    </w:div>
    <w:div w:id="1183470059">
      <w:bodyDiv w:val="1"/>
      <w:marLeft w:val="0"/>
      <w:marRight w:val="0"/>
      <w:marTop w:val="0"/>
      <w:marBottom w:val="0"/>
      <w:divBdr>
        <w:top w:val="none" w:sz="0" w:space="0" w:color="auto"/>
        <w:left w:val="none" w:sz="0" w:space="0" w:color="auto"/>
        <w:bottom w:val="none" w:sz="0" w:space="0" w:color="auto"/>
        <w:right w:val="none" w:sz="0" w:space="0" w:color="auto"/>
      </w:divBdr>
    </w:div>
    <w:div w:id="1183780254">
      <w:bodyDiv w:val="1"/>
      <w:marLeft w:val="0"/>
      <w:marRight w:val="0"/>
      <w:marTop w:val="0"/>
      <w:marBottom w:val="0"/>
      <w:divBdr>
        <w:top w:val="none" w:sz="0" w:space="0" w:color="auto"/>
        <w:left w:val="none" w:sz="0" w:space="0" w:color="auto"/>
        <w:bottom w:val="none" w:sz="0" w:space="0" w:color="auto"/>
        <w:right w:val="none" w:sz="0" w:space="0" w:color="auto"/>
      </w:divBdr>
    </w:div>
    <w:div w:id="1184049297">
      <w:bodyDiv w:val="1"/>
      <w:marLeft w:val="0"/>
      <w:marRight w:val="0"/>
      <w:marTop w:val="0"/>
      <w:marBottom w:val="0"/>
      <w:divBdr>
        <w:top w:val="none" w:sz="0" w:space="0" w:color="auto"/>
        <w:left w:val="none" w:sz="0" w:space="0" w:color="auto"/>
        <w:bottom w:val="none" w:sz="0" w:space="0" w:color="auto"/>
        <w:right w:val="none" w:sz="0" w:space="0" w:color="auto"/>
      </w:divBdr>
    </w:div>
    <w:div w:id="1184515552">
      <w:bodyDiv w:val="1"/>
      <w:marLeft w:val="0"/>
      <w:marRight w:val="0"/>
      <w:marTop w:val="0"/>
      <w:marBottom w:val="0"/>
      <w:divBdr>
        <w:top w:val="none" w:sz="0" w:space="0" w:color="auto"/>
        <w:left w:val="none" w:sz="0" w:space="0" w:color="auto"/>
        <w:bottom w:val="none" w:sz="0" w:space="0" w:color="auto"/>
        <w:right w:val="none" w:sz="0" w:space="0" w:color="auto"/>
      </w:divBdr>
    </w:div>
    <w:div w:id="1184589400">
      <w:bodyDiv w:val="1"/>
      <w:marLeft w:val="0"/>
      <w:marRight w:val="0"/>
      <w:marTop w:val="0"/>
      <w:marBottom w:val="0"/>
      <w:divBdr>
        <w:top w:val="none" w:sz="0" w:space="0" w:color="auto"/>
        <w:left w:val="none" w:sz="0" w:space="0" w:color="auto"/>
        <w:bottom w:val="none" w:sz="0" w:space="0" w:color="auto"/>
        <w:right w:val="none" w:sz="0" w:space="0" w:color="auto"/>
      </w:divBdr>
    </w:div>
    <w:div w:id="1184595191">
      <w:bodyDiv w:val="1"/>
      <w:marLeft w:val="0"/>
      <w:marRight w:val="0"/>
      <w:marTop w:val="0"/>
      <w:marBottom w:val="0"/>
      <w:divBdr>
        <w:top w:val="none" w:sz="0" w:space="0" w:color="auto"/>
        <w:left w:val="none" w:sz="0" w:space="0" w:color="auto"/>
        <w:bottom w:val="none" w:sz="0" w:space="0" w:color="auto"/>
        <w:right w:val="none" w:sz="0" w:space="0" w:color="auto"/>
      </w:divBdr>
    </w:div>
    <w:div w:id="1184709906">
      <w:bodyDiv w:val="1"/>
      <w:marLeft w:val="0"/>
      <w:marRight w:val="0"/>
      <w:marTop w:val="0"/>
      <w:marBottom w:val="0"/>
      <w:divBdr>
        <w:top w:val="none" w:sz="0" w:space="0" w:color="auto"/>
        <w:left w:val="none" w:sz="0" w:space="0" w:color="auto"/>
        <w:bottom w:val="none" w:sz="0" w:space="0" w:color="auto"/>
        <w:right w:val="none" w:sz="0" w:space="0" w:color="auto"/>
      </w:divBdr>
    </w:div>
    <w:div w:id="1186092353">
      <w:bodyDiv w:val="1"/>
      <w:marLeft w:val="0"/>
      <w:marRight w:val="0"/>
      <w:marTop w:val="0"/>
      <w:marBottom w:val="0"/>
      <w:divBdr>
        <w:top w:val="none" w:sz="0" w:space="0" w:color="auto"/>
        <w:left w:val="none" w:sz="0" w:space="0" w:color="auto"/>
        <w:bottom w:val="none" w:sz="0" w:space="0" w:color="auto"/>
        <w:right w:val="none" w:sz="0" w:space="0" w:color="auto"/>
      </w:divBdr>
    </w:div>
    <w:div w:id="1186943782">
      <w:bodyDiv w:val="1"/>
      <w:marLeft w:val="0"/>
      <w:marRight w:val="0"/>
      <w:marTop w:val="0"/>
      <w:marBottom w:val="0"/>
      <w:divBdr>
        <w:top w:val="none" w:sz="0" w:space="0" w:color="auto"/>
        <w:left w:val="none" w:sz="0" w:space="0" w:color="auto"/>
        <w:bottom w:val="none" w:sz="0" w:space="0" w:color="auto"/>
        <w:right w:val="none" w:sz="0" w:space="0" w:color="auto"/>
      </w:divBdr>
    </w:div>
    <w:div w:id="1187256045">
      <w:bodyDiv w:val="1"/>
      <w:marLeft w:val="0"/>
      <w:marRight w:val="0"/>
      <w:marTop w:val="0"/>
      <w:marBottom w:val="0"/>
      <w:divBdr>
        <w:top w:val="none" w:sz="0" w:space="0" w:color="auto"/>
        <w:left w:val="none" w:sz="0" w:space="0" w:color="auto"/>
        <w:bottom w:val="none" w:sz="0" w:space="0" w:color="auto"/>
        <w:right w:val="none" w:sz="0" w:space="0" w:color="auto"/>
      </w:divBdr>
    </w:div>
    <w:div w:id="1187983561">
      <w:bodyDiv w:val="1"/>
      <w:marLeft w:val="0"/>
      <w:marRight w:val="0"/>
      <w:marTop w:val="0"/>
      <w:marBottom w:val="0"/>
      <w:divBdr>
        <w:top w:val="none" w:sz="0" w:space="0" w:color="auto"/>
        <w:left w:val="none" w:sz="0" w:space="0" w:color="auto"/>
        <w:bottom w:val="none" w:sz="0" w:space="0" w:color="auto"/>
        <w:right w:val="none" w:sz="0" w:space="0" w:color="auto"/>
      </w:divBdr>
    </w:div>
    <w:div w:id="1188443873">
      <w:bodyDiv w:val="1"/>
      <w:marLeft w:val="0"/>
      <w:marRight w:val="0"/>
      <w:marTop w:val="0"/>
      <w:marBottom w:val="0"/>
      <w:divBdr>
        <w:top w:val="none" w:sz="0" w:space="0" w:color="auto"/>
        <w:left w:val="none" w:sz="0" w:space="0" w:color="auto"/>
        <w:bottom w:val="none" w:sz="0" w:space="0" w:color="auto"/>
        <w:right w:val="none" w:sz="0" w:space="0" w:color="auto"/>
      </w:divBdr>
    </w:div>
    <w:div w:id="1189753193">
      <w:bodyDiv w:val="1"/>
      <w:marLeft w:val="0"/>
      <w:marRight w:val="0"/>
      <w:marTop w:val="0"/>
      <w:marBottom w:val="0"/>
      <w:divBdr>
        <w:top w:val="none" w:sz="0" w:space="0" w:color="auto"/>
        <w:left w:val="none" w:sz="0" w:space="0" w:color="auto"/>
        <w:bottom w:val="none" w:sz="0" w:space="0" w:color="auto"/>
        <w:right w:val="none" w:sz="0" w:space="0" w:color="auto"/>
      </w:divBdr>
    </w:div>
    <w:div w:id="1189949610">
      <w:bodyDiv w:val="1"/>
      <w:marLeft w:val="0"/>
      <w:marRight w:val="0"/>
      <w:marTop w:val="0"/>
      <w:marBottom w:val="0"/>
      <w:divBdr>
        <w:top w:val="none" w:sz="0" w:space="0" w:color="auto"/>
        <w:left w:val="none" w:sz="0" w:space="0" w:color="auto"/>
        <w:bottom w:val="none" w:sz="0" w:space="0" w:color="auto"/>
        <w:right w:val="none" w:sz="0" w:space="0" w:color="auto"/>
      </w:divBdr>
    </w:div>
    <w:div w:id="1190029448">
      <w:bodyDiv w:val="1"/>
      <w:marLeft w:val="0"/>
      <w:marRight w:val="0"/>
      <w:marTop w:val="0"/>
      <w:marBottom w:val="0"/>
      <w:divBdr>
        <w:top w:val="none" w:sz="0" w:space="0" w:color="auto"/>
        <w:left w:val="none" w:sz="0" w:space="0" w:color="auto"/>
        <w:bottom w:val="none" w:sz="0" w:space="0" w:color="auto"/>
        <w:right w:val="none" w:sz="0" w:space="0" w:color="auto"/>
      </w:divBdr>
    </w:div>
    <w:div w:id="1190294051">
      <w:bodyDiv w:val="1"/>
      <w:marLeft w:val="0"/>
      <w:marRight w:val="0"/>
      <w:marTop w:val="0"/>
      <w:marBottom w:val="0"/>
      <w:divBdr>
        <w:top w:val="none" w:sz="0" w:space="0" w:color="auto"/>
        <w:left w:val="none" w:sz="0" w:space="0" w:color="auto"/>
        <w:bottom w:val="none" w:sz="0" w:space="0" w:color="auto"/>
        <w:right w:val="none" w:sz="0" w:space="0" w:color="auto"/>
      </w:divBdr>
    </w:div>
    <w:div w:id="1190723638">
      <w:bodyDiv w:val="1"/>
      <w:marLeft w:val="0"/>
      <w:marRight w:val="0"/>
      <w:marTop w:val="0"/>
      <w:marBottom w:val="0"/>
      <w:divBdr>
        <w:top w:val="none" w:sz="0" w:space="0" w:color="auto"/>
        <w:left w:val="none" w:sz="0" w:space="0" w:color="auto"/>
        <w:bottom w:val="none" w:sz="0" w:space="0" w:color="auto"/>
        <w:right w:val="none" w:sz="0" w:space="0" w:color="auto"/>
      </w:divBdr>
    </w:div>
    <w:div w:id="1190992270">
      <w:bodyDiv w:val="1"/>
      <w:marLeft w:val="0"/>
      <w:marRight w:val="0"/>
      <w:marTop w:val="0"/>
      <w:marBottom w:val="0"/>
      <w:divBdr>
        <w:top w:val="none" w:sz="0" w:space="0" w:color="auto"/>
        <w:left w:val="none" w:sz="0" w:space="0" w:color="auto"/>
        <w:bottom w:val="none" w:sz="0" w:space="0" w:color="auto"/>
        <w:right w:val="none" w:sz="0" w:space="0" w:color="auto"/>
      </w:divBdr>
    </w:div>
    <w:div w:id="1191067433">
      <w:bodyDiv w:val="1"/>
      <w:marLeft w:val="0"/>
      <w:marRight w:val="0"/>
      <w:marTop w:val="0"/>
      <w:marBottom w:val="0"/>
      <w:divBdr>
        <w:top w:val="none" w:sz="0" w:space="0" w:color="auto"/>
        <w:left w:val="none" w:sz="0" w:space="0" w:color="auto"/>
        <w:bottom w:val="none" w:sz="0" w:space="0" w:color="auto"/>
        <w:right w:val="none" w:sz="0" w:space="0" w:color="auto"/>
      </w:divBdr>
    </w:div>
    <w:div w:id="1191381412">
      <w:bodyDiv w:val="1"/>
      <w:marLeft w:val="0"/>
      <w:marRight w:val="0"/>
      <w:marTop w:val="0"/>
      <w:marBottom w:val="0"/>
      <w:divBdr>
        <w:top w:val="none" w:sz="0" w:space="0" w:color="auto"/>
        <w:left w:val="none" w:sz="0" w:space="0" w:color="auto"/>
        <w:bottom w:val="none" w:sz="0" w:space="0" w:color="auto"/>
        <w:right w:val="none" w:sz="0" w:space="0" w:color="auto"/>
      </w:divBdr>
    </w:div>
    <w:div w:id="1191839213">
      <w:bodyDiv w:val="1"/>
      <w:marLeft w:val="0"/>
      <w:marRight w:val="0"/>
      <w:marTop w:val="0"/>
      <w:marBottom w:val="0"/>
      <w:divBdr>
        <w:top w:val="none" w:sz="0" w:space="0" w:color="auto"/>
        <w:left w:val="none" w:sz="0" w:space="0" w:color="auto"/>
        <w:bottom w:val="none" w:sz="0" w:space="0" w:color="auto"/>
        <w:right w:val="none" w:sz="0" w:space="0" w:color="auto"/>
      </w:divBdr>
    </w:div>
    <w:div w:id="1192114464">
      <w:bodyDiv w:val="1"/>
      <w:marLeft w:val="0"/>
      <w:marRight w:val="0"/>
      <w:marTop w:val="0"/>
      <w:marBottom w:val="0"/>
      <w:divBdr>
        <w:top w:val="none" w:sz="0" w:space="0" w:color="auto"/>
        <w:left w:val="none" w:sz="0" w:space="0" w:color="auto"/>
        <w:bottom w:val="none" w:sz="0" w:space="0" w:color="auto"/>
        <w:right w:val="none" w:sz="0" w:space="0" w:color="auto"/>
      </w:divBdr>
    </w:div>
    <w:div w:id="1192912286">
      <w:bodyDiv w:val="1"/>
      <w:marLeft w:val="0"/>
      <w:marRight w:val="0"/>
      <w:marTop w:val="0"/>
      <w:marBottom w:val="0"/>
      <w:divBdr>
        <w:top w:val="none" w:sz="0" w:space="0" w:color="auto"/>
        <w:left w:val="none" w:sz="0" w:space="0" w:color="auto"/>
        <w:bottom w:val="none" w:sz="0" w:space="0" w:color="auto"/>
        <w:right w:val="none" w:sz="0" w:space="0" w:color="auto"/>
      </w:divBdr>
    </w:div>
    <w:div w:id="1193572536">
      <w:bodyDiv w:val="1"/>
      <w:marLeft w:val="0"/>
      <w:marRight w:val="0"/>
      <w:marTop w:val="0"/>
      <w:marBottom w:val="0"/>
      <w:divBdr>
        <w:top w:val="none" w:sz="0" w:space="0" w:color="auto"/>
        <w:left w:val="none" w:sz="0" w:space="0" w:color="auto"/>
        <w:bottom w:val="none" w:sz="0" w:space="0" w:color="auto"/>
        <w:right w:val="none" w:sz="0" w:space="0" w:color="auto"/>
      </w:divBdr>
    </w:div>
    <w:div w:id="1193614208">
      <w:bodyDiv w:val="1"/>
      <w:marLeft w:val="0"/>
      <w:marRight w:val="0"/>
      <w:marTop w:val="0"/>
      <w:marBottom w:val="0"/>
      <w:divBdr>
        <w:top w:val="none" w:sz="0" w:space="0" w:color="auto"/>
        <w:left w:val="none" w:sz="0" w:space="0" w:color="auto"/>
        <w:bottom w:val="none" w:sz="0" w:space="0" w:color="auto"/>
        <w:right w:val="none" w:sz="0" w:space="0" w:color="auto"/>
      </w:divBdr>
    </w:div>
    <w:div w:id="1193811125">
      <w:bodyDiv w:val="1"/>
      <w:marLeft w:val="0"/>
      <w:marRight w:val="0"/>
      <w:marTop w:val="0"/>
      <w:marBottom w:val="0"/>
      <w:divBdr>
        <w:top w:val="none" w:sz="0" w:space="0" w:color="auto"/>
        <w:left w:val="none" w:sz="0" w:space="0" w:color="auto"/>
        <w:bottom w:val="none" w:sz="0" w:space="0" w:color="auto"/>
        <w:right w:val="none" w:sz="0" w:space="0" w:color="auto"/>
      </w:divBdr>
    </w:div>
    <w:div w:id="1194459250">
      <w:bodyDiv w:val="1"/>
      <w:marLeft w:val="0"/>
      <w:marRight w:val="0"/>
      <w:marTop w:val="0"/>
      <w:marBottom w:val="0"/>
      <w:divBdr>
        <w:top w:val="none" w:sz="0" w:space="0" w:color="auto"/>
        <w:left w:val="none" w:sz="0" w:space="0" w:color="auto"/>
        <w:bottom w:val="none" w:sz="0" w:space="0" w:color="auto"/>
        <w:right w:val="none" w:sz="0" w:space="0" w:color="auto"/>
      </w:divBdr>
    </w:div>
    <w:div w:id="1194535237">
      <w:bodyDiv w:val="1"/>
      <w:marLeft w:val="0"/>
      <w:marRight w:val="0"/>
      <w:marTop w:val="0"/>
      <w:marBottom w:val="0"/>
      <w:divBdr>
        <w:top w:val="none" w:sz="0" w:space="0" w:color="auto"/>
        <w:left w:val="none" w:sz="0" w:space="0" w:color="auto"/>
        <w:bottom w:val="none" w:sz="0" w:space="0" w:color="auto"/>
        <w:right w:val="none" w:sz="0" w:space="0" w:color="auto"/>
      </w:divBdr>
    </w:div>
    <w:div w:id="1194728450">
      <w:bodyDiv w:val="1"/>
      <w:marLeft w:val="0"/>
      <w:marRight w:val="0"/>
      <w:marTop w:val="0"/>
      <w:marBottom w:val="0"/>
      <w:divBdr>
        <w:top w:val="none" w:sz="0" w:space="0" w:color="auto"/>
        <w:left w:val="none" w:sz="0" w:space="0" w:color="auto"/>
        <w:bottom w:val="none" w:sz="0" w:space="0" w:color="auto"/>
        <w:right w:val="none" w:sz="0" w:space="0" w:color="auto"/>
      </w:divBdr>
    </w:div>
    <w:div w:id="1195726262">
      <w:bodyDiv w:val="1"/>
      <w:marLeft w:val="0"/>
      <w:marRight w:val="0"/>
      <w:marTop w:val="0"/>
      <w:marBottom w:val="0"/>
      <w:divBdr>
        <w:top w:val="none" w:sz="0" w:space="0" w:color="auto"/>
        <w:left w:val="none" w:sz="0" w:space="0" w:color="auto"/>
        <w:bottom w:val="none" w:sz="0" w:space="0" w:color="auto"/>
        <w:right w:val="none" w:sz="0" w:space="0" w:color="auto"/>
      </w:divBdr>
    </w:div>
    <w:div w:id="1196045489">
      <w:bodyDiv w:val="1"/>
      <w:marLeft w:val="0"/>
      <w:marRight w:val="0"/>
      <w:marTop w:val="0"/>
      <w:marBottom w:val="0"/>
      <w:divBdr>
        <w:top w:val="none" w:sz="0" w:space="0" w:color="auto"/>
        <w:left w:val="none" w:sz="0" w:space="0" w:color="auto"/>
        <w:bottom w:val="none" w:sz="0" w:space="0" w:color="auto"/>
        <w:right w:val="none" w:sz="0" w:space="0" w:color="auto"/>
      </w:divBdr>
    </w:div>
    <w:div w:id="1197229490">
      <w:bodyDiv w:val="1"/>
      <w:marLeft w:val="0"/>
      <w:marRight w:val="0"/>
      <w:marTop w:val="0"/>
      <w:marBottom w:val="0"/>
      <w:divBdr>
        <w:top w:val="none" w:sz="0" w:space="0" w:color="auto"/>
        <w:left w:val="none" w:sz="0" w:space="0" w:color="auto"/>
        <w:bottom w:val="none" w:sz="0" w:space="0" w:color="auto"/>
        <w:right w:val="none" w:sz="0" w:space="0" w:color="auto"/>
      </w:divBdr>
    </w:div>
    <w:div w:id="1197304691">
      <w:bodyDiv w:val="1"/>
      <w:marLeft w:val="0"/>
      <w:marRight w:val="0"/>
      <w:marTop w:val="0"/>
      <w:marBottom w:val="0"/>
      <w:divBdr>
        <w:top w:val="none" w:sz="0" w:space="0" w:color="auto"/>
        <w:left w:val="none" w:sz="0" w:space="0" w:color="auto"/>
        <w:bottom w:val="none" w:sz="0" w:space="0" w:color="auto"/>
        <w:right w:val="none" w:sz="0" w:space="0" w:color="auto"/>
      </w:divBdr>
    </w:div>
    <w:div w:id="1197891529">
      <w:bodyDiv w:val="1"/>
      <w:marLeft w:val="0"/>
      <w:marRight w:val="0"/>
      <w:marTop w:val="0"/>
      <w:marBottom w:val="0"/>
      <w:divBdr>
        <w:top w:val="none" w:sz="0" w:space="0" w:color="auto"/>
        <w:left w:val="none" w:sz="0" w:space="0" w:color="auto"/>
        <w:bottom w:val="none" w:sz="0" w:space="0" w:color="auto"/>
        <w:right w:val="none" w:sz="0" w:space="0" w:color="auto"/>
      </w:divBdr>
    </w:div>
    <w:div w:id="1197894287">
      <w:bodyDiv w:val="1"/>
      <w:marLeft w:val="0"/>
      <w:marRight w:val="0"/>
      <w:marTop w:val="0"/>
      <w:marBottom w:val="0"/>
      <w:divBdr>
        <w:top w:val="none" w:sz="0" w:space="0" w:color="auto"/>
        <w:left w:val="none" w:sz="0" w:space="0" w:color="auto"/>
        <w:bottom w:val="none" w:sz="0" w:space="0" w:color="auto"/>
        <w:right w:val="none" w:sz="0" w:space="0" w:color="auto"/>
      </w:divBdr>
    </w:div>
    <w:div w:id="1198469919">
      <w:bodyDiv w:val="1"/>
      <w:marLeft w:val="0"/>
      <w:marRight w:val="0"/>
      <w:marTop w:val="0"/>
      <w:marBottom w:val="0"/>
      <w:divBdr>
        <w:top w:val="none" w:sz="0" w:space="0" w:color="auto"/>
        <w:left w:val="none" w:sz="0" w:space="0" w:color="auto"/>
        <w:bottom w:val="none" w:sz="0" w:space="0" w:color="auto"/>
        <w:right w:val="none" w:sz="0" w:space="0" w:color="auto"/>
      </w:divBdr>
    </w:div>
    <w:div w:id="1198785098">
      <w:bodyDiv w:val="1"/>
      <w:marLeft w:val="0"/>
      <w:marRight w:val="0"/>
      <w:marTop w:val="0"/>
      <w:marBottom w:val="0"/>
      <w:divBdr>
        <w:top w:val="none" w:sz="0" w:space="0" w:color="auto"/>
        <w:left w:val="none" w:sz="0" w:space="0" w:color="auto"/>
        <w:bottom w:val="none" w:sz="0" w:space="0" w:color="auto"/>
        <w:right w:val="none" w:sz="0" w:space="0" w:color="auto"/>
      </w:divBdr>
    </w:div>
    <w:div w:id="1199129099">
      <w:bodyDiv w:val="1"/>
      <w:marLeft w:val="0"/>
      <w:marRight w:val="0"/>
      <w:marTop w:val="0"/>
      <w:marBottom w:val="0"/>
      <w:divBdr>
        <w:top w:val="none" w:sz="0" w:space="0" w:color="auto"/>
        <w:left w:val="none" w:sz="0" w:space="0" w:color="auto"/>
        <w:bottom w:val="none" w:sz="0" w:space="0" w:color="auto"/>
        <w:right w:val="none" w:sz="0" w:space="0" w:color="auto"/>
      </w:divBdr>
    </w:div>
    <w:div w:id="1200121760">
      <w:bodyDiv w:val="1"/>
      <w:marLeft w:val="0"/>
      <w:marRight w:val="0"/>
      <w:marTop w:val="0"/>
      <w:marBottom w:val="0"/>
      <w:divBdr>
        <w:top w:val="none" w:sz="0" w:space="0" w:color="auto"/>
        <w:left w:val="none" w:sz="0" w:space="0" w:color="auto"/>
        <w:bottom w:val="none" w:sz="0" w:space="0" w:color="auto"/>
        <w:right w:val="none" w:sz="0" w:space="0" w:color="auto"/>
      </w:divBdr>
    </w:div>
    <w:div w:id="1200313312">
      <w:bodyDiv w:val="1"/>
      <w:marLeft w:val="0"/>
      <w:marRight w:val="0"/>
      <w:marTop w:val="0"/>
      <w:marBottom w:val="0"/>
      <w:divBdr>
        <w:top w:val="none" w:sz="0" w:space="0" w:color="auto"/>
        <w:left w:val="none" w:sz="0" w:space="0" w:color="auto"/>
        <w:bottom w:val="none" w:sz="0" w:space="0" w:color="auto"/>
        <w:right w:val="none" w:sz="0" w:space="0" w:color="auto"/>
      </w:divBdr>
    </w:div>
    <w:div w:id="1200436946">
      <w:bodyDiv w:val="1"/>
      <w:marLeft w:val="0"/>
      <w:marRight w:val="0"/>
      <w:marTop w:val="0"/>
      <w:marBottom w:val="0"/>
      <w:divBdr>
        <w:top w:val="none" w:sz="0" w:space="0" w:color="auto"/>
        <w:left w:val="none" w:sz="0" w:space="0" w:color="auto"/>
        <w:bottom w:val="none" w:sz="0" w:space="0" w:color="auto"/>
        <w:right w:val="none" w:sz="0" w:space="0" w:color="auto"/>
      </w:divBdr>
    </w:div>
    <w:div w:id="1200511263">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627904">
      <w:bodyDiv w:val="1"/>
      <w:marLeft w:val="0"/>
      <w:marRight w:val="0"/>
      <w:marTop w:val="0"/>
      <w:marBottom w:val="0"/>
      <w:divBdr>
        <w:top w:val="none" w:sz="0" w:space="0" w:color="auto"/>
        <w:left w:val="none" w:sz="0" w:space="0" w:color="auto"/>
        <w:bottom w:val="none" w:sz="0" w:space="0" w:color="auto"/>
        <w:right w:val="none" w:sz="0" w:space="0" w:color="auto"/>
      </w:divBdr>
    </w:div>
    <w:div w:id="1201820867">
      <w:bodyDiv w:val="1"/>
      <w:marLeft w:val="0"/>
      <w:marRight w:val="0"/>
      <w:marTop w:val="0"/>
      <w:marBottom w:val="0"/>
      <w:divBdr>
        <w:top w:val="none" w:sz="0" w:space="0" w:color="auto"/>
        <w:left w:val="none" w:sz="0" w:space="0" w:color="auto"/>
        <w:bottom w:val="none" w:sz="0" w:space="0" w:color="auto"/>
        <w:right w:val="none" w:sz="0" w:space="0" w:color="auto"/>
      </w:divBdr>
    </w:div>
    <w:div w:id="1202130270">
      <w:bodyDiv w:val="1"/>
      <w:marLeft w:val="0"/>
      <w:marRight w:val="0"/>
      <w:marTop w:val="0"/>
      <w:marBottom w:val="0"/>
      <w:divBdr>
        <w:top w:val="none" w:sz="0" w:space="0" w:color="auto"/>
        <w:left w:val="none" w:sz="0" w:space="0" w:color="auto"/>
        <w:bottom w:val="none" w:sz="0" w:space="0" w:color="auto"/>
        <w:right w:val="none" w:sz="0" w:space="0" w:color="auto"/>
      </w:divBdr>
    </w:div>
    <w:div w:id="1202355231">
      <w:bodyDiv w:val="1"/>
      <w:marLeft w:val="0"/>
      <w:marRight w:val="0"/>
      <w:marTop w:val="0"/>
      <w:marBottom w:val="0"/>
      <w:divBdr>
        <w:top w:val="none" w:sz="0" w:space="0" w:color="auto"/>
        <w:left w:val="none" w:sz="0" w:space="0" w:color="auto"/>
        <w:bottom w:val="none" w:sz="0" w:space="0" w:color="auto"/>
        <w:right w:val="none" w:sz="0" w:space="0" w:color="auto"/>
      </w:divBdr>
    </w:div>
    <w:div w:id="1202398348">
      <w:bodyDiv w:val="1"/>
      <w:marLeft w:val="0"/>
      <w:marRight w:val="0"/>
      <w:marTop w:val="0"/>
      <w:marBottom w:val="0"/>
      <w:divBdr>
        <w:top w:val="none" w:sz="0" w:space="0" w:color="auto"/>
        <w:left w:val="none" w:sz="0" w:space="0" w:color="auto"/>
        <w:bottom w:val="none" w:sz="0" w:space="0" w:color="auto"/>
        <w:right w:val="none" w:sz="0" w:space="0" w:color="auto"/>
      </w:divBdr>
    </w:div>
    <w:div w:id="1202589469">
      <w:bodyDiv w:val="1"/>
      <w:marLeft w:val="0"/>
      <w:marRight w:val="0"/>
      <w:marTop w:val="0"/>
      <w:marBottom w:val="0"/>
      <w:divBdr>
        <w:top w:val="none" w:sz="0" w:space="0" w:color="auto"/>
        <w:left w:val="none" w:sz="0" w:space="0" w:color="auto"/>
        <w:bottom w:val="none" w:sz="0" w:space="0" w:color="auto"/>
        <w:right w:val="none" w:sz="0" w:space="0" w:color="auto"/>
      </w:divBdr>
    </w:div>
    <w:div w:id="1202789190">
      <w:bodyDiv w:val="1"/>
      <w:marLeft w:val="0"/>
      <w:marRight w:val="0"/>
      <w:marTop w:val="0"/>
      <w:marBottom w:val="0"/>
      <w:divBdr>
        <w:top w:val="none" w:sz="0" w:space="0" w:color="auto"/>
        <w:left w:val="none" w:sz="0" w:space="0" w:color="auto"/>
        <w:bottom w:val="none" w:sz="0" w:space="0" w:color="auto"/>
        <w:right w:val="none" w:sz="0" w:space="0" w:color="auto"/>
      </w:divBdr>
    </w:div>
    <w:div w:id="1202862369">
      <w:bodyDiv w:val="1"/>
      <w:marLeft w:val="0"/>
      <w:marRight w:val="0"/>
      <w:marTop w:val="0"/>
      <w:marBottom w:val="0"/>
      <w:divBdr>
        <w:top w:val="none" w:sz="0" w:space="0" w:color="auto"/>
        <w:left w:val="none" w:sz="0" w:space="0" w:color="auto"/>
        <w:bottom w:val="none" w:sz="0" w:space="0" w:color="auto"/>
        <w:right w:val="none" w:sz="0" w:space="0" w:color="auto"/>
      </w:divBdr>
    </w:div>
    <w:div w:id="1202863118">
      <w:bodyDiv w:val="1"/>
      <w:marLeft w:val="0"/>
      <w:marRight w:val="0"/>
      <w:marTop w:val="0"/>
      <w:marBottom w:val="0"/>
      <w:divBdr>
        <w:top w:val="none" w:sz="0" w:space="0" w:color="auto"/>
        <w:left w:val="none" w:sz="0" w:space="0" w:color="auto"/>
        <w:bottom w:val="none" w:sz="0" w:space="0" w:color="auto"/>
        <w:right w:val="none" w:sz="0" w:space="0" w:color="auto"/>
      </w:divBdr>
    </w:div>
    <w:div w:id="1203056394">
      <w:bodyDiv w:val="1"/>
      <w:marLeft w:val="0"/>
      <w:marRight w:val="0"/>
      <w:marTop w:val="0"/>
      <w:marBottom w:val="0"/>
      <w:divBdr>
        <w:top w:val="none" w:sz="0" w:space="0" w:color="auto"/>
        <w:left w:val="none" w:sz="0" w:space="0" w:color="auto"/>
        <w:bottom w:val="none" w:sz="0" w:space="0" w:color="auto"/>
        <w:right w:val="none" w:sz="0" w:space="0" w:color="auto"/>
      </w:divBdr>
    </w:div>
    <w:div w:id="1203323702">
      <w:bodyDiv w:val="1"/>
      <w:marLeft w:val="0"/>
      <w:marRight w:val="0"/>
      <w:marTop w:val="0"/>
      <w:marBottom w:val="0"/>
      <w:divBdr>
        <w:top w:val="none" w:sz="0" w:space="0" w:color="auto"/>
        <w:left w:val="none" w:sz="0" w:space="0" w:color="auto"/>
        <w:bottom w:val="none" w:sz="0" w:space="0" w:color="auto"/>
        <w:right w:val="none" w:sz="0" w:space="0" w:color="auto"/>
      </w:divBdr>
    </w:div>
    <w:div w:id="1203861406">
      <w:bodyDiv w:val="1"/>
      <w:marLeft w:val="0"/>
      <w:marRight w:val="0"/>
      <w:marTop w:val="0"/>
      <w:marBottom w:val="0"/>
      <w:divBdr>
        <w:top w:val="none" w:sz="0" w:space="0" w:color="auto"/>
        <w:left w:val="none" w:sz="0" w:space="0" w:color="auto"/>
        <w:bottom w:val="none" w:sz="0" w:space="0" w:color="auto"/>
        <w:right w:val="none" w:sz="0" w:space="0" w:color="auto"/>
      </w:divBdr>
    </w:div>
    <w:div w:id="1204055867">
      <w:bodyDiv w:val="1"/>
      <w:marLeft w:val="0"/>
      <w:marRight w:val="0"/>
      <w:marTop w:val="0"/>
      <w:marBottom w:val="0"/>
      <w:divBdr>
        <w:top w:val="none" w:sz="0" w:space="0" w:color="auto"/>
        <w:left w:val="none" w:sz="0" w:space="0" w:color="auto"/>
        <w:bottom w:val="none" w:sz="0" w:space="0" w:color="auto"/>
        <w:right w:val="none" w:sz="0" w:space="0" w:color="auto"/>
      </w:divBdr>
    </w:div>
    <w:div w:id="1204825445">
      <w:bodyDiv w:val="1"/>
      <w:marLeft w:val="0"/>
      <w:marRight w:val="0"/>
      <w:marTop w:val="0"/>
      <w:marBottom w:val="0"/>
      <w:divBdr>
        <w:top w:val="none" w:sz="0" w:space="0" w:color="auto"/>
        <w:left w:val="none" w:sz="0" w:space="0" w:color="auto"/>
        <w:bottom w:val="none" w:sz="0" w:space="0" w:color="auto"/>
        <w:right w:val="none" w:sz="0" w:space="0" w:color="auto"/>
      </w:divBdr>
    </w:div>
    <w:div w:id="1205216688">
      <w:bodyDiv w:val="1"/>
      <w:marLeft w:val="0"/>
      <w:marRight w:val="0"/>
      <w:marTop w:val="0"/>
      <w:marBottom w:val="0"/>
      <w:divBdr>
        <w:top w:val="none" w:sz="0" w:space="0" w:color="auto"/>
        <w:left w:val="none" w:sz="0" w:space="0" w:color="auto"/>
        <w:bottom w:val="none" w:sz="0" w:space="0" w:color="auto"/>
        <w:right w:val="none" w:sz="0" w:space="0" w:color="auto"/>
      </w:divBdr>
    </w:div>
    <w:div w:id="1205678327">
      <w:bodyDiv w:val="1"/>
      <w:marLeft w:val="0"/>
      <w:marRight w:val="0"/>
      <w:marTop w:val="0"/>
      <w:marBottom w:val="0"/>
      <w:divBdr>
        <w:top w:val="none" w:sz="0" w:space="0" w:color="auto"/>
        <w:left w:val="none" w:sz="0" w:space="0" w:color="auto"/>
        <w:bottom w:val="none" w:sz="0" w:space="0" w:color="auto"/>
        <w:right w:val="none" w:sz="0" w:space="0" w:color="auto"/>
      </w:divBdr>
    </w:div>
    <w:div w:id="1206335341">
      <w:bodyDiv w:val="1"/>
      <w:marLeft w:val="0"/>
      <w:marRight w:val="0"/>
      <w:marTop w:val="0"/>
      <w:marBottom w:val="0"/>
      <w:divBdr>
        <w:top w:val="none" w:sz="0" w:space="0" w:color="auto"/>
        <w:left w:val="none" w:sz="0" w:space="0" w:color="auto"/>
        <w:bottom w:val="none" w:sz="0" w:space="0" w:color="auto"/>
        <w:right w:val="none" w:sz="0" w:space="0" w:color="auto"/>
      </w:divBdr>
    </w:div>
    <w:div w:id="1206600599">
      <w:bodyDiv w:val="1"/>
      <w:marLeft w:val="0"/>
      <w:marRight w:val="0"/>
      <w:marTop w:val="0"/>
      <w:marBottom w:val="0"/>
      <w:divBdr>
        <w:top w:val="none" w:sz="0" w:space="0" w:color="auto"/>
        <w:left w:val="none" w:sz="0" w:space="0" w:color="auto"/>
        <w:bottom w:val="none" w:sz="0" w:space="0" w:color="auto"/>
        <w:right w:val="none" w:sz="0" w:space="0" w:color="auto"/>
      </w:divBdr>
    </w:div>
    <w:div w:id="1207332740">
      <w:bodyDiv w:val="1"/>
      <w:marLeft w:val="0"/>
      <w:marRight w:val="0"/>
      <w:marTop w:val="0"/>
      <w:marBottom w:val="0"/>
      <w:divBdr>
        <w:top w:val="none" w:sz="0" w:space="0" w:color="auto"/>
        <w:left w:val="none" w:sz="0" w:space="0" w:color="auto"/>
        <w:bottom w:val="none" w:sz="0" w:space="0" w:color="auto"/>
        <w:right w:val="none" w:sz="0" w:space="0" w:color="auto"/>
      </w:divBdr>
    </w:div>
    <w:div w:id="1207840631">
      <w:bodyDiv w:val="1"/>
      <w:marLeft w:val="0"/>
      <w:marRight w:val="0"/>
      <w:marTop w:val="0"/>
      <w:marBottom w:val="0"/>
      <w:divBdr>
        <w:top w:val="none" w:sz="0" w:space="0" w:color="auto"/>
        <w:left w:val="none" w:sz="0" w:space="0" w:color="auto"/>
        <w:bottom w:val="none" w:sz="0" w:space="0" w:color="auto"/>
        <w:right w:val="none" w:sz="0" w:space="0" w:color="auto"/>
      </w:divBdr>
    </w:div>
    <w:div w:id="1208225600">
      <w:bodyDiv w:val="1"/>
      <w:marLeft w:val="0"/>
      <w:marRight w:val="0"/>
      <w:marTop w:val="0"/>
      <w:marBottom w:val="0"/>
      <w:divBdr>
        <w:top w:val="none" w:sz="0" w:space="0" w:color="auto"/>
        <w:left w:val="none" w:sz="0" w:space="0" w:color="auto"/>
        <w:bottom w:val="none" w:sz="0" w:space="0" w:color="auto"/>
        <w:right w:val="none" w:sz="0" w:space="0" w:color="auto"/>
      </w:divBdr>
    </w:div>
    <w:div w:id="1208955507">
      <w:bodyDiv w:val="1"/>
      <w:marLeft w:val="0"/>
      <w:marRight w:val="0"/>
      <w:marTop w:val="0"/>
      <w:marBottom w:val="0"/>
      <w:divBdr>
        <w:top w:val="none" w:sz="0" w:space="0" w:color="auto"/>
        <w:left w:val="none" w:sz="0" w:space="0" w:color="auto"/>
        <w:bottom w:val="none" w:sz="0" w:space="0" w:color="auto"/>
        <w:right w:val="none" w:sz="0" w:space="0" w:color="auto"/>
      </w:divBdr>
    </w:div>
    <w:div w:id="1209368419">
      <w:bodyDiv w:val="1"/>
      <w:marLeft w:val="0"/>
      <w:marRight w:val="0"/>
      <w:marTop w:val="0"/>
      <w:marBottom w:val="0"/>
      <w:divBdr>
        <w:top w:val="none" w:sz="0" w:space="0" w:color="auto"/>
        <w:left w:val="none" w:sz="0" w:space="0" w:color="auto"/>
        <w:bottom w:val="none" w:sz="0" w:space="0" w:color="auto"/>
        <w:right w:val="none" w:sz="0" w:space="0" w:color="auto"/>
      </w:divBdr>
    </w:div>
    <w:div w:id="1210460779">
      <w:bodyDiv w:val="1"/>
      <w:marLeft w:val="0"/>
      <w:marRight w:val="0"/>
      <w:marTop w:val="0"/>
      <w:marBottom w:val="0"/>
      <w:divBdr>
        <w:top w:val="none" w:sz="0" w:space="0" w:color="auto"/>
        <w:left w:val="none" w:sz="0" w:space="0" w:color="auto"/>
        <w:bottom w:val="none" w:sz="0" w:space="0" w:color="auto"/>
        <w:right w:val="none" w:sz="0" w:space="0" w:color="auto"/>
      </w:divBdr>
    </w:div>
    <w:div w:id="1210529374">
      <w:bodyDiv w:val="1"/>
      <w:marLeft w:val="0"/>
      <w:marRight w:val="0"/>
      <w:marTop w:val="0"/>
      <w:marBottom w:val="0"/>
      <w:divBdr>
        <w:top w:val="none" w:sz="0" w:space="0" w:color="auto"/>
        <w:left w:val="none" w:sz="0" w:space="0" w:color="auto"/>
        <w:bottom w:val="none" w:sz="0" w:space="0" w:color="auto"/>
        <w:right w:val="none" w:sz="0" w:space="0" w:color="auto"/>
      </w:divBdr>
    </w:div>
    <w:div w:id="1211117062">
      <w:bodyDiv w:val="1"/>
      <w:marLeft w:val="0"/>
      <w:marRight w:val="0"/>
      <w:marTop w:val="0"/>
      <w:marBottom w:val="0"/>
      <w:divBdr>
        <w:top w:val="none" w:sz="0" w:space="0" w:color="auto"/>
        <w:left w:val="none" w:sz="0" w:space="0" w:color="auto"/>
        <w:bottom w:val="none" w:sz="0" w:space="0" w:color="auto"/>
        <w:right w:val="none" w:sz="0" w:space="0" w:color="auto"/>
      </w:divBdr>
    </w:div>
    <w:div w:id="1211574540">
      <w:bodyDiv w:val="1"/>
      <w:marLeft w:val="0"/>
      <w:marRight w:val="0"/>
      <w:marTop w:val="0"/>
      <w:marBottom w:val="0"/>
      <w:divBdr>
        <w:top w:val="none" w:sz="0" w:space="0" w:color="auto"/>
        <w:left w:val="none" w:sz="0" w:space="0" w:color="auto"/>
        <w:bottom w:val="none" w:sz="0" w:space="0" w:color="auto"/>
        <w:right w:val="none" w:sz="0" w:space="0" w:color="auto"/>
      </w:divBdr>
    </w:div>
    <w:div w:id="1211722366">
      <w:bodyDiv w:val="1"/>
      <w:marLeft w:val="0"/>
      <w:marRight w:val="0"/>
      <w:marTop w:val="0"/>
      <w:marBottom w:val="0"/>
      <w:divBdr>
        <w:top w:val="none" w:sz="0" w:space="0" w:color="auto"/>
        <w:left w:val="none" w:sz="0" w:space="0" w:color="auto"/>
        <w:bottom w:val="none" w:sz="0" w:space="0" w:color="auto"/>
        <w:right w:val="none" w:sz="0" w:space="0" w:color="auto"/>
      </w:divBdr>
    </w:div>
    <w:div w:id="1212772014">
      <w:bodyDiv w:val="1"/>
      <w:marLeft w:val="0"/>
      <w:marRight w:val="0"/>
      <w:marTop w:val="0"/>
      <w:marBottom w:val="0"/>
      <w:divBdr>
        <w:top w:val="none" w:sz="0" w:space="0" w:color="auto"/>
        <w:left w:val="none" w:sz="0" w:space="0" w:color="auto"/>
        <w:bottom w:val="none" w:sz="0" w:space="0" w:color="auto"/>
        <w:right w:val="none" w:sz="0" w:space="0" w:color="auto"/>
      </w:divBdr>
    </w:div>
    <w:div w:id="1212888473">
      <w:bodyDiv w:val="1"/>
      <w:marLeft w:val="0"/>
      <w:marRight w:val="0"/>
      <w:marTop w:val="0"/>
      <w:marBottom w:val="0"/>
      <w:divBdr>
        <w:top w:val="none" w:sz="0" w:space="0" w:color="auto"/>
        <w:left w:val="none" w:sz="0" w:space="0" w:color="auto"/>
        <w:bottom w:val="none" w:sz="0" w:space="0" w:color="auto"/>
        <w:right w:val="none" w:sz="0" w:space="0" w:color="auto"/>
      </w:divBdr>
    </w:div>
    <w:div w:id="1213036587">
      <w:bodyDiv w:val="1"/>
      <w:marLeft w:val="0"/>
      <w:marRight w:val="0"/>
      <w:marTop w:val="0"/>
      <w:marBottom w:val="0"/>
      <w:divBdr>
        <w:top w:val="none" w:sz="0" w:space="0" w:color="auto"/>
        <w:left w:val="none" w:sz="0" w:space="0" w:color="auto"/>
        <w:bottom w:val="none" w:sz="0" w:space="0" w:color="auto"/>
        <w:right w:val="none" w:sz="0" w:space="0" w:color="auto"/>
      </w:divBdr>
    </w:div>
    <w:div w:id="1214461260">
      <w:bodyDiv w:val="1"/>
      <w:marLeft w:val="0"/>
      <w:marRight w:val="0"/>
      <w:marTop w:val="0"/>
      <w:marBottom w:val="0"/>
      <w:divBdr>
        <w:top w:val="none" w:sz="0" w:space="0" w:color="auto"/>
        <w:left w:val="none" w:sz="0" w:space="0" w:color="auto"/>
        <w:bottom w:val="none" w:sz="0" w:space="0" w:color="auto"/>
        <w:right w:val="none" w:sz="0" w:space="0" w:color="auto"/>
      </w:divBdr>
    </w:div>
    <w:div w:id="1214923672">
      <w:bodyDiv w:val="1"/>
      <w:marLeft w:val="0"/>
      <w:marRight w:val="0"/>
      <w:marTop w:val="0"/>
      <w:marBottom w:val="0"/>
      <w:divBdr>
        <w:top w:val="none" w:sz="0" w:space="0" w:color="auto"/>
        <w:left w:val="none" w:sz="0" w:space="0" w:color="auto"/>
        <w:bottom w:val="none" w:sz="0" w:space="0" w:color="auto"/>
        <w:right w:val="none" w:sz="0" w:space="0" w:color="auto"/>
      </w:divBdr>
    </w:div>
    <w:div w:id="1215124078">
      <w:bodyDiv w:val="1"/>
      <w:marLeft w:val="0"/>
      <w:marRight w:val="0"/>
      <w:marTop w:val="0"/>
      <w:marBottom w:val="0"/>
      <w:divBdr>
        <w:top w:val="none" w:sz="0" w:space="0" w:color="auto"/>
        <w:left w:val="none" w:sz="0" w:space="0" w:color="auto"/>
        <w:bottom w:val="none" w:sz="0" w:space="0" w:color="auto"/>
        <w:right w:val="none" w:sz="0" w:space="0" w:color="auto"/>
      </w:divBdr>
    </w:div>
    <w:div w:id="1215654554">
      <w:bodyDiv w:val="1"/>
      <w:marLeft w:val="0"/>
      <w:marRight w:val="0"/>
      <w:marTop w:val="0"/>
      <w:marBottom w:val="0"/>
      <w:divBdr>
        <w:top w:val="none" w:sz="0" w:space="0" w:color="auto"/>
        <w:left w:val="none" w:sz="0" w:space="0" w:color="auto"/>
        <w:bottom w:val="none" w:sz="0" w:space="0" w:color="auto"/>
        <w:right w:val="none" w:sz="0" w:space="0" w:color="auto"/>
      </w:divBdr>
    </w:div>
    <w:div w:id="1215697676">
      <w:bodyDiv w:val="1"/>
      <w:marLeft w:val="0"/>
      <w:marRight w:val="0"/>
      <w:marTop w:val="0"/>
      <w:marBottom w:val="0"/>
      <w:divBdr>
        <w:top w:val="none" w:sz="0" w:space="0" w:color="auto"/>
        <w:left w:val="none" w:sz="0" w:space="0" w:color="auto"/>
        <w:bottom w:val="none" w:sz="0" w:space="0" w:color="auto"/>
        <w:right w:val="none" w:sz="0" w:space="0" w:color="auto"/>
      </w:divBdr>
    </w:div>
    <w:div w:id="1216233840">
      <w:bodyDiv w:val="1"/>
      <w:marLeft w:val="0"/>
      <w:marRight w:val="0"/>
      <w:marTop w:val="0"/>
      <w:marBottom w:val="0"/>
      <w:divBdr>
        <w:top w:val="none" w:sz="0" w:space="0" w:color="auto"/>
        <w:left w:val="none" w:sz="0" w:space="0" w:color="auto"/>
        <w:bottom w:val="none" w:sz="0" w:space="0" w:color="auto"/>
        <w:right w:val="none" w:sz="0" w:space="0" w:color="auto"/>
      </w:divBdr>
    </w:div>
    <w:div w:id="1216237069">
      <w:bodyDiv w:val="1"/>
      <w:marLeft w:val="0"/>
      <w:marRight w:val="0"/>
      <w:marTop w:val="0"/>
      <w:marBottom w:val="0"/>
      <w:divBdr>
        <w:top w:val="none" w:sz="0" w:space="0" w:color="auto"/>
        <w:left w:val="none" w:sz="0" w:space="0" w:color="auto"/>
        <w:bottom w:val="none" w:sz="0" w:space="0" w:color="auto"/>
        <w:right w:val="none" w:sz="0" w:space="0" w:color="auto"/>
      </w:divBdr>
    </w:div>
    <w:div w:id="1216551603">
      <w:bodyDiv w:val="1"/>
      <w:marLeft w:val="0"/>
      <w:marRight w:val="0"/>
      <w:marTop w:val="0"/>
      <w:marBottom w:val="0"/>
      <w:divBdr>
        <w:top w:val="none" w:sz="0" w:space="0" w:color="auto"/>
        <w:left w:val="none" w:sz="0" w:space="0" w:color="auto"/>
        <w:bottom w:val="none" w:sz="0" w:space="0" w:color="auto"/>
        <w:right w:val="none" w:sz="0" w:space="0" w:color="auto"/>
      </w:divBdr>
    </w:div>
    <w:div w:id="1217163572">
      <w:bodyDiv w:val="1"/>
      <w:marLeft w:val="0"/>
      <w:marRight w:val="0"/>
      <w:marTop w:val="0"/>
      <w:marBottom w:val="0"/>
      <w:divBdr>
        <w:top w:val="none" w:sz="0" w:space="0" w:color="auto"/>
        <w:left w:val="none" w:sz="0" w:space="0" w:color="auto"/>
        <w:bottom w:val="none" w:sz="0" w:space="0" w:color="auto"/>
        <w:right w:val="none" w:sz="0" w:space="0" w:color="auto"/>
      </w:divBdr>
    </w:div>
    <w:div w:id="1217278987">
      <w:bodyDiv w:val="1"/>
      <w:marLeft w:val="0"/>
      <w:marRight w:val="0"/>
      <w:marTop w:val="0"/>
      <w:marBottom w:val="0"/>
      <w:divBdr>
        <w:top w:val="none" w:sz="0" w:space="0" w:color="auto"/>
        <w:left w:val="none" w:sz="0" w:space="0" w:color="auto"/>
        <w:bottom w:val="none" w:sz="0" w:space="0" w:color="auto"/>
        <w:right w:val="none" w:sz="0" w:space="0" w:color="auto"/>
      </w:divBdr>
    </w:div>
    <w:div w:id="1217668974">
      <w:bodyDiv w:val="1"/>
      <w:marLeft w:val="0"/>
      <w:marRight w:val="0"/>
      <w:marTop w:val="0"/>
      <w:marBottom w:val="0"/>
      <w:divBdr>
        <w:top w:val="none" w:sz="0" w:space="0" w:color="auto"/>
        <w:left w:val="none" w:sz="0" w:space="0" w:color="auto"/>
        <w:bottom w:val="none" w:sz="0" w:space="0" w:color="auto"/>
        <w:right w:val="none" w:sz="0" w:space="0" w:color="auto"/>
      </w:divBdr>
    </w:div>
    <w:div w:id="1218667240">
      <w:bodyDiv w:val="1"/>
      <w:marLeft w:val="0"/>
      <w:marRight w:val="0"/>
      <w:marTop w:val="0"/>
      <w:marBottom w:val="0"/>
      <w:divBdr>
        <w:top w:val="none" w:sz="0" w:space="0" w:color="auto"/>
        <w:left w:val="none" w:sz="0" w:space="0" w:color="auto"/>
        <w:bottom w:val="none" w:sz="0" w:space="0" w:color="auto"/>
        <w:right w:val="none" w:sz="0" w:space="0" w:color="auto"/>
      </w:divBdr>
    </w:div>
    <w:div w:id="1218711268">
      <w:bodyDiv w:val="1"/>
      <w:marLeft w:val="0"/>
      <w:marRight w:val="0"/>
      <w:marTop w:val="0"/>
      <w:marBottom w:val="0"/>
      <w:divBdr>
        <w:top w:val="none" w:sz="0" w:space="0" w:color="auto"/>
        <w:left w:val="none" w:sz="0" w:space="0" w:color="auto"/>
        <w:bottom w:val="none" w:sz="0" w:space="0" w:color="auto"/>
        <w:right w:val="none" w:sz="0" w:space="0" w:color="auto"/>
      </w:divBdr>
    </w:div>
    <w:div w:id="1218783646">
      <w:bodyDiv w:val="1"/>
      <w:marLeft w:val="0"/>
      <w:marRight w:val="0"/>
      <w:marTop w:val="0"/>
      <w:marBottom w:val="0"/>
      <w:divBdr>
        <w:top w:val="none" w:sz="0" w:space="0" w:color="auto"/>
        <w:left w:val="none" w:sz="0" w:space="0" w:color="auto"/>
        <w:bottom w:val="none" w:sz="0" w:space="0" w:color="auto"/>
        <w:right w:val="none" w:sz="0" w:space="0" w:color="auto"/>
      </w:divBdr>
    </w:div>
    <w:div w:id="1219129624">
      <w:bodyDiv w:val="1"/>
      <w:marLeft w:val="0"/>
      <w:marRight w:val="0"/>
      <w:marTop w:val="0"/>
      <w:marBottom w:val="0"/>
      <w:divBdr>
        <w:top w:val="none" w:sz="0" w:space="0" w:color="auto"/>
        <w:left w:val="none" w:sz="0" w:space="0" w:color="auto"/>
        <w:bottom w:val="none" w:sz="0" w:space="0" w:color="auto"/>
        <w:right w:val="none" w:sz="0" w:space="0" w:color="auto"/>
      </w:divBdr>
    </w:div>
    <w:div w:id="1219169397">
      <w:bodyDiv w:val="1"/>
      <w:marLeft w:val="0"/>
      <w:marRight w:val="0"/>
      <w:marTop w:val="0"/>
      <w:marBottom w:val="0"/>
      <w:divBdr>
        <w:top w:val="none" w:sz="0" w:space="0" w:color="auto"/>
        <w:left w:val="none" w:sz="0" w:space="0" w:color="auto"/>
        <w:bottom w:val="none" w:sz="0" w:space="0" w:color="auto"/>
        <w:right w:val="none" w:sz="0" w:space="0" w:color="auto"/>
      </w:divBdr>
    </w:div>
    <w:div w:id="1219249450">
      <w:bodyDiv w:val="1"/>
      <w:marLeft w:val="0"/>
      <w:marRight w:val="0"/>
      <w:marTop w:val="0"/>
      <w:marBottom w:val="0"/>
      <w:divBdr>
        <w:top w:val="none" w:sz="0" w:space="0" w:color="auto"/>
        <w:left w:val="none" w:sz="0" w:space="0" w:color="auto"/>
        <w:bottom w:val="none" w:sz="0" w:space="0" w:color="auto"/>
        <w:right w:val="none" w:sz="0" w:space="0" w:color="auto"/>
      </w:divBdr>
    </w:div>
    <w:div w:id="1219320497">
      <w:bodyDiv w:val="1"/>
      <w:marLeft w:val="0"/>
      <w:marRight w:val="0"/>
      <w:marTop w:val="0"/>
      <w:marBottom w:val="0"/>
      <w:divBdr>
        <w:top w:val="none" w:sz="0" w:space="0" w:color="auto"/>
        <w:left w:val="none" w:sz="0" w:space="0" w:color="auto"/>
        <w:bottom w:val="none" w:sz="0" w:space="0" w:color="auto"/>
        <w:right w:val="none" w:sz="0" w:space="0" w:color="auto"/>
      </w:divBdr>
    </w:div>
    <w:div w:id="1219904556">
      <w:bodyDiv w:val="1"/>
      <w:marLeft w:val="0"/>
      <w:marRight w:val="0"/>
      <w:marTop w:val="0"/>
      <w:marBottom w:val="0"/>
      <w:divBdr>
        <w:top w:val="none" w:sz="0" w:space="0" w:color="auto"/>
        <w:left w:val="none" w:sz="0" w:space="0" w:color="auto"/>
        <w:bottom w:val="none" w:sz="0" w:space="0" w:color="auto"/>
        <w:right w:val="none" w:sz="0" w:space="0" w:color="auto"/>
      </w:divBdr>
    </w:div>
    <w:div w:id="1220439409">
      <w:bodyDiv w:val="1"/>
      <w:marLeft w:val="0"/>
      <w:marRight w:val="0"/>
      <w:marTop w:val="0"/>
      <w:marBottom w:val="0"/>
      <w:divBdr>
        <w:top w:val="none" w:sz="0" w:space="0" w:color="auto"/>
        <w:left w:val="none" w:sz="0" w:space="0" w:color="auto"/>
        <w:bottom w:val="none" w:sz="0" w:space="0" w:color="auto"/>
        <w:right w:val="none" w:sz="0" w:space="0" w:color="auto"/>
      </w:divBdr>
    </w:div>
    <w:div w:id="1220635392">
      <w:bodyDiv w:val="1"/>
      <w:marLeft w:val="0"/>
      <w:marRight w:val="0"/>
      <w:marTop w:val="0"/>
      <w:marBottom w:val="0"/>
      <w:divBdr>
        <w:top w:val="none" w:sz="0" w:space="0" w:color="auto"/>
        <w:left w:val="none" w:sz="0" w:space="0" w:color="auto"/>
        <w:bottom w:val="none" w:sz="0" w:space="0" w:color="auto"/>
        <w:right w:val="none" w:sz="0" w:space="0" w:color="auto"/>
      </w:divBdr>
    </w:div>
    <w:div w:id="1220822415">
      <w:bodyDiv w:val="1"/>
      <w:marLeft w:val="0"/>
      <w:marRight w:val="0"/>
      <w:marTop w:val="0"/>
      <w:marBottom w:val="0"/>
      <w:divBdr>
        <w:top w:val="none" w:sz="0" w:space="0" w:color="auto"/>
        <w:left w:val="none" w:sz="0" w:space="0" w:color="auto"/>
        <w:bottom w:val="none" w:sz="0" w:space="0" w:color="auto"/>
        <w:right w:val="none" w:sz="0" w:space="0" w:color="auto"/>
      </w:divBdr>
    </w:div>
    <w:div w:id="1221478165">
      <w:bodyDiv w:val="1"/>
      <w:marLeft w:val="0"/>
      <w:marRight w:val="0"/>
      <w:marTop w:val="0"/>
      <w:marBottom w:val="0"/>
      <w:divBdr>
        <w:top w:val="none" w:sz="0" w:space="0" w:color="auto"/>
        <w:left w:val="none" w:sz="0" w:space="0" w:color="auto"/>
        <w:bottom w:val="none" w:sz="0" w:space="0" w:color="auto"/>
        <w:right w:val="none" w:sz="0" w:space="0" w:color="auto"/>
      </w:divBdr>
    </w:div>
    <w:div w:id="1222205863">
      <w:bodyDiv w:val="1"/>
      <w:marLeft w:val="0"/>
      <w:marRight w:val="0"/>
      <w:marTop w:val="0"/>
      <w:marBottom w:val="0"/>
      <w:divBdr>
        <w:top w:val="none" w:sz="0" w:space="0" w:color="auto"/>
        <w:left w:val="none" w:sz="0" w:space="0" w:color="auto"/>
        <w:bottom w:val="none" w:sz="0" w:space="0" w:color="auto"/>
        <w:right w:val="none" w:sz="0" w:space="0" w:color="auto"/>
      </w:divBdr>
    </w:div>
    <w:div w:id="1222641777">
      <w:bodyDiv w:val="1"/>
      <w:marLeft w:val="0"/>
      <w:marRight w:val="0"/>
      <w:marTop w:val="0"/>
      <w:marBottom w:val="0"/>
      <w:divBdr>
        <w:top w:val="none" w:sz="0" w:space="0" w:color="auto"/>
        <w:left w:val="none" w:sz="0" w:space="0" w:color="auto"/>
        <w:bottom w:val="none" w:sz="0" w:space="0" w:color="auto"/>
        <w:right w:val="none" w:sz="0" w:space="0" w:color="auto"/>
      </w:divBdr>
    </w:div>
    <w:div w:id="1222787830">
      <w:bodyDiv w:val="1"/>
      <w:marLeft w:val="0"/>
      <w:marRight w:val="0"/>
      <w:marTop w:val="0"/>
      <w:marBottom w:val="0"/>
      <w:divBdr>
        <w:top w:val="none" w:sz="0" w:space="0" w:color="auto"/>
        <w:left w:val="none" w:sz="0" w:space="0" w:color="auto"/>
        <w:bottom w:val="none" w:sz="0" w:space="0" w:color="auto"/>
        <w:right w:val="none" w:sz="0" w:space="0" w:color="auto"/>
      </w:divBdr>
    </w:div>
    <w:div w:id="1223637377">
      <w:bodyDiv w:val="1"/>
      <w:marLeft w:val="0"/>
      <w:marRight w:val="0"/>
      <w:marTop w:val="0"/>
      <w:marBottom w:val="0"/>
      <w:divBdr>
        <w:top w:val="none" w:sz="0" w:space="0" w:color="auto"/>
        <w:left w:val="none" w:sz="0" w:space="0" w:color="auto"/>
        <w:bottom w:val="none" w:sz="0" w:space="0" w:color="auto"/>
        <w:right w:val="none" w:sz="0" w:space="0" w:color="auto"/>
      </w:divBdr>
    </w:div>
    <w:div w:id="1223640744">
      <w:bodyDiv w:val="1"/>
      <w:marLeft w:val="0"/>
      <w:marRight w:val="0"/>
      <w:marTop w:val="0"/>
      <w:marBottom w:val="0"/>
      <w:divBdr>
        <w:top w:val="none" w:sz="0" w:space="0" w:color="auto"/>
        <w:left w:val="none" w:sz="0" w:space="0" w:color="auto"/>
        <w:bottom w:val="none" w:sz="0" w:space="0" w:color="auto"/>
        <w:right w:val="none" w:sz="0" w:space="0" w:color="auto"/>
      </w:divBdr>
    </w:div>
    <w:div w:id="1223641773">
      <w:bodyDiv w:val="1"/>
      <w:marLeft w:val="0"/>
      <w:marRight w:val="0"/>
      <w:marTop w:val="0"/>
      <w:marBottom w:val="0"/>
      <w:divBdr>
        <w:top w:val="none" w:sz="0" w:space="0" w:color="auto"/>
        <w:left w:val="none" w:sz="0" w:space="0" w:color="auto"/>
        <w:bottom w:val="none" w:sz="0" w:space="0" w:color="auto"/>
        <w:right w:val="none" w:sz="0" w:space="0" w:color="auto"/>
      </w:divBdr>
    </w:div>
    <w:div w:id="1223951402">
      <w:bodyDiv w:val="1"/>
      <w:marLeft w:val="0"/>
      <w:marRight w:val="0"/>
      <w:marTop w:val="0"/>
      <w:marBottom w:val="0"/>
      <w:divBdr>
        <w:top w:val="none" w:sz="0" w:space="0" w:color="auto"/>
        <w:left w:val="none" w:sz="0" w:space="0" w:color="auto"/>
        <w:bottom w:val="none" w:sz="0" w:space="0" w:color="auto"/>
        <w:right w:val="none" w:sz="0" w:space="0" w:color="auto"/>
      </w:divBdr>
    </w:div>
    <w:div w:id="1224103236">
      <w:bodyDiv w:val="1"/>
      <w:marLeft w:val="0"/>
      <w:marRight w:val="0"/>
      <w:marTop w:val="0"/>
      <w:marBottom w:val="0"/>
      <w:divBdr>
        <w:top w:val="none" w:sz="0" w:space="0" w:color="auto"/>
        <w:left w:val="none" w:sz="0" w:space="0" w:color="auto"/>
        <w:bottom w:val="none" w:sz="0" w:space="0" w:color="auto"/>
        <w:right w:val="none" w:sz="0" w:space="0" w:color="auto"/>
      </w:divBdr>
    </w:div>
    <w:div w:id="1224636935">
      <w:bodyDiv w:val="1"/>
      <w:marLeft w:val="0"/>
      <w:marRight w:val="0"/>
      <w:marTop w:val="0"/>
      <w:marBottom w:val="0"/>
      <w:divBdr>
        <w:top w:val="none" w:sz="0" w:space="0" w:color="auto"/>
        <w:left w:val="none" w:sz="0" w:space="0" w:color="auto"/>
        <w:bottom w:val="none" w:sz="0" w:space="0" w:color="auto"/>
        <w:right w:val="none" w:sz="0" w:space="0" w:color="auto"/>
      </w:divBdr>
    </w:div>
    <w:div w:id="1225262308">
      <w:bodyDiv w:val="1"/>
      <w:marLeft w:val="0"/>
      <w:marRight w:val="0"/>
      <w:marTop w:val="0"/>
      <w:marBottom w:val="0"/>
      <w:divBdr>
        <w:top w:val="none" w:sz="0" w:space="0" w:color="auto"/>
        <w:left w:val="none" w:sz="0" w:space="0" w:color="auto"/>
        <w:bottom w:val="none" w:sz="0" w:space="0" w:color="auto"/>
        <w:right w:val="none" w:sz="0" w:space="0" w:color="auto"/>
      </w:divBdr>
    </w:div>
    <w:div w:id="1225723921">
      <w:bodyDiv w:val="1"/>
      <w:marLeft w:val="0"/>
      <w:marRight w:val="0"/>
      <w:marTop w:val="0"/>
      <w:marBottom w:val="0"/>
      <w:divBdr>
        <w:top w:val="none" w:sz="0" w:space="0" w:color="auto"/>
        <w:left w:val="none" w:sz="0" w:space="0" w:color="auto"/>
        <w:bottom w:val="none" w:sz="0" w:space="0" w:color="auto"/>
        <w:right w:val="none" w:sz="0" w:space="0" w:color="auto"/>
      </w:divBdr>
    </w:div>
    <w:div w:id="1226066732">
      <w:bodyDiv w:val="1"/>
      <w:marLeft w:val="0"/>
      <w:marRight w:val="0"/>
      <w:marTop w:val="0"/>
      <w:marBottom w:val="0"/>
      <w:divBdr>
        <w:top w:val="none" w:sz="0" w:space="0" w:color="auto"/>
        <w:left w:val="none" w:sz="0" w:space="0" w:color="auto"/>
        <w:bottom w:val="none" w:sz="0" w:space="0" w:color="auto"/>
        <w:right w:val="none" w:sz="0" w:space="0" w:color="auto"/>
      </w:divBdr>
    </w:div>
    <w:div w:id="1226139093">
      <w:bodyDiv w:val="1"/>
      <w:marLeft w:val="0"/>
      <w:marRight w:val="0"/>
      <w:marTop w:val="0"/>
      <w:marBottom w:val="0"/>
      <w:divBdr>
        <w:top w:val="none" w:sz="0" w:space="0" w:color="auto"/>
        <w:left w:val="none" w:sz="0" w:space="0" w:color="auto"/>
        <w:bottom w:val="none" w:sz="0" w:space="0" w:color="auto"/>
        <w:right w:val="none" w:sz="0" w:space="0" w:color="auto"/>
      </w:divBdr>
    </w:div>
    <w:div w:id="1226145708">
      <w:bodyDiv w:val="1"/>
      <w:marLeft w:val="0"/>
      <w:marRight w:val="0"/>
      <w:marTop w:val="0"/>
      <w:marBottom w:val="0"/>
      <w:divBdr>
        <w:top w:val="none" w:sz="0" w:space="0" w:color="auto"/>
        <w:left w:val="none" w:sz="0" w:space="0" w:color="auto"/>
        <w:bottom w:val="none" w:sz="0" w:space="0" w:color="auto"/>
        <w:right w:val="none" w:sz="0" w:space="0" w:color="auto"/>
      </w:divBdr>
    </w:div>
    <w:div w:id="1226800426">
      <w:bodyDiv w:val="1"/>
      <w:marLeft w:val="0"/>
      <w:marRight w:val="0"/>
      <w:marTop w:val="0"/>
      <w:marBottom w:val="0"/>
      <w:divBdr>
        <w:top w:val="none" w:sz="0" w:space="0" w:color="auto"/>
        <w:left w:val="none" w:sz="0" w:space="0" w:color="auto"/>
        <w:bottom w:val="none" w:sz="0" w:space="0" w:color="auto"/>
        <w:right w:val="none" w:sz="0" w:space="0" w:color="auto"/>
      </w:divBdr>
    </w:div>
    <w:div w:id="1227108667">
      <w:bodyDiv w:val="1"/>
      <w:marLeft w:val="0"/>
      <w:marRight w:val="0"/>
      <w:marTop w:val="0"/>
      <w:marBottom w:val="0"/>
      <w:divBdr>
        <w:top w:val="none" w:sz="0" w:space="0" w:color="auto"/>
        <w:left w:val="none" w:sz="0" w:space="0" w:color="auto"/>
        <w:bottom w:val="none" w:sz="0" w:space="0" w:color="auto"/>
        <w:right w:val="none" w:sz="0" w:space="0" w:color="auto"/>
      </w:divBdr>
    </w:div>
    <w:div w:id="1227111303">
      <w:bodyDiv w:val="1"/>
      <w:marLeft w:val="0"/>
      <w:marRight w:val="0"/>
      <w:marTop w:val="0"/>
      <w:marBottom w:val="0"/>
      <w:divBdr>
        <w:top w:val="none" w:sz="0" w:space="0" w:color="auto"/>
        <w:left w:val="none" w:sz="0" w:space="0" w:color="auto"/>
        <w:bottom w:val="none" w:sz="0" w:space="0" w:color="auto"/>
        <w:right w:val="none" w:sz="0" w:space="0" w:color="auto"/>
      </w:divBdr>
    </w:div>
    <w:div w:id="1227183140">
      <w:bodyDiv w:val="1"/>
      <w:marLeft w:val="0"/>
      <w:marRight w:val="0"/>
      <w:marTop w:val="0"/>
      <w:marBottom w:val="0"/>
      <w:divBdr>
        <w:top w:val="none" w:sz="0" w:space="0" w:color="auto"/>
        <w:left w:val="none" w:sz="0" w:space="0" w:color="auto"/>
        <w:bottom w:val="none" w:sz="0" w:space="0" w:color="auto"/>
        <w:right w:val="none" w:sz="0" w:space="0" w:color="auto"/>
      </w:divBdr>
    </w:div>
    <w:div w:id="1227183523">
      <w:bodyDiv w:val="1"/>
      <w:marLeft w:val="0"/>
      <w:marRight w:val="0"/>
      <w:marTop w:val="0"/>
      <w:marBottom w:val="0"/>
      <w:divBdr>
        <w:top w:val="none" w:sz="0" w:space="0" w:color="auto"/>
        <w:left w:val="none" w:sz="0" w:space="0" w:color="auto"/>
        <w:bottom w:val="none" w:sz="0" w:space="0" w:color="auto"/>
        <w:right w:val="none" w:sz="0" w:space="0" w:color="auto"/>
      </w:divBdr>
    </w:div>
    <w:div w:id="1227258075">
      <w:bodyDiv w:val="1"/>
      <w:marLeft w:val="0"/>
      <w:marRight w:val="0"/>
      <w:marTop w:val="0"/>
      <w:marBottom w:val="0"/>
      <w:divBdr>
        <w:top w:val="none" w:sz="0" w:space="0" w:color="auto"/>
        <w:left w:val="none" w:sz="0" w:space="0" w:color="auto"/>
        <w:bottom w:val="none" w:sz="0" w:space="0" w:color="auto"/>
        <w:right w:val="none" w:sz="0" w:space="0" w:color="auto"/>
      </w:divBdr>
    </w:div>
    <w:div w:id="1227448932">
      <w:bodyDiv w:val="1"/>
      <w:marLeft w:val="0"/>
      <w:marRight w:val="0"/>
      <w:marTop w:val="0"/>
      <w:marBottom w:val="0"/>
      <w:divBdr>
        <w:top w:val="none" w:sz="0" w:space="0" w:color="auto"/>
        <w:left w:val="none" w:sz="0" w:space="0" w:color="auto"/>
        <w:bottom w:val="none" w:sz="0" w:space="0" w:color="auto"/>
        <w:right w:val="none" w:sz="0" w:space="0" w:color="auto"/>
      </w:divBdr>
    </w:div>
    <w:div w:id="1229148190">
      <w:bodyDiv w:val="1"/>
      <w:marLeft w:val="0"/>
      <w:marRight w:val="0"/>
      <w:marTop w:val="0"/>
      <w:marBottom w:val="0"/>
      <w:divBdr>
        <w:top w:val="none" w:sz="0" w:space="0" w:color="auto"/>
        <w:left w:val="none" w:sz="0" w:space="0" w:color="auto"/>
        <w:bottom w:val="none" w:sz="0" w:space="0" w:color="auto"/>
        <w:right w:val="none" w:sz="0" w:space="0" w:color="auto"/>
      </w:divBdr>
    </w:div>
    <w:div w:id="1229195071">
      <w:bodyDiv w:val="1"/>
      <w:marLeft w:val="0"/>
      <w:marRight w:val="0"/>
      <w:marTop w:val="0"/>
      <w:marBottom w:val="0"/>
      <w:divBdr>
        <w:top w:val="none" w:sz="0" w:space="0" w:color="auto"/>
        <w:left w:val="none" w:sz="0" w:space="0" w:color="auto"/>
        <w:bottom w:val="none" w:sz="0" w:space="0" w:color="auto"/>
        <w:right w:val="none" w:sz="0" w:space="0" w:color="auto"/>
      </w:divBdr>
    </w:div>
    <w:div w:id="1229220040">
      <w:bodyDiv w:val="1"/>
      <w:marLeft w:val="0"/>
      <w:marRight w:val="0"/>
      <w:marTop w:val="0"/>
      <w:marBottom w:val="0"/>
      <w:divBdr>
        <w:top w:val="none" w:sz="0" w:space="0" w:color="auto"/>
        <w:left w:val="none" w:sz="0" w:space="0" w:color="auto"/>
        <w:bottom w:val="none" w:sz="0" w:space="0" w:color="auto"/>
        <w:right w:val="none" w:sz="0" w:space="0" w:color="auto"/>
      </w:divBdr>
    </w:div>
    <w:div w:id="1229535119">
      <w:bodyDiv w:val="1"/>
      <w:marLeft w:val="0"/>
      <w:marRight w:val="0"/>
      <w:marTop w:val="0"/>
      <w:marBottom w:val="0"/>
      <w:divBdr>
        <w:top w:val="none" w:sz="0" w:space="0" w:color="auto"/>
        <w:left w:val="none" w:sz="0" w:space="0" w:color="auto"/>
        <w:bottom w:val="none" w:sz="0" w:space="0" w:color="auto"/>
        <w:right w:val="none" w:sz="0" w:space="0" w:color="auto"/>
      </w:divBdr>
    </w:div>
    <w:div w:id="1230116091">
      <w:bodyDiv w:val="1"/>
      <w:marLeft w:val="0"/>
      <w:marRight w:val="0"/>
      <w:marTop w:val="0"/>
      <w:marBottom w:val="0"/>
      <w:divBdr>
        <w:top w:val="none" w:sz="0" w:space="0" w:color="auto"/>
        <w:left w:val="none" w:sz="0" w:space="0" w:color="auto"/>
        <w:bottom w:val="none" w:sz="0" w:space="0" w:color="auto"/>
        <w:right w:val="none" w:sz="0" w:space="0" w:color="auto"/>
      </w:divBdr>
    </w:div>
    <w:div w:id="1230580303">
      <w:bodyDiv w:val="1"/>
      <w:marLeft w:val="0"/>
      <w:marRight w:val="0"/>
      <w:marTop w:val="0"/>
      <w:marBottom w:val="0"/>
      <w:divBdr>
        <w:top w:val="none" w:sz="0" w:space="0" w:color="auto"/>
        <w:left w:val="none" w:sz="0" w:space="0" w:color="auto"/>
        <w:bottom w:val="none" w:sz="0" w:space="0" w:color="auto"/>
        <w:right w:val="none" w:sz="0" w:space="0" w:color="auto"/>
      </w:divBdr>
    </w:div>
    <w:div w:id="1231303653">
      <w:bodyDiv w:val="1"/>
      <w:marLeft w:val="0"/>
      <w:marRight w:val="0"/>
      <w:marTop w:val="0"/>
      <w:marBottom w:val="0"/>
      <w:divBdr>
        <w:top w:val="none" w:sz="0" w:space="0" w:color="auto"/>
        <w:left w:val="none" w:sz="0" w:space="0" w:color="auto"/>
        <w:bottom w:val="none" w:sz="0" w:space="0" w:color="auto"/>
        <w:right w:val="none" w:sz="0" w:space="0" w:color="auto"/>
      </w:divBdr>
    </w:div>
    <w:div w:id="1231576777">
      <w:bodyDiv w:val="1"/>
      <w:marLeft w:val="0"/>
      <w:marRight w:val="0"/>
      <w:marTop w:val="0"/>
      <w:marBottom w:val="0"/>
      <w:divBdr>
        <w:top w:val="none" w:sz="0" w:space="0" w:color="auto"/>
        <w:left w:val="none" w:sz="0" w:space="0" w:color="auto"/>
        <w:bottom w:val="none" w:sz="0" w:space="0" w:color="auto"/>
        <w:right w:val="none" w:sz="0" w:space="0" w:color="auto"/>
      </w:divBdr>
    </w:div>
    <w:div w:id="1231579146">
      <w:bodyDiv w:val="1"/>
      <w:marLeft w:val="0"/>
      <w:marRight w:val="0"/>
      <w:marTop w:val="0"/>
      <w:marBottom w:val="0"/>
      <w:divBdr>
        <w:top w:val="none" w:sz="0" w:space="0" w:color="auto"/>
        <w:left w:val="none" w:sz="0" w:space="0" w:color="auto"/>
        <w:bottom w:val="none" w:sz="0" w:space="0" w:color="auto"/>
        <w:right w:val="none" w:sz="0" w:space="0" w:color="auto"/>
      </w:divBdr>
    </w:div>
    <w:div w:id="1231698777">
      <w:bodyDiv w:val="1"/>
      <w:marLeft w:val="0"/>
      <w:marRight w:val="0"/>
      <w:marTop w:val="0"/>
      <w:marBottom w:val="0"/>
      <w:divBdr>
        <w:top w:val="none" w:sz="0" w:space="0" w:color="auto"/>
        <w:left w:val="none" w:sz="0" w:space="0" w:color="auto"/>
        <w:bottom w:val="none" w:sz="0" w:space="0" w:color="auto"/>
        <w:right w:val="none" w:sz="0" w:space="0" w:color="auto"/>
      </w:divBdr>
    </w:div>
    <w:div w:id="1233391412">
      <w:bodyDiv w:val="1"/>
      <w:marLeft w:val="0"/>
      <w:marRight w:val="0"/>
      <w:marTop w:val="0"/>
      <w:marBottom w:val="0"/>
      <w:divBdr>
        <w:top w:val="none" w:sz="0" w:space="0" w:color="auto"/>
        <w:left w:val="none" w:sz="0" w:space="0" w:color="auto"/>
        <w:bottom w:val="none" w:sz="0" w:space="0" w:color="auto"/>
        <w:right w:val="none" w:sz="0" w:space="0" w:color="auto"/>
      </w:divBdr>
    </w:div>
    <w:div w:id="1234008023">
      <w:bodyDiv w:val="1"/>
      <w:marLeft w:val="0"/>
      <w:marRight w:val="0"/>
      <w:marTop w:val="0"/>
      <w:marBottom w:val="0"/>
      <w:divBdr>
        <w:top w:val="none" w:sz="0" w:space="0" w:color="auto"/>
        <w:left w:val="none" w:sz="0" w:space="0" w:color="auto"/>
        <w:bottom w:val="none" w:sz="0" w:space="0" w:color="auto"/>
        <w:right w:val="none" w:sz="0" w:space="0" w:color="auto"/>
      </w:divBdr>
    </w:div>
    <w:div w:id="1234051264">
      <w:bodyDiv w:val="1"/>
      <w:marLeft w:val="0"/>
      <w:marRight w:val="0"/>
      <w:marTop w:val="0"/>
      <w:marBottom w:val="0"/>
      <w:divBdr>
        <w:top w:val="none" w:sz="0" w:space="0" w:color="auto"/>
        <w:left w:val="none" w:sz="0" w:space="0" w:color="auto"/>
        <w:bottom w:val="none" w:sz="0" w:space="0" w:color="auto"/>
        <w:right w:val="none" w:sz="0" w:space="0" w:color="auto"/>
      </w:divBdr>
    </w:div>
    <w:div w:id="1234388655">
      <w:bodyDiv w:val="1"/>
      <w:marLeft w:val="0"/>
      <w:marRight w:val="0"/>
      <w:marTop w:val="0"/>
      <w:marBottom w:val="0"/>
      <w:divBdr>
        <w:top w:val="none" w:sz="0" w:space="0" w:color="auto"/>
        <w:left w:val="none" w:sz="0" w:space="0" w:color="auto"/>
        <w:bottom w:val="none" w:sz="0" w:space="0" w:color="auto"/>
        <w:right w:val="none" w:sz="0" w:space="0" w:color="auto"/>
      </w:divBdr>
    </w:div>
    <w:div w:id="1234438395">
      <w:bodyDiv w:val="1"/>
      <w:marLeft w:val="0"/>
      <w:marRight w:val="0"/>
      <w:marTop w:val="0"/>
      <w:marBottom w:val="0"/>
      <w:divBdr>
        <w:top w:val="none" w:sz="0" w:space="0" w:color="auto"/>
        <w:left w:val="none" w:sz="0" w:space="0" w:color="auto"/>
        <w:bottom w:val="none" w:sz="0" w:space="0" w:color="auto"/>
        <w:right w:val="none" w:sz="0" w:space="0" w:color="auto"/>
      </w:divBdr>
    </w:div>
    <w:div w:id="1234780533">
      <w:bodyDiv w:val="1"/>
      <w:marLeft w:val="0"/>
      <w:marRight w:val="0"/>
      <w:marTop w:val="0"/>
      <w:marBottom w:val="0"/>
      <w:divBdr>
        <w:top w:val="none" w:sz="0" w:space="0" w:color="auto"/>
        <w:left w:val="none" w:sz="0" w:space="0" w:color="auto"/>
        <w:bottom w:val="none" w:sz="0" w:space="0" w:color="auto"/>
        <w:right w:val="none" w:sz="0" w:space="0" w:color="auto"/>
      </w:divBdr>
    </w:div>
    <w:div w:id="1237863434">
      <w:bodyDiv w:val="1"/>
      <w:marLeft w:val="0"/>
      <w:marRight w:val="0"/>
      <w:marTop w:val="0"/>
      <w:marBottom w:val="0"/>
      <w:divBdr>
        <w:top w:val="none" w:sz="0" w:space="0" w:color="auto"/>
        <w:left w:val="none" w:sz="0" w:space="0" w:color="auto"/>
        <w:bottom w:val="none" w:sz="0" w:space="0" w:color="auto"/>
        <w:right w:val="none" w:sz="0" w:space="0" w:color="auto"/>
      </w:divBdr>
    </w:div>
    <w:div w:id="1238243862">
      <w:bodyDiv w:val="1"/>
      <w:marLeft w:val="0"/>
      <w:marRight w:val="0"/>
      <w:marTop w:val="0"/>
      <w:marBottom w:val="0"/>
      <w:divBdr>
        <w:top w:val="none" w:sz="0" w:space="0" w:color="auto"/>
        <w:left w:val="none" w:sz="0" w:space="0" w:color="auto"/>
        <w:bottom w:val="none" w:sz="0" w:space="0" w:color="auto"/>
        <w:right w:val="none" w:sz="0" w:space="0" w:color="auto"/>
      </w:divBdr>
    </w:div>
    <w:div w:id="1239093283">
      <w:bodyDiv w:val="1"/>
      <w:marLeft w:val="0"/>
      <w:marRight w:val="0"/>
      <w:marTop w:val="0"/>
      <w:marBottom w:val="0"/>
      <w:divBdr>
        <w:top w:val="none" w:sz="0" w:space="0" w:color="auto"/>
        <w:left w:val="none" w:sz="0" w:space="0" w:color="auto"/>
        <w:bottom w:val="none" w:sz="0" w:space="0" w:color="auto"/>
        <w:right w:val="none" w:sz="0" w:space="0" w:color="auto"/>
      </w:divBdr>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168161">
      <w:bodyDiv w:val="1"/>
      <w:marLeft w:val="0"/>
      <w:marRight w:val="0"/>
      <w:marTop w:val="0"/>
      <w:marBottom w:val="0"/>
      <w:divBdr>
        <w:top w:val="none" w:sz="0" w:space="0" w:color="auto"/>
        <w:left w:val="none" w:sz="0" w:space="0" w:color="auto"/>
        <w:bottom w:val="none" w:sz="0" w:space="0" w:color="auto"/>
        <w:right w:val="none" w:sz="0" w:space="0" w:color="auto"/>
      </w:divBdr>
    </w:div>
    <w:div w:id="1241058407">
      <w:bodyDiv w:val="1"/>
      <w:marLeft w:val="0"/>
      <w:marRight w:val="0"/>
      <w:marTop w:val="0"/>
      <w:marBottom w:val="0"/>
      <w:divBdr>
        <w:top w:val="none" w:sz="0" w:space="0" w:color="auto"/>
        <w:left w:val="none" w:sz="0" w:space="0" w:color="auto"/>
        <w:bottom w:val="none" w:sz="0" w:space="0" w:color="auto"/>
        <w:right w:val="none" w:sz="0" w:space="0" w:color="auto"/>
      </w:divBdr>
    </w:div>
    <w:div w:id="1241258454">
      <w:bodyDiv w:val="1"/>
      <w:marLeft w:val="0"/>
      <w:marRight w:val="0"/>
      <w:marTop w:val="0"/>
      <w:marBottom w:val="0"/>
      <w:divBdr>
        <w:top w:val="none" w:sz="0" w:space="0" w:color="auto"/>
        <w:left w:val="none" w:sz="0" w:space="0" w:color="auto"/>
        <w:bottom w:val="none" w:sz="0" w:space="0" w:color="auto"/>
        <w:right w:val="none" w:sz="0" w:space="0" w:color="auto"/>
      </w:divBdr>
    </w:div>
    <w:div w:id="1241327791">
      <w:bodyDiv w:val="1"/>
      <w:marLeft w:val="0"/>
      <w:marRight w:val="0"/>
      <w:marTop w:val="0"/>
      <w:marBottom w:val="0"/>
      <w:divBdr>
        <w:top w:val="none" w:sz="0" w:space="0" w:color="auto"/>
        <w:left w:val="none" w:sz="0" w:space="0" w:color="auto"/>
        <w:bottom w:val="none" w:sz="0" w:space="0" w:color="auto"/>
        <w:right w:val="none" w:sz="0" w:space="0" w:color="auto"/>
      </w:divBdr>
    </w:div>
    <w:div w:id="1241404886">
      <w:bodyDiv w:val="1"/>
      <w:marLeft w:val="0"/>
      <w:marRight w:val="0"/>
      <w:marTop w:val="0"/>
      <w:marBottom w:val="0"/>
      <w:divBdr>
        <w:top w:val="none" w:sz="0" w:space="0" w:color="auto"/>
        <w:left w:val="none" w:sz="0" w:space="0" w:color="auto"/>
        <w:bottom w:val="none" w:sz="0" w:space="0" w:color="auto"/>
        <w:right w:val="none" w:sz="0" w:space="0" w:color="auto"/>
      </w:divBdr>
    </w:div>
    <w:div w:id="1241409175">
      <w:bodyDiv w:val="1"/>
      <w:marLeft w:val="0"/>
      <w:marRight w:val="0"/>
      <w:marTop w:val="0"/>
      <w:marBottom w:val="0"/>
      <w:divBdr>
        <w:top w:val="none" w:sz="0" w:space="0" w:color="auto"/>
        <w:left w:val="none" w:sz="0" w:space="0" w:color="auto"/>
        <w:bottom w:val="none" w:sz="0" w:space="0" w:color="auto"/>
        <w:right w:val="none" w:sz="0" w:space="0" w:color="auto"/>
      </w:divBdr>
    </w:div>
    <w:div w:id="1242258292">
      <w:bodyDiv w:val="1"/>
      <w:marLeft w:val="0"/>
      <w:marRight w:val="0"/>
      <w:marTop w:val="0"/>
      <w:marBottom w:val="0"/>
      <w:divBdr>
        <w:top w:val="none" w:sz="0" w:space="0" w:color="auto"/>
        <w:left w:val="none" w:sz="0" w:space="0" w:color="auto"/>
        <w:bottom w:val="none" w:sz="0" w:space="0" w:color="auto"/>
        <w:right w:val="none" w:sz="0" w:space="0" w:color="auto"/>
      </w:divBdr>
    </w:div>
    <w:div w:id="1242832878">
      <w:bodyDiv w:val="1"/>
      <w:marLeft w:val="0"/>
      <w:marRight w:val="0"/>
      <w:marTop w:val="0"/>
      <w:marBottom w:val="0"/>
      <w:divBdr>
        <w:top w:val="none" w:sz="0" w:space="0" w:color="auto"/>
        <w:left w:val="none" w:sz="0" w:space="0" w:color="auto"/>
        <w:bottom w:val="none" w:sz="0" w:space="0" w:color="auto"/>
        <w:right w:val="none" w:sz="0" w:space="0" w:color="auto"/>
      </w:divBdr>
    </w:div>
    <w:div w:id="1242911710">
      <w:bodyDiv w:val="1"/>
      <w:marLeft w:val="0"/>
      <w:marRight w:val="0"/>
      <w:marTop w:val="0"/>
      <w:marBottom w:val="0"/>
      <w:divBdr>
        <w:top w:val="none" w:sz="0" w:space="0" w:color="auto"/>
        <w:left w:val="none" w:sz="0" w:space="0" w:color="auto"/>
        <w:bottom w:val="none" w:sz="0" w:space="0" w:color="auto"/>
        <w:right w:val="none" w:sz="0" w:space="0" w:color="auto"/>
      </w:divBdr>
    </w:div>
    <w:div w:id="1243636781">
      <w:bodyDiv w:val="1"/>
      <w:marLeft w:val="0"/>
      <w:marRight w:val="0"/>
      <w:marTop w:val="0"/>
      <w:marBottom w:val="0"/>
      <w:divBdr>
        <w:top w:val="none" w:sz="0" w:space="0" w:color="auto"/>
        <w:left w:val="none" w:sz="0" w:space="0" w:color="auto"/>
        <w:bottom w:val="none" w:sz="0" w:space="0" w:color="auto"/>
        <w:right w:val="none" w:sz="0" w:space="0" w:color="auto"/>
      </w:divBdr>
    </w:div>
    <w:div w:id="1243762283">
      <w:bodyDiv w:val="1"/>
      <w:marLeft w:val="0"/>
      <w:marRight w:val="0"/>
      <w:marTop w:val="0"/>
      <w:marBottom w:val="0"/>
      <w:divBdr>
        <w:top w:val="none" w:sz="0" w:space="0" w:color="auto"/>
        <w:left w:val="none" w:sz="0" w:space="0" w:color="auto"/>
        <w:bottom w:val="none" w:sz="0" w:space="0" w:color="auto"/>
        <w:right w:val="none" w:sz="0" w:space="0" w:color="auto"/>
      </w:divBdr>
    </w:div>
    <w:div w:id="1243953544">
      <w:bodyDiv w:val="1"/>
      <w:marLeft w:val="0"/>
      <w:marRight w:val="0"/>
      <w:marTop w:val="0"/>
      <w:marBottom w:val="0"/>
      <w:divBdr>
        <w:top w:val="none" w:sz="0" w:space="0" w:color="auto"/>
        <w:left w:val="none" w:sz="0" w:space="0" w:color="auto"/>
        <w:bottom w:val="none" w:sz="0" w:space="0" w:color="auto"/>
        <w:right w:val="none" w:sz="0" w:space="0" w:color="auto"/>
      </w:divBdr>
    </w:div>
    <w:div w:id="1244493409">
      <w:bodyDiv w:val="1"/>
      <w:marLeft w:val="0"/>
      <w:marRight w:val="0"/>
      <w:marTop w:val="0"/>
      <w:marBottom w:val="0"/>
      <w:divBdr>
        <w:top w:val="none" w:sz="0" w:space="0" w:color="auto"/>
        <w:left w:val="none" w:sz="0" w:space="0" w:color="auto"/>
        <w:bottom w:val="none" w:sz="0" w:space="0" w:color="auto"/>
        <w:right w:val="none" w:sz="0" w:space="0" w:color="auto"/>
      </w:divBdr>
    </w:div>
    <w:div w:id="1245140587">
      <w:bodyDiv w:val="1"/>
      <w:marLeft w:val="0"/>
      <w:marRight w:val="0"/>
      <w:marTop w:val="0"/>
      <w:marBottom w:val="0"/>
      <w:divBdr>
        <w:top w:val="none" w:sz="0" w:space="0" w:color="auto"/>
        <w:left w:val="none" w:sz="0" w:space="0" w:color="auto"/>
        <w:bottom w:val="none" w:sz="0" w:space="0" w:color="auto"/>
        <w:right w:val="none" w:sz="0" w:space="0" w:color="auto"/>
      </w:divBdr>
    </w:div>
    <w:div w:id="1245338857">
      <w:bodyDiv w:val="1"/>
      <w:marLeft w:val="0"/>
      <w:marRight w:val="0"/>
      <w:marTop w:val="0"/>
      <w:marBottom w:val="0"/>
      <w:divBdr>
        <w:top w:val="none" w:sz="0" w:space="0" w:color="auto"/>
        <w:left w:val="none" w:sz="0" w:space="0" w:color="auto"/>
        <w:bottom w:val="none" w:sz="0" w:space="0" w:color="auto"/>
        <w:right w:val="none" w:sz="0" w:space="0" w:color="auto"/>
      </w:divBdr>
    </w:div>
    <w:div w:id="1245648996">
      <w:bodyDiv w:val="1"/>
      <w:marLeft w:val="0"/>
      <w:marRight w:val="0"/>
      <w:marTop w:val="0"/>
      <w:marBottom w:val="0"/>
      <w:divBdr>
        <w:top w:val="none" w:sz="0" w:space="0" w:color="auto"/>
        <w:left w:val="none" w:sz="0" w:space="0" w:color="auto"/>
        <w:bottom w:val="none" w:sz="0" w:space="0" w:color="auto"/>
        <w:right w:val="none" w:sz="0" w:space="0" w:color="auto"/>
      </w:divBdr>
    </w:div>
    <w:div w:id="1246185288">
      <w:bodyDiv w:val="1"/>
      <w:marLeft w:val="0"/>
      <w:marRight w:val="0"/>
      <w:marTop w:val="0"/>
      <w:marBottom w:val="0"/>
      <w:divBdr>
        <w:top w:val="none" w:sz="0" w:space="0" w:color="auto"/>
        <w:left w:val="none" w:sz="0" w:space="0" w:color="auto"/>
        <w:bottom w:val="none" w:sz="0" w:space="0" w:color="auto"/>
        <w:right w:val="none" w:sz="0" w:space="0" w:color="auto"/>
      </w:divBdr>
    </w:div>
    <w:div w:id="1246187981">
      <w:bodyDiv w:val="1"/>
      <w:marLeft w:val="0"/>
      <w:marRight w:val="0"/>
      <w:marTop w:val="0"/>
      <w:marBottom w:val="0"/>
      <w:divBdr>
        <w:top w:val="none" w:sz="0" w:space="0" w:color="auto"/>
        <w:left w:val="none" w:sz="0" w:space="0" w:color="auto"/>
        <w:bottom w:val="none" w:sz="0" w:space="0" w:color="auto"/>
        <w:right w:val="none" w:sz="0" w:space="0" w:color="auto"/>
      </w:divBdr>
    </w:div>
    <w:div w:id="1246380232">
      <w:bodyDiv w:val="1"/>
      <w:marLeft w:val="0"/>
      <w:marRight w:val="0"/>
      <w:marTop w:val="0"/>
      <w:marBottom w:val="0"/>
      <w:divBdr>
        <w:top w:val="none" w:sz="0" w:space="0" w:color="auto"/>
        <w:left w:val="none" w:sz="0" w:space="0" w:color="auto"/>
        <w:bottom w:val="none" w:sz="0" w:space="0" w:color="auto"/>
        <w:right w:val="none" w:sz="0" w:space="0" w:color="auto"/>
      </w:divBdr>
    </w:div>
    <w:div w:id="1247152418">
      <w:bodyDiv w:val="1"/>
      <w:marLeft w:val="0"/>
      <w:marRight w:val="0"/>
      <w:marTop w:val="0"/>
      <w:marBottom w:val="0"/>
      <w:divBdr>
        <w:top w:val="none" w:sz="0" w:space="0" w:color="auto"/>
        <w:left w:val="none" w:sz="0" w:space="0" w:color="auto"/>
        <w:bottom w:val="none" w:sz="0" w:space="0" w:color="auto"/>
        <w:right w:val="none" w:sz="0" w:space="0" w:color="auto"/>
      </w:divBdr>
    </w:div>
    <w:div w:id="1247156895">
      <w:bodyDiv w:val="1"/>
      <w:marLeft w:val="0"/>
      <w:marRight w:val="0"/>
      <w:marTop w:val="0"/>
      <w:marBottom w:val="0"/>
      <w:divBdr>
        <w:top w:val="none" w:sz="0" w:space="0" w:color="auto"/>
        <w:left w:val="none" w:sz="0" w:space="0" w:color="auto"/>
        <w:bottom w:val="none" w:sz="0" w:space="0" w:color="auto"/>
        <w:right w:val="none" w:sz="0" w:space="0" w:color="auto"/>
      </w:divBdr>
    </w:div>
    <w:div w:id="1247304671">
      <w:bodyDiv w:val="1"/>
      <w:marLeft w:val="0"/>
      <w:marRight w:val="0"/>
      <w:marTop w:val="0"/>
      <w:marBottom w:val="0"/>
      <w:divBdr>
        <w:top w:val="none" w:sz="0" w:space="0" w:color="auto"/>
        <w:left w:val="none" w:sz="0" w:space="0" w:color="auto"/>
        <w:bottom w:val="none" w:sz="0" w:space="0" w:color="auto"/>
        <w:right w:val="none" w:sz="0" w:space="0" w:color="auto"/>
      </w:divBdr>
    </w:div>
    <w:div w:id="1247761100">
      <w:bodyDiv w:val="1"/>
      <w:marLeft w:val="0"/>
      <w:marRight w:val="0"/>
      <w:marTop w:val="0"/>
      <w:marBottom w:val="0"/>
      <w:divBdr>
        <w:top w:val="none" w:sz="0" w:space="0" w:color="auto"/>
        <w:left w:val="none" w:sz="0" w:space="0" w:color="auto"/>
        <w:bottom w:val="none" w:sz="0" w:space="0" w:color="auto"/>
        <w:right w:val="none" w:sz="0" w:space="0" w:color="auto"/>
      </w:divBdr>
    </w:div>
    <w:div w:id="1248660673">
      <w:bodyDiv w:val="1"/>
      <w:marLeft w:val="0"/>
      <w:marRight w:val="0"/>
      <w:marTop w:val="0"/>
      <w:marBottom w:val="0"/>
      <w:divBdr>
        <w:top w:val="none" w:sz="0" w:space="0" w:color="auto"/>
        <w:left w:val="none" w:sz="0" w:space="0" w:color="auto"/>
        <w:bottom w:val="none" w:sz="0" w:space="0" w:color="auto"/>
        <w:right w:val="none" w:sz="0" w:space="0" w:color="auto"/>
      </w:divBdr>
    </w:div>
    <w:div w:id="1248685120">
      <w:bodyDiv w:val="1"/>
      <w:marLeft w:val="0"/>
      <w:marRight w:val="0"/>
      <w:marTop w:val="0"/>
      <w:marBottom w:val="0"/>
      <w:divBdr>
        <w:top w:val="none" w:sz="0" w:space="0" w:color="auto"/>
        <w:left w:val="none" w:sz="0" w:space="0" w:color="auto"/>
        <w:bottom w:val="none" w:sz="0" w:space="0" w:color="auto"/>
        <w:right w:val="none" w:sz="0" w:space="0" w:color="auto"/>
      </w:divBdr>
    </w:div>
    <w:div w:id="1248811384">
      <w:bodyDiv w:val="1"/>
      <w:marLeft w:val="0"/>
      <w:marRight w:val="0"/>
      <w:marTop w:val="0"/>
      <w:marBottom w:val="0"/>
      <w:divBdr>
        <w:top w:val="none" w:sz="0" w:space="0" w:color="auto"/>
        <w:left w:val="none" w:sz="0" w:space="0" w:color="auto"/>
        <w:bottom w:val="none" w:sz="0" w:space="0" w:color="auto"/>
        <w:right w:val="none" w:sz="0" w:space="0" w:color="auto"/>
      </w:divBdr>
    </w:div>
    <w:div w:id="1249389590">
      <w:bodyDiv w:val="1"/>
      <w:marLeft w:val="0"/>
      <w:marRight w:val="0"/>
      <w:marTop w:val="0"/>
      <w:marBottom w:val="0"/>
      <w:divBdr>
        <w:top w:val="none" w:sz="0" w:space="0" w:color="auto"/>
        <w:left w:val="none" w:sz="0" w:space="0" w:color="auto"/>
        <w:bottom w:val="none" w:sz="0" w:space="0" w:color="auto"/>
        <w:right w:val="none" w:sz="0" w:space="0" w:color="auto"/>
      </w:divBdr>
    </w:div>
    <w:div w:id="1249577049">
      <w:bodyDiv w:val="1"/>
      <w:marLeft w:val="0"/>
      <w:marRight w:val="0"/>
      <w:marTop w:val="0"/>
      <w:marBottom w:val="0"/>
      <w:divBdr>
        <w:top w:val="none" w:sz="0" w:space="0" w:color="auto"/>
        <w:left w:val="none" w:sz="0" w:space="0" w:color="auto"/>
        <w:bottom w:val="none" w:sz="0" w:space="0" w:color="auto"/>
        <w:right w:val="none" w:sz="0" w:space="0" w:color="auto"/>
      </w:divBdr>
    </w:div>
    <w:div w:id="1249920526">
      <w:bodyDiv w:val="1"/>
      <w:marLeft w:val="0"/>
      <w:marRight w:val="0"/>
      <w:marTop w:val="0"/>
      <w:marBottom w:val="0"/>
      <w:divBdr>
        <w:top w:val="none" w:sz="0" w:space="0" w:color="auto"/>
        <w:left w:val="none" w:sz="0" w:space="0" w:color="auto"/>
        <w:bottom w:val="none" w:sz="0" w:space="0" w:color="auto"/>
        <w:right w:val="none" w:sz="0" w:space="0" w:color="auto"/>
      </w:divBdr>
    </w:div>
    <w:div w:id="1250112860">
      <w:bodyDiv w:val="1"/>
      <w:marLeft w:val="0"/>
      <w:marRight w:val="0"/>
      <w:marTop w:val="0"/>
      <w:marBottom w:val="0"/>
      <w:divBdr>
        <w:top w:val="none" w:sz="0" w:space="0" w:color="auto"/>
        <w:left w:val="none" w:sz="0" w:space="0" w:color="auto"/>
        <w:bottom w:val="none" w:sz="0" w:space="0" w:color="auto"/>
        <w:right w:val="none" w:sz="0" w:space="0" w:color="auto"/>
      </w:divBdr>
    </w:div>
    <w:div w:id="1250114188">
      <w:bodyDiv w:val="1"/>
      <w:marLeft w:val="0"/>
      <w:marRight w:val="0"/>
      <w:marTop w:val="0"/>
      <w:marBottom w:val="0"/>
      <w:divBdr>
        <w:top w:val="none" w:sz="0" w:space="0" w:color="auto"/>
        <w:left w:val="none" w:sz="0" w:space="0" w:color="auto"/>
        <w:bottom w:val="none" w:sz="0" w:space="0" w:color="auto"/>
        <w:right w:val="none" w:sz="0" w:space="0" w:color="auto"/>
      </w:divBdr>
    </w:div>
    <w:div w:id="1250846678">
      <w:bodyDiv w:val="1"/>
      <w:marLeft w:val="0"/>
      <w:marRight w:val="0"/>
      <w:marTop w:val="0"/>
      <w:marBottom w:val="0"/>
      <w:divBdr>
        <w:top w:val="none" w:sz="0" w:space="0" w:color="auto"/>
        <w:left w:val="none" w:sz="0" w:space="0" w:color="auto"/>
        <w:bottom w:val="none" w:sz="0" w:space="0" w:color="auto"/>
        <w:right w:val="none" w:sz="0" w:space="0" w:color="auto"/>
      </w:divBdr>
    </w:div>
    <w:div w:id="1251038916">
      <w:bodyDiv w:val="1"/>
      <w:marLeft w:val="0"/>
      <w:marRight w:val="0"/>
      <w:marTop w:val="0"/>
      <w:marBottom w:val="0"/>
      <w:divBdr>
        <w:top w:val="none" w:sz="0" w:space="0" w:color="auto"/>
        <w:left w:val="none" w:sz="0" w:space="0" w:color="auto"/>
        <w:bottom w:val="none" w:sz="0" w:space="0" w:color="auto"/>
        <w:right w:val="none" w:sz="0" w:space="0" w:color="auto"/>
      </w:divBdr>
    </w:div>
    <w:div w:id="1251086683">
      <w:bodyDiv w:val="1"/>
      <w:marLeft w:val="0"/>
      <w:marRight w:val="0"/>
      <w:marTop w:val="0"/>
      <w:marBottom w:val="0"/>
      <w:divBdr>
        <w:top w:val="none" w:sz="0" w:space="0" w:color="auto"/>
        <w:left w:val="none" w:sz="0" w:space="0" w:color="auto"/>
        <w:bottom w:val="none" w:sz="0" w:space="0" w:color="auto"/>
        <w:right w:val="none" w:sz="0" w:space="0" w:color="auto"/>
      </w:divBdr>
    </w:div>
    <w:div w:id="1251162513">
      <w:bodyDiv w:val="1"/>
      <w:marLeft w:val="0"/>
      <w:marRight w:val="0"/>
      <w:marTop w:val="0"/>
      <w:marBottom w:val="0"/>
      <w:divBdr>
        <w:top w:val="none" w:sz="0" w:space="0" w:color="auto"/>
        <w:left w:val="none" w:sz="0" w:space="0" w:color="auto"/>
        <w:bottom w:val="none" w:sz="0" w:space="0" w:color="auto"/>
        <w:right w:val="none" w:sz="0" w:space="0" w:color="auto"/>
      </w:divBdr>
    </w:div>
    <w:div w:id="1251810376">
      <w:bodyDiv w:val="1"/>
      <w:marLeft w:val="0"/>
      <w:marRight w:val="0"/>
      <w:marTop w:val="0"/>
      <w:marBottom w:val="0"/>
      <w:divBdr>
        <w:top w:val="none" w:sz="0" w:space="0" w:color="auto"/>
        <w:left w:val="none" w:sz="0" w:space="0" w:color="auto"/>
        <w:bottom w:val="none" w:sz="0" w:space="0" w:color="auto"/>
        <w:right w:val="none" w:sz="0" w:space="0" w:color="auto"/>
      </w:divBdr>
    </w:div>
    <w:div w:id="1252932748">
      <w:bodyDiv w:val="1"/>
      <w:marLeft w:val="0"/>
      <w:marRight w:val="0"/>
      <w:marTop w:val="0"/>
      <w:marBottom w:val="0"/>
      <w:divBdr>
        <w:top w:val="none" w:sz="0" w:space="0" w:color="auto"/>
        <w:left w:val="none" w:sz="0" w:space="0" w:color="auto"/>
        <w:bottom w:val="none" w:sz="0" w:space="0" w:color="auto"/>
        <w:right w:val="none" w:sz="0" w:space="0" w:color="auto"/>
      </w:divBdr>
    </w:div>
    <w:div w:id="1253245213">
      <w:bodyDiv w:val="1"/>
      <w:marLeft w:val="0"/>
      <w:marRight w:val="0"/>
      <w:marTop w:val="0"/>
      <w:marBottom w:val="0"/>
      <w:divBdr>
        <w:top w:val="none" w:sz="0" w:space="0" w:color="auto"/>
        <w:left w:val="none" w:sz="0" w:space="0" w:color="auto"/>
        <w:bottom w:val="none" w:sz="0" w:space="0" w:color="auto"/>
        <w:right w:val="none" w:sz="0" w:space="0" w:color="auto"/>
      </w:divBdr>
    </w:div>
    <w:div w:id="1253508528">
      <w:bodyDiv w:val="1"/>
      <w:marLeft w:val="0"/>
      <w:marRight w:val="0"/>
      <w:marTop w:val="0"/>
      <w:marBottom w:val="0"/>
      <w:divBdr>
        <w:top w:val="none" w:sz="0" w:space="0" w:color="auto"/>
        <w:left w:val="none" w:sz="0" w:space="0" w:color="auto"/>
        <w:bottom w:val="none" w:sz="0" w:space="0" w:color="auto"/>
        <w:right w:val="none" w:sz="0" w:space="0" w:color="auto"/>
      </w:divBdr>
    </w:div>
    <w:div w:id="1253516438">
      <w:bodyDiv w:val="1"/>
      <w:marLeft w:val="0"/>
      <w:marRight w:val="0"/>
      <w:marTop w:val="0"/>
      <w:marBottom w:val="0"/>
      <w:divBdr>
        <w:top w:val="none" w:sz="0" w:space="0" w:color="auto"/>
        <w:left w:val="none" w:sz="0" w:space="0" w:color="auto"/>
        <w:bottom w:val="none" w:sz="0" w:space="0" w:color="auto"/>
        <w:right w:val="none" w:sz="0" w:space="0" w:color="auto"/>
      </w:divBdr>
    </w:div>
    <w:div w:id="1254044692">
      <w:bodyDiv w:val="1"/>
      <w:marLeft w:val="0"/>
      <w:marRight w:val="0"/>
      <w:marTop w:val="0"/>
      <w:marBottom w:val="0"/>
      <w:divBdr>
        <w:top w:val="none" w:sz="0" w:space="0" w:color="auto"/>
        <w:left w:val="none" w:sz="0" w:space="0" w:color="auto"/>
        <w:bottom w:val="none" w:sz="0" w:space="0" w:color="auto"/>
        <w:right w:val="none" w:sz="0" w:space="0" w:color="auto"/>
      </w:divBdr>
    </w:div>
    <w:div w:id="1254313352">
      <w:bodyDiv w:val="1"/>
      <w:marLeft w:val="0"/>
      <w:marRight w:val="0"/>
      <w:marTop w:val="0"/>
      <w:marBottom w:val="0"/>
      <w:divBdr>
        <w:top w:val="none" w:sz="0" w:space="0" w:color="auto"/>
        <w:left w:val="none" w:sz="0" w:space="0" w:color="auto"/>
        <w:bottom w:val="none" w:sz="0" w:space="0" w:color="auto"/>
        <w:right w:val="none" w:sz="0" w:space="0" w:color="auto"/>
      </w:divBdr>
    </w:div>
    <w:div w:id="1254514397">
      <w:bodyDiv w:val="1"/>
      <w:marLeft w:val="0"/>
      <w:marRight w:val="0"/>
      <w:marTop w:val="0"/>
      <w:marBottom w:val="0"/>
      <w:divBdr>
        <w:top w:val="none" w:sz="0" w:space="0" w:color="auto"/>
        <w:left w:val="none" w:sz="0" w:space="0" w:color="auto"/>
        <w:bottom w:val="none" w:sz="0" w:space="0" w:color="auto"/>
        <w:right w:val="none" w:sz="0" w:space="0" w:color="auto"/>
      </w:divBdr>
    </w:div>
    <w:div w:id="1254972843">
      <w:bodyDiv w:val="1"/>
      <w:marLeft w:val="0"/>
      <w:marRight w:val="0"/>
      <w:marTop w:val="0"/>
      <w:marBottom w:val="0"/>
      <w:divBdr>
        <w:top w:val="none" w:sz="0" w:space="0" w:color="auto"/>
        <w:left w:val="none" w:sz="0" w:space="0" w:color="auto"/>
        <w:bottom w:val="none" w:sz="0" w:space="0" w:color="auto"/>
        <w:right w:val="none" w:sz="0" w:space="0" w:color="auto"/>
      </w:divBdr>
    </w:div>
    <w:div w:id="1255163177">
      <w:bodyDiv w:val="1"/>
      <w:marLeft w:val="0"/>
      <w:marRight w:val="0"/>
      <w:marTop w:val="0"/>
      <w:marBottom w:val="0"/>
      <w:divBdr>
        <w:top w:val="none" w:sz="0" w:space="0" w:color="auto"/>
        <w:left w:val="none" w:sz="0" w:space="0" w:color="auto"/>
        <w:bottom w:val="none" w:sz="0" w:space="0" w:color="auto"/>
        <w:right w:val="none" w:sz="0" w:space="0" w:color="auto"/>
      </w:divBdr>
    </w:div>
    <w:div w:id="1255478753">
      <w:bodyDiv w:val="1"/>
      <w:marLeft w:val="0"/>
      <w:marRight w:val="0"/>
      <w:marTop w:val="0"/>
      <w:marBottom w:val="0"/>
      <w:divBdr>
        <w:top w:val="none" w:sz="0" w:space="0" w:color="auto"/>
        <w:left w:val="none" w:sz="0" w:space="0" w:color="auto"/>
        <w:bottom w:val="none" w:sz="0" w:space="0" w:color="auto"/>
        <w:right w:val="none" w:sz="0" w:space="0" w:color="auto"/>
      </w:divBdr>
    </w:div>
    <w:div w:id="1255821851">
      <w:bodyDiv w:val="1"/>
      <w:marLeft w:val="0"/>
      <w:marRight w:val="0"/>
      <w:marTop w:val="0"/>
      <w:marBottom w:val="0"/>
      <w:divBdr>
        <w:top w:val="none" w:sz="0" w:space="0" w:color="auto"/>
        <w:left w:val="none" w:sz="0" w:space="0" w:color="auto"/>
        <w:bottom w:val="none" w:sz="0" w:space="0" w:color="auto"/>
        <w:right w:val="none" w:sz="0" w:space="0" w:color="auto"/>
      </w:divBdr>
    </w:div>
    <w:div w:id="1257399797">
      <w:bodyDiv w:val="1"/>
      <w:marLeft w:val="0"/>
      <w:marRight w:val="0"/>
      <w:marTop w:val="0"/>
      <w:marBottom w:val="0"/>
      <w:divBdr>
        <w:top w:val="none" w:sz="0" w:space="0" w:color="auto"/>
        <w:left w:val="none" w:sz="0" w:space="0" w:color="auto"/>
        <w:bottom w:val="none" w:sz="0" w:space="0" w:color="auto"/>
        <w:right w:val="none" w:sz="0" w:space="0" w:color="auto"/>
      </w:divBdr>
    </w:div>
    <w:div w:id="1257712448">
      <w:bodyDiv w:val="1"/>
      <w:marLeft w:val="0"/>
      <w:marRight w:val="0"/>
      <w:marTop w:val="0"/>
      <w:marBottom w:val="0"/>
      <w:divBdr>
        <w:top w:val="none" w:sz="0" w:space="0" w:color="auto"/>
        <w:left w:val="none" w:sz="0" w:space="0" w:color="auto"/>
        <w:bottom w:val="none" w:sz="0" w:space="0" w:color="auto"/>
        <w:right w:val="none" w:sz="0" w:space="0" w:color="auto"/>
      </w:divBdr>
    </w:div>
    <w:div w:id="1258053657">
      <w:bodyDiv w:val="1"/>
      <w:marLeft w:val="0"/>
      <w:marRight w:val="0"/>
      <w:marTop w:val="0"/>
      <w:marBottom w:val="0"/>
      <w:divBdr>
        <w:top w:val="none" w:sz="0" w:space="0" w:color="auto"/>
        <w:left w:val="none" w:sz="0" w:space="0" w:color="auto"/>
        <w:bottom w:val="none" w:sz="0" w:space="0" w:color="auto"/>
        <w:right w:val="none" w:sz="0" w:space="0" w:color="auto"/>
      </w:divBdr>
    </w:div>
    <w:div w:id="1258519860">
      <w:bodyDiv w:val="1"/>
      <w:marLeft w:val="0"/>
      <w:marRight w:val="0"/>
      <w:marTop w:val="0"/>
      <w:marBottom w:val="0"/>
      <w:divBdr>
        <w:top w:val="none" w:sz="0" w:space="0" w:color="auto"/>
        <w:left w:val="none" w:sz="0" w:space="0" w:color="auto"/>
        <w:bottom w:val="none" w:sz="0" w:space="0" w:color="auto"/>
        <w:right w:val="none" w:sz="0" w:space="0" w:color="auto"/>
      </w:divBdr>
    </w:div>
    <w:div w:id="1258907752">
      <w:bodyDiv w:val="1"/>
      <w:marLeft w:val="0"/>
      <w:marRight w:val="0"/>
      <w:marTop w:val="0"/>
      <w:marBottom w:val="0"/>
      <w:divBdr>
        <w:top w:val="none" w:sz="0" w:space="0" w:color="auto"/>
        <w:left w:val="none" w:sz="0" w:space="0" w:color="auto"/>
        <w:bottom w:val="none" w:sz="0" w:space="0" w:color="auto"/>
        <w:right w:val="none" w:sz="0" w:space="0" w:color="auto"/>
      </w:divBdr>
    </w:div>
    <w:div w:id="1259102492">
      <w:bodyDiv w:val="1"/>
      <w:marLeft w:val="0"/>
      <w:marRight w:val="0"/>
      <w:marTop w:val="0"/>
      <w:marBottom w:val="0"/>
      <w:divBdr>
        <w:top w:val="none" w:sz="0" w:space="0" w:color="auto"/>
        <w:left w:val="none" w:sz="0" w:space="0" w:color="auto"/>
        <w:bottom w:val="none" w:sz="0" w:space="0" w:color="auto"/>
        <w:right w:val="none" w:sz="0" w:space="0" w:color="auto"/>
      </w:divBdr>
    </w:div>
    <w:div w:id="1259218595">
      <w:bodyDiv w:val="1"/>
      <w:marLeft w:val="0"/>
      <w:marRight w:val="0"/>
      <w:marTop w:val="0"/>
      <w:marBottom w:val="0"/>
      <w:divBdr>
        <w:top w:val="none" w:sz="0" w:space="0" w:color="auto"/>
        <w:left w:val="none" w:sz="0" w:space="0" w:color="auto"/>
        <w:bottom w:val="none" w:sz="0" w:space="0" w:color="auto"/>
        <w:right w:val="none" w:sz="0" w:space="0" w:color="auto"/>
      </w:divBdr>
    </w:div>
    <w:div w:id="1259753874">
      <w:bodyDiv w:val="1"/>
      <w:marLeft w:val="0"/>
      <w:marRight w:val="0"/>
      <w:marTop w:val="0"/>
      <w:marBottom w:val="0"/>
      <w:divBdr>
        <w:top w:val="none" w:sz="0" w:space="0" w:color="auto"/>
        <w:left w:val="none" w:sz="0" w:space="0" w:color="auto"/>
        <w:bottom w:val="none" w:sz="0" w:space="0" w:color="auto"/>
        <w:right w:val="none" w:sz="0" w:space="0" w:color="auto"/>
      </w:divBdr>
    </w:div>
    <w:div w:id="1259754921">
      <w:bodyDiv w:val="1"/>
      <w:marLeft w:val="0"/>
      <w:marRight w:val="0"/>
      <w:marTop w:val="0"/>
      <w:marBottom w:val="0"/>
      <w:divBdr>
        <w:top w:val="none" w:sz="0" w:space="0" w:color="auto"/>
        <w:left w:val="none" w:sz="0" w:space="0" w:color="auto"/>
        <w:bottom w:val="none" w:sz="0" w:space="0" w:color="auto"/>
        <w:right w:val="none" w:sz="0" w:space="0" w:color="auto"/>
      </w:divBdr>
    </w:div>
    <w:div w:id="1260067884">
      <w:bodyDiv w:val="1"/>
      <w:marLeft w:val="0"/>
      <w:marRight w:val="0"/>
      <w:marTop w:val="0"/>
      <w:marBottom w:val="0"/>
      <w:divBdr>
        <w:top w:val="none" w:sz="0" w:space="0" w:color="auto"/>
        <w:left w:val="none" w:sz="0" w:space="0" w:color="auto"/>
        <w:bottom w:val="none" w:sz="0" w:space="0" w:color="auto"/>
        <w:right w:val="none" w:sz="0" w:space="0" w:color="auto"/>
      </w:divBdr>
    </w:div>
    <w:div w:id="1260287387">
      <w:bodyDiv w:val="1"/>
      <w:marLeft w:val="0"/>
      <w:marRight w:val="0"/>
      <w:marTop w:val="0"/>
      <w:marBottom w:val="0"/>
      <w:divBdr>
        <w:top w:val="none" w:sz="0" w:space="0" w:color="auto"/>
        <w:left w:val="none" w:sz="0" w:space="0" w:color="auto"/>
        <w:bottom w:val="none" w:sz="0" w:space="0" w:color="auto"/>
        <w:right w:val="none" w:sz="0" w:space="0" w:color="auto"/>
      </w:divBdr>
    </w:div>
    <w:div w:id="1260406874">
      <w:bodyDiv w:val="1"/>
      <w:marLeft w:val="0"/>
      <w:marRight w:val="0"/>
      <w:marTop w:val="0"/>
      <w:marBottom w:val="0"/>
      <w:divBdr>
        <w:top w:val="none" w:sz="0" w:space="0" w:color="auto"/>
        <w:left w:val="none" w:sz="0" w:space="0" w:color="auto"/>
        <w:bottom w:val="none" w:sz="0" w:space="0" w:color="auto"/>
        <w:right w:val="none" w:sz="0" w:space="0" w:color="auto"/>
      </w:divBdr>
    </w:div>
    <w:div w:id="1260455949">
      <w:bodyDiv w:val="1"/>
      <w:marLeft w:val="0"/>
      <w:marRight w:val="0"/>
      <w:marTop w:val="0"/>
      <w:marBottom w:val="0"/>
      <w:divBdr>
        <w:top w:val="none" w:sz="0" w:space="0" w:color="auto"/>
        <w:left w:val="none" w:sz="0" w:space="0" w:color="auto"/>
        <w:bottom w:val="none" w:sz="0" w:space="0" w:color="auto"/>
        <w:right w:val="none" w:sz="0" w:space="0" w:color="auto"/>
      </w:divBdr>
    </w:div>
    <w:div w:id="1260673605">
      <w:bodyDiv w:val="1"/>
      <w:marLeft w:val="0"/>
      <w:marRight w:val="0"/>
      <w:marTop w:val="0"/>
      <w:marBottom w:val="0"/>
      <w:divBdr>
        <w:top w:val="none" w:sz="0" w:space="0" w:color="auto"/>
        <w:left w:val="none" w:sz="0" w:space="0" w:color="auto"/>
        <w:bottom w:val="none" w:sz="0" w:space="0" w:color="auto"/>
        <w:right w:val="none" w:sz="0" w:space="0" w:color="auto"/>
      </w:divBdr>
    </w:div>
    <w:div w:id="1261178712">
      <w:bodyDiv w:val="1"/>
      <w:marLeft w:val="0"/>
      <w:marRight w:val="0"/>
      <w:marTop w:val="0"/>
      <w:marBottom w:val="0"/>
      <w:divBdr>
        <w:top w:val="none" w:sz="0" w:space="0" w:color="auto"/>
        <w:left w:val="none" w:sz="0" w:space="0" w:color="auto"/>
        <w:bottom w:val="none" w:sz="0" w:space="0" w:color="auto"/>
        <w:right w:val="none" w:sz="0" w:space="0" w:color="auto"/>
      </w:divBdr>
    </w:div>
    <w:div w:id="1261569234">
      <w:bodyDiv w:val="1"/>
      <w:marLeft w:val="0"/>
      <w:marRight w:val="0"/>
      <w:marTop w:val="0"/>
      <w:marBottom w:val="0"/>
      <w:divBdr>
        <w:top w:val="none" w:sz="0" w:space="0" w:color="auto"/>
        <w:left w:val="none" w:sz="0" w:space="0" w:color="auto"/>
        <w:bottom w:val="none" w:sz="0" w:space="0" w:color="auto"/>
        <w:right w:val="none" w:sz="0" w:space="0" w:color="auto"/>
      </w:divBdr>
    </w:div>
    <w:div w:id="1261719970">
      <w:bodyDiv w:val="1"/>
      <w:marLeft w:val="0"/>
      <w:marRight w:val="0"/>
      <w:marTop w:val="0"/>
      <w:marBottom w:val="0"/>
      <w:divBdr>
        <w:top w:val="none" w:sz="0" w:space="0" w:color="auto"/>
        <w:left w:val="none" w:sz="0" w:space="0" w:color="auto"/>
        <w:bottom w:val="none" w:sz="0" w:space="0" w:color="auto"/>
        <w:right w:val="none" w:sz="0" w:space="0" w:color="auto"/>
      </w:divBdr>
    </w:div>
    <w:div w:id="1261840743">
      <w:bodyDiv w:val="1"/>
      <w:marLeft w:val="0"/>
      <w:marRight w:val="0"/>
      <w:marTop w:val="0"/>
      <w:marBottom w:val="0"/>
      <w:divBdr>
        <w:top w:val="none" w:sz="0" w:space="0" w:color="auto"/>
        <w:left w:val="none" w:sz="0" w:space="0" w:color="auto"/>
        <w:bottom w:val="none" w:sz="0" w:space="0" w:color="auto"/>
        <w:right w:val="none" w:sz="0" w:space="0" w:color="auto"/>
      </w:divBdr>
    </w:div>
    <w:div w:id="1262177024">
      <w:bodyDiv w:val="1"/>
      <w:marLeft w:val="0"/>
      <w:marRight w:val="0"/>
      <w:marTop w:val="0"/>
      <w:marBottom w:val="0"/>
      <w:divBdr>
        <w:top w:val="none" w:sz="0" w:space="0" w:color="auto"/>
        <w:left w:val="none" w:sz="0" w:space="0" w:color="auto"/>
        <w:bottom w:val="none" w:sz="0" w:space="0" w:color="auto"/>
        <w:right w:val="none" w:sz="0" w:space="0" w:color="auto"/>
      </w:divBdr>
    </w:div>
    <w:div w:id="1262226533">
      <w:bodyDiv w:val="1"/>
      <w:marLeft w:val="0"/>
      <w:marRight w:val="0"/>
      <w:marTop w:val="0"/>
      <w:marBottom w:val="0"/>
      <w:divBdr>
        <w:top w:val="none" w:sz="0" w:space="0" w:color="auto"/>
        <w:left w:val="none" w:sz="0" w:space="0" w:color="auto"/>
        <w:bottom w:val="none" w:sz="0" w:space="0" w:color="auto"/>
        <w:right w:val="none" w:sz="0" w:space="0" w:color="auto"/>
      </w:divBdr>
    </w:div>
    <w:div w:id="1262569598">
      <w:bodyDiv w:val="1"/>
      <w:marLeft w:val="0"/>
      <w:marRight w:val="0"/>
      <w:marTop w:val="0"/>
      <w:marBottom w:val="0"/>
      <w:divBdr>
        <w:top w:val="none" w:sz="0" w:space="0" w:color="auto"/>
        <w:left w:val="none" w:sz="0" w:space="0" w:color="auto"/>
        <w:bottom w:val="none" w:sz="0" w:space="0" w:color="auto"/>
        <w:right w:val="none" w:sz="0" w:space="0" w:color="auto"/>
      </w:divBdr>
    </w:div>
    <w:div w:id="1262761247">
      <w:bodyDiv w:val="1"/>
      <w:marLeft w:val="0"/>
      <w:marRight w:val="0"/>
      <w:marTop w:val="0"/>
      <w:marBottom w:val="0"/>
      <w:divBdr>
        <w:top w:val="none" w:sz="0" w:space="0" w:color="auto"/>
        <w:left w:val="none" w:sz="0" w:space="0" w:color="auto"/>
        <w:bottom w:val="none" w:sz="0" w:space="0" w:color="auto"/>
        <w:right w:val="none" w:sz="0" w:space="0" w:color="auto"/>
      </w:divBdr>
    </w:div>
    <w:div w:id="1262841129">
      <w:bodyDiv w:val="1"/>
      <w:marLeft w:val="0"/>
      <w:marRight w:val="0"/>
      <w:marTop w:val="0"/>
      <w:marBottom w:val="0"/>
      <w:divBdr>
        <w:top w:val="none" w:sz="0" w:space="0" w:color="auto"/>
        <w:left w:val="none" w:sz="0" w:space="0" w:color="auto"/>
        <w:bottom w:val="none" w:sz="0" w:space="0" w:color="auto"/>
        <w:right w:val="none" w:sz="0" w:space="0" w:color="auto"/>
      </w:divBdr>
    </w:div>
    <w:div w:id="1262907649">
      <w:bodyDiv w:val="1"/>
      <w:marLeft w:val="0"/>
      <w:marRight w:val="0"/>
      <w:marTop w:val="0"/>
      <w:marBottom w:val="0"/>
      <w:divBdr>
        <w:top w:val="none" w:sz="0" w:space="0" w:color="auto"/>
        <w:left w:val="none" w:sz="0" w:space="0" w:color="auto"/>
        <w:bottom w:val="none" w:sz="0" w:space="0" w:color="auto"/>
        <w:right w:val="none" w:sz="0" w:space="0" w:color="auto"/>
      </w:divBdr>
    </w:div>
    <w:div w:id="1263152045">
      <w:bodyDiv w:val="1"/>
      <w:marLeft w:val="0"/>
      <w:marRight w:val="0"/>
      <w:marTop w:val="0"/>
      <w:marBottom w:val="0"/>
      <w:divBdr>
        <w:top w:val="none" w:sz="0" w:space="0" w:color="auto"/>
        <w:left w:val="none" w:sz="0" w:space="0" w:color="auto"/>
        <w:bottom w:val="none" w:sz="0" w:space="0" w:color="auto"/>
        <w:right w:val="none" w:sz="0" w:space="0" w:color="auto"/>
      </w:divBdr>
    </w:div>
    <w:div w:id="1263225930">
      <w:bodyDiv w:val="1"/>
      <w:marLeft w:val="0"/>
      <w:marRight w:val="0"/>
      <w:marTop w:val="0"/>
      <w:marBottom w:val="0"/>
      <w:divBdr>
        <w:top w:val="none" w:sz="0" w:space="0" w:color="auto"/>
        <w:left w:val="none" w:sz="0" w:space="0" w:color="auto"/>
        <w:bottom w:val="none" w:sz="0" w:space="0" w:color="auto"/>
        <w:right w:val="none" w:sz="0" w:space="0" w:color="auto"/>
      </w:divBdr>
    </w:div>
    <w:div w:id="1263682295">
      <w:bodyDiv w:val="1"/>
      <w:marLeft w:val="0"/>
      <w:marRight w:val="0"/>
      <w:marTop w:val="0"/>
      <w:marBottom w:val="0"/>
      <w:divBdr>
        <w:top w:val="none" w:sz="0" w:space="0" w:color="auto"/>
        <w:left w:val="none" w:sz="0" w:space="0" w:color="auto"/>
        <w:bottom w:val="none" w:sz="0" w:space="0" w:color="auto"/>
        <w:right w:val="none" w:sz="0" w:space="0" w:color="auto"/>
      </w:divBdr>
    </w:div>
    <w:div w:id="1264339327">
      <w:bodyDiv w:val="1"/>
      <w:marLeft w:val="0"/>
      <w:marRight w:val="0"/>
      <w:marTop w:val="0"/>
      <w:marBottom w:val="0"/>
      <w:divBdr>
        <w:top w:val="none" w:sz="0" w:space="0" w:color="auto"/>
        <w:left w:val="none" w:sz="0" w:space="0" w:color="auto"/>
        <w:bottom w:val="none" w:sz="0" w:space="0" w:color="auto"/>
        <w:right w:val="none" w:sz="0" w:space="0" w:color="auto"/>
      </w:divBdr>
    </w:div>
    <w:div w:id="1264648760">
      <w:bodyDiv w:val="1"/>
      <w:marLeft w:val="0"/>
      <w:marRight w:val="0"/>
      <w:marTop w:val="0"/>
      <w:marBottom w:val="0"/>
      <w:divBdr>
        <w:top w:val="none" w:sz="0" w:space="0" w:color="auto"/>
        <w:left w:val="none" w:sz="0" w:space="0" w:color="auto"/>
        <w:bottom w:val="none" w:sz="0" w:space="0" w:color="auto"/>
        <w:right w:val="none" w:sz="0" w:space="0" w:color="auto"/>
      </w:divBdr>
    </w:div>
    <w:div w:id="1264723309">
      <w:bodyDiv w:val="1"/>
      <w:marLeft w:val="0"/>
      <w:marRight w:val="0"/>
      <w:marTop w:val="0"/>
      <w:marBottom w:val="0"/>
      <w:divBdr>
        <w:top w:val="none" w:sz="0" w:space="0" w:color="auto"/>
        <w:left w:val="none" w:sz="0" w:space="0" w:color="auto"/>
        <w:bottom w:val="none" w:sz="0" w:space="0" w:color="auto"/>
        <w:right w:val="none" w:sz="0" w:space="0" w:color="auto"/>
      </w:divBdr>
    </w:div>
    <w:div w:id="1264799531">
      <w:bodyDiv w:val="1"/>
      <w:marLeft w:val="0"/>
      <w:marRight w:val="0"/>
      <w:marTop w:val="0"/>
      <w:marBottom w:val="0"/>
      <w:divBdr>
        <w:top w:val="none" w:sz="0" w:space="0" w:color="auto"/>
        <w:left w:val="none" w:sz="0" w:space="0" w:color="auto"/>
        <w:bottom w:val="none" w:sz="0" w:space="0" w:color="auto"/>
        <w:right w:val="none" w:sz="0" w:space="0" w:color="auto"/>
      </w:divBdr>
    </w:div>
    <w:div w:id="1264999594">
      <w:bodyDiv w:val="1"/>
      <w:marLeft w:val="0"/>
      <w:marRight w:val="0"/>
      <w:marTop w:val="0"/>
      <w:marBottom w:val="0"/>
      <w:divBdr>
        <w:top w:val="none" w:sz="0" w:space="0" w:color="auto"/>
        <w:left w:val="none" w:sz="0" w:space="0" w:color="auto"/>
        <w:bottom w:val="none" w:sz="0" w:space="0" w:color="auto"/>
        <w:right w:val="none" w:sz="0" w:space="0" w:color="auto"/>
      </w:divBdr>
    </w:div>
    <w:div w:id="1265311089">
      <w:bodyDiv w:val="1"/>
      <w:marLeft w:val="0"/>
      <w:marRight w:val="0"/>
      <w:marTop w:val="0"/>
      <w:marBottom w:val="0"/>
      <w:divBdr>
        <w:top w:val="none" w:sz="0" w:space="0" w:color="auto"/>
        <w:left w:val="none" w:sz="0" w:space="0" w:color="auto"/>
        <w:bottom w:val="none" w:sz="0" w:space="0" w:color="auto"/>
        <w:right w:val="none" w:sz="0" w:space="0" w:color="auto"/>
      </w:divBdr>
    </w:div>
    <w:div w:id="1265335924">
      <w:bodyDiv w:val="1"/>
      <w:marLeft w:val="0"/>
      <w:marRight w:val="0"/>
      <w:marTop w:val="0"/>
      <w:marBottom w:val="0"/>
      <w:divBdr>
        <w:top w:val="none" w:sz="0" w:space="0" w:color="auto"/>
        <w:left w:val="none" w:sz="0" w:space="0" w:color="auto"/>
        <w:bottom w:val="none" w:sz="0" w:space="0" w:color="auto"/>
        <w:right w:val="none" w:sz="0" w:space="0" w:color="auto"/>
      </w:divBdr>
    </w:div>
    <w:div w:id="1265379349">
      <w:bodyDiv w:val="1"/>
      <w:marLeft w:val="0"/>
      <w:marRight w:val="0"/>
      <w:marTop w:val="0"/>
      <w:marBottom w:val="0"/>
      <w:divBdr>
        <w:top w:val="none" w:sz="0" w:space="0" w:color="auto"/>
        <w:left w:val="none" w:sz="0" w:space="0" w:color="auto"/>
        <w:bottom w:val="none" w:sz="0" w:space="0" w:color="auto"/>
        <w:right w:val="none" w:sz="0" w:space="0" w:color="auto"/>
      </w:divBdr>
    </w:div>
    <w:div w:id="1265845873">
      <w:bodyDiv w:val="1"/>
      <w:marLeft w:val="0"/>
      <w:marRight w:val="0"/>
      <w:marTop w:val="0"/>
      <w:marBottom w:val="0"/>
      <w:divBdr>
        <w:top w:val="none" w:sz="0" w:space="0" w:color="auto"/>
        <w:left w:val="none" w:sz="0" w:space="0" w:color="auto"/>
        <w:bottom w:val="none" w:sz="0" w:space="0" w:color="auto"/>
        <w:right w:val="none" w:sz="0" w:space="0" w:color="auto"/>
      </w:divBdr>
    </w:div>
    <w:div w:id="1265991198">
      <w:bodyDiv w:val="1"/>
      <w:marLeft w:val="0"/>
      <w:marRight w:val="0"/>
      <w:marTop w:val="0"/>
      <w:marBottom w:val="0"/>
      <w:divBdr>
        <w:top w:val="none" w:sz="0" w:space="0" w:color="auto"/>
        <w:left w:val="none" w:sz="0" w:space="0" w:color="auto"/>
        <w:bottom w:val="none" w:sz="0" w:space="0" w:color="auto"/>
        <w:right w:val="none" w:sz="0" w:space="0" w:color="auto"/>
      </w:divBdr>
    </w:div>
    <w:div w:id="1266033239">
      <w:bodyDiv w:val="1"/>
      <w:marLeft w:val="0"/>
      <w:marRight w:val="0"/>
      <w:marTop w:val="0"/>
      <w:marBottom w:val="0"/>
      <w:divBdr>
        <w:top w:val="none" w:sz="0" w:space="0" w:color="auto"/>
        <w:left w:val="none" w:sz="0" w:space="0" w:color="auto"/>
        <w:bottom w:val="none" w:sz="0" w:space="0" w:color="auto"/>
        <w:right w:val="none" w:sz="0" w:space="0" w:color="auto"/>
      </w:divBdr>
    </w:div>
    <w:div w:id="1266614597">
      <w:bodyDiv w:val="1"/>
      <w:marLeft w:val="0"/>
      <w:marRight w:val="0"/>
      <w:marTop w:val="0"/>
      <w:marBottom w:val="0"/>
      <w:divBdr>
        <w:top w:val="none" w:sz="0" w:space="0" w:color="auto"/>
        <w:left w:val="none" w:sz="0" w:space="0" w:color="auto"/>
        <w:bottom w:val="none" w:sz="0" w:space="0" w:color="auto"/>
        <w:right w:val="none" w:sz="0" w:space="0" w:color="auto"/>
      </w:divBdr>
    </w:div>
    <w:div w:id="1266886685">
      <w:bodyDiv w:val="1"/>
      <w:marLeft w:val="0"/>
      <w:marRight w:val="0"/>
      <w:marTop w:val="0"/>
      <w:marBottom w:val="0"/>
      <w:divBdr>
        <w:top w:val="none" w:sz="0" w:space="0" w:color="auto"/>
        <w:left w:val="none" w:sz="0" w:space="0" w:color="auto"/>
        <w:bottom w:val="none" w:sz="0" w:space="0" w:color="auto"/>
        <w:right w:val="none" w:sz="0" w:space="0" w:color="auto"/>
      </w:divBdr>
    </w:div>
    <w:div w:id="1267038098">
      <w:bodyDiv w:val="1"/>
      <w:marLeft w:val="0"/>
      <w:marRight w:val="0"/>
      <w:marTop w:val="0"/>
      <w:marBottom w:val="0"/>
      <w:divBdr>
        <w:top w:val="none" w:sz="0" w:space="0" w:color="auto"/>
        <w:left w:val="none" w:sz="0" w:space="0" w:color="auto"/>
        <w:bottom w:val="none" w:sz="0" w:space="0" w:color="auto"/>
        <w:right w:val="none" w:sz="0" w:space="0" w:color="auto"/>
      </w:divBdr>
    </w:div>
    <w:div w:id="1267813537">
      <w:bodyDiv w:val="1"/>
      <w:marLeft w:val="0"/>
      <w:marRight w:val="0"/>
      <w:marTop w:val="0"/>
      <w:marBottom w:val="0"/>
      <w:divBdr>
        <w:top w:val="none" w:sz="0" w:space="0" w:color="auto"/>
        <w:left w:val="none" w:sz="0" w:space="0" w:color="auto"/>
        <w:bottom w:val="none" w:sz="0" w:space="0" w:color="auto"/>
        <w:right w:val="none" w:sz="0" w:space="0" w:color="auto"/>
      </w:divBdr>
    </w:div>
    <w:div w:id="1267927706">
      <w:bodyDiv w:val="1"/>
      <w:marLeft w:val="0"/>
      <w:marRight w:val="0"/>
      <w:marTop w:val="0"/>
      <w:marBottom w:val="0"/>
      <w:divBdr>
        <w:top w:val="none" w:sz="0" w:space="0" w:color="auto"/>
        <w:left w:val="none" w:sz="0" w:space="0" w:color="auto"/>
        <w:bottom w:val="none" w:sz="0" w:space="0" w:color="auto"/>
        <w:right w:val="none" w:sz="0" w:space="0" w:color="auto"/>
      </w:divBdr>
    </w:div>
    <w:div w:id="1268343311">
      <w:bodyDiv w:val="1"/>
      <w:marLeft w:val="0"/>
      <w:marRight w:val="0"/>
      <w:marTop w:val="0"/>
      <w:marBottom w:val="0"/>
      <w:divBdr>
        <w:top w:val="none" w:sz="0" w:space="0" w:color="auto"/>
        <w:left w:val="none" w:sz="0" w:space="0" w:color="auto"/>
        <w:bottom w:val="none" w:sz="0" w:space="0" w:color="auto"/>
        <w:right w:val="none" w:sz="0" w:space="0" w:color="auto"/>
      </w:divBdr>
    </w:div>
    <w:div w:id="1268780837">
      <w:bodyDiv w:val="1"/>
      <w:marLeft w:val="0"/>
      <w:marRight w:val="0"/>
      <w:marTop w:val="0"/>
      <w:marBottom w:val="0"/>
      <w:divBdr>
        <w:top w:val="none" w:sz="0" w:space="0" w:color="auto"/>
        <w:left w:val="none" w:sz="0" w:space="0" w:color="auto"/>
        <w:bottom w:val="none" w:sz="0" w:space="0" w:color="auto"/>
        <w:right w:val="none" w:sz="0" w:space="0" w:color="auto"/>
      </w:divBdr>
    </w:div>
    <w:div w:id="1269778748">
      <w:bodyDiv w:val="1"/>
      <w:marLeft w:val="0"/>
      <w:marRight w:val="0"/>
      <w:marTop w:val="0"/>
      <w:marBottom w:val="0"/>
      <w:divBdr>
        <w:top w:val="none" w:sz="0" w:space="0" w:color="auto"/>
        <w:left w:val="none" w:sz="0" w:space="0" w:color="auto"/>
        <w:bottom w:val="none" w:sz="0" w:space="0" w:color="auto"/>
        <w:right w:val="none" w:sz="0" w:space="0" w:color="auto"/>
      </w:divBdr>
    </w:div>
    <w:div w:id="1269848764">
      <w:bodyDiv w:val="1"/>
      <w:marLeft w:val="0"/>
      <w:marRight w:val="0"/>
      <w:marTop w:val="0"/>
      <w:marBottom w:val="0"/>
      <w:divBdr>
        <w:top w:val="none" w:sz="0" w:space="0" w:color="auto"/>
        <w:left w:val="none" w:sz="0" w:space="0" w:color="auto"/>
        <w:bottom w:val="none" w:sz="0" w:space="0" w:color="auto"/>
        <w:right w:val="none" w:sz="0" w:space="0" w:color="auto"/>
      </w:divBdr>
    </w:div>
    <w:div w:id="1269854955">
      <w:bodyDiv w:val="1"/>
      <w:marLeft w:val="0"/>
      <w:marRight w:val="0"/>
      <w:marTop w:val="0"/>
      <w:marBottom w:val="0"/>
      <w:divBdr>
        <w:top w:val="none" w:sz="0" w:space="0" w:color="auto"/>
        <w:left w:val="none" w:sz="0" w:space="0" w:color="auto"/>
        <w:bottom w:val="none" w:sz="0" w:space="0" w:color="auto"/>
        <w:right w:val="none" w:sz="0" w:space="0" w:color="auto"/>
      </w:divBdr>
    </w:div>
    <w:div w:id="1270621917">
      <w:bodyDiv w:val="1"/>
      <w:marLeft w:val="0"/>
      <w:marRight w:val="0"/>
      <w:marTop w:val="0"/>
      <w:marBottom w:val="0"/>
      <w:divBdr>
        <w:top w:val="none" w:sz="0" w:space="0" w:color="auto"/>
        <w:left w:val="none" w:sz="0" w:space="0" w:color="auto"/>
        <w:bottom w:val="none" w:sz="0" w:space="0" w:color="auto"/>
        <w:right w:val="none" w:sz="0" w:space="0" w:color="auto"/>
      </w:divBdr>
    </w:div>
    <w:div w:id="1270964266">
      <w:bodyDiv w:val="1"/>
      <w:marLeft w:val="0"/>
      <w:marRight w:val="0"/>
      <w:marTop w:val="0"/>
      <w:marBottom w:val="0"/>
      <w:divBdr>
        <w:top w:val="none" w:sz="0" w:space="0" w:color="auto"/>
        <w:left w:val="none" w:sz="0" w:space="0" w:color="auto"/>
        <w:bottom w:val="none" w:sz="0" w:space="0" w:color="auto"/>
        <w:right w:val="none" w:sz="0" w:space="0" w:color="auto"/>
      </w:divBdr>
    </w:div>
    <w:div w:id="1271015813">
      <w:bodyDiv w:val="1"/>
      <w:marLeft w:val="0"/>
      <w:marRight w:val="0"/>
      <w:marTop w:val="0"/>
      <w:marBottom w:val="0"/>
      <w:divBdr>
        <w:top w:val="none" w:sz="0" w:space="0" w:color="auto"/>
        <w:left w:val="none" w:sz="0" w:space="0" w:color="auto"/>
        <w:bottom w:val="none" w:sz="0" w:space="0" w:color="auto"/>
        <w:right w:val="none" w:sz="0" w:space="0" w:color="auto"/>
      </w:divBdr>
    </w:div>
    <w:div w:id="1271400179">
      <w:bodyDiv w:val="1"/>
      <w:marLeft w:val="0"/>
      <w:marRight w:val="0"/>
      <w:marTop w:val="0"/>
      <w:marBottom w:val="0"/>
      <w:divBdr>
        <w:top w:val="none" w:sz="0" w:space="0" w:color="auto"/>
        <w:left w:val="none" w:sz="0" w:space="0" w:color="auto"/>
        <w:bottom w:val="none" w:sz="0" w:space="0" w:color="auto"/>
        <w:right w:val="none" w:sz="0" w:space="0" w:color="auto"/>
      </w:divBdr>
    </w:div>
    <w:div w:id="1271619529">
      <w:bodyDiv w:val="1"/>
      <w:marLeft w:val="0"/>
      <w:marRight w:val="0"/>
      <w:marTop w:val="0"/>
      <w:marBottom w:val="0"/>
      <w:divBdr>
        <w:top w:val="none" w:sz="0" w:space="0" w:color="auto"/>
        <w:left w:val="none" w:sz="0" w:space="0" w:color="auto"/>
        <w:bottom w:val="none" w:sz="0" w:space="0" w:color="auto"/>
        <w:right w:val="none" w:sz="0" w:space="0" w:color="auto"/>
      </w:divBdr>
    </w:div>
    <w:div w:id="1271939733">
      <w:bodyDiv w:val="1"/>
      <w:marLeft w:val="0"/>
      <w:marRight w:val="0"/>
      <w:marTop w:val="0"/>
      <w:marBottom w:val="0"/>
      <w:divBdr>
        <w:top w:val="none" w:sz="0" w:space="0" w:color="auto"/>
        <w:left w:val="none" w:sz="0" w:space="0" w:color="auto"/>
        <w:bottom w:val="none" w:sz="0" w:space="0" w:color="auto"/>
        <w:right w:val="none" w:sz="0" w:space="0" w:color="auto"/>
      </w:divBdr>
    </w:div>
    <w:div w:id="1272014411">
      <w:bodyDiv w:val="1"/>
      <w:marLeft w:val="0"/>
      <w:marRight w:val="0"/>
      <w:marTop w:val="0"/>
      <w:marBottom w:val="0"/>
      <w:divBdr>
        <w:top w:val="none" w:sz="0" w:space="0" w:color="auto"/>
        <w:left w:val="none" w:sz="0" w:space="0" w:color="auto"/>
        <w:bottom w:val="none" w:sz="0" w:space="0" w:color="auto"/>
        <w:right w:val="none" w:sz="0" w:space="0" w:color="auto"/>
      </w:divBdr>
    </w:div>
    <w:div w:id="1272393037">
      <w:bodyDiv w:val="1"/>
      <w:marLeft w:val="0"/>
      <w:marRight w:val="0"/>
      <w:marTop w:val="0"/>
      <w:marBottom w:val="0"/>
      <w:divBdr>
        <w:top w:val="none" w:sz="0" w:space="0" w:color="auto"/>
        <w:left w:val="none" w:sz="0" w:space="0" w:color="auto"/>
        <w:bottom w:val="none" w:sz="0" w:space="0" w:color="auto"/>
        <w:right w:val="none" w:sz="0" w:space="0" w:color="auto"/>
      </w:divBdr>
    </w:div>
    <w:div w:id="1272467431">
      <w:bodyDiv w:val="1"/>
      <w:marLeft w:val="0"/>
      <w:marRight w:val="0"/>
      <w:marTop w:val="0"/>
      <w:marBottom w:val="0"/>
      <w:divBdr>
        <w:top w:val="none" w:sz="0" w:space="0" w:color="auto"/>
        <w:left w:val="none" w:sz="0" w:space="0" w:color="auto"/>
        <w:bottom w:val="none" w:sz="0" w:space="0" w:color="auto"/>
        <w:right w:val="none" w:sz="0" w:space="0" w:color="auto"/>
      </w:divBdr>
    </w:div>
    <w:div w:id="1272975674">
      <w:bodyDiv w:val="1"/>
      <w:marLeft w:val="0"/>
      <w:marRight w:val="0"/>
      <w:marTop w:val="0"/>
      <w:marBottom w:val="0"/>
      <w:divBdr>
        <w:top w:val="none" w:sz="0" w:space="0" w:color="auto"/>
        <w:left w:val="none" w:sz="0" w:space="0" w:color="auto"/>
        <w:bottom w:val="none" w:sz="0" w:space="0" w:color="auto"/>
        <w:right w:val="none" w:sz="0" w:space="0" w:color="auto"/>
      </w:divBdr>
    </w:div>
    <w:div w:id="1273127285">
      <w:bodyDiv w:val="1"/>
      <w:marLeft w:val="0"/>
      <w:marRight w:val="0"/>
      <w:marTop w:val="0"/>
      <w:marBottom w:val="0"/>
      <w:divBdr>
        <w:top w:val="none" w:sz="0" w:space="0" w:color="auto"/>
        <w:left w:val="none" w:sz="0" w:space="0" w:color="auto"/>
        <w:bottom w:val="none" w:sz="0" w:space="0" w:color="auto"/>
        <w:right w:val="none" w:sz="0" w:space="0" w:color="auto"/>
      </w:divBdr>
    </w:div>
    <w:div w:id="1273433939">
      <w:bodyDiv w:val="1"/>
      <w:marLeft w:val="0"/>
      <w:marRight w:val="0"/>
      <w:marTop w:val="0"/>
      <w:marBottom w:val="0"/>
      <w:divBdr>
        <w:top w:val="none" w:sz="0" w:space="0" w:color="auto"/>
        <w:left w:val="none" w:sz="0" w:space="0" w:color="auto"/>
        <w:bottom w:val="none" w:sz="0" w:space="0" w:color="auto"/>
        <w:right w:val="none" w:sz="0" w:space="0" w:color="auto"/>
      </w:divBdr>
    </w:div>
    <w:div w:id="1273903577">
      <w:bodyDiv w:val="1"/>
      <w:marLeft w:val="0"/>
      <w:marRight w:val="0"/>
      <w:marTop w:val="0"/>
      <w:marBottom w:val="0"/>
      <w:divBdr>
        <w:top w:val="none" w:sz="0" w:space="0" w:color="auto"/>
        <w:left w:val="none" w:sz="0" w:space="0" w:color="auto"/>
        <w:bottom w:val="none" w:sz="0" w:space="0" w:color="auto"/>
        <w:right w:val="none" w:sz="0" w:space="0" w:color="auto"/>
      </w:divBdr>
    </w:div>
    <w:div w:id="1274677740">
      <w:bodyDiv w:val="1"/>
      <w:marLeft w:val="0"/>
      <w:marRight w:val="0"/>
      <w:marTop w:val="0"/>
      <w:marBottom w:val="0"/>
      <w:divBdr>
        <w:top w:val="none" w:sz="0" w:space="0" w:color="auto"/>
        <w:left w:val="none" w:sz="0" w:space="0" w:color="auto"/>
        <w:bottom w:val="none" w:sz="0" w:space="0" w:color="auto"/>
        <w:right w:val="none" w:sz="0" w:space="0" w:color="auto"/>
      </w:divBdr>
    </w:div>
    <w:div w:id="1275139418">
      <w:bodyDiv w:val="1"/>
      <w:marLeft w:val="0"/>
      <w:marRight w:val="0"/>
      <w:marTop w:val="0"/>
      <w:marBottom w:val="0"/>
      <w:divBdr>
        <w:top w:val="none" w:sz="0" w:space="0" w:color="auto"/>
        <w:left w:val="none" w:sz="0" w:space="0" w:color="auto"/>
        <w:bottom w:val="none" w:sz="0" w:space="0" w:color="auto"/>
        <w:right w:val="none" w:sz="0" w:space="0" w:color="auto"/>
      </w:divBdr>
    </w:div>
    <w:div w:id="1275361423">
      <w:bodyDiv w:val="1"/>
      <w:marLeft w:val="0"/>
      <w:marRight w:val="0"/>
      <w:marTop w:val="0"/>
      <w:marBottom w:val="0"/>
      <w:divBdr>
        <w:top w:val="none" w:sz="0" w:space="0" w:color="auto"/>
        <w:left w:val="none" w:sz="0" w:space="0" w:color="auto"/>
        <w:bottom w:val="none" w:sz="0" w:space="0" w:color="auto"/>
        <w:right w:val="none" w:sz="0" w:space="0" w:color="auto"/>
      </w:divBdr>
    </w:div>
    <w:div w:id="1275401618">
      <w:bodyDiv w:val="1"/>
      <w:marLeft w:val="0"/>
      <w:marRight w:val="0"/>
      <w:marTop w:val="0"/>
      <w:marBottom w:val="0"/>
      <w:divBdr>
        <w:top w:val="none" w:sz="0" w:space="0" w:color="auto"/>
        <w:left w:val="none" w:sz="0" w:space="0" w:color="auto"/>
        <w:bottom w:val="none" w:sz="0" w:space="0" w:color="auto"/>
        <w:right w:val="none" w:sz="0" w:space="0" w:color="auto"/>
      </w:divBdr>
    </w:div>
    <w:div w:id="1275404624">
      <w:bodyDiv w:val="1"/>
      <w:marLeft w:val="0"/>
      <w:marRight w:val="0"/>
      <w:marTop w:val="0"/>
      <w:marBottom w:val="0"/>
      <w:divBdr>
        <w:top w:val="none" w:sz="0" w:space="0" w:color="auto"/>
        <w:left w:val="none" w:sz="0" w:space="0" w:color="auto"/>
        <w:bottom w:val="none" w:sz="0" w:space="0" w:color="auto"/>
        <w:right w:val="none" w:sz="0" w:space="0" w:color="auto"/>
      </w:divBdr>
    </w:div>
    <w:div w:id="1275553752">
      <w:bodyDiv w:val="1"/>
      <w:marLeft w:val="0"/>
      <w:marRight w:val="0"/>
      <w:marTop w:val="0"/>
      <w:marBottom w:val="0"/>
      <w:divBdr>
        <w:top w:val="none" w:sz="0" w:space="0" w:color="auto"/>
        <w:left w:val="none" w:sz="0" w:space="0" w:color="auto"/>
        <w:bottom w:val="none" w:sz="0" w:space="0" w:color="auto"/>
        <w:right w:val="none" w:sz="0" w:space="0" w:color="auto"/>
      </w:divBdr>
    </w:div>
    <w:div w:id="1276668522">
      <w:bodyDiv w:val="1"/>
      <w:marLeft w:val="0"/>
      <w:marRight w:val="0"/>
      <w:marTop w:val="0"/>
      <w:marBottom w:val="0"/>
      <w:divBdr>
        <w:top w:val="none" w:sz="0" w:space="0" w:color="auto"/>
        <w:left w:val="none" w:sz="0" w:space="0" w:color="auto"/>
        <w:bottom w:val="none" w:sz="0" w:space="0" w:color="auto"/>
        <w:right w:val="none" w:sz="0" w:space="0" w:color="auto"/>
      </w:divBdr>
    </w:div>
    <w:div w:id="1276866008">
      <w:bodyDiv w:val="1"/>
      <w:marLeft w:val="0"/>
      <w:marRight w:val="0"/>
      <w:marTop w:val="0"/>
      <w:marBottom w:val="0"/>
      <w:divBdr>
        <w:top w:val="none" w:sz="0" w:space="0" w:color="auto"/>
        <w:left w:val="none" w:sz="0" w:space="0" w:color="auto"/>
        <w:bottom w:val="none" w:sz="0" w:space="0" w:color="auto"/>
        <w:right w:val="none" w:sz="0" w:space="0" w:color="auto"/>
      </w:divBdr>
    </w:div>
    <w:div w:id="1276912760">
      <w:bodyDiv w:val="1"/>
      <w:marLeft w:val="0"/>
      <w:marRight w:val="0"/>
      <w:marTop w:val="0"/>
      <w:marBottom w:val="0"/>
      <w:divBdr>
        <w:top w:val="none" w:sz="0" w:space="0" w:color="auto"/>
        <w:left w:val="none" w:sz="0" w:space="0" w:color="auto"/>
        <w:bottom w:val="none" w:sz="0" w:space="0" w:color="auto"/>
        <w:right w:val="none" w:sz="0" w:space="0" w:color="auto"/>
      </w:divBdr>
    </w:div>
    <w:div w:id="1277101491">
      <w:bodyDiv w:val="1"/>
      <w:marLeft w:val="0"/>
      <w:marRight w:val="0"/>
      <w:marTop w:val="0"/>
      <w:marBottom w:val="0"/>
      <w:divBdr>
        <w:top w:val="none" w:sz="0" w:space="0" w:color="auto"/>
        <w:left w:val="none" w:sz="0" w:space="0" w:color="auto"/>
        <w:bottom w:val="none" w:sz="0" w:space="0" w:color="auto"/>
        <w:right w:val="none" w:sz="0" w:space="0" w:color="auto"/>
      </w:divBdr>
    </w:div>
    <w:div w:id="1277180623">
      <w:bodyDiv w:val="1"/>
      <w:marLeft w:val="0"/>
      <w:marRight w:val="0"/>
      <w:marTop w:val="0"/>
      <w:marBottom w:val="0"/>
      <w:divBdr>
        <w:top w:val="none" w:sz="0" w:space="0" w:color="auto"/>
        <w:left w:val="none" w:sz="0" w:space="0" w:color="auto"/>
        <w:bottom w:val="none" w:sz="0" w:space="0" w:color="auto"/>
        <w:right w:val="none" w:sz="0" w:space="0" w:color="auto"/>
      </w:divBdr>
    </w:div>
    <w:div w:id="1277520269">
      <w:bodyDiv w:val="1"/>
      <w:marLeft w:val="0"/>
      <w:marRight w:val="0"/>
      <w:marTop w:val="0"/>
      <w:marBottom w:val="0"/>
      <w:divBdr>
        <w:top w:val="none" w:sz="0" w:space="0" w:color="auto"/>
        <w:left w:val="none" w:sz="0" w:space="0" w:color="auto"/>
        <w:bottom w:val="none" w:sz="0" w:space="0" w:color="auto"/>
        <w:right w:val="none" w:sz="0" w:space="0" w:color="auto"/>
      </w:divBdr>
    </w:div>
    <w:div w:id="1278024712">
      <w:bodyDiv w:val="1"/>
      <w:marLeft w:val="0"/>
      <w:marRight w:val="0"/>
      <w:marTop w:val="0"/>
      <w:marBottom w:val="0"/>
      <w:divBdr>
        <w:top w:val="none" w:sz="0" w:space="0" w:color="auto"/>
        <w:left w:val="none" w:sz="0" w:space="0" w:color="auto"/>
        <w:bottom w:val="none" w:sz="0" w:space="0" w:color="auto"/>
        <w:right w:val="none" w:sz="0" w:space="0" w:color="auto"/>
      </w:divBdr>
    </w:div>
    <w:div w:id="1278098378">
      <w:bodyDiv w:val="1"/>
      <w:marLeft w:val="0"/>
      <w:marRight w:val="0"/>
      <w:marTop w:val="0"/>
      <w:marBottom w:val="0"/>
      <w:divBdr>
        <w:top w:val="none" w:sz="0" w:space="0" w:color="auto"/>
        <w:left w:val="none" w:sz="0" w:space="0" w:color="auto"/>
        <w:bottom w:val="none" w:sz="0" w:space="0" w:color="auto"/>
        <w:right w:val="none" w:sz="0" w:space="0" w:color="auto"/>
      </w:divBdr>
    </w:div>
    <w:div w:id="1278098525">
      <w:bodyDiv w:val="1"/>
      <w:marLeft w:val="0"/>
      <w:marRight w:val="0"/>
      <w:marTop w:val="0"/>
      <w:marBottom w:val="0"/>
      <w:divBdr>
        <w:top w:val="none" w:sz="0" w:space="0" w:color="auto"/>
        <w:left w:val="none" w:sz="0" w:space="0" w:color="auto"/>
        <w:bottom w:val="none" w:sz="0" w:space="0" w:color="auto"/>
        <w:right w:val="none" w:sz="0" w:space="0" w:color="auto"/>
      </w:divBdr>
    </w:div>
    <w:div w:id="1278100476">
      <w:bodyDiv w:val="1"/>
      <w:marLeft w:val="0"/>
      <w:marRight w:val="0"/>
      <w:marTop w:val="0"/>
      <w:marBottom w:val="0"/>
      <w:divBdr>
        <w:top w:val="none" w:sz="0" w:space="0" w:color="auto"/>
        <w:left w:val="none" w:sz="0" w:space="0" w:color="auto"/>
        <w:bottom w:val="none" w:sz="0" w:space="0" w:color="auto"/>
        <w:right w:val="none" w:sz="0" w:space="0" w:color="auto"/>
      </w:divBdr>
    </w:div>
    <w:div w:id="1278175980">
      <w:bodyDiv w:val="1"/>
      <w:marLeft w:val="0"/>
      <w:marRight w:val="0"/>
      <w:marTop w:val="0"/>
      <w:marBottom w:val="0"/>
      <w:divBdr>
        <w:top w:val="none" w:sz="0" w:space="0" w:color="auto"/>
        <w:left w:val="none" w:sz="0" w:space="0" w:color="auto"/>
        <w:bottom w:val="none" w:sz="0" w:space="0" w:color="auto"/>
        <w:right w:val="none" w:sz="0" w:space="0" w:color="auto"/>
      </w:divBdr>
    </w:div>
    <w:div w:id="1278215801">
      <w:bodyDiv w:val="1"/>
      <w:marLeft w:val="0"/>
      <w:marRight w:val="0"/>
      <w:marTop w:val="0"/>
      <w:marBottom w:val="0"/>
      <w:divBdr>
        <w:top w:val="none" w:sz="0" w:space="0" w:color="auto"/>
        <w:left w:val="none" w:sz="0" w:space="0" w:color="auto"/>
        <w:bottom w:val="none" w:sz="0" w:space="0" w:color="auto"/>
        <w:right w:val="none" w:sz="0" w:space="0" w:color="auto"/>
      </w:divBdr>
    </w:div>
    <w:div w:id="1278373813">
      <w:bodyDiv w:val="1"/>
      <w:marLeft w:val="0"/>
      <w:marRight w:val="0"/>
      <w:marTop w:val="0"/>
      <w:marBottom w:val="0"/>
      <w:divBdr>
        <w:top w:val="none" w:sz="0" w:space="0" w:color="auto"/>
        <w:left w:val="none" w:sz="0" w:space="0" w:color="auto"/>
        <w:bottom w:val="none" w:sz="0" w:space="0" w:color="auto"/>
        <w:right w:val="none" w:sz="0" w:space="0" w:color="auto"/>
      </w:divBdr>
    </w:div>
    <w:div w:id="1278490822">
      <w:bodyDiv w:val="1"/>
      <w:marLeft w:val="0"/>
      <w:marRight w:val="0"/>
      <w:marTop w:val="0"/>
      <w:marBottom w:val="0"/>
      <w:divBdr>
        <w:top w:val="none" w:sz="0" w:space="0" w:color="auto"/>
        <w:left w:val="none" w:sz="0" w:space="0" w:color="auto"/>
        <w:bottom w:val="none" w:sz="0" w:space="0" w:color="auto"/>
        <w:right w:val="none" w:sz="0" w:space="0" w:color="auto"/>
      </w:divBdr>
    </w:div>
    <w:div w:id="1278563518">
      <w:bodyDiv w:val="1"/>
      <w:marLeft w:val="0"/>
      <w:marRight w:val="0"/>
      <w:marTop w:val="0"/>
      <w:marBottom w:val="0"/>
      <w:divBdr>
        <w:top w:val="none" w:sz="0" w:space="0" w:color="auto"/>
        <w:left w:val="none" w:sz="0" w:space="0" w:color="auto"/>
        <w:bottom w:val="none" w:sz="0" w:space="0" w:color="auto"/>
        <w:right w:val="none" w:sz="0" w:space="0" w:color="auto"/>
      </w:divBdr>
    </w:div>
    <w:div w:id="1278946733">
      <w:bodyDiv w:val="1"/>
      <w:marLeft w:val="0"/>
      <w:marRight w:val="0"/>
      <w:marTop w:val="0"/>
      <w:marBottom w:val="0"/>
      <w:divBdr>
        <w:top w:val="none" w:sz="0" w:space="0" w:color="auto"/>
        <w:left w:val="none" w:sz="0" w:space="0" w:color="auto"/>
        <w:bottom w:val="none" w:sz="0" w:space="0" w:color="auto"/>
        <w:right w:val="none" w:sz="0" w:space="0" w:color="auto"/>
      </w:divBdr>
    </w:div>
    <w:div w:id="1279680247">
      <w:bodyDiv w:val="1"/>
      <w:marLeft w:val="0"/>
      <w:marRight w:val="0"/>
      <w:marTop w:val="0"/>
      <w:marBottom w:val="0"/>
      <w:divBdr>
        <w:top w:val="none" w:sz="0" w:space="0" w:color="auto"/>
        <w:left w:val="none" w:sz="0" w:space="0" w:color="auto"/>
        <w:bottom w:val="none" w:sz="0" w:space="0" w:color="auto"/>
        <w:right w:val="none" w:sz="0" w:space="0" w:color="auto"/>
      </w:divBdr>
    </w:div>
    <w:div w:id="1279876632">
      <w:bodyDiv w:val="1"/>
      <w:marLeft w:val="0"/>
      <w:marRight w:val="0"/>
      <w:marTop w:val="0"/>
      <w:marBottom w:val="0"/>
      <w:divBdr>
        <w:top w:val="none" w:sz="0" w:space="0" w:color="auto"/>
        <w:left w:val="none" w:sz="0" w:space="0" w:color="auto"/>
        <w:bottom w:val="none" w:sz="0" w:space="0" w:color="auto"/>
        <w:right w:val="none" w:sz="0" w:space="0" w:color="auto"/>
      </w:divBdr>
    </w:div>
    <w:div w:id="1280066945">
      <w:bodyDiv w:val="1"/>
      <w:marLeft w:val="0"/>
      <w:marRight w:val="0"/>
      <w:marTop w:val="0"/>
      <w:marBottom w:val="0"/>
      <w:divBdr>
        <w:top w:val="none" w:sz="0" w:space="0" w:color="auto"/>
        <w:left w:val="none" w:sz="0" w:space="0" w:color="auto"/>
        <w:bottom w:val="none" w:sz="0" w:space="0" w:color="auto"/>
        <w:right w:val="none" w:sz="0" w:space="0" w:color="auto"/>
      </w:divBdr>
    </w:div>
    <w:div w:id="1280263586">
      <w:bodyDiv w:val="1"/>
      <w:marLeft w:val="0"/>
      <w:marRight w:val="0"/>
      <w:marTop w:val="0"/>
      <w:marBottom w:val="0"/>
      <w:divBdr>
        <w:top w:val="none" w:sz="0" w:space="0" w:color="auto"/>
        <w:left w:val="none" w:sz="0" w:space="0" w:color="auto"/>
        <w:bottom w:val="none" w:sz="0" w:space="0" w:color="auto"/>
        <w:right w:val="none" w:sz="0" w:space="0" w:color="auto"/>
      </w:divBdr>
    </w:div>
    <w:div w:id="1281111745">
      <w:bodyDiv w:val="1"/>
      <w:marLeft w:val="0"/>
      <w:marRight w:val="0"/>
      <w:marTop w:val="0"/>
      <w:marBottom w:val="0"/>
      <w:divBdr>
        <w:top w:val="none" w:sz="0" w:space="0" w:color="auto"/>
        <w:left w:val="none" w:sz="0" w:space="0" w:color="auto"/>
        <w:bottom w:val="none" w:sz="0" w:space="0" w:color="auto"/>
        <w:right w:val="none" w:sz="0" w:space="0" w:color="auto"/>
      </w:divBdr>
    </w:div>
    <w:div w:id="1281498648">
      <w:bodyDiv w:val="1"/>
      <w:marLeft w:val="0"/>
      <w:marRight w:val="0"/>
      <w:marTop w:val="0"/>
      <w:marBottom w:val="0"/>
      <w:divBdr>
        <w:top w:val="none" w:sz="0" w:space="0" w:color="auto"/>
        <w:left w:val="none" w:sz="0" w:space="0" w:color="auto"/>
        <w:bottom w:val="none" w:sz="0" w:space="0" w:color="auto"/>
        <w:right w:val="none" w:sz="0" w:space="0" w:color="auto"/>
      </w:divBdr>
    </w:div>
    <w:div w:id="1281646783">
      <w:bodyDiv w:val="1"/>
      <w:marLeft w:val="0"/>
      <w:marRight w:val="0"/>
      <w:marTop w:val="0"/>
      <w:marBottom w:val="0"/>
      <w:divBdr>
        <w:top w:val="none" w:sz="0" w:space="0" w:color="auto"/>
        <w:left w:val="none" w:sz="0" w:space="0" w:color="auto"/>
        <w:bottom w:val="none" w:sz="0" w:space="0" w:color="auto"/>
        <w:right w:val="none" w:sz="0" w:space="0" w:color="auto"/>
      </w:divBdr>
    </w:div>
    <w:div w:id="1281910982">
      <w:bodyDiv w:val="1"/>
      <w:marLeft w:val="0"/>
      <w:marRight w:val="0"/>
      <w:marTop w:val="0"/>
      <w:marBottom w:val="0"/>
      <w:divBdr>
        <w:top w:val="none" w:sz="0" w:space="0" w:color="auto"/>
        <w:left w:val="none" w:sz="0" w:space="0" w:color="auto"/>
        <w:bottom w:val="none" w:sz="0" w:space="0" w:color="auto"/>
        <w:right w:val="none" w:sz="0" w:space="0" w:color="auto"/>
      </w:divBdr>
    </w:div>
    <w:div w:id="1282345817">
      <w:bodyDiv w:val="1"/>
      <w:marLeft w:val="0"/>
      <w:marRight w:val="0"/>
      <w:marTop w:val="0"/>
      <w:marBottom w:val="0"/>
      <w:divBdr>
        <w:top w:val="none" w:sz="0" w:space="0" w:color="auto"/>
        <w:left w:val="none" w:sz="0" w:space="0" w:color="auto"/>
        <w:bottom w:val="none" w:sz="0" w:space="0" w:color="auto"/>
        <w:right w:val="none" w:sz="0" w:space="0" w:color="auto"/>
      </w:divBdr>
    </w:div>
    <w:div w:id="1282347222">
      <w:bodyDiv w:val="1"/>
      <w:marLeft w:val="0"/>
      <w:marRight w:val="0"/>
      <w:marTop w:val="0"/>
      <w:marBottom w:val="0"/>
      <w:divBdr>
        <w:top w:val="none" w:sz="0" w:space="0" w:color="auto"/>
        <w:left w:val="none" w:sz="0" w:space="0" w:color="auto"/>
        <w:bottom w:val="none" w:sz="0" w:space="0" w:color="auto"/>
        <w:right w:val="none" w:sz="0" w:space="0" w:color="auto"/>
      </w:divBdr>
    </w:div>
    <w:div w:id="1282568627">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283927823">
      <w:bodyDiv w:val="1"/>
      <w:marLeft w:val="0"/>
      <w:marRight w:val="0"/>
      <w:marTop w:val="0"/>
      <w:marBottom w:val="0"/>
      <w:divBdr>
        <w:top w:val="none" w:sz="0" w:space="0" w:color="auto"/>
        <w:left w:val="none" w:sz="0" w:space="0" w:color="auto"/>
        <w:bottom w:val="none" w:sz="0" w:space="0" w:color="auto"/>
        <w:right w:val="none" w:sz="0" w:space="0" w:color="auto"/>
      </w:divBdr>
    </w:div>
    <w:div w:id="1284337771">
      <w:bodyDiv w:val="1"/>
      <w:marLeft w:val="0"/>
      <w:marRight w:val="0"/>
      <w:marTop w:val="0"/>
      <w:marBottom w:val="0"/>
      <w:divBdr>
        <w:top w:val="none" w:sz="0" w:space="0" w:color="auto"/>
        <w:left w:val="none" w:sz="0" w:space="0" w:color="auto"/>
        <w:bottom w:val="none" w:sz="0" w:space="0" w:color="auto"/>
        <w:right w:val="none" w:sz="0" w:space="0" w:color="auto"/>
      </w:divBdr>
    </w:div>
    <w:div w:id="1284579698">
      <w:bodyDiv w:val="1"/>
      <w:marLeft w:val="0"/>
      <w:marRight w:val="0"/>
      <w:marTop w:val="0"/>
      <w:marBottom w:val="0"/>
      <w:divBdr>
        <w:top w:val="none" w:sz="0" w:space="0" w:color="auto"/>
        <w:left w:val="none" w:sz="0" w:space="0" w:color="auto"/>
        <w:bottom w:val="none" w:sz="0" w:space="0" w:color="auto"/>
        <w:right w:val="none" w:sz="0" w:space="0" w:color="auto"/>
      </w:divBdr>
    </w:div>
    <w:div w:id="1286042706">
      <w:bodyDiv w:val="1"/>
      <w:marLeft w:val="0"/>
      <w:marRight w:val="0"/>
      <w:marTop w:val="0"/>
      <w:marBottom w:val="0"/>
      <w:divBdr>
        <w:top w:val="none" w:sz="0" w:space="0" w:color="auto"/>
        <w:left w:val="none" w:sz="0" w:space="0" w:color="auto"/>
        <w:bottom w:val="none" w:sz="0" w:space="0" w:color="auto"/>
        <w:right w:val="none" w:sz="0" w:space="0" w:color="auto"/>
      </w:divBdr>
    </w:div>
    <w:div w:id="1287081760">
      <w:bodyDiv w:val="1"/>
      <w:marLeft w:val="0"/>
      <w:marRight w:val="0"/>
      <w:marTop w:val="0"/>
      <w:marBottom w:val="0"/>
      <w:divBdr>
        <w:top w:val="none" w:sz="0" w:space="0" w:color="auto"/>
        <w:left w:val="none" w:sz="0" w:space="0" w:color="auto"/>
        <w:bottom w:val="none" w:sz="0" w:space="0" w:color="auto"/>
        <w:right w:val="none" w:sz="0" w:space="0" w:color="auto"/>
      </w:divBdr>
    </w:div>
    <w:div w:id="1288243206">
      <w:bodyDiv w:val="1"/>
      <w:marLeft w:val="0"/>
      <w:marRight w:val="0"/>
      <w:marTop w:val="0"/>
      <w:marBottom w:val="0"/>
      <w:divBdr>
        <w:top w:val="none" w:sz="0" w:space="0" w:color="auto"/>
        <w:left w:val="none" w:sz="0" w:space="0" w:color="auto"/>
        <w:bottom w:val="none" w:sz="0" w:space="0" w:color="auto"/>
        <w:right w:val="none" w:sz="0" w:space="0" w:color="auto"/>
      </w:divBdr>
    </w:div>
    <w:div w:id="1289042918">
      <w:bodyDiv w:val="1"/>
      <w:marLeft w:val="0"/>
      <w:marRight w:val="0"/>
      <w:marTop w:val="0"/>
      <w:marBottom w:val="0"/>
      <w:divBdr>
        <w:top w:val="none" w:sz="0" w:space="0" w:color="auto"/>
        <w:left w:val="none" w:sz="0" w:space="0" w:color="auto"/>
        <w:bottom w:val="none" w:sz="0" w:space="0" w:color="auto"/>
        <w:right w:val="none" w:sz="0" w:space="0" w:color="auto"/>
      </w:divBdr>
    </w:div>
    <w:div w:id="1289313927">
      <w:bodyDiv w:val="1"/>
      <w:marLeft w:val="0"/>
      <w:marRight w:val="0"/>
      <w:marTop w:val="0"/>
      <w:marBottom w:val="0"/>
      <w:divBdr>
        <w:top w:val="none" w:sz="0" w:space="0" w:color="auto"/>
        <w:left w:val="none" w:sz="0" w:space="0" w:color="auto"/>
        <w:bottom w:val="none" w:sz="0" w:space="0" w:color="auto"/>
        <w:right w:val="none" w:sz="0" w:space="0" w:color="auto"/>
      </w:divBdr>
    </w:div>
    <w:div w:id="1289357432">
      <w:bodyDiv w:val="1"/>
      <w:marLeft w:val="0"/>
      <w:marRight w:val="0"/>
      <w:marTop w:val="0"/>
      <w:marBottom w:val="0"/>
      <w:divBdr>
        <w:top w:val="none" w:sz="0" w:space="0" w:color="auto"/>
        <w:left w:val="none" w:sz="0" w:space="0" w:color="auto"/>
        <w:bottom w:val="none" w:sz="0" w:space="0" w:color="auto"/>
        <w:right w:val="none" w:sz="0" w:space="0" w:color="auto"/>
      </w:divBdr>
    </w:div>
    <w:div w:id="1289438633">
      <w:bodyDiv w:val="1"/>
      <w:marLeft w:val="0"/>
      <w:marRight w:val="0"/>
      <w:marTop w:val="0"/>
      <w:marBottom w:val="0"/>
      <w:divBdr>
        <w:top w:val="none" w:sz="0" w:space="0" w:color="auto"/>
        <w:left w:val="none" w:sz="0" w:space="0" w:color="auto"/>
        <w:bottom w:val="none" w:sz="0" w:space="0" w:color="auto"/>
        <w:right w:val="none" w:sz="0" w:space="0" w:color="auto"/>
      </w:divBdr>
    </w:div>
    <w:div w:id="1289624997">
      <w:bodyDiv w:val="1"/>
      <w:marLeft w:val="0"/>
      <w:marRight w:val="0"/>
      <w:marTop w:val="0"/>
      <w:marBottom w:val="0"/>
      <w:divBdr>
        <w:top w:val="none" w:sz="0" w:space="0" w:color="auto"/>
        <w:left w:val="none" w:sz="0" w:space="0" w:color="auto"/>
        <w:bottom w:val="none" w:sz="0" w:space="0" w:color="auto"/>
        <w:right w:val="none" w:sz="0" w:space="0" w:color="auto"/>
      </w:divBdr>
    </w:div>
    <w:div w:id="1290239898">
      <w:bodyDiv w:val="1"/>
      <w:marLeft w:val="0"/>
      <w:marRight w:val="0"/>
      <w:marTop w:val="0"/>
      <w:marBottom w:val="0"/>
      <w:divBdr>
        <w:top w:val="none" w:sz="0" w:space="0" w:color="auto"/>
        <w:left w:val="none" w:sz="0" w:space="0" w:color="auto"/>
        <w:bottom w:val="none" w:sz="0" w:space="0" w:color="auto"/>
        <w:right w:val="none" w:sz="0" w:space="0" w:color="auto"/>
      </w:divBdr>
    </w:div>
    <w:div w:id="1290554614">
      <w:bodyDiv w:val="1"/>
      <w:marLeft w:val="0"/>
      <w:marRight w:val="0"/>
      <w:marTop w:val="0"/>
      <w:marBottom w:val="0"/>
      <w:divBdr>
        <w:top w:val="none" w:sz="0" w:space="0" w:color="auto"/>
        <w:left w:val="none" w:sz="0" w:space="0" w:color="auto"/>
        <w:bottom w:val="none" w:sz="0" w:space="0" w:color="auto"/>
        <w:right w:val="none" w:sz="0" w:space="0" w:color="auto"/>
      </w:divBdr>
    </w:div>
    <w:div w:id="1291282672">
      <w:bodyDiv w:val="1"/>
      <w:marLeft w:val="0"/>
      <w:marRight w:val="0"/>
      <w:marTop w:val="0"/>
      <w:marBottom w:val="0"/>
      <w:divBdr>
        <w:top w:val="none" w:sz="0" w:space="0" w:color="auto"/>
        <w:left w:val="none" w:sz="0" w:space="0" w:color="auto"/>
        <w:bottom w:val="none" w:sz="0" w:space="0" w:color="auto"/>
        <w:right w:val="none" w:sz="0" w:space="0" w:color="auto"/>
      </w:divBdr>
    </w:div>
    <w:div w:id="1291352977">
      <w:bodyDiv w:val="1"/>
      <w:marLeft w:val="0"/>
      <w:marRight w:val="0"/>
      <w:marTop w:val="0"/>
      <w:marBottom w:val="0"/>
      <w:divBdr>
        <w:top w:val="none" w:sz="0" w:space="0" w:color="auto"/>
        <w:left w:val="none" w:sz="0" w:space="0" w:color="auto"/>
        <w:bottom w:val="none" w:sz="0" w:space="0" w:color="auto"/>
        <w:right w:val="none" w:sz="0" w:space="0" w:color="auto"/>
      </w:divBdr>
    </w:div>
    <w:div w:id="1291353527">
      <w:bodyDiv w:val="1"/>
      <w:marLeft w:val="0"/>
      <w:marRight w:val="0"/>
      <w:marTop w:val="0"/>
      <w:marBottom w:val="0"/>
      <w:divBdr>
        <w:top w:val="none" w:sz="0" w:space="0" w:color="auto"/>
        <w:left w:val="none" w:sz="0" w:space="0" w:color="auto"/>
        <w:bottom w:val="none" w:sz="0" w:space="0" w:color="auto"/>
        <w:right w:val="none" w:sz="0" w:space="0" w:color="auto"/>
      </w:divBdr>
    </w:div>
    <w:div w:id="1291398049">
      <w:bodyDiv w:val="1"/>
      <w:marLeft w:val="0"/>
      <w:marRight w:val="0"/>
      <w:marTop w:val="0"/>
      <w:marBottom w:val="0"/>
      <w:divBdr>
        <w:top w:val="none" w:sz="0" w:space="0" w:color="auto"/>
        <w:left w:val="none" w:sz="0" w:space="0" w:color="auto"/>
        <w:bottom w:val="none" w:sz="0" w:space="0" w:color="auto"/>
        <w:right w:val="none" w:sz="0" w:space="0" w:color="auto"/>
      </w:divBdr>
    </w:div>
    <w:div w:id="1291934634">
      <w:bodyDiv w:val="1"/>
      <w:marLeft w:val="0"/>
      <w:marRight w:val="0"/>
      <w:marTop w:val="0"/>
      <w:marBottom w:val="0"/>
      <w:divBdr>
        <w:top w:val="none" w:sz="0" w:space="0" w:color="auto"/>
        <w:left w:val="none" w:sz="0" w:space="0" w:color="auto"/>
        <w:bottom w:val="none" w:sz="0" w:space="0" w:color="auto"/>
        <w:right w:val="none" w:sz="0" w:space="0" w:color="auto"/>
      </w:divBdr>
    </w:div>
    <w:div w:id="1292059426">
      <w:bodyDiv w:val="1"/>
      <w:marLeft w:val="0"/>
      <w:marRight w:val="0"/>
      <w:marTop w:val="0"/>
      <w:marBottom w:val="0"/>
      <w:divBdr>
        <w:top w:val="none" w:sz="0" w:space="0" w:color="auto"/>
        <w:left w:val="none" w:sz="0" w:space="0" w:color="auto"/>
        <w:bottom w:val="none" w:sz="0" w:space="0" w:color="auto"/>
        <w:right w:val="none" w:sz="0" w:space="0" w:color="auto"/>
      </w:divBdr>
    </w:div>
    <w:div w:id="1292710862">
      <w:bodyDiv w:val="1"/>
      <w:marLeft w:val="0"/>
      <w:marRight w:val="0"/>
      <w:marTop w:val="0"/>
      <w:marBottom w:val="0"/>
      <w:divBdr>
        <w:top w:val="none" w:sz="0" w:space="0" w:color="auto"/>
        <w:left w:val="none" w:sz="0" w:space="0" w:color="auto"/>
        <w:bottom w:val="none" w:sz="0" w:space="0" w:color="auto"/>
        <w:right w:val="none" w:sz="0" w:space="0" w:color="auto"/>
      </w:divBdr>
    </w:div>
    <w:div w:id="1292788507">
      <w:bodyDiv w:val="1"/>
      <w:marLeft w:val="0"/>
      <w:marRight w:val="0"/>
      <w:marTop w:val="0"/>
      <w:marBottom w:val="0"/>
      <w:divBdr>
        <w:top w:val="none" w:sz="0" w:space="0" w:color="auto"/>
        <w:left w:val="none" w:sz="0" w:space="0" w:color="auto"/>
        <w:bottom w:val="none" w:sz="0" w:space="0" w:color="auto"/>
        <w:right w:val="none" w:sz="0" w:space="0" w:color="auto"/>
      </w:divBdr>
    </w:div>
    <w:div w:id="1292899300">
      <w:bodyDiv w:val="1"/>
      <w:marLeft w:val="0"/>
      <w:marRight w:val="0"/>
      <w:marTop w:val="0"/>
      <w:marBottom w:val="0"/>
      <w:divBdr>
        <w:top w:val="none" w:sz="0" w:space="0" w:color="auto"/>
        <w:left w:val="none" w:sz="0" w:space="0" w:color="auto"/>
        <w:bottom w:val="none" w:sz="0" w:space="0" w:color="auto"/>
        <w:right w:val="none" w:sz="0" w:space="0" w:color="auto"/>
      </w:divBdr>
    </w:div>
    <w:div w:id="1292899402">
      <w:bodyDiv w:val="1"/>
      <w:marLeft w:val="0"/>
      <w:marRight w:val="0"/>
      <w:marTop w:val="0"/>
      <w:marBottom w:val="0"/>
      <w:divBdr>
        <w:top w:val="none" w:sz="0" w:space="0" w:color="auto"/>
        <w:left w:val="none" w:sz="0" w:space="0" w:color="auto"/>
        <w:bottom w:val="none" w:sz="0" w:space="0" w:color="auto"/>
        <w:right w:val="none" w:sz="0" w:space="0" w:color="auto"/>
      </w:divBdr>
    </w:div>
    <w:div w:id="1293439462">
      <w:bodyDiv w:val="1"/>
      <w:marLeft w:val="0"/>
      <w:marRight w:val="0"/>
      <w:marTop w:val="0"/>
      <w:marBottom w:val="0"/>
      <w:divBdr>
        <w:top w:val="none" w:sz="0" w:space="0" w:color="auto"/>
        <w:left w:val="none" w:sz="0" w:space="0" w:color="auto"/>
        <w:bottom w:val="none" w:sz="0" w:space="0" w:color="auto"/>
        <w:right w:val="none" w:sz="0" w:space="0" w:color="auto"/>
      </w:divBdr>
    </w:div>
    <w:div w:id="1293750214">
      <w:bodyDiv w:val="1"/>
      <w:marLeft w:val="0"/>
      <w:marRight w:val="0"/>
      <w:marTop w:val="0"/>
      <w:marBottom w:val="0"/>
      <w:divBdr>
        <w:top w:val="none" w:sz="0" w:space="0" w:color="auto"/>
        <w:left w:val="none" w:sz="0" w:space="0" w:color="auto"/>
        <w:bottom w:val="none" w:sz="0" w:space="0" w:color="auto"/>
        <w:right w:val="none" w:sz="0" w:space="0" w:color="auto"/>
      </w:divBdr>
    </w:div>
    <w:div w:id="1294483473">
      <w:bodyDiv w:val="1"/>
      <w:marLeft w:val="0"/>
      <w:marRight w:val="0"/>
      <w:marTop w:val="0"/>
      <w:marBottom w:val="0"/>
      <w:divBdr>
        <w:top w:val="none" w:sz="0" w:space="0" w:color="auto"/>
        <w:left w:val="none" w:sz="0" w:space="0" w:color="auto"/>
        <w:bottom w:val="none" w:sz="0" w:space="0" w:color="auto"/>
        <w:right w:val="none" w:sz="0" w:space="0" w:color="auto"/>
      </w:divBdr>
    </w:div>
    <w:div w:id="1294604595">
      <w:bodyDiv w:val="1"/>
      <w:marLeft w:val="0"/>
      <w:marRight w:val="0"/>
      <w:marTop w:val="0"/>
      <w:marBottom w:val="0"/>
      <w:divBdr>
        <w:top w:val="none" w:sz="0" w:space="0" w:color="auto"/>
        <w:left w:val="none" w:sz="0" w:space="0" w:color="auto"/>
        <w:bottom w:val="none" w:sz="0" w:space="0" w:color="auto"/>
        <w:right w:val="none" w:sz="0" w:space="0" w:color="auto"/>
      </w:divBdr>
    </w:div>
    <w:div w:id="1294675968">
      <w:bodyDiv w:val="1"/>
      <w:marLeft w:val="0"/>
      <w:marRight w:val="0"/>
      <w:marTop w:val="0"/>
      <w:marBottom w:val="0"/>
      <w:divBdr>
        <w:top w:val="none" w:sz="0" w:space="0" w:color="auto"/>
        <w:left w:val="none" w:sz="0" w:space="0" w:color="auto"/>
        <w:bottom w:val="none" w:sz="0" w:space="0" w:color="auto"/>
        <w:right w:val="none" w:sz="0" w:space="0" w:color="auto"/>
      </w:divBdr>
    </w:div>
    <w:div w:id="1294754862">
      <w:bodyDiv w:val="1"/>
      <w:marLeft w:val="0"/>
      <w:marRight w:val="0"/>
      <w:marTop w:val="0"/>
      <w:marBottom w:val="0"/>
      <w:divBdr>
        <w:top w:val="none" w:sz="0" w:space="0" w:color="auto"/>
        <w:left w:val="none" w:sz="0" w:space="0" w:color="auto"/>
        <w:bottom w:val="none" w:sz="0" w:space="0" w:color="auto"/>
        <w:right w:val="none" w:sz="0" w:space="0" w:color="auto"/>
      </w:divBdr>
    </w:div>
    <w:div w:id="1295141373">
      <w:bodyDiv w:val="1"/>
      <w:marLeft w:val="0"/>
      <w:marRight w:val="0"/>
      <w:marTop w:val="0"/>
      <w:marBottom w:val="0"/>
      <w:divBdr>
        <w:top w:val="none" w:sz="0" w:space="0" w:color="auto"/>
        <w:left w:val="none" w:sz="0" w:space="0" w:color="auto"/>
        <w:bottom w:val="none" w:sz="0" w:space="0" w:color="auto"/>
        <w:right w:val="none" w:sz="0" w:space="0" w:color="auto"/>
      </w:divBdr>
    </w:div>
    <w:div w:id="1295402316">
      <w:bodyDiv w:val="1"/>
      <w:marLeft w:val="0"/>
      <w:marRight w:val="0"/>
      <w:marTop w:val="0"/>
      <w:marBottom w:val="0"/>
      <w:divBdr>
        <w:top w:val="none" w:sz="0" w:space="0" w:color="auto"/>
        <w:left w:val="none" w:sz="0" w:space="0" w:color="auto"/>
        <w:bottom w:val="none" w:sz="0" w:space="0" w:color="auto"/>
        <w:right w:val="none" w:sz="0" w:space="0" w:color="auto"/>
      </w:divBdr>
    </w:div>
    <w:div w:id="1295872261">
      <w:bodyDiv w:val="1"/>
      <w:marLeft w:val="0"/>
      <w:marRight w:val="0"/>
      <w:marTop w:val="0"/>
      <w:marBottom w:val="0"/>
      <w:divBdr>
        <w:top w:val="none" w:sz="0" w:space="0" w:color="auto"/>
        <w:left w:val="none" w:sz="0" w:space="0" w:color="auto"/>
        <w:bottom w:val="none" w:sz="0" w:space="0" w:color="auto"/>
        <w:right w:val="none" w:sz="0" w:space="0" w:color="auto"/>
      </w:divBdr>
    </w:div>
    <w:div w:id="1296062321">
      <w:bodyDiv w:val="1"/>
      <w:marLeft w:val="0"/>
      <w:marRight w:val="0"/>
      <w:marTop w:val="0"/>
      <w:marBottom w:val="0"/>
      <w:divBdr>
        <w:top w:val="none" w:sz="0" w:space="0" w:color="auto"/>
        <w:left w:val="none" w:sz="0" w:space="0" w:color="auto"/>
        <w:bottom w:val="none" w:sz="0" w:space="0" w:color="auto"/>
        <w:right w:val="none" w:sz="0" w:space="0" w:color="auto"/>
      </w:divBdr>
    </w:div>
    <w:div w:id="1296329908">
      <w:bodyDiv w:val="1"/>
      <w:marLeft w:val="0"/>
      <w:marRight w:val="0"/>
      <w:marTop w:val="0"/>
      <w:marBottom w:val="0"/>
      <w:divBdr>
        <w:top w:val="none" w:sz="0" w:space="0" w:color="auto"/>
        <w:left w:val="none" w:sz="0" w:space="0" w:color="auto"/>
        <w:bottom w:val="none" w:sz="0" w:space="0" w:color="auto"/>
        <w:right w:val="none" w:sz="0" w:space="0" w:color="auto"/>
      </w:divBdr>
    </w:div>
    <w:div w:id="1298029114">
      <w:bodyDiv w:val="1"/>
      <w:marLeft w:val="0"/>
      <w:marRight w:val="0"/>
      <w:marTop w:val="0"/>
      <w:marBottom w:val="0"/>
      <w:divBdr>
        <w:top w:val="none" w:sz="0" w:space="0" w:color="auto"/>
        <w:left w:val="none" w:sz="0" w:space="0" w:color="auto"/>
        <w:bottom w:val="none" w:sz="0" w:space="0" w:color="auto"/>
        <w:right w:val="none" w:sz="0" w:space="0" w:color="auto"/>
      </w:divBdr>
    </w:div>
    <w:div w:id="1298102473">
      <w:bodyDiv w:val="1"/>
      <w:marLeft w:val="0"/>
      <w:marRight w:val="0"/>
      <w:marTop w:val="0"/>
      <w:marBottom w:val="0"/>
      <w:divBdr>
        <w:top w:val="none" w:sz="0" w:space="0" w:color="auto"/>
        <w:left w:val="none" w:sz="0" w:space="0" w:color="auto"/>
        <w:bottom w:val="none" w:sz="0" w:space="0" w:color="auto"/>
        <w:right w:val="none" w:sz="0" w:space="0" w:color="auto"/>
      </w:divBdr>
    </w:div>
    <w:div w:id="1298299279">
      <w:bodyDiv w:val="1"/>
      <w:marLeft w:val="0"/>
      <w:marRight w:val="0"/>
      <w:marTop w:val="0"/>
      <w:marBottom w:val="0"/>
      <w:divBdr>
        <w:top w:val="none" w:sz="0" w:space="0" w:color="auto"/>
        <w:left w:val="none" w:sz="0" w:space="0" w:color="auto"/>
        <w:bottom w:val="none" w:sz="0" w:space="0" w:color="auto"/>
        <w:right w:val="none" w:sz="0" w:space="0" w:color="auto"/>
      </w:divBdr>
    </w:div>
    <w:div w:id="1298417896">
      <w:bodyDiv w:val="1"/>
      <w:marLeft w:val="0"/>
      <w:marRight w:val="0"/>
      <w:marTop w:val="0"/>
      <w:marBottom w:val="0"/>
      <w:divBdr>
        <w:top w:val="none" w:sz="0" w:space="0" w:color="auto"/>
        <w:left w:val="none" w:sz="0" w:space="0" w:color="auto"/>
        <w:bottom w:val="none" w:sz="0" w:space="0" w:color="auto"/>
        <w:right w:val="none" w:sz="0" w:space="0" w:color="auto"/>
      </w:divBdr>
    </w:div>
    <w:div w:id="1298488334">
      <w:bodyDiv w:val="1"/>
      <w:marLeft w:val="0"/>
      <w:marRight w:val="0"/>
      <w:marTop w:val="0"/>
      <w:marBottom w:val="0"/>
      <w:divBdr>
        <w:top w:val="none" w:sz="0" w:space="0" w:color="auto"/>
        <w:left w:val="none" w:sz="0" w:space="0" w:color="auto"/>
        <w:bottom w:val="none" w:sz="0" w:space="0" w:color="auto"/>
        <w:right w:val="none" w:sz="0" w:space="0" w:color="auto"/>
      </w:divBdr>
    </w:div>
    <w:div w:id="1299215430">
      <w:bodyDiv w:val="1"/>
      <w:marLeft w:val="0"/>
      <w:marRight w:val="0"/>
      <w:marTop w:val="0"/>
      <w:marBottom w:val="0"/>
      <w:divBdr>
        <w:top w:val="none" w:sz="0" w:space="0" w:color="auto"/>
        <w:left w:val="none" w:sz="0" w:space="0" w:color="auto"/>
        <w:bottom w:val="none" w:sz="0" w:space="0" w:color="auto"/>
        <w:right w:val="none" w:sz="0" w:space="0" w:color="auto"/>
      </w:divBdr>
    </w:div>
    <w:div w:id="1300186814">
      <w:bodyDiv w:val="1"/>
      <w:marLeft w:val="0"/>
      <w:marRight w:val="0"/>
      <w:marTop w:val="0"/>
      <w:marBottom w:val="0"/>
      <w:divBdr>
        <w:top w:val="none" w:sz="0" w:space="0" w:color="auto"/>
        <w:left w:val="none" w:sz="0" w:space="0" w:color="auto"/>
        <w:bottom w:val="none" w:sz="0" w:space="0" w:color="auto"/>
        <w:right w:val="none" w:sz="0" w:space="0" w:color="auto"/>
      </w:divBdr>
    </w:div>
    <w:div w:id="1300305672">
      <w:bodyDiv w:val="1"/>
      <w:marLeft w:val="0"/>
      <w:marRight w:val="0"/>
      <w:marTop w:val="0"/>
      <w:marBottom w:val="0"/>
      <w:divBdr>
        <w:top w:val="none" w:sz="0" w:space="0" w:color="auto"/>
        <w:left w:val="none" w:sz="0" w:space="0" w:color="auto"/>
        <w:bottom w:val="none" w:sz="0" w:space="0" w:color="auto"/>
        <w:right w:val="none" w:sz="0" w:space="0" w:color="auto"/>
      </w:divBdr>
    </w:div>
    <w:div w:id="1301693660">
      <w:bodyDiv w:val="1"/>
      <w:marLeft w:val="0"/>
      <w:marRight w:val="0"/>
      <w:marTop w:val="0"/>
      <w:marBottom w:val="0"/>
      <w:divBdr>
        <w:top w:val="none" w:sz="0" w:space="0" w:color="auto"/>
        <w:left w:val="none" w:sz="0" w:space="0" w:color="auto"/>
        <w:bottom w:val="none" w:sz="0" w:space="0" w:color="auto"/>
        <w:right w:val="none" w:sz="0" w:space="0" w:color="auto"/>
      </w:divBdr>
    </w:div>
    <w:div w:id="1302463802">
      <w:bodyDiv w:val="1"/>
      <w:marLeft w:val="0"/>
      <w:marRight w:val="0"/>
      <w:marTop w:val="0"/>
      <w:marBottom w:val="0"/>
      <w:divBdr>
        <w:top w:val="none" w:sz="0" w:space="0" w:color="auto"/>
        <w:left w:val="none" w:sz="0" w:space="0" w:color="auto"/>
        <w:bottom w:val="none" w:sz="0" w:space="0" w:color="auto"/>
        <w:right w:val="none" w:sz="0" w:space="0" w:color="auto"/>
      </w:divBdr>
    </w:div>
    <w:div w:id="1302887722">
      <w:bodyDiv w:val="1"/>
      <w:marLeft w:val="0"/>
      <w:marRight w:val="0"/>
      <w:marTop w:val="0"/>
      <w:marBottom w:val="0"/>
      <w:divBdr>
        <w:top w:val="none" w:sz="0" w:space="0" w:color="auto"/>
        <w:left w:val="none" w:sz="0" w:space="0" w:color="auto"/>
        <w:bottom w:val="none" w:sz="0" w:space="0" w:color="auto"/>
        <w:right w:val="none" w:sz="0" w:space="0" w:color="auto"/>
      </w:divBdr>
    </w:div>
    <w:div w:id="1303074828">
      <w:bodyDiv w:val="1"/>
      <w:marLeft w:val="0"/>
      <w:marRight w:val="0"/>
      <w:marTop w:val="0"/>
      <w:marBottom w:val="0"/>
      <w:divBdr>
        <w:top w:val="none" w:sz="0" w:space="0" w:color="auto"/>
        <w:left w:val="none" w:sz="0" w:space="0" w:color="auto"/>
        <w:bottom w:val="none" w:sz="0" w:space="0" w:color="auto"/>
        <w:right w:val="none" w:sz="0" w:space="0" w:color="auto"/>
      </w:divBdr>
    </w:div>
    <w:div w:id="1303190842">
      <w:bodyDiv w:val="1"/>
      <w:marLeft w:val="0"/>
      <w:marRight w:val="0"/>
      <w:marTop w:val="0"/>
      <w:marBottom w:val="0"/>
      <w:divBdr>
        <w:top w:val="none" w:sz="0" w:space="0" w:color="auto"/>
        <w:left w:val="none" w:sz="0" w:space="0" w:color="auto"/>
        <w:bottom w:val="none" w:sz="0" w:space="0" w:color="auto"/>
        <w:right w:val="none" w:sz="0" w:space="0" w:color="auto"/>
      </w:divBdr>
    </w:div>
    <w:div w:id="1303654439">
      <w:bodyDiv w:val="1"/>
      <w:marLeft w:val="0"/>
      <w:marRight w:val="0"/>
      <w:marTop w:val="0"/>
      <w:marBottom w:val="0"/>
      <w:divBdr>
        <w:top w:val="none" w:sz="0" w:space="0" w:color="auto"/>
        <w:left w:val="none" w:sz="0" w:space="0" w:color="auto"/>
        <w:bottom w:val="none" w:sz="0" w:space="0" w:color="auto"/>
        <w:right w:val="none" w:sz="0" w:space="0" w:color="auto"/>
      </w:divBdr>
    </w:div>
    <w:div w:id="1303779064">
      <w:bodyDiv w:val="1"/>
      <w:marLeft w:val="0"/>
      <w:marRight w:val="0"/>
      <w:marTop w:val="0"/>
      <w:marBottom w:val="0"/>
      <w:divBdr>
        <w:top w:val="none" w:sz="0" w:space="0" w:color="auto"/>
        <w:left w:val="none" w:sz="0" w:space="0" w:color="auto"/>
        <w:bottom w:val="none" w:sz="0" w:space="0" w:color="auto"/>
        <w:right w:val="none" w:sz="0" w:space="0" w:color="auto"/>
      </w:divBdr>
    </w:div>
    <w:div w:id="1303850707">
      <w:bodyDiv w:val="1"/>
      <w:marLeft w:val="0"/>
      <w:marRight w:val="0"/>
      <w:marTop w:val="0"/>
      <w:marBottom w:val="0"/>
      <w:divBdr>
        <w:top w:val="none" w:sz="0" w:space="0" w:color="auto"/>
        <w:left w:val="none" w:sz="0" w:space="0" w:color="auto"/>
        <w:bottom w:val="none" w:sz="0" w:space="0" w:color="auto"/>
        <w:right w:val="none" w:sz="0" w:space="0" w:color="auto"/>
      </w:divBdr>
    </w:div>
    <w:div w:id="1304042645">
      <w:bodyDiv w:val="1"/>
      <w:marLeft w:val="0"/>
      <w:marRight w:val="0"/>
      <w:marTop w:val="0"/>
      <w:marBottom w:val="0"/>
      <w:divBdr>
        <w:top w:val="none" w:sz="0" w:space="0" w:color="auto"/>
        <w:left w:val="none" w:sz="0" w:space="0" w:color="auto"/>
        <w:bottom w:val="none" w:sz="0" w:space="0" w:color="auto"/>
        <w:right w:val="none" w:sz="0" w:space="0" w:color="auto"/>
      </w:divBdr>
    </w:div>
    <w:div w:id="1304116171">
      <w:bodyDiv w:val="1"/>
      <w:marLeft w:val="0"/>
      <w:marRight w:val="0"/>
      <w:marTop w:val="0"/>
      <w:marBottom w:val="0"/>
      <w:divBdr>
        <w:top w:val="none" w:sz="0" w:space="0" w:color="auto"/>
        <w:left w:val="none" w:sz="0" w:space="0" w:color="auto"/>
        <w:bottom w:val="none" w:sz="0" w:space="0" w:color="auto"/>
        <w:right w:val="none" w:sz="0" w:space="0" w:color="auto"/>
      </w:divBdr>
    </w:div>
    <w:div w:id="1304120349">
      <w:bodyDiv w:val="1"/>
      <w:marLeft w:val="0"/>
      <w:marRight w:val="0"/>
      <w:marTop w:val="0"/>
      <w:marBottom w:val="0"/>
      <w:divBdr>
        <w:top w:val="none" w:sz="0" w:space="0" w:color="auto"/>
        <w:left w:val="none" w:sz="0" w:space="0" w:color="auto"/>
        <w:bottom w:val="none" w:sz="0" w:space="0" w:color="auto"/>
        <w:right w:val="none" w:sz="0" w:space="0" w:color="auto"/>
      </w:divBdr>
    </w:div>
    <w:div w:id="1304774086">
      <w:bodyDiv w:val="1"/>
      <w:marLeft w:val="0"/>
      <w:marRight w:val="0"/>
      <w:marTop w:val="0"/>
      <w:marBottom w:val="0"/>
      <w:divBdr>
        <w:top w:val="none" w:sz="0" w:space="0" w:color="auto"/>
        <w:left w:val="none" w:sz="0" w:space="0" w:color="auto"/>
        <w:bottom w:val="none" w:sz="0" w:space="0" w:color="auto"/>
        <w:right w:val="none" w:sz="0" w:space="0" w:color="auto"/>
      </w:divBdr>
    </w:div>
    <w:div w:id="1304776810">
      <w:bodyDiv w:val="1"/>
      <w:marLeft w:val="0"/>
      <w:marRight w:val="0"/>
      <w:marTop w:val="0"/>
      <w:marBottom w:val="0"/>
      <w:divBdr>
        <w:top w:val="none" w:sz="0" w:space="0" w:color="auto"/>
        <w:left w:val="none" w:sz="0" w:space="0" w:color="auto"/>
        <w:bottom w:val="none" w:sz="0" w:space="0" w:color="auto"/>
        <w:right w:val="none" w:sz="0" w:space="0" w:color="auto"/>
      </w:divBdr>
    </w:div>
    <w:div w:id="1305040985">
      <w:bodyDiv w:val="1"/>
      <w:marLeft w:val="0"/>
      <w:marRight w:val="0"/>
      <w:marTop w:val="0"/>
      <w:marBottom w:val="0"/>
      <w:divBdr>
        <w:top w:val="none" w:sz="0" w:space="0" w:color="auto"/>
        <w:left w:val="none" w:sz="0" w:space="0" w:color="auto"/>
        <w:bottom w:val="none" w:sz="0" w:space="0" w:color="auto"/>
        <w:right w:val="none" w:sz="0" w:space="0" w:color="auto"/>
      </w:divBdr>
    </w:div>
    <w:div w:id="1305353027">
      <w:bodyDiv w:val="1"/>
      <w:marLeft w:val="0"/>
      <w:marRight w:val="0"/>
      <w:marTop w:val="0"/>
      <w:marBottom w:val="0"/>
      <w:divBdr>
        <w:top w:val="none" w:sz="0" w:space="0" w:color="auto"/>
        <w:left w:val="none" w:sz="0" w:space="0" w:color="auto"/>
        <w:bottom w:val="none" w:sz="0" w:space="0" w:color="auto"/>
        <w:right w:val="none" w:sz="0" w:space="0" w:color="auto"/>
      </w:divBdr>
    </w:div>
    <w:div w:id="1305887380">
      <w:bodyDiv w:val="1"/>
      <w:marLeft w:val="0"/>
      <w:marRight w:val="0"/>
      <w:marTop w:val="0"/>
      <w:marBottom w:val="0"/>
      <w:divBdr>
        <w:top w:val="none" w:sz="0" w:space="0" w:color="auto"/>
        <w:left w:val="none" w:sz="0" w:space="0" w:color="auto"/>
        <w:bottom w:val="none" w:sz="0" w:space="0" w:color="auto"/>
        <w:right w:val="none" w:sz="0" w:space="0" w:color="auto"/>
      </w:divBdr>
    </w:div>
    <w:div w:id="1305888141">
      <w:bodyDiv w:val="1"/>
      <w:marLeft w:val="0"/>
      <w:marRight w:val="0"/>
      <w:marTop w:val="0"/>
      <w:marBottom w:val="0"/>
      <w:divBdr>
        <w:top w:val="none" w:sz="0" w:space="0" w:color="auto"/>
        <w:left w:val="none" w:sz="0" w:space="0" w:color="auto"/>
        <w:bottom w:val="none" w:sz="0" w:space="0" w:color="auto"/>
        <w:right w:val="none" w:sz="0" w:space="0" w:color="auto"/>
      </w:divBdr>
    </w:div>
    <w:div w:id="1305966533">
      <w:bodyDiv w:val="1"/>
      <w:marLeft w:val="0"/>
      <w:marRight w:val="0"/>
      <w:marTop w:val="0"/>
      <w:marBottom w:val="0"/>
      <w:divBdr>
        <w:top w:val="none" w:sz="0" w:space="0" w:color="auto"/>
        <w:left w:val="none" w:sz="0" w:space="0" w:color="auto"/>
        <w:bottom w:val="none" w:sz="0" w:space="0" w:color="auto"/>
        <w:right w:val="none" w:sz="0" w:space="0" w:color="auto"/>
      </w:divBdr>
    </w:div>
    <w:div w:id="1306012233">
      <w:bodyDiv w:val="1"/>
      <w:marLeft w:val="0"/>
      <w:marRight w:val="0"/>
      <w:marTop w:val="0"/>
      <w:marBottom w:val="0"/>
      <w:divBdr>
        <w:top w:val="none" w:sz="0" w:space="0" w:color="auto"/>
        <w:left w:val="none" w:sz="0" w:space="0" w:color="auto"/>
        <w:bottom w:val="none" w:sz="0" w:space="0" w:color="auto"/>
        <w:right w:val="none" w:sz="0" w:space="0" w:color="auto"/>
      </w:divBdr>
    </w:div>
    <w:div w:id="1306542796">
      <w:bodyDiv w:val="1"/>
      <w:marLeft w:val="0"/>
      <w:marRight w:val="0"/>
      <w:marTop w:val="0"/>
      <w:marBottom w:val="0"/>
      <w:divBdr>
        <w:top w:val="none" w:sz="0" w:space="0" w:color="auto"/>
        <w:left w:val="none" w:sz="0" w:space="0" w:color="auto"/>
        <w:bottom w:val="none" w:sz="0" w:space="0" w:color="auto"/>
        <w:right w:val="none" w:sz="0" w:space="0" w:color="auto"/>
      </w:divBdr>
    </w:div>
    <w:div w:id="1306818110">
      <w:bodyDiv w:val="1"/>
      <w:marLeft w:val="0"/>
      <w:marRight w:val="0"/>
      <w:marTop w:val="0"/>
      <w:marBottom w:val="0"/>
      <w:divBdr>
        <w:top w:val="none" w:sz="0" w:space="0" w:color="auto"/>
        <w:left w:val="none" w:sz="0" w:space="0" w:color="auto"/>
        <w:bottom w:val="none" w:sz="0" w:space="0" w:color="auto"/>
        <w:right w:val="none" w:sz="0" w:space="0" w:color="auto"/>
      </w:divBdr>
    </w:div>
    <w:div w:id="1306927945">
      <w:bodyDiv w:val="1"/>
      <w:marLeft w:val="0"/>
      <w:marRight w:val="0"/>
      <w:marTop w:val="0"/>
      <w:marBottom w:val="0"/>
      <w:divBdr>
        <w:top w:val="none" w:sz="0" w:space="0" w:color="auto"/>
        <w:left w:val="none" w:sz="0" w:space="0" w:color="auto"/>
        <w:bottom w:val="none" w:sz="0" w:space="0" w:color="auto"/>
        <w:right w:val="none" w:sz="0" w:space="0" w:color="auto"/>
      </w:divBdr>
    </w:div>
    <w:div w:id="1306928520">
      <w:bodyDiv w:val="1"/>
      <w:marLeft w:val="0"/>
      <w:marRight w:val="0"/>
      <w:marTop w:val="0"/>
      <w:marBottom w:val="0"/>
      <w:divBdr>
        <w:top w:val="none" w:sz="0" w:space="0" w:color="auto"/>
        <w:left w:val="none" w:sz="0" w:space="0" w:color="auto"/>
        <w:bottom w:val="none" w:sz="0" w:space="0" w:color="auto"/>
        <w:right w:val="none" w:sz="0" w:space="0" w:color="auto"/>
      </w:divBdr>
    </w:div>
    <w:div w:id="1307278761">
      <w:bodyDiv w:val="1"/>
      <w:marLeft w:val="0"/>
      <w:marRight w:val="0"/>
      <w:marTop w:val="0"/>
      <w:marBottom w:val="0"/>
      <w:divBdr>
        <w:top w:val="none" w:sz="0" w:space="0" w:color="auto"/>
        <w:left w:val="none" w:sz="0" w:space="0" w:color="auto"/>
        <w:bottom w:val="none" w:sz="0" w:space="0" w:color="auto"/>
        <w:right w:val="none" w:sz="0" w:space="0" w:color="auto"/>
      </w:divBdr>
    </w:div>
    <w:div w:id="1307587758">
      <w:bodyDiv w:val="1"/>
      <w:marLeft w:val="0"/>
      <w:marRight w:val="0"/>
      <w:marTop w:val="0"/>
      <w:marBottom w:val="0"/>
      <w:divBdr>
        <w:top w:val="none" w:sz="0" w:space="0" w:color="auto"/>
        <w:left w:val="none" w:sz="0" w:space="0" w:color="auto"/>
        <w:bottom w:val="none" w:sz="0" w:space="0" w:color="auto"/>
        <w:right w:val="none" w:sz="0" w:space="0" w:color="auto"/>
      </w:divBdr>
    </w:div>
    <w:div w:id="1307780067">
      <w:bodyDiv w:val="1"/>
      <w:marLeft w:val="0"/>
      <w:marRight w:val="0"/>
      <w:marTop w:val="0"/>
      <w:marBottom w:val="0"/>
      <w:divBdr>
        <w:top w:val="none" w:sz="0" w:space="0" w:color="auto"/>
        <w:left w:val="none" w:sz="0" w:space="0" w:color="auto"/>
        <w:bottom w:val="none" w:sz="0" w:space="0" w:color="auto"/>
        <w:right w:val="none" w:sz="0" w:space="0" w:color="auto"/>
      </w:divBdr>
    </w:div>
    <w:div w:id="1308707803">
      <w:bodyDiv w:val="1"/>
      <w:marLeft w:val="0"/>
      <w:marRight w:val="0"/>
      <w:marTop w:val="0"/>
      <w:marBottom w:val="0"/>
      <w:divBdr>
        <w:top w:val="none" w:sz="0" w:space="0" w:color="auto"/>
        <w:left w:val="none" w:sz="0" w:space="0" w:color="auto"/>
        <w:bottom w:val="none" w:sz="0" w:space="0" w:color="auto"/>
        <w:right w:val="none" w:sz="0" w:space="0" w:color="auto"/>
      </w:divBdr>
    </w:div>
    <w:div w:id="1309746747">
      <w:bodyDiv w:val="1"/>
      <w:marLeft w:val="0"/>
      <w:marRight w:val="0"/>
      <w:marTop w:val="0"/>
      <w:marBottom w:val="0"/>
      <w:divBdr>
        <w:top w:val="none" w:sz="0" w:space="0" w:color="auto"/>
        <w:left w:val="none" w:sz="0" w:space="0" w:color="auto"/>
        <w:bottom w:val="none" w:sz="0" w:space="0" w:color="auto"/>
        <w:right w:val="none" w:sz="0" w:space="0" w:color="auto"/>
      </w:divBdr>
    </w:div>
    <w:div w:id="1310091942">
      <w:bodyDiv w:val="1"/>
      <w:marLeft w:val="0"/>
      <w:marRight w:val="0"/>
      <w:marTop w:val="0"/>
      <w:marBottom w:val="0"/>
      <w:divBdr>
        <w:top w:val="none" w:sz="0" w:space="0" w:color="auto"/>
        <w:left w:val="none" w:sz="0" w:space="0" w:color="auto"/>
        <w:bottom w:val="none" w:sz="0" w:space="0" w:color="auto"/>
        <w:right w:val="none" w:sz="0" w:space="0" w:color="auto"/>
      </w:divBdr>
    </w:div>
    <w:div w:id="1310212475">
      <w:bodyDiv w:val="1"/>
      <w:marLeft w:val="0"/>
      <w:marRight w:val="0"/>
      <w:marTop w:val="0"/>
      <w:marBottom w:val="0"/>
      <w:divBdr>
        <w:top w:val="none" w:sz="0" w:space="0" w:color="auto"/>
        <w:left w:val="none" w:sz="0" w:space="0" w:color="auto"/>
        <w:bottom w:val="none" w:sz="0" w:space="0" w:color="auto"/>
        <w:right w:val="none" w:sz="0" w:space="0" w:color="auto"/>
      </w:divBdr>
    </w:div>
    <w:div w:id="1310744113">
      <w:bodyDiv w:val="1"/>
      <w:marLeft w:val="0"/>
      <w:marRight w:val="0"/>
      <w:marTop w:val="0"/>
      <w:marBottom w:val="0"/>
      <w:divBdr>
        <w:top w:val="none" w:sz="0" w:space="0" w:color="auto"/>
        <w:left w:val="none" w:sz="0" w:space="0" w:color="auto"/>
        <w:bottom w:val="none" w:sz="0" w:space="0" w:color="auto"/>
        <w:right w:val="none" w:sz="0" w:space="0" w:color="auto"/>
      </w:divBdr>
    </w:div>
    <w:div w:id="1310748225">
      <w:bodyDiv w:val="1"/>
      <w:marLeft w:val="0"/>
      <w:marRight w:val="0"/>
      <w:marTop w:val="0"/>
      <w:marBottom w:val="0"/>
      <w:divBdr>
        <w:top w:val="none" w:sz="0" w:space="0" w:color="auto"/>
        <w:left w:val="none" w:sz="0" w:space="0" w:color="auto"/>
        <w:bottom w:val="none" w:sz="0" w:space="0" w:color="auto"/>
        <w:right w:val="none" w:sz="0" w:space="0" w:color="auto"/>
      </w:divBdr>
    </w:div>
    <w:div w:id="1311447171">
      <w:bodyDiv w:val="1"/>
      <w:marLeft w:val="0"/>
      <w:marRight w:val="0"/>
      <w:marTop w:val="0"/>
      <w:marBottom w:val="0"/>
      <w:divBdr>
        <w:top w:val="none" w:sz="0" w:space="0" w:color="auto"/>
        <w:left w:val="none" w:sz="0" w:space="0" w:color="auto"/>
        <w:bottom w:val="none" w:sz="0" w:space="0" w:color="auto"/>
        <w:right w:val="none" w:sz="0" w:space="0" w:color="auto"/>
      </w:divBdr>
    </w:div>
    <w:div w:id="1312756450">
      <w:bodyDiv w:val="1"/>
      <w:marLeft w:val="0"/>
      <w:marRight w:val="0"/>
      <w:marTop w:val="0"/>
      <w:marBottom w:val="0"/>
      <w:divBdr>
        <w:top w:val="none" w:sz="0" w:space="0" w:color="auto"/>
        <w:left w:val="none" w:sz="0" w:space="0" w:color="auto"/>
        <w:bottom w:val="none" w:sz="0" w:space="0" w:color="auto"/>
        <w:right w:val="none" w:sz="0" w:space="0" w:color="auto"/>
      </w:divBdr>
    </w:div>
    <w:div w:id="1313682695">
      <w:bodyDiv w:val="1"/>
      <w:marLeft w:val="0"/>
      <w:marRight w:val="0"/>
      <w:marTop w:val="0"/>
      <w:marBottom w:val="0"/>
      <w:divBdr>
        <w:top w:val="none" w:sz="0" w:space="0" w:color="auto"/>
        <w:left w:val="none" w:sz="0" w:space="0" w:color="auto"/>
        <w:bottom w:val="none" w:sz="0" w:space="0" w:color="auto"/>
        <w:right w:val="none" w:sz="0" w:space="0" w:color="auto"/>
      </w:divBdr>
    </w:div>
    <w:div w:id="1314219350">
      <w:bodyDiv w:val="1"/>
      <w:marLeft w:val="0"/>
      <w:marRight w:val="0"/>
      <w:marTop w:val="0"/>
      <w:marBottom w:val="0"/>
      <w:divBdr>
        <w:top w:val="none" w:sz="0" w:space="0" w:color="auto"/>
        <w:left w:val="none" w:sz="0" w:space="0" w:color="auto"/>
        <w:bottom w:val="none" w:sz="0" w:space="0" w:color="auto"/>
        <w:right w:val="none" w:sz="0" w:space="0" w:color="auto"/>
      </w:divBdr>
    </w:div>
    <w:div w:id="1314800149">
      <w:bodyDiv w:val="1"/>
      <w:marLeft w:val="0"/>
      <w:marRight w:val="0"/>
      <w:marTop w:val="0"/>
      <w:marBottom w:val="0"/>
      <w:divBdr>
        <w:top w:val="none" w:sz="0" w:space="0" w:color="auto"/>
        <w:left w:val="none" w:sz="0" w:space="0" w:color="auto"/>
        <w:bottom w:val="none" w:sz="0" w:space="0" w:color="auto"/>
        <w:right w:val="none" w:sz="0" w:space="0" w:color="auto"/>
      </w:divBdr>
    </w:div>
    <w:div w:id="1314916788">
      <w:bodyDiv w:val="1"/>
      <w:marLeft w:val="0"/>
      <w:marRight w:val="0"/>
      <w:marTop w:val="0"/>
      <w:marBottom w:val="0"/>
      <w:divBdr>
        <w:top w:val="none" w:sz="0" w:space="0" w:color="auto"/>
        <w:left w:val="none" w:sz="0" w:space="0" w:color="auto"/>
        <w:bottom w:val="none" w:sz="0" w:space="0" w:color="auto"/>
        <w:right w:val="none" w:sz="0" w:space="0" w:color="auto"/>
      </w:divBdr>
    </w:div>
    <w:div w:id="1314984582">
      <w:bodyDiv w:val="1"/>
      <w:marLeft w:val="0"/>
      <w:marRight w:val="0"/>
      <w:marTop w:val="0"/>
      <w:marBottom w:val="0"/>
      <w:divBdr>
        <w:top w:val="none" w:sz="0" w:space="0" w:color="auto"/>
        <w:left w:val="none" w:sz="0" w:space="0" w:color="auto"/>
        <w:bottom w:val="none" w:sz="0" w:space="0" w:color="auto"/>
        <w:right w:val="none" w:sz="0" w:space="0" w:color="auto"/>
      </w:divBdr>
    </w:div>
    <w:div w:id="1315328606">
      <w:bodyDiv w:val="1"/>
      <w:marLeft w:val="0"/>
      <w:marRight w:val="0"/>
      <w:marTop w:val="0"/>
      <w:marBottom w:val="0"/>
      <w:divBdr>
        <w:top w:val="none" w:sz="0" w:space="0" w:color="auto"/>
        <w:left w:val="none" w:sz="0" w:space="0" w:color="auto"/>
        <w:bottom w:val="none" w:sz="0" w:space="0" w:color="auto"/>
        <w:right w:val="none" w:sz="0" w:space="0" w:color="auto"/>
      </w:divBdr>
    </w:div>
    <w:div w:id="1315446729">
      <w:bodyDiv w:val="1"/>
      <w:marLeft w:val="0"/>
      <w:marRight w:val="0"/>
      <w:marTop w:val="0"/>
      <w:marBottom w:val="0"/>
      <w:divBdr>
        <w:top w:val="none" w:sz="0" w:space="0" w:color="auto"/>
        <w:left w:val="none" w:sz="0" w:space="0" w:color="auto"/>
        <w:bottom w:val="none" w:sz="0" w:space="0" w:color="auto"/>
        <w:right w:val="none" w:sz="0" w:space="0" w:color="auto"/>
      </w:divBdr>
    </w:div>
    <w:div w:id="1316685514">
      <w:bodyDiv w:val="1"/>
      <w:marLeft w:val="0"/>
      <w:marRight w:val="0"/>
      <w:marTop w:val="0"/>
      <w:marBottom w:val="0"/>
      <w:divBdr>
        <w:top w:val="none" w:sz="0" w:space="0" w:color="auto"/>
        <w:left w:val="none" w:sz="0" w:space="0" w:color="auto"/>
        <w:bottom w:val="none" w:sz="0" w:space="0" w:color="auto"/>
        <w:right w:val="none" w:sz="0" w:space="0" w:color="auto"/>
      </w:divBdr>
    </w:div>
    <w:div w:id="1317146338">
      <w:bodyDiv w:val="1"/>
      <w:marLeft w:val="0"/>
      <w:marRight w:val="0"/>
      <w:marTop w:val="0"/>
      <w:marBottom w:val="0"/>
      <w:divBdr>
        <w:top w:val="none" w:sz="0" w:space="0" w:color="auto"/>
        <w:left w:val="none" w:sz="0" w:space="0" w:color="auto"/>
        <w:bottom w:val="none" w:sz="0" w:space="0" w:color="auto"/>
        <w:right w:val="none" w:sz="0" w:space="0" w:color="auto"/>
      </w:divBdr>
    </w:div>
    <w:div w:id="1317807038">
      <w:bodyDiv w:val="1"/>
      <w:marLeft w:val="0"/>
      <w:marRight w:val="0"/>
      <w:marTop w:val="0"/>
      <w:marBottom w:val="0"/>
      <w:divBdr>
        <w:top w:val="none" w:sz="0" w:space="0" w:color="auto"/>
        <w:left w:val="none" w:sz="0" w:space="0" w:color="auto"/>
        <w:bottom w:val="none" w:sz="0" w:space="0" w:color="auto"/>
        <w:right w:val="none" w:sz="0" w:space="0" w:color="auto"/>
      </w:divBdr>
    </w:div>
    <w:div w:id="1318416459">
      <w:bodyDiv w:val="1"/>
      <w:marLeft w:val="0"/>
      <w:marRight w:val="0"/>
      <w:marTop w:val="0"/>
      <w:marBottom w:val="0"/>
      <w:divBdr>
        <w:top w:val="none" w:sz="0" w:space="0" w:color="auto"/>
        <w:left w:val="none" w:sz="0" w:space="0" w:color="auto"/>
        <w:bottom w:val="none" w:sz="0" w:space="0" w:color="auto"/>
        <w:right w:val="none" w:sz="0" w:space="0" w:color="auto"/>
      </w:divBdr>
    </w:div>
    <w:div w:id="1318538552">
      <w:bodyDiv w:val="1"/>
      <w:marLeft w:val="0"/>
      <w:marRight w:val="0"/>
      <w:marTop w:val="0"/>
      <w:marBottom w:val="0"/>
      <w:divBdr>
        <w:top w:val="none" w:sz="0" w:space="0" w:color="auto"/>
        <w:left w:val="none" w:sz="0" w:space="0" w:color="auto"/>
        <w:bottom w:val="none" w:sz="0" w:space="0" w:color="auto"/>
        <w:right w:val="none" w:sz="0" w:space="0" w:color="auto"/>
      </w:divBdr>
    </w:div>
    <w:div w:id="1318608999">
      <w:bodyDiv w:val="1"/>
      <w:marLeft w:val="0"/>
      <w:marRight w:val="0"/>
      <w:marTop w:val="0"/>
      <w:marBottom w:val="0"/>
      <w:divBdr>
        <w:top w:val="none" w:sz="0" w:space="0" w:color="auto"/>
        <w:left w:val="none" w:sz="0" w:space="0" w:color="auto"/>
        <w:bottom w:val="none" w:sz="0" w:space="0" w:color="auto"/>
        <w:right w:val="none" w:sz="0" w:space="0" w:color="auto"/>
      </w:divBdr>
    </w:div>
    <w:div w:id="1318849345">
      <w:bodyDiv w:val="1"/>
      <w:marLeft w:val="0"/>
      <w:marRight w:val="0"/>
      <w:marTop w:val="0"/>
      <w:marBottom w:val="0"/>
      <w:divBdr>
        <w:top w:val="none" w:sz="0" w:space="0" w:color="auto"/>
        <w:left w:val="none" w:sz="0" w:space="0" w:color="auto"/>
        <w:bottom w:val="none" w:sz="0" w:space="0" w:color="auto"/>
        <w:right w:val="none" w:sz="0" w:space="0" w:color="auto"/>
      </w:divBdr>
    </w:div>
    <w:div w:id="1320228746">
      <w:bodyDiv w:val="1"/>
      <w:marLeft w:val="0"/>
      <w:marRight w:val="0"/>
      <w:marTop w:val="0"/>
      <w:marBottom w:val="0"/>
      <w:divBdr>
        <w:top w:val="none" w:sz="0" w:space="0" w:color="auto"/>
        <w:left w:val="none" w:sz="0" w:space="0" w:color="auto"/>
        <w:bottom w:val="none" w:sz="0" w:space="0" w:color="auto"/>
        <w:right w:val="none" w:sz="0" w:space="0" w:color="auto"/>
      </w:divBdr>
    </w:div>
    <w:div w:id="1320231258">
      <w:bodyDiv w:val="1"/>
      <w:marLeft w:val="0"/>
      <w:marRight w:val="0"/>
      <w:marTop w:val="0"/>
      <w:marBottom w:val="0"/>
      <w:divBdr>
        <w:top w:val="none" w:sz="0" w:space="0" w:color="auto"/>
        <w:left w:val="none" w:sz="0" w:space="0" w:color="auto"/>
        <w:bottom w:val="none" w:sz="0" w:space="0" w:color="auto"/>
        <w:right w:val="none" w:sz="0" w:space="0" w:color="auto"/>
      </w:divBdr>
    </w:div>
    <w:div w:id="1320304852">
      <w:bodyDiv w:val="1"/>
      <w:marLeft w:val="0"/>
      <w:marRight w:val="0"/>
      <w:marTop w:val="0"/>
      <w:marBottom w:val="0"/>
      <w:divBdr>
        <w:top w:val="none" w:sz="0" w:space="0" w:color="auto"/>
        <w:left w:val="none" w:sz="0" w:space="0" w:color="auto"/>
        <w:bottom w:val="none" w:sz="0" w:space="0" w:color="auto"/>
        <w:right w:val="none" w:sz="0" w:space="0" w:color="auto"/>
      </w:divBdr>
    </w:div>
    <w:div w:id="1320573853">
      <w:bodyDiv w:val="1"/>
      <w:marLeft w:val="0"/>
      <w:marRight w:val="0"/>
      <w:marTop w:val="0"/>
      <w:marBottom w:val="0"/>
      <w:divBdr>
        <w:top w:val="none" w:sz="0" w:space="0" w:color="auto"/>
        <w:left w:val="none" w:sz="0" w:space="0" w:color="auto"/>
        <w:bottom w:val="none" w:sz="0" w:space="0" w:color="auto"/>
        <w:right w:val="none" w:sz="0" w:space="0" w:color="auto"/>
      </w:divBdr>
    </w:div>
    <w:div w:id="1321346238">
      <w:bodyDiv w:val="1"/>
      <w:marLeft w:val="0"/>
      <w:marRight w:val="0"/>
      <w:marTop w:val="0"/>
      <w:marBottom w:val="0"/>
      <w:divBdr>
        <w:top w:val="none" w:sz="0" w:space="0" w:color="auto"/>
        <w:left w:val="none" w:sz="0" w:space="0" w:color="auto"/>
        <w:bottom w:val="none" w:sz="0" w:space="0" w:color="auto"/>
        <w:right w:val="none" w:sz="0" w:space="0" w:color="auto"/>
      </w:divBdr>
    </w:div>
    <w:div w:id="1321469643">
      <w:bodyDiv w:val="1"/>
      <w:marLeft w:val="0"/>
      <w:marRight w:val="0"/>
      <w:marTop w:val="0"/>
      <w:marBottom w:val="0"/>
      <w:divBdr>
        <w:top w:val="none" w:sz="0" w:space="0" w:color="auto"/>
        <w:left w:val="none" w:sz="0" w:space="0" w:color="auto"/>
        <w:bottom w:val="none" w:sz="0" w:space="0" w:color="auto"/>
        <w:right w:val="none" w:sz="0" w:space="0" w:color="auto"/>
      </w:divBdr>
    </w:div>
    <w:div w:id="1321813528">
      <w:bodyDiv w:val="1"/>
      <w:marLeft w:val="0"/>
      <w:marRight w:val="0"/>
      <w:marTop w:val="0"/>
      <w:marBottom w:val="0"/>
      <w:divBdr>
        <w:top w:val="none" w:sz="0" w:space="0" w:color="auto"/>
        <w:left w:val="none" w:sz="0" w:space="0" w:color="auto"/>
        <w:bottom w:val="none" w:sz="0" w:space="0" w:color="auto"/>
        <w:right w:val="none" w:sz="0" w:space="0" w:color="auto"/>
      </w:divBdr>
    </w:div>
    <w:div w:id="1321929682">
      <w:bodyDiv w:val="1"/>
      <w:marLeft w:val="0"/>
      <w:marRight w:val="0"/>
      <w:marTop w:val="0"/>
      <w:marBottom w:val="0"/>
      <w:divBdr>
        <w:top w:val="none" w:sz="0" w:space="0" w:color="auto"/>
        <w:left w:val="none" w:sz="0" w:space="0" w:color="auto"/>
        <w:bottom w:val="none" w:sz="0" w:space="0" w:color="auto"/>
        <w:right w:val="none" w:sz="0" w:space="0" w:color="auto"/>
      </w:divBdr>
    </w:div>
    <w:div w:id="1321957449">
      <w:bodyDiv w:val="1"/>
      <w:marLeft w:val="0"/>
      <w:marRight w:val="0"/>
      <w:marTop w:val="0"/>
      <w:marBottom w:val="0"/>
      <w:divBdr>
        <w:top w:val="none" w:sz="0" w:space="0" w:color="auto"/>
        <w:left w:val="none" w:sz="0" w:space="0" w:color="auto"/>
        <w:bottom w:val="none" w:sz="0" w:space="0" w:color="auto"/>
        <w:right w:val="none" w:sz="0" w:space="0" w:color="auto"/>
      </w:divBdr>
    </w:div>
    <w:div w:id="1322083466">
      <w:bodyDiv w:val="1"/>
      <w:marLeft w:val="0"/>
      <w:marRight w:val="0"/>
      <w:marTop w:val="0"/>
      <w:marBottom w:val="0"/>
      <w:divBdr>
        <w:top w:val="none" w:sz="0" w:space="0" w:color="auto"/>
        <w:left w:val="none" w:sz="0" w:space="0" w:color="auto"/>
        <w:bottom w:val="none" w:sz="0" w:space="0" w:color="auto"/>
        <w:right w:val="none" w:sz="0" w:space="0" w:color="auto"/>
      </w:divBdr>
    </w:div>
    <w:div w:id="1323043146">
      <w:bodyDiv w:val="1"/>
      <w:marLeft w:val="0"/>
      <w:marRight w:val="0"/>
      <w:marTop w:val="0"/>
      <w:marBottom w:val="0"/>
      <w:divBdr>
        <w:top w:val="none" w:sz="0" w:space="0" w:color="auto"/>
        <w:left w:val="none" w:sz="0" w:space="0" w:color="auto"/>
        <w:bottom w:val="none" w:sz="0" w:space="0" w:color="auto"/>
        <w:right w:val="none" w:sz="0" w:space="0" w:color="auto"/>
      </w:divBdr>
    </w:div>
    <w:div w:id="1323241843">
      <w:bodyDiv w:val="1"/>
      <w:marLeft w:val="0"/>
      <w:marRight w:val="0"/>
      <w:marTop w:val="0"/>
      <w:marBottom w:val="0"/>
      <w:divBdr>
        <w:top w:val="none" w:sz="0" w:space="0" w:color="auto"/>
        <w:left w:val="none" w:sz="0" w:space="0" w:color="auto"/>
        <w:bottom w:val="none" w:sz="0" w:space="0" w:color="auto"/>
        <w:right w:val="none" w:sz="0" w:space="0" w:color="auto"/>
      </w:divBdr>
    </w:div>
    <w:div w:id="1323315102">
      <w:bodyDiv w:val="1"/>
      <w:marLeft w:val="0"/>
      <w:marRight w:val="0"/>
      <w:marTop w:val="0"/>
      <w:marBottom w:val="0"/>
      <w:divBdr>
        <w:top w:val="none" w:sz="0" w:space="0" w:color="auto"/>
        <w:left w:val="none" w:sz="0" w:space="0" w:color="auto"/>
        <w:bottom w:val="none" w:sz="0" w:space="0" w:color="auto"/>
        <w:right w:val="none" w:sz="0" w:space="0" w:color="auto"/>
      </w:divBdr>
    </w:div>
    <w:div w:id="1323581018">
      <w:bodyDiv w:val="1"/>
      <w:marLeft w:val="0"/>
      <w:marRight w:val="0"/>
      <w:marTop w:val="0"/>
      <w:marBottom w:val="0"/>
      <w:divBdr>
        <w:top w:val="none" w:sz="0" w:space="0" w:color="auto"/>
        <w:left w:val="none" w:sz="0" w:space="0" w:color="auto"/>
        <w:bottom w:val="none" w:sz="0" w:space="0" w:color="auto"/>
        <w:right w:val="none" w:sz="0" w:space="0" w:color="auto"/>
      </w:divBdr>
    </w:div>
    <w:div w:id="1323923865">
      <w:bodyDiv w:val="1"/>
      <w:marLeft w:val="0"/>
      <w:marRight w:val="0"/>
      <w:marTop w:val="0"/>
      <w:marBottom w:val="0"/>
      <w:divBdr>
        <w:top w:val="none" w:sz="0" w:space="0" w:color="auto"/>
        <w:left w:val="none" w:sz="0" w:space="0" w:color="auto"/>
        <w:bottom w:val="none" w:sz="0" w:space="0" w:color="auto"/>
        <w:right w:val="none" w:sz="0" w:space="0" w:color="auto"/>
      </w:divBdr>
    </w:div>
    <w:div w:id="1324116533">
      <w:bodyDiv w:val="1"/>
      <w:marLeft w:val="0"/>
      <w:marRight w:val="0"/>
      <w:marTop w:val="0"/>
      <w:marBottom w:val="0"/>
      <w:divBdr>
        <w:top w:val="none" w:sz="0" w:space="0" w:color="auto"/>
        <w:left w:val="none" w:sz="0" w:space="0" w:color="auto"/>
        <w:bottom w:val="none" w:sz="0" w:space="0" w:color="auto"/>
        <w:right w:val="none" w:sz="0" w:space="0" w:color="auto"/>
      </w:divBdr>
    </w:div>
    <w:div w:id="1324436463">
      <w:bodyDiv w:val="1"/>
      <w:marLeft w:val="0"/>
      <w:marRight w:val="0"/>
      <w:marTop w:val="0"/>
      <w:marBottom w:val="0"/>
      <w:divBdr>
        <w:top w:val="none" w:sz="0" w:space="0" w:color="auto"/>
        <w:left w:val="none" w:sz="0" w:space="0" w:color="auto"/>
        <w:bottom w:val="none" w:sz="0" w:space="0" w:color="auto"/>
        <w:right w:val="none" w:sz="0" w:space="0" w:color="auto"/>
      </w:divBdr>
    </w:div>
    <w:div w:id="1325206855">
      <w:bodyDiv w:val="1"/>
      <w:marLeft w:val="0"/>
      <w:marRight w:val="0"/>
      <w:marTop w:val="0"/>
      <w:marBottom w:val="0"/>
      <w:divBdr>
        <w:top w:val="none" w:sz="0" w:space="0" w:color="auto"/>
        <w:left w:val="none" w:sz="0" w:space="0" w:color="auto"/>
        <w:bottom w:val="none" w:sz="0" w:space="0" w:color="auto"/>
        <w:right w:val="none" w:sz="0" w:space="0" w:color="auto"/>
      </w:divBdr>
    </w:div>
    <w:div w:id="1325665784">
      <w:bodyDiv w:val="1"/>
      <w:marLeft w:val="0"/>
      <w:marRight w:val="0"/>
      <w:marTop w:val="0"/>
      <w:marBottom w:val="0"/>
      <w:divBdr>
        <w:top w:val="none" w:sz="0" w:space="0" w:color="auto"/>
        <w:left w:val="none" w:sz="0" w:space="0" w:color="auto"/>
        <w:bottom w:val="none" w:sz="0" w:space="0" w:color="auto"/>
        <w:right w:val="none" w:sz="0" w:space="0" w:color="auto"/>
      </w:divBdr>
    </w:div>
    <w:div w:id="1325820058">
      <w:bodyDiv w:val="1"/>
      <w:marLeft w:val="0"/>
      <w:marRight w:val="0"/>
      <w:marTop w:val="0"/>
      <w:marBottom w:val="0"/>
      <w:divBdr>
        <w:top w:val="none" w:sz="0" w:space="0" w:color="auto"/>
        <w:left w:val="none" w:sz="0" w:space="0" w:color="auto"/>
        <w:bottom w:val="none" w:sz="0" w:space="0" w:color="auto"/>
        <w:right w:val="none" w:sz="0" w:space="0" w:color="auto"/>
      </w:divBdr>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
    <w:div w:id="1326935085">
      <w:bodyDiv w:val="1"/>
      <w:marLeft w:val="0"/>
      <w:marRight w:val="0"/>
      <w:marTop w:val="0"/>
      <w:marBottom w:val="0"/>
      <w:divBdr>
        <w:top w:val="none" w:sz="0" w:space="0" w:color="auto"/>
        <w:left w:val="none" w:sz="0" w:space="0" w:color="auto"/>
        <w:bottom w:val="none" w:sz="0" w:space="0" w:color="auto"/>
        <w:right w:val="none" w:sz="0" w:space="0" w:color="auto"/>
      </w:divBdr>
    </w:div>
    <w:div w:id="1326937239">
      <w:bodyDiv w:val="1"/>
      <w:marLeft w:val="0"/>
      <w:marRight w:val="0"/>
      <w:marTop w:val="0"/>
      <w:marBottom w:val="0"/>
      <w:divBdr>
        <w:top w:val="none" w:sz="0" w:space="0" w:color="auto"/>
        <w:left w:val="none" w:sz="0" w:space="0" w:color="auto"/>
        <w:bottom w:val="none" w:sz="0" w:space="0" w:color="auto"/>
        <w:right w:val="none" w:sz="0" w:space="0" w:color="auto"/>
      </w:divBdr>
    </w:div>
    <w:div w:id="1327171780">
      <w:bodyDiv w:val="1"/>
      <w:marLeft w:val="0"/>
      <w:marRight w:val="0"/>
      <w:marTop w:val="0"/>
      <w:marBottom w:val="0"/>
      <w:divBdr>
        <w:top w:val="none" w:sz="0" w:space="0" w:color="auto"/>
        <w:left w:val="none" w:sz="0" w:space="0" w:color="auto"/>
        <w:bottom w:val="none" w:sz="0" w:space="0" w:color="auto"/>
        <w:right w:val="none" w:sz="0" w:space="0" w:color="auto"/>
      </w:divBdr>
    </w:div>
    <w:div w:id="1327174276">
      <w:bodyDiv w:val="1"/>
      <w:marLeft w:val="0"/>
      <w:marRight w:val="0"/>
      <w:marTop w:val="0"/>
      <w:marBottom w:val="0"/>
      <w:divBdr>
        <w:top w:val="none" w:sz="0" w:space="0" w:color="auto"/>
        <w:left w:val="none" w:sz="0" w:space="0" w:color="auto"/>
        <w:bottom w:val="none" w:sz="0" w:space="0" w:color="auto"/>
        <w:right w:val="none" w:sz="0" w:space="0" w:color="auto"/>
      </w:divBdr>
    </w:div>
    <w:div w:id="1327705528">
      <w:bodyDiv w:val="1"/>
      <w:marLeft w:val="0"/>
      <w:marRight w:val="0"/>
      <w:marTop w:val="0"/>
      <w:marBottom w:val="0"/>
      <w:divBdr>
        <w:top w:val="none" w:sz="0" w:space="0" w:color="auto"/>
        <w:left w:val="none" w:sz="0" w:space="0" w:color="auto"/>
        <w:bottom w:val="none" w:sz="0" w:space="0" w:color="auto"/>
        <w:right w:val="none" w:sz="0" w:space="0" w:color="auto"/>
      </w:divBdr>
    </w:div>
    <w:div w:id="1329287524">
      <w:bodyDiv w:val="1"/>
      <w:marLeft w:val="0"/>
      <w:marRight w:val="0"/>
      <w:marTop w:val="0"/>
      <w:marBottom w:val="0"/>
      <w:divBdr>
        <w:top w:val="none" w:sz="0" w:space="0" w:color="auto"/>
        <w:left w:val="none" w:sz="0" w:space="0" w:color="auto"/>
        <w:bottom w:val="none" w:sz="0" w:space="0" w:color="auto"/>
        <w:right w:val="none" w:sz="0" w:space="0" w:color="auto"/>
      </w:divBdr>
    </w:div>
    <w:div w:id="1329360237">
      <w:bodyDiv w:val="1"/>
      <w:marLeft w:val="0"/>
      <w:marRight w:val="0"/>
      <w:marTop w:val="0"/>
      <w:marBottom w:val="0"/>
      <w:divBdr>
        <w:top w:val="none" w:sz="0" w:space="0" w:color="auto"/>
        <w:left w:val="none" w:sz="0" w:space="0" w:color="auto"/>
        <w:bottom w:val="none" w:sz="0" w:space="0" w:color="auto"/>
        <w:right w:val="none" w:sz="0" w:space="0" w:color="auto"/>
      </w:divBdr>
    </w:div>
    <w:div w:id="1329404477">
      <w:bodyDiv w:val="1"/>
      <w:marLeft w:val="0"/>
      <w:marRight w:val="0"/>
      <w:marTop w:val="0"/>
      <w:marBottom w:val="0"/>
      <w:divBdr>
        <w:top w:val="none" w:sz="0" w:space="0" w:color="auto"/>
        <w:left w:val="none" w:sz="0" w:space="0" w:color="auto"/>
        <w:bottom w:val="none" w:sz="0" w:space="0" w:color="auto"/>
        <w:right w:val="none" w:sz="0" w:space="0" w:color="auto"/>
      </w:divBdr>
    </w:div>
    <w:div w:id="1329751693">
      <w:bodyDiv w:val="1"/>
      <w:marLeft w:val="0"/>
      <w:marRight w:val="0"/>
      <w:marTop w:val="0"/>
      <w:marBottom w:val="0"/>
      <w:divBdr>
        <w:top w:val="none" w:sz="0" w:space="0" w:color="auto"/>
        <w:left w:val="none" w:sz="0" w:space="0" w:color="auto"/>
        <w:bottom w:val="none" w:sz="0" w:space="0" w:color="auto"/>
        <w:right w:val="none" w:sz="0" w:space="0" w:color="auto"/>
      </w:divBdr>
    </w:div>
    <w:div w:id="1329752161">
      <w:bodyDiv w:val="1"/>
      <w:marLeft w:val="0"/>
      <w:marRight w:val="0"/>
      <w:marTop w:val="0"/>
      <w:marBottom w:val="0"/>
      <w:divBdr>
        <w:top w:val="none" w:sz="0" w:space="0" w:color="auto"/>
        <w:left w:val="none" w:sz="0" w:space="0" w:color="auto"/>
        <w:bottom w:val="none" w:sz="0" w:space="0" w:color="auto"/>
        <w:right w:val="none" w:sz="0" w:space="0" w:color="auto"/>
      </w:divBdr>
    </w:div>
    <w:div w:id="1330251529">
      <w:bodyDiv w:val="1"/>
      <w:marLeft w:val="0"/>
      <w:marRight w:val="0"/>
      <w:marTop w:val="0"/>
      <w:marBottom w:val="0"/>
      <w:divBdr>
        <w:top w:val="none" w:sz="0" w:space="0" w:color="auto"/>
        <w:left w:val="none" w:sz="0" w:space="0" w:color="auto"/>
        <w:bottom w:val="none" w:sz="0" w:space="0" w:color="auto"/>
        <w:right w:val="none" w:sz="0" w:space="0" w:color="auto"/>
      </w:divBdr>
    </w:div>
    <w:div w:id="1330257170">
      <w:bodyDiv w:val="1"/>
      <w:marLeft w:val="0"/>
      <w:marRight w:val="0"/>
      <w:marTop w:val="0"/>
      <w:marBottom w:val="0"/>
      <w:divBdr>
        <w:top w:val="none" w:sz="0" w:space="0" w:color="auto"/>
        <w:left w:val="none" w:sz="0" w:space="0" w:color="auto"/>
        <w:bottom w:val="none" w:sz="0" w:space="0" w:color="auto"/>
        <w:right w:val="none" w:sz="0" w:space="0" w:color="auto"/>
      </w:divBdr>
    </w:div>
    <w:div w:id="1330326614">
      <w:bodyDiv w:val="1"/>
      <w:marLeft w:val="0"/>
      <w:marRight w:val="0"/>
      <w:marTop w:val="0"/>
      <w:marBottom w:val="0"/>
      <w:divBdr>
        <w:top w:val="none" w:sz="0" w:space="0" w:color="auto"/>
        <w:left w:val="none" w:sz="0" w:space="0" w:color="auto"/>
        <w:bottom w:val="none" w:sz="0" w:space="0" w:color="auto"/>
        <w:right w:val="none" w:sz="0" w:space="0" w:color="auto"/>
      </w:divBdr>
    </w:div>
    <w:div w:id="1332639844">
      <w:bodyDiv w:val="1"/>
      <w:marLeft w:val="0"/>
      <w:marRight w:val="0"/>
      <w:marTop w:val="0"/>
      <w:marBottom w:val="0"/>
      <w:divBdr>
        <w:top w:val="none" w:sz="0" w:space="0" w:color="auto"/>
        <w:left w:val="none" w:sz="0" w:space="0" w:color="auto"/>
        <w:bottom w:val="none" w:sz="0" w:space="0" w:color="auto"/>
        <w:right w:val="none" w:sz="0" w:space="0" w:color="auto"/>
      </w:divBdr>
    </w:div>
    <w:div w:id="1332640788">
      <w:bodyDiv w:val="1"/>
      <w:marLeft w:val="0"/>
      <w:marRight w:val="0"/>
      <w:marTop w:val="0"/>
      <w:marBottom w:val="0"/>
      <w:divBdr>
        <w:top w:val="none" w:sz="0" w:space="0" w:color="auto"/>
        <w:left w:val="none" w:sz="0" w:space="0" w:color="auto"/>
        <w:bottom w:val="none" w:sz="0" w:space="0" w:color="auto"/>
        <w:right w:val="none" w:sz="0" w:space="0" w:color="auto"/>
      </w:divBdr>
    </w:div>
    <w:div w:id="1333072431">
      <w:bodyDiv w:val="1"/>
      <w:marLeft w:val="0"/>
      <w:marRight w:val="0"/>
      <w:marTop w:val="0"/>
      <w:marBottom w:val="0"/>
      <w:divBdr>
        <w:top w:val="none" w:sz="0" w:space="0" w:color="auto"/>
        <w:left w:val="none" w:sz="0" w:space="0" w:color="auto"/>
        <w:bottom w:val="none" w:sz="0" w:space="0" w:color="auto"/>
        <w:right w:val="none" w:sz="0" w:space="0" w:color="auto"/>
      </w:divBdr>
    </w:div>
    <w:div w:id="1333138761">
      <w:bodyDiv w:val="1"/>
      <w:marLeft w:val="0"/>
      <w:marRight w:val="0"/>
      <w:marTop w:val="0"/>
      <w:marBottom w:val="0"/>
      <w:divBdr>
        <w:top w:val="none" w:sz="0" w:space="0" w:color="auto"/>
        <w:left w:val="none" w:sz="0" w:space="0" w:color="auto"/>
        <w:bottom w:val="none" w:sz="0" w:space="0" w:color="auto"/>
        <w:right w:val="none" w:sz="0" w:space="0" w:color="auto"/>
      </w:divBdr>
    </w:div>
    <w:div w:id="1333604401">
      <w:bodyDiv w:val="1"/>
      <w:marLeft w:val="0"/>
      <w:marRight w:val="0"/>
      <w:marTop w:val="0"/>
      <w:marBottom w:val="0"/>
      <w:divBdr>
        <w:top w:val="none" w:sz="0" w:space="0" w:color="auto"/>
        <w:left w:val="none" w:sz="0" w:space="0" w:color="auto"/>
        <w:bottom w:val="none" w:sz="0" w:space="0" w:color="auto"/>
        <w:right w:val="none" w:sz="0" w:space="0" w:color="auto"/>
      </w:divBdr>
    </w:div>
    <w:div w:id="1333677947">
      <w:bodyDiv w:val="1"/>
      <w:marLeft w:val="0"/>
      <w:marRight w:val="0"/>
      <w:marTop w:val="0"/>
      <w:marBottom w:val="0"/>
      <w:divBdr>
        <w:top w:val="none" w:sz="0" w:space="0" w:color="auto"/>
        <w:left w:val="none" w:sz="0" w:space="0" w:color="auto"/>
        <w:bottom w:val="none" w:sz="0" w:space="0" w:color="auto"/>
        <w:right w:val="none" w:sz="0" w:space="0" w:color="auto"/>
      </w:divBdr>
    </w:div>
    <w:div w:id="1333682002">
      <w:bodyDiv w:val="1"/>
      <w:marLeft w:val="0"/>
      <w:marRight w:val="0"/>
      <w:marTop w:val="0"/>
      <w:marBottom w:val="0"/>
      <w:divBdr>
        <w:top w:val="none" w:sz="0" w:space="0" w:color="auto"/>
        <w:left w:val="none" w:sz="0" w:space="0" w:color="auto"/>
        <w:bottom w:val="none" w:sz="0" w:space="0" w:color="auto"/>
        <w:right w:val="none" w:sz="0" w:space="0" w:color="auto"/>
      </w:divBdr>
    </w:div>
    <w:div w:id="1333723536">
      <w:bodyDiv w:val="1"/>
      <w:marLeft w:val="0"/>
      <w:marRight w:val="0"/>
      <w:marTop w:val="0"/>
      <w:marBottom w:val="0"/>
      <w:divBdr>
        <w:top w:val="none" w:sz="0" w:space="0" w:color="auto"/>
        <w:left w:val="none" w:sz="0" w:space="0" w:color="auto"/>
        <w:bottom w:val="none" w:sz="0" w:space="0" w:color="auto"/>
        <w:right w:val="none" w:sz="0" w:space="0" w:color="auto"/>
      </w:divBdr>
    </w:div>
    <w:div w:id="1334072072">
      <w:bodyDiv w:val="1"/>
      <w:marLeft w:val="0"/>
      <w:marRight w:val="0"/>
      <w:marTop w:val="0"/>
      <w:marBottom w:val="0"/>
      <w:divBdr>
        <w:top w:val="none" w:sz="0" w:space="0" w:color="auto"/>
        <w:left w:val="none" w:sz="0" w:space="0" w:color="auto"/>
        <w:bottom w:val="none" w:sz="0" w:space="0" w:color="auto"/>
        <w:right w:val="none" w:sz="0" w:space="0" w:color="auto"/>
      </w:divBdr>
    </w:div>
    <w:div w:id="1334335992">
      <w:bodyDiv w:val="1"/>
      <w:marLeft w:val="0"/>
      <w:marRight w:val="0"/>
      <w:marTop w:val="0"/>
      <w:marBottom w:val="0"/>
      <w:divBdr>
        <w:top w:val="none" w:sz="0" w:space="0" w:color="auto"/>
        <w:left w:val="none" w:sz="0" w:space="0" w:color="auto"/>
        <w:bottom w:val="none" w:sz="0" w:space="0" w:color="auto"/>
        <w:right w:val="none" w:sz="0" w:space="0" w:color="auto"/>
      </w:divBdr>
    </w:div>
    <w:div w:id="1335038451">
      <w:bodyDiv w:val="1"/>
      <w:marLeft w:val="0"/>
      <w:marRight w:val="0"/>
      <w:marTop w:val="0"/>
      <w:marBottom w:val="0"/>
      <w:divBdr>
        <w:top w:val="none" w:sz="0" w:space="0" w:color="auto"/>
        <w:left w:val="none" w:sz="0" w:space="0" w:color="auto"/>
        <w:bottom w:val="none" w:sz="0" w:space="0" w:color="auto"/>
        <w:right w:val="none" w:sz="0" w:space="0" w:color="auto"/>
      </w:divBdr>
    </w:div>
    <w:div w:id="1335298019">
      <w:bodyDiv w:val="1"/>
      <w:marLeft w:val="0"/>
      <w:marRight w:val="0"/>
      <w:marTop w:val="0"/>
      <w:marBottom w:val="0"/>
      <w:divBdr>
        <w:top w:val="none" w:sz="0" w:space="0" w:color="auto"/>
        <w:left w:val="none" w:sz="0" w:space="0" w:color="auto"/>
        <w:bottom w:val="none" w:sz="0" w:space="0" w:color="auto"/>
        <w:right w:val="none" w:sz="0" w:space="0" w:color="auto"/>
      </w:divBdr>
    </w:div>
    <w:div w:id="1335376661">
      <w:bodyDiv w:val="1"/>
      <w:marLeft w:val="0"/>
      <w:marRight w:val="0"/>
      <w:marTop w:val="0"/>
      <w:marBottom w:val="0"/>
      <w:divBdr>
        <w:top w:val="none" w:sz="0" w:space="0" w:color="auto"/>
        <w:left w:val="none" w:sz="0" w:space="0" w:color="auto"/>
        <w:bottom w:val="none" w:sz="0" w:space="0" w:color="auto"/>
        <w:right w:val="none" w:sz="0" w:space="0" w:color="auto"/>
      </w:divBdr>
    </w:div>
    <w:div w:id="1335645347">
      <w:bodyDiv w:val="1"/>
      <w:marLeft w:val="0"/>
      <w:marRight w:val="0"/>
      <w:marTop w:val="0"/>
      <w:marBottom w:val="0"/>
      <w:divBdr>
        <w:top w:val="none" w:sz="0" w:space="0" w:color="auto"/>
        <w:left w:val="none" w:sz="0" w:space="0" w:color="auto"/>
        <w:bottom w:val="none" w:sz="0" w:space="0" w:color="auto"/>
        <w:right w:val="none" w:sz="0" w:space="0" w:color="auto"/>
      </w:divBdr>
    </w:div>
    <w:div w:id="1335835479">
      <w:bodyDiv w:val="1"/>
      <w:marLeft w:val="0"/>
      <w:marRight w:val="0"/>
      <w:marTop w:val="0"/>
      <w:marBottom w:val="0"/>
      <w:divBdr>
        <w:top w:val="none" w:sz="0" w:space="0" w:color="auto"/>
        <w:left w:val="none" w:sz="0" w:space="0" w:color="auto"/>
        <w:bottom w:val="none" w:sz="0" w:space="0" w:color="auto"/>
        <w:right w:val="none" w:sz="0" w:space="0" w:color="auto"/>
      </w:divBdr>
    </w:div>
    <w:div w:id="1336030258">
      <w:bodyDiv w:val="1"/>
      <w:marLeft w:val="0"/>
      <w:marRight w:val="0"/>
      <w:marTop w:val="0"/>
      <w:marBottom w:val="0"/>
      <w:divBdr>
        <w:top w:val="none" w:sz="0" w:space="0" w:color="auto"/>
        <w:left w:val="none" w:sz="0" w:space="0" w:color="auto"/>
        <w:bottom w:val="none" w:sz="0" w:space="0" w:color="auto"/>
        <w:right w:val="none" w:sz="0" w:space="0" w:color="auto"/>
      </w:divBdr>
    </w:div>
    <w:div w:id="1338196386">
      <w:bodyDiv w:val="1"/>
      <w:marLeft w:val="0"/>
      <w:marRight w:val="0"/>
      <w:marTop w:val="0"/>
      <w:marBottom w:val="0"/>
      <w:divBdr>
        <w:top w:val="none" w:sz="0" w:space="0" w:color="auto"/>
        <w:left w:val="none" w:sz="0" w:space="0" w:color="auto"/>
        <w:bottom w:val="none" w:sz="0" w:space="0" w:color="auto"/>
        <w:right w:val="none" w:sz="0" w:space="0" w:color="auto"/>
      </w:divBdr>
    </w:div>
    <w:div w:id="1339042085">
      <w:bodyDiv w:val="1"/>
      <w:marLeft w:val="0"/>
      <w:marRight w:val="0"/>
      <w:marTop w:val="0"/>
      <w:marBottom w:val="0"/>
      <w:divBdr>
        <w:top w:val="none" w:sz="0" w:space="0" w:color="auto"/>
        <w:left w:val="none" w:sz="0" w:space="0" w:color="auto"/>
        <w:bottom w:val="none" w:sz="0" w:space="0" w:color="auto"/>
        <w:right w:val="none" w:sz="0" w:space="0" w:color="auto"/>
      </w:divBdr>
    </w:div>
    <w:div w:id="1339385484">
      <w:bodyDiv w:val="1"/>
      <w:marLeft w:val="0"/>
      <w:marRight w:val="0"/>
      <w:marTop w:val="0"/>
      <w:marBottom w:val="0"/>
      <w:divBdr>
        <w:top w:val="none" w:sz="0" w:space="0" w:color="auto"/>
        <w:left w:val="none" w:sz="0" w:space="0" w:color="auto"/>
        <w:bottom w:val="none" w:sz="0" w:space="0" w:color="auto"/>
        <w:right w:val="none" w:sz="0" w:space="0" w:color="auto"/>
      </w:divBdr>
    </w:div>
    <w:div w:id="1339773404">
      <w:bodyDiv w:val="1"/>
      <w:marLeft w:val="0"/>
      <w:marRight w:val="0"/>
      <w:marTop w:val="0"/>
      <w:marBottom w:val="0"/>
      <w:divBdr>
        <w:top w:val="none" w:sz="0" w:space="0" w:color="auto"/>
        <w:left w:val="none" w:sz="0" w:space="0" w:color="auto"/>
        <w:bottom w:val="none" w:sz="0" w:space="0" w:color="auto"/>
        <w:right w:val="none" w:sz="0" w:space="0" w:color="auto"/>
      </w:divBdr>
    </w:div>
    <w:div w:id="1339968739">
      <w:bodyDiv w:val="1"/>
      <w:marLeft w:val="0"/>
      <w:marRight w:val="0"/>
      <w:marTop w:val="0"/>
      <w:marBottom w:val="0"/>
      <w:divBdr>
        <w:top w:val="none" w:sz="0" w:space="0" w:color="auto"/>
        <w:left w:val="none" w:sz="0" w:space="0" w:color="auto"/>
        <w:bottom w:val="none" w:sz="0" w:space="0" w:color="auto"/>
        <w:right w:val="none" w:sz="0" w:space="0" w:color="auto"/>
      </w:divBdr>
    </w:div>
    <w:div w:id="1340422182">
      <w:bodyDiv w:val="1"/>
      <w:marLeft w:val="0"/>
      <w:marRight w:val="0"/>
      <w:marTop w:val="0"/>
      <w:marBottom w:val="0"/>
      <w:divBdr>
        <w:top w:val="none" w:sz="0" w:space="0" w:color="auto"/>
        <w:left w:val="none" w:sz="0" w:space="0" w:color="auto"/>
        <w:bottom w:val="none" w:sz="0" w:space="0" w:color="auto"/>
        <w:right w:val="none" w:sz="0" w:space="0" w:color="auto"/>
      </w:divBdr>
    </w:div>
    <w:div w:id="1340813968">
      <w:bodyDiv w:val="1"/>
      <w:marLeft w:val="0"/>
      <w:marRight w:val="0"/>
      <w:marTop w:val="0"/>
      <w:marBottom w:val="0"/>
      <w:divBdr>
        <w:top w:val="none" w:sz="0" w:space="0" w:color="auto"/>
        <w:left w:val="none" w:sz="0" w:space="0" w:color="auto"/>
        <w:bottom w:val="none" w:sz="0" w:space="0" w:color="auto"/>
        <w:right w:val="none" w:sz="0" w:space="0" w:color="auto"/>
      </w:divBdr>
    </w:div>
    <w:div w:id="1341395397">
      <w:bodyDiv w:val="1"/>
      <w:marLeft w:val="0"/>
      <w:marRight w:val="0"/>
      <w:marTop w:val="0"/>
      <w:marBottom w:val="0"/>
      <w:divBdr>
        <w:top w:val="none" w:sz="0" w:space="0" w:color="auto"/>
        <w:left w:val="none" w:sz="0" w:space="0" w:color="auto"/>
        <w:bottom w:val="none" w:sz="0" w:space="0" w:color="auto"/>
        <w:right w:val="none" w:sz="0" w:space="0" w:color="auto"/>
      </w:divBdr>
    </w:div>
    <w:div w:id="1341660088">
      <w:bodyDiv w:val="1"/>
      <w:marLeft w:val="0"/>
      <w:marRight w:val="0"/>
      <w:marTop w:val="0"/>
      <w:marBottom w:val="0"/>
      <w:divBdr>
        <w:top w:val="none" w:sz="0" w:space="0" w:color="auto"/>
        <w:left w:val="none" w:sz="0" w:space="0" w:color="auto"/>
        <w:bottom w:val="none" w:sz="0" w:space="0" w:color="auto"/>
        <w:right w:val="none" w:sz="0" w:space="0" w:color="auto"/>
      </w:divBdr>
    </w:div>
    <w:div w:id="1341853757">
      <w:bodyDiv w:val="1"/>
      <w:marLeft w:val="0"/>
      <w:marRight w:val="0"/>
      <w:marTop w:val="0"/>
      <w:marBottom w:val="0"/>
      <w:divBdr>
        <w:top w:val="none" w:sz="0" w:space="0" w:color="auto"/>
        <w:left w:val="none" w:sz="0" w:space="0" w:color="auto"/>
        <w:bottom w:val="none" w:sz="0" w:space="0" w:color="auto"/>
        <w:right w:val="none" w:sz="0" w:space="0" w:color="auto"/>
      </w:divBdr>
    </w:div>
    <w:div w:id="1342972923">
      <w:bodyDiv w:val="1"/>
      <w:marLeft w:val="0"/>
      <w:marRight w:val="0"/>
      <w:marTop w:val="0"/>
      <w:marBottom w:val="0"/>
      <w:divBdr>
        <w:top w:val="none" w:sz="0" w:space="0" w:color="auto"/>
        <w:left w:val="none" w:sz="0" w:space="0" w:color="auto"/>
        <w:bottom w:val="none" w:sz="0" w:space="0" w:color="auto"/>
        <w:right w:val="none" w:sz="0" w:space="0" w:color="auto"/>
      </w:divBdr>
    </w:div>
    <w:div w:id="1343168851">
      <w:bodyDiv w:val="1"/>
      <w:marLeft w:val="0"/>
      <w:marRight w:val="0"/>
      <w:marTop w:val="0"/>
      <w:marBottom w:val="0"/>
      <w:divBdr>
        <w:top w:val="none" w:sz="0" w:space="0" w:color="auto"/>
        <w:left w:val="none" w:sz="0" w:space="0" w:color="auto"/>
        <w:bottom w:val="none" w:sz="0" w:space="0" w:color="auto"/>
        <w:right w:val="none" w:sz="0" w:space="0" w:color="auto"/>
      </w:divBdr>
    </w:div>
    <w:div w:id="1343508481">
      <w:bodyDiv w:val="1"/>
      <w:marLeft w:val="0"/>
      <w:marRight w:val="0"/>
      <w:marTop w:val="0"/>
      <w:marBottom w:val="0"/>
      <w:divBdr>
        <w:top w:val="none" w:sz="0" w:space="0" w:color="auto"/>
        <w:left w:val="none" w:sz="0" w:space="0" w:color="auto"/>
        <w:bottom w:val="none" w:sz="0" w:space="0" w:color="auto"/>
        <w:right w:val="none" w:sz="0" w:space="0" w:color="auto"/>
      </w:divBdr>
    </w:div>
    <w:div w:id="1344168884">
      <w:bodyDiv w:val="1"/>
      <w:marLeft w:val="0"/>
      <w:marRight w:val="0"/>
      <w:marTop w:val="0"/>
      <w:marBottom w:val="0"/>
      <w:divBdr>
        <w:top w:val="none" w:sz="0" w:space="0" w:color="auto"/>
        <w:left w:val="none" w:sz="0" w:space="0" w:color="auto"/>
        <w:bottom w:val="none" w:sz="0" w:space="0" w:color="auto"/>
        <w:right w:val="none" w:sz="0" w:space="0" w:color="auto"/>
      </w:divBdr>
    </w:div>
    <w:div w:id="1344240661">
      <w:bodyDiv w:val="1"/>
      <w:marLeft w:val="0"/>
      <w:marRight w:val="0"/>
      <w:marTop w:val="0"/>
      <w:marBottom w:val="0"/>
      <w:divBdr>
        <w:top w:val="none" w:sz="0" w:space="0" w:color="auto"/>
        <w:left w:val="none" w:sz="0" w:space="0" w:color="auto"/>
        <w:bottom w:val="none" w:sz="0" w:space="0" w:color="auto"/>
        <w:right w:val="none" w:sz="0" w:space="0" w:color="auto"/>
      </w:divBdr>
    </w:div>
    <w:div w:id="1344742529">
      <w:bodyDiv w:val="1"/>
      <w:marLeft w:val="0"/>
      <w:marRight w:val="0"/>
      <w:marTop w:val="0"/>
      <w:marBottom w:val="0"/>
      <w:divBdr>
        <w:top w:val="none" w:sz="0" w:space="0" w:color="auto"/>
        <w:left w:val="none" w:sz="0" w:space="0" w:color="auto"/>
        <w:bottom w:val="none" w:sz="0" w:space="0" w:color="auto"/>
        <w:right w:val="none" w:sz="0" w:space="0" w:color="auto"/>
      </w:divBdr>
    </w:div>
    <w:div w:id="1345328277">
      <w:bodyDiv w:val="1"/>
      <w:marLeft w:val="0"/>
      <w:marRight w:val="0"/>
      <w:marTop w:val="0"/>
      <w:marBottom w:val="0"/>
      <w:divBdr>
        <w:top w:val="none" w:sz="0" w:space="0" w:color="auto"/>
        <w:left w:val="none" w:sz="0" w:space="0" w:color="auto"/>
        <w:bottom w:val="none" w:sz="0" w:space="0" w:color="auto"/>
        <w:right w:val="none" w:sz="0" w:space="0" w:color="auto"/>
      </w:divBdr>
    </w:div>
    <w:div w:id="1345933614">
      <w:bodyDiv w:val="1"/>
      <w:marLeft w:val="0"/>
      <w:marRight w:val="0"/>
      <w:marTop w:val="0"/>
      <w:marBottom w:val="0"/>
      <w:divBdr>
        <w:top w:val="none" w:sz="0" w:space="0" w:color="auto"/>
        <w:left w:val="none" w:sz="0" w:space="0" w:color="auto"/>
        <w:bottom w:val="none" w:sz="0" w:space="0" w:color="auto"/>
        <w:right w:val="none" w:sz="0" w:space="0" w:color="auto"/>
      </w:divBdr>
    </w:div>
    <w:div w:id="1346056553">
      <w:bodyDiv w:val="1"/>
      <w:marLeft w:val="0"/>
      <w:marRight w:val="0"/>
      <w:marTop w:val="0"/>
      <w:marBottom w:val="0"/>
      <w:divBdr>
        <w:top w:val="none" w:sz="0" w:space="0" w:color="auto"/>
        <w:left w:val="none" w:sz="0" w:space="0" w:color="auto"/>
        <w:bottom w:val="none" w:sz="0" w:space="0" w:color="auto"/>
        <w:right w:val="none" w:sz="0" w:space="0" w:color="auto"/>
      </w:divBdr>
    </w:div>
    <w:div w:id="1346593036">
      <w:bodyDiv w:val="1"/>
      <w:marLeft w:val="0"/>
      <w:marRight w:val="0"/>
      <w:marTop w:val="0"/>
      <w:marBottom w:val="0"/>
      <w:divBdr>
        <w:top w:val="none" w:sz="0" w:space="0" w:color="auto"/>
        <w:left w:val="none" w:sz="0" w:space="0" w:color="auto"/>
        <w:bottom w:val="none" w:sz="0" w:space="0" w:color="auto"/>
        <w:right w:val="none" w:sz="0" w:space="0" w:color="auto"/>
      </w:divBdr>
    </w:div>
    <w:div w:id="1346978173">
      <w:bodyDiv w:val="1"/>
      <w:marLeft w:val="0"/>
      <w:marRight w:val="0"/>
      <w:marTop w:val="0"/>
      <w:marBottom w:val="0"/>
      <w:divBdr>
        <w:top w:val="none" w:sz="0" w:space="0" w:color="auto"/>
        <w:left w:val="none" w:sz="0" w:space="0" w:color="auto"/>
        <w:bottom w:val="none" w:sz="0" w:space="0" w:color="auto"/>
        <w:right w:val="none" w:sz="0" w:space="0" w:color="auto"/>
      </w:divBdr>
    </w:div>
    <w:div w:id="1348675410">
      <w:bodyDiv w:val="1"/>
      <w:marLeft w:val="0"/>
      <w:marRight w:val="0"/>
      <w:marTop w:val="0"/>
      <w:marBottom w:val="0"/>
      <w:divBdr>
        <w:top w:val="none" w:sz="0" w:space="0" w:color="auto"/>
        <w:left w:val="none" w:sz="0" w:space="0" w:color="auto"/>
        <w:bottom w:val="none" w:sz="0" w:space="0" w:color="auto"/>
        <w:right w:val="none" w:sz="0" w:space="0" w:color="auto"/>
      </w:divBdr>
    </w:div>
    <w:div w:id="1349063149">
      <w:bodyDiv w:val="1"/>
      <w:marLeft w:val="0"/>
      <w:marRight w:val="0"/>
      <w:marTop w:val="0"/>
      <w:marBottom w:val="0"/>
      <w:divBdr>
        <w:top w:val="none" w:sz="0" w:space="0" w:color="auto"/>
        <w:left w:val="none" w:sz="0" w:space="0" w:color="auto"/>
        <w:bottom w:val="none" w:sz="0" w:space="0" w:color="auto"/>
        <w:right w:val="none" w:sz="0" w:space="0" w:color="auto"/>
      </w:divBdr>
    </w:div>
    <w:div w:id="1349210051">
      <w:bodyDiv w:val="1"/>
      <w:marLeft w:val="0"/>
      <w:marRight w:val="0"/>
      <w:marTop w:val="0"/>
      <w:marBottom w:val="0"/>
      <w:divBdr>
        <w:top w:val="none" w:sz="0" w:space="0" w:color="auto"/>
        <w:left w:val="none" w:sz="0" w:space="0" w:color="auto"/>
        <w:bottom w:val="none" w:sz="0" w:space="0" w:color="auto"/>
        <w:right w:val="none" w:sz="0" w:space="0" w:color="auto"/>
      </w:divBdr>
    </w:div>
    <w:div w:id="1349210058">
      <w:bodyDiv w:val="1"/>
      <w:marLeft w:val="0"/>
      <w:marRight w:val="0"/>
      <w:marTop w:val="0"/>
      <w:marBottom w:val="0"/>
      <w:divBdr>
        <w:top w:val="none" w:sz="0" w:space="0" w:color="auto"/>
        <w:left w:val="none" w:sz="0" w:space="0" w:color="auto"/>
        <w:bottom w:val="none" w:sz="0" w:space="0" w:color="auto"/>
        <w:right w:val="none" w:sz="0" w:space="0" w:color="auto"/>
      </w:divBdr>
    </w:div>
    <w:div w:id="1349409607">
      <w:bodyDiv w:val="1"/>
      <w:marLeft w:val="0"/>
      <w:marRight w:val="0"/>
      <w:marTop w:val="0"/>
      <w:marBottom w:val="0"/>
      <w:divBdr>
        <w:top w:val="none" w:sz="0" w:space="0" w:color="auto"/>
        <w:left w:val="none" w:sz="0" w:space="0" w:color="auto"/>
        <w:bottom w:val="none" w:sz="0" w:space="0" w:color="auto"/>
        <w:right w:val="none" w:sz="0" w:space="0" w:color="auto"/>
      </w:divBdr>
    </w:div>
    <w:div w:id="1349481131">
      <w:bodyDiv w:val="1"/>
      <w:marLeft w:val="0"/>
      <w:marRight w:val="0"/>
      <w:marTop w:val="0"/>
      <w:marBottom w:val="0"/>
      <w:divBdr>
        <w:top w:val="none" w:sz="0" w:space="0" w:color="auto"/>
        <w:left w:val="none" w:sz="0" w:space="0" w:color="auto"/>
        <w:bottom w:val="none" w:sz="0" w:space="0" w:color="auto"/>
        <w:right w:val="none" w:sz="0" w:space="0" w:color="auto"/>
      </w:divBdr>
    </w:div>
    <w:div w:id="1349798056">
      <w:bodyDiv w:val="1"/>
      <w:marLeft w:val="0"/>
      <w:marRight w:val="0"/>
      <w:marTop w:val="0"/>
      <w:marBottom w:val="0"/>
      <w:divBdr>
        <w:top w:val="none" w:sz="0" w:space="0" w:color="auto"/>
        <w:left w:val="none" w:sz="0" w:space="0" w:color="auto"/>
        <w:bottom w:val="none" w:sz="0" w:space="0" w:color="auto"/>
        <w:right w:val="none" w:sz="0" w:space="0" w:color="auto"/>
      </w:divBdr>
    </w:div>
    <w:div w:id="1349872889">
      <w:bodyDiv w:val="1"/>
      <w:marLeft w:val="0"/>
      <w:marRight w:val="0"/>
      <w:marTop w:val="0"/>
      <w:marBottom w:val="0"/>
      <w:divBdr>
        <w:top w:val="none" w:sz="0" w:space="0" w:color="auto"/>
        <w:left w:val="none" w:sz="0" w:space="0" w:color="auto"/>
        <w:bottom w:val="none" w:sz="0" w:space="0" w:color="auto"/>
        <w:right w:val="none" w:sz="0" w:space="0" w:color="auto"/>
      </w:divBdr>
    </w:div>
    <w:div w:id="1349942719">
      <w:bodyDiv w:val="1"/>
      <w:marLeft w:val="0"/>
      <w:marRight w:val="0"/>
      <w:marTop w:val="0"/>
      <w:marBottom w:val="0"/>
      <w:divBdr>
        <w:top w:val="none" w:sz="0" w:space="0" w:color="auto"/>
        <w:left w:val="none" w:sz="0" w:space="0" w:color="auto"/>
        <w:bottom w:val="none" w:sz="0" w:space="0" w:color="auto"/>
        <w:right w:val="none" w:sz="0" w:space="0" w:color="auto"/>
      </w:divBdr>
    </w:div>
    <w:div w:id="1350254355">
      <w:bodyDiv w:val="1"/>
      <w:marLeft w:val="0"/>
      <w:marRight w:val="0"/>
      <w:marTop w:val="0"/>
      <w:marBottom w:val="0"/>
      <w:divBdr>
        <w:top w:val="none" w:sz="0" w:space="0" w:color="auto"/>
        <w:left w:val="none" w:sz="0" w:space="0" w:color="auto"/>
        <w:bottom w:val="none" w:sz="0" w:space="0" w:color="auto"/>
        <w:right w:val="none" w:sz="0" w:space="0" w:color="auto"/>
      </w:divBdr>
    </w:div>
    <w:div w:id="1351102482">
      <w:bodyDiv w:val="1"/>
      <w:marLeft w:val="0"/>
      <w:marRight w:val="0"/>
      <w:marTop w:val="0"/>
      <w:marBottom w:val="0"/>
      <w:divBdr>
        <w:top w:val="none" w:sz="0" w:space="0" w:color="auto"/>
        <w:left w:val="none" w:sz="0" w:space="0" w:color="auto"/>
        <w:bottom w:val="none" w:sz="0" w:space="0" w:color="auto"/>
        <w:right w:val="none" w:sz="0" w:space="0" w:color="auto"/>
      </w:divBdr>
    </w:div>
    <w:div w:id="1351106813">
      <w:bodyDiv w:val="1"/>
      <w:marLeft w:val="0"/>
      <w:marRight w:val="0"/>
      <w:marTop w:val="0"/>
      <w:marBottom w:val="0"/>
      <w:divBdr>
        <w:top w:val="none" w:sz="0" w:space="0" w:color="auto"/>
        <w:left w:val="none" w:sz="0" w:space="0" w:color="auto"/>
        <w:bottom w:val="none" w:sz="0" w:space="0" w:color="auto"/>
        <w:right w:val="none" w:sz="0" w:space="0" w:color="auto"/>
      </w:divBdr>
    </w:div>
    <w:div w:id="1351447292">
      <w:bodyDiv w:val="1"/>
      <w:marLeft w:val="0"/>
      <w:marRight w:val="0"/>
      <w:marTop w:val="0"/>
      <w:marBottom w:val="0"/>
      <w:divBdr>
        <w:top w:val="none" w:sz="0" w:space="0" w:color="auto"/>
        <w:left w:val="none" w:sz="0" w:space="0" w:color="auto"/>
        <w:bottom w:val="none" w:sz="0" w:space="0" w:color="auto"/>
        <w:right w:val="none" w:sz="0" w:space="0" w:color="auto"/>
      </w:divBdr>
    </w:div>
    <w:div w:id="1351837990">
      <w:bodyDiv w:val="1"/>
      <w:marLeft w:val="0"/>
      <w:marRight w:val="0"/>
      <w:marTop w:val="0"/>
      <w:marBottom w:val="0"/>
      <w:divBdr>
        <w:top w:val="none" w:sz="0" w:space="0" w:color="auto"/>
        <w:left w:val="none" w:sz="0" w:space="0" w:color="auto"/>
        <w:bottom w:val="none" w:sz="0" w:space="0" w:color="auto"/>
        <w:right w:val="none" w:sz="0" w:space="0" w:color="auto"/>
      </w:divBdr>
    </w:div>
    <w:div w:id="1351907847">
      <w:bodyDiv w:val="1"/>
      <w:marLeft w:val="0"/>
      <w:marRight w:val="0"/>
      <w:marTop w:val="0"/>
      <w:marBottom w:val="0"/>
      <w:divBdr>
        <w:top w:val="none" w:sz="0" w:space="0" w:color="auto"/>
        <w:left w:val="none" w:sz="0" w:space="0" w:color="auto"/>
        <w:bottom w:val="none" w:sz="0" w:space="0" w:color="auto"/>
        <w:right w:val="none" w:sz="0" w:space="0" w:color="auto"/>
      </w:divBdr>
    </w:div>
    <w:div w:id="1352219413">
      <w:bodyDiv w:val="1"/>
      <w:marLeft w:val="0"/>
      <w:marRight w:val="0"/>
      <w:marTop w:val="0"/>
      <w:marBottom w:val="0"/>
      <w:divBdr>
        <w:top w:val="none" w:sz="0" w:space="0" w:color="auto"/>
        <w:left w:val="none" w:sz="0" w:space="0" w:color="auto"/>
        <w:bottom w:val="none" w:sz="0" w:space="0" w:color="auto"/>
        <w:right w:val="none" w:sz="0" w:space="0" w:color="auto"/>
      </w:divBdr>
    </w:div>
    <w:div w:id="1352301653">
      <w:bodyDiv w:val="1"/>
      <w:marLeft w:val="0"/>
      <w:marRight w:val="0"/>
      <w:marTop w:val="0"/>
      <w:marBottom w:val="0"/>
      <w:divBdr>
        <w:top w:val="none" w:sz="0" w:space="0" w:color="auto"/>
        <w:left w:val="none" w:sz="0" w:space="0" w:color="auto"/>
        <w:bottom w:val="none" w:sz="0" w:space="0" w:color="auto"/>
        <w:right w:val="none" w:sz="0" w:space="0" w:color="auto"/>
      </w:divBdr>
    </w:div>
    <w:div w:id="1352680443">
      <w:bodyDiv w:val="1"/>
      <w:marLeft w:val="0"/>
      <w:marRight w:val="0"/>
      <w:marTop w:val="0"/>
      <w:marBottom w:val="0"/>
      <w:divBdr>
        <w:top w:val="none" w:sz="0" w:space="0" w:color="auto"/>
        <w:left w:val="none" w:sz="0" w:space="0" w:color="auto"/>
        <w:bottom w:val="none" w:sz="0" w:space="0" w:color="auto"/>
        <w:right w:val="none" w:sz="0" w:space="0" w:color="auto"/>
      </w:divBdr>
    </w:div>
    <w:div w:id="1353068276">
      <w:bodyDiv w:val="1"/>
      <w:marLeft w:val="0"/>
      <w:marRight w:val="0"/>
      <w:marTop w:val="0"/>
      <w:marBottom w:val="0"/>
      <w:divBdr>
        <w:top w:val="none" w:sz="0" w:space="0" w:color="auto"/>
        <w:left w:val="none" w:sz="0" w:space="0" w:color="auto"/>
        <w:bottom w:val="none" w:sz="0" w:space="0" w:color="auto"/>
        <w:right w:val="none" w:sz="0" w:space="0" w:color="auto"/>
      </w:divBdr>
    </w:div>
    <w:div w:id="1354385062">
      <w:bodyDiv w:val="1"/>
      <w:marLeft w:val="0"/>
      <w:marRight w:val="0"/>
      <w:marTop w:val="0"/>
      <w:marBottom w:val="0"/>
      <w:divBdr>
        <w:top w:val="none" w:sz="0" w:space="0" w:color="auto"/>
        <w:left w:val="none" w:sz="0" w:space="0" w:color="auto"/>
        <w:bottom w:val="none" w:sz="0" w:space="0" w:color="auto"/>
        <w:right w:val="none" w:sz="0" w:space="0" w:color="auto"/>
      </w:divBdr>
    </w:div>
    <w:div w:id="1355038078">
      <w:bodyDiv w:val="1"/>
      <w:marLeft w:val="0"/>
      <w:marRight w:val="0"/>
      <w:marTop w:val="0"/>
      <w:marBottom w:val="0"/>
      <w:divBdr>
        <w:top w:val="none" w:sz="0" w:space="0" w:color="auto"/>
        <w:left w:val="none" w:sz="0" w:space="0" w:color="auto"/>
        <w:bottom w:val="none" w:sz="0" w:space="0" w:color="auto"/>
        <w:right w:val="none" w:sz="0" w:space="0" w:color="auto"/>
      </w:divBdr>
    </w:div>
    <w:div w:id="1355420743">
      <w:bodyDiv w:val="1"/>
      <w:marLeft w:val="0"/>
      <w:marRight w:val="0"/>
      <w:marTop w:val="0"/>
      <w:marBottom w:val="0"/>
      <w:divBdr>
        <w:top w:val="none" w:sz="0" w:space="0" w:color="auto"/>
        <w:left w:val="none" w:sz="0" w:space="0" w:color="auto"/>
        <w:bottom w:val="none" w:sz="0" w:space="0" w:color="auto"/>
        <w:right w:val="none" w:sz="0" w:space="0" w:color="auto"/>
      </w:divBdr>
    </w:div>
    <w:div w:id="1355426753">
      <w:bodyDiv w:val="1"/>
      <w:marLeft w:val="0"/>
      <w:marRight w:val="0"/>
      <w:marTop w:val="0"/>
      <w:marBottom w:val="0"/>
      <w:divBdr>
        <w:top w:val="none" w:sz="0" w:space="0" w:color="auto"/>
        <w:left w:val="none" w:sz="0" w:space="0" w:color="auto"/>
        <w:bottom w:val="none" w:sz="0" w:space="0" w:color="auto"/>
        <w:right w:val="none" w:sz="0" w:space="0" w:color="auto"/>
      </w:divBdr>
    </w:div>
    <w:div w:id="1355494269">
      <w:bodyDiv w:val="1"/>
      <w:marLeft w:val="0"/>
      <w:marRight w:val="0"/>
      <w:marTop w:val="0"/>
      <w:marBottom w:val="0"/>
      <w:divBdr>
        <w:top w:val="none" w:sz="0" w:space="0" w:color="auto"/>
        <w:left w:val="none" w:sz="0" w:space="0" w:color="auto"/>
        <w:bottom w:val="none" w:sz="0" w:space="0" w:color="auto"/>
        <w:right w:val="none" w:sz="0" w:space="0" w:color="auto"/>
      </w:divBdr>
    </w:div>
    <w:div w:id="1355496745">
      <w:bodyDiv w:val="1"/>
      <w:marLeft w:val="0"/>
      <w:marRight w:val="0"/>
      <w:marTop w:val="0"/>
      <w:marBottom w:val="0"/>
      <w:divBdr>
        <w:top w:val="none" w:sz="0" w:space="0" w:color="auto"/>
        <w:left w:val="none" w:sz="0" w:space="0" w:color="auto"/>
        <w:bottom w:val="none" w:sz="0" w:space="0" w:color="auto"/>
        <w:right w:val="none" w:sz="0" w:space="0" w:color="auto"/>
      </w:divBdr>
    </w:div>
    <w:div w:id="1355838783">
      <w:bodyDiv w:val="1"/>
      <w:marLeft w:val="0"/>
      <w:marRight w:val="0"/>
      <w:marTop w:val="0"/>
      <w:marBottom w:val="0"/>
      <w:divBdr>
        <w:top w:val="none" w:sz="0" w:space="0" w:color="auto"/>
        <w:left w:val="none" w:sz="0" w:space="0" w:color="auto"/>
        <w:bottom w:val="none" w:sz="0" w:space="0" w:color="auto"/>
        <w:right w:val="none" w:sz="0" w:space="0" w:color="auto"/>
      </w:divBdr>
    </w:div>
    <w:div w:id="1356422663">
      <w:bodyDiv w:val="1"/>
      <w:marLeft w:val="0"/>
      <w:marRight w:val="0"/>
      <w:marTop w:val="0"/>
      <w:marBottom w:val="0"/>
      <w:divBdr>
        <w:top w:val="none" w:sz="0" w:space="0" w:color="auto"/>
        <w:left w:val="none" w:sz="0" w:space="0" w:color="auto"/>
        <w:bottom w:val="none" w:sz="0" w:space="0" w:color="auto"/>
        <w:right w:val="none" w:sz="0" w:space="0" w:color="auto"/>
      </w:divBdr>
    </w:div>
    <w:div w:id="1356465374">
      <w:bodyDiv w:val="1"/>
      <w:marLeft w:val="0"/>
      <w:marRight w:val="0"/>
      <w:marTop w:val="0"/>
      <w:marBottom w:val="0"/>
      <w:divBdr>
        <w:top w:val="none" w:sz="0" w:space="0" w:color="auto"/>
        <w:left w:val="none" w:sz="0" w:space="0" w:color="auto"/>
        <w:bottom w:val="none" w:sz="0" w:space="0" w:color="auto"/>
        <w:right w:val="none" w:sz="0" w:space="0" w:color="auto"/>
      </w:divBdr>
    </w:div>
    <w:div w:id="1356807178">
      <w:bodyDiv w:val="1"/>
      <w:marLeft w:val="0"/>
      <w:marRight w:val="0"/>
      <w:marTop w:val="0"/>
      <w:marBottom w:val="0"/>
      <w:divBdr>
        <w:top w:val="none" w:sz="0" w:space="0" w:color="auto"/>
        <w:left w:val="none" w:sz="0" w:space="0" w:color="auto"/>
        <w:bottom w:val="none" w:sz="0" w:space="0" w:color="auto"/>
        <w:right w:val="none" w:sz="0" w:space="0" w:color="auto"/>
      </w:divBdr>
    </w:div>
    <w:div w:id="1356882487">
      <w:bodyDiv w:val="1"/>
      <w:marLeft w:val="0"/>
      <w:marRight w:val="0"/>
      <w:marTop w:val="0"/>
      <w:marBottom w:val="0"/>
      <w:divBdr>
        <w:top w:val="none" w:sz="0" w:space="0" w:color="auto"/>
        <w:left w:val="none" w:sz="0" w:space="0" w:color="auto"/>
        <w:bottom w:val="none" w:sz="0" w:space="0" w:color="auto"/>
        <w:right w:val="none" w:sz="0" w:space="0" w:color="auto"/>
      </w:divBdr>
    </w:div>
    <w:div w:id="1357152215">
      <w:bodyDiv w:val="1"/>
      <w:marLeft w:val="0"/>
      <w:marRight w:val="0"/>
      <w:marTop w:val="0"/>
      <w:marBottom w:val="0"/>
      <w:divBdr>
        <w:top w:val="none" w:sz="0" w:space="0" w:color="auto"/>
        <w:left w:val="none" w:sz="0" w:space="0" w:color="auto"/>
        <w:bottom w:val="none" w:sz="0" w:space="0" w:color="auto"/>
        <w:right w:val="none" w:sz="0" w:space="0" w:color="auto"/>
      </w:divBdr>
    </w:div>
    <w:div w:id="1358311164">
      <w:bodyDiv w:val="1"/>
      <w:marLeft w:val="0"/>
      <w:marRight w:val="0"/>
      <w:marTop w:val="0"/>
      <w:marBottom w:val="0"/>
      <w:divBdr>
        <w:top w:val="none" w:sz="0" w:space="0" w:color="auto"/>
        <w:left w:val="none" w:sz="0" w:space="0" w:color="auto"/>
        <w:bottom w:val="none" w:sz="0" w:space="0" w:color="auto"/>
        <w:right w:val="none" w:sz="0" w:space="0" w:color="auto"/>
      </w:divBdr>
    </w:div>
    <w:div w:id="1358577037">
      <w:bodyDiv w:val="1"/>
      <w:marLeft w:val="0"/>
      <w:marRight w:val="0"/>
      <w:marTop w:val="0"/>
      <w:marBottom w:val="0"/>
      <w:divBdr>
        <w:top w:val="none" w:sz="0" w:space="0" w:color="auto"/>
        <w:left w:val="none" w:sz="0" w:space="0" w:color="auto"/>
        <w:bottom w:val="none" w:sz="0" w:space="0" w:color="auto"/>
        <w:right w:val="none" w:sz="0" w:space="0" w:color="auto"/>
      </w:divBdr>
    </w:div>
    <w:div w:id="1358963523">
      <w:bodyDiv w:val="1"/>
      <w:marLeft w:val="0"/>
      <w:marRight w:val="0"/>
      <w:marTop w:val="0"/>
      <w:marBottom w:val="0"/>
      <w:divBdr>
        <w:top w:val="none" w:sz="0" w:space="0" w:color="auto"/>
        <w:left w:val="none" w:sz="0" w:space="0" w:color="auto"/>
        <w:bottom w:val="none" w:sz="0" w:space="0" w:color="auto"/>
        <w:right w:val="none" w:sz="0" w:space="0" w:color="auto"/>
      </w:divBdr>
    </w:div>
    <w:div w:id="1359889376">
      <w:bodyDiv w:val="1"/>
      <w:marLeft w:val="0"/>
      <w:marRight w:val="0"/>
      <w:marTop w:val="0"/>
      <w:marBottom w:val="0"/>
      <w:divBdr>
        <w:top w:val="none" w:sz="0" w:space="0" w:color="auto"/>
        <w:left w:val="none" w:sz="0" w:space="0" w:color="auto"/>
        <w:bottom w:val="none" w:sz="0" w:space="0" w:color="auto"/>
        <w:right w:val="none" w:sz="0" w:space="0" w:color="auto"/>
      </w:divBdr>
    </w:div>
    <w:div w:id="1359891264">
      <w:bodyDiv w:val="1"/>
      <w:marLeft w:val="0"/>
      <w:marRight w:val="0"/>
      <w:marTop w:val="0"/>
      <w:marBottom w:val="0"/>
      <w:divBdr>
        <w:top w:val="none" w:sz="0" w:space="0" w:color="auto"/>
        <w:left w:val="none" w:sz="0" w:space="0" w:color="auto"/>
        <w:bottom w:val="none" w:sz="0" w:space="0" w:color="auto"/>
        <w:right w:val="none" w:sz="0" w:space="0" w:color="auto"/>
      </w:divBdr>
    </w:div>
    <w:div w:id="1360551026">
      <w:bodyDiv w:val="1"/>
      <w:marLeft w:val="0"/>
      <w:marRight w:val="0"/>
      <w:marTop w:val="0"/>
      <w:marBottom w:val="0"/>
      <w:divBdr>
        <w:top w:val="none" w:sz="0" w:space="0" w:color="auto"/>
        <w:left w:val="none" w:sz="0" w:space="0" w:color="auto"/>
        <w:bottom w:val="none" w:sz="0" w:space="0" w:color="auto"/>
        <w:right w:val="none" w:sz="0" w:space="0" w:color="auto"/>
      </w:divBdr>
    </w:div>
    <w:div w:id="1361272903">
      <w:bodyDiv w:val="1"/>
      <w:marLeft w:val="0"/>
      <w:marRight w:val="0"/>
      <w:marTop w:val="0"/>
      <w:marBottom w:val="0"/>
      <w:divBdr>
        <w:top w:val="none" w:sz="0" w:space="0" w:color="auto"/>
        <w:left w:val="none" w:sz="0" w:space="0" w:color="auto"/>
        <w:bottom w:val="none" w:sz="0" w:space="0" w:color="auto"/>
        <w:right w:val="none" w:sz="0" w:space="0" w:color="auto"/>
      </w:divBdr>
    </w:div>
    <w:div w:id="1361466475">
      <w:bodyDiv w:val="1"/>
      <w:marLeft w:val="0"/>
      <w:marRight w:val="0"/>
      <w:marTop w:val="0"/>
      <w:marBottom w:val="0"/>
      <w:divBdr>
        <w:top w:val="none" w:sz="0" w:space="0" w:color="auto"/>
        <w:left w:val="none" w:sz="0" w:space="0" w:color="auto"/>
        <w:bottom w:val="none" w:sz="0" w:space="0" w:color="auto"/>
        <w:right w:val="none" w:sz="0" w:space="0" w:color="auto"/>
      </w:divBdr>
    </w:div>
    <w:div w:id="1361585909">
      <w:bodyDiv w:val="1"/>
      <w:marLeft w:val="0"/>
      <w:marRight w:val="0"/>
      <w:marTop w:val="0"/>
      <w:marBottom w:val="0"/>
      <w:divBdr>
        <w:top w:val="none" w:sz="0" w:space="0" w:color="auto"/>
        <w:left w:val="none" w:sz="0" w:space="0" w:color="auto"/>
        <w:bottom w:val="none" w:sz="0" w:space="0" w:color="auto"/>
        <w:right w:val="none" w:sz="0" w:space="0" w:color="auto"/>
      </w:divBdr>
    </w:div>
    <w:div w:id="1361711129">
      <w:bodyDiv w:val="1"/>
      <w:marLeft w:val="0"/>
      <w:marRight w:val="0"/>
      <w:marTop w:val="0"/>
      <w:marBottom w:val="0"/>
      <w:divBdr>
        <w:top w:val="none" w:sz="0" w:space="0" w:color="auto"/>
        <w:left w:val="none" w:sz="0" w:space="0" w:color="auto"/>
        <w:bottom w:val="none" w:sz="0" w:space="0" w:color="auto"/>
        <w:right w:val="none" w:sz="0" w:space="0" w:color="auto"/>
      </w:divBdr>
    </w:div>
    <w:div w:id="1361854636">
      <w:bodyDiv w:val="1"/>
      <w:marLeft w:val="0"/>
      <w:marRight w:val="0"/>
      <w:marTop w:val="0"/>
      <w:marBottom w:val="0"/>
      <w:divBdr>
        <w:top w:val="none" w:sz="0" w:space="0" w:color="auto"/>
        <w:left w:val="none" w:sz="0" w:space="0" w:color="auto"/>
        <w:bottom w:val="none" w:sz="0" w:space="0" w:color="auto"/>
        <w:right w:val="none" w:sz="0" w:space="0" w:color="auto"/>
      </w:divBdr>
    </w:div>
    <w:div w:id="1362324070">
      <w:bodyDiv w:val="1"/>
      <w:marLeft w:val="0"/>
      <w:marRight w:val="0"/>
      <w:marTop w:val="0"/>
      <w:marBottom w:val="0"/>
      <w:divBdr>
        <w:top w:val="none" w:sz="0" w:space="0" w:color="auto"/>
        <w:left w:val="none" w:sz="0" w:space="0" w:color="auto"/>
        <w:bottom w:val="none" w:sz="0" w:space="0" w:color="auto"/>
        <w:right w:val="none" w:sz="0" w:space="0" w:color="auto"/>
      </w:divBdr>
    </w:div>
    <w:div w:id="1362704572">
      <w:bodyDiv w:val="1"/>
      <w:marLeft w:val="0"/>
      <w:marRight w:val="0"/>
      <w:marTop w:val="0"/>
      <w:marBottom w:val="0"/>
      <w:divBdr>
        <w:top w:val="none" w:sz="0" w:space="0" w:color="auto"/>
        <w:left w:val="none" w:sz="0" w:space="0" w:color="auto"/>
        <w:bottom w:val="none" w:sz="0" w:space="0" w:color="auto"/>
        <w:right w:val="none" w:sz="0" w:space="0" w:color="auto"/>
      </w:divBdr>
    </w:div>
    <w:div w:id="1362899633">
      <w:bodyDiv w:val="1"/>
      <w:marLeft w:val="0"/>
      <w:marRight w:val="0"/>
      <w:marTop w:val="0"/>
      <w:marBottom w:val="0"/>
      <w:divBdr>
        <w:top w:val="none" w:sz="0" w:space="0" w:color="auto"/>
        <w:left w:val="none" w:sz="0" w:space="0" w:color="auto"/>
        <w:bottom w:val="none" w:sz="0" w:space="0" w:color="auto"/>
        <w:right w:val="none" w:sz="0" w:space="0" w:color="auto"/>
      </w:divBdr>
    </w:div>
    <w:div w:id="1363550991">
      <w:bodyDiv w:val="1"/>
      <w:marLeft w:val="0"/>
      <w:marRight w:val="0"/>
      <w:marTop w:val="0"/>
      <w:marBottom w:val="0"/>
      <w:divBdr>
        <w:top w:val="none" w:sz="0" w:space="0" w:color="auto"/>
        <w:left w:val="none" w:sz="0" w:space="0" w:color="auto"/>
        <w:bottom w:val="none" w:sz="0" w:space="0" w:color="auto"/>
        <w:right w:val="none" w:sz="0" w:space="0" w:color="auto"/>
      </w:divBdr>
    </w:div>
    <w:div w:id="1364592173">
      <w:bodyDiv w:val="1"/>
      <w:marLeft w:val="0"/>
      <w:marRight w:val="0"/>
      <w:marTop w:val="0"/>
      <w:marBottom w:val="0"/>
      <w:divBdr>
        <w:top w:val="none" w:sz="0" w:space="0" w:color="auto"/>
        <w:left w:val="none" w:sz="0" w:space="0" w:color="auto"/>
        <w:bottom w:val="none" w:sz="0" w:space="0" w:color="auto"/>
        <w:right w:val="none" w:sz="0" w:space="0" w:color="auto"/>
      </w:divBdr>
    </w:div>
    <w:div w:id="1364673630">
      <w:bodyDiv w:val="1"/>
      <w:marLeft w:val="0"/>
      <w:marRight w:val="0"/>
      <w:marTop w:val="0"/>
      <w:marBottom w:val="0"/>
      <w:divBdr>
        <w:top w:val="none" w:sz="0" w:space="0" w:color="auto"/>
        <w:left w:val="none" w:sz="0" w:space="0" w:color="auto"/>
        <w:bottom w:val="none" w:sz="0" w:space="0" w:color="auto"/>
        <w:right w:val="none" w:sz="0" w:space="0" w:color="auto"/>
      </w:divBdr>
    </w:div>
    <w:div w:id="1365055049">
      <w:bodyDiv w:val="1"/>
      <w:marLeft w:val="0"/>
      <w:marRight w:val="0"/>
      <w:marTop w:val="0"/>
      <w:marBottom w:val="0"/>
      <w:divBdr>
        <w:top w:val="none" w:sz="0" w:space="0" w:color="auto"/>
        <w:left w:val="none" w:sz="0" w:space="0" w:color="auto"/>
        <w:bottom w:val="none" w:sz="0" w:space="0" w:color="auto"/>
        <w:right w:val="none" w:sz="0" w:space="0" w:color="auto"/>
      </w:divBdr>
    </w:div>
    <w:div w:id="1365517714">
      <w:bodyDiv w:val="1"/>
      <w:marLeft w:val="0"/>
      <w:marRight w:val="0"/>
      <w:marTop w:val="0"/>
      <w:marBottom w:val="0"/>
      <w:divBdr>
        <w:top w:val="none" w:sz="0" w:space="0" w:color="auto"/>
        <w:left w:val="none" w:sz="0" w:space="0" w:color="auto"/>
        <w:bottom w:val="none" w:sz="0" w:space="0" w:color="auto"/>
        <w:right w:val="none" w:sz="0" w:space="0" w:color="auto"/>
      </w:divBdr>
    </w:div>
    <w:div w:id="1365787815">
      <w:bodyDiv w:val="1"/>
      <w:marLeft w:val="0"/>
      <w:marRight w:val="0"/>
      <w:marTop w:val="0"/>
      <w:marBottom w:val="0"/>
      <w:divBdr>
        <w:top w:val="none" w:sz="0" w:space="0" w:color="auto"/>
        <w:left w:val="none" w:sz="0" w:space="0" w:color="auto"/>
        <w:bottom w:val="none" w:sz="0" w:space="0" w:color="auto"/>
        <w:right w:val="none" w:sz="0" w:space="0" w:color="auto"/>
      </w:divBdr>
    </w:div>
    <w:div w:id="1366178200">
      <w:bodyDiv w:val="1"/>
      <w:marLeft w:val="0"/>
      <w:marRight w:val="0"/>
      <w:marTop w:val="0"/>
      <w:marBottom w:val="0"/>
      <w:divBdr>
        <w:top w:val="none" w:sz="0" w:space="0" w:color="auto"/>
        <w:left w:val="none" w:sz="0" w:space="0" w:color="auto"/>
        <w:bottom w:val="none" w:sz="0" w:space="0" w:color="auto"/>
        <w:right w:val="none" w:sz="0" w:space="0" w:color="auto"/>
      </w:divBdr>
    </w:div>
    <w:div w:id="1367100534">
      <w:bodyDiv w:val="1"/>
      <w:marLeft w:val="0"/>
      <w:marRight w:val="0"/>
      <w:marTop w:val="0"/>
      <w:marBottom w:val="0"/>
      <w:divBdr>
        <w:top w:val="none" w:sz="0" w:space="0" w:color="auto"/>
        <w:left w:val="none" w:sz="0" w:space="0" w:color="auto"/>
        <w:bottom w:val="none" w:sz="0" w:space="0" w:color="auto"/>
        <w:right w:val="none" w:sz="0" w:space="0" w:color="auto"/>
      </w:divBdr>
    </w:div>
    <w:div w:id="1367220523">
      <w:bodyDiv w:val="1"/>
      <w:marLeft w:val="0"/>
      <w:marRight w:val="0"/>
      <w:marTop w:val="0"/>
      <w:marBottom w:val="0"/>
      <w:divBdr>
        <w:top w:val="none" w:sz="0" w:space="0" w:color="auto"/>
        <w:left w:val="none" w:sz="0" w:space="0" w:color="auto"/>
        <w:bottom w:val="none" w:sz="0" w:space="0" w:color="auto"/>
        <w:right w:val="none" w:sz="0" w:space="0" w:color="auto"/>
      </w:divBdr>
    </w:div>
    <w:div w:id="1367876639">
      <w:bodyDiv w:val="1"/>
      <w:marLeft w:val="0"/>
      <w:marRight w:val="0"/>
      <w:marTop w:val="0"/>
      <w:marBottom w:val="0"/>
      <w:divBdr>
        <w:top w:val="none" w:sz="0" w:space="0" w:color="auto"/>
        <w:left w:val="none" w:sz="0" w:space="0" w:color="auto"/>
        <w:bottom w:val="none" w:sz="0" w:space="0" w:color="auto"/>
        <w:right w:val="none" w:sz="0" w:space="0" w:color="auto"/>
      </w:divBdr>
    </w:div>
    <w:div w:id="1367950988">
      <w:bodyDiv w:val="1"/>
      <w:marLeft w:val="0"/>
      <w:marRight w:val="0"/>
      <w:marTop w:val="0"/>
      <w:marBottom w:val="0"/>
      <w:divBdr>
        <w:top w:val="none" w:sz="0" w:space="0" w:color="auto"/>
        <w:left w:val="none" w:sz="0" w:space="0" w:color="auto"/>
        <w:bottom w:val="none" w:sz="0" w:space="0" w:color="auto"/>
        <w:right w:val="none" w:sz="0" w:space="0" w:color="auto"/>
      </w:divBdr>
    </w:div>
    <w:div w:id="1368722730">
      <w:bodyDiv w:val="1"/>
      <w:marLeft w:val="0"/>
      <w:marRight w:val="0"/>
      <w:marTop w:val="0"/>
      <w:marBottom w:val="0"/>
      <w:divBdr>
        <w:top w:val="none" w:sz="0" w:space="0" w:color="auto"/>
        <w:left w:val="none" w:sz="0" w:space="0" w:color="auto"/>
        <w:bottom w:val="none" w:sz="0" w:space="0" w:color="auto"/>
        <w:right w:val="none" w:sz="0" w:space="0" w:color="auto"/>
      </w:divBdr>
    </w:div>
    <w:div w:id="1368988325">
      <w:bodyDiv w:val="1"/>
      <w:marLeft w:val="0"/>
      <w:marRight w:val="0"/>
      <w:marTop w:val="0"/>
      <w:marBottom w:val="0"/>
      <w:divBdr>
        <w:top w:val="none" w:sz="0" w:space="0" w:color="auto"/>
        <w:left w:val="none" w:sz="0" w:space="0" w:color="auto"/>
        <w:bottom w:val="none" w:sz="0" w:space="0" w:color="auto"/>
        <w:right w:val="none" w:sz="0" w:space="0" w:color="auto"/>
      </w:divBdr>
    </w:div>
    <w:div w:id="1370111730">
      <w:bodyDiv w:val="1"/>
      <w:marLeft w:val="0"/>
      <w:marRight w:val="0"/>
      <w:marTop w:val="0"/>
      <w:marBottom w:val="0"/>
      <w:divBdr>
        <w:top w:val="none" w:sz="0" w:space="0" w:color="auto"/>
        <w:left w:val="none" w:sz="0" w:space="0" w:color="auto"/>
        <w:bottom w:val="none" w:sz="0" w:space="0" w:color="auto"/>
        <w:right w:val="none" w:sz="0" w:space="0" w:color="auto"/>
      </w:divBdr>
    </w:div>
    <w:div w:id="1370302356">
      <w:bodyDiv w:val="1"/>
      <w:marLeft w:val="0"/>
      <w:marRight w:val="0"/>
      <w:marTop w:val="0"/>
      <w:marBottom w:val="0"/>
      <w:divBdr>
        <w:top w:val="none" w:sz="0" w:space="0" w:color="auto"/>
        <w:left w:val="none" w:sz="0" w:space="0" w:color="auto"/>
        <w:bottom w:val="none" w:sz="0" w:space="0" w:color="auto"/>
        <w:right w:val="none" w:sz="0" w:space="0" w:color="auto"/>
      </w:divBdr>
    </w:div>
    <w:div w:id="1370496153">
      <w:bodyDiv w:val="1"/>
      <w:marLeft w:val="0"/>
      <w:marRight w:val="0"/>
      <w:marTop w:val="0"/>
      <w:marBottom w:val="0"/>
      <w:divBdr>
        <w:top w:val="none" w:sz="0" w:space="0" w:color="auto"/>
        <w:left w:val="none" w:sz="0" w:space="0" w:color="auto"/>
        <w:bottom w:val="none" w:sz="0" w:space="0" w:color="auto"/>
        <w:right w:val="none" w:sz="0" w:space="0" w:color="auto"/>
      </w:divBdr>
    </w:div>
    <w:div w:id="1370913718">
      <w:bodyDiv w:val="1"/>
      <w:marLeft w:val="0"/>
      <w:marRight w:val="0"/>
      <w:marTop w:val="0"/>
      <w:marBottom w:val="0"/>
      <w:divBdr>
        <w:top w:val="none" w:sz="0" w:space="0" w:color="auto"/>
        <w:left w:val="none" w:sz="0" w:space="0" w:color="auto"/>
        <w:bottom w:val="none" w:sz="0" w:space="0" w:color="auto"/>
        <w:right w:val="none" w:sz="0" w:space="0" w:color="auto"/>
      </w:divBdr>
    </w:div>
    <w:div w:id="1371111148">
      <w:bodyDiv w:val="1"/>
      <w:marLeft w:val="0"/>
      <w:marRight w:val="0"/>
      <w:marTop w:val="0"/>
      <w:marBottom w:val="0"/>
      <w:divBdr>
        <w:top w:val="none" w:sz="0" w:space="0" w:color="auto"/>
        <w:left w:val="none" w:sz="0" w:space="0" w:color="auto"/>
        <w:bottom w:val="none" w:sz="0" w:space="0" w:color="auto"/>
        <w:right w:val="none" w:sz="0" w:space="0" w:color="auto"/>
      </w:divBdr>
    </w:div>
    <w:div w:id="1371759023">
      <w:bodyDiv w:val="1"/>
      <w:marLeft w:val="0"/>
      <w:marRight w:val="0"/>
      <w:marTop w:val="0"/>
      <w:marBottom w:val="0"/>
      <w:divBdr>
        <w:top w:val="none" w:sz="0" w:space="0" w:color="auto"/>
        <w:left w:val="none" w:sz="0" w:space="0" w:color="auto"/>
        <w:bottom w:val="none" w:sz="0" w:space="0" w:color="auto"/>
        <w:right w:val="none" w:sz="0" w:space="0" w:color="auto"/>
      </w:divBdr>
    </w:div>
    <w:div w:id="1372194964">
      <w:bodyDiv w:val="1"/>
      <w:marLeft w:val="0"/>
      <w:marRight w:val="0"/>
      <w:marTop w:val="0"/>
      <w:marBottom w:val="0"/>
      <w:divBdr>
        <w:top w:val="none" w:sz="0" w:space="0" w:color="auto"/>
        <w:left w:val="none" w:sz="0" w:space="0" w:color="auto"/>
        <w:bottom w:val="none" w:sz="0" w:space="0" w:color="auto"/>
        <w:right w:val="none" w:sz="0" w:space="0" w:color="auto"/>
      </w:divBdr>
    </w:div>
    <w:div w:id="1372535648">
      <w:bodyDiv w:val="1"/>
      <w:marLeft w:val="0"/>
      <w:marRight w:val="0"/>
      <w:marTop w:val="0"/>
      <w:marBottom w:val="0"/>
      <w:divBdr>
        <w:top w:val="none" w:sz="0" w:space="0" w:color="auto"/>
        <w:left w:val="none" w:sz="0" w:space="0" w:color="auto"/>
        <w:bottom w:val="none" w:sz="0" w:space="0" w:color="auto"/>
        <w:right w:val="none" w:sz="0" w:space="0" w:color="auto"/>
      </w:divBdr>
    </w:div>
    <w:div w:id="1372724889">
      <w:bodyDiv w:val="1"/>
      <w:marLeft w:val="0"/>
      <w:marRight w:val="0"/>
      <w:marTop w:val="0"/>
      <w:marBottom w:val="0"/>
      <w:divBdr>
        <w:top w:val="none" w:sz="0" w:space="0" w:color="auto"/>
        <w:left w:val="none" w:sz="0" w:space="0" w:color="auto"/>
        <w:bottom w:val="none" w:sz="0" w:space="0" w:color="auto"/>
        <w:right w:val="none" w:sz="0" w:space="0" w:color="auto"/>
      </w:divBdr>
    </w:div>
    <w:div w:id="1373000535">
      <w:bodyDiv w:val="1"/>
      <w:marLeft w:val="0"/>
      <w:marRight w:val="0"/>
      <w:marTop w:val="0"/>
      <w:marBottom w:val="0"/>
      <w:divBdr>
        <w:top w:val="none" w:sz="0" w:space="0" w:color="auto"/>
        <w:left w:val="none" w:sz="0" w:space="0" w:color="auto"/>
        <w:bottom w:val="none" w:sz="0" w:space="0" w:color="auto"/>
        <w:right w:val="none" w:sz="0" w:space="0" w:color="auto"/>
      </w:divBdr>
    </w:div>
    <w:div w:id="1373000902">
      <w:bodyDiv w:val="1"/>
      <w:marLeft w:val="0"/>
      <w:marRight w:val="0"/>
      <w:marTop w:val="0"/>
      <w:marBottom w:val="0"/>
      <w:divBdr>
        <w:top w:val="none" w:sz="0" w:space="0" w:color="auto"/>
        <w:left w:val="none" w:sz="0" w:space="0" w:color="auto"/>
        <w:bottom w:val="none" w:sz="0" w:space="0" w:color="auto"/>
        <w:right w:val="none" w:sz="0" w:space="0" w:color="auto"/>
      </w:divBdr>
    </w:div>
    <w:div w:id="1373118057">
      <w:bodyDiv w:val="1"/>
      <w:marLeft w:val="0"/>
      <w:marRight w:val="0"/>
      <w:marTop w:val="0"/>
      <w:marBottom w:val="0"/>
      <w:divBdr>
        <w:top w:val="none" w:sz="0" w:space="0" w:color="auto"/>
        <w:left w:val="none" w:sz="0" w:space="0" w:color="auto"/>
        <w:bottom w:val="none" w:sz="0" w:space="0" w:color="auto"/>
        <w:right w:val="none" w:sz="0" w:space="0" w:color="auto"/>
      </w:divBdr>
    </w:div>
    <w:div w:id="1373265100">
      <w:bodyDiv w:val="1"/>
      <w:marLeft w:val="0"/>
      <w:marRight w:val="0"/>
      <w:marTop w:val="0"/>
      <w:marBottom w:val="0"/>
      <w:divBdr>
        <w:top w:val="none" w:sz="0" w:space="0" w:color="auto"/>
        <w:left w:val="none" w:sz="0" w:space="0" w:color="auto"/>
        <w:bottom w:val="none" w:sz="0" w:space="0" w:color="auto"/>
        <w:right w:val="none" w:sz="0" w:space="0" w:color="auto"/>
      </w:divBdr>
    </w:div>
    <w:div w:id="1373531076">
      <w:bodyDiv w:val="1"/>
      <w:marLeft w:val="0"/>
      <w:marRight w:val="0"/>
      <w:marTop w:val="0"/>
      <w:marBottom w:val="0"/>
      <w:divBdr>
        <w:top w:val="none" w:sz="0" w:space="0" w:color="auto"/>
        <w:left w:val="none" w:sz="0" w:space="0" w:color="auto"/>
        <w:bottom w:val="none" w:sz="0" w:space="0" w:color="auto"/>
        <w:right w:val="none" w:sz="0" w:space="0" w:color="auto"/>
      </w:divBdr>
    </w:div>
    <w:div w:id="1373723686">
      <w:bodyDiv w:val="1"/>
      <w:marLeft w:val="0"/>
      <w:marRight w:val="0"/>
      <w:marTop w:val="0"/>
      <w:marBottom w:val="0"/>
      <w:divBdr>
        <w:top w:val="none" w:sz="0" w:space="0" w:color="auto"/>
        <w:left w:val="none" w:sz="0" w:space="0" w:color="auto"/>
        <w:bottom w:val="none" w:sz="0" w:space="0" w:color="auto"/>
        <w:right w:val="none" w:sz="0" w:space="0" w:color="auto"/>
      </w:divBdr>
    </w:div>
    <w:div w:id="1373729748">
      <w:bodyDiv w:val="1"/>
      <w:marLeft w:val="0"/>
      <w:marRight w:val="0"/>
      <w:marTop w:val="0"/>
      <w:marBottom w:val="0"/>
      <w:divBdr>
        <w:top w:val="none" w:sz="0" w:space="0" w:color="auto"/>
        <w:left w:val="none" w:sz="0" w:space="0" w:color="auto"/>
        <w:bottom w:val="none" w:sz="0" w:space="0" w:color="auto"/>
        <w:right w:val="none" w:sz="0" w:space="0" w:color="auto"/>
      </w:divBdr>
    </w:div>
    <w:div w:id="1373992102">
      <w:bodyDiv w:val="1"/>
      <w:marLeft w:val="0"/>
      <w:marRight w:val="0"/>
      <w:marTop w:val="0"/>
      <w:marBottom w:val="0"/>
      <w:divBdr>
        <w:top w:val="none" w:sz="0" w:space="0" w:color="auto"/>
        <w:left w:val="none" w:sz="0" w:space="0" w:color="auto"/>
        <w:bottom w:val="none" w:sz="0" w:space="0" w:color="auto"/>
        <w:right w:val="none" w:sz="0" w:space="0" w:color="auto"/>
      </w:divBdr>
    </w:div>
    <w:div w:id="1374384153">
      <w:bodyDiv w:val="1"/>
      <w:marLeft w:val="0"/>
      <w:marRight w:val="0"/>
      <w:marTop w:val="0"/>
      <w:marBottom w:val="0"/>
      <w:divBdr>
        <w:top w:val="none" w:sz="0" w:space="0" w:color="auto"/>
        <w:left w:val="none" w:sz="0" w:space="0" w:color="auto"/>
        <w:bottom w:val="none" w:sz="0" w:space="0" w:color="auto"/>
        <w:right w:val="none" w:sz="0" w:space="0" w:color="auto"/>
      </w:divBdr>
    </w:div>
    <w:div w:id="1374577540">
      <w:bodyDiv w:val="1"/>
      <w:marLeft w:val="0"/>
      <w:marRight w:val="0"/>
      <w:marTop w:val="0"/>
      <w:marBottom w:val="0"/>
      <w:divBdr>
        <w:top w:val="none" w:sz="0" w:space="0" w:color="auto"/>
        <w:left w:val="none" w:sz="0" w:space="0" w:color="auto"/>
        <w:bottom w:val="none" w:sz="0" w:space="0" w:color="auto"/>
        <w:right w:val="none" w:sz="0" w:space="0" w:color="auto"/>
      </w:divBdr>
    </w:div>
    <w:div w:id="1374962959">
      <w:bodyDiv w:val="1"/>
      <w:marLeft w:val="0"/>
      <w:marRight w:val="0"/>
      <w:marTop w:val="0"/>
      <w:marBottom w:val="0"/>
      <w:divBdr>
        <w:top w:val="none" w:sz="0" w:space="0" w:color="auto"/>
        <w:left w:val="none" w:sz="0" w:space="0" w:color="auto"/>
        <w:bottom w:val="none" w:sz="0" w:space="0" w:color="auto"/>
        <w:right w:val="none" w:sz="0" w:space="0" w:color="auto"/>
      </w:divBdr>
    </w:div>
    <w:div w:id="1375303190">
      <w:bodyDiv w:val="1"/>
      <w:marLeft w:val="0"/>
      <w:marRight w:val="0"/>
      <w:marTop w:val="0"/>
      <w:marBottom w:val="0"/>
      <w:divBdr>
        <w:top w:val="none" w:sz="0" w:space="0" w:color="auto"/>
        <w:left w:val="none" w:sz="0" w:space="0" w:color="auto"/>
        <w:bottom w:val="none" w:sz="0" w:space="0" w:color="auto"/>
        <w:right w:val="none" w:sz="0" w:space="0" w:color="auto"/>
      </w:divBdr>
    </w:div>
    <w:div w:id="1375540183">
      <w:bodyDiv w:val="1"/>
      <w:marLeft w:val="0"/>
      <w:marRight w:val="0"/>
      <w:marTop w:val="0"/>
      <w:marBottom w:val="0"/>
      <w:divBdr>
        <w:top w:val="none" w:sz="0" w:space="0" w:color="auto"/>
        <w:left w:val="none" w:sz="0" w:space="0" w:color="auto"/>
        <w:bottom w:val="none" w:sz="0" w:space="0" w:color="auto"/>
        <w:right w:val="none" w:sz="0" w:space="0" w:color="auto"/>
      </w:divBdr>
    </w:div>
    <w:div w:id="1375694360">
      <w:bodyDiv w:val="1"/>
      <w:marLeft w:val="0"/>
      <w:marRight w:val="0"/>
      <w:marTop w:val="0"/>
      <w:marBottom w:val="0"/>
      <w:divBdr>
        <w:top w:val="none" w:sz="0" w:space="0" w:color="auto"/>
        <w:left w:val="none" w:sz="0" w:space="0" w:color="auto"/>
        <w:bottom w:val="none" w:sz="0" w:space="0" w:color="auto"/>
        <w:right w:val="none" w:sz="0" w:space="0" w:color="auto"/>
      </w:divBdr>
    </w:div>
    <w:div w:id="1375815005">
      <w:bodyDiv w:val="1"/>
      <w:marLeft w:val="0"/>
      <w:marRight w:val="0"/>
      <w:marTop w:val="0"/>
      <w:marBottom w:val="0"/>
      <w:divBdr>
        <w:top w:val="none" w:sz="0" w:space="0" w:color="auto"/>
        <w:left w:val="none" w:sz="0" w:space="0" w:color="auto"/>
        <w:bottom w:val="none" w:sz="0" w:space="0" w:color="auto"/>
        <w:right w:val="none" w:sz="0" w:space="0" w:color="auto"/>
      </w:divBdr>
    </w:div>
    <w:div w:id="1375960376">
      <w:bodyDiv w:val="1"/>
      <w:marLeft w:val="0"/>
      <w:marRight w:val="0"/>
      <w:marTop w:val="0"/>
      <w:marBottom w:val="0"/>
      <w:divBdr>
        <w:top w:val="none" w:sz="0" w:space="0" w:color="auto"/>
        <w:left w:val="none" w:sz="0" w:space="0" w:color="auto"/>
        <w:bottom w:val="none" w:sz="0" w:space="0" w:color="auto"/>
        <w:right w:val="none" w:sz="0" w:space="0" w:color="auto"/>
      </w:divBdr>
    </w:div>
    <w:div w:id="1376076981">
      <w:bodyDiv w:val="1"/>
      <w:marLeft w:val="0"/>
      <w:marRight w:val="0"/>
      <w:marTop w:val="0"/>
      <w:marBottom w:val="0"/>
      <w:divBdr>
        <w:top w:val="none" w:sz="0" w:space="0" w:color="auto"/>
        <w:left w:val="none" w:sz="0" w:space="0" w:color="auto"/>
        <w:bottom w:val="none" w:sz="0" w:space="0" w:color="auto"/>
        <w:right w:val="none" w:sz="0" w:space="0" w:color="auto"/>
      </w:divBdr>
    </w:div>
    <w:div w:id="1376466671">
      <w:bodyDiv w:val="1"/>
      <w:marLeft w:val="0"/>
      <w:marRight w:val="0"/>
      <w:marTop w:val="0"/>
      <w:marBottom w:val="0"/>
      <w:divBdr>
        <w:top w:val="none" w:sz="0" w:space="0" w:color="auto"/>
        <w:left w:val="none" w:sz="0" w:space="0" w:color="auto"/>
        <w:bottom w:val="none" w:sz="0" w:space="0" w:color="auto"/>
        <w:right w:val="none" w:sz="0" w:space="0" w:color="auto"/>
      </w:divBdr>
    </w:div>
    <w:div w:id="1377924695">
      <w:bodyDiv w:val="1"/>
      <w:marLeft w:val="0"/>
      <w:marRight w:val="0"/>
      <w:marTop w:val="0"/>
      <w:marBottom w:val="0"/>
      <w:divBdr>
        <w:top w:val="none" w:sz="0" w:space="0" w:color="auto"/>
        <w:left w:val="none" w:sz="0" w:space="0" w:color="auto"/>
        <w:bottom w:val="none" w:sz="0" w:space="0" w:color="auto"/>
        <w:right w:val="none" w:sz="0" w:space="0" w:color="auto"/>
      </w:divBdr>
    </w:div>
    <w:div w:id="1378243888">
      <w:bodyDiv w:val="1"/>
      <w:marLeft w:val="0"/>
      <w:marRight w:val="0"/>
      <w:marTop w:val="0"/>
      <w:marBottom w:val="0"/>
      <w:divBdr>
        <w:top w:val="none" w:sz="0" w:space="0" w:color="auto"/>
        <w:left w:val="none" w:sz="0" w:space="0" w:color="auto"/>
        <w:bottom w:val="none" w:sz="0" w:space="0" w:color="auto"/>
        <w:right w:val="none" w:sz="0" w:space="0" w:color="auto"/>
      </w:divBdr>
    </w:div>
    <w:div w:id="1378970070">
      <w:bodyDiv w:val="1"/>
      <w:marLeft w:val="0"/>
      <w:marRight w:val="0"/>
      <w:marTop w:val="0"/>
      <w:marBottom w:val="0"/>
      <w:divBdr>
        <w:top w:val="none" w:sz="0" w:space="0" w:color="auto"/>
        <w:left w:val="none" w:sz="0" w:space="0" w:color="auto"/>
        <w:bottom w:val="none" w:sz="0" w:space="0" w:color="auto"/>
        <w:right w:val="none" w:sz="0" w:space="0" w:color="auto"/>
      </w:divBdr>
    </w:div>
    <w:div w:id="1379086605">
      <w:bodyDiv w:val="1"/>
      <w:marLeft w:val="0"/>
      <w:marRight w:val="0"/>
      <w:marTop w:val="0"/>
      <w:marBottom w:val="0"/>
      <w:divBdr>
        <w:top w:val="none" w:sz="0" w:space="0" w:color="auto"/>
        <w:left w:val="none" w:sz="0" w:space="0" w:color="auto"/>
        <w:bottom w:val="none" w:sz="0" w:space="0" w:color="auto"/>
        <w:right w:val="none" w:sz="0" w:space="0" w:color="auto"/>
      </w:divBdr>
    </w:div>
    <w:div w:id="1379357507">
      <w:bodyDiv w:val="1"/>
      <w:marLeft w:val="0"/>
      <w:marRight w:val="0"/>
      <w:marTop w:val="0"/>
      <w:marBottom w:val="0"/>
      <w:divBdr>
        <w:top w:val="none" w:sz="0" w:space="0" w:color="auto"/>
        <w:left w:val="none" w:sz="0" w:space="0" w:color="auto"/>
        <w:bottom w:val="none" w:sz="0" w:space="0" w:color="auto"/>
        <w:right w:val="none" w:sz="0" w:space="0" w:color="auto"/>
      </w:divBdr>
    </w:div>
    <w:div w:id="1379427055">
      <w:bodyDiv w:val="1"/>
      <w:marLeft w:val="0"/>
      <w:marRight w:val="0"/>
      <w:marTop w:val="0"/>
      <w:marBottom w:val="0"/>
      <w:divBdr>
        <w:top w:val="none" w:sz="0" w:space="0" w:color="auto"/>
        <w:left w:val="none" w:sz="0" w:space="0" w:color="auto"/>
        <w:bottom w:val="none" w:sz="0" w:space="0" w:color="auto"/>
        <w:right w:val="none" w:sz="0" w:space="0" w:color="auto"/>
      </w:divBdr>
    </w:div>
    <w:div w:id="1379428682">
      <w:bodyDiv w:val="1"/>
      <w:marLeft w:val="0"/>
      <w:marRight w:val="0"/>
      <w:marTop w:val="0"/>
      <w:marBottom w:val="0"/>
      <w:divBdr>
        <w:top w:val="none" w:sz="0" w:space="0" w:color="auto"/>
        <w:left w:val="none" w:sz="0" w:space="0" w:color="auto"/>
        <w:bottom w:val="none" w:sz="0" w:space="0" w:color="auto"/>
        <w:right w:val="none" w:sz="0" w:space="0" w:color="auto"/>
      </w:divBdr>
    </w:div>
    <w:div w:id="1379820522">
      <w:bodyDiv w:val="1"/>
      <w:marLeft w:val="0"/>
      <w:marRight w:val="0"/>
      <w:marTop w:val="0"/>
      <w:marBottom w:val="0"/>
      <w:divBdr>
        <w:top w:val="none" w:sz="0" w:space="0" w:color="auto"/>
        <w:left w:val="none" w:sz="0" w:space="0" w:color="auto"/>
        <w:bottom w:val="none" w:sz="0" w:space="0" w:color="auto"/>
        <w:right w:val="none" w:sz="0" w:space="0" w:color="auto"/>
      </w:divBdr>
    </w:div>
    <w:div w:id="1380127752">
      <w:bodyDiv w:val="1"/>
      <w:marLeft w:val="0"/>
      <w:marRight w:val="0"/>
      <w:marTop w:val="0"/>
      <w:marBottom w:val="0"/>
      <w:divBdr>
        <w:top w:val="none" w:sz="0" w:space="0" w:color="auto"/>
        <w:left w:val="none" w:sz="0" w:space="0" w:color="auto"/>
        <w:bottom w:val="none" w:sz="0" w:space="0" w:color="auto"/>
        <w:right w:val="none" w:sz="0" w:space="0" w:color="auto"/>
      </w:divBdr>
    </w:div>
    <w:div w:id="1381050005">
      <w:bodyDiv w:val="1"/>
      <w:marLeft w:val="0"/>
      <w:marRight w:val="0"/>
      <w:marTop w:val="0"/>
      <w:marBottom w:val="0"/>
      <w:divBdr>
        <w:top w:val="none" w:sz="0" w:space="0" w:color="auto"/>
        <w:left w:val="none" w:sz="0" w:space="0" w:color="auto"/>
        <w:bottom w:val="none" w:sz="0" w:space="0" w:color="auto"/>
        <w:right w:val="none" w:sz="0" w:space="0" w:color="auto"/>
      </w:divBdr>
    </w:div>
    <w:div w:id="1381323657">
      <w:bodyDiv w:val="1"/>
      <w:marLeft w:val="0"/>
      <w:marRight w:val="0"/>
      <w:marTop w:val="0"/>
      <w:marBottom w:val="0"/>
      <w:divBdr>
        <w:top w:val="none" w:sz="0" w:space="0" w:color="auto"/>
        <w:left w:val="none" w:sz="0" w:space="0" w:color="auto"/>
        <w:bottom w:val="none" w:sz="0" w:space="0" w:color="auto"/>
        <w:right w:val="none" w:sz="0" w:space="0" w:color="auto"/>
      </w:divBdr>
    </w:div>
    <w:div w:id="1382054705">
      <w:bodyDiv w:val="1"/>
      <w:marLeft w:val="0"/>
      <w:marRight w:val="0"/>
      <w:marTop w:val="0"/>
      <w:marBottom w:val="0"/>
      <w:divBdr>
        <w:top w:val="none" w:sz="0" w:space="0" w:color="auto"/>
        <w:left w:val="none" w:sz="0" w:space="0" w:color="auto"/>
        <w:bottom w:val="none" w:sz="0" w:space="0" w:color="auto"/>
        <w:right w:val="none" w:sz="0" w:space="0" w:color="auto"/>
      </w:divBdr>
    </w:div>
    <w:div w:id="1382825428">
      <w:bodyDiv w:val="1"/>
      <w:marLeft w:val="0"/>
      <w:marRight w:val="0"/>
      <w:marTop w:val="0"/>
      <w:marBottom w:val="0"/>
      <w:divBdr>
        <w:top w:val="none" w:sz="0" w:space="0" w:color="auto"/>
        <w:left w:val="none" w:sz="0" w:space="0" w:color="auto"/>
        <w:bottom w:val="none" w:sz="0" w:space="0" w:color="auto"/>
        <w:right w:val="none" w:sz="0" w:space="0" w:color="auto"/>
      </w:divBdr>
    </w:div>
    <w:div w:id="1383141733">
      <w:bodyDiv w:val="1"/>
      <w:marLeft w:val="0"/>
      <w:marRight w:val="0"/>
      <w:marTop w:val="0"/>
      <w:marBottom w:val="0"/>
      <w:divBdr>
        <w:top w:val="none" w:sz="0" w:space="0" w:color="auto"/>
        <w:left w:val="none" w:sz="0" w:space="0" w:color="auto"/>
        <w:bottom w:val="none" w:sz="0" w:space="0" w:color="auto"/>
        <w:right w:val="none" w:sz="0" w:space="0" w:color="auto"/>
      </w:divBdr>
    </w:div>
    <w:div w:id="1383365165">
      <w:bodyDiv w:val="1"/>
      <w:marLeft w:val="0"/>
      <w:marRight w:val="0"/>
      <w:marTop w:val="0"/>
      <w:marBottom w:val="0"/>
      <w:divBdr>
        <w:top w:val="none" w:sz="0" w:space="0" w:color="auto"/>
        <w:left w:val="none" w:sz="0" w:space="0" w:color="auto"/>
        <w:bottom w:val="none" w:sz="0" w:space="0" w:color="auto"/>
        <w:right w:val="none" w:sz="0" w:space="0" w:color="auto"/>
      </w:divBdr>
    </w:div>
    <w:div w:id="1383479215">
      <w:bodyDiv w:val="1"/>
      <w:marLeft w:val="0"/>
      <w:marRight w:val="0"/>
      <w:marTop w:val="0"/>
      <w:marBottom w:val="0"/>
      <w:divBdr>
        <w:top w:val="none" w:sz="0" w:space="0" w:color="auto"/>
        <w:left w:val="none" w:sz="0" w:space="0" w:color="auto"/>
        <w:bottom w:val="none" w:sz="0" w:space="0" w:color="auto"/>
        <w:right w:val="none" w:sz="0" w:space="0" w:color="auto"/>
      </w:divBdr>
    </w:div>
    <w:div w:id="1383599737">
      <w:bodyDiv w:val="1"/>
      <w:marLeft w:val="0"/>
      <w:marRight w:val="0"/>
      <w:marTop w:val="0"/>
      <w:marBottom w:val="0"/>
      <w:divBdr>
        <w:top w:val="none" w:sz="0" w:space="0" w:color="auto"/>
        <w:left w:val="none" w:sz="0" w:space="0" w:color="auto"/>
        <w:bottom w:val="none" w:sz="0" w:space="0" w:color="auto"/>
        <w:right w:val="none" w:sz="0" w:space="0" w:color="auto"/>
      </w:divBdr>
    </w:div>
    <w:div w:id="1384059436">
      <w:bodyDiv w:val="1"/>
      <w:marLeft w:val="0"/>
      <w:marRight w:val="0"/>
      <w:marTop w:val="0"/>
      <w:marBottom w:val="0"/>
      <w:divBdr>
        <w:top w:val="none" w:sz="0" w:space="0" w:color="auto"/>
        <w:left w:val="none" w:sz="0" w:space="0" w:color="auto"/>
        <w:bottom w:val="none" w:sz="0" w:space="0" w:color="auto"/>
        <w:right w:val="none" w:sz="0" w:space="0" w:color="auto"/>
      </w:divBdr>
    </w:div>
    <w:div w:id="1384524945">
      <w:bodyDiv w:val="1"/>
      <w:marLeft w:val="0"/>
      <w:marRight w:val="0"/>
      <w:marTop w:val="0"/>
      <w:marBottom w:val="0"/>
      <w:divBdr>
        <w:top w:val="none" w:sz="0" w:space="0" w:color="auto"/>
        <w:left w:val="none" w:sz="0" w:space="0" w:color="auto"/>
        <w:bottom w:val="none" w:sz="0" w:space="0" w:color="auto"/>
        <w:right w:val="none" w:sz="0" w:space="0" w:color="auto"/>
      </w:divBdr>
    </w:div>
    <w:div w:id="1384671121">
      <w:bodyDiv w:val="1"/>
      <w:marLeft w:val="0"/>
      <w:marRight w:val="0"/>
      <w:marTop w:val="0"/>
      <w:marBottom w:val="0"/>
      <w:divBdr>
        <w:top w:val="none" w:sz="0" w:space="0" w:color="auto"/>
        <w:left w:val="none" w:sz="0" w:space="0" w:color="auto"/>
        <w:bottom w:val="none" w:sz="0" w:space="0" w:color="auto"/>
        <w:right w:val="none" w:sz="0" w:space="0" w:color="auto"/>
      </w:divBdr>
    </w:div>
    <w:div w:id="1385173628">
      <w:bodyDiv w:val="1"/>
      <w:marLeft w:val="0"/>
      <w:marRight w:val="0"/>
      <w:marTop w:val="0"/>
      <w:marBottom w:val="0"/>
      <w:divBdr>
        <w:top w:val="none" w:sz="0" w:space="0" w:color="auto"/>
        <w:left w:val="none" w:sz="0" w:space="0" w:color="auto"/>
        <w:bottom w:val="none" w:sz="0" w:space="0" w:color="auto"/>
        <w:right w:val="none" w:sz="0" w:space="0" w:color="auto"/>
      </w:divBdr>
    </w:div>
    <w:div w:id="1385832182">
      <w:bodyDiv w:val="1"/>
      <w:marLeft w:val="0"/>
      <w:marRight w:val="0"/>
      <w:marTop w:val="0"/>
      <w:marBottom w:val="0"/>
      <w:divBdr>
        <w:top w:val="none" w:sz="0" w:space="0" w:color="auto"/>
        <w:left w:val="none" w:sz="0" w:space="0" w:color="auto"/>
        <w:bottom w:val="none" w:sz="0" w:space="0" w:color="auto"/>
        <w:right w:val="none" w:sz="0" w:space="0" w:color="auto"/>
      </w:divBdr>
    </w:div>
    <w:div w:id="1386374453">
      <w:bodyDiv w:val="1"/>
      <w:marLeft w:val="0"/>
      <w:marRight w:val="0"/>
      <w:marTop w:val="0"/>
      <w:marBottom w:val="0"/>
      <w:divBdr>
        <w:top w:val="none" w:sz="0" w:space="0" w:color="auto"/>
        <w:left w:val="none" w:sz="0" w:space="0" w:color="auto"/>
        <w:bottom w:val="none" w:sz="0" w:space="0" w:color="auto"/>
        <w:right w:val="none" w:sz="0" w:space="0" w:color="auto"/>
      </w:divBdr>
    </w:div>
    <w:div w:id="1386443403">
      <w:bodyDiv w:val="1"/>
      <w:marLeft w:val="0"/>
      <w:marRight w:val="0"/>
      <w:marTop w:val="0"/>
      <w:marBottom w:val="0"/>
      <w:divBdr>
        <w:top w:val="none" w:sz="0" w:space="0" w:color="auto"/>
        <w:left w:val="none" w:sz="0" w:space="0" w:color="auto"/>
        <w:bottom w:val="none" w:sz="0" w:space="0" w:color="auto"/>
        <w:right w:val="none" w:sz="0" w:space="0" w:color="auto"/>
      </w:divBdr>
    </w:div>
    <w:div w:id="1386488670">
      <w:bodyDiv w:val="1"/>
      <w:marLeft w:val="0"/>
      <w:marRight w:val="0"/>
      <w:marTop w:val="0"/>
      <w:marBottom w:val="0"/>
      <w:divBdr>
        <w:top w:val="none" w:sz="0" w:space="0" w:color="auto"/>
        <w:left w:val="none" w:sz="0" w:space="0" w:color="auto"/>
        <w:bottom w:val="none" w:sz="0" w:space="0" w:color="auto"/>
        <w:right w:val="none" w:sz="0" w:space="0" w:color="auto"/>
      </w:divBdr>
    </w:div>
    <w:div w:id="1386564810">
      <w:bodyDiv w:val="1"/>
      <w:marLeft w:val="0"/>
      <w:marRight w:val="0"/>
      <w:marTop w:val="0"/>
      <w:marBottom w:val="0"/>
      <w:divBdr>
        <w:top w:val="none" w:sz="0" w:space="0" w:color="auto"/>
        <w:left w:val="none" w:sz="0" w:space="0" w:color="auto"/>
        <w:bottom w:val="none" w:sz="0" w:space="0" w:color="auto"/>
        <w:right w:val="none" w:sz="0" w:space="0" w:color="auto"/>
      </w:divBdr>
    </w:div>
    <w:div w:id="1386875429">
      <w:bodyDiv w:val="1"/>
      <w:marLeft w:val="0"/>
      <w:marRight w:val="0"/>
      <w:marTop w:val="0"/>
      <w:marBottom w:val="0"/>
      <w:divBdr>
        <w:top w:val="none" w:sz="0" w:space="0" w:color="auto"/>
        <w:left w:val="none" w:sz="0" w:space="0" w:color="auto"/>
        <w:bottom w:val="none" w:sz="0" w:space="0" w:color="auto"/>
        <w:right w:val="none" w:sz="0" w:space="0" w:color="auto"/>
      </w:divBdr>
    </w:div>
    <w:div w:id="1387147920">
      <w:bodyDiv w:val="1"/>
      <w:marLeft w:val="0"/>
      <w:marRight w:val="0"/>
      <w:marTop w:val="0"/>
      <w:marBottom w:val="0"/>
      <w:divBdr>
        <w:top w:val="none" w:sz="0" w:space="0" w:color="auto"/>
        <w:left w:val="none" w:sz="0" w:space="0" w:color="auto"/>
        <w:bottom w:val="none" w:sz="0" w:space="0" w:color="auto"/>
        <w:right w:val="none" w:sz="0" w:space="0" w:color="auto"/>
      </w:divBdr>
    </w:div>
    <w:div w:id="1387218653">
      <w:bodyDiv w:val="1"/>
      <w:marLeft w:val="0"/>
      <w:marRight w:val="0"/>
      <w:marTop w:val="0"/>
      <w:marBottom w:val="0"/>
      <w:divBdr>
        <w:top w:val="none" w:sz="0" w:space="0" w:color="auto"/>
        <w:left w:val="none" w:sz="0" w:space="0" w:color="auto"/>
        <w:bottom w:val="none" w:sz="0" w:space="0" w:color="auto"/>
        <w:right w:val="none" w:sz="0" w:space="0" w:color="auto"/>
      </w:divBdr>
    </w:div>
    <w:div w:id="1387334318">
      <w:bodyDiv w:val="1"/>
      <w:marLeft w:val="0"/>
      <w:marRight w:val="0"/>
      <w:marTop w:val="0"/>
      <w:marBottom w:val="0"/>
      <w:divBdr>
        <w:top w:val="none" w:sz="0" w:space="0" w:color="auto"/>
        <w:left w:val="none" w:sz="0" w:space="0" w:color="auto"/>
        <w:bottom w:val="none" w:sz="0" w:space="0" w:color="auto"/>
        <w:right w:val="none" w:sz="0" w:space="0" w:color="auto"/>
      </w:divBdr>
    </w:div>
    <w:div w:id="1387337219">
      <w:bodyDiv w:val="1"/>
      <w:marLeft w:val="0"/>
      <w:marRight w:val="0"/>
      <w:marTop w:val="0"/>
      <w:marBottom w:val="0"/>
      <w:divBdr>
        <w:top w:val="none" w:sz="0" w:space="0" w:color="auto"/>
        <w:left w:val="none" w:sz="0" w:space="0" w:color="auto"/>
        <w:bottom w:val="none" w:sz="0" w:space="0" w:color="auto"/>
        <w:right w:val="none" w:sz="0" w:space="0" w:color="auto"/>
      </w:divBdr>
    </w:div>
    <w:div w:id="1388185628">
      <w:bodyDiv w:val="1"/>
      <w:marLeft w:val="0"/>
      <w:marRight w:val="0"/>
      <w:marTop w:val="0"/>
      <w:marBottom w:val="0"/>
      <w:divBdr>
        <w:top w:val="none" w:sz="0" w:space="0" w:color="auto"/>
        <w:left w:val="none" w:sz="0" w:space="0" w:color="auto"/>
        <w:bottom w:val="none" w:sz="0" w:space="0" w:color="auto"/>
        <w:right w:val="none" w:sz="0" w:space="0" w:color="auto"/>
      </w:divBdr>
    </w:div>
    <w:div w:id="1388916882">
      <w:bodyDiv w:val="1"/>
      <w:marLeft w:val="0"/>
      <w:marRight w:val="0"/>
      <w:marTop w:val="0"/>
      <w:marBottom w:val="0"/>
      <w:divBdr>
        <w:top w:val="none" w:sz="0" w:space="0" w:color="auto"/>
        <w:left w:val="none" w:sz="0" w:space="0" w:color="auto"/>
        <w:bottom w:val="none" w:sz="0" w:space="0" w:color="auto"/>
        <w:right w:val="none" w:sz="0" w:space="0" w:color="auto"/>
      </w:divBdr>
    </w:div>
    <w:div w:id="1389304037">
      <w:bodyDiv w:val="1"/>
      <w:marLeft w:val="0"/>
      <w:marRight w:val="0"/>
      <w:marTop w:val="0"/>
      <w:marBottom w:val="0"/>
      <w:divBdr>
        <w:top w:val="none" w:sz="0" w:space="0" w:color="auto"/>
        <w:left w:val="none" w:sz="0" w:space="0" w:color="auto"/>
        <w:bottom w:val="none" w:sz="0" w:space="0" w:color="auto"/>
        <w:right w:val="none" w:sz="0" w:space="0" w:color="auto"/>
      </w:divBdr>
    </w:div>
    <w:div w:id="1389838500">
      <w:bodyDiv w:val="1"/>
      <w:marLeft w:val="0"/>
      <w:marRight w:val="0"/>
      <w:marTop w:val="0"/>
      <w:marBottom w:val="0"/>
      <w:divBdr>
        <w:top w:val="none" w:sz="0" w:space="0" w:color="auto"/>
        <w:left w:val="none" w:sz="0" w:space="0" w:color="auto"/>
        <w:bottom w:val="none" w:sz="0" w:space="0" w:color="auto"/>
        <w:right w:val="none" w:sz="0" w:space="0" w:color="auto"/>
      </w:divBdr>
    </w:div>
    <w:div w:id="1390500847">
      <w:bodyDiv w:val="1"/>
      <w:marLeft w:val="0"/>
      <w:marRight w:val="0"/>
      <w:marTop w:val="0"/>
      <w:marBottom w:val="0"/>
      <w:divBdr>
        <w:top w:val="none" w:sz="0" w:space="0" w:color="auto"/>
        <w:left w:val="none" w:sz="0" w:space="0" w:color="auto"/>
        <w:bottom w:val="none" w:sz="0" w:space="0" w:color="auto"/>
        <w:right w:val="none" w:sz="0" w:space="0" w:color="auto"/>
      </w:divBdr>
    </w:div>
    <w:div w:id="1390610206">
      <w:bodyDiv w:val="1"/>
      <w:marLeft w:val="0"/>
      <w:marRight w:val="0"/>
      <w:marTop w:val="0"/>
      <w:marBottom w:val="0"/>
      <w:divBdr>
        <w:top w:val="none" w:sz="0" w:space="0" w:color="auto"/>
        <w:left w:val="none" w:sz="0" w:space="0" w:color="auto"/>
        <w:bottom w:val="none" w:sz="0" w:space="0" w:color="auto"/>
        <w:right w:val="none" w:sz="0" w:space="0" w:color="auto"/>
      </w:divBdr>
    </w:div>
    <w:div w:id="1390611196">
      <w:bodyDiv w:val="1"/>
      <w:marLeft w:val="0"/>
      <w:marRight w:val="0"/>
      <w:marTop w:val="0"/>
      <w:marBottom w:val="0"/>
      <w:divBdr>
        <w:top w:val="none" w:sz="0" w:space="0" w:color="auto"/>
        <w:left w:val="none" w:sz="0" w:space="0" w:color="auto"/>
        <w:bottom w:val="none" w:sz="0" w:space="0" w:color="auto"/>
        <w:right w:val="none" w:sz="0" w:space="0" w:color="auto"/>
      </w:divBdr>
    </w:div>
    <w:div w:id="1391272243">
      <w:bodyDiv w:val="1"/>
      <w:marLeft w:val="0"/>
      <w:marRight w:val="0"/>
      <w:marTop w:val="0"/>
      <w:marBottom w:val="0"/>
      <w:divBdr>
        <w:top w:val="none" w:sz="0" w:space="0" w:color="auto"/>
        <w:left w:val="none" w:sz="0" w:space="0" w:color="auto"/>
        <w:bottom w:val="none" w:sz="0" w:space="0" w:color="auto"/>
        <w:right w:val="none" w:sz="0" w:space="0" w:color="auto"/>
      </w:divBdr>
    </w:div>
    <w:div w:id="1391880472">
      <w:bodyDiv w:val="1"/>
      <w:marLeft w:val="0"/>
      <w:marRight w:val="0"/>
      <w:marTop w:val="0"/>
      <w:marBottom w:val="0"/>
      <w:divBdr>
        <w:top w:val="none" w:sz="0" w:space="0" w:color="auto"/>
        <w:left w:val="none" w:sz="0" w:space="0" w:color="auto"/>
        <w:bottom w:val="none" w:sz="0" w:space="0" w:color="auto"/>
        <w:right w:val="none" w:sz="0" w:space="0" w:color="auto"/>
      </w:divBdr>
    </w:div>
    <w:div w:id="1392459263">
      <w:bodyDiv w:val="1"/>
      <w:marLeft w:val="0"/>
      <w:marRight w:val="0"/>
      <w:marTop w:val="0"/>
      <w:marBottom w:val="0"/>
      <w:divBdr>
        <w:top w:val="none" w:sz="0" w:space="0" w:color="auto"/>
        <w:left w:val="none" w:sz="0" w:space="0" w:color="auto"/>
        <w:bottom w:val="none" w:sz="0" w:space="0" w:color="auto"/>
        <w:right w:val="none" w:sz="0" w:space="0" w:color="auto"/>
      </w:divBdr>
    </w:div>
    <w:div w:id="1392969878">
      <w:bodyDiv w:val="1"/>
      <w:marLeft w:val="0"/>
      <w:marRight w:val="0"/>
      <w:marTop w:val="0"/>
      <w:marBottom w:val="0"/>
      <w:divBdr>
        <w:top w:val="none" w:sz="0" w:space="0" w:color="auto"/>
        <w:left w:val="none" w:sz="0" w:space="0" w:color="auto"/>
        <w:bottom w:val="none" w:sz="0" w:space="0" w:color="auto"/>
        <w:right w:val="none" w:sz="0" w:space="0" w:color="auto"/>
      </w:divBdr>
    </w:div>
    <w:div w:id="1393849291">
      <w:bodyDiv w:val="1"/>
      <w:marLeft w:val="0"/>
      <w:marRight w:val="0"/>
      <w:marTop w:val="0"/>
      <w:marBottom w:val="0"/>
      <w:divBdr>
        <w:top w:val="none" w:sz="0" w:space="0" w:color="auto"/>
        <w:left w:val="none" w:sz="0" w:space="0" w:color="auto"/>
        <w:bottom w:val="none" w:sz="0" w:space="0" w:color="auto"/>
        <w:right w:val="none" w:sz="0" w:space="0" w:color="auto"/>
      </w:divBdr>
    </w:div>
    <w:div w:id="1393970233">
      <w:bodyDiv w:val="1"/>
      <w:marLeft w:val="0"/>
      <w:marRight w:val="0"/>
      <w:marTop w:val="0"/>
      <w:marBottom w:val="0"/>
      <w:divBdr>
        <w:top w:val="none" w:sz="0" w:space="0" w:color="auto"/>
        <w:left w:val="none" w:sz="0" w:space="0" w:color="auto"/>
        <w:bottom w:val="none" w:sz="0" w:space="0" w:color="auto"/>
        <w:right w:val="none" w:sz="0" w:space="0" w:color="auto"/>
      </w:divBdr>
    </w:div>
    <w:div w:id="1394739677">
      <w:bodyDiv w:val="1"/>
      <w:marLeft w:val="0"/>
      <w:marRight w:val="0"/>
      <w:marTop w:val="0"/>
      <w:marBottom w:val="0"/>
      <w:divBdr>
        <w:top w:val="none" w:sz="0" w:space="0" w:color="auto"/>
        <w:left w:val="none" w:sz="0" w:space="0" w:color="auto"/>
        <w:bottom w:val="none" w:sz="0" w:space="0" w:color="auto"/>
        <w:right w:val="none" w:sz="0" w:space="0" w:color="auto"/>
      </w:divBdr>
    </w:div>
    <w:div w:id="1395548089">
      <w:bodyDiv w:val="1"/>
      <w:marLeft w:val="0"/>
      <w:marRight w:val="0"/>
      <w:marTop w:val="0"/>
      <w:marBottom w:val="0"/>
      <w:divBdr>
        <w:top w:val="none" w:sz="0" w:space="0" w:color="auto"/>
        <w:left w:val="none" w:sz="0" w:space="0" w:color="auto"/>
        <w:bottom w:val="none" w:sz="0" w:space="0" w:color="auto"/>
        <w:right w:val="none" w:sz="0" w:space="0" w:color="auto"/>
      </w:divBdr>
    </w:div>
    <w:div w:id="1395860434">
      <w:bodyDiv w:val="1"/>
      <w:marLeft w:val="0"/>
      <w:marRight w:val="0"/>
      <w:marTop w:val="0"/>
      <w:marBottom w:val="0"/>
      <w:divBdr>
        <w:top w:val="none" w:sz="0" w:space="0" w:color="auto"/>
        <w:left w:val="none" w:sz="0" w:space="0" w:color="auto"/>
        <w:bottom w:val="none" w:sz="0" w:space="0" w:color="auto"/>
        <w:right w:val="none" w:sz="0" w:space="0" w:color="auto"/>
      </w:divBdr>
    </w:div>
    <w:div w:id="1395935421">
      <w:bodyDiv w:val="1"/>
      <w:marLeft w:val="0"/>
      <w:marRight w:val="0"/>
      <w:marTop w:val="0"/>
      <w:marBottom w:val="0"/>
      <w:divBdr>
        <w:top w:val="none" w:sz="0" w:space="0" w:color="auto"/>
        <w:left w:val="none" w:sz="0" w:space="0" w:color="auto"/>
        <w:bottom w:val="none" w:sz="0" w:space="0" w:color="auto"/>
        <w:right w:val="none" w:sz="0" w:space="0" w:color="auto"/>
      </w:divBdr>
    </w:div>
    <w:div w:id="1396319834">
      <w:bodyDiv w:val="1"/>
      <w:marLeft w:val="0"/>
      <w:marRight w:val="0"/>
      <w:marTop w:val="0"/>
      <w:marBottom w:val="0"/>
      <w:divBdr>
        <w:top w:val="none" w:sz="0" w:space="0" w:color="auto"/>
        <w:left w:val="none" w:sz="0" w:space="0" w:color="auto"/>
        <w:bottom w:val="none" w:sz="0" w:space="0" w:color="auto"/>
        <w:right w:val="none" w:sz="0" w:space="0" w:color="auto"/>
      </w:divBdr>
    </w:div>
    <w:div w:id="1396781868">
      <w:bodyDiv w:val="1"/>
      <w:marLeft w:val="0"/>
      <w:marRight w:val="0"/>
      <w:marTop w:val="0"/>
      <w:marBottom w:val="0"/>
      <w:divBdr>
        <w:top w:val="none" w:sz="0" w:space="0" w:color="auto"/>
        <w:left w:val="none" w:sz="0" w:space="0" w:color="auto"/>
        <w:bottom w:val="none" w:sz="0" w:space="0" w:color="auto"/>
        <w:right w:val="none" w:sz="0" w:space="0" w:color="auto"/>
      </w:divBdr>
    </w:div>
    <w:div w:id="1397819376">
      <w:bodyDiv w:val="1"/>
      <w:marLeft w:val="0"/>
      <w:marRight w:val="0"/>
      <w:marTop w:val="0"/>
      <w:marBottom w:val="0"/>
      <w:divBdr>
        <w:top w:val="none" w:sz="0" w:space="0" w:color="auto"/>
        <w:left w:val="none" w:sz="0" w:space="0" w:color="auto"/>
        <w:bottom w:val="none" w:sz="0" w:space="0" w:color="auto"/>
        <w:right w:val="none" w:sz="0" w:space="0" w:color="auto"/>
      </w:divBdr>
    </w:div>
    <w:div w:id="1398281006">
      <w:bodyDiv w:val="1"/>
      <w:marLeft w:val="0"/>
      <w:marRight w:val="0"/>
      <w:marTop w:val="0"/>
      <w:marBottom w:val="0"/>
      <w:divBdr>
        <w:top w:val="none" w:sz="0" w:space="0" w:color="auto"/>
        <w:left w:val="none" w:sz="0" w:space="0" w:color="auto"/>
        <w:bottom w:val="none" w:sz="0" w:space="0" w:color="auto"/>
        <w:right w:val="none" w:sz="0" w:space="0" w:color="auto"/>
      </w:divBdr>
    </w:div>
    <w:div w:id="1398553140">
      <w:bodyDiv w:val="1"/>
      <w:marLeft w:val="0"/>
      <w:marRight w:val="0"/>
      <w:marTop w:val="0"/>
      <w:marBottom w:val="0"/>
      <w:divBdr>
        <w:top w:val="none" w:sz="0" w:space="0" w:color="auto"/>
        <w:left w:val="none" w:sz="0" w:space="0" w:color="auto"/>
        <w:bottom w:val="none" w:sz="0" w:space="0" w:color="auto"/>
        <w:right w:val="none" w:sz="0" w:space="0" w:color="auto"/>
      </w:divBdr>
    </w:div>
    <w:div w:id="1398672721">
      <w:bodyDiv w:val="1"/>
      <w:marLeft w:val="0"/>
      <w:marRight w:val="0"/>
      <w:marTop w:val="0"/>
      <w:marBottom w:val="0"/>
      <w:divBdr>
        <w:top w:val="none" w:sz="0" w:space="0" w:color="auto"/>
        <w:left w:val="none" w:sz="0" w:space="0" w:color="auto"/>
        <w:bottom w:val="none" w:sz="0" w:space="0" w:color="auto"/>
        <w:right w:val="none" w:sz="0" w:space="0" w:color="auto"/>
      </w:divBdr>
    </w:div>
    <w:div w:id="1399085011">
      <w:bodyDiv w:val="1"/>
      <w:marLeft w:val="0"/>
      <w:marRight w:val="0"/>
      <w:marTop w:val="0"/>
      <w:marBottom w:val="0"/>
      <w:divBdr>
        <w:top w:val="none" w:sz="0" w:space="0" w:color="auto"/>
        <w:left w:val="none" w:sz="0" w:space="0" w:color="auto"/>
        <w:bottom w:val="none" w:sz="0" w:space="0" w:color="auto"/>
        <w:right w:val="none" w:sz="0" w:space="0" w:color="auto"/>
      </w:divBdr>
    </w:div>
    <w:div w:id="1399400709">
      <w:bodyDiv w:val="1"/>
      <w:marLeft w:val="0"/>
      <w:marRight w:val="0"/>
      <w:marTop w:val="0"/>
      <w:marBottom w:val="0"/>
      <w:divBdr>
        <w:top w:val="none" w:sz="0" w:space="0" w:color="auto"/>
        <w:left w:val="none" w:sz="0" w:space="0" w:color="auto"/>
        <w:bottom w:val="none" w:sz="0" w:space="0" w:color="auto"/>
        <w:right w:val="none" w:sz="0" w:space="0" w:color="auto"/>
      </w:divBdr>
    </w:div>
    <w:div w:id="1399594844">
      <w:bodyDiv w:val="1"/>
      <w:marLeft w:val="0"/>
      <w:marRight w:val="0"/>
      <w:marTop w:val="0"/>
      <w:marBottom w:val="0"/>
      <w:divBdr>
        <w:top w:val="none" w:sz="0" w:space="0" w:color="auto"/>
        <w:left w:val="none" w:sz="0" w:space="0" w:color="auto"/>
        <w:bottom w:val="none" w:sz="0" w:space="0" w:color="auto"/>
        <w:right w:val="none" w:sz="0" w:space="0" w:color="auto"/>
      </w:divBdr>
    </w:div>
    <w:div w:id="1399940244">
      <w:bodyDiv w:val="1"/>
      <w:marLeft w:val="0"/>
      <w:marRight w:val="0"/>
      <w:marTop w:val="0"/>
      <w:marBottom w:val="0"/>
      <w:divBdr>
        <w:top w:val="none" w:sz="0" w:space="0" w:color="auto"/>
        <w:left w:val="none" w:sz="0" w:space="0" w:color="auto"/>
        <w:bottom w:val="none" w:sz="0" w:space="0" w:color="auto"/>
        <w:right w:val="none" w:sz="0" w:space="0" w:color="auto"/>
      </w:divBdr>
    </w:div>
    <w:div w:id="1400983053">
      <w:bodyDiv w:val="1"/>
      <w:marLeft w:val="0"/>
      <w:marRight w:val="0"/>
      <w:marTop w:val="0"/>
      <w:marBottom w:val="0"/>
      <w:divBdr>
        <w:top w:val="none" w:sz="0" w:space="0" w:color="auto"/>
        <w:left w:val="none" w:sz="0" w:space="0" w:color="auto"/>
        <w:bottom w:val="none" w:sz="0" w:space="0" w:color="auto"/>
        <w:right w:val="none" w:sz="0" w:space="0" w:color="auto"/>
      </w:divBdr>
    </w:div>
    <w:div w:id="1401097880">
      <w:bodyDiv w:val="1"/>
      <w:marLeft w:val="0"/>
      <w:marRight w:val="0"/>
      <w:marTop w:val="0"/>
      <w:marBottom w:val="0"/>
      <w:divBdr>
        <w:top w:val="none" w:sz="0" w:space="0" w:color="auto"/>
        <w:left w:val="none" w:sz="0" w:space="0" w:color="auto"/>
        <w:bottom w:val="none" w:sz="0" w:space="0" w:color="auto"/>
        <w:right w:val="none" w:sz="0" w:space="0" w:color="auto"/>
      </w:divBdr>
    </w:div>
    <w:div w:id="1401708473">
      <w:bodyDiv w:val="1"/>
      <w:marLeft w:val="0"/>
      <w:marRight w:val="0"/>
      <w:marTop w:val="0"/>
      <w:marBottom w:val="0"/>
      <w:divBdr>
        <w:top w:val="none" w:sz="0" w:space="0" w:color="auto"/>
        <w:left w:val="none" w:sz="0" w:space="0" w:color="auto"/>
        <w:bottom w:val="none" w:sz="0" w:space="0" w:color="auto"/>
        <w:right w:val="none" w:sz="0" w:space="0" w:color="auto"/>
      </w:divBdr>
    </w:div>
    <w:div w:id="1401900867">
      <w:bodyDiv w:val="1"/>
      <w:marLeft w:val="0"/>
      <w:marRight w:val="0"/>
      <w:marTop w:val="0"/>
      <w:marBottom w:val="0"/>
      <w:divBdr>
        <w:top w:val="none" w:sz="0" w:space="0" w:color="auto"/>
        <w:left w:val="none" w:sz="0" w:space="0" w:color="auto"/>
        <w:bottom w:val="none" w:sz="0" w:space="0" w:color="auto"/>
        <w:right w:val="none" w:sz="0" w:space="0" w:color="auto"/>
      </w:divBdr>
    </w:div>
    <w:div w:id="1401903143">
      <w:bodyDiv w:val="1"/>
      <w:marLeft w:val="0"/>
      <w:marRight w:val="0"/>
      <w:marTop w:val="0"/>
      <w:marBottom w:val="0"/>
      <w:divBdr>
        <w:top w:val="none" w:sz="0" w:space="0" w:color="auto"/>
        <w:left w:val="none" w:sz="0" w:space="0" w:color="auto"/>
        <w:bottom w:val="none" w:sz="0" w:space="0" w:color="auto"/>
        <w:right w:val="none" w:sz="0" w:space="0" w:color="auto"/>
      </w:divBdr>
    </w:div>
    <w:div w:id="1401903921">
      <w:bodyDiv w:val="1"/>
      <w:marLeft w:val="0"/>
      <w:marRight w:val="0"/>
      <w:marTop w:val="0"/>
      <w:marBottom w:val="0"/>
      <w:divBdr>
        <w:top w:val="none" w:sz="0" w:space="0" w:color="auto"/>
        <w:left w:val="none" w:sz="0" w:space="0" w:color="auto"/>
        <w:bottom w:val="none" w:sz="0" w:space="0" w:color="auto"/>
        <w:right w:val="none" w:sz="0" w:space="0" w:color="auto"/>
      </w:divBdr>
    </w:div>
    <w:div w:id="1401974716">
      <w:bodyDiv w:val="1"/>
      <w:marLeft w:val="0"/>
      <w:marRight w:val="0"/>
      <w:marTop w:val="0"/>
      <w:marBottom w:val="0"/>
      <w:divBdr>
        <w:top w:val="none" w:sz="0" w:space="0" w:color="auto"/>
        <w:left w:val="none" w:sz="0" w:space="0" w:color="auto"/>
        <w:bottom w:val="none" w:sz="0" w:space="0" w:color="auto"/>
        <w:right w:val="none" w:sz="0" w:space="0" w:color="auto"/>
      </w:divBdr>
    </w:div>
    <w:div w:id="1402170141">
      <w:bodyDiv w:val="1"/>
      <w:marLeft w:val="0"/>
      <w:marRight w:val="0"/>
      <w:marTop w:val="0"/>
      <w:marBottom w:val="0"/>
      <w:divBdr>
        <w:top w:val="none" w:sz="0" w:space="0" w:color="auto"/>
        <w:left w:val="none" w:sz="0" w:space="0" w:color="auto"/>
        <w:bottom w:val="none" w:sz="0" w:space="0" w:color="auto"/>
        <w:right w:val="none" w:sz="0" w:space="0" w:color="auto"/>
      </w:divBdr>
    </w:div>
    <w:div w:id="1402602996">
      <w:bodyDiv w:val="1"/>
      <w:marLeft w:val="0"/>
      <w:marRight w:val="0"/>
      <w:marTop w:val="0"/>
      <w:marBottom w:val="0"/>
      <w:divBdr>
        <w:top w:val="none" w:sz="0" w:space="0" w:color="auto"/>
        <w:left w:val="none" w:sz="0" w:space="0" w:color="auto"/>
        <w:bottom w:val="none" w:sz="0" w:space="0" w:color="auto"/>
        <w:right w:val="none" w:sz="0" w:space="0" w:color="auto"/>
      </w:divBdr>
    </w:div>
    <w:div w:id="1402946857">
      <w:bodyDiv w:val="1"/>
      <w:marLeft w:val="0"/>
      <w:marRight w:val="0"/>
      <w:marTop w:val="0"/>
      <w:marBottom w:val="0"/>
      <w:divBdr>
        <w:top w:val="none" w:sz="0" w:space="0" w:color="auto"/>
        <w:left w:val="none" w:sz="0" w:space="0" w:color="auto"/>
        <w:bottom w:val="none" w:sz="0" w:space="0" w:color="auto"/>
        <w:right w:val="none" w:sz="0" w:space="0" w:color="auto"/>
      </w:divBdr>
    </w:div>
    <w:div w:id="1403060976">
      <w:bodyDiv w:val="1"/>
      <w:marLeft w:val="0"/>
      <w:marRight w:val="0"/>
      <w:marTop w:val="0"/>
      <w:marBottom w:val="0"/>
      <w:divBdr>
        <w:top w:val="none" w:sz="0" w:space="0" w:color="auto"/>
        <w:left w:val="none" w:sz="0" w:space="0" w:color="auto"/>
        <w:bottom w:val="none" w:sz="0" w:space="0" w:color="auto"/>
        <w:right w:val="none" w:sz="0" w:space="0" w:color="auto"/>
      </w:divBdr>
    </w:div>
    <w:div w:id="1403331590">
      <w:bodyDiv w:val="1"/>
      <w:marLeft w:val="0"/>
      <w:marRight w:val="0"/>
      <w:marTop w:val="0"/>
      <w:marBottom w:val="0"/>
      <w:divBdr>
        <w:top w:val="none" w:sz="0" w:space="0" w:color="auto"/>
        <w:left w:val="none" w:sz="0" w:space="0" w:color="auto"/>
        <w:bottom w:val="none" w:sz="0" w:space="0" w:color="auto"/>
        <w:right w:val="none" w:sz="0" w:space="0" w:color="auto"/>
      </w:divBdr>
    </w:div>
    <w:div w:id="1403680743">
      <w:bodyDiv w:val="1"/>
      <w:marLeft w:val="0"/>
      <w:marRight w:val="0"/>
      <w:marTop w:val="0"/>
      <w:marBottom w:val="0"/>
      <w:divBdr>
        <w:top w:val="none" w:sz="0" w:space="0" w:color="auto"/>
        <w:left w:val="none" w:sz="0" w:space="0" w:color="auto"/>
        <w:bottom w:val="none" w:sz="0" w:space="0" w:color="auto"/>
        <w:right w:val="none" w:sz="0" w:space="0" w:color="auto"/>
      </w:divBdr>
    </w:div>
    <w:div w:id="1403986394">
      <w:bodyDiv w:val="1"/>
      <w:marLeft w:val="0"/>
      <w:marRight w:val="0"/>
      <w:marTop w:val="0"/>
      <w:marBottom w:val="0"/>
      <w:divBdr>
        <w:top w:val="none" w:sz="0" w:space="0" w:color="auto"/>
        <w:left w:val="none" w:sz="0" w:space="0" w:color="auto"/>
        <w:bottom w:val="none" w:sz="0" w:space="0" w:color="auto"/>
        <w:right w:val="none" w:sz="0" w:space="0" w:color="auto"/>
      </w:divBdr>
    </w:div>
    <w:div w:id="1403990393">
      <w:bodyDiv w:val="1"/>
      <w:marLeft w:val="0"/>
      <w:marRight w:val="0"/>
      <w:marTop w:val="0"/>
      <w:marBottom w:val="0"/>
      <w:divBdr>
        <w:top w:val="none" w:sz="0" w:space="0" w:color="auto"/>
        <w:left w:val="none" w:sz="0" w:space="0" w:color="auto"/>
        <w:bottom w:val="none" w:sz="0" w:space="0" w:color="auto"/>
        <w:right w:val="none" w:sz="0" w:space="0" w:color="auto"/>
      </w:divBdr>
    </w:div>
    <w:div w:id="1404258225">
      <w:bodyDiv w:val="1"/>
      <w:marLeft w:val="0"/>
      <w:marRight w:val="0"/>
      <w:marTop w:val="0"/>
      <w:marBottom w:val="0"/>
      <w:divBdr>
        <w:top w:val="none" w:sz="0" w:space="0" w:color="auto"/>
        <w:left w:val="none" w:sz="0" w:space="0" w:color="auto"/>
        <w:bottom w:val="none" w:sz="0" w:space="0" w:color="auto"/>
        <w:right w:val="none" w:sz="0" w:space="0" w:color="auto"/>
      </w:divBdr>
    </w:div>
    <w:div w:id="1404445796">
      <w:bodyDiv w:val="1"/>
      <w:marLeft w:val="0"/>
      <w:marRight w:val="0"/>
      <w:marTop w:val="0"/>
      <w:marBottom w:val="0"/>
      <w:divBdr>
        <w:top w:val="none" w:sz="0" w:space="0" w:color="auto"/>
        <w:left w:val="none" w:sz="0" w:space="0" w:color="auto"/>
        <w:bottom w:val="none" w:sz="0" w:space="0" w:color="auto"/>
        <w:right w:val="none" w:sz="0" w:space="0" w:color="auto"/>
      </w:divBdr>
    </w:div>
    <w:div w:id="1404984747">
      <w:bodyDiv w:val="1"/>
      <w:marLeft w:val="0"/>
      <w:marRight w:val="0"/>
      <w:marTop w:val="0"/>
      <w:marBottom w:val="0"/>
      <w:divBdr>
        <w:top w:val="none" w:sz="0" w:space="0" w:color="auto"/>
        <w:left w:val="none" w:sz="0" w:space="0" w:color="auto"/>
        <w:bottom w:val="none" w:sz="0" w:space="0" w:color="auto"/>
        <w:right w:val="none" w:sz="0" w:space="0" w:color="auto"/>
      </w:divBdr>
    </w:div>
    <w:div w:id="1405177185">
      <w:bodyDiv w:val="1"/>
      <w:marLeft w:val="0"/>
      <w:marRight w:val="0"/>
      <w:marTop w:val="0"/>
      <w:marBottom w:val="0"/>
      <w:divBdr>
        <w:top w:val="none" w:sz="0" w:space="0" w:color="auto"/>
        <w:left w:val="none" w:sz="0" w:space="0" w:color="auto"/>
        <w:bottom w:val="none" w:sz="0" w:space="0" w:color="auto"/>
        <w:right w:val="none" w:sz="0" w:space="0" w:color="auto"/>
      </w:divBdr>
    </w:div>
    <w:div w:id="1406411991">
      <w:bodyDiv w:val="1"/>
      <w:marLeft w:val="0"/>
      <w:marRight w:val="0"/>
      <w:marTop w:val="0"/>
      <w:marBottom w:val="0"/>
      <w:divBdr>
        <w:top w:val="none" w:sz="0" w:space="0" w:color="auto"/>
        <w:left w:val="none" w:sz="0" w:space="0" w:color="auto"/>
        <w:bottom w:val="none" w:sz="0" w:space="0" w:color="auto"/>
        <w:right w:val="none" w:sz="0" w:space="0" w:color="auto"/>
      </w:divBdr>
    </w:div>
    <w:div w:id="1406689094">
      <w:bodyDiv w:val="1"/>
      <w:marLeft w:val="0"/>
      <w:marRight w:val="0"/>
      <w:marTop w:val="0"/>
      <w:marBottom w:val="0"/>
      <w:divBdr>
        <w:top w:val="none" w:sz="0" w:space="0" w:color="auto"/>
        <w:left w:val="none" w:sz="0" w:space="0" w:color="auto"/>
        <w:bottom w:val="none" w:sz="0" w:space="0" w:color="auto"/>
        <w:right w:val="none" w:sz="0" w:space="0" w:color="auto"/>
      </w:divBdr>
    </w:div>
    <w:div w:id="1406956847">
      <w:bodyDiv w:val="1"/>
      <w:marLeft w:val="0"/>
      <w:marRight w:val="0"/>
      <w:marTop w:val="0"/>
      <w:marBottom w:val="0"/>
      <w:divBdr>
        <w:top w:val="none" w:sz="0" w:space="0" w:color="auto"/>
        <w:left w:val="none" w:sz="0" w:space="0" w:color="auto"/>
        <w:bottom w:val="none" w:sz="0" w:space="0" w:color="auto"/>
        <w:right w:val="none" w:sz="0" w:space="0" w:color="auto"/>
      </w:divBdr>
    </w:div>
    <w:div w:id="1408069319">
      <w:bodyDiv w:val="1"/>
      <w:marLeft w:val="0"/>
      <w:marRight w:val="0"/>
      <w:marTop w:val="0"/>
      <w:marBottom w:val="0"/>
      <w:divBdr>
        <w:top w:val="none" w:sz="0" w:space="0" w:color="auto"/>
        <w:left w:val="none" w:sz="0" w:space="0" w:color="auto"/>
        <w:bottom w:val="none" w:sz="0" w:space="0" w:color="auto"/>
        <w:right w:val="none" w:sz="0" w:space="0" w:color="auto"/>
      </w:divBdr>
    </w:div>
    <w:div w:id="1408259295">
      <w:bodyDiv w:val="1"/>
      <w:marLeft w:val="0"/>
      <w:marRight w:val="0"/>
      <w:marTop w:val="0"/>
      <w:marBottom w:val="0"/>
      <w:divBdr>
        <w:top w:val="none" w:sz="0" w:space="0" w:color="auto"/>
        <w:left w:val="none" w:sz="0" w:space="0" w:color="auto"/>
        <w:bottom w:val="none" w:sz="0" w:space="0" w:color="auto"/>
        <w:right w:val="none" w:sz="0" w:space="0" w:color="auto"/>
      </w:divBdr>
    </w:div>
    <w:div w:id="1408649382">
      <w:bodyDiv w:val="1"/>
      <w:marLeft w:val="0"/>
      <w:marRight w:val="0"/>
      <w:marTop w:val="0"/>
      <w:marBottom w:val="0"/>
      <w:divBdr>
        <w:top w:val="none" w:sz="0" w:space="0" w:color="auto"/>
        <w:left w:val="none" w:sz="0" w:space="0" w:color="auto"/>
        <w:bottom w:val="none" w:sz="0" w:space="0" w:color="auto"/>
        <w:right w:val="none" w:sz="0" w:space="0" w:color="auto"/>
      </w:divBdr>
    </w:div>
    <w:div w:id="1408915694">
      <w:bodyDiv w:val="1"/>
      <w:marLeft w:val="0"/>
      <w:marRight w:val="0"/>
      <w:marTop w:val="0"/>
      <w:marBottom w:val="0"/>
      <w:divBdr>
        <w:top w:val="none" w:sz="0" w:space="0" w:color="auto"/>
        <w:left w:val="none" w:sz="0" w:space="0" w:color="auto"/>
        <w:bottom w:val="none" w:sz="0" w:space="0" w:color="auto"/>
        <w:right w:val="none" w:sz="0" w:space="0" w:color="auto"/>
      </w:divBdr>
    </w:div>
    <w:div w:id="1409038075">
      <w:bodyDiv w:val="1"/>
      <w:marLeft w:val="0"/>
      <w:marRight w:val="0"/>
      <w:marTop w:val="0"/>
      <w:marBottom w:val="0"/>
      <w:divBdr>
        <w:top w:val="none" w:sz="0" w:space="0" w:color="auto"/>
        <w:left w:val="none" w:sz="0" w:space="0" w:color="auto"/>
        <w:bottom w:val="none" w:sz="0" w:space="0" w:color="auto"/>
        <w:right w:val="none" w:sz="0" w:space="0" w:color="auto"/>
      </w:divBdr>
    </w:div>
    <w:div w:id="1411267368">
      <w:bodyDiv w:val="1"/>
      <w:marLeft w:val="0"/>
      <w:marRight w:val="0"/>
      <w:marTop w:val="0"/>
      <w:marBottom w:val="0"/>
      <w:divBdr>
        <w:top w:val="none" w:sz="0" w:space="0" w:color="auto"/>
        <w:left w:val="none" w:sz="0" w:space="0" w:color="auto"/>
        <w:bottom w:val="none" w:sz="0" w:space="0" w:color="auto"/>
        <w:right w:val="none" w:sz="0" w:space="0" w:color="auto"/>
      </w:divBdr>
    </w:div>
    <w:div w:id="1411459926">
      <w:bodyDiv w:val="1"/>
      <w:marLeft w:val="0"/>
      <w:marRight w:val="0"/>
      <w:marTop w:val="0"/>
      <w:marBottom w:val="0"/>
      <w:divBdr>
        <w:top w:val="none" w:sz="0" w:space="0" w:color="auto"/>
        <w:left w:val="none" w:sz="0" w:space="0" w:color="auto"/>
        <w:bottom w:val="none" w:sz="0" w:space="0" w:color="auto"/>
        <w:right w:val="none" w:sz="0" w:space="0" w:color="auto"/>
      </w:divBdr>
    </w:div>
    <w:div w:id="1411587201">
      <w:bodyDiv w:val="1"/>
      <w:marLeft w:val="0"/>
      <w:marRight w:val="0"/>
      <w:marTop w:val="0"/>
      <w:marBottom w:val="0"/>
      <w:divBdr>
        <w:top w:val="none" w:sz="0" w:space="0" w:color="auto"/>
        <w:left w:val="none" w:sz="0" w:space="0" w:color="auto"/>
        <w:bottom w:val="none" w:sz="0" w:space="0" w:color="auto"/>
        <w:right w:val="none" w:sz="0" w:space="0" w:color="auto"/>
      </w:divBdr>
    </w:div>
    <w:div w:id="1411611439">
      <w:bodyDiv w:val="1"/>
      <w:marLeft w:val="0"/>
      <w:marRight w:val="0"/>
      <w:marTop w:val="0"/>
      <w:marBottom w:val="0"/>
      <w:divBdr>
        <w:top w:val="none" w:sz="0" w:space="0" w:color="auto"/>
        <w:left w:val="none" w:sz="0" w:space="0" w:color="auto"/>
        <w:bottom w:val="none" w:sz="0" w:space="0" w:color="auto"/>
        <w:right w:val="none" w:sz="0" w:space="0" w:color="auto"/>
      </w:divBdr>
    </w:div>
    <w:div w:id="1412383627">
      <w:bodyDiv w:val="1"/>
      <w:marLeft w:val="0"/>
      <w:marRight w:val="0"/>
      <w:marTop w:val="0"/>
      <w:marBottom w:val="0"/>
      <w:divBdr>
        <w:top w:val="none" w:sz="0" w:space="0" w:color="auto"/>
        <w:left w:val="none" w:sz="0" w:space="0" w:color="auto"/>
        <w:bottom w:val="none" w:sz="0" w:space="0" w:color="auto"/>
        <w:right w:val="none" w:sz="0" w:space="0" w:color="auto"/>
      </w:divBdr>
    </w:div>
    <w:div w:id="1413088965">
      <w:bodyDiv w:val="1"/>
      <w:marLeft w:val="0"/>
      <w:marRight w:val="0"/>
      <w:marTop w:val="0"/>
      <w:marBottom w:val="0"/>
      <w:divBdr>
        <w:top w:val="none" w:sz="0" w:space="0" w:color="auto"/>
        <w:left w:val="none" w:sz="0" w:space="0" w:color="auto"/>
        <w:bottom w:val="none" w:sz="0" w:space="0" w:color="auto"/>
        <w:right w:val="none" w:sz="0" w:space="0" w:color="auto"/>
      </w:divBdr>
    </w:div>
    <w:div w:id="1413309171">
      <w:bodyDiv w:val="1"/>
      <w:marLeft w:val="0"/>
      <w:marRight w:val="0"/>
      <w:marTop w:val="0"/>
      <w:marBottom w:val="0"/>
      <w:divBdr>
        <w:top w:val="none" w:sz="0" w:space="0" w:color="auto"/>
        <w:left w:val="none" w:sz="0" w:space="0" w:color="auto"/>
        <w:bottom w:val="none" w:sz="0" w:space="0" w:color="auto"/>
        <w:right w:val="none" w:sz="0" w:space="0" w:color="auto"/>
      </w:divBdr>
    </w:div>
    <w:div w:id="1414283293">
      <w:bodyDiv w:val="1"/>
      <w:marLeft w:val="0"/>
      <w:marRight w:val="0"/>
      <w:marTop w:val="0"/>
      <w:marBottom w:val="0"/>
      <w:divBdr>
        <w:top w:val="none" w:sz="0" w:space="0" w:color="auto"/>
        <w:left w:val="none" w:sz="0" w:space="0" w:color="auto"/>
        <w:bottom w:val="none" w:sz="0" w:space="0" w:color="auto"/>
        <w:right w:val="none" w:sz="0" w:space="0" w:color="auto"/>
      </w:divBdr>
    </w:div>
    <w:div w:id="1414741358">
      <w:bodyDiv w:val="1"/>
      <w:marLeft w:val="0"/>
      <w:marRight w:val="0"/>
      <w:marTop w:val="0"/>
      <w:marBottom w:val="0"/>
      <w:divBdr>
        <w:top w:val="none" w:sz="0" w:space="0" w:color="auto"/>
        <w:left w:val="none" w:sz="0" w:space="0" w:color="auto"/>
        <w:bottom w:val="none" w:sz="0" w:space="0" w:color="auto"/>
        <w:right w:val="none" w:sz="0" w:space="0" w:color="auto"/>
      </w:divBdr>
    </w:div>
    <w:div w:id="1414816454">
      <w:bodyDiv w:val="1"/>
      <w:marLeft w:val="0"/>
      <w:marRight w:val="0"/>
      <w:marTop w:val="0"/>
      <w:marBottom w:val="0"/>
      <w:divBdr>
        <w:top w:val="none" w:sz="0" w:space="0" w:color="auto"/>
        <w:left w:val="none" w:sz="0" w:space="0" w:color="auto"/>
        <w:bottom w:val="none" w:sz="0" w:space="0" w:color="auto"/>
        <w:right w:val="none" w:sz="0" w:space="0" w:color="auto"/>
      </w:divBdr>
    </w:div>
    <w:div w:id="1415973077">
      <w:bodyDiv w:val="1"/>
      <w:marLeft w:val="0"/>
      <w:marRight w:val="0"/>
      <w:marTop w:val="0"/>
      <w:marBottom w:val="0"/>
      <w:divBdr>
        <w:top w:val="none" w:sz="0" w:space="0" w:color="auto"/>
        <w:left w:val="none" w:sz="0" w:space="0" w:color="auto"/>
        <w:bottom w:val="none" w:sz="0" w:space="0" w:color="auto"/>
        <w:right w:val="none" w:sz="0" w:space="0" w:color="auto"/>
      </w:divBdr>
    </w:div>
    <w:div w:id="1416319713">
      <w:bodyDiv w:val="1"/>
      <w:marLeft w:val="0"/>
      <w:marRight w:val="0"/>
      <w:marTop w:val="0"/>
      <w:marBottom w:val="0"/>
      <w:divBdr>
        <w:top w:val="none" w:sz="0" w:space="0" w:color="auto"/>
        <w:left w:val="none" w:sz="0" w:space="0" w:color="auto"/>
        <w:bottom w:val="none" w:sz="0" w:space="0" w:color="auto"/>
        <w:right w:val="none" w:sz="0" w:space="0" w:color="auto"/>
      </w:divBdr>
    </w:div>
    <w:div w:id="1416365768">
      <w:bodyDiv w:val="1"/>
      <w:marLeft w:val="0"/>
      <w:marRight w:val="0"/>
      <w:marTop w:val="0"/>
      <w:marBottom w:val="0"/>
      <w:divBdr>
        <w:top w:val="none" w:sz="0" w:space="0" w:color="auto"/>
        <w:left w:val="none" w:sz="0" w:space="0" w:color="auto"/>
        <w:bottom w:val="none" w:sz="0" w:space="0" w:color="auto"/>
        <w:right w:val="none" w:sz="0" w:space="0" w:color="auto"/>
      </w:divBdr>
    </w:div>
    <w:div w:id="1416436873">
      <w:bodyDiv w:val="1"/>
      <w:marLeft w:val="0"/>
      <w:marRight w:val="0"/>
      <w:marTop w:val="0"/>
      <w:marBottom w:val="0"/>
      <w:divBdr>
        <w:top w:val="none" w:sz="0" w:space="0" w:color="auto"/>
        <w:left w:val="none" w:sz="0" w:space="0" w:color="auto"/>
        <w:bottom w:val="none" w:sz="0" w:space="0" w:color="auto"/>
        <w:right w:val="none" w:sz="0" w:space="0" w:color="auto"/>
      </w:divBdr>
    </w:div>
    <w:div w:id="1416512820">
      <w:bodyDiv w:val="1"/>
      <w:marLeft w:val="0"/>
      <w:marRight w:val="0"/>
      <w:marTop w:val="0"/>
      <w:marBottom w:val="0"/>
      <w:divBdr>
        <w:top w:val="none" w:sz="0" w:space="0" w:color="auto"/>
        <w:left w:val="none" w:sz="0" w:space="0" w:color="auto"/>
        <w:bottom w:val="none" w:sz="0" w:space="0" w:color="auto"/>
        <w:right w:val="none" w:sz="0" w:space="0" w:color="auto"/>
      </w:divBdr>
    </w:div>
    <w:div w:id="1416634310">
      <w:bodyDiv w:val="1"/>
      <w:marLeft w:val="0"/>
      <w:marRight w:val="0"/>
      <w:marTop w:val="0"/>
      <w:marBottom w:val="0"/>
      <w:divBdr>
        <w:top w:val="none" w:sz="0" w:space="0" w:color="auto"/>
        <w:left w:val="none" w:sz="0" w:space="0" w:color="auto"/>
        <w:bottom w:val="none" w:sz="0" w:space="0" w:color="auto"/>
        <w:right w:val="none" w:sz="0" w:space="0" w:color="auto"/>
      </w:divBdr>
    </w:div>
    <w:div w:id="1416977210">
      <w:bodyDiv w:val="1"/>
      <w:marLeft w:val="0"/>
      <w:marRight w:val="0"/>
      <w:marTop w:val="0"/>
      <w:marBottom w:val="0"/>
      <w:divBdr>
        <w:top w:val="none" w:sz="0" w:space="0" w:color="auto"/>
        <w:left w:val="none" w:sz="0" w:space="0" w:color="auto"/>
        <w:bottom w:val="none" w:sz="0" w:space="0" w:color="auto"/>
        <w:right w:val="none" w:sz="0" w:space="0" w:color="auto"/>
      </w:divBdr>
    </w:div>
    <w:div w:id="1417441271">
      <w:bodyDiv w:val="1"/>
      <w:marLeft w:val="0"/>
      <w:marRight w:val="0"/>
      <w:marTop w:val="0"/>
      <w:marBottom w:val="0"/>
      <w:divBdr>
        <w:top w:val="none" w:sz="0" w:space="0" w:color="auto"/>
        <w:left w:val="none" w:sz="0" w:space="0" w:color="auto"/>
        <w:bottom w:val="none" w:sz="0" w:space="0" w:color="auto"/>
        <w:right w:val="none" w:sz="0" w:space="0" w:color="auto"/>
      </w:divBdr>
    </w:div>
    <w:div w:id="1418136242">
      <w:bodyDiv w:val="1"/>
      <w:marLeft w:val="0"/>
      <w:marRight w:val="0"/>
      <w:marTop w:val="0"/>
      <w:marBottom w:val="0"/>
      <w:divBdr>
        <w:top w:val="none" w:sz="0" w:space="0" w:color="auto"/>
        <w:left w:val="none" w:sz="0" w:space="0" w:color="auto"/>
        <w:bottom w:val="none" w:sz="0" w:space="0" w:color="auto"/>
        <w:right w:val="none" w:sz="0" w:space="0" w:color="auto"/>
      </w:divBdr>
    </w:div>
    <w:div w:id="1418285257">
      <w:bodyDiv w:val="1"/>
      <w:marLeft w:val="0"/>
      <w:marRight w:val="0"/>
      <w:marTop w:val="0"/>
      <w:marBottom w:val="0"/>
      <w:divBdr>
        <w:top w:val="none" w:sz="0" w:space="0" w:color="auto"/>
        <w:left w:val="none" w:sz="0" w:space="0" w:color="auto"/>
        <w:bottom w:val="none" w:sz="0" w:space="0" w:color="auto"/>
        <w:right w:val="none" w:sz="0" w:space="0" w:color="auto"/>
      </w:divBdr>
    </w:div>
    <w:div w:id="1418399987">
      <w:bodyDiv w:val="1"/>
      <w:marLeft w:val="0"/>
      <w:marRight w:val="0"/>
      <w:marTop w:val="0"/>
      <w:marBottom w:val="0"/>
      <w:divBdr>
        <w:top w:val="none" w:sz="0" w:space="0" w:color="auto"/>
        <w:left w:val="none" w:sz="0" w:space="0" w:color="auto"/>
        <w:bottom w:val="none" w:sz="0" w:space="0" w:color="auto"/>
        <w:right w:val="none" w:sz="0" w:space="0" w:color="auto"/>
      </w:divBdr>
    </w:div>
    <w:div w:id="1418670323">
      <w:bodyDiv w:val="1"/>
      <w:marLeft w:val="0"/>
      <w:marRight w:val="0"/>
      <w:marTop w:val="0"/>
      <w:marBottom w:val="0"/>
      <w:divBdr>
        <w:top w:val="none" w:sz="0" w:space="0" w:color="auto"/>
        <w:left w:val="none" w:sz="0" w:space="0" w:color="auto"/>
        <w:bottom w:val="none" w:sz="0" w:space="0" w:color="auto"/>
        <w:right w:val="none" w:sz="0" w:space="0" w:color="auto"/>
      </w:divBdr>
    </w:div>
    <w:div w:id="1418988195">
      <w:bodyDiv w:val="1"/>
      <w:marLeft w:val="0"/>
      <w:marRight w:val="0"/>
      <w:marTop w:val="0"/>
      <w:marBottom w:val="0"/>
      <w:divBdr>
        <w:top w:val="none" w:sz="0" w:space="0" w:color="auto"/>
        <w:left w:val="none" w:sz="0" w:space="0" w:color="auto"/>
        <w:bottom w:val="none" w:sz="0" w:space="0" w:color="auto"/>
        <w:right w:val="none" w:sz="0" w:space="0" w:color="auto"/>
      </w:divBdr>
    </w:div>
    <w:div w:id="1419323172">
      <w:bodyDiv w:val="1"/>
      <w:marLeft w:val="0"/>
      <w:marRight w:val="0"/>
      <w:marTop w:val="0"/>
      <w:marBottom w:val="0"/>
      <w:divBdr>
        <w:top w:val="none" w:sz="0" w:space="0" w:color="auto"/>
        <w:left w:val="none" w:sz="0" w:space="0" w:color="auto"/>
        <w:bottom w:val="none" w:sz="0" w:space="0" w:color="auto"/>
        <w:right w:val="none" w:sz="0" w:space="0" w:color="auto"/>
      </w:divBdr>
    </w:div>
    <w:div w:id="1419331978">
      <w:bodyDiv w:val="1"/>
      <w:marLeft w:val="0"/>
      <w:marRight w:val="0"/>
      <w:marTop w:val="0"/>
      <w:marBottom w:val="0"/>
      <w:divBdr>
        <w:top w:val="none" w:sz="0" w:space="0" w:color="auto"/>
        <w:left w:val="none" w:sz="0" w:space="0" w:color="auto"/>
        <w:bottom w:val="none" w:sz="0" w:space="0" w:color="auto"/>
        <w:right w:val="none" w:sz="0" w:space="0" w:color="auto"/>
      </w:divBdr>
    </w:div>
    <w:div w:id="1419791145">
      <w:bodyDiv w:val="1"/>
      <w:marLeft w:val="0"/>
      <w:marRight w:val="0"/>
      <w:marTop w:val="0"/>
      <w:marBottom w:val="0"/>
      <w:divBdr>
        <w:top w:val="none" w:sz="0" w:space="0" w:color="auto"/>
        <w:left w:val="none" w:sz="0" w:space="0" w:color="auto"/>
        <w:bottom w:val="none" w:sz="0" w:space="0" w:color="auto"/>
        <w:right w:val="none" w:sz="0" w:space="0" w:color="auto"/>
      </w:divBdr>
    </w:div>
    <w:div w:id="1419791358">
      <w:bodyDiv w:val="1"/>
      <w:marLeft w:val="0"/>
      <w:marRight w:val="0"/>
      <w:marTop w:val="0"/>
      <w:marBottom w:val="0"/>
      <w:divBdr>
        <w:top w:val="none" w:sz="0" w:space="0" w:color="auto"/>
        <w:left w:val="none" w:sz="0" w:space="0" w:color="auto"/>
        <w:bottom w:val="none" w:sz="0" w:space="0" w:color="auto"/>
        <w:right w:val="none" w:sz="0" w:space="0" w:color="auto"/>
      </w:divBdr>
    </w:div>
    <w:div w:id="1419863095">
      <w:bodyDiv w:val="1"/>
      <w:marLeft w:val="0"/>
      <w:marRight w:val="0"/>
      <w:marTop w:val="0"/>
      <w:marBottom w:val="0"/>
      <w:divBdr>
        <w:top w:val="none" w:sz="0" w:space="0" w:color="auto"/>
        <w:left w:val="none" w:sz="0" w:space="0" w:color="auto"/>
        <w:bottom w:val="none" w:sz="0" w:space="0" w:color="auto"/>
        <w:right w:val="none" w:sz="0" w:space="0" w:color="auto"/>
      </w:divBdr>
    </w:div>
    <w:div w:id="1419978812">
      <w:bodyDiv w:val="1"/>
      <w:marLeft w:val="0"/>
      <w:marRight w:val="0"/>
      <w:marTop w:val="0"/>
      <w:marBottom w:val="0"/>
      <w:divBdr>
        <w:top w:val="none" w:sz="0" w:space="0" w:color="auto"/>
        <w:left w:val="none" w:sz="0" w:space="0" w:color="auto"/>
        <w:bottom w:val="none" w:sz="0" w:space="0" w:color="auto"/>
        <w:right w:val="none" w:sz="0" w:space="0" w:color="auto"/>
      </w:divBdr>
    </w:div>
    <w:div w:id="1420951562">
      <w:bodyDiv w:val="1"/>
      <w:marLeft w:val="0"/>
      <w:marRight w:val="0"/>
      <w:marTop w:val="0"/>
      <w:marBottom w:val="0"/>
      <w:divBdr>
        <w:top w:val="none" w:sz="0" w:space="0" w:color="auto"/>
        <w:left w:val="none" w:sz="0" w:space="0" w:color="auto"/>
        <w:bottom w:val="none" w:sz="0" w:space="0" w:color="auto"/>
        <w:right w:val="none" w:sz="0" w:space="0" w:color="auto"/>
      </w:divBdr>
    </w:div>
    <w:div w:id="1420951640">
      <w:bodyDiv w:val="1"/>
      <w:marLeft w:val="0"/>
      <w:marRight w:val="0"/>
      <w:marTop w:val="0"/>
      <w:marBottom w:val="0"/>
      <w:divBdr>
        <w:top w:val="none" w:sz="0" w:space="0" w:color="auto"/>
        <w:left w:val="none" w:sz="0" w:space="0" w:color="auto"/>
        <w:bottom w:val="none" w:sz="0" w:space="0" w:color="auto"/>
        <w:right w:val="none" w:sz="0" w:space="0" w:color="auto"/>
      </w:divBdr>
    </w:div>
    <w:div w:id="1421683462">
      <w:bodyDiv w:val="1"/>
      <w:marLeft w:val="0"/>
      <w:marRight w:val="0"/>
      <w:marTop w:val="0"/>
      <w:marBottom w:val="0"/>
      <w:divBdr>
        <w:top w:val="none" w:sz="0" w:space="0" w:color="auto"/>
        <w:left w:val="none" w:sz="0" w:space="0" w:color="auto"/>
        <w:bottom w:val="none" w:sz="0" w:space="0" w:color="auto"/>
        <w:right w:val="none" w:sz="0" w:space="0" w:color="auto"/>
      </w:divBdr>
    </w:div>
    <w:div w:id="1421751920">
      <w:bodyDiv w:val="1"/>
      <w:marLeft w:val="0"/>
      <w:marRight w:val="0"/>
      <w:marTop w:val="0"/>
      <w:marBottom w:val="0"/>
      <w:divBdr>
        <w:top w:val="none" w:sz="0" w:space="0" w:color="auto"/>
        <w:left w:val="none" w:sz="0" w:space="0" w:color="auto"/>
        <w:bottom w:val="none" w:sz="0" w:space="0" w:color="auto"/>
        <w:right w:val="none" w:sz="0" w:space="0" w:color="auto"/>
      </w:divBdr>
    </w:div>
    <w:div w:id="1421757991">
      <w:bodyDiv w:val="1"/>
      <w:marLeft w:val="0"/>
      <w:marRight w:val="0"/>
      <w:marTop w:val="0"/>
      <w:marBottom w:val="0"/>
      <w:divBdr>
        <w:top w:val="none" w:sz="0" w:space="0" w:color="auto"/>
        <w:left w:val="none" w:sz="0" w:space="0" w:color="auto"/>
        <w:bottom w:val="none" w:sz="0" w:space="0" w:color="auto"/>
        <w:right w:val="none" w:sz="0" w:space="0" w:color="auto"/>
      </w:divBdr>
    </w:div>
    <w:div w:id="1421831231">
      <w:bodyDiv w:val="1"/>
      <w:marLeft w:val="0"/>
      <w:marRight w:val="0"/>
      <w:marTop w:val="0"/>
      <w:marBottom w:val="0"/>
      <w:divBdr>
        <w:top w:val="none" w:sz="0" w:space="0" w:color="auto"/>
        <w:left w:val="none" w:sz="0" w:space="0" w:color="auto"/>
        <w:bottom w:val="none" w:sz="0" w:space="0" w:color="auto"/>
        <w:right w:val="none" w:sz="0" w:space="0" w:color="auto"/>
      </w:divBdr>
    </w:div>
    <w:div w:id="1422489013">
      <w:bodyDiv w:val="1"/>
      <w:marLeft w:val="0"/>
      <w:marRight w:val="0"/>
      <w:marTop w:val="0"/>
      <w:marBottom w:val="0"/>
      <w:divBdr>
        <w:top w:val="none" w:sz="0" w:space="0" w:color="auto"/>
        <w:left w:val="none" w:sz="0" w:space="0" w:color="auto"/>
        <w:bottom w:val="none" w:sz="0" w:space="0" w:color="auto"/>
        <w:right w:val="none" w:sz="0" w:space="0" w:color="auto"/>
      </w:divBdr>
    </w:div>
    <w:div w:id="1422680083">
      <w:bodyDiv w:val="1"/>
      <w:marLeft w:val="0"/>
      <w:marRight w:val="0"/>
      <w:marTop w:val="0"/>
      <w:marBottom w:val="0"/>
      <w:divBdr>
        <w:top w:val="none" w:sz="0" w:space="0" w:color="auto"/>
        <w:left w:val="none" w:sz="0" w:space="0" w:color="auto"/>
        <w:bottom w:val="none" w:sz="0" w:space="0" w:color="auto"/>
        <w:right w:val="none" w:sz="0" w:space="0" w:color="auto"/>
      </w:divBdr>
    </w:div>
    <w:div w:id="1423264108">
      <w:bodyDiv w:val="1"/>
      <w:marLeft w:val="0"/>
      <w:marRight w:val="0"/>
      <w:marTop w:val="0"/>
      <w:marBottom w:val="0"/>
      <w:divBdr>
        <w:top w:val="none" w:sz="0" w:space="0" w:color="auto"/>
        <w:left w:val="none" w:sz="0" w:space="0" w:color="auto"/>
        <w:bottom w:val="none" w:sz="0" w:space="0" w:color="auto"/>
        <w:right w:val="none" w:sz="0" w:space="0" w:color="auto"/>
      </w:divBdr>
    </w:div>
    <w:div w:id="1423527991">
      <w:bodyDiv w:val="1"/>
      <w:marLeft w:val="0"/>
      <w:marRight w:val="0"/>
      <w:marTop w:val="0"/>
      <w:marBottom w:val="0"/>
      <w:divBdr>
        <w:top w:val="none" w:sz="0" w:space="0" w:color="auto"/>
        <w:left w:val="none" w:sz="0" w:space="0" w:color="auto"/>
        <w:bottom w:val="none" w:sz="0" w:space="0" w:color="auto"/>
        <w:right w:val="none" w:sz="0" w:space="0" w:color="auto"/>
      </w:divBdr>
    </w:div>
    <w:div w:id="1423793290">
      <w:bodyDiv w:val="1"/>
      <w:marLeft w:val="0"/>
      <w:marRight w:val="0"/>
      <w:marTop w:val="0"/>
      <w:marBottom w:val="0"/>
      <w:divBdr>
        <w:top w:val="none" w:sz="0" w:space="0" w:color="auto"/>
        <w:left w:val="none" w:sz="0" w:space="0" w:color="auto"/>
        <w:bottom w:val="none" w:sz="0" w:space="0" w:color="auto"/>
        <w:right w:val="none" w:sz="0" w:space="0" w:color="auto"/>
      </w:divBdr>
    </w:div>
    <w:div w:id="1424183844">
      <w:bodyDiv w:val="1"/>
      <w:marLeft w:val="0"/>
      <w:marRight w:val="0"/>
      <w:marTop w:val="0"/>
      <w:marBottom w:val="0"/>
      <w:divBdr>
        <w:top w:val="none" w:sz="0" w:space="0" w:color="auto"/>
        <w:left w:val="none" w:sz="0" w:space="0" w:color="auto"/>
        <w:bottom w:val="none" w:sz="0" w:space="0" w:color="auto"/>
        <w:right w:val="none" w:sz="0" w:space="0" w:color="auto"/>
      </w:divBdr>
    </w:div>
    <w:div w:id="1424373633">
      <w:bodyDiv w:val="1"/>
      <w:marLeft w:val="0"/>
      <w:marRight w:val="0"/>
      <w:marTop w:val="0"/>
      <w:marBottom w:val="0"/>
      <w:divBdr>
        <w:top w:val="none" w:sz="0" w:space="0" w:color="auto"/>
        <w:left w:val="none" w:sz="0" w:space="0" w:color="auto"/>
        <w:bottom w:val="none" w:sz="0" w:space="0" w:color="auto"/>
        <w:right w:val="none" w:sz="0" w:space="0" w:color="auto"/>
      </w:divBdr>
    </w:div>
    <w:div w:id="1424492464">
      <w:bodyDiv w:val="1"/>
      <w:marLeft w:val="0"/>
      <w:marRight w:val="0"/>
      <w:marTop w:val="0"/>
      <w:marBottom w:val="0"/>
      <w:divBdr>
        <w:top w:val="none" w:sz="0" w:space="0" w:color="auto"/>
        <w:left w:val="none" w:sz="0" w:space="0" w:color="auto"/>
        <w:bottom w:val="none" w:sz="0" w:space="0" w:color="auto"/>
        <w:right w:val="none" w:sz="0" w:space="0" w:color="auto"/>
      </w:divBdr>
    </w:div>
    <w:div w:id="1425885224">
      <w:bodyDiv w:val="1"/>
      <w:marLeft w:val="0"/>
      <w:marRight w:val="0"/>
      <w:marTop w:val="0"/>
      <w:marBottom w:val="0"/>
      <w:divBdr>
        <w:top w:val="none" w:sz="0" w:space="0" w:color="auto"/>
        <w:left w:val="none" w:sz="0" w:space="0" w:color="auto"/>
        <w:bottom w:val="none" w:sz="0" w:space="0" w:color="auto"/>
        <w:right w:val="none" w:sz="0" w:space="0" w:color="auto"/>
      </w:divBdr>
    </w:div>
    <w:div w:id="1426803737">
      <w:bodyDiv w:val="1"/>
      <w:marLeft w:val="0"/>
      <w:marRight w:val="0"/>
      <w:marTop w:val="0"/>
      <w:marBottom w:val="0"/>
      <w:divBdr>
        <w:top w:val="none" w:sz="0" w:space="0" w:color="auto"/>
        <w:left w:val="none" w:sz="0" w:space="0" w:color="auto"/>
        <w:bottom w:val="none" w:sz="0" w:space="0" w:color="auto"/>
        <w:right w:val="none" w:sz="0" w:space="0" w:color="auto"/>
      </w:divBdr>
    </w:div>
    <w:div w:id="1426878127">
      <w:bodyDiv w:val="1"/>
      <w:marLeft w:val="0"/>
      <w:marRight w:val="0"/>
      <w:marTop w:val="0"/>
      <w:marBottom w:val="0"/>
      <w:divBdr>
        <w:top w:val="none" w:sz="0" w:space="0" w:color="auto"/>
        <w:left w:val="none" w:sz="0" w:space="0" w:color="auto"/>
        <w:bottom w:val="none" w:sz="0" w:space="0" w:color="auto"/>
        <w:right w:val="none" w:sz="0" w:space="0" w:color="auto"/>
      </w:divBdr>
    </w:div>
    <w:div w:id="1427380609">
      <w:bodyDiv w:val="1"/>
      <w:marLeft w:val="0"/>
      <w:marRight w:val="0"/>
      <w:marTop w:val="0"/>
      <w:marBottom w:val="0"/>
      <w:divBdr>
        <w:top w:val="none" w:sz="0" w:space="0" w:color="auto"/>
        <w:left w:val="none" w:sz="0" w:space="0" w:color="auto"/>
        <w:bottom w:val="none" w:sz="0" w:space="0" w:color="auto"/>
        <w:right w:val="none" w:sz="0" w:space="0" w:color="auto"/>
      </w:divBdr>
    </w:div>
    <w:div w:id="1427383263">
      <w:bodyDiv w:val="1"/>
      <w:marLeft w:val="0"/>
      <w:marRight w:val="0"/>
      <w:marTop w:val="0"/>
      <w:marBottom w:val="0"/>
      <w:divBdr>
        <w:top w:val="none" w:sz="0" w:space="0" w:color="auto"/>
        <w:left w:val="none" w:sz="0" w:space="0" w:color="auto"/>
        <w:bottom w:val="none" w:sz="0" w:space="0" w:color="auto"/>
        <w:right w:val="none" w:sz="0" w:space="0" w:color="auto"/>
      </w:divBdr>
    </w:div>
    <w:div w:id="1427388370">
      <w:bodyDiv w:val="1"/>
      <w:marLeft w:val="0"/>
      <w:marRight w:val="0"/>
      <w:marTop w:val="0"/>
      <w:marBottom w:val="0"/>
      <w:divBdr>
        <w:top w:val="none" w:sz="0" w:space="0" w:color="auto"/>
        <w:left w:val="none" w:sz="0" w:space="0" w:color="auto"/>
        <w:bottom w:val="none" w:sz="0" w:space="0" w:color="auto"/>
        <w:right w:val="none" w:sz="0" w:space="0" w:color="auto"/>
      </w:divBdr>
    </w:div>
    <w:div w:id="1427531202">
      <w:bodyDiv w:val="1"/>
      <w:marLeft w:val="0"/>
      <w:marRight w:val="0"/>
      <w:marTop w:val="0"/>
      <w:marBottom w:val="0"/>
      <w:divBdr>
        <w:top w:val="none" w:sz="0" w:space="0" w:color="auto"/>
        <w:left w:val="none" w:sz="0" w:space="0" w:color="auto"/>
        <w:bottom w:val="none" w:sz="0" w:space="0" w:color="auto"/>
        <w:right w:val="none" w:sz="0" w:space="0" w:color="auto"/>
      </w:divBdr>
    </w:div>
    <w:div w:id="1427992753">
      <w:bodyDiv w:val="1"/>
      <w:marLeft w:val="0"/>
      <w:marRight w:val="0"/>
      <w:marTop w:val="0"/>
      <w:marBottom w:val="0"/>
      <w:divBdr>
        <w:top w:val="none" w:sz="0" w:space="0" w:color="auto"/>
        <w:left w:val="none" w:sz="0" w:space="0" w:color="auto"/>
        <w:bottom w:val="none" w:sz="0" w:space="0" w:color="auto"/>
        <w:right w:val="none" w:sz="0" w:space="0" w:color="auto"/>
      </w:divBdr>
    </w:div>
    <w:div w:id="1428035571">
      <w:bodyDiv w:val="1"/>
      <w:marLeft w:val="0"/>
      <w:marRight w:val="0"/>
      <w:marTop w:val="0"/>
      <w:marBottom w:val="0"/>
      <w:divBdr>
        <w:top w:val="none" w:sz="0" w:space="0" w:color="auto"/>
        <w:left w:val="none" w:sz="0" w:space="0" w:color="auto"/>
        <w:bottom w:val="none" w:sz="0" w:space="0" w:color="auto"/>
        <w:right w:val="none" w:sz="0" w:space="0" w:color="auto"/>
      </w:divBdr>
    </w:div>
    <w:div w:id="1429153829">
      <w:bodyDiv w:val="1"/>
      <w:marLeft w:val="0"/>
      <w:marRight w:val="0"/>
      <w:marTop w:val="0"/>
      <w:marBottom w:val="0"/>
      <w:divBdr>
        <w:top w:val="none" w:sz="0" w:space="0" w:color="auto"/>
        <w:left w:val="none" w:sz="0" w:space="0" w:color="auto"/>
        <w:bottom w:val="none" w:sz="0" w:space="0" w:color="auto"/>
        <w:right w:val="none" w:sz="0" w:space="0" w:color="auto"/>
      </w:divBdr>
    </w:div>
    <w:div w:id="1429932621">
      <w:bodyDiv w:val="1"/>
      <w:marLeft w:val="0"/>
      <w:marRight w:val="0"/>
      <w:marTop w:val="0"/>
      <w:marBottom w:val="0"/>
      <w:divBdr>
        <w:top w:val="none" w:sz="0" w:space="0" w:color="auto"/>
        <w:left w:val="none" w:sz="0" w:space="0" w:color="auto"/>
        <w:bottom w:val="none" w:sz="0" w:space="0" w:color="auto"/>
        <w:right w:val="none" w:sz="0" w:space="0" w:color="auto"/>
      </w:divBdr>
    </w:div>
    <w:div w:id="1429933550">
      <w:bodyDiv w:val="1"/>
      <w:marLeft w:val="0"/>
      <w:marRight w:val="0"/>
      <w:marTop w:val="0"/>
      <w:marBottom w:val="0"/>
      <w:divBdr>
        <w:top w:val="none" w:sz="0" w:space="0" w:color="auto"/>
        <w:left w:val="none" w:sz="0" w:space="0" w:color="auto"/>
        <w:bottom w:val="none" w:sz="0" w:space="0" w:color="auto"/>
        <w:right w:val="none" w:sz="0" w:space="0" w:color="auto"/>
      </w:divBdr>
    </w:div>
    <w:div w:id="1430194015">
      <w:bodyDiv w:val="1"/>
      <w:marLeft w:val="0"/>
      <w:marRight w:val="0"/>
      <w:marTop w:val="0"/>
      <w:marBottom w:val="0"/>
      <w:divBdr>
        <w:top w:val="none" w:sz="0" w:space="0" w:color="auto"/>
        <w:left w:val="none" w:sz="0" w:space="0" w:color="auto"/>
        <w:bottom w:val="none" w:sz="0" w:space="0" w:color="auto"/>
        <w:right w:val="none" w:sz="0" w:space="0" w:color="auto"/>
      </w:divBdr>
    </w:div>
    <w:div w:id="1430542666">
      <w:bodyDiv w:val="1"/>
      <w:marLeft w:val="0"/>
      <w:marRight w:val="0"/>
      <w:marTop w:val="0"/>
      <w:marBottom w:val="0"/>
      <w:divBdr>
        <w:top w:val="none" w:sz="0" w:space="0" w:color="auto"/>
        <w:left w:val="none" w:sz="0" w:space="0" w:color="auto"/>
        <w:bottom w:val="none" w:sz="0" w:space="0" w:color="auto"/>
        <w:right w:val="none" w:sz="0" w:space="0" w:color="auto"/>
      </w:divBdr>
    </w:div>
    <w:div w:id="1430616946">
      <w:bodyDiv w:val="1"/>
      <w:marLeft w:val="0"/>
      <w:marRight w:val="0"/>
      <w:marTop w:val="0"/>
      <w:marBottom w:val="0"/>
      <w:divBdr>
        <w:top w:val="none" w:sz="0" w:space="0" w:color="auto"/>
        <w:left w:val="none" w:sz="0" w:space="0" w:color="auto"/>
        <w:bottom w:val="none" w:sz="0" w:space="0" w:color="auto"/>
        <w:right w:val="none" w:sz="0" w:space="0" w:color="auto"/>
      </w:divBdr>
    </w:div>
    <w:div w:id="1431049814">
      <w:bodyDiv w:val="1"/>
      <w:marLeft w:val="0"/>
      <w:marRight w:val="0"/>
      <w:marTop w:val="0"/>
      <w:marBottom w:val="0"/>
      <w:divBdr>
        <w:top w:val="none" w:sz="0" w:space="0" w:color="auto"/>
        <w:left w:val="none" w:sz="0" w:space="0" w:color="auto"/>
        <w:bottom w:val="none" w:sz="0" w:space="0" w:color="auto"/>
        <w:right w:val="none" w:sz="0" w:space="0" w:color="auto"/>
      </w:divBdr>
    </w:div>
    <w:div w:id="1431198181">
      <w:bodyDiv w:val="1"/>
      <w:marLeft w:val="0"/>
      <w:marRight w:val="0"/>
      <w:marTop w:val="0"/>
      <w:marBottom w:val="0"/>
      <w:divBdr>
        <w:top w:val="none" w:sz="0" w:space="0" w:color="auto"/>
        <w:left w:val="none" w:sz="0" w:space="0" w:color="auto"/>
        <w:bottom w:val="none" w:sz="0" w:space="0" w:color="auto"/>
        <w:right w:val="none" w:sz="0" w:space="0" w:color="auto"/>
      </w:divBdr>
    </w:div>
    <w:div w:id="1431655922">
      <w:bodyDiv w:val="1"/>
      <w:marLeft w:val="0"/>
      <w:marRight w:val="0"/>
      <w:marTop w:val="0"/>
      <w:marBottom w:val="0"/>
      <w:divBdr>
        <w:top w:val="none" w:sz="0" w:space="0" w:color="auto"/>
        <w:left w:val="none" w:sz="0" w:space="0" w:color="auto"/>
        <w:bottom w:val="none" w:sz="0" w:space="0" w:color="auto"/>
        <w:right w:val="none" w:sz="0" w:space="0" w:color="auto"/>
      </w:divBdr>
    </w:div>
    <w:div w:id="1432047031">
      <w:bodyDiv w:val="1"/>
      <w:marLeft w:val="0"/>
      <w:marRight w:val="0"/>
      <w:marTop w:val="0"/>
      <w:marBottom w:val="0"/>
      <w:divBdr>
        <w:top w:val="none" w:sz="0" w:space="0" w:color="auto"/>
        <w:left w:val="none" w:sz="0" w:space="0" w:color="auto"/>
        <w:bottom w:val="none" w:sz="0" w:space="0" w:color="auto"/>
        <w:right w:val="none" w:sz="0" w:space="0" w:color="auto"/>
      </w:divBdr>
    </w:div>
    <w:div w:id="1432816828">
      <w:bodyDiv w:val="1"/>
      <w:marLeft w:val="0"/>
      <w:marRight w:val="0"/>
      <w:marTop w:val="0"/>
      <w:marBottom w:val="0"/>
      <w:divBdr>
        <w:top w:val="none" w:sz="0" w:space="0" w:color="auto"/>
        <w:left w:val="none" w:sz="0" w:space="0" w:color="auto"/>
        <w:bottom w:val="none" w:sz="0" w:space="0" w:color="auto"/>
        <w:right w:val="none" w:sz="0" w:space="0" w:color="auto"/>
      </w:divBdr>
    </w:div>
    <w:div w:id="1432970176">
      <w:bodyDiv w:val="1"/>
      <w:marLeft w:val="0"/>
      <w:marRight w:val="0"/>
      <w:marTop w:val="0"/>
      <w:marBottom w:val="0"/>
      <w:divBdr>
        <w:top w:val="none" w:sz="0" w:space="0" w:color="auto"/>
        <w:left w:val="none" w:sz="0" w:space="0" w:color="auto"/>
        <w:bottom w:val="none" w:sz="0" w:space="0" w:color="auto"/>
        <w:right w:val="none" w:sz="0" w:space="0" w:color="auto"/>
      </w:divBdr>
    </w:div>
    <w:div w:id="1433166301">
      <w:bodyDiv w:val="1"/>
      <w:marLeft w:val="0"/>
      <w:marRight w:val="0"/>
      <w:marTop w:val="0"/>
      <w:marBottom w:val="0"/>
      <w:divBdr>
        <w:top w:val="none" w:sz="0" w:space="0" w:color="auto"/>
        <w:left w:val="none" w:sz="0" w:space="0" w:color="auto"/>
        <w:bottom w:val="none" w:sz="0" w:space="0" w:color="auto"/>
        <w:right w:val="none" w:sz="0" w:space="0" w:color="auto"/>
      </w:divBdr>
    </w:div>
    <w:div w:id="1433472656">
      <w:bodyDiv w:val="1"/>
      <w:marLeft w:val="0"/>
      <w:marRight w:val="0"/>
      <w:marTop w:val="0"/>
      <w:marBottom w:val="0"/>
      <w:divBdr>
        <w:top w:val="none" w:sz="0" w:space="0" w:color="auto"/>
        <w:left w:val="none" w:sz="0" w:space="0" w:color="auto"/>
        <w:bottom w:val="none" w:sz="0" w:space="0" w:color="auto"/>
        <w:right w:val="none" w:sz="0" w:space="0" w:color="auto"/>
      </w:divBdr>
    </w:div>
    <w:div w:id="1433668005">
      <w:bodyDiv w:val="1"/>
      <w:marLeft w:val="0"/>
      <w:marRight w:val="0"/>
      <w:marTop w:val="0"/>
      <w:marBottom w:val="0"/>
      <w:divBdr>
        <w:top w:val="none" w:sz="0" w:space="0" w:color="auto"/>
        <w:left w:val="none" w:sz="0" w:space="0" w:color="auto"/>
        <w:bottom w:val="none" w:sz="0" w:space="0" w:color="auto"/>
        <w:right w:val="none" w:sz="0" w:space="0" w:color="auto"/>
      </w:divBdr>
    </w:div>
    <w:div w:id="1434518021">
      <w:bodyDiv w:val="1"/>
      <w:marLeft w:val="0"/>
      <w:marRight w:val="0"/>
      <w:marTop w:val="0"/>
      <w:marBottom w:val="0"/>
      <w:divBdr>
        <w:top w:val="none" w:sz="0" w:space="0" w:color="auto"/>
        <w:left w:val="none" w:sz="0" w:space="0" w:color="auto"/>
        <w:bottom w:val="none" w:sz="0" w:space="0" w:color="auto"/>
        <w:right w:val="none" w:sz="0" w:space="0" w:color="auto"/>
      </w:divBdr>
    </w:div>
    <w:div w:id="1435512423">
      <w:bodyDiv w:val="1"/>
      <w:marLeft w:val="0"/>
      <w:marRight w:val="0"/>
      <w:marTop w:val="0"/>
      <w:marBottom w:val="0"/>
      <w:divBdr>
        <w:top w:val="none" w:sz="0" w:space="0" w:color="auto"/>
        <w:left w:val="none" w:sz="0" w:space="0" w:color="auto"/>
        <w:bottom w:val="none" w:sz="0" w:space="0" w:color="auto"/>
        <w:right w:val="none" w:sz="0" w:space="0" w:color="auto"/>
      </w:divBdr>
    </w:div>
    <w:div w:id="1435514623">
      <w:bodyDiv w:val="1"/>
      <w:marLeft w:val="0"/>
      <w:marRight w:val="0"/>
      <w:marTop w:val="0"/>
      <w:marBottom w:val="0"/>
      <w:divBdr>
        <w:top w:val="none" w:sz="0" w:space="0" w:color="auto"/>
        <w:left w:val="none" w:sz="0" w:space="0" w:color="auto"/>
        <w:bottom w:val="none" w:sz="0" w:space="0" w:color="auto"/>
        <w:right w:val="none" w:sz="0" w:space="0" w:color="auto"/>
      </w:divBdr>
    </w:div>
    <w:div w:id="1436025526">
      <w:bodyDiv w:val="1"/>
      <w:marLeft w:val="0"/>
      <w:marRight w:val="0"/>
      <w:marTop w:val="0"/>
      <w:marBottom w:val="0"/>
      <w:divBdr>
        <w:top w:val="none" w:sz="0" w:space="0" w:color="auto"/>
        <w:left w:val="none" w:sz="0" w:space="0" w:color="auto"/>
        <w:bottom w:val="none" w:sz="0" w:space="0" w:color="auto"/>
        <w:right w:val="none" w:sz="0" w:space="0" w:color="auto"/>
      </w:divBdr>
    </w:div>
    <w:div w:id="1436439065">
      <w:bodyDiv w:val="1"/>
      <w:marLeft w:val="0"/>
      <w:marRight w:val="0"/>
      <w:marTop w:val="0"/>
      <w:marBottom w:val="0"/>
      <w:divBdr>
        <w:top w:val="none" w:sz="0" w:space="0" w:color="auto"/>
        <w:left w:val="none" w:sz="0" w:space="0" w:color="auto"/>
        <w:bottom w:val="none" w:sz="0" w:space="0" w:color="auto"/>
        <w:right w:val="none" w:sz="0" w:space="0" w:color="auto"/>
      </w:divBdr>
    </w:div>
    <w:div w:id="1436628697">
      <w:bodyDiv w:val="1"/>
      <w:marLeft w:val="0"/>
      <w:marRight w:val="0"/>
      <w:marTop w:val="0"/>
      <w:marBottom w:val="0"/>
      <w:divBdr>
        <w:top w:val="none" w:sz="0" w:space="0" w:color="auto"/>
        <w:left w:val="none" w:sz="0" w:space="0" w:color="auto"/>
        <w:bottom w:val="none" w:sz="0" w:space="0" w:color="auto"/>
        <w:right w:val="none" w:sz="0" w:space="0" w:color="auto"/>
      </w:divBdr>
    </w:div>
    <w:div w:id="1436711677">
      <w:bodyDiv w:val="1"/>
      <w:marLeft w:val="0"/>
      <w:marRight w:val="0"/>
      <w:marTop w:val="0"/>
      <w:marBottom w:val="0"/>
      <w:divBdr>
        <w:top w:val="none" w:sz="0" w:space="0" w:color="auto"/>
        <w:left w:val="none" w:sz="0" w:space="0" w:color="auto"/>
        <w:bottom w:val="none" w:sz="0" w:space="0" w:color="auto"/>
        <w:right w:val="none" w:sz="0" w:space="0" w:color="auto"/>
      </w:divBdr>
    </w:div>
    <w:div w:id="1438133116">
      <w:bodyDiv w:val="1"/>
      <w:marLeft w:val="0"/>
      <w:marRight w:val="0"/>
      <w:marTop w:val="0"/>
      <w:marBottom w:val="0"/>
      <w:divBdr>
        <w:top w:val="none" w:sz="0" w:space="0" w:color="auto"/>
        <w:left w:val="none" w:sz="0" w:space="0" w:color="auto"/>
        <w:bottom w:val="none" w:sz="0" w:space="0" w:color="auto"/>
        <w:right w:val="none" w:sz="0" w:space="0" w:color="auto"/>
      </w:divBdr>
    </w:div>
    <w:div w:id="1438673067">
      <w:bodyDiv w:val="1"/>
      <w:marLeft w:val="0"/>
      <w:marRight w:val="0"/>
      <w:marTop w:val="0"/>
      <w:marBottom w:val="0"/>
      <w:divBdr>
        <w:top w:val="none" w:sz="0" w:space="0" w:color="auto"/>
        <w:left w:val="none" w:sz="0" w:space="0" w:color="auto"/>
        <w:bottom w:val="none" w:sz="0" w:space="0" w:color="auto"/>
        <w:right w:val="none" w:sz="0" w:space="0" w:color="auto"/>
      </w:divBdr>
    </w:div>
    <w:div w:id="1438908636">
      <w:bodyDiv w:val="1"/>
      <w:marLeft w:val="0"/>
      <w:marRight w:val="0"/>
      <w:marTop w:val="0"/>
      <w:marBottom w:val="0"/>
      <w:divBdr>
        <w:top w:val="none" w:sz="0" w:space="0" w:color="auto"/>
        <w:left w:val="none" w:sz="0" w:space="0" w:color="auto"/>
        <w:bottom w:val="none" w:sz="0" w:space="0" w:color="auto"/>
        <w:right w:val="none" w:sz="0" w:space="0" w:color="auto"/>
      </w:divBdr>
    </w:div>
    <w:div w:id="1439059917">
      <w:bodyDiv w:val="1"/>
      <w:marLeft w:val="0"/>
      <w:marRight w:val="0"/>
      <w:marTop w:val="0"/>
      <w:marBottom w:val="0"/>
      <w:divBdr>
        <w:top w:val="none" w:sz="0" w:space="0" w:color="auto"/>
        <w:left w:val="none" w:sz="0" w:space="0" w:color="auto"/>
        <w:bottom w:val="none" w:sz="0" w:space="0" w:color="auto"/>
        <w:right w:val="none" w:sz="0" w:space="0" w:color="auto"/>
      </w:divBdr>
    </w:div>
    <w:div w:id="1439257382">
      <w:bodyDiv w:val="1"/>
      <w:marLeft w:val="0"/>
      <w:marRight w:val="0"/>
      <w:marTop w:val="0"/>
      <w:marBottom w:val="0"/>
      <w:divBdr>
        <w:top w:val="none" w:sz="0" w:space="0" w:color="auto"/>
        <w:left w:val="none" w:sz="0" w:space="0" w:color="auto"/>
        <w:bottom w:val="none" w:sz="0" w:space="0" w:color="auto"/>
        <w:right w:val="none" w:sz="0" w:space="0" w:color="auto"/>
      </w:divBdr>
    </w:div>
    <w:div w:id="1440102756">
      <w:bodyDiv w:val="1"/>
      <w:marLeft w:val="0"/>
      <w:marRight w:val="0"/>
      <w:marTop w:val="0"/>
      <w:marBottom w:val="0"/>
      <w:divBdr>
        <w:top w:val="none" w:sz="0" w:space="0" w:color="auto"/>
        <w:left w:val="none" w:sz="0" w:space="0" w:color="auto"/>
        <w:bottom w:val="none" w:sz="0" w:space="0" w:color="auto"/>
        <w:right w:val="none" w:sz="0" w:space="0" w:color="auto"/>
      </w:divBdr>
    </w:div>
    <w:div w:id="1440221083">
      <w:bodyDiv w:val="1"/>
      <w:marLeft w:val="0"/>
      <w:marRight w:val="0"/>
      <w:marTop w:val="0"/>
      <w:marBottom w:val="0"/>
      <w:divBdr>
        <w:top w:val="none" w:sz="0" w:space="0" w:color="auto"/>
        <w:left w:val="none" w:sz="0" w:space="0" w:color="auto"/>
        <w:bottom w:val="none" w:sz="0" w:space="0" w:color="auto"/>
        <w:right w:val="none" w:sz="0" w:space="0" w:color="auto"/>
      </w:divBdr>
    </w:div>
    <w:div w:id="1440372256">
      <w:bodyDiv w:val="1"/>
      <w:marLeft w:val="0"/>
      <w:marRight w:val="0"/>
      <w:marTop w:val="0"/>
      <w:marBottom w:val="0"/>
      <w:divBdr>
        <w:top w:val="none" w:sz="0" w:space="0" w:color="auto"/>
        <w:left w:val="none" w:sz="0" w:space="0" w:color="auto"/>
        <w:bottom w:val="none" w:sz="0" w:space="0" w:color="auto"/>
        <w:right w:val="none" w:sz="0" w:space="0" w:color="auto"/>
      </w:divBdr>
    </w:div>
    <w:div w:id="1440443660">
      <w:bodyDiv w:val="1"/>
      <w:marLeft w:val="0"/>
      <w:marRight w:val="0"/>
      <w:marTop w:val="0"/>
      <w:marBottom w:val="0"/>
      <w:divBdr>
        <w:top w:val="none" w:sz="0" w:space="0" w:color="auto"/>
        <w:left w:val="none" w:sz="0" w:space="0" w:color="auto"/>
        <w:bottom w:val="none" w:sz="0" w:space="0" w:color="auto"/>
        <w:right w:val="none" w:sz="0" w:space="0" w:color="auto"/>
      </w:divBdr>
    </w:div>
    <w:div w:id="1440448004">
      <w:bodyDiv w:val="1"/>
      <w:marLeft w:val="0"/>
      <w:marRight w:val="0"/>
      <w:marTop w:val="0"/>
      <w:marBottom w:val="0"/>
      <w:divBdr>
        <w:top w:val="none" w:sz="0" w:space="0" w:color="auto"/>
        <w:left w:val="none" w:sz="0" w:space="0" w:color="auto"/>
        <w:bottom w:val="none" w:sz="0" w:space="0" w:color="auto"/>
        <w:right w:val="none" w:sz="0" w:space="0" w:color="auto"/>
      </w:divBdr>
    </w:div>
    <w:div w:id="1441877344">
      <w:bodyDiv w:val="1"/>
      <w:marLeft w:val="0"/>
      <w:marRight w:val="0"/>
      <w:marTop w:val="0"/>
      <w:marBottom w:val="0"/>
      <w:divBdr>
        <w:top w:val="none" w:sz="0" w:space="0" w:color="auto"/>
        <w:left w:val="none" w:sz="0" w:space="0" w:color="auto"/>
        <w:bottom w:val="none" w:sz="0" w:space="0" w:color="auto"/>
        <w:right w:val="none" w:sz="0" w:space="0" w:color="auto"/>
      </w:divBdr>
    </w:div>
    <w:div w:id="1441990149">
      <w:bodyDiv w:val="1"/>
      <w:marLeft w:val="0"/>
      <w:marRight w:val="0"/>
      <w:marTop w:val="0"/>
      <w:marBottom w:val="0"/>
      <w:divBdr>
        <w:top w:val="none" w:sz="0" w:space="0" w:color="auto"/>
        <w:left w:val="none" w:sz="0" w:space="0" w:color="auto"/>
        <w:bottom w:val="none" w:sz="0" w:space="0" w:color="auto"/>
        <w:right w:val="none" w:sz="0" w:space="0" w:color="auto"/>
      </w:divBdr>
    </w:div>
    <w:div w:id="1442528688">
      <w:bodyDiv w:val="1"/>
      <w:marLeft w:val="0"/>
      <w:marRight w:val="0"/>
      <w:marTop w:val="0"/>
      <w:marBottom w:val="0"/>
      <w:divBdr>
        <w:top w:val="none" w:sz="0" w:space="0" w:color="auto"/>
        <w:left w:val="none" w:sz="0" w:space="0" w:color="auto"/>
        <w:bottom w:val="none" w:sz="0" w:space="0" w:color="auto"/>
        <w:right w:val="none" w:sz="0" w:space="0" w:color="auto"/>
      </w:divBdr>
    </w:div>
    <w:div w:id="1442602919">
      <w:bodyDiv w:val="1"/>
      <w:marLeft w:val="0"/>
      <w:marRight w:val="0"/>
      <w:marTop w:val="0"/>
      <w:marBottom w:val="0"/>
      <w:divBdr>
        <w:top w:val="none" w:sz="0" w:space="0" w:color="auto"/>
        <w:left w:val="none" w:sz="0" w:space="0" w:color="auto"/>
        <w:bottom w:val="none" w:sz="0" w:space="0" w:color="auto"/>
        <w:right w:val="none" w:sz="0" w:space="0" w:color="auto"/>
      </w:divBdr>
    </w:div>
    <w:div w:id="1442649885">
      <w:bodyDiv w:val="1"/>
      <w:marLeft w:val="0"/>
      <w:marRight w:val="0"/>
      <w:marTop w:val="0"/>
      <w:marBottom w:val="0"/>
      <w:divBdr>
        <w:top w:val="none" w:sz="0" w:space="0" w:color="auto"/>
        <w:left w:val="none" w:sz="0" w:space="0" w:color="auto"/>
        <w:bottom w:val="none" w:sz="0" w:space="0" w:color="auto"/>
        <w:right w:val="none" w:sz="0" w:space="0" w:color="auto"/>
      </w:divBdr>
    </w:div>
    <w:div w:id="1442724181">
      <w:bodyDiv w:val="1"/>
      <w:marLeft w:val="0"/>
      <w:marRight w:val="0"/>
      <w:marTop w:val="0"/>
      <w:marBottom w:val="0"/>
      <w:divBdr>
        <w:top w:val="none" w:sz="0" w:space="0" w:color="auto"/>
        <w:left w:val="none" w:sz="0" w:space="0" w:color="auto"/>
        <w:bottom w:val="none" w:sz="0" w:space="0" w:color="auto"/>
        <w:right w:val="none" w:sz="0" w:space="0" w:color="auto"/>
      </w:divBdr>
    </w:div>
    <w:div w:id="1442871003">
      <w:bodyDiv w:val="1"/>
      <w:marLeft w:val="0"/>
      <w:marRight w:val="0"/>
      <w:marTop w:val="0"/>
      <w:marBottom w:val="0"/>
      <w:divBdr>
        <w:top w:val="none" w:sz="0" w:space="0" w:color="auto"/>
        <w:left w:val="none" w:sz="0" w:space="0" w:color="auto"/>
        <w:bottom w:val="none" w:sz="0" w:space="0" w:color="auto"/>
        <w:right w:val="none" w:sz="0" w:space="0" w:color="auto"/>
      </w:divBdr>
    </w:div>
    <w:div w:id="1443648602">
      <w:bodyDiv w:val="1"/>
      <w:marLeft w:val="0"/>
      <w:marRight w:val="0"/>
      <w:marTop w:val="0"/>
      <w:marBottom w:val="0"/>
      <w:divBdr>
        <w:top w:val="none" w:sz="0" w:space="0" w:color="auto"/>
        <w:left w:val="none" w:sz="0" w:space="0" w:color="auto"/>
        <w:bottom w:val="none" w:sz="0" w:space="0" w:color="auto"/>
        <w:right w:val="none" w:sz="0" w:space="0" w:color="auto"/>
      </w:divBdr>
    </w:div>
    <w:div w:id="1444106351">
      <w:bodyDiv w:val="1"/>
      <w:marLeft w:val="0"/>
      <w:marRight w:val="0"/>
      <w:marTop w:val="0"/>
      <w:marBottom w:val="0"/>
      <w:divBdr>
        <w:top w:val="none" w:sz="0" w:space="0" w:color="auto"/>
        <w:left w:val="none" w:sz="0" w:space="0" w:color="auto"/>
        <w:bottom w:val="none" w:sz="0" w:space="0" w:color="auto"/>
        <w:right w:val="none" w:sz="0" w:space="0" w:color="auto"/>
      </w:divBdr>
    </w:div>
    <w:div w:id="1444111988">
      <w:bodyDiv w:val="1"/>
      <w:marLeft w:val="0"/>
      <w:marRight w:val="0"/>
      <w:marTop w:val="0"/>
      <w:marBottom w:val="0"/>
      <w:divBdr>
        <w:top w:val="none" w:sz="0" w:space="0" w:color="auto"/>
        <w:left w:val="none" w:sz="0" w:space="0" w:color="auto"/>
        <w:bottom w:val="none" w:sz="0" w:space="0" w:color="auto"/>
        <w:right w:val="none" w:sz="0" w:space="0" w:color="auto"/>
      </w:divBdr>
    </w:div>
    <w:div w:id="1445341466">
      <w:bodyDiv w:val="1"/>
      <w:marLeft w:val="0"/>
      <w:marRight w:val="0"/>
      <w:marTop w:val="0"/>
      <w:marBottom w:val="0"/>
      <w:divBdr>
        <w:top w:val="none" w:sz="0" w:space="0" w:color="auto"/>
        <w:left w:val="none" w:sz="0" w:space="0" w:color="auto"/>
        <w:bottom w:val="none" w:sz="0" w:space="0" w:color="auto"/>
        <w:right w:val="none" w:sz="0" w:space="0" w:color="auto"/>
      </w:divBdr>
    </w:div>
    <w:div w:id="1445535369">
      <w:bodyDiv w:val="1"/>
      <w:marLeft w:val="0"/>
      <w:marRight w:val="0"/>
      <w:marTop w:val="0"/>
      <w:marBottom w:val="0"/>
      <w:divBdr>
        <w:top w:val="none" w:sz="0" w:space="0" w:color="auto"/>
        <w:left w:val="none" w:sz="0" w:space="0" w:color="auto"/>
        <w:bottom w:val="none" w:sz="0" w:space="0" w:color="auto"/>
        <w:right w:val="none" w:sz="0" w:space="0" w:color="auto"/>
      </w:divBdr>
    </w:div>
    <w:div w:id="1446189736">
      <w:bodyDiv w:val="1"/>
      <w:marLeft w:val="0"/>
      <w:marRight w:val="0"/>
      <w:marTop w:val="0"/>
      <w:marBottom w:val="0"/>
      <w:divBdr>
        <w:top w:val="none" w:sz="0" w:space="0" w:color="auto"/>
        <w:left w:val="none" w:sz="0" w:space="0" w:color="auto"/>
        <w:bottom w:val="none" w:sz="0" w:space="0" w:color="auto"/>
        <w:right w:val="none" w:sz="0" w:space="0" w:color="auto"/>
      </w:divBdr>
    </w:div>
    <w:div w:id="1446542048">
      <w:bodyDiv w:val="1"/>
      <w:marLeft w:val="0"/>
      <w:marRight w:val="0"/>
      <w:marTop w:val="0"/>
      <w:marBottom w:val="0"/>
      <w:divBdr>
        <w:top w:val="none" w:sz="0" w:space="0" w:color="auto"/>
        <w:left w:val="none" w:sz="0" w:space="0" w:color="auto"/>
        <w:bottom w:val="none" w:sz="0" w:space="0" w:color="auto"/>
        <w:right w:val="none" w:sz="0" w:space="0" w:color="auto"/>
      </w:divBdr>
    </w:div>
    <w:div w:id="1446652778">
      <w:bodyDiv w:val="1"/>
      <w:marLeft w:val="0"/>
      <w:marRight w:val="0"/>
      <w:marTop w:val="0"/>
      <w:marBottom w:val="0"/>
      <w:divBdr>
        <w:top w:val="none" w:sz="0" w:space="0" w:color="auto"/>
        <w:left w:val="none" w:sz="0" w:space="0" w:color="auto"/>
        <w:bottom w:val="none" w:sz="0" w:space="0" w:color="auto"/>
        <w:right w:val="none" w:sz="0" w:space="0" w:color="auto"/>
      </w:divBdr>
    </w:div>
    <w:div w:id="1446802110">
      <w:bodyDiv w:val="1"/>
      <w:marLeft w:val="0"/>
      <w:marRight w:val="0"/>
      <w:marTop w:val="0"/>
      <w:marBottom w:val="0"/>
      <w:divBdr>
        <w:top w:val="none" w:sz="0" w:space="0" w:color="auto"/>
        <w:left w:val="none" w:sz="0" w:space="0" w:color="auto"/>
        <w:bottom w:val="none" w:sz="0" w:space="0" w:color="auto"/>
        <w:right w:val="none" w:sz="0" w:space="0" w:color="auto"/>
      </w:divBdr>
    </w:div>
    <w:div w:id="1447117333">
      <w:bodyDiv w:val="1"/>
      <w:marLeft w:val="0"/>
      <w:marRight w:val="0"/>
      <w:marTop w:val="0"/>
      <w:marBottom w:val="0"/>
      <w:divBdr>
        <w:top w:val="none" w:sz="0" w:space="0" w:color="auto"/>
        <w:left w:val="none" w:sz="0" w:space="0" w:color="auto"/>
        <w:bottom w:val="none" w:sz="0" w:space="0" w:color="auto"/>
        <w:right w:val="none" w:sz="0" w:space="0" w:color="auto"/>
      </w:divBdr>
    </w:div>
    <w:div w:id="1447502644">
      <w:bodyDiv w:val="1"/>
      <w:marLeft w:val="0"/>
      <w:marRight w:val="0"/>
      <w:marTop w:val="0"/>
      <w:marBottom w:val="0"/>
      <w:divBdr>
        <w:top w:val="none" w:sz="0" w:space="0" w:color="auto"/>
        <w:left w:val="none" w:sz="0" w:space="0" w:color="auto"/>
        <w:bottom w:val="none" w:sz="0" w:space="0" w:color="auto"/>
        <w:right w:val="none" w:sz="0" w:space="0" w:color="auto"/>
      </w:divBdr>
    </w:div>
    <w:div w:id="1447850008">
      <w:bodyDiv w:val="1"/>
      <w:marLeft w:val="0"/>
      <w:marRight w:val="0"/>
      <w:marTop w:val="0"/>
      <w:marBottom w:val="0"/>
      <w:divBdr>
        <w:top w:val="none" w:sz="0" w:space="0" w:color="auto"/>
        <w:left w:val="none" w:sz="0" w:space="0" w:color="auto"/>
        <w:bottom w:val="none" w:sz="0" w:space="0" w:color="auto"/>
        <w:right w:val="none" w:sz="0" w:space="0" w:color="auto"/>
      </w:divBdr>
    </w:div>
    <w:div w:id="1449352022">
      <w:bodyDiv w:val="1"/>
      <w:marLeft w:val="0"/>
      <w:marRight w:val="0"/>
      <w:marTop w:val="0"/>
      <w:marBottom w:val="0"/>
      <w:divBdr>
        <w:top w:val="none" w:sz="0" w:space="0" w:color="auto"/>
        <w:left w:val="none" w:sz="0" w:space="0" w:color="auto"/>
        <w:bottom w:val="none" w:sz="0" w:space="0" w:color="auto"/>
        <w:right w:val="none" w:sz="0" w:space="0" w:color="auto"/>
      </w:divBdr>
    </w:div>
    <w:div w:id="1449619912">
      <w:bodyDiv w:val="1"/>
      <w:marLeft w:val="0"/>
      <w:marRight w:val="0"/>
      <w:marTop w:val="0"/>
      <w:marBottom w:val="0"/>
      <w:divBdr>
        <w:top w:val="none" w:sz="0" w:space="0" w:color="auto"/>
        <w:left w:val="none" w:sz="0" w:space="0" w:color="auto"/>
        <w:bottom w:val="none" w:sz="0" w:space="0" w:color="auto"/>
        <w:right w:val="none" w:sz="0" w:space="0" w:color="auto"/>
      </w:divBdr>
    </w:div>
    <w:div w:id="1449668135">
      <w:bodyDiv w:val="1"/>
      <w:marLeft w:val="0"/>
      <w:marRight w:val="0"/>
      <w:marTop w:val="0"/>
      <w:marBottom w:val="0"/>
      <w:divBdr>
        <w:top w:val="none" w:sz="0" w:space="0" w:color="auto"/>
        <w:left w:val="none" w:sz="0" w:space="0" w:color="auto"/>
        <w:bottom w:val="none" w:sz="0" w:space="0" w:color="auto"/>
        <w:right w:val="none" w:sz="0" w:space="0" w:color="auto"/>
      </w:divBdr>
    </w:div>
    <w:div w:id="1450008844">
      <w:bodyDiv w:val="1"/>
      <w:marLeft w:val="0"/>
      <w:marRight w:val="0"/>
      <w:marTop w:val="0"/>
      <w:marBottom w:val="0"/>
      <w:divBdr>
        <w:top w:val="none" w:sz="0" w:space="0" w:color="auto"/>
        <w:left w:val="none" w:sz="0" w:space="0" w:color="auto"/>
        <w:bottom w:val="none" w:sz="0" w:space="0" w:color="auto"/>
        <w:right w:val="none" w:sz="0" w:space="0" w:color="auto"/>
      </w:divBdr>
    </w:div>
    <w:div w:id="1450122055">
      <w:bodyDiv w:val="1"/>
      <w:marLeft w:val="0"/>
      <w:marRight w:val="0"/>
      <w:marTop w:val="0"/>
      <w:marBottom w:val="0"/>
      <w:divBdr>
        <w:top w:val="none" w:sz="0" w:space="0" w:color="auto"/>
        <w:left w:val="none" w:sz="0" w:space="0" w:color="auto"/>
        <w:bottom w:val="none" w:sz="0" w:space="0" w:color="auto"/>
        <w:right w:val="none" w:sz="0" w:space="0" w:color="auto"/>
      </w:divBdr>
    </w:div>
    <w:div w:id="1450321757">
      <w:bodyDiv w:val="1"/>
      <w:marLeft w:val="0"/>
      <w:marRight w:val="0"/>
      <w:marTop w:val="0"/>
      <w:marBottom w:val="0"/>
      <w:divBdr>
        <w:top w:val="none" w:sz="0" w:space="0" w:color="auto"/>
        <w:left w:val="none" w:sz="0" w:space="0" w:color="auto"/>
        <w:bottom w:val="none" w:sz="0" w:space="0" w:color="auto"/>
        <w:right w:val="none" w:sz="0" w:space="0" w:color="auto"/>
      </w:divBdr>
    </w:div>
    <w:div w:id="1450708831">
      <w:bodyDiv w:val="1"/>
      <w:marLeft w:val="0"/>
      <w:marRight w:val="0"/>
      <w:marTop w:val="0"/>
      <w:marBottom w:val="0"/>
      <w:divBdr>
        <w:top w:val="none" w:sz="0" w:space="0" w:color="auto"/>
        <w:left w:val="none" w:sz="0" w:space="0" w:color="auto"/>
        <w:bottom w:val="none" w:sz="0" w:space="0" w:color="auto"/>
        <w:right w:val="none" w:sz="0" w:space="0" w:color="auto"/>
      </w:divBdr>
    </w:div>
    <w:div w:id="1451322470">
      <w:bodyDiv w:val="1"/>
      <w:marLeft w:val="0"/>
      <w:marRight w:val="0"/>
      <w:marTop w:val="0"/>
      <w:marBottom w:val="0"/>
      <w:divBdr>
        <w:top w:val="none" w:sz="0" w:space="0" w:color="auto"/>
        <w:left w:val="none" w:sz="0" w:space="0" w:color="auto"/>
        <w:bottom w:val="none" w:sz="0" w:space="0" w:color="auto"/>
        <w:right w:val="none" w:sz="0" w:space="0" w:color="auto"/>
      </w:divBdr>
    </w:div>
    <w:div w:id="1451438339">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699982">
      <w:bodyDiv w:val="1"/>
      <w:marLeft w:val="0"/>
      <w:marRight w:val="0"/>
      <w:marTop w:val="0"/>
      <w:marBottom w:val="0"/>
      <w:divBdr>
        <w:top w:val="none" w:sz="0" w:space="0" w:color="auto"/>
        <w:left w:val="none" w:sz="0" w:space="0" w:color="auto"/>
        <w:bottom w:val="none" w:sz="0" w:space="0" w:color="auto"/>
        <w:right w:val="none" w:sz="0" w:space="0" w:color="auto"/>
      </w:divBdr>
    </w:div>
    <w:div w:id="1452675623">
      <w:bodyDiv w:val="1"/>
      <w:marLeft w:val="0"/>
      <w:marRight w:val="0"/>
      <w:marTop w:val="0"/>
      <w:marBottom w:val="0"/>
      <w:divBdr>
        <w:top w:val="none" w:sz="0" w:space="0" w:color="auto"/>
        <w:left w:val="none" w:sz="0" w:space="0" w:color="auto"/>
        <w:bottom w:val="none" w:sz="0" w:space="0" w:color="auto"/>
        <w:right w:val="none" w:sz="0" w:space="0" w:color="auto"/>
      </w:divBdr>
    </w:div>
    <w:div w:id="1452748348">
      <w:bodyDiv w:val="1"/>
      <w:marLeft w:val="0"/>
      <w:marRight w:val="0"/>
      <w:marTop w:val="0"/>
      <w:marBottom w:val="0"/>
      <w:divBdr>
        <w:top w:val="none" w:sz="0" w:space="0" w:color="auto"/>
        <w:left w:val="none" w:sz="0" w:space="0" w:color="auto"/>
        <w:bottom w:val="none" w:sz="0" w:space="0" w:color="auto"/>
        <w:right w:val="none" w:sz="0" w:space="0" w:color="auto"/>
      </w:divBdr>
    </w:div>
    <w:div w:id="1453204180">
      <w:bodyDiv w:val="1"/>
      <w:marLeft w:val="0"/>
      <w:marRight w:val="0"/>
      <w:marTop w:val="0"/>
      <w:marBottom w:val="0"/>
      <w:divBdr>
        <w:top w:val="none" w:sz="0" w:space="0" w:color="auto"/>
        <w:left w:val="none" w:sz="0" w:space="0" w:color="auto"/>
        <w:bottom w:val="none" w:sz="0" w:space="0" w:color="auto"/>
        <w:right w:val="none" w:sz="0" w:space="0" w:color="auto"/>
      </w:divBdr>
    </w:div>
    <w:div w:id="1453282747">
      <w:bodyDiv w:val="1"/>
      <w:marLeft w:val="0"/>
      <w:marRight w:val="0"/>
      <w:marTop w:val="0"/>
      <w:marBottom w:val="0"/>
      <w:divBdr>
        <w:top w:val="none" w:sz="0" w:space="0" w:color="auto"/>
        <w:left w:val="none" w:sz="0" w:space="0" w:color="auto"/>
        <w:bottom w:val="none" w:sz="0" w:space="0" w:color="auto"/>
        <w:right w:val="none" w:sz="0" w:space="0" w:color="auto"/>
      </w:divBdr>
    </w:div>
    <w:div w:id="1453675317">
      <w:bodyDiv w:val="1"/>
      <w:marLeft w:val="0"/>
      <w:marRight w:val="0"/>
      <w:marTop w:val="0"/>
      <w:marBottom w:val="0"/>
      <w:divBdr>
        <w:top w:val="none" w:sz="0" w:space="0" w:color="auto"/>
        <w:left w:val="none" w:sz="0" w:space="0" w:color="auto"/>
        <w:bottom w:val="none" w:sz="0" w:space="0" w:color="auto"/>
        <w:right w:val="none" w:sz="0" w:space="0" w:color="auto"/>
      </w:divBdr>
    </w:div>
    <w:div w:id="1454790640">
      <w:bodyDiv w:val="1"/>
      <w:marLeft w:val="0"/>
      <w:marRight w:val="0"/>
      <w:marTop w:val="0"/>
      <w:marBottom w:val="0"/>
      <w:divBdr>
        <w:top w:val="none" w:sz="0" w:space="0" w:color="auto"/>
        <w:left w:val="none" w:sz="0" w:space="0" w:color="auto"/>
        <w:bottom w:val="none" w:sz="0" w:space="0" w:color="auto"/>
        <w:right w:val="none" w:sz="0" w:space="0" w:color="auto"/>
      </w:divBdr>
    </w:div>
    <w:div w:id="1456290005">
      <w:bodyDiv w:val="1"/>
      <w:marLeft w:val="0"/>
      <w:marRight w:val="0"/>
      <w:marTop w:val="0"/>
      <w:marBottom w:val="0"/>
      <w:divBdr>
        <w:top w:val="none" w:sz="0" w:space="0" w:color="auto"/>
        <w:left w:val="none" w:sz="0" w:space="0" w:color="auto"/>
        <w:bottom w:val="none" w:sz="0" w:space="0" w:color="auto"/>
        <w:right w:val="none" w:sz="0" w:space="0" w:color="auto"/>
      </w:divBdr>
    </w:div>
    <w:div w:id="1456365887">
      <w:bodyDiv w:val="1"/>
      <w:marLeft w:val="0"/>
      <w:marRight w:val="0"/>
      <w:marTop w:val="0"/>
      <w:marBottom w:val="0"/>
      <w:divBdr>
        <w:top w:val="none" w:sz="0" w:space="0" w:color="auto"/>
        <w:left w:val="none" w:sz="0" w:space="0" w:color="auto"/>
        <w:bottom w:val="none" w:sz="0" w:space="0" w:color="auto"/>
        <w:right w:val="none" w:sz="0" w:space="0" w:color="auto"/>
      </w:divBdr>
    </w:div>
    <w:div w:id="1456949598">
      <w:bodyDiv w:val="1"/>
      <w:marLeft w:val="0"/>
      <w:marRight w:val="0"/>
      <w:marTop w:val="0"/>
      <w:marBottom w:val="0"/>
      <w:divBdr>
        <w:top w:val="none" w:sz="0" w:space="0" w:color="auto"/>
        <w:left w:val="none" w:sz="0" w:space="0" w:color="auto"/>
        <w:bottom w:val="none" w:sz="0" w:space="0" w:color="auto"/>
        <w:right w:val="none" w:sz="0" w:space="0" w:color="auto"/>
      </w:divBdr>
    </w:div>
    <w:div w:id="1457135333">
      <w:bodyDiv w:val="1"/>
      <w:marLeft w:val="0"/>
      <w:marRight w:val="0"/>
      <w:marTop w:val="0"/>
      <w:marBottom w:val="0"/>
      <w:divBdr>
        <w:top w:val="none" w:sz="0" w:space="0" w:color="auto"/>
        <w:left w:val="none" w:sz="0" w:space="0" w:color="auto"/>
        <w:bottom w:val="none" w:sz="0" w:space="0" w:color="auto"/>
        <w:right w:val="none" w:sz="0" w:space="0" w:color="auto"/>
      </w:divBdr>
    </w:div>
    <w:div w:id="1457329985">
      <w:bodyDiv w:val="1"/>
      <w:marLeft w:val="0"/>
      <w:marRight w:val="0"/>
      <w:marTop w:val="0"/>
      <w:marBottom w:val="0"/>
      <w:divBdr>
        <w:top w:val="none" w:sz="0" w:space="0" w:color="auto"/>
        <w:left w:val="none" w:sz="0" w:space="0" w:color="auto"/>
        <w:bottom w:val="none" w:sz="0" w:space="0" w:color="auto"/>
        <w:right w:val="none" w:sz="0" w:space="0" w:color="auto"/>
      </w:divBdr>
    </w:div>
    <w:div w:id="1457455876">
      <w:bodyDiv w:val="1"/>
      <w:marLeft w:val="0"/>
      <w:marRight w:val="0"/>
      <w:marTop w:val="0"/>
      <w:marBottom w:val="0"/>
      <w:divBdr>
        <w:top w:val="none" w:sz="0" w:space="0" w:color="auto"/>
        <w:left w:val="none" w:sz="0" w:space="0" w:color="auto"/>
        <w:bottom w:val="none" w:sz="0" w:space="0" w:color="auto"/>
        <w:right w:val="none" w:sz="0" w:space="0" w:color="auto"/>
      </w:divBdr>
    </w:div>
    <w:div w:id="1457606298">
      <w:bodyDiv w:val="1"/>
      <w:marLeft w:val="0"/>
      <w:marRight w:val="0"/>
      <w:marTop w:val="0"/>
      <w:marBottom w:val="0"/>
      <w:divBdr>
        <w:top w:val="none" w:sz="0" w:space="0" w:color="auto"/>
        <w:left w:val="none" w:sz="0" w:space="0" w:color="auto"/>
        <w:bottom w:val="none" w:sz="0" w:space="0" w:color="auto"/>
        <w:right w:val="none" w:sz="0" w:space="0" w:color="auto"/>
      </w:divBdr>
    </w:div>
    <w:div w:id="1458452708">
      <w:bodyDiv w:val="1"/>
      <w:marLeft w:val="0"/>
      <w:marRight w:val="0"/>
      <w:marTop w:val="0"/>
      <w:marBottom w:val="0"/>
      <w:divBdr>
        <w:top w:val="none" w:sz="0" w:space="0" w:color="auto"/>
        <w:left w:val="none" w:sz="0" w:space="0" w:color="auto"/>
        <w:bottom w:val="none" w:sz="0" w:space="0" w:color="auto"/>
        <w:right w:val="none" w:sz="0" w:space="0" w:color="auto"/>
      </w:divBdr>
    </w:div>
    <w:div w:id="1458985870">
      <w:bodyDiv w:val="1"/>
      <w:marLeft w:val="0"/>
      <w:marRight w:val="0"/>
      <w:marTop w:val="0"/>
      <w:marBottom w:val="0"/>
      <w:divBdr>
        <w:top w:val="none" w:sz="0" w:space="0" w:color="auto"/>
        <w:left w:val="none" w:sz="0" w:space="0" w:color="auto"/>
        <w:bottom w:val="none" w:sz="0" w:space="0" w:color="auto"/>
        <w:right w:val="none" w:sz="0" w:space="0" w:color="auto"/>
      </w:divBdr>
    </w:div>
    <w:div w:id="1459949872">
      <w:bodyDiv w:val="1"/>
      <w:marLeft w:val="0"/>
      <w:marRight w:val="0"/>
      <w:marTop w:val="0"/>
      <w:marBottom w:val="0"/>
      <w:divBdr>
        <w:top w:val="none" w:sz="0" w:space="0" w:color="auto"/>
        <w:left w:val="none" w:sz="0" w:space="0" w:color="auto"/>
        <w:bottom w:val="none" w:sz="0" w:space="0" w:color="auto"/>
        <w:right w:val="none" w:sz="0" w:space="0" w:color="auto"/>
      </w:divBdr>
    </w:div>
    <w:div w:id="1460563416">
      <w:bodyDiv w:val="1"/>
      <w:marLeft w:val="0"/>
      <w:marRight w:val="0"/>
      <w:marTop w:val="0"/>
      <w:marBottom w:val="0"/>
      <w:divBdr>
        <w:top w:val="none" w:sz="0" w:space="0" w:color="auto"/>
        <w:left w:val="none" w:sz="0" w:space="0" w:color="auto"/>
        <w:bottom w:val="none" w:sz="0" w:space="0" w:color="auto"/>
        <w:right w:val="none" w:sz="0" w:space="0" w:color="auto"/>
      </w:divBdr>
    </w:div>
    <w:div w:id="1461462268">
      <w:bodyDiv w:val="1"/>
      <w:marLeft w:val="0"/>
      <w:marRight w:val="0"/>
      <w:marTop w:val="0"/>
      <w:marBottom w:val="0"/>
      <w:divBdr>
        <w:top w:val="none" w:sz="0" w:space="0" w:color="auto"/>
        <w:left w:val="none" w:sz="0" w:space="0" w:color="auto"/>
        <w:bottom w:val="none" w:sz="0" w:space="0" w:color="auto"/>
        <w:right w:val="none" w:sz="0" w:space="0" w:color="auto"/>
      </w:divBdr>
    </w:div>
    <w:div w:id="1461805352">
      <w:bodyDiv w:val="1"/>
      <w:marLeft w:val="0"/>
      <w:marRight w:val="0"/>
      <w:marTop w:val="0"/>
      <w:marBottom w:val="0"/>
      <w:divBdr>
        <w:top w:val="none" w:sz="0" w:space="0" w:color="auto"/>
        <w:left w:val="none" w:sz="0" w:space="0" w:color="auto"/>
        <w:bottom w:val="none" w:sz="0" w:space="0" w:color="auto"/>
        <w:right w:val="none" w:sz="0" w:space="0" w:color="auto"/>
      </w:divBdr>
    </w:div>
    <w:div w:id="1462530678">
      <w:bodyDiv w:val="1"/>
      <w:marLeft w:val="0"/>
      <w:marRight w:val="0"/>
      <w:marTop w:val="0"/>
      <w:marBottom w:val="0"/>
      <w:divBdr>
        <w:top w:val="none" w:sz="0" w:space="0" w:color="auto"/>
        <w:left w:val="none" w:sz="0" w:space="0" w:color="auto"/>
        <w:bottom w:val="none" w:sz="0" w:space="0" w:color="auto"/>
        <w:right w:val="none" w:sz="0" w:space="0" w:color="auto"/>
      </w:divBdr>
    </w:div>
    <w:div w:id="1462723310">
      <w:bodyDiv w:val="1"/>
      <w:marLeft w:val="0"/>
      <w:marRight w:val="0"/>
      <w:marTop w:val="0"/>
      <w:marBottom w:val="0"/>
      <w:divBdr>
        <w:top w:val="none" w:sz="0" w:space="0" w:color="auto"/>
        <w:left w:val="none" w:sz="0" w:space="0" w:color="auto"/>
        <w:bottom w:val="none" w:sz="0" w:space="0" w:color="auto"/>
        <w:right w:val="none" w:sz="0" w:space="0" w:color="auto"/>
      </w:divBdr>
    </w:div>
    <w:div w:id="1463496433">
      <w:bodyDiv w:val="1"/>
      <w:marLeft w:val="0"/>
      <w:marRight w:val="0"/>
      <w:marTop w:val="0"/>
      <w:marBottom w:val="0"/>
      <w:divBdr>
        <w:top w:val="none" w:sz="0" w:space="0" w:color="auto"/>
        <w:left w:val="none" w:sz="0" w:space="0" w:color="auto"/>
        <w:bottom w:val="none" w:sz="0" w:space="0" w:color="auto"/>
        <w:right w:val="none" w:sz="0" w:space="0" w:color="auto"/>
      </w:divBdr>
    </w:div>
    <w:div w:id="1463500694">
      <w:bodyDiv w:val="1"/>
      <w:marLeft w:val="0"/>
      <w:marRight w:val="0"/>
      <w:marTop w:val="0"/>
      <w:marBottom w:val="0"/>
      <w:divBdr>
        <w:top w:val="none" w:sz="0" w:space="0" w:color="auto"/>
        <w:left w:val="none" w:sz="0" w:space="0" w:color="auto"/>
        <w:bottom w:val="none" w:sz="0" w:space="0" w:color="auto"/>
        <w:right w:val="none" w:sz="0" w:space="0" w:color="auto"/>
      </w:divBdr>
    </w:div>
    <w:div w:id="1464079813">
      <w:bodyDiv w:val="1"/>
      <w:marLeft w:val="0"/>
      <w:marRight w:val="0"/>
      <w:marTop w:val="0"/>
      <w:marBottom w:val="0"/>
      <w:divBdr>
        <w:top w:val="none" w:sz="0" w:space="0" w:color="auto"/>
        <w:left w:val="none" w:sz="0" w:space="0" w:color="auto"/>
        <w:bottom w:val="none" w:sz="0" w:space="0" w:color="auto"/>
        <w:right w:val="none" w:sz="0" w:space="0" w:color="auto"/>
      </w:divBdr>
    </w:div>
    <w:div w:id="1464271409">
      <w:bodyDiv w:val="1"/>
      <w:marLeft w:val="0"/>
      <w:marRight w:val="0"/>
      <w:marTop w:val="0"/>
      <w:marBottom w:val="0"/>
      <w:divBdr>
        <w:top w:val="none" w:sz="0" w:space="0" w:color="auto"/>
        <w:left w:val="none" w:sz="0" w:space="0" w:color="auto"/>
        <w:bottom w:val="none" w:sz="0" w:space="0" w:color="auto"/>
        <w:right w:val="none" w:sz="0" w:space="0" w:color="auto"/>
      </w:divBdr>
    </w:div>
    <w:div w:id="1464731264">
      <w:bodyDiv w:val="1"/>
      <w:marLeft w:val="0"/>
      <w:marRight w:val="0"/>
      <w:marTop w:val="0"/>
      <w:marBottom w:val="0"/>
      <w:divBdr>
        <w:top w:val="none" w:sz="0" w:space="0" w:color="auto"/>
        <w:left w:val="none" w:sz="0" w:space="0" w:color="auto"/>
        <w:bottom w:val="none" w:sz="0" w:space="0" w:color="auto"/>
        <w:right w:val="none" w:sz="0" w:space="0" w:color="auto"/>
      </w:divBdr>
    </w:div>
    <w:div w:id="1464812384">
      <w:bodyDiv w:val="1"/>
      <w:marLeft w:val="0"/>
      <w:marRight w:val="0"/>
      <w:marTop w:val="0"/>
      <w:marBottom w:val="0"/>
      <w:divBdr>
        <w:top w:val="none" w:sz="0" w:space="0" w:color="auto"/>
        <w:left w:val="none" w:sz="0" w:space="0" w:color="auto"/>
        <w:bottom w:val="none" w:sz="0" w:space="0" w:color="auto"/>
        <w:right w:val="none" w:sz="0" w:space="0" w:color="auto"/>
      </w:divBdr>
    </w:div>
    <w:div w:id="1465007328">
      <w:bodyDiv w:val="1"/>
      <w:marLeft w:val="0"/>
      <w:marRight w:val="0"/>
      <w:marTop w:val="0"/>
      <w:marBottom w:val="0"/>
      <w:divBdr>
        <w:top w:val="none" w:sz="0" w:space="0" w:color="auto"/>
        <w:left w:val="none" w:sz="0" w:space="0" w:color="auto"/>
        <w:bottom w:val="none" w:sz="0" w:space="0" w:color="auto"/>
        <w:right w:val="none" w:sz="0" w:space="0" w:color="auto"/>
      </w:divBdr>
    </w:div>
    <w:div w:id="1465155580">
      <w:bodyDiv w:val="1"/>
      <w:marLeft w:val="0"/>
      <w:marRight w:val="0"/>
      <w:marTop w:val="0"/>
      <w:marBottom w:val="0"/>
      <w:divBdr>
        <w:top w:val="none" w:sz="0" w:space="0" w:color="auto"/>
        <w:left w:val="none" w:sz="0" w:space="0" w:color="auto"/>
        <w:bottom w:val="none" w:sz="0" w:space="0" w:color="auto"/>
        <w:right w:val="none" w:sz="0" w:space="0" w:color="auto"/>
      </w:divBdr>
    </w:div>
    <w:div w:id="1465461165">
      <w:bodyDiv w:val="1"/>
      <w:marLeft w:val="0"/>
      <w:marRight w:val="0"/>
      <w:marTop w:val="0"/>
      <w:marBottom w:val="0"/>
      <w:divBdr>
        <w:top w:val="none" w:sz="0" w:space="0" w:color="auto"/>
        <w:left w:val="none" w:sz="0" w:space="0" w:color="auto"/>
        <w:bottom w:val="none" w:sz="0" w:space="0" w:color="auto"/>
        <w:right w:val="none" w:sz="0" w:space="0" w:color="auto"/>
      </w:divBdr>
    </w:div>
    <w:div w:id="1465612097">
      <w:bodyDiv w:val="1"/>
      <w:marLeft w:val="0"/>
      <w:marRight w:val="0"/>
      <w:marTop w:val="0"/>
      <w:marBottom w:val="0"/>
      <w:divBdr>
        <w:top w:val="none" w:sz="0" w:space="0" w:color="auto"/>
        <w:left w:val="none" w:sz="0" w:space="0" w:color="auto"/>
        <w:bottom w:val="none" w:sz="0" w:space="0" w:color="auto"/>
        <w:right w:val="none" w:sz="0" w:space="0" w:color="auto"/>
      </w:divBdr>
    </w:div>
    <w:div w:id="1465923303">
      <w:bodyDiv w:val="1"/>
      <w:marLeft w:val="0"/>
      <w:marRight w:val="0"/>
      <w:marTop w:val="0"/>
      <w:marBottom w:val="0"/>
      <w:divBdr>
        <w:top w:val="none" w:sz="0" w:space="0" w:color="auto"/>
        <w:left w:val="none" w:sz="0" w:space="0" w:color="auto"/>
        <w:bottom w:val="none" w:sz="0" w:space="0" w:color="auto"/>
        <w:right w:val="none" w:sz="0" w:space="0" w:color="auto"/>
      </w:divBdr>
    </w:div>
    <w:div w:id="1466700051">
      <w:bodyDiv w:val="1"/>
      <w:marLeft w:val="0"/>
      <w:marRight w:val="0"/>
      <w:marTop w:val="0"/>
      <w:marBottom w:val="0"/>
      <w:divBdr>
        <w:top w:val="none" w:sz="0" w:space="0" w:color="auto"/>
        <w:left w:val="none" w:sz="0" w:space="0" w:color="auto"/>
        <w:bottom w:val="none" w:sz="0" w:space="0" w:color="auto"/>
        <w:right w:val="none" w:sz="0" w:space="0" w:color="auto"/>
      </w:divBdr>
    </w:div>
    <w:div w:id="1467042776">
      <w:bodyDiv w:val="1"/>
      <w:marLeft w:val="0"/>
      <w:marRight w:val="0"/>
      <w:marTop w:val="0"/>
      <w:marBottom w:val="0"/>
      <w:divBdr>
        <w:top w:val="none" w:sz="0" w:space="0" w:color="auto"/>
        <w:left w:val="none" w:sz="0" w:space="0" w:color="auto"/>
        <w:bottom w:val="none" w:sz="0" w:space="0" w:color="auto"/>
        <w:right w:val="none" w:sz="0" w:space="0" w:color="auto"/>
      </w:divBdr>
    </w:div>
    <w:div w:id="1467161993">
      <w:bodyDiv w:val="1"/>
      <w:marLeft w:val="0"/>
      <w:marRight w:val="0"/>
      <w:marTop w:val="0"/>
      <w:marBottom w:val="0"/>
      <w:divBdr>
        <w:top w:val="none" w:sz="0" w:space="0" w:color="auto"/>
        <w:left w:val="none" w:sz="0" w:space="0" w:color="auto"/>
        <w:bottom w:val="none" w:sz="0" w:space="0" w:color="auto"/>
        <w:right w:val="none" w:sz="0" w:space="0" w:color="auto"/>
      </w:divBdr>
    </w:div>
    <w:div w:id="1467355012">
      <w:bodyDiv w:val="1"/>
      <w:marLeft w:val="0"/>
      <w:marRight w:val="0"/>
      <w:marTop w:val="0"/>
      <w:marBottom w:val="0"/>
      <w:divBdr>
        <w:top w:val="none" w:sz="0" w:space="0" w:color="auto"/>
        <w:left w:val="none" w:sz="0" w:space="0" w:color="auto"/>
        <w:bottom w:val="none" w:sz="0" w:space="0" w:color="auto"/>
        <w:right w:val="none" w:sz="0" w:space="0" w:color="auto"/>
      </w:divBdr>
    </w:div>
    <w:div w:id="1467577752">
      <w:bodyDiv w:val="1"/>
      <w:marLeft w:val="0"/>
      <w:marRight w:val="0"/>
      <w:marTop w:val="0"/>
      <w:marBottom w:val="0"/>
      <w:divBdr>
        <w:top w:val="none" w:sz="0" w:space="0" w:color="auto"/>
        <w:left w:val="none" w:sz="0" w:space="0" w:color="auto"/>
        <w:bottom w:val="none" w:sz="0" w:space="0" w:color="auto"/>
        <w:right w:val="none" w:sz="0" w:space="0" w:color="auto"/>
      </w:divBdr>
    </w:div>
    <w:div w:id="1467621339">
      <w:bodyDiv w:val="1"/>
      <w:marLeft w:val="0"/>
      <w:marRight w:val="0"/>
      <w:marTop w:val="0"/>
      <w:marBottom w:val="0"/>
      <w:divBdr>
        <w:top w:val="none" w:sz="0" w:space="0" w:color="auto"/>
        <w:left w:val="none" w:sz="0" w:space="0" w:color="auto"/>
        <w:bottom w:val="none" w:sz="0" w:space="0" w:color="auto"/>
        <w:right w:val="none" w:sz="0" w:space="0" w:color="auto"/>
      </w:divBdr>
    </w:div>
    <w:div w:id="1468008376">
      <w:bodyDiv w:val="1"/>
      <w:marLeft w:val="0"/>
      <w:marRight w:val="0"/>
      <w:marTop w:val="0"/>
      <w:marBottom w:val="0"/>
      <w:divBdr>
        <w:top w:val="none" w:sz="0" w:space="0" w:color="auto"/>
        <w:left w:val="none" w:sz="0" w:space="0" w:color="auto"/>
        <w:bottom w:val="none" w:sz="0" w:space="0" w:color="auto"/>
        <w:right w:val="none" w:sz="0" w:space="0" w:color="auto"/>
      </w:divBdr>
    </w:div>
    <w:div w:id="1468157006">
      <w:bodyDiv w:val="1"/>
      <w:marLeft w:val="0"/>
      <w:marRight w:val="0"/>
      <w:marTop w:val="0"/>
      <w:marBottom w:val="0"/>
      <w:divBdr>
        <w:top w:val="none" w:sz="0" w:space="0" w:color="auto"/>
        <w:left w:val="none" w:sz="0" w:space="0" w:color="auto"/>
        <w:bottom w:val="none" w:sz="0" w:space="0" w:color="auto"/>
        <w:right w:val="none" w:sz="0" w:space="0" w:color="auto"/>
      </w:divBdr>
    </w:div>
    <w:div w:id="1469283598">
      <w:bodyDiv w:val="1"/>
      <w:marLeft w:val="0"/>
      <w:marRight w:val="0"/>
      <w:marTop w:val="0"/>
      <w:marBottom w:val="0"/>
      <w:divBdr>
        <w:top w:val="none" w:sz="0" w:space="0" w:color="auto"/>
        <w:left w:val="none" w:sz="0" w:space="0" w:color="auto"/>
        <w:bottom w:val="none" w:sz="0" w:space="0" w:color="auto"/>
        <w:right w:val="none" w:sz="0" w:space="0" w:color="auto"/>
      </w:divBdr>
    </w:div>
    <w:div w:id="1470051225">
      <w:bodyDiv w:val="1"/>
      <w:marLeft w:val="0"/>
      <w:marRight w:val="0"/>
      <w:marTop w:val="0"/>
      <w:marBottom w:val="0"/>
      <w:divBdr>
        <w:top w:val="none" w:sz="0" w:space="0" w:color="auto"/>
        <w:left w:val="none" w:sz="0" w:space="0" w:color="auto"/>
        <w:bottom w:val="none" w:sz="0" w:space="0" w:color="auto"/>
        <w:right w:val="none" w:sz="0" w:space="0" w:color="auto"/>
      </w:divBdr>
    </w:div>
    <w:div w:id="1470199333">
      <w:bodyDiv w:val="1"/>
      <w:marLeft w:val="0"/>
      <w:marRight w:val="0"/>
      <w:marTop w:val="0"/>
      <w:marBottom w:val="0"/>
      <w:divBdr>
        <w:top w:val="none" w:sz="0" w:space="0" w:color="auto"/>
        <w:left w:val="none" w:sz="0" w:space="0" w:color="auto"/>
        <w:bottom w:val="none" w:sz="0" w:space="0" w:color="auto"/>
        <w:right w:val="none" w:sz="0" w:space="0" w:color="auto"/>
      </w:divBdr>
    </w:div>
    <w:div w:id="1470325607">
      <w:bodyDiv w:val="1"/>
      <w:marLeft w:val="0"/>
      <w:marRight w:val="0"/>
      <w:marTop w:val="0"/>
      <w:marBottom w:val="0"/>
      <w:divBdr>
        <w:top w:val="none" w:sz="0" w:space="0" w:color="auto"/>
        <w:left w:val="none" w:sz="0" w:space="0" w:color="auto"/>
        <w:bottom w:val="none" w:sz="0" w:space="0" w:color="auto"/>
        <w:right w:val="none" w:sz="0" w:space="0" w:color="auto"/>
      </w:divBdr>
    </w:div>
    <w:div w:id="1470395280">
      <w:bodyDiv w:val="1"/>
      <w:marLeft w:val="0"/>
      <w:marRight w:val="0"/>
      <w:marTop w:val="0"/>
      <w:marBottom w:val="0"/>
      <w:divBdr>
        <w:top w:val="none" w:sz="0" w:space="0" w:color="auto"/>
        <w:left w:val="none" w:sz="0" w:space="0" w:color="auto"/>
        <w:bottom w:val="none" w:sz="0" w:space="0" w:color="auto"/>
        <w:right w:val="none" w:sz="0" w:space="0" w:color="auto"/>
      </w:divBdr>
    </w:div>
    <w:div w:id="1470395524">
      <w:bodyDiv w:val="1"/>
      <w:marLeft w:val="0"/>
      <w:marRight w:val="0"/>
      <w:marTop w:val="0"/>
      <w:marBottom w:val="0"/>
      <w:divBdr>
        <w:top w:val="none" w:sz="0" w:space="0" w:color="auto"/>
        <w:left w:val="none" w:sz="0" w:space="0" w:color="auto"/>
        <w:bottom w:val="none" w:sz="0" w:space="0" w:color="auto"/>
        <w:right w:val="none" w:sz="0" w:space="0" w:color="auto"/>
      </w:divBdr>
    </w:div>
    <w:div w:id="1470517036">
      <w:bodyDiv w:val="1"/>
      <w:marLeft w:val="0"/>
      <w:marRight w:val="0"/>
      <w:marTop w:val="0"/>
      <w:marBottom w:val="0"/>
      <w:divBdr>
        <w:top w:val="none" w:sz="0" w:space="0" w:color="auto"/>
        <w:left w:val="none" w:sz="0" w:space="0" w:color="auto"/>
        <w:bottom w:val="none" w:sz="0" w:space="0" w:color="auto"/>
        <w:right w:val="none" w:sz="0" w:space="0" w:color="auto"/>
      </w:divBdr>
    </w:div>
    <w:div w:id="1471442203">
      <w:bodyDiv w:val="1"/>
      <w:marLeft w:val="0"/>
      <w:marRight w:val="0"/>
      <w:marTop w:val="0"/>
      <w:marBottom w:val="0"/>
      <w:divBdr>
        <w:top w:val="none" w:sz="0" w:space="0" w:color="auto"/>
        <w:left w:val="none" w:sz="0" w:space="0" w:color="auto"/>
        <w:bottom w:val="none" w:sz="0" w:space="0" w:color="auto"/>
        <w:right w:val="none" w:sz="0" w:space="0" w:color="auto"/>
      </w:divBdr>
    </w:div>
    <w:div w:id="1471442762">
      <w:bodyDiv w:val="1"/>
      <w:marLeft w:val="0"/>
      <w:marRight w:val="0"/>
      <w:marTop w:val="0"/>
      <w:marBottom w:val="0"/>
      <w:divBdr>
        <w:top w:val="none" w:sz="0" w:space="0" w:color="auto"/>
        <w:left w:val="none" w:sz="0" w:space="0" w:color="auto"/>
        <w:bottom w:val="none" w:sz="0" w:space="0" w:color="auto"/>
        <w:right w:val="none" w:sz="0" w:space="0" w:color="auto"/>
      </w:divBdr>
    </w:div>
    <w:div w:id="1472213412">
      <w:bodyDiv w:val="1"/>
      <w:marLeft w:val="0"/>
      <w:marRight w:val="0"/>
      <w:marTop w:val="0"/>
      <w:marBottom w:val="0"/>
      <w:divBdr>
        <w:top w:val="none" w:sz="0" w:space="0" w:color="auto"/>
        <w:left w:val="none" w:sz="0" w:space="0" w:color="auto"/>
        <w:bottom w:val="none" w:sz="0" w:space="0" w:color="auto"/>
        <w:right w:val="none" w:sz="0" w:space="0" w:color="auto"/>
      </w:divBdr>
    </w:div>
    <w:div w:id="1472749113">
      <w:bodyDiv w:val="1"/>
      <w:marLeft w:val="0"/>
      <w:marRight w:val="0"/>
      <w:marTop w:val="0"/>
      <w:marBottom w:val="0"/>
      <w:divBdr>
        <w:top w:val="none" w:sz="0" w:space="0" w:color="auto"/>
        <w:left w:val="none" w:sz="0" w:space="0" w:color="auto"/>
        <w:bottom w:val="none" w:sz="0" w:space="0" w:color="auto"/>
        <w:right w:val="none" w:sz="0" w:space="0" w:color="auto"/>
      </w:divBdr>
    </w:div>
    <w:div w:id="1473014231">
      <w:bodyDiv w:val="1"/>
      <w:marLeft w:val="0"/>
      <w:marRight w:val="0"/>
      <w:marTop w:val="0"/>
      <w:marBottom w:val="0"/>
      <w:divBdr>
        <w:top w:val="none" w:sz="0" w:space="0" w:color="auto"/>
        <w:left w:val="none" w:sz="0" w:space="0" w:color="auto"/>
        <w:bottom w:val="none" w:sz="0" w:space="0" w:color="auto"/>
        <w:right w:val="none" w:sz="0" w:space="0" w:color="auto"/>
      </w:divBdr>
    </w:div>
    <w:div w:id="1473324917">
      <w:bodyDiv w:val="1"/>
      <w:marLeft w:val="0"/>
      <w:marRight w:val="0"/>
      <w:marTop w:val="0"/>
      <w:marBottom w:val="0"/>
      <w:divBdr>
        <w:top w:val="none" w:sz="0" w:space="0" w:color="auto"/>
        <w:left w:val="none" w:sz="0" w:space="0" w:color="auto"/>
        <w:bottom w:val="none" w:sz="0" w:space="0" w:color="auto"/>
        <w:right w:val="none" w:sz="0" w:space="0" w:color="auto"/>
      </w:divBdr>
    </w:div>
    <w:div w:id="1473518628">
      <w:bodyDiv w:val="1"/>
      <w:marLeft w:val="0"/>
      <w:marRight w:val="0"/>
      <w:marTop w:val="0"/>
      <w:marBottom w:val="0"/>
      <w:divBdr>
        <w:top w:val="none" w:sz="0" w:space="0" w:color="auto"/>
        <w:left w:val="none" w:sz="0" w:space="0" w:color="auto"/>
        <w:bottom w:val="none" w:sz="0" w:space="0" w:color="auto"/>
        <w:right w:val="none" w:sz="0" w:space="0" w:color="auto"/>
      </w:divBdr>
    </w:div>
    <w:div w:id="1473598525">
      <w:bodyDiv w:val="1"/>
      <w:marLeft w:val="0"/>
      <w:marRight w:val="0"/>
      <w:marTop w:val="0"/>
      <w:marBottom w:val="0"/>
      <w:divBdr>
        <w:top w:val="none" w:sz="0" w:space="0" w:color="auto"/>
        <w:left w:val="none" w:sz="0" w:space="0" w:color="auto"/>
        <w:bottom w:val="none" w:sz="0" w:space="0" w:color="auto"/>
        <w:right w:val="none" w:sz="0" w:space="0" w:color="auto"/>
      </w:divBdr>
    </w:div>
    <w:div w:id="1473670556">
      <w:bodyDiv w:val="1"/>
      <w:marLeft w:val="0"/>
      <w:marRight w:val="0"/>
      <w:marTop w:val="0"/>
      <w:marBottom w:val="0"/>
      <w:divBdr>
        <w:top w:val="none" w:sz="0" w:space="0" w:color="auto"/>
        <w:left w:val="none" w:sz="0" w:space="0" w:color="auto"/>
        <w:bottom w:val="none" w:sz="0" w:space="0" w:color="auto"/>
        <w:right w:val="none" w:sz="0" w:space="0" w:color="auto"/>
      </w:divBdr>
    </w:div>
    <w:div w:id="1473912908">
      <w:bodyDiv w:val="1"/>
      <w:marLeft w:val="0"/>
      <w:marRight w:val="0"/>
      <w:marTop w:val="0"/>
      <w:marBottom w:val="0"/>
      <w:divBdr>
        <w:top w:val="none" w:sz="0" w:space="0" w:color="auto"/>
        <w:left w:val="none" w:sz="0" w:space="0" w:color="auto"/>
        <w:bottom w:val="none" w:sz="0" w:space="0" w:color="auto"/>
        <w:right w:val="none" w:sz="0" w:space="0" w:color="auto"/>
      </w:divBdr>
    </w:div>
    <w:div w:id="1474518802">
      <w:bodyDiv w:val="1"/>
      <w:marLeft w:val="0"/>
      <w:marRight w:val="0"/>
      <w:marTop w:val="0"/>
      <w:marBottom w:val="0"/>
      <w:divBdr>
        <w:top w:val="none" w:sz="0" w:space="0" w:color="auto"/>
        <w:left w:val="none" w:sz="0" w:space="0" w:color="auto"/>
        <w:bottom w:val="none" w:sz="0" w:space="0" w:color="auto"/>
        <w:right w:val="none" w:sz="0" w:space="0" w:color="auto"/>
      </w:divBdr>
    </w:div>
    <w:div w:id="1474520975">
      <w:bodyDiv w:val="1"/>
      <w:marLeft w:val="0"/>
      <w:marRight w:val="0"/>
      <w:marTop w:val="0"/>
      <w:marBottom w:val="0"/>
      <w:divBdr>
        <w:top w:val="none" w:sz="0" w:space="0" w:color="auto"/>
        <w:left w:val="none" w:sz="0" w:space="0" w:color="auto"/>
        <w:bottom w:val="none" w:sz="0" w:space="0" w:color="auto"/>
        <w:right w:val="none" w:sz="0" w:space="0" w:color="auto"/>
      </w:divBdr>
    </w:div>
    <w:div w:id="1474983552">
      <w:bodyDiv w:val="1"/>
      <w:marLeft w:val="0"/>
      <w:marRight w:val="0"/>
      <w:marTop w:val="0"/>
      <w:marBottom w:val="0"/>
      <w:divBdr>
        <w:top w:val="none" w:sz="0" w:space="0" w:color="auto"/>
        <w:left w:val="none" w:sz="0" w:space="0" w:color="auto"/>
        <w:bottom w:val="none" w:sz="0" w:space="0" w:color="auto"/>
        <w:right w:val="none" w:sz="0" w:space="0" w:color="auto"/>
      </w:divBdr>
    </w:div>
    <w:div w:id="1475372108">
      <w:bodyDiv w:val="1"/>
      <w:marLeft w:val="0"/>
      <w:marRight w:val="0"/>
      <w:marTop w:val="0"/>
      <w:marBottom w:val="0"/>
      <w:divBdr>
        <w:top w:val="none" w:sz="0" w:space="0" w:color="auto"/>
        <w:left w:val="none" w:sz="0" w:space="0" w:color="auto"/>
        <w:bottom w:val="none" w:sz="0" w:space="0" w:color="auto"/>
        <w:right w:val="none" w:sz="0" w:space="0" w:color="auto"/>
      </w:divBdr>
    </w:div>
    <w:div w:id="1475558683">
      <w:bodyDiv w:val="1"/>
      <w:marLeft w:val="0"/>
      <w:marRight w:val="0"/>
      <w:marTop w:val="0"/>
      <w:marBottom w:val="0"/>
      <w:divBdr>
        <w:top w:val="none" w:sz="0" w:space="0" w:color="auto"/>
        <w:left w:val="none" w:sz="0" w:space="0" w:color="auto"/>
        <w:bottom w:val="none" w:sz="0" w:space="0" w:color="auto"/>
        <w:right w:val="none" w:sz="0" w:space="0" w:color="auto"/>
      </w:divBdr>
    </w:div>
    <w:div w:id="1475562621">
      <w:bodyDiv w:val="1"/>
      <w:marLeft w:val="0"/>
      <w:marRight w:val="0"/>
      <w:marTop w:val="0"/>
      <w:marBottom w:val="0"/>
      <w:divBdr>
        <w:top w:val="none" w:sz="0" w:space="0" w:color="auto"/>
        <w:left w:val="none" w:sz="0" w:space="0" w:color="auto"/>
        <w:bottom w:val="none" w:sz="0" w:space="0" w:color="auto"/>
        <w:right w:val="none" w:sz="0" w:space="0" w:color="auto"/>
      </w:divBdr>
    </w:div>
    <w:div w:id="1475952014">
      <w:bodyDiv w:val="1"/>
      <w:marLeft w:val="0"/>
      <w:marRight w:val="0"/>
      <w:marTop w:val="0"/>
      <w:marBottom w:val="0"/>
      <w:divBdr>
        <w:top w:val="none" w:sz="0" w:space="0" w:color="auto"/>
        <w:left w:val="none" w:sz="0" w:space="0" w:color="auto"/>
        <w:bottom w:val="none" w:sz="0" w:space="0" w:color="auto"/>
        <w:right w:val="none" w:sz="0" w:space="0" w:color="auto"/>
      </w:divBdr>
    </w:div>
    <w:div w:id="1475953740">
      <w:bodyDiv w:val="1"/>
      <w:marLeft w:val="0"/>
      <w:marRight w:val="0"/>
      <w:marTop w:val="0"/>
      <w:marBottom w:val="0"/>
      <w:divBdr>
        <w:top w:val="none" w:sz="0" w:space="0" w:color="auto"/>
        <w:left w:val="none" w:sz="0" w:space="0" w:color="auto"/>
        <w:bottom w:val="none" w:sz="0" w:space="0" w:color="auto"/>
        <w:right w:val="none" w:sz="0" w:space="0" w:color="auto"/>
      </w:divBdr>
    </w:div>
    <w:div w:id="1477185082">
      <w:bodyDiv w:val="1"/>
      <w:marLeft w:val="0"/>
      <w:marRight w:val="0"/>
      <w:marTop w:val="0"/>
      <w:marBottom w:val="0"/>
      <w:divBdr>
        <w:top w:val="none" w:sz="0" w:space="0" w:color="auto"/>
        <w:left w:val="none" w:sz="0" w:space="0" w:color="auto"/>
        <w:bottom w:val="none" w:sz="0" w:space="0" w:color="auto"/>
        <w:right w:val="none" w:sz="0" w:space="0" w:color="auto"/>
      </w:divBdr>
    </w:div>
    <w:div w:id="1477260458">
      <w:bodyDiv w:val="1"/>
      <w:marLeft w:val="0"/>
      <w:marRight w:val="0"/>
      <w:marTop w:val="0"/>
      <w:marBottom w:val="0"/>
      <w:divBdr>
        <w:top w:val="none" w:sz="0" w:space="0" w:color="auto"/>
        <w:left w:val="none" w:sz="0" w:space="0" w:color="auto"/>
        <w:bottom w:val="none" w:sz="0" w:space="0" w:color="auto"/>
        <w:right w:val="none" w:sz="0" w:space="0" w:color="auto"/>
      </w:divBdr>
    </w:div>
    <w:div w:id="1477839814">
      <w:bodyDiv w:val="1"/>
      <w:marLeft w:val="0"/>
      <w:marRight w:val="0"/>
      <w:marTop w:val="0"/>
      <w:marBottom w:val="0"/>
      <w:divBdr>
        <w:top w:val="none" w:sz="0" w:space="0" w:color="auto"/>
        <w:left w:val="none" w:sz="0" w:space="0" w:color="auto"/>
        <w:bottom w:val="none" w:sz="0" w:space="0" w:color="auto"/>
        <w:right w:val="none" w:sz="0" w:space="0" w:color="auto"/>
      </w:divBdr>
    </w:div>
    <w:div w:id="1477915277">
      <w:bodyDiv w:val="1"/>
      <w:marLeft w:val="0"/>
      <w:marRight w:val="0"/>
      <w:marTop w:val="0"/>
      <w:marBottom w:val="0"/>
      <w:divBdr>
        <w:top w:val="none" w:sz="0" w:space="0" w:color="auto"/>
        <w:left w:val="none" w:sz="0" w:space="0" w:color="auto"/>
        <w:bottom w:val="none" w:sz="0" w:space="0" w:color="auto"/>
        <w:right w:val="none" w:sz="0" w:space="0" w:color="auto"/>
      </w:divBdr>
    </w:div>
    <w:div w:id="1478110341">
      <w:bodyDiv w:val="1"/>
      <w:marLeft w:val="0"/>
      <w:marRight w:val="0"/>
      <w:marTop w:val="0"/>
      <w:marBottom w:val="0"/>
      <w:divBdr>
        <w:top w:val="none" w:sz="0" w:space="0" w:color="auto"/>
        <w:left w:val="none" w:sz="0" w:space="0" w:color="auto"/>
        <w:bottom w:val="none" w:sz="0" w:space="0" w:color="auto"/>
        <w:right w:val="none" w:sz="0" w:space="0" w:color="auto"/>
      </w:divBdr>
    </w:div>
    <w:div w:id="1478953090">
      <w:bodyDiv w:val="1"/>
      <w:marLeft w:val="0"/>
      <w:marRight w:val="0"/>
      <w:marTop w:val="0"/>
      <w:marBottom w:val="0"/>
      <w:divBdr>
        <w:top w:val="none" w:sz="0" w:space="0" w:color="auto"/>
        <w:left w:val="none" w:sz="0" w:space="0" w:color="auto"/>
        <w:bottom w:val="none" w:sz="0" w:space="0" w:color="auto"/>
        <w:right w:val="none" w:sz="0" w:space="0" w:color="auto"/>
      </w:divBdr>
    </w:div>
    <w:div w:id="1479421648">
      <w:bodyDiv w:val="1"/>
      <w:marLeft w:val="0"/>
      <w:marRight w:val="0"/>
      <w:marTop w:val="0"/>
      <w:marBottom w:val="0"/>
      <w:divBdr>
        <w:top w:val="none" w:sz="0" w:space="0" w:color="auto"/>
        <w:left w:val="none" w:sz="0" w:space="0" w:color="auto"/>
        <w:bottom w:val="none" w:sz="0" w:space="0" w:color="auto"/>
        <w:right w:val="none" w:sz="0" w:space="0" w:color="auto"/>
      </w:divBdr>
    </w:div>
    <w:div w:id="1479541288">
      <w:bodyDiv w:val="1"/>
      <w:marLeft w:val="0"/>
      <w:marRight w:val="0"/>
      <w:marTop w:val="0"/>
      <w:marBottom w:val="0"/>
      <w:divBdr>
        <w:top w:val="none" w:sz="0" w:space="0" w:color="auto"/>
        <w:left w:val="none" w:sz="0" w:space="0" w:color="auto"/>
        <w:bottom w:val="none" w:sz="0" w:space="0" w:color="auto"/>
        <w:right w:val="none" w:sz="0" w:space="0" w:color="auto"/>
      </w:divBdr>
    </w:div>
    <w:div w:id="1479567463">
      <w:bodyDiv w:val="1"/>
      <w:marLeft w:val="0"/>
      <w:marRight w:val="0"/>
      <w:marTop w:val="0"/>
      <w:marBottom w:val="0"/>
      <w:divBdr>
        <w:top w:val="none" w:sz="0" w:space="0" w:color="auto"/>
        <w:left w:val="none" w:sz="0" w:space="0" w:color="auto"/>
        <w:bottom w:val="none" w:sz="0" w:space="0" w:color="auto"/>
        <w:right w:val="none" w:sz="0" w:space="0" w:color="auto"/>
      </w:divBdr>
    </w:div>
    <w:div w:id="1480269470">
      <w:bodyDiv w:val="1"/>
      <w:marLeft w:val="0"/>
      <w:marRight w:val="0"/>
      <w:marTop w:val="0"/>
      <w:marBottom w:val="0"/>
      <w:divBdr>
        <w:top w:val="none" w:sz="0" w:space="0" w:color="auto"/>
        <w:left w:val="none" w:sz="0" w:space="0" w:color="auto"/>
        <w:bottom w:val="none" w:sz="0" w:space="0" w:color="auto"/>
        <w:right w:val="none" w:sz="0" w:space="0" w:color="auto"/>
      </w:divBdr>
    </w:div>
    <w:div w:id="1481849758">
      <w:bodyDiv w:val="1"/>
      <w:marLeft w:val="0"/>
      <w:marRight w:val="0"/>
      <w:marTop w:val="0"/>
      <w:marBottom w:val="0"/>
      <w:divBdr>
        <w:top w:val="none" w:sz="0" w:space="0" w:color="auto"/>
        <w:left w:val="none" w:sz="0" w:space="0" w:color="auto"/>
        <w:bottom w:val="none" w:sz="0" w:space="0" w:color="auto"/>
        <w:right w:val="none" w:sz="0" w:space="0" w:color="auto"/>
      </w:divBdr>
    </w:div>
    <w:div w:id="1481927167">
      <w:bodyDiv w:val="1"/>
      <w:marLeft w:val="0"/>
      <w:marRight w:val="0"/>
      <w:marTop w:val="0"/>
      <w:marBottom w:val="0"/>
      <w:divBdr>
        <w:top w:val="none" w:sz="0" w:space="0" w:color="auto"/>
        <w:left w:val="none" w:sz="0" w:space="0" w:color="auto"/>
        <w:bottom w:val="none" w:sz="0" w:space="0" w:color="auto"/>
        <w:right w:val="none" w:sz="0" w:space="0" w:color="auto"/>
      </w:divBdr>
    </w:div>
    <w:div w:id="1482578018">
      <w:bodyDiv w:val="1"/>
      <w:marLeft w:val="0"/>
      <w:marRight w:val="0"/>
      <w:marTop w:val="0"/>
      <w:marBottom w:val="0"/>
      <w:divBdr>
        <w:top w:val="none" w:sz="0" w:space="0" w:color="auto"/>
        <w:left w:val="none" w:sz="0" w:space="0" w:color="auto"/>
        <w:bottom w:val="none" w:sz="0" w:space="0" w:color="auto"/>
        <w:right w:val="none" w:sz="0" w:space="0" w:color="auto"/>
      </w:divBdr>
    </w:div>
    <w:div w:id="1483039372">
      <w:bodyDiv w:val="1"/>
      <w:marLeft w:val="0"/>
      <w:marRight w:val="0"/>
      <w:marTop w:val="0"/>
      <w:marBottom w:val="0"/>
      <w:divBdr>
        <w:top w:val="none" w:sz="0" w:space="0" w:color="auto"/>
        <w:left w:val="none" w:sz="0" w:space="0" w:color="auto"/>
        <w:bottom w:val="none" w:sz="0" w:space="0" w:color="auto"/>
        <w:right w:val="none" w:sz="0" w:space="0" w:color="auto"/>
      </w:divBdr>
    </w:div>
    <w:div w:id="1483157944">
      <w:bodyDiv w:val="1"/>
      <w:marLeft w:val="0"/>
      <w:marRight w:val="0"/>
      <w:marTop w:val="0"/>
      <w:marBottom w:val="0"/>
      <w:divBdr>
        <w:top w:val="none" w:sz="0" w:space="0" w:color="auto"/>
        <w:left w:val="none" w:sz="0" w:space="0" w:color="auto"/>
        <w:bottom w:val="none" w:sz="0" w:space="0" w:color="auto"/>
        <w:right w:val="none" w:sz="0" w:space="0" w:color="auto"/>
      </w:divBdr>
    </w:div>
    <w:div w:id="1483353562">
      <w:bodyDiv w:val="1"/>
      <w:marLeft w:val="0"/>
      <w:marRight w:val="0"/>
      <w:marTop w:val="0"/>
      <w:marBottom w:val="0"/>
      <w:divBdr>
        <w:top w:val="none" w:sz="0" w:space="0" w:color="auto"/>
        <w:left w:val="none" w:sz="0" w:space="0" w:color="auto"/>
        <w:bottom w:val="none" w:sz="0" w:space="0" w:color="auto"/>
        <w:right w:val="none" w:sz="0" w:space="0" w:color="auto"/>
      </w:divBdr>
    </w:div>
    <w:div w:id="1483427810">
      <w:bodyDiv w:val="1"/>
      <w:marLeft w:val="0"/>
      <w:marRight w:val="0"/>
      <w:marTop w:val="0"/>
      <w:marBottom w:val="0"/>
      <w:divBdr>
        <w:top w:val="none" w:sz="0" w:space="0" w:color="auto"/>
        <w:left w:val="none" w:sz="0" w:space="0" w:color="auto"/>
        <w:bottom w:val="none" w:sz="0" w:space="0" w:color="auto"/>
        <w:right w:val="none" w:sz="0" w:space="0" w:color="auto"/>
      </w:divBdr>
    </w:div>
    <w:div w:id="1483497104">
      <w:bodyDiv w:val="1"/>
      <w:marLeft w:val="0"/>
      <w:marRight w:val="0"/>
      <w:marTop w:val="0"/>
      <w:marBottom w:val="0"/>
      <w:divBdr>
        <w:top w:val="none" w:sz="0" w:space="0" w:color="auto"/>
        <w:left w:val="none" w:sz="0" w:space="0" w:color="auto"/>
        <w:bottom w:val="none" w:sz="0" w:space="0" w:color="auto"/>
        <w:right w:val="none" w:sz="0" w:space="0" w:color="auto"/>
      </w:divBdr>
    </w:div>
    <w:div w:id="1484008879">
      <w:bodyDiv w:val="1"/>
      <w:marLeft w:val="0"/>
      <w:marRight w:val="0"/>
      <w:marTop w:val="0"/>
      <w:marBottom w:val="0"/>
      <w:divBdr>
        <w:top w:val="none" w:sz="0" w:space="0" w:color="auto"/>
        <w:left w:val="none" w:sz="0" w:space="0" w:color="auto"/>
        <w:bottom w:val="none" w:sz="0" w:space="0" w:color="auto"/>
        <w:right w:val="none" w:sz="0" w:space="0" w:color="auto"/>
      </w:divBdr>
    </w:div>
    <w:div w:id="1484198510">
      <w:bodyDiv w:val="1"/>
      <w:marLeft w:val="0"/>
      <w:marRight w:val="0"/>
      <w:marTop w:val="0"/>
      <w:marBottom w:val="0"/>
      <w:divBdr>
        <w:top w:val="none" w:sz="0" w:space="0" w:color="auto"/>
        <w:left w:val="none" w:sz="0" w:space="0" w:color="auto"/>
        <w:bottom w:val="none" w:sz="0" w:space="0" w:color="auto"/>
        <w:right w:val="none" w:sz="0" w:space="0" w:color="auto"/>
      </w:divBdr>
    </w:div>
    <w:div w:id="1484394726">
      <w:bodyDiv w:val="1"/>
      <w:marLeft w:val="0"/>
      <w:marRight w:val="0"/>
      <w:marTop w:val="0"/>
      <w:marBottom w:val="0"/>
      <w:divBdr>
        <w:top w:val="none" w:sz="0" w:space="0" w:color="auto"/>
        <w:left w:val="none" w:sz="0" w:space="0" w:color="auto"/>
        <w:bottom w:val="none" w:sz="0" w:space="0" w:color="auto"/>
        <w:right w:val="none" w:sz="0" w:space="0" w:color="auto"/>
      </w:divBdr>
    </w:div>
    <w:div w:id="1484662939">
      <w:bodyDiv w:val="1"/>
      <w:marLeft w:val="0"/>
      <w:marRight w:val="0"/>
      <w:marTop w:val="0"/>
      <w:marBottom w:val="0"/>
      <w:divBdr>
        <w:top w:val="none" w:sz="0" w:space="0" w:color="auto"/>
        <w:left w:val="none" w:sz="0" w:space="0" w:color="auto"/>
        <w:bottom w:val="none" w:sz="0" w:space="0" w:color="auto"/>
        <w:right w:val="none" w:sz="0" w:space="0" w:color="auto"/>
      </w:divBdr>
    </w:div>
    <w:div w:id="1485050921">
      <w:bodyDiv w:val="1"/>
      <w:marLeft w:val="0"/>
      <w:marRight w:val="0"/>
      <w:marTop w:val="0"/>
      <w:marBottom w:val="0"/>
      <w:divBdr>
        <w:top w:val="none" w:sz="0" w:space="0" w:color="auto"/>
        <w:left w:val="none" w:sz="0" w:space="0" w:color="auto"/>
        <w:bottom w:val="none" w:sz="0" w:space="0" w:color="auto"/>
        <w:right w:val="none" w:sz="0" w:space="0" w:color="auto"/>
      </w:divBdr>
    </w:div>
    <w:div w:id="1485393479">
      <w:bodyDiv w:val="1"/>
      <w:marLeft w:val="0"/>
      <w:marRight w:val="0"/>
      <w:marTop w:val="0"/>
      <w:marBottom w:val="0"/>
      <w:divBdr>
        <w:top w:val="none" w:sz="0" w:space="0" w:color="auto"/>
        <w:left w:val="none" w:sz="0" w:space="0" w:color="auto"/>
        <w:bottom w:val="none" w:sz="0" w:space="0" w:color="auto"/>
        <w:right w:val="none" w:sz="0" w:space="0" w:color="auto"/>
      </w:divBdr>
    </w:div>
    <w:div w:id="1485661007">
      <w:bodyDiv w:val="1"/>
      <w:marLeft w:val="0"/>
      <w:marRight w:val="0"/>
      <w:marTop w:val="0"/>
      <w:marBottom w:val="0"/>
      <w:divBdr>
        <w:top w:val="none" w:sz="0" w:space="0" w:color="auto"/>
        <w:left w:val="none" w:sz="0" w:space="0" w:color="auto"/>
        <w:bottom w:val="none" w:sz="0" w:space="0" w:color="auto"/>
        <w:right w:val="none" w:sz="0" w:space="0" w:color="auto"/>
      </w:divBdr>
    </w:div>
    <w:div w:id="1485779319">
      <w:bodyDiv w:val="1"/>
      <w:marLeft w:val="0"/>
      <w:marRight w:val="0"/>
      <w:marTop w:val="0"/>
      <w:marBottom w:val="0"/>
      <w:divBdr>
        <w:top w:val="none" w:sz="0" w:space="0" w:color="auto"/>
        <w:left w:val="none" w:sz="0" w:space="0" w:color="auto"/>
        <w:bottom w:val="none" w:sz="0" w:space="0" w:color="auto"/>
        <w:right w:val="none" w:sz="0" w:space="0" w:color="auto"/>
      </w:divBdr>
    </w:div>
    <w:div w:id="1485857837">
      <w:bodyDiv w:val="1"/>
      <w:marLeft w:val="0"/>
      <w:marRight w:val="0"/>
      <w:marTop w:val="0"/>
      <w:marBottom w:val="0"/>
      <w:divBdr>
        <w:top w:val="none" w:sz="0" w:space="0" w:color="auto"/>
        <w:left w:val="none" w:sz="0" w:space="0" w:color="auto"/>
        <w:bottom w:val="none" w:sz="0" w:space="0" w:color="auto"/>
        <w:right w:val="none" w:sz="0" w:space="0" w:color="auto"/>
      </w:divBdr>
    </w:div>
    <w:div w:id="1486242023">
      <w:bodyDiv w:val="1"/>
      <w:marLeft w:val="0"/>
      <w:marRight w:val="0"/>
      <w:marTop w:val="0"/>
      <w:marBottom w:val="0"/>
      <w:divBdr>
        <w:top w:val="none" w:sz="0" w:space="0" w:color="auto"/>
        <w:left w:val="none" w:sz="0" w:space="0" w:color="auto"/>
        <w:bottom w:val="none" w:sz="0" w:space="0" w:color="auto"/>
        <w:right w:val="none" w:sz="0" w:space="0" w:color="auto"/>
      </w:divBdr>
    </w:div>
    <w:div w:id="1486358624">
      <w:bodyDiv w:val="1"/>
      <w:marLeft w:val="0"/>
      <w:marRight w:val="0"/>
      <w:marTop w:val="0"/>
      <w:marBottom w:val="0"/>
      <w:divBdr>
        <w:top w:val="none" w:sz="0" w:space="0" w:color="auto"/>
        <w:left w:val="none" w:sz="0" w:space="0" w:color="auto"/>
        <w:bottom w:val="none" w:sz="0" w:space="0" w:color="auto"/>
        <w:right w:val="none" w:sz="0" w:space="0" w:color="auto"/>
      </w:divBdr>
    </w:div>
    <w:div w:id="1486706194">
      <w:bodyDiv w:val="1"/>
      <w:marLeft w:val="0"/>
      <w:marRight w:val="0"/>
      <w:marTop w:val="0"/>
      <w:marBottom w:val="0"/>
      <w:divBdr>
        <w:top w:val="none" w:sz="0" w:space="0" w:color="auto"/>
        <w:left w:val="none" w:sz="0" w:space="0" w:color="auto"/>
        <w:bottom w:val="none" w:sz="0" w:space="0" w:color="auto"/>
        <w:right w:val="none" w:sz="0" w:space="0" w:color="auto"/>
      </w:divBdr>
    </w:div>
    <w:div w:id="1487210921">
      <w:bodyDiv w:val="1"/>
      <w:marLeft w:val="0"/>
      <w:marRight w:val="0"/>
      <w:marTop w:val="0"/>
      <w:marBottom w:val="0"/>
      <w:divBdr>
        <w:top w:val="none" w:sz="0" w:space="0" w:color="auto"/>
        <w:left w:val="none" w:sz="0" w:space="0" w:color="auto"/>
        <w:bottom w:val="none" w:sz="0" w:space="0" w:color="auto"/>
        <w:right w:val="none" w:sz="0" w:space="0" w:color="auto"/>
      </w:divBdr>
    </w:div>
    <w:div w:id="1487471834">
      <w:bodyDiv w:val="1"/>
      <w:marLeft w:val="0"/>
      <w:marRight w:val="0"/>
      <w:marTop w:val="0"/>
      <w:marBottom w:val="0"/>
      <w:divBdr>
        <w:top w:val="none" w:sz="0" w:space="0" w:color="auto"/>
        <w:left w:val="none" w:sz="0" w:space="0" w:color="auto"/>
        <w:bottom w:val="none" w:sz="0" w:space="0" w:color="auto"/>
        <w:right w:val="none" w:sz="0" w:space="0" w:color="auto"/>
      </w:divBdr>
    </w:div>
    <w:div w:id="1487817126">
      <w:bodyDiv w:val="1"/>
      <w:marLeft w:val="0"/>
      <w:marRight w:val="0"/>
      <w:marTop w:val="0"/>
      <w:marBottom w:val="0"/>
      <w:divBdr>
        <w:top w:val="none" w:sz="0" w:space="0" w:color="auto"/>
        <w:left w:val="none" w:sz="0" w:space="0" w:color="auto"/>
        <w:bottom w:val="none" w:sz="0" w:space="0" w:color="auto"/>
        <w:right w:val="none" w:sz="0" w:space="0" w:color="auto"/>
      </w:divBdr>
    </w:div>
    <w:div w:id="1488014657">
      <w:bodyDiv w:val="1"/>
      <w:marLeft w:val="0"/>
      <w:marRight w:val="0"/>
      <w:marTop w:val="0"/>
      <w:marBottom w:val="0"/>
      <w:divBdr>
        <w:top w:val="none" w:sz="0" w:space="0" w:color="auto"/>
        <w:left w:val="none" w:sz="0" w:space="0" w:color="auto"/>
        <w:bottom w:val="none" w:sz="0" w:space="0" w:color="auto"/>
        <w:right w:val="none" w:sz="0" w:space="0" w:color="auto"/>
      </w:divBdr>
    </w:div>
    <w:div w:id="1488130658">
      <w:bodyDiv w:val="1"/>
      <w:marLeft w:val="0"/>
      <w:marRight w:val="0"/>
      <w:marTop w:val="0"/>
      <w:marBottom w:val="0"/>
      <w:divBdr>
        <w:top w:val="none" w:sz="0" w:space="0" w:color="auto"/>
        <w:left w:val="none" w:sz="0" w:space="0" w:color="auto"/>
        <w:bottom w:val="none" w:sz="0" w:space="0" w:color="auto"/>
        <w:right w:val="none" w:sz="0" w:space="0" w:color="auto"/>
      </w:divBdr>
    </w:div>
    <w:div w:id="1488203333">
      <w:bodyDiv w:val="1"/>
      <w:marLeft w:val="0"/>
      <w:marRight w:val="0"/>
      <w:marTop w:val="0"/>
      <w:marBottom w:val="0"/>
      <w:divBdr>
        <w:top w:val="none" w:sz="0" w:space="0" w:color="auto"/>
        <w:left w:val="none" w:sz="0" w:space="0" w:color="auto"/>
        <w:bottom w:val="none" w:sz="0" w:space="0" w:color="auto"/>
        <w:right w:val="none" w:sz="0" w:space="0" w:color="auto"/>
      </w:divBdr>
    </w:div>
    <w:div w:id="1488593994">
      <w:bodyDiv w:val="1"/>
      <w:marLeft w:val="0"/>
      <w:marRight w:val="0"/>
      <w:marTop w:val="0"/>
      <w:marBottom w:val="0"/>
      <w:divBdr>
        <w:top w:val="none" w:sz="0" w:space="0" w:color="auto"/>
        <w:left w:val="none" w:sz="0" w:space="0" w:color="auto"/>
        <w:bottom w:val="none" w:sz="0" w:space="0" w:color="auto"/>
        <w:right w:val="none" w:sz="0" w:space="0" w:color="auto"/>
      </w:divBdr>
    </w:div>
    <w:div w:id="1489587638">
      <w:bodyDiv w:val="1"/>
      <w:marLeft w:val="0"/>
      <w:marRight w:val="0"/>
      <w:marTop w:val="0"/>
      <w:marBottom w:val="0"/>
      <w:divBdr>
        <w:top w:val="none" w:sz="0" w:space="0" w:color="auto"/>
        <w:left w:val="none" w:sz="0" w:space="0" w:color="auto"/>
        <w:bottom w:val="none" w:sz="0" w:space="0" w:color="auto"/>
        <w:right w:val="none" w:sz="0" w:space="0" w:color="auto"/>
      </w:divBdr>
    </w:div>
    <w:div w:id="1490057665">
      <w:bodyDiv w:val="1"/>
      <w:marLeft w:val="0"/>
      <w:marRight w:val="0"/>
      <w:marTop w:val="0"/>
      <w:marBottom w:val="0"/>
      <w:divBdr>
        <w:top w:val="none" w:sz="0" w:space="0" w:color="auto"/>
        <w:left w:val="none" w:sz="0" w:space="0" w:color="auto"/>
        <w:bottom w:val="none" w:sz="0" w:space="0" w:color="auto"/>
        <w:right w:val="none" w:sz="0" w:space="0" w:color="auto"/>
      </w:divBdr>
    </w:div>
    <w:div w:id="1490750220">
      <w:bodyDiv w:val="1"/>
      <w:marLeft w:val="0"/>
      <w:marRight w:val="0"/>
      <w:marTop w:val="0"/>
      <w:marBottom w:val="0"/>
      <w:divBdr>
        <w:top w:val="none" w:sz="0" w:space="0" w:color="auto"/>
        <w:left w:val="none" w:sz="0" w:space="0" w:color="auto"/>
        <w:bottom w:val="none" w:sz="0" w:space="0" w:color="auto"/>
        <w:right w:val="none" w:sz="0" w:space="0" w:color="auto"/>
      </w:divBdr>
    </w:div>
    <w:div w:id="1491020891">
      <w:bodyDiv w:val="1"/>
      <w:marLeft w:val="0"/>
      <w:marRight w:val="0"/>
      <w:marTop w:val="0"/>
      <w:marBottom w:val="0"/>
      <w:divBdr>
        <w:top w:val="none" w:sz="0" w:space="0" w:color="auto"/>
        <w:left w:val="none" w:sz="0" w:space="0" w:color="auto"/>
        <w:bottom w:val="none" w:sz="0" w:space="0" w:color="auto"/>
        <w:right w:val="none" w:sz="0" w:space="0" w:color="auto"/>
      </w:divBdr>
    </w:div>
    <w:div w:id="1491210182">
      <w:bodyDiv w:val="1"/>
      <w:marLeft w:val="0"/>
      <w:marRight w:val="0"/>
      <w:marTop w:val="0"/>
      <w:marBottom w:val="0"/>
      <w:divBdr>
        <w:top w:val="none" w:sz="0" w:space="0" w:color="auto"/>
        <w:left w:val="none" w:sz="0" w:space="0" w:color="auto"/>
        <w:bottom w:val="none" w:sz="0" w:space="0" w:color="auto"/>
        <w:right w:val="none" w:sz="0" w:space="0" w:color="auto"/>
      </w:divBdr>
    </w:div>
    <w:div w:id="1491944107">
      <w:bodyDiv w:val="1"/>
      <w:marLeft w:val="0"/>
      <w:marRight w:val="0"/>
      <w:marTop w:val="0"/>
      <w:marBottom w:val="0"/>
      <w:divBdr>
        <w:top w:val="none" w:sz="0" w:space="0" w:color="auto"/>
        <w:left w:val="none" w:sz="0" w:space="0" w:color="auto"/>
        <w:bottom w:val="none" w:sz="0" w:space="0" w:color="auto"/>
        <w:right w:val="none" w:sz="0" w:space="0" w:color="auto"/>
      </w:divBdr>
    </w:div>
    <w:div w:id="1492255040">
      <w:bodyDiv w:val="1"/>
      <w:marLeft w:val="0"/>
      <w:marRight w:val="0"/>
      <w:marTop w:val="0"/>
      <w:marBottom w:val="0"/>
      <w:divBdr>
        <w:top w:val="none" w:sz="0" w:space="0" w:color="auto"/>
        <w:left w:val="none" w:sz="0" w:space="0" w:color="auto"/>
        <w:bottom w:val="none" w:sz="0" w:space="0" w:color="auto"/>
        <w:right w:val="none" w:sz="0" w:space="0" w:color="auto"/>
      </w:divBdr>
    </w:div>
    <w:div w:id="1492327549">
      <w:bodyDiv w:val="1"/>
      <w:marLeft w:val="0"/>
      <w:marRight w:val="0"/>
      <w:marTop w:val="0"/>
      <w:marBottom w:val="0"/>
      <w:divBdr>
        <w:top w:val="none" w:sz="0" w:space="0" w:color="auto"/>
        <w:left w:val="none" w:sz="0" w:space="0" w:color="auto"/>
        <w:bottom w:val="none" w:sz="0" w:space="0" w:color="auto"/>
        <w:right w:val="none" w:sz="0" w:space="0" w:color="auto"/>
      </w:divBdr>
    </w:div>
    <w:div w:id="1492526422">
      <w:bodyDiv w:val="1"/>
      <w:marLeft w:val="0"/>
      <w:marRight w:val="0"/>
      <w:marTop w:val="0"/>
      <w:marBottom w:val="0"/>
      <w:divBdr>
        <w:top w:val="none" w:sz="0" w:space="0" w:color="auto"/>
        <w:left w:val="none" w:sz="0" w:space="0" w:color="auto"/>
        <w:bottom w:val="none" w:sz="0" w:space="0" w:color="auto"/>
        <w:right w:val="none" w:sz="0" w:space="0" w:color="auto"/>
      </w:divBdr>
    </w:div>
    <w:div w:id="1492602715">
      <w:bodyDiv w:val="1"/>
      <w:marLeft w:val="0"/>
      <w:marRight w:val="0"/>
      <w:marTop w:val="0"/>
      <w:marBottom w:val="0"/>
      <w:divBdr>
        <w:top w:val="none" w:sz="0" w:space="0" w:color="auto"/>
        <w:left w:val="none" w:sz="0" w:space="0" w:color="auto"/>
        <w:bottom w:val="none" w:sz="0" w:space="0" w:color="auto"/>
        <w:right w:val="none" w:sz="0" w:space="0" w:color="auto"/>
      </w:divBdr>
    </w:div>
    <w:div w:id="1492989854">
      <w:bodyDiv w:val="1"/>
      <w:marLeft w:val="0"/>
      <w:marRight w:val="0"/>
      <w:marTop w:val="0"/>
      <w:marBottom w:val="0"/>
      <w:divBdr>
        <w:top w:val="none" w:sz="0" w:space="0" w:color="auto"/>
        <w:left w:val="none" w:sz="0" w:space="0" w:color="auto"/>
        <w:bottom w:val="none" w:sz="0" w:space="0" w:color="auto"/>
        <w:right w:val="none" w:sz="0" w:space="0" w:color="auto"/>
      </w:divBdr>
    </w:div>
    <w:div w:id="1493107419">
      <w:bodyDiv w:val="1"/>
      <w:marLeft w:val="0"/>
      <w:marRight w:val="0"/>
      <w:marTop w:val="0"/>
      <w:marBottom w:val="0"/>
      <w:divBdr>
        <w:top w:val="none" w:sz="0" w:space="0" w:color="auto"/>
        <w:left w:val="none" w:sz="0" w:space="0" w:color="auto"/>
        <w:bottom w:val="none" w:sz="0" w:space="0" w:color="auto"/>
        <w:right w:val="none" w:sz="0" w:space="0" w:color="auto"/>
      </w:divBdr>
    </w:div>
    <w:div w:id="1493376134">
      <w:bodyDiv w:val="1"/>
      <w:marLeft w:val="0"/>
      <w:marRight w:val="0"/>
      <w:marTop w:val="0"/>
      <w:marBottom w:val="0"/>
      <w:divBdr>
        <w:top w:val="none" w:sz="0" w:space="0" w:color="auto"/>
        <w:left w:val="none" w:sz="0" w:space="0" w:color="auto"/>
        <w:bottom w:val="none" w:sz="0" w:space="0" w:color="auto"/>
        <w:right w:val="none" w:sz="0" w:space="0" w:color="auto"/>
      </w:divBdr>
    </w:div>
    <w:div w:id="1494032453">
      <w:bodyDiv w:val="1"/>
      <w:marLeft w:val="0"/>
      <w:marRight w:val="0"/>
      <w:marTop w:val="0"/>
      <w:marBottom w:val="0"/>
      <w:divBdr>
        <w:top w:val="none" w:sz="0" w:space="0" w:color="auto"/>
        <w:left w:val="none" w:sz="0" w:space="0" w:color="auto"/>
        <w:bottom w:val="none" w:sz="0" w:space="0" w:color="auto"/>
        <w:right w:val="none" w:sz="0" w:space="0" w:color="auto"/>
      </w:divBdr>
    </w:div>
    <w:div w:id="1494103665">
      <w:bodyDiv w:val="1"/>
      <w:marLeft w:val="0"/>
      <w:marRight w:val="0"/>
      <w:marTop w:val="0"/>
      <w:marBottom w:val="0"/>
      <w:divBdr>
        <w:top w:val="none" w:sz="0" w:space="0" w:color="auto"/>
        <w:left w:val="none" w:sz="0" w:space="0" w:color="auto"/>
        <w:bottom w:val="none" w:sz="0" w:space="0" w:color="auto"/>
        <w:right w:val="none" w:sz="0" w:space="0" w:color="auto"/>
      </w:divBdr>
    </w:div>
    <w:div w:id="1494443110">
      <w:bodyDiv w:val="1"/>
      <w:marLeft w:val="0"/>
      <w:marRight w:val="0"/>
      <w:marTop w:val="0"/>
      <w:marBottom w:val="0"/>
      <w:divBdr>
        <w:top w:val="none" w:sz="0" w:space="0" w:color="auto"/>
        <w:left w:val="none" w:sz="0" w:space="0" w:color="auto"/>
        <w:bottom w:val="none" w:sz="0" w:space="0" w:color="auto"/>
        <w:right w:val="none" w:sz="0" w:space="0" w:color="auto"/>
      </w:divBdr>
    </w:div>
    <w:div w:id="1494485863">
      <w:bodyDiv w:val="1"/>
      <w:marLeft w:val="0"/>
      <w:marRight w:val="0"/>
      <w:marTop w:val="0"/>
      <w:marBottom w:val="0"/>
      <w:divBdr>
        <w:top w:val="none" w:sz="0" w:space="0" w:color="auto"/>
        <w:left w:val="none" w:sz="0" w:space="0" w:color="auto"/>
        <w:bottom w:val="none" w:sz="0" w:space="0" w:color="auto"/>
        <w:right w:val="none" w:sz="0" w:space="0" w:color="auto"/>
      </w:divBdr>
    </w:div>
    <w:div w:id="1494563109">
      <w:bodyDiv w:val="1"/>
      <w:marLeft w:val="0"/>
      <w:marRight w:val="0"/>
      <w:marTop w:val="0"/>
      <w:marBottom w:val="0"/>
      <w:divBdr>
        <w:top w:val="none" w:sz="0" w:space="0" w:color="auto"/>
        <w:left w:val="none" w:sz="0" w:space="0" w:color="auto"/>
        <w:bottom w:val="none" w:sz="0" w:space="0" w:color="auto"/>
        <w:right w:val="none" w:sz="0" w:space="0" w:color="auto"/>
      </w:divBdr>
    </w:div>
    <w:div w:id="1494833622">
      <w:bodyDiv w:val="1"/>
      <w:marLeft w:val="0"/>
      <w:marRight w:val="0"/>
      <w:marTop w:val="0"/>
      <w:marBottom w:val="0"/>
      <w:divBdr>
        <w:top w:val="none" w:sz="0" w:space="0" w:color="auto"/>
        <w:left w:val="none" w:sz="0" w:space="0" w:color="auto"/>
        <w:bottom w:val="none" w:sz="0" w:space="0" w:color="auto"/>
        <w:right w:val="none" w:sz="0" w:space="0" w:color="auto"/>
      </w:divBdr>
    </w:div>
    <w:div w:id="1494905156">
      <w:bodyDiv w:val="1"/>
      <w:marLeft w:val="0"/>
      <w:marRight w:val="0"/>
      <w:marTop w:val="0"/>
      <w:marBottom w:val="0"/>
      <w:divBdr>
        <w:top w:val="none" w:sz="0" w:space="0" w:color="auto"/>
        <w:left w:val="none" w:sz="0" w:space="0" w:color="auto"/>
        <w:bottom w:val="none" w:sz="0" w:space="0" w:color="auto"/>
        <w:right w:val="none" w:sz="0" w:space="0" w:color="auto"/>
      </w:divBdr>
    </w:div>
    <w:div w:id="1494949559">
      <w:bodyDiv w:val="1"/>
      <w:marLeft w:val="0"/>
      <w:marRight w:val="0"/>
      <w:marTop w:val="0"/>
      <w:marBottom w:val="0"/>
      <w:divBdr>
        <w:top w:val="none" w:sz="0" w:space="0" w:color="auto"/>
        <w:left w:val="none" w:sz="0" w:space="0" w:color="auto"/>
        <w:bottom w:val="none" w:sz="0" w:space="0" w:color="auto"/>
        <w:right w:val="none" w:sz="0" w:space="0" w:color="auto"/>
      </w:divBdr>
    </w:div>
    <w:div w:id="1495143529">
      <w:bodyDiv w:val="1"/>
      <w:marLeft w:val="0"/>
      <w:marRight w:val="0"/>
      <w:marTop w:val="0"/>
      <w:marBottom w:val="0"/>
      <w:divBdr>
        <w:top w:val="none" w:sz="0" w:space="0" w:color="auto"/>
        <w:left w:val="none" w:sz="0" w:space="0" w:color="auto"/>
        <w:bottom w:val="none" w:sz="0" w:space="0" w:color="auto"/>
        <w:right w:val="none" w:sz="0" w:space="0" w:color="auto"/>
      </w:divBdr>
    </w:div>
    <w:div w:id="1495409454">
      <w:bodyDiv w:val="1"/>
      <w:marLeft w:val="0"/>
      <w:marRight w:val="0"/>
      <w:marTop w:val="0"/>
      <w:marBottom w:val="0"/>
      <w:divBdr>
        <w:top w:val="none" w:sz="0" w:space="0" w:color="auto"/>
        <w:left w:val="none" w:sz="0" w:space="0" w:color="auto"/>
        <w:bottom w:val="none" w:sz="0" w:space="0" w:color="auto"/>
        <w:right w:val="none" w:sz="0" w:space="0" w:color="auto"/>
      </w:divBdr>
    </w:div>
    <w:div w:id="1495488880">
      <w:bodyDiv w:val="1"/>
      <w:marLeft w:val="0"/>
      <w:marRight w:val="0"/>
      <w:marTop w:val="0"/>
      <w:marBottom w:val="0"/>
      <w:divBdr>
        <w:top w:val="none" w:sz="0" w:space="0" w:color="auto"/>
        <w:left w:val="none" w:sz="0" w:space="0" w:color="auto"/>
        <w:bottom w:val="none" w:sz="0" w:space="0" w:color="auto"/>
        <w:right w:val="none" w:sz="0" w:space="0" w:color="auto"/>
      </w:divBdr>
    </w:div>
    <w:div w:id="1495801315">
      <w:bodyDiv w:val="1"/>
      <w:marLeft w:val="0"/>
      <w:marRight w:val="0"/>
      <w:marTop w:val="0"/>
      <w:marBottom w:val="0"/>
      <w:divBdr>
        <w:top w:val="none" w:sz="0" w:space="0" w:color="auto"/>
        <w:left w:val="none" w:sz="0" w:space="0" w:color="auto"/>
        <w:bottom w:val="none" w:sz="0" w:space="0" w:color="auto"/>
        <w:right w:val="none" w:sz="0" w:space="0" w:color="auto"/>
      </w:divBdr>
    </w:div>
    <w:div w:id="1496337486">
      <w:bodyDiv w:val="1"/>
      <w:marLeft w:val="0"/>
      <w:marRight w:val="0"/>
      <w:marTop w:val="0"/>
      <w:marBottom w:val="0"/>
      <w:divBdr>
        <w:top w:val="none" w:sz="0" w:space="0" w:color="auto"/>
        <w:left w:val="none" w:sz="0" w:space="0" w:color="auto"/>
        <w:bottom w:val="none" w:sz="0" w:space="0" w:color="auto"/>
        <w:right w:val="none" w:sz="0" w:space="0" w:color="auto"/>
      </w:divBdr>
    </w:div>
    <w:div w:id="1496338802">
      <w:bodyDiv w:val="1"/>
      <w:marLeft w:val="0"/>
      <w:marRight w:val="0"/>
      <w:marTop w:val="0"/>
      <w:marBottom w:val="0"/>
      <w:divBdr>
        <w:top w:val="none" w:sz="0" w:space="0" w:color="auto"/>
        <w:left w:val="none" w:sz="0" w:space="0" w:color="auto"/>
        <w:bottom w:val="none" w:sz="0" w:space="0" w:color="auto"/>
        <w:right w:val="none" w:sz="0" w:space="0" w:color="auto"/>
      </w:divBdr>
    </w:div>
    <w:div w:id="1496654272">
      <w:bodyDiv w:val="1"/>
      <w:marLeft w:val="0"/>
      <w:marRight w:val="0"/>
      <w:marTop w:val="0"/>
      <w:marBottom w:val="0"/>
      <w:divBdr>
        <w:top w:val="none" w:sz="0" w:space="0" w:color="auto"/>
        <w:left w:val="none" w:sz="0" w:space="0" w:color="auto"/>
        <w:bottom w:val="none" w:sz="0" w:space="0" w:color="auto"/>
        <w:right w:val="none" w:sz="0" w:space="0" w:color="auto"/>
      </w:divBdr>
    </w:div>
    <w:div w:id="1497377579">
      <w:bodyDiv w:val="1"/>
      <w:marLeft w:val="0"/>
      <w:marRight w:val="0"/>
      <w:marTop w:val="0"/>
      <w:marBottom w:val="0"/>
      <w:divBdr>
        <w:top w:val="none" w:sz="0" w:space="0" w:color="auto"/>
        <w:left w:val="none" w:sz="0" w:space="0" w:color="auto"/>
        <w:bottom w:val="none" w:sz="0" w:space="0" w:color="auto"/>
        <w:right w:val="none" w:sz="0" w:space="0" w:color="auto"/>
      </w:divBdr>
    </w:div>
    <w:div w:id="1497569178">
      <w:bodyDiv w:val="1"/>
      <w:marLeft w:val="0"/>
      <w:marRight w:val="0"/>
      <w:marTop w:val="0"/>
      <w:marBottom w:val="0"/>
      <w:divBdr>
        <w:top w:val="none" w:sz="0" w:space="0" w:color="auto"/>
        <w:left w:val="none" w:sz="0" w:space="0" w:color="auto"/>
        <w:bottom w:val="none" w:sz="0" w:space="0" w:color="auto"/>
        <w:right w:val="none" w:sz="0" w:space="0" w:color="auto"/>
      </w:divBdr>
    </w:div>
    <w:div w:id="1498381264">
      <w:bodyDiv w:val="1"/>
      <w:marLeft w:val="0"/>
      <w:marRight w:val="0"/>
      <w:marTop w:val="0"/>
      <w:marBottom w:val="0"/>
      <w:divBdr>
        <w:top w:val="none" w:sz="0" w:space="0" w:color="auto"/>
        <w:left w:val="none" w:sz="0" w:space="0" w:color="auto"/>
        <w:bottom w:val="none" w:sz="0" w:space="0" w:color="auto"/>
        <w:right w:val="none" w:sz="0" w:space="0" w:color="auto"/>
      </w:divBdr>
    </w:div>
    <w:div w:id="1498492573">
      <w:bodyDiv w:val="1"/>
      <w:marLeft w:val="0"/>
      <w:marRight w:val="0"/>
      <w:marTop w:val="0"/>
      <w:marBottom w:val="0"/>
      <w:divBdr>
        <w:top w:val="none" w:sz="0" w:space="0" w:color="auto"/>
        <w:left w:val="none" w:sz="0" w:space="0" w:color="auto"/>
        <w:bottom w:val="none" w:sz="0" w:space="0" w:color="auto"/>
        <w:right w:val="none" w:sz="0" w:space="0" w:color="auto"/>
      </w:divBdr>
    </w:div>
    <w:div w:id="1498576087">
      <w:bodyDiv w:val="1"/>
      <w:marLeft w:val="0"/>
      <w:marRight w:val="0"/>
      <w:marTop w:val="0"/>
      <w:marBottom w:val="0"/>
      <w:divBdr>
        <w:top w:val="none" w:sz="0" w:space="0" w:color="auto"/>
        <w:left w:val="none" w:sz="0" w:space="0" w:color="auto"/>
        <w:bottom w:val="none" w:sz="0" w:space="0" w:color="auto"/>
        <w:right w:val="none" w:sz="0" w:space="0" w:color="auto"/>
      </w:divBdr>
    </w:div>
    <w:div w:id="1499077290">
      <w:bodyDiv w:val="1"/>
      <w:marLeft w:val="0"/>
      <w:marRight w:val="0"/>
      <w:marTop w:val="0"/>
      <w:marBottom w:val="0"/>
      <w:divBdr>
        <w:top w:val="none" w:sz="0" w:space="0" w:color="auto"/>
        <w:left w:val="none" w:sz="0" w:space="0" w:color="auto"/>
        <w:bottom w:val="none" w:sz="0" w:space="0" w:color="auto"/>
        <w:right w:val="none" w:sz="0" w:space="0" w:color="auto"/>
      </w:divBdr>
    </w:div>
    <w:div w:id="1499231960">
      <w:bodyDiv w:val="1"/>
      <w:marLeft w:val="0"/>
      <w:marRight w:val="0"/>
      <w:marTop w:val="0"/>
      <w:marBottom w:val="0"/>
      <w:divBdr>
        <w:top w:val="none" w:sz="0" w:space="0" w:color="auto"/>
        <w:left w:val="none" w:sz="0" w:space="0" w:color="auto"/>
        <w:bottom w:val="none" w:sz="0" w:space="0" w:color="auto"/>
        <w:right w:val="none" w:sz="0" w:space="0" w:color="auto"/>
      </w:divBdr>
    </w:div>
    <w:div w:id="1499539831">
      <w:bodyDiv w:val="1"/>
      <w:marLeft w:val="0"/>
      <w:marRight w:val="0"/>
      <w:marTop w:val="0"/>
      <w:marBottom w:val="0"/>
      <w:divBdr>
        <w:top w:val="none" w:sz="0" w:space="0" w:color="auto"/>
        <w:left w:val="none" w:sz="0" w:space="0" w:color="auto"/>
        <w:bottom w:val="none" w:sz="0" w:space="0" w:color="auto"/>
        <w:right w:val="none" w:sz="0" w:space="0" w:color="auto"/>
      </w:divBdr>
    </w:div>
    <w:div w:id="1499542640">
      <w:bodyDiv w:val="1"/>
      <w:marLeft w:val="0"/>
      <w:marRight w:val="0"/>
      <w:marTop w:val="0"/>
      <w:marBottom w:val="0"/>
      <w:divBdr>
        <w:top w:val="none" w:sz="0" w:space="0" w:color="auto"/>
        <w:left w:val="none" w:sz="0" w:space="0" w:color="auto"/>
        <w:bottom w:val="none" w:sz="0" w:space="0" w:color="auto"/>
        <w:right w:val="none" w:sz="0" w:space="0" w:color="auto"/>
      </w:divBdr>
    </w:div>
    <w:div w:id="1499729675">
      <w:bodyDiv w:val="1"/>
      <w:marLeft w:val="0"/>
      <w:marRight w:val="0"/>
      <w:marTop w:val="0"/>
      <w:marBottom w:val="0"/>
      <w:divBdr>
        <w:top w:val="none" w:sz="0" w:space="0" w:color="auto"/>
        <w:left w:val="none" w:sz="0" w:space="0" w:color="auto"/>
        <w:bottom w:val="none" w:sz="0" w:space="0" w:color="auto"/>
        <w:right w:val="none" w:sz="0" w:space="0" w:color="auto"/>
      </w:divBdr>
    </w:div>
    <w:div w:id="1500582285">
      <w:bodyDiv w:val="1"/>
      <w:marLeft w:val="0"/>
      <w:marRight w:val="0"/>
      <w:marTop w:val="0"/>
      <w:marBottom w:val="0"/>
      <w:divBdr>
        <w:top w:val="none" w:sz="0" w:space="0" w:color="auto"/>
        <w:left w:val="none" w:sz="0" w:space="0" w:color="auto"/>
        <w:bottom w:val="none" w:sz="0" w:space="0" w:color="auto"/>
        <w:right w:val="none" w:sz="0" w:space="0" w:color="auto"/>
      </w:divBdr>
    </w:div>
    <w:div w:id="1500997972">
      <w:bodyDiv w:val="1"/>
      <w:marLeft w:val="0"/>
      <w:marRight w:val="0"/>
      <w:marTop w:val="0"/>
      <w:marBottom w:val="0"/>
      <w:divBdr>
        <w:top w:val="none" w:sz="0" w:space="0" w:color="auto"/>
        <w:left w:val="none" w:sz="0" w:space="0" w:color="auto"/>
        <w:bottom w:val="none" w:sz="0" w:space="0" w:color="auto"/>
        <w:right w:val="none" w:sz="0" w:space="0" w:color="auto"/>
      </w:divBdr>
    </w:div>
    <w:div w:id="1501894580">
      <w:bodyDiv w:val="1"/>
      <w:marLeft w:val="0"/>
      <w:marRight w:val="0"/>
      <w:marTop w:val="0"/>
      <w:marBottom w:val="0"/>
      <w:divBdr>
        <w:top w:val="none" w:sz="0" w:space="0" w:color="auto"/>
        <w:left w:val="none" w:sz="0" w:space="0" w:color="auto"/>
        <w:bottom w:val="none" w:sz="0" w:space="0" w:color="auto"/>
        <w:right w:val="none" w:sz="0" w:space="0" w:color="auto"/>
      </w:divBdr>
    </w:div>
    <w:div w:id="1502157356">
      <w:bodyDiv w:val="1"/>
      <w:marLeft w:val="0"/>
      <w:marRight w:val="0"/>
      <w:marTop w:val="0"/>
      <w:marBottom w:val="0"/>
      <w:divBdr>
        <w:top w:val="none" w:sz="0" w:space="0" w:color="auto"/>
        <w:left w:val="none" w:sz="0" w:space="0" w:color="auto"/>
        <w:bottom w:val="none" w:sz="0" w:space="0" w:color="auto"/>
        <w:right w:val="none" w:sz="0" w:space="0" w:color="auto"/>
      </w:divBdr>
    </w:div>
    <w:div w:id="1503205112">
      <w:bodyDiv w:val="1"/>
      <w:marLeft w:val="0"/>
      <w:marRight w:val="0"/>
      <w:marTop w:val="0"/>
      <w:marBottom w:val="0"/>
      <w:divBdr>
        <w:top w:val="none" w:sz="0" w:space="0" w:color="auto"/>
        <w:left w:val="none" w:sz="0" w:space="0" w:color="auto"/>
        <w:bottom w:val="none" w:sz="0" w:space="0" w:color="auto"/>
        <w:right w:val="none" w:sz="0" w:space="0" w:color="auto"/>
      </w:divBdr>
    </w:div>
    <w:div w:id="1503425910">
      <w:bodyDiv w:val="1"/>
      <w:marLeft w:val="0"/>
      <w:marRight w:val="0"/>
      <w:marTop w:val="0"/>
      <w:marBottom w:val="0"/>
      <w:divBdr>
        <w:top w:val="none" w:sz="0" w:space="0" w:color="auto"/>
        <w:left w:val="none" w:sz="0" w:space="0" w:color="auto"/>
        <w:bottom w:val="none" w:sz="0" w:space="0" w:color="auto"/>
        <w:right w:val="none" w:sz="0" w:space="0" w:color="auto"/>
      </w:divBdr>
    </w:div>
    <w:div w:id="1503931695">
      <w:bodyDiv w:val="1"/>
      <w:marLeft w:val="0"/>
      <w:marRight w:val="0"/>
      <w:marTop w:val="0"/>
      <w:marBottom w:val="0"/>
      <w:divBdr>
        <w:top w:val="none" w:sz="0" w:space="0" w:color="auto"/>
        <w:left w:val="none" w:sz="0" w:space="0" w:color="auto"/>
        <w:bottom w:val="none" w:sz="0" w:space="0" w:color="auto"/>
        <w:right w:val="none" w:sz="0" w:space="0" w:color="auto"/>
      </w:divBdr>
    </w:div>
    <w:div w:id="1504317213">
      <w:bodyDiv w:val="1"/>
      <w:marLeft w:val="0"/>
      <w:marRight w:val="0"/>
      <w:marTop w:val="0"/>
      <w:marBottom w:val="0"/>
      <w:divBdr>
        <w:top w:val="none" w:sz="0" w:space="0" w:color="auto"/>
        <w:left w:val="none" w:sz="0" w:space="0" w:color="auto"/>
        <w:bottom w:val="none" w:sz="0" w:space="0" w:color="auto"/>
        <w:right w:val="none" w:sz="0" w:space="0" w:color="auto"/>
      </w:divBdr>
    </w:div>
    <w:div w:id="1504319391">
      <w:bodyDiv w:val="1"/>
      <w:marLeft w:val="0"/>
      <w:marRight w:val="0"/>
      <w:marTop w:val="0"/>
      <w:marBottom w:val="0"/>
      <w:divBdr>
        <w:top w:val="none" w:sz="0" w:space="0" w:color="auto"/>
        <w:left w:val="none" w:sz="0" w:space="0" w:color="auto"/>
        <w:bottom w:val="none" w:sz="0" w:space="0" w:color="auto"/>
        <w:right w:val="none" w:sz="0" w:space="0" w:color="auto"/>
      </w:divBdr>
    </w:div>
    <w:div w:id="1504934007">
      <w:bodyDiv w:val="1"/>
      <w:marLeft w:val="0"/>
      <w:marRight w:val="0"/>
      <w:marTop w:val="0"/>
      <w:marBottom w:val="0"/>
      <w:divBdr>
        <w:top w:val="none" w:sz="0" w:space="0" w:color="auto"/>
        <w:left w:val="none" w:sz="0" w:space="0" w:color="auto"/>
        <w:bottom w:val="none" w:sz="0" w:space="0" w:color="auto"/>
        <w:right w:val="none" w:sz="0" w:space="0" w:color="auto"/>
      </w:divBdr>
    </w:div>
    <w:div w:id="1505584302">
      <w:bodyDiv w:val="1"/>
      <w:marLeft w:val="0"/>
      <w:marRight w:val="0"/>
      <w:marTop w:val="0"/>
      <w:marBottom w:val="0"/>
      <w:divBdr>
        <w:top w:val="none" w:sz="0" w:space="0" w:color="auto"/>
        <w:left w:val="none" w:sz="0" w:space="0" w:color="auto"/>
        <w:bottom w:val="none" w:sz="0" w:space="0" w:color="auto"/>
        <w:right w:val="none" w:sz="0" w:space="0" w:color="auto"/>
      </w:divBdr>
    </w:div>
    <w:div w:id="1505780358">
      <w:bodyDiv w:val="1"/>
      <w:marLeft w:val="0"/>
      <w:marRight w:val="0"/>
      <w:marTop w:val="0"/>
      <w:marBottom w:val="0"/>
      <w:divBdr>
        <w:top w:val="none" w:sz="0" w:space="0" w:color="auto"/>
        <w:left w:val="none" w:sz="0" w:space="0" w:color="auto"/>
        <w:bottom w:val="none" w:sz="0" w:space="0" w:color="auto"/>
        <w:right w:val="none" w:sz="0" w:space="0" w:color="auto"/>
      </w:divBdr>
    </w:div>
    <w:div w:id="1506163637">
      <w:bodyDiv w:val="1"/>
      <w:marLeft w:val="0"/>
      <w:marRight w:val="0"/>
      <w:marTop w:val="0"/>
      <w:marBottom w:val="0"/>
      <w:divBdr>
        <w:top w:val="none" w:sz="0" w:space="0" w:color="auto"/>
        <w:left w:val="none" w:sz="0" w:space="0" w:color="auto"/>
        <w:bottom w:val="none" w:sz="0" w:space="0" w:color="auto"/>
        <w:right w:val="none" w:sz="0" w:space="0" w:color="auto"/>
      </w:divBdr>
    </w:div>
    <w:div w:id="1507330266">
      <w:bodyDiv w:val="1"/>
      <w:marLeft w:val="0"/>
      <w:marRight w:val="0"/>
      <w:marTop w:val="0"/>
      <w:marBottom w:val="0"/>
      <w:divBdr>
        <w:top w:val="none" w:sz="0" w:space="0" w:color="auto"/>
        <w:left w:val="none" w:sz="0" w:space="0" w:color="auto"/>
        <w:bottom w:val="none" w:sz="0" w:space="0" w:color="auto"/>
        <w:right w:val="none" w:sz="0" w:space="0" w:color="auto"/>
      </w:divBdr>
    </w:div>
    <w:div w:id="1507478504">
      <w:bodyDiv w:val="1"/>
      <w:marLeft w:val="0"/>
      <w:marRight w:val="0"/>
      <w:marTop w:val="0"/>
      <w:marBottom w:val="0"/>
      <w:divBdr>
        <w:top w:val="none" w:sz="0" w:space="0" w:color="auto"/>
        <w:left w:val="none" w:sz="0" w:space="0" w:color="auto"/>
        <w:bottom w:val="none" w:sz="0" w:space="0" w:color="auto"/>
        <w:right w:val="none" w:sz="0" w:space="0" w:color="auto"/>
      </w:divBdr>
    </w:div>
    <w:div w:id="1508399078">
      <w:bodyDiv w:val="1"/>
      <w:marLeft w:val="0"/>
      <w:marRight w:val="0"/>
      <w:marTop w:val="0"/>
      <w:marBottom w:val="0"/>
      <w:divBdr>
        <w:top w:val="none" w:sz="0" w:space="0" w:color="auto"/>
        <w:left w:val="none" w:sz="0" w:space="0" w:color="auto"/>
        <w:bottom w:val="none" w:sz="0" w:space="0" w:color="auto"/>
        <w:right w:val="none" w:sz="0" w:space="0" w:color="auto"/>
      </w:divBdr>
    </w:div>
    <w:div w:id="1508517515">
      <w:bodyDiv w:val="1"/>
      <w:marLeft w:val="0"/>
      <w:marRight w:val="0"/>
      <w:marTop w:val="0"/>
      <w:marBottom w:val="0"/>
      <w:divBdr>
        <w:top w:val="none" w:sz="0" w:space="0" w:color="auto"/>
        <w:left w:val="none" w:sz="0" w:space="0" w:color="auto"/>
        <w:bottom w:val="none" w:sz="0" w:space="0" w:color="auto"/>
        <w:right w:val="none" w:sz="0" w:space="0" w:color="auto"/>
      </w:divBdr>
    </w:div>
    <w:div w:id="1508520258">
      <w:bodyDiv w:val="1"/>
      <w:marLeft w:val="0"/>
      <w:marRight w:val="0"/>
      <w:marTop w:val="0"/>
      <w:marBottom w:val="0"/>
      <w:divBdr>
        <w:top w:val="none" w:sz="0" w:space="0" w:color="auto"/>
        <w:left w:val="none" w:sz="0" w:space="0" w:color="auto"/>
        <w:bottom w:val="none" w:sz="0" w:space="0" w:color="auto"/>
        <w:right w:val="none" w:sz="0" w:space="0" w:color="auto"/>
      </w:divBdr>
    </w:div>
    <w:div w:id="1509632276">
      <w:bodyDiv w:val="1"/>
      <w:marLeft w:val="0"/>
      <w:marRight w:val="0"/>
      <w:marTop w:val="0"/>
      <w:marBottom w:val="0"/>
      <w:divBdr>
        <w:top w:val="none" w:sz="0" w:space="0" w:color="auto"/>
        <w:left w:val="none" w:sz="0" w:space="0" w:color="auto"/>
        <w:bottom w:val="none" w:sz="0" w:space="0" w:color="auto"/>
        <w:right w:val="none" w:sz="0" w:space="0" w:color="auto"/>
      </w:divBdr>
    </w:div>
    <w:div w:id="1510869594">
      <w:bodyDiv w:val="1"/>
      <w:marLeft w:val="0"/>
      <w:marRight w:val="0"/>
      <w:marTop w:val="0"/>
      <w:marBottom w:val="0"/>
      <w:divBdr>
        <w:top w:val="none" w:sz="0" w:space="0" w:color="auto"/>
        <w:left w:val="none" w:sz="0" w:space="0" w:color="auto"/>
        <w:bottom w:val="none" w:sz="0" w:space="0" w:color="auto"/>
        <w:right w:val="none" w:sz="0" w:space="0" w:color="auto"/>
      </w:divBdr>
    </w:div>
    <w:div w:id="1511918613">
      <w:bodyDiv w:val="1"/>
      <w:marLeft w:val="0"/>
      <w:marRight w:val="0"/>
      <w:marTop w:val="0"/>
      <w:marBottom w:val="0"/>
      <w:divBdr>
        <w:top w:val="none" w:sz="0" w:space="0" w:color="auto"/>
        <w:left w:val="none" w:sz="0" w:space="0" w:color="auto"/>
        <w:bottom w:val="none" w:sz="0" w:space="0" w:color="auto"/>
        <w:right w:val="none" w:sz="0" w:space="0" w:color="auto"/>
      </w:divBdr>
    </w:div>
    <w:div w:id="1512180354">
      <w:bodyDiv w:val="1"/>
      <w:marLeft w:val="0"/>
      <w:marRight w:val="0"/>
      <w:marTop w:val="0"/>
      <w:marBottom w:val="0"/>
      <w:divBdr>
        <w:top w:val="none" w:sz="0" w:space="0" w:color="auto"/>
        <w:left w:val="none" w:sz="0" w:space="0" w:color="auto"/>
        <w:bottom w:val="none" w:sz="0" w:space="0" w:color="auto"/>
        <w:right w:val="none" w:sz="0" w:space="0" w:color="auto"/>
      </w:divBdr>
    </w:div>
    <w:div w:id="1512716310">
      <w:bodyDiv w:val="1"/>
      <w:marLeft w:val="0"/>
      <w:marRight w:val="0"/>
      <w:marTop w:val="0"/>
      <w:marBottom w:val="0"/>
      <w:divBdr>
        <w:top w:val="none" w:sz="0" w:space="0" w:color="auto"/>
        <w:left w:val="none" w:sz="0" w:space="0" w:color="auto"/>
        <w:bottom w:val="none" w:sz="0" w:space="0" w:color="auto"/>
        <w:right w:val="none" w:sz="0" w:space="0" w:color="auto"/>
      </w:divBdr>
    </w:div>
    <w:div w:id="1514030109">
      <w:bodyDiv w:val="1"/>
      <w:marLeft w:val="0"/>
      <w:marRight w:val="0"/>
      <w:marTop w:val="0"/>
      <w:marBottom w:val="0"/>
      <w:divBdr>
        <w:top w:val="none" w:sz="0" w:space="0" w:color="auto"/>
        <w:left w:val="none" w:sz="0" w:space="0" w:color="auto"/>
        <w:bottom w:val="none" w:sz="0" w:space="0" w:color="auto"/>
        <w:right w:val="none" w:sz="0" w:space="0" w:color="auto"/>
      </w:divBdr>
    </w:div>
    <w:div w:id="1514490601">
      <w:bodyDiv w:val="1"/>
      <w:marLeft w:val="0"/>
      <w:marRight w:val="0"/>
      <w:marTop w:val="0"/>
      <w:marBottom w:val="0"/>
      <w:divBdr>
        <w:top w:val="none" w:sz="0" w:space="0" w:color="auto"/>
        <w:left w:val="none" w:sz="0" w:space="0" w:color="auto"/>
        <w:bottom w:val="none" w:sz="0" w:space="0" w:color="auto"/>
        <w:right w:val="none" w:sz="0" w:space="0" w:color="auto"/>
      </w:divBdr>
    </w:div>
    <w:div w:id="1514492671">
      <w:bodyDiv w:val="1"/>
      <w:marLeft w:val="0"/>
      <w:marRight w:val="0"/>
      <w:marTop w:val="0"/>
      <w:marBottom w:val="0"/>
      <w:divBdr>
        <w:top w:val="none" w:sz="0" w:space="0" w:color="auto"/>
        <w:left w:val="none" w:sz="0" w:space="0" w:color="auto"/>
        <w:bottom w:val="none" w:sz="0" w:space="0" w:color="auto"/>
        <w:right w:val="none" w:sz="0" w:space="0" w:color="auto"/>
      </w:divBdr>
    </w:div>
    <w:div w:id="1514613738">
      <w:bodyDiv w:val="1"/>
      <w:marLeft w:val="0"/>
      <w:marRight w:val="0"/>
      <w:marTop w:val="0"/>
      <w:marBottom w:val="0"/>
      <w:divBdr>
        <w:top w:val="none" w:sz="0" w:space="0" w:color="auto"/>
        <w:left w:val="none" w:sz="0" w:space="0" w:color="auto"/>
        <w:bottom w:val="none" w:sz="0" w:space="0" w:color="auto"/>
        <w:right w:val="none" w:sz="0" w:space="0" w:color="auto"/>
      </w:divBdr>
    </w:div>
    <w:div w:id="1515343292">
      <w:bodyDiv w:val="1"/>
      <w:marLeft w:val="0"/>
      <w:marRight w:val="0"/>
      <w:marTop w:val="0"/>
      <w:marBottom w:val="0"/>
      <w:divBdr>
        <w:top w:val="none" w:sz="0" w:space="0" w:color="auto"/>
        <w:left w:val="none" w:sz="0" w:space="0" w:color="auto"/>
        <w:bottom w:val="none" w:sz="0" w:space="0" w:color="auto"/>
        <w:right w:val="none" w:sz="0" w:space="0" w:color="auto"/>
      </w:divBdr>
    </w:div>
    <w:div w:id="1515531573">
      <w:bodyDiv w:val="1"/>
      <w:marLeft w:val="0"/>
      <w:marRight w:val="0"/>
      <w:marTop w:val="0"/>
      <w:marBottom w:val="0"/>
      <w:divBdr>
        <w:top w:val="none" w:sz="0" w:space="0" w:color="auto"/>
        <w:left w:val="none" w:sz="0" w:space="0" w:color="auto"/>
        <w:bottom w:val="none" w:sz="0" w:space="0" w:color="auto"/>
        <w:right w:val="none" w:sz="0" w:space="0" w:color="auto"/>
      </w:divBdr>
    </w:div>
    <w:div w:id="1515923975">
      <w:bodyDiv w:val="1"/>
      <w:marLeft w:val="0"/>
      <w:marRight w:val="0"/>
      <w:marTop w:val="0"/>
      <w:marBottom w:val="0"/>
      <w:divBdr>
        <w:top w:val="none" w:sz="0" w:space="0" w:color="auto"/>
        <w:left w:val="none" w:sz="0" w:space="0" w:color="auto"/>
        <w:bottom w:val="none" w:sz="0" w:space="0" w:color="auto"/>
        <w:right w:val="none" w:sz="0" w:space="0" w:color="auto"/>
      </w:divBdr>
    </w:div>
    <w:div w:id="1516069613">
      <w:bodyDiv w:val="1"/>
      <w:marLeft w:val="0"/>
      <w:marRight w:val="0"/>
      <w:marTop w:val="0"/>
      <w:marBottom w:val="0"/>
      <w:divBdr>
        <w:top w:val="none" w:sz="0" w:space="0" w:color="auto"/>
        <w:left w:val="none" w:sz="0" w:space="0" w:color="auto"/>
        <w:bottom w:val="none" w:sz="0" w:space="0" w:color="auto"/>
        <w:right w:val="none" w:sz="0" w:space="0" w:color="auto"/>
      </w:divBdr>
    </w:div>
    <w:div w:id="1516110472">
      <w:bodyDiv w:val="1"/>
      <w:marLeft w:val="0"/>
      <w:marRight w:val="0"/>
      <w:marTop w:val="0"/>
      <w:marBottom w:val="0"/>
      <w:divBdr>
        <w:top w:val="none" w:sz="0" w:space="0" w:color="auto"/>
        <w:left w:val="none" w:sz="0" w:space="0" w:color="auto"/>
        <w:bottom w:val="none" w:sz="0" w:space="0" w:color="auto"/>
        <w:right w:val="none" w:sz="0" w:space="0" w:color="auto"/>
      </w:divBdr>
    </w:div>
    <w:div w:id="1516114209">
      <w:bodyDiv w:val="1"/>
      <w:marLeft w:val="0"/>
      <w:marRight w:val="0"/>
      <w:marTop w:val="0"/>
      <w:marBottom w:val="0"/>
      <w:divBdr>
        <w:top w:val="none" w:sz="0" w:space="0" w:color="auto"/>
        <w:left w:val="none" w:sz="0" w:space="0" w:color="auto"/>
        <w:bottom w:val="none" w:sz="0" w:space="0" w:color="auto"/>
        <w:right w:val="none" w:sz="0" w:space="0" w:color="auto"/>
      </w:divBdr>
    </w:div>
    <w:div w:id="1517189989">
      <w:bodyDiv w:val="1"/>
      <w:marLeft w:val="0"/>
      <w:marRight w:val="0"/>
      <w:marTop w:val="0"/>
      <w:marBottom w:val="0"/>
      <w:divBdr>
        <w:top w:val="none" w:sz="0" w:space="0" w:color="auto"/>
        <w:left w:val="none" w:sz="0" w:space="0" w:color="auto"/>
        <w:bottom w:val="none" w:sz="0" w:space="0" w:color="auto"/>
        <w:right w:val="none" w:sz="0" w:space="0" w:color="auto"/>
      </w:divBdr>
    </w:div>
    <w:div w:id="1517227056">
      <w:bodyDiv w:val="1"/>
      <w:marLeft w:val="0"/>
      <w:marRight w:val="0"/>
      <w:marTop w:val="0"/>
      <w:marBottom w:val="0"/>
      <w:divBdr>
        <w:top w:val="none" w:sz="0" w:space="0" w:color="auto"/>
        <w:left w:val="none" w:sz="0" w:space="0" w:color="auto"/>
        <w:bottom w:val="none" w:sz="0" w:space="0" w:color="auto"/>
        <w:right w:val="none" w:sz="0" w:space="0" w:color="auto"/>
      </w:divBdr>
    </w:div>
    <w:div w:id="1517815702">
      <w:bodyDiv w:val="1"/>
      <w:marLeft w:val="0"/>
      <w:marRight w:val="0"/>
      <w:marTop w:val="0"/>
      <w:marBottom w:val="0"/>
      <w:divBdr>
        <w:top w:val="none" w:sz="0" w:space="0" w:color="auto"/>
        <w:left w:val="none" w:sz="0" w:space="0" w:color="auto"/>
        <w:bottom w:val="none" w:sz="0" w:space="0" w:color="auto"/>
        <w:right w:val="none" w:sz="0" w:space="0" w:color="auto"/>
      </w:divBdr>
    </w:div>
    <w:div w:id="1518345000">
      <w:bodyDiv w:val="1"/>
      <w:marLeft w:val="0"/>
      <w:marRight w:val="0"/>
      <w:marTop w:val="0"/>
      <w:marBottom w:val="0"/>
      <w:divBdr>
        <w:top w:val="none" w:sz="0" w:space="0" w:color="auto"/>
        <w:left w:val="none" w:sz="0" w:space="0" w:color="auto"/>
        <w:bottom w:val="none" w:sz="0" w:space="0" w:color="auto"/>
        <w:right w:val="none" w:sz="0" w:space="0" w:color="auto"/>
      </w:divBdr>
    </w:div>
    <w:div w:id="1518498340">
      <w:bodyDiv w:val="1"/>
      <w:marLeft w:val="0"/>
      <w:marRight w:val="0"/>
      <w:marTop w:val="0"/>
      <w:marBottom w:val="0"/>
      <w:divBdr>
        <w:top w:val="none" w:sz="0" w:space="0" w:color="auto"/>
        <w:left w:val="none" w:sz="0" w:space="0" w:color="auto"/>
        <w:bottom w:val="none" w:sz="0" w:space="0" w:color="auto"/>
        <w:right w:val="none" w:sz="0" w:space="0" w:color="auto"/>
      </w:divBdr>
    </w:div>
    <w:div w:id="1518736532">
      <w:bodyDiv w:val="1"/>
      <w:marLeft w:val="0"/>
      <w:marRight w:val="0"/>
      <w:marTop w:val="0"/>
      <w:marBottom w:val="0"/>
      <w:divBdr>
        <w:top w:val="none" w:sz="0" w:space="0" w:color="auto"/>
        <w:left w:val="none" w:sz="0" w:space="0" w:color="auto"/>
        <w:bottom w:val="none" w:sz="0" w:space="0" w:color="auto"/>
        <w:right w:val="none" w:sz="0" w:space="0" w:color="auto"/>
      </w:divBdr>
    </w:div>
    <w:div w:id="1518739475">
      <w:bodyDiv w:val="1"/>
      <w:marLeft w:val="0"/>
      <w:marRight w:val="0"/>
      <w:marTop w:val="0"/>
      <w:marBottom w:val="0"/>
      <w:divBdr>
        <w:top w:val="none" w:sz="0" w:space="0" w:color="auto"/>
        <w:left w:val="none" w:sz="0" w:space="0" w:color="auto"/>
        <w:bottom w:val="none" w:sz="0" w:space="0" w:color="auto"/>
        <w:right w:val="none" w:sz="0" w:space="0" w:color="auto"/>
      </w:divBdr>
    </w:div>
    <w:div w:id="1518958843">
      <w:bodyDiv w:val="1"/>
      <w:marLeft w:val="0"/>
      <w:marRight w:val="0"/>
      <w:marTop w:val="0"/>
      <w:marBottom w:val="0"/>
      <w:divBdr>
        <w:top w:val="none" w:sz="0" w:space="0" w:color="auto"/>
        <w:left w:val="none" w:sz="0" w:space="0" w:color="auto"/>
        <w:bottom w:val="none" w:sz="0" w:space="0" w:color="auto"/>
        <w:right w:val="none" w:sz="0" w:space="0" w:color="auto"/>
      </w:divBdr>
    </w:div>
    <w:div w:id="1519656360">
      <w:bodyDiv w:val="1"/>
      <w:marLeft w:val="0"/>
      <w:marRight w:val="0"/>
      <w:marTop w:val="0"/>
      <w:marBottom w:val="0"/>
      <w:divBdr>
        <w:top w:val="none" w:sz="0" w:space="0" w:color="auto"/>
        <w:left w:val="none" w:sz="0" w:space="0" w:color="auto"/>
        <w:bottom w:val="none" w:sz="0" w:space="0" w:color="auto"/>
        <w:right w:val="none" w:sz="0" w:space="0" w:color="auto"/>
      </w:divBdr>
    </w:div>
    <w:div w:id="1520437136">
      <w:bodyDiv w:val="1"/>
      <w:marLeft w:val="0"/>
      <w:marRight w:val="0"/>
      <w:marTop w:val="0"/>
      <w:marBottom w:val="0"/>
      <w:divBdr>
        <w:top w:val="none" w:sz="0" w:space="0" w:color="auto"/>
        <w:left w:val="none" w:sz="0" w:space="0" w:color="auto"/>
        <w:bottom w:val="none" w:sz="0" w:space="0" w:color="auto"/>
        <w:right w:val="none" w:sz="0" w:space="0" w:color="auto"/>
      </w:divBdr>
    </w:div>
    <w:div w:id="1520777826">
      <w:bodyDiv w:val="1"/>
      <w:marLeft w:val="0"/>
      <w:marRight w:val="0"/>
      <w:marTop w:val="0"/>
      <w:marBottom w:val="0"/>
      <w:divBdr>
        <w:top w:val="none" w:sz="0" w:space="0" w:color="auto"/>
        <w:left w:val="none" w:sz="0" w:space="0" w:color="auto"/>
        <w:bottom w:val="none" w:sz="0" w:space="0" w:color="auto"/>
        <w:right w:val="none" w:sz="0" w:space="0" w:color="auto"/>
      </w:divBdr>
    </w:div>
    <w:div w:id="1521621153">
      <w:bodyDiv w:val="1"/>
      <w:marLeft w:val="0"/>
      <w:marRight w:val="0"/>
      <w:marTop w:val="0"/>
      <w:marBottom w:val="0"/>
      <w:divBdr>
        <w:top w:val="none" w:sz="0" w:space="0" w:color="auto"/>
        <w:left w:val="none" w:sz="0" w:space="0" w:color="auto"/>
        <w:bottom w:val="none" w:sz="0" w:space="0" w:color="auto"/>
        <w:right w:val="none" w:sz="0" w:space="0" w:color="auto"/>
      </w:divBdr>
    </w:div>
    <w:div w:id="1522163329">
      <w:bodyDiv w:val="1"/>
      <w:marLeft w:val="0"/>
      <w:marRight w:val="0"/>
      <w:marTop w:val="0"/>
      <w:marBottom w:val="0"/>
      <w:divBdr>
        <w:top w:val="none" w:sz="0" w:space="0" w:color="auto"/>
        <w:left w:val="none" w:sz="0" w:space="0" w:color="auto"/>
        <w:bottom w:val="none" w:sz="0" w:space="0" w:color="auto"/>
        <w:right w:val="none" w:sz="0" w:space="0" w:color="auto"/>
      </w:divBdr>
    </w:div>
    <w:div w:id="1522207258">
      <w:bodyDiv w:val="1"/>
      <w:marLeft w:val="0"/>
      <w:marRight w:val="0"/>
      <w:marTop w:val="0"/>
      <w:marBottom w:val="0"/>
      <w:divBdr>
        <w:top w:val="none" w:sz="0" w:space="0" w:color="auto"/>
        <w:left w:val="none" w:sz="0" w:space="0" w:color="auto"/>
        <w:bottom w:val="none" w:sz="0" w:space="0" w:color="auto"/>
        <w:right w:val="none" w:sz="0" w:space="0" w:color="auto"/>
      </w:divBdr>
    </w:div>
    <w:div w:id="1522625454">
      <w:bodyDiv w:val="1"/>
      <w:marLeft w:val="0"/>
      <w:marRight w:val="0"/>
      <w:marTop w:val="0"/>
      <w:marBottom w:val="0"/>
      <w:divBdr>
        <w:top w:val="none" w:sz="0" w:space="0" w:color="auto"/>
        <w:left w:val="none" w:sz="0" w:space="0" w:color="auto"/>
        <w:bottom w:val="none" w:sz="0" w:space="0" w:color="auto"/>
        <w:right w:val="none" w:sz="0" w:space="0" w:color="auto"/>
      </w:divBdr>
    </w:div>
    <w:div w:id="1523857111">
      <w:bodyDiv w:val="1"/>
      <w:marLeft w:val="0"/>
      <w:marRight w:val="0"/>
      <w:marTop w:val="0"/>
      <w:marBottom w:val="0"/>
      <w:divBdr>
        <w:top w:val="none" w:sz="0" w:space="0" w:color="auto"/>
        <w:left w:val="none" w:sz="0" w:space="0" w:color="auto"/>
        <w:bottom w:val="none" w:sz="0" w:space="0" w:color="auto"/>
        <w:right w:val="none" w:sz="0" w:space="0" w:color="auto"/>
      </w:divBdr>
    </w:div>
    <w:div w:id="1523974769">
      <w:bodyDiv w:val="1"/>
      <w:marLeft w:val="0"/>
      <w:marRight w:val="0"/>
      <w:marTop w:val="0"/>
      <w:marBottom w:val="0"/>
      <w:divBdr>
        <w:top w:val="none" w:sz="0" w:space="0" w:color="auto"/>
        <w:left w:val="none" w:sz="0" w:space="0" w:color="auto"/>
        <w:bottom w:val="none" w:sz="0" w:space="0" w:color="auto"/>
        <w:right w:val="none" w:sz="0" w:space="0" w:color="auto"/>
      </w:divBdr>
    </w:div>
    <w:div w:id="1524898746">
      <w:bodyDiv w:val="1"/>
      <w:marLeft w:val="0"/>
      <w:marRight w:val="0"/>
      <w:marTop w:val="0"/>
      <w:marBottom w:val="0"/>
      <w:divBdr>
        <w:top w:val="none" w:sz="0" w:space="0" w:color="auto"/>
        <w:left w:val="none" w:sz="0" w:space="0" w:color="auto"/>
        <w:bottom w:val="none" w:sz="0" w:space="0" w:color="auto"/>
        <w:right w:val="none" w:sz="0" w:space="0" w:color="auto"/>
      </w:divBdr>
    </w:div>
    <w:div w:id="1524976004">
      <w:bodyDiv w:val="1"/>
      <w:marLeft w:val="0"/>
      <w:marRight w:val="0"/>
      <w:marTop w:val="0"/>
      <w:marBottom w:val="0"/>
      <w:divBdr>
        <w:top w:val="none" w:sz="0" w:space="0" w:color="auto"/>
        <w:left w:val="none" w:sz="0" w:space="0" w:color="auto"/>
        <w:bottom w:val="none" w:sz="0" w:space="0" w:color="auto"/>
        <w:right w:val="none" w:sz="0" w:space="0" w:color="auto"/>
      </w:divBdr>
    </w:div>
    <w:div w:id="1526020671">
      <w:bodyDiv w:val="1"/>
      <w:marLeft w:val="0"/>
      <w:marRight w:val="0"/>
      <w:marTop w:val="0"/>
      <w:marBottom w:val="0"/>
      <w:divBdr>
        <w:top w:val="none" w:sz="0" w:space="0" w:color="auto"/>
        <w:left w:val="none" w:sz="0" w:space="0" w:color="auto"/>
        <w:bottom w:val="none" w:sz="0" w:space="0" w:color="auto"/>
        <w:right w:val="none" w:sz="0" w:space="0" w:color="auto"/>
      </w:divBdr>
    </w:div>
    <w:div w:id="1527599234">
      <w:bodyDiv w:val="1"/>
      <w:marLeft w:val="0"/>
      <w:marRight w:val="0"/>
      <w:marTop w:val="0"/>
      <w:marBottom w:val="0"/>
      <w:divBdr>
        <w:top w:val="none" w:sz="0" w:space="0" w:color="auto"/>
        <w:left w:val="none" w:sz="0" w:space="0" w:color="auto"/>
        <w:bottom w:val="none" w:sz="0" w:space="0" w:color="auto"/>
        <w:right w:val="none" w:sz="0" w:space="0" w:color="auto"/>
      </w:divBdr>
    </w:div>
    <w:div w:id="1527795247">
      <w:bodyDiv w:val="1"/>
      <w:marLeft w:val="0"/>
      <w:marRight w:val="0"/>
      <w:marTop w:val="0"/>
      <w:marBottom w:val="0"/>
      <w:divBdr>
        <w:top w:val="none" w:sz="0" w:space="0" w:color="auto"/>
        <w:left w:val="none" w:sz="0" w:space="0" w:color="auto"/>
        <w:bottom w:val="none" w:sz="0" w:space="0" w:color="auto"/>
        <w:right w:val="none" w:sz="0" w:space="0" w:color="auto"/>
      </w:divBdr>
    </w:div>
    <w:div w:id="1530024346">
      <w:bodyDiv w:val="1"/>
      <w:marLeft w:val="0"/>
      <w:marRight w:val="0"/>
      <w:marTop w:val="0"/>
      <w:marBottom w:val="0"/>
      <w:divBdr>
        <w:top w:val="none" w:sz="0" w:space="0" w:color="auto"/>
        <w:left w:val="none" w:sz="0" w:space="0" w:color="auto"/>
        <w:bottom w:val="none" w:sz="0" w:space="0" w:color="auto"/>
        <w:right w:val="none" w:sz="0" w:space="0" w:color="auto"/>
      </w:divBdr>
    </w:div>
    <w:div w:id="1530605980">
      <w:bodyDiv w:val="1"/>
      <w:marLeft w:val="0"/>
      <w:marRight w:val="0"/>
      <w:marTop w:val="0"/>
      <w:marBottom w:val="0"/>
      <w:divBdr>
        <w:top w:val="none" w:sz="0" w:space="0" w:color="auto"/>
        <w:left w:val="none" w:sz="0" w:space="0" w:color="auto"/>
        <w:bottom w:val="none" w:sz="0" w:space="0" w:color="auto"/>
        <w:right w:val="none" w:sz="0" w:space="0" w:color="auto"/>
      </w:divBdr>
    </w:div>
    <w:div w:id="1531067183">
      <w:bodyDiv w:val="1"/>
      <w:marLeft w:val="0"/>
      <w:marRight w:val="0"/>
      <w:marTop w:val="0"/>
      <w:marBottom w:val="0"/>
      <w:divBdr>
        <w:top w:val="none" w:sz="0" w:space="0" w:color="auto"/>
        <w:left w:val="none" w:sz="0" w:space="0" w:color="auto"/>
        <w:bottom w:val="none" w:sz="0" w:space="0" w:color="auto"/>
        <w:right w:val="none" w:sz="0" w:space="0" w:color="auto"/>
      </w:divBdr>
    </w:div>
    <w:div w:id="1531644535">
      <w:bodyDiv w:val="1"/>
      <w:marLeft w:val="0"/>
      <w:marRight w:val="0"/>
      <w:marTop w:val="0"/>
      <w:marBottom w:val="0"/>
      <w:divBdr>
        <w:top w:val="none" w:sz="0" w:space="0" w:color="auto"/>
        <w:left w:val="none" w:sz="0" w:space="0" w:color="auto"/>
        <w:bottom w:val="none" w:sz="0" w:space="0" w:color="auto"/>
        <w:right w:val="none" w:sz="0" w:space="0" w:color="auto"/>
      </w:divBdr>
    </w:div>
    <w:div w:id="1533690396">
      <w:bodyDiv w:val="1"/>
      <w:marLeft w:val="0"/>
      <w:marRight w:val="0"/>
      <w:marTop w:val="0"/>
      <w:marBottom w:val="0"/>
      <w:divBdr>
        <w:top w:val="none" w:sz="0" w:space="0" w:color="auto"/>
        <w:left w:val="none" w:sz="0" w:space="0" w:color="auto"/>
        <w:bottom w:val="none" w:sz="0" w:space="0" w:color="auto"/>
        <w:right w:val="none" w:sz="0" w:space="0" w:color="auto"/>
      </w:divBdr>
    </w:div>
    <w:div w:id="1533886538">
      <w:bodyDiv w:val="1"/>
      <w:marLeft w:val="0"/>
      <w:marRight w:val="0"/>
      <w:marTop w:val="0"/>
      <w:marBottom w:val="0"/>
      <w:divBdr>
        <w:top w:val="none" w:sz="0" w:space="0" w:color="auto"/>
        <w:left w:val="none" w:sz="0" w:space="0" w:color="auto"/>
        <w:bottom w:val="none" w:sz="0" w:space="0" w:color="auto"/>
        <w:right w:val="none" w:sz="0" w:space="0" w:color="auto"/>
      </w:divBdr>
    </w:div>
    <w:div w:id="1534996415">
      <w:bodyDiv w:val="1"/>
      <w:marLeft w:val="0"/>
      <w:marRight w:val="0"/>
      <w:marTop w:val="0"/>
      <w:marBottom w:val="0"/>
      <w:divBdr>
        <w:top w:val="none" w:sz="0" w:space="0" w:color="auto"/>
        <w:left w:val="none" w:sz="0" w:space="0" w:color="auto"/>
        <w:bottom w:val="none" w:sz="0" w:space="0" w:color="auto"/>
        <w:right w:val="none" w:sz="0" w:space="0" w:color="auto"/>
      </w:divBdr>
    </w:div>
    <w:div w:id="1535540444">
      <w:bodyDiv w:val="1"/>
      <w:marLeft w:val="0"/>
      <w:marRight w:val="0"/>
      <w:marTop w:val="0"/>
      <w:marBottom w:val="0"/>
      <w:divBdr>
        <w:top w:val="none" w:sz="0" w:space="0" w:color="auto"/>
        <w:left w:val="none" w:sz="0" w:space="0" w:color="auto"/>
        <w:bottom w:val="none" w:sz="0" w:space="0" w:color="auto"/>
        <w:right w:val="none" w:sz="0" w:space="0" w:color="auto"/>
      </w:divBdr>
    </w:div>
    <w:div w:id="1536113201">
      <w:bodyDiv w:val="1"/>
      <w:marLeft w:val="0"/>
      <w:marRight w:val="0"/>
      <w:marTop w:val="0"/>
      <w:marBottom w:val="0"/>
      <w:divBdr>
        <w:top w:val="none" w:sz="0" w:space="0" w:color="auto"/>
        <w:left w:val="none" w:sz="0" w:space="0" w:color="auto"/>
        <w:bottom w:val="none" w:sz="0" w:space="0" w:color="auto"/>
        <w:right w:val="none" w:sz="0" w:space="0" w:color="auto"/>
      </w:divBdr>
    </w:div>
    <w:div w:id="1536304916">
      <w:bodyDiv w:val="1"/>
      <w:marLeft w:val="0"/>
      <w:marRight w:val="0"/>
      <w:marTop w:val="0"/>
      <w:marBottom w:val="0"/>
      <w:divBdr>
        <w:top w:val="none" w:sz="0" w:space="0" w:color="auto"/>
        <w:left w:val="none" w:sz="0" w:space="0" w:color="auto"/>
        <w:bottom w:val="none" w:sz="0" w:space="0" w:color="auto"/>
        <w:right w:val="none" w:sz="0" w:space="0" w:color="auto"/>
      </w:divBdr>
    </w:div>
    <w:div w:id="1536575996">
      <w:bodyDiv w:val="1"/>
      <w:marLeft w:val="0"/>
      <w:marRight w:val="0"/>
      <w:marTop w:val="0"/>
      <w:marBottom w:val="0"/>
      <w:divBdr>
        <w:top w:val="none" w:sz="0" w:space="0" w:color="auto"/>
        <w:left w:val="none" w:sz="0" w:space="0" w:color="auto"/>
        <w:bottom w:val="none" w:sz="0" w:space="0" w:color="auto"/>
        <w:right w:val="none" w:sz="0" w:space="0" w:color="auto"/>
      </w:divBdr>
    </w:div>
    <w:div w:id="1537043791">
      <w:bodyDiv w:val="1"/>
      <w:marLeft w:val="0"/>
      <w:marRight w:val="0"/>
      <w:marTop w:val="0"/>
      <w:marBottom w:val="0"/>
      <w:divBdr>
        <w:top w:val="none" w:sz="0" w:space="0" w:color="auto"/>
        <w:left w:val="none" w:sz="0" w:space="0" w:color="auto"/>
        <w:bottom w:val="none" w:sz="0" w:space="0" w:color="auto"/>
        <w:right w:val="none" w:sz="0" w:space="0" w:color="auto"/>
      </w:divBdr>
    </w:div>
    <w:div w:id="1537087281">
      <w:bodyDiv w:val="1"/>
      <w:marLeft w:val="0"/>
      <w:marRight w:val="0"/>
      <w:marTop w:val="0"/>
      <w:marBottom w:val="0"/>
      <w:divBdr>
        <w:top w:val="none" w:sz="0" w:space="0" w:color="auto"/>
        <w:left w:val="none" w:sz="0" w:space="0" w:color="auto"/>
        <w:bottom w:val="none" w:sz="0" w:space="0" w:color="auto"/>
        <w:right w:val="none" w:sz="0" w:space="0" w:color="auto"/>
      </w:divBdr>
    </w:div>
    <w:div w:id="1537814657">
      <w:bodyDiv w:val="1"/>
      <w:marLeft w:val="0"/>
      <w:marRight w:val="0"/>
      <w:marTop w:val="0"/>
      <w:marBottom w:val="0"/>
      <w:divBdr>
        <w:top w:val="none" w:sz="0" w:space="0" w:color="auto"/>
        <w:left w:val="none" w:sz="0" w:space="0" w:color="auto"/>
        <w:bottom w:val="none" w:sz="0" w:space="0" w:color="auto"/>
        <w:right w:val="none" w:sz="0" w:space="0" w:color="auto"/>
      </w:divBdr>
    </w:div>
    <w:div w:id="1539051034">
      <w:bodyDiv w:val="1"/>
      <w:marLeft w:val="0"/>
      <w:marRight w:val="0"/>
      <w:marTop w:val="0"/>
      <w:marBottom w:val="0"/>
      <w:divBdr>
        <w:top w:val="none" w:sz="0" w:space="0" w:color="auto"/>
        <w:left w:val="none" w:sz="0" w:space="0" w:color="auto"/>
        <w:bottom w:val="none" w:sz="0" w:space="0" w:color="auto"/>
        <w:right w:val="none" w:sz="0" w:space="0" w:color="auto"/>
      </w:divBdr>
    </w:div>
    <w:div w:id="1539122101">
      <w:bodyDiv w:val="1"/>
      <w:marLeft w:val="0"/>
      <w:marRight w:val="0"/>
      <w:marTop w:val="0"/>
      <w:marBottom w:val="0"/>
      <w:divBdr>
        <w:top w:val="none" w:sz="0" w:space="0" w:color="auto"/>
        <w:left w:val="none" w:sz="0" w:space="0" w:color="auto"/>
        <w:bottom w:val="none" w:sz="0" w:space="0" w:color="auto"/>
        <w:right w:val="none" w:sz="0" w:space="0" w:color="auto"/>
      </w:divBdr>
    </w:div>
    <w:div w:id="1539202457">
      <w:bodyDiv w:val="1"/>
      <w:marLeft w:val="0"/>
      <w:marRight w:val="0"/>
      <w:marTop w:val="0"/>
      <w:marBottom w:val="0"/>
      <w:divBdr>
        <w:top w:val="none" w:sz="0" w:space="0" w:color="auto"/>
        <w:left w:val="none" w:sz="0" w:space="0" w:color="auto"/>
        <w:bottom w:val="none" w:sz="0" w:space="0" w:color="auto"/>
        <w:right w:val="none" w:sz="0" w:space="0" w:color="auto"/>
      </w:divBdr>
    </w:div>
    <w:div w:id="1539588251">
      <w:bodyDiv w:val="1"/>
      <w:marLeft w:val="0"/>
      <w:marRight w:val="0"/>
      <w:marTop w:val="0"/>
      <w:marBottom w:val="0"/>
      <w:divBdr>
        <w:top w:val="none" w:sz="0" w:space="0" w:color="auto"/>
        <w:left w:val="none" w:sz="0" w:space="0" w:color="auto"/>
        <w:bottom w:val="none" w:sz="0" w:space="0" w:color="auto"/>
        <w:right w:val="none" w:sz="0" w:space="0" w:color="auto"/>
      </w:divBdr>
    </w:div>
    <w:div w:id="1539852250">
      <w:bodyDiv w:val="1"/>
      <w:marLeft w:val="0"/>
      <w:marRight w:val="0"/>
      <w:marTop w:val="0"/>
      <w:marBottom w:val="0"/>
      <w:divBdr>
        <w:top w:val="none" w:sz="0" w:space="0" w:color="auto"/>
        <w:left w:val="none" w:sz="0" w:space="0" w:color="auto"/>
        <w:bottom w:val="none" w:sz="0" w:space="0" w:color="auto"/>
        <w:right w:val="none" w:sz="0" w:space="0" w:color="auto"/>
      </w:divBdr>
    </w:div>
    <w:div w:id="1540511237">
      <w:bodyDiv w:val="1"/>
      <w:marLeft w:val="0"/>
      <w:marRight w:val="0"/>
      <w:marTop w:val="0"/>
      <w:marBottom w:val="0"/>
      <w:divBdr>
        <w:top w:val="none" w:sz="0" w:space="0" w:color="auto"/>
        <w:left w:val="none" w:sz="0" w:space="0" w:color="auto"/>
        <w:bottom w:val="none" w:sz="0" w:space="0" w:color="auto"/>
        <w:right w:val="none" w:sz="0" w:space="0" w:color="auto"/>
      </w:divBdr>
    </w:div>
    <w:div w:id="1540584275">
      <w:bodyDiv w:val="1"/>
      <w:marLeft w:val="0"/>
      <w:marRight w:val="0"/>
      <w:marTop w:val="0"/>
      <w:marBottom w:val="0"/>
      <w:divBdr>
        <w:top w:val="none" w:sz="0" w:space="0" w:color="auto"/>
        <w:left w:val="none" w:sz="0" w:space="0" w:color="auto"/>
        <w:bottom w:val="none" w:sz="0" w:space="0" w:color="auto"/>
        <w:right w:val="none" w:sz="0" w:space="0" w:color="auto"/>
      </w:divBdr>
    </w:div>
    <w:div w:id="1540587009">
      <w:bodyDiv w:val="1"/>
      <w:marLeft w:val="0"/>
      <w:marRight w:val="0"/>
      <w:marTop w:val="0"/>
      <w:marBottom w:val="0"/>
      <w:divBdr>
        <w:top w:val="none" w:sz="0" w:space="0" w:color="auto"/>
        <w:left w:val="none" w:sz="0" w:space="0" w:color="auto"/>
        <w:bottom w:val="none" w:sz="0" w:space="0" w:color="auto"/>
        <w:right w:val="none" w:sz="0" w:space="0" w:color="auto"/>
      </w:divBdr>
    </w:div>
    <w:div w:id="1540632407">
      <w:bodyDiv w:val="1"/>
      <w:marLeft w:val="0"/>
      <w:marRight w:val="0"/>
      <w:marTop w:val="0"/>
      <w:marBottom w:val="0"/>
      <w:divBdr>
        <w:top w:val="none" w:sz="0" w:space="0" w:color="auto"/>
        <w:left w:val="none" w:sz="0" w:space="0" w:color="auto"/>
        <w:bottom w:val="none" w:sz="0" w:space="0" w:color="auto"/>
        <w:right w:val="none" w:sz="0" w:space="0" w:color="auto"/>
      </w:divBdr>
    </w:div>
    <w:div w:id="1541163608">
      <w:bodyDiv w:val="1"/>
      <w:marLeft w:val="0"/>
      <w:marRight w:val="0"/>
      <w:marTop w:val="0"/>
      <w:marBottom w:val="0"/>
      <w:divBdr>
        <w:top w:val="none" w:sz="0" w:space="0" w:color="auto"/>
        <w:left w:val="none" w:sz="0" w:space="0" w:color="auto"/>
        <w:bottom w:val="none" w:sz="0" w:space="0" w:color="auto"/>
        <w:right w:val="none" w:sz="0" w:space="0" w:color="auto"/>
      </w:divBdr>
    </w:div>
    <w:div w:id="1541211761">
      <w:bodyDiv w:val="1"/>
      <w:marLeft w:val="0"/>
      <w:marRight w:val="0"/>
      <w:marTop w:val="0"/>
      <w:marBottom w:val="0"/>
      <w:divBdr>
        <w:top w:val="none" w:sz="0" w:space="0" w:color="auto"/>
        <w:left w:val="none" w:sz="0" w:space="0" w:color="auto"/>
        <w:bottom w:val="none" w:sz="0" w:space="0" w:color="auto"/>
        <w:right w:val="none" w:sz="0" w:space="0" w:color="auto"/>
      </w:divBdr>
    </w:div>
    <w:div w:id="1541480777">
      <w:bodyDiv w:val="1"/>
      <w:marLeft w:val="0"/>
      <w:marRight w:val="0"/>
      <w:marTop w:val="0"/>
      <w:marBottom w:val="0"/>
      <w:divBdr>
        <w:top w:val="none" w:sz="0" w:space="0" w:color="auto"/>
        <w:left w:val="none" w:sz="0" w:space="0" w:color="auto"/>
        <w:bottom w:val="none" w:sz="0" w:space="0" w:color="auto"/>
        <w:right w:val="none" w:sz="0" w:space="0" w:color="auto"/>
      </w:divBdr>
    </w:div>
    <w:div w:id="1541670331">
      <w:bodyDiv w:val="1"/>
      <w:marLeft w:val="0"/>
      <w:marRight w:val="0"/>
      <w:marTop w:val="0"/>
      <w:marBottom w:val="0"/>
      <w:divBdr>
        <w:top w:val="none" w:sz="0" w:space="0" w:color="auto"/>
        <w:left w:val="none" w:sz="0" w:space="0" w:color="auto"/>
        <w:bottom w:val="none" w:sz="0" w:space="0" w:color="auto"/>
        <w:right w:val="none" w:sz="0" w:space="0" w:color="auto"/>
      </w:divBdr>
    </w:div>
    <w:div w:id="1541891770">
      <w:bodyDiv w:val="1"/>
      <w:marLeft w:val="0"/>
      <w:marRight w:val="0"/>
      <w:marTop w:val="0"/>
      <w:marBottom w:val="0"/>
      <w:divBdr>
        <w:top w:val="none" w:sz="0" w:space="0" w:color="auto"/>
        <w:left w:val="none" w:sz="0" w:space="0" w:color="auto"/>
        <w:bottom w:val="none" w:sz="0" w:space="0" w:color="auto"/>
        <w:right w:val="none" w:sz="0" w:space="0" w:color="auto"/>
      </w:divBdr>
    </w:div>
    <w:div w:id="1542549011">
      <w:bodyDiv w:val="1"/>
      <w:marLeft w:val="0"/>
      <w:marRight w:val="0"/>
      <w:marTop w:val="0"/>
      <w:marBottom w:val="0"/>
      <w:divBdr>
        <w:top w:val="none" w:sz="0" w:space="0" w:color="auto"/>
        <w:left w:val="none" w:sz="0" w:space="0" w:color="auto"/>
        <w:bottom w:val="none" w:sz="0" w:space="0" w:color="auto"/>
        <w:right w:val="none" w:sz="0" w:space="0" w:color="auto"/>
      </w:divBdr>
    </w:div>
    <w:div w:id="1542787932">
      <w:bodyDiv w:val="1"/>
      <w:marLeft w:val="0"/>
      <w:marRight w:val="0"/>
      <w:marTop w:val="0"/>
      <w:marBottom w:val="0"/>
      <w:divBdr>
        <w:top w:val="none" w:sz="0" w:space="0" w:color="auto"/>
        <w:left w:val="none" w:sz="0" w:space="0" w:color="auto"/>
        <w:bottom w:val="none" w:sz="0" w:space="0" w:color="auto"/>
        <w:right w:val="none" w:sz="0" w:space="0" w:color="auto"/>
      </w:divBdr>
    </w:div>
    <w:div w:id="1542860404">
      <w:bodyDiv w:val="1"/>
      <w:marLeft w:val="0"/>
      <w:marRight w:val="0"/>
      <w:marTop w:val="0"/>
      <w:marBottom w:val="0"/>
      <w:divBdr>
        <w:top w:val="none" w:sz="0" w:space="0" w:color="auto"/>
        <w:left w:val="none" w:sz="0" w:space="0" w:color="auto"/>
        <w:bottom w:val="none" w:sz="0" w:space="0" w:color="auto"/>
        <w:right w:val="none" w:sz="0" w:space="0" w:color="auto"/>
      </w:divBdr>
    </w:div>
    <w:div w:id="1542867152">
      <w:bodyDiv w:val="1"/>
      <w:marLeft w:val="0"/>
      <w:marRight w:val="0"/>
      <w:marTop w:val="0"/>
      <w:marBottom w:val="0"/>
      <w:divBdr>
        <w:top w:val="none" w:sz="0" w:space="0" w:color="auto"/>
        <w:left w:val="none" w:sz="0" w:space="0" w:color="auto"/>
        <w:bottom w:val="none" w:sz="0" w:space="0" w:color="auto"/>
        <w:right w:val="none" w:sz="0" w:space="0" w:color="auto"/>
      </w:divBdr>
    </w:div>
    <w:div w:id="1543520872">
      <w:bodyDiv w:val="1"/>
      <w:marLeft w:val="0"/>
      <w:marRight w:val="0"/>
      <w:marTop w:val="0"/>
      <w:marBottom w:val="0"/>
      <w:divBdr>
        <w:top w:val="none" w:sz="0" w:space="0" w:color="auto"/>
        <w:left w:val="none" w:sz="0" w:space="0" w:color="auto"/>
        <w:bottom w:val="none" w:sz="0" w:space="0" w:color="auto"/>
        <w:right w:val="none" w:sz="0" w:space="0" w:color="auto"/>
      </w:divBdr>
    </w:div>
    <w:div w:id="1543521763">
      <w:bodyDiv w:val="1"/>
      <w:marLeft w:val="0"/>
      <w:marRight w:val="0"/>
      <w:marTop w:val="0"/>
      <w:marBottom w:val="0"/>
      <w:divBdr>
        <w:top w:val="none" w:sz="0" w:space="0" w:color="auto"/>
        <w:left w:val="none" w:sz="0" w:space="0" w:color="auto"/>
        <w:bottom w:val="none" w:sz="0" w:space="0" w:color="auto"/>
        <w:right w:val="none" w:sz="0" w:space="0" w:color="auto"/>
      </w:divBdr>
    </w:div>
    <w:div w:id="1543707614">
      <w:bodyDiv w:val="1"/>
      <w:marLeft w:val="0"/>
      <w:marRight w:val="0"/>
      <w:marTop w:val="0"/>
      <w:marBottom w:val="0"/>
      <w:divBdr>
        <w:top w:val="none" w:sz="0" w:space="0" w:color="auto"/>
        <w:left w:val="none" w:sz="0" w:space="0" w:color="auto"/>
        <w:bottom w:val="none" w:sz="0" w:space="0" w:color="auto"/>
        <w:right w:val="none" w:sz="0" w:space="0" w:color="auto"/>
      </w:divBdr>
    </w:div>
    <w:div w:id="1544172144">
      <w:bodyDiv w:val="1"/>
      <w:marLeft w:val="0"/>
      <w:marRight w:val="0"/>
      <w:marTop w:val="0"/>
      <w:marBottom w:val="0"/>
      <w:divBdr>
        <w:top w:val="none" w:sz="0" w:space="0" w:color="auto"/>
        <w:left w:val="none" w:sz="0" w:space="0" w:color="auto"/>
        <w:bottom w:val="none" w:sz="0" w:space="0" w:color="auto"/>
        <w:right w:val="none" w:sz="0" w:space="0" w:color="auto"/>
      </w:divBdr>
    </w:div>
    <w:div w:id="1544437155">
      <w:bodyDiv w:val="1"/>
      <w:marLeft w:val="0"/>
      <w:marRight w:val="0"/>
      <w:marTop w:val="0"/>
      <w:marBottom w:val="0"/>
      <w:divBdr>
        <w:top w:val="none" w:sz="0" w:space="0" w:color="auto"/>
        <w:left w:val="none" w:sz="0" w:space="0" w:color="auto"/>
        <w:bottom w:val="none" w:sz="0" w:space="0" w:color="auto"/>
        <w:right w:val="none" w:sz="0" w:space="0" w:color="auto"/>
      </w:divBdr>
    </w:div>
    <w:div w:id="1544753873">
      <w:bodyDiv w:val="1"/>
      <w:marLeft w:val="0"/>
      <w:marRight w:val="0"/>
      <w:marTop w:val="0"/>
      <w:marBottom w:val="0"/>
      <w:divBdr>
        <w:top w:val="none" w:sz="0" w:space="0" w:color="auto"/>
        <w:left w:val="none" w:sz="0" w:space="0" w:color="auto"/>
        <w:bottom w:val="none" w:sz="0" w:space="0" w:color="auto"/>
        <w:right w:val="none" w:sz="0" w:space="0" w:color="auto"/>
      </w:divBdr>
    </w:div>
    <w:div w:id="1544978230">
      <w:bodyDiv w:val="1"/>
      <w:marLeft w:val="0"/>
      <w:marRight w:val="0"/>
      <w:marTop w:val="0"/>
      <w:marBottom w:val="0"/>
      <w:divBdr>
        <w:top w:val="none" w:sz="0" w:space="0" w:color="auto"/>
        <w:left w:val="none" w:sz="0" w:space="0" w:color="auto"/>
        <w:bottom w:val="none" w:sz="0" w:space="0" w:color="auto"/>
        <w:right w:val="none" w:sz="0" w:space="0" w:color="auto"/>
      </w:divBdr>
    </w:div>
    <w:div w:id="1545487919">
      <w:bodyDiv w:val="1"/>
      <w:marLeft w:val="0"/>
      <w:marRight w:val="0"/>
      <w:marTop w:val="0"/>
      <w:marBottom w:val="0"/>
      <w:divBdr>
        <w:top w:val="none" w:sz="0" w:space="0" w:color="auto"/>
        <w:left w:val="none" w:sz="0" w:space="0" w:color="auto"/>
        <w:bottom w:val="none" w:sz="0" w:space="0" w:color="auto"/>
        <w:right w:val="none" w:sz="0" w:space="0" w:color="auto"/>
      </w:divBdr>
    </w:div>
    <w:div w:id="1545950008">
      <w:bodyDiv w:val="1"/>
      <w:marLeft w:val="0"/>
      <w:marRight w:val="0"/>
      <w:marTop w:val="0"/>
      <w:marBottom w:val="0"/>
      <w:divBdr>
        <w:top w:val="none" w:sz="0" w:space="0" w:color="auto"/>
        <w:left w:val="none" w:sz="0" w:space="0" w:color="auto"/>
        <w:bottom w:val="none" w:sz="0" w:space="0" w:color="auto"/>
        <w:right w:val="none" w:sz="0" w:space="0" w:color="auto"/>
      </w:divBdr>
    </w:div>
    <w:div w:id="1547521886">
      <w:bodyDiv w:val="1"/>
      <w:marLeft w:val="0"/>
      <w:marRight w:val="0"/>
      <w:marTop w:val="0"/>
      <w:marBottom w:val="0"/>
      <w:divBdr>
        <w:top w:val="none" w:sz="0" w:space="0" w:color="auto"/>
        <w:left w:val="none" w:sz="0" w:space="0" w:color="auto"/>
        <w:bottom w:val="none" w:sz="0" w:space="0" w:color="auto"/>
        <w:right w:val="none" w:sz="0" w:space="0" w:color="auto"/>
      </w:divBdr>
    </w:div>
    <w:div w:id="1547522394">
      <w:bodyDiv w:val="1"/>
      <w:marLeft w:val="0"/>
      <w:marRight w:val="0"/>
      <w:marTop w:val="0"/>
      <w:marBottom w:val="0"/>
      <w:divBdr>
        <w:top w:val="none" w:sz="0" w:space="0" w:color="auto"/>
        <w:left w:val="none" w:sz="0" w:space="0" w:color="auto"/>
        <w:bottom w:val="none" w:sz="0" w:space="0" w:color="auto"/>
        <w:right w:val="none" w:sz="0" w:space="0" w:color="auto"/>
      </w:divBdr>
    </w:div>
    <w:div w:id="1547764266">
      <w:bodyDiv w:val="1"/>
      <w:marLeft w:val="0"/>
      <w:marRight w:val="0"/>
      <w:marTop w:val="0"/>
      <w:marBottom w:val="0"/>
      <w:divBdr>
        <w:top w:val="none" w:sz="0" w:space="0" w:color="auto"/>
        <w:left w:val="none" w:sz="0" w:space="0" w:color="auto"/>
        <w:bottom w:val="none" w:sz="0" w:space="0" w:color="auto"/>
        <w:right w:val="none" w:sz="0" w:space="0" w:color="auto"/>
      </w:divBdr>
    </w:div>
    <w:div w:id="1548184408">
      <w:bodyDiv w:val="1"/>
      <w:marLeft w:val="0"/>
      <w:marRight w:val="0"/>
      <w:marTop w:val="0"/>
      <w:marBottom w:val="0"/>
      <w:divBdr>
        <w:top w:val="none" w:sz="0" w:space="0" w:color="auto"/>
        <w:left w:val="none" w:sz="0" w:space="0" w:color="auto"/>
        <w:bottom w:val="none" w:sz="0" w:space="0" w:color="auto"/>
        <w:right w:val="none" w:sz="0" w:space="0" w:color="auto"/>
      </w:divBdr>
    </w:div>
    <w:div w:id="1548713215">
      <w:bodyDiv w:val="1"/>
      <w:marLeft w:val="0"/>
      <w:marRight w:val="0"/>
      <w:marTop w:val="0"/>
      <w:marBottom w:val="0"/>
      <w:divBdr>
        <w:top w:val="none" w:sz="0" w:space="0" w:color="auto"/>
        <w:left w:val="none" w:sz="0" w:space="0" w:color="auto"/>
        <w:bottom w:val="none" w:sz="0" w:space="0" w:color="auto"/>
        <w:right w:val="none" w:sz="0" w:space="0" w:color="auto"/>
      </w:divBdr>
    </w:div>
    <w:div w:id="1549299330">
      <w:bodyDiv w:val="1"/>
      <w:marLeft w:val="0"/>
      <w:marRight w:val="0"/>
      <w:marTop w:val="0"/>
      <w:marBottom w:val="0"/>
      <w:divBdr>
        <w:top w:val="none" w:sz="0" w:space="0" w:color="auto"/>
        <w:left w:val="none" w:sz="0" w:space="0" w:color="auto"/>
        <w:bottom w:val="none" w:sz="0" w:space="0" w:color="auto"/>
        <w:right w:val="none" w:sz="0" w:space="0" w:color="auto"/>
      </w:divBdr>
    </w:div>
    <w:div w:id="1549340722">
      <w:bodyDiv w:val="1"/>
      <w:marLeft w:val="0"/>
      <w:marRight w:val="0"/>
      <w:marTop w:val="0"/>
      <w:marBottom w:val="0"/>
      <w:divBdr>
        <w:top w:val="none" w:sz="0" w:space="0" w:color="auto"/>
        <w:left w:val="none" w:sz="0" w:space="0" w:color="auto"/>
        <w:bottom w:val="none" w:sz="0" w:space="0" w:color="auto"/>
        <w:right w:val="none" w:sz="0" w:space="0" w:color="auto"/>
      </w:divBdr>
    </w:div>
    <w:div w:id="1549413938">
      <w:bodyDiv w:val="1"/>
      <w:marLeft w:val="0"/>
      <w:marRight w:val="0"/>
      <w:marTop w:val="0"/>
      <w:marBottom w:val="0"/>
      <w:divBdr>
        <w:top w:val="none" w:sz="0" w:space="0" w:color="auto"/>
        <w:left w:val="none" w:sz="0" w:space="0" w:color="auto"/>
        <w:bottom w:val="none" w:sz="0" w:space="0" w:color="auto"/>
        <w:right w:val="none" w:sz="0" w:space="0" w:color="auto"/>
      </w:divBdr>
    </w:div>
    <w:div w:id="1549949784">
      <w:bodyDiv w:val="1"/>
      <w:marLeft w:val="0"/>
      <w:marRight w:val="0"/>
      <w:marTop w:val="0"/>
      <w:marBottom w:val="0"/>
      <w:divBdr>
        <w:top w:val="none" w:sz="0" w:space="0" w:color="auto"/>
        <w:left w:val="none" w:sz="0" w:space="0" w:color="auto"/>
        <w:bottom w:val="none" w:sz="0" w:space="0" w:color="auto"/>
        <w:right w:val="none" w:sz="0" w:space="0" w:color="auto"/>
      </w:divBdr>
    </w:div>
    <w:div w:id="1550072363">
      <w:bodyDiv w:val="1"/>
      <w:marLeft w:val="0"/>
      <w:marRight w:val="0"/>
      <w:marTop w:val="0"/>
      <w:marBottom w:val="0"/>
      <w:divBdr>
        <w:top w:val="none" w:sz="0" w:space="0" w:color="auto"/>
        <w:left w:val="none" w:sz="0" w:space="0" w:color="auto"/>
        <w:bottom w:val="none" w:sz="0" w:space="0" w:color="auto"/>
        <w:right w:val="none" w:sz="0" w:space="0" w:color="auto"/>
      </w:divBdr>
    </w:div>
    <w:div w:id="1550265857">
      <w:bodyDiv w:val="1"/>
      <w:marLeft w:val="0"/>
      <w:marRight w:val="0"/>
      <w:marTop w:val="0"/>
      <w:marBottom w:val="0"/>
      <w:divBdr>
        <w:top w:val="none" w:sz="0" w:space="0" w:color="auto"/>
        <w:left w:val="none" w:sz="0" w:space="0" w:color="auto"/>
        <w:bottom w:val="none" w:sz="0" w:space="0" w:color="auto"/>
        <w:right w:val="none" w:sz="0" w:space="0" w:color="auto"/>
      </w:divBdr>
    </w:div>
    <w:div w:id="1550343461">
      <w:bodyDiv w:val="1"/>
      <w:marLeft w:val="0"/>
      <w:marRight w:val="0"/>
      <w:marTop w:val="0"/>
      <w:marBottom w:val="0"/>
      <w:divBdr>
        <w:top w:val="none" w:sz="0" w:space="0" w:color="auto"/>
        <w:left w:val="none" w:sz="0" w:space="0" w:color="auto"/>
        <w:bottom w:val="none" w:sz="0" w:space="0" w:color="auto"/>
        <w:right w:val="none" w:sz="0" w:space="0" w:color="auto"/>
      </w:divBdr>
    </w:div>
    <w:div w:id="1550800970">
      <w:bodyDiv w:val="1"/>
      <w:marLeft w:val="0"/>
      <w:marRight w:val="0"/>
      <w:marTop w:val="0"/>
      <w:marBottom w:val="0"/>
      <w:divBdr>
        <w:top w:val="none" w:sz="0" w:space="0" w:color="auto"/>
        <w:left w:val="none" w:sz="0" w:space="0" w:color="auto"/>
        <w:bottom w:val="none" w:sz="0" w:space="0" w:color="auto"/>
        <w:right w:val="none" w:sz="0" w:space="0" w:color="auto"/>
      </w:divBdr>
    </w:div>
    <w:div w:id="1550874848">
      <w:bodyDiv w:val="1"/>
      <w:marLeft w:val="0"/>
      <w:marRight w:val="0"/>
      <w:marTop w:val="0"/>
      <w:marBottom w:val="0"/>
      <w:divBdr>
        <w:top w:val="none" w:sz="0" w:space="0" w:color="auto"/>
        <w:left w:val="none" w:sz="0" w:space="0" w:color="auto"/>
        <w:bottom w:val="none" w:sz="0" w:space="0" w:color="auto"/>
        <w:right w:val="none" w:sz="0" w:space="0" w:color="auto"/>
      </w:divBdr>
    </w:div>
    <w:div w:id="1550992948">
      <w:bodyDiv w:val="1"/>
      <w:marLeft w:val="0"/>
      <w:marRight w:val="0"/>
      <w:marTop w:val="0"/>
      <w:marBottom w:val="0"/>
      <w:divBdr>
        <w:top w:val="none" w:sz="0" w:space="0" w:color="auto"/>
        <w:left w:val="none" w:sz="0" w:space="0" w:color="auto"/>
        <w:bottom w:val="none" w:sz="0" w:space="0" w:color="auto"/>
        <w:right w:val="none" w:sz="0" w:space="0" w:color="auto"/>
      </w:divBdr>
    </w:div>
    <w:div w:id="1551187225">
      <w:bodyDiv w:val="1"/>
      <w:marLeft w:val="0"/>
      <w:marRight w:val="0"/>
      <w:marTop w:val="0"/>
      <w:marBottom w:val="0"/>
      <w:divBdr>
        <w:top w:val="none" w:sz="0" w:space="0" w:color="auto"/>
        <w:left w:val="none" w:sz="0" w:space="0" w:color="auto"/>
        <w:bottom w:val="none" w:sz="0" w:space="0" w:color="auto"/>
        <w:right w:val="none" w:sz="0" w:space="0" w:color="auto"/>
      </w:divBdr>
    </w:div>
    <w:div w:id="1551381111">
      <w:bodyDiv w:val="1"/>
      <w:marLeft w:val="0"/>
      <w:marRight w:val="0"/>
      <w:marTop w:val="0"/>
      <w:marBottom w:val="0"/>
      <w:divBdr>
        <w:top w:val="none" w:sz="0" w:space="0" w:color="auto"/>
        <w:left w:val="none" w:sz="0" w:space="0" w:color="auto"/>
        <w:bottom w:val="none" w:sz="0" w:space="0" w:color="auto"/>
        <w:right w:val="none" w:sz="0" w:space="0" w:color="auto"/>
      </w:divBdr>
    </w:div>
    <w:div w:id="1551652797">
      <w:bodyDiv w:val="1"/>
      <w:marLeft w:val="0"/>
      <w:marRight w:val="0"/>
      <w:marTop w:val="0"/>
      <w:marBottom w:val="0"/>
      <w:divBdr>
        <w:top w:val="none" w:sz="0" w:space="0" w:color="auto"/>
        <w:left w:val="none" w:sz="0" w:space="0" w:color="auto"/>
        <w:bottom w:val="none" w:sz="0" w:space="0" w:color="auto"/>
        <w:right w:val="none" w:sz="0" w:space="0" w:color="auto"/>
      </w:divBdr>
    </w:div>
    <w:div w:id="1552225433">
      <w:bodyDiv w:val="1"/>
      <w:marLeft w:val="0"/>
      <w:marRight w:val="0"/>
      <w:marTop w:val="0"/>
      <w:marBottom w:val="0"/>
      <w:divBdr>
        <w:top w:val="none" w:sz="0" w:space="0" w:color="auto"/>
        <w:left w:val="none" w:sz="0" w:space="0" w:color="auto"/>
        <w:bottom w:val="none" w:sz="0" w:space="0" w:color="auto"/>
        <w:right w:val="none" w:sz="0" w:space="0" w:color="auto"/>
      </w:divBdr>
    </w:div>
    <w:div w:id="1552497094">
      <w:bodyDiv w:val="1"/>
      <w:marLeft w:val="0"/>
      <w:marRight w:val="0"/>
      <w:marTop w:val="0"/>
      <w:marBottom w:val="0"/>
      <w:divBdr>
        <w:top w:val="none" w:sz="0" w:space="0" w:color="auto"/>
        <w:left w:val="none" w:sz="0" w:space="0" w:color="auto"/>
        <w:bottom w:val="none" w:sz="0" w:space="0" w:color="auto"/>
        <w:right w:val="none" w:sz="0" w:space="0" w:color="auto"/>
      </w:divBdr>
    </w:div>
    <w:div w:id="1552617805">
      <w:bodyDiv w:val="1"/>
      <w:marLeft w:val="0"/>
      <w:marRight w:val="0"/>
      <w:marTop w:val="0"/>
      <w:marBottom w:val="0"/>
      <w:divBdr>
        <w:top w:val="none" w:sz="0" w:space="0" w:color="auto"/>
        <w:left w:val="none" w:sz="0" w:space="0" w:color="auto"/>
        <w:bottom w:val="none" w:sz="0" w:space="0" w:color="auto"/>
        <w:right w:val="none" w:sz="0" w:space="0" w:color="auto"/>
      </w:divBdr>
    </w:div>
    <w:div w:id="1552695253">
      <w:bodyDiv w:val="1"/>
      <w:marLeft w:val="0"/>
      <w:marRight w:val="0"/>
      <w:marTop w:val="0"/>
      <w:marBottom w:val="0"/>
      <w:divBdr>
        <w:top w:val="none" w:sz="0" w:space="0" w:color="auto"/>
        <w:left w:val="none" w:sz="0" w:space="0" w:color="auto"/>
        <w:bottom w:val="none" w:sz="0" w:space="0" w:color="auto"/>
        <w:right w:val="none" w:sz="0" w:space="0" w:color="auto"/>
      </w:divBdr>
    </w:div>
    <w:div w:id="1552810322">
      <w:bodyDiv w:val="1"/>
      <w:marLeft w:val="0"/>
      <w:marRight w:val="0"/>
      <w:marTop w:val="0"/>
      <w:marBottom w:val="0"/>
      <w:divBdr>
        <w:top w:val="none" w:sz="0" w:space="0" w:color="auto"/>
        <w:left w:val="none" w:sz="0" w:space="0" w:color="auto"/>
        <w:bottom w:val="none" w:sz="0" w:space="0" w:color="auto"/>
        <w:right w:val="none" w:sz="0" w:space="0" w:color="auto"/>
      </w:divBdr>
    </w:div>
    <w:div w:id="1553468320">
      <w:bodyDiv w:val="1"/>
      <w:marLeft w:val="0"/>
      <w:marRight w:val="0"/>
      <w:marTop w:val="0"/>
      <w:marBottom w:val="0"/>
      <w:divBdr>
        <w:top w:val="none" w:sz="0" w:space="0" w:color="auto"/>
        <w:left w:val="none" w:sz="0" w:space="0" w:color="auto"/>
        <w:bottom w:val="none" w:sz="0" w:space="0" w:color="auto"/>
        <w:right w:val="none" w:sz="0" w:space="0" w:color="auto"/>
      </w:divBdr>
    </w:div>
    <w:div w:id="1553888804">
      <w:bodyDiv w:val="1"/>
      <w:marLeft w:val="0"/>
      <w:marRight w:val="0"/>
      <w:marTop w:val="0"/>
      <w:marBottom w:val="0"/>
      <w:divBdr>
        <w:top w:val="none" w:sz="0" w:space="0" w:color="auto"/>
        <w:left w:val="none" w:sz="0" w:space="0" w:color="auto"/>
        <w:bottom w:val="none" w:sz="0" w:space="0" w:color="auto"/>
        <w:right w:val="none" w:sz="0" w:space="0" w:color="auto"/>
      </w:divBdr>
    </w:div>
    <w:div w:id="1554077156">
      <w:bodyDiv w:val="1"/>
      <w:marLeft w:val="0"/>
      <w:marRight w:val="0"/>
      <w:marTop w:val="0"/>
      <w:marBottom w:val="0"/>
      <w:divBdr>
        <w:top w:val="none" w:sz="0" w:space="0" w:color="auto"/>
        <w:left w:val="none" w:sz="0" w:space="0" w:color="auto"/>
        <w:bottom w:val="none" w:sz="0" w:space="0" w:color="auto"/>
        <w:right w:val="none" w:sz="0" w:space="0" w:color="auto"/>
      </w:divBdr>
    </w:div>
    <w:div w:id="1554388648">
      <w:bodyDiv w:val="1"/>
      <w:marLeft w:val="0"/>
      <w:marRight w:val="0"/>
      <w:marTop w:val="0"/>
      <w:marBottom w:val="0"/>
      <w:divBdr>
        <w:top w:val="none" w:sz="0" w:space="0" w:color="auto"/>
        <w:left w:val="none" w:sz="0" w:space="0" w:color="auto"/>
        <w:bottom w:val="none" w:sz="0" w:space="0" w:color="auto"/>
        <w:right w:val="none" w:sz="0" w:space="0" w:color="auto"/>
      </w:divBdr>
    </w:div>
    <w:div w:id="1554849635">
      <w:bodyDiv w:val="1"/>
      <w:marLeft w:val="0"/>
      <w:marRight w:val="0"/>
      <w:marTop w:val="0"/>
      <w:marBottom w:val="0"/>
      <w:divBdr>
        <w:top w:val="none" w:sz="0" w:space="0" w:color="auto"/>
        <w:left w:val="none" w:sz="0" w:space="0" w:color="auto"/>
        <w:bottom w:val="none" w:sz="0" w:space="0" w:color="auto"/>
        <w:right w:val="none" w:sz="0" w:space="0" w:color="auto"/>
      </w:divBdr>
    </w:div>
    <w:div w:id="1555236175">
      <w:bodyDiv w:val="1"/>
      <w:marLeft w:val="0"/>
      <w:marRight w:val="0"/>
      <w:marTop w:val="0"/>
      <w:marBottom w:val="0"/>
      <w:divBdr>
        <w:top w:val="none" w:sz="0" w:space="0" w:color="auto"/>
        <w:left w:val="none" w:sz="0" w:space="0" w:color="auto"/>
        <w:bottom w:val="none" w:sz="0" w:space="0" w:color="auto"/>
        <w:right w:val="none" w:sz="0" w:space="0" w:color="auto"/>
      </w:divBdr>
    </w:div>
    <w:div w:id="1555315611">
      <w:bodyDiv w:val="1"/>
      <w:marLeft w:val="0"/>
      <w:marRight w:val="0"/>
      <w:marTop w:val="0"/>
      <w:marBottom w:val="0"/>
      <w:divBdr>
        <w:top w:val="none" w:sz="0" w:space="0" w:color="auto"/>
        <w:left w:val="none" w:sz="0" w:space="0" w:color="auto"/>
        <w:bottom w:val="none" w:sz="0" w:space="0" w:color="auto"/>
        <w:right w:val="none" w:sz="0" w:space="0" w:color="auto"/>
      </w:divBdr>
    </w:div>
    <w:div w:id="1555317165">
      <w:bodyDiv w:val="1"/>
      <w:marLeft w:val="0"/>
      <w:marRight w:val="0"/>
      <w:marTop w:val="0"/>
      <w:marBottom w:val="0"/>
      <w:divBdr>
        <w:top w:val="none" w:sz="0" w:space="0" w:color="auto"/>
        <w:left w:val="none" w:sz="0" w:space="0" w:color="auto"/>
        <w:bottom w:val="none" w:sz="0" w:space="0" w:color="auto"/>
        <w:right w:val="none" w:sz="0" w:space="0" w:color="auto"/>
      </w:divBdr>
    </w:div>
    <w:div w:id="1556427075">
      <w:bodyDiv w:val="1"/>
      <w:marLeft w:val="0"/>
      <w:marRight w:val="0"/>
      <w:marTop w:val="0"/>
      <w:marBottom w:val="0"/>
      <w:divBdr>
        <w:top w:val="none" w:sz="0" w:space="0" w:color="auto"/>
        <w:left w:val="none" w:sz="0" w:space="0" w:color="auto"/>
        <w:bottom w:val="none" w:sz="0" w:space="0" w:color="auto"/>
        <w:right w:val="none" w:sz="0" w:space="0" w:color="auto"/>
      </w:divBdr>
    </w:div>
    <w:div w:id="1559054680">
      <w:bodyDiv w:val="1"/>
      <w:marLeft w:val="0"/>
      <w:marRight w:val="0"/>
      <w:marTop w:val="0"/>
      <w:marBottom w:val="0"/>
      <w:divBdr>
        <w:top w:val="none" w:sz="0" w:space="0" w:color="auto"/>
        <w:left w:val="none" w:sz="0" w:space="0" w:color="auto"/>
        <w:bottom w:val="none" w:sz="0" w:space="0" w:color="auto"/>
        <w:right w:val="none" w:sz="0" w:space="0" w:color="auto"/>
      </w:divBdr>
    </w:div>
    <w:div w:id="1559320555">
      <w:bodyDiv w:val="1"/>
      <w:marLeft w:val="0"/>
      <w:marRight w:val="0"/>
      <w:marTop w:val="0"/>
      <w:marBottom w:val="0"/>
      <w:divBdr>
        <w:top w:val="none" w:sz="0" w:space="0" w:color="auto"/>
        <w:left w:val="none" w:sz="0" w:space="0" w:color="auto"/>
        <w:bottom w:val="none" w:sz="0" w:space="0" w:color="auto"/>
        <w:right w:val="none" w:sz="0" w:space="0" w:color="auto"/>
      </w:divBdr>
    </w:div>
    <w:div w:id="1559702899">
      <w:bodyDiv w:val="1"/>
      <w:marLeft w:val="0"/>
      <w:marRight w:val="0"/>
      <w:marTop w:val="0"/>
      <w:marBottom w:val="0"/>
      <w:divBdr>
        <w:top w:val="none" w:sz="0" w:space="0" w:color="auto"/>
        <w:left w:val="none" w:sz="0" w:space="0" w:color="auto"/>
        <w:bottom w:val="none" w:sz="0" w:space="0" w:color="auto"/>
        <w:right w:val="none" w:sz="0" w:space="0" w:color="auto"/>
      </w:divBdr>
    </w:div>
    <w:div w:id="1559707259">
      <w:bodyDiv w:val="1"/>
      <w:marLeft w:val="0"/>
      <w:marRight w:val="0"/>
      <w:marTop w:val="0"/>
      <w:marBottom w:val="0"/>
      <w:divBdr>
        <w:top w:val="none" w:sz="0" w:space="0" w:color="auto"/>
        <w:left w:val="none" w:sz="0" w:space="0" w:color="auto"/>
        <w:bottom w:val="none" w:sz="0" w:space="0" w:color="auto"/>
        <w:right w:val="none" w:sz="0" w:space="0" w:color="auto"/>
      </w:divBdr>
    </w:div>
    <w:div w:id="1561095207">
      <w:bodyDiv w:val="1"/>
      <w:marLeft w:val="0"/>
      <w:marRight w:val="0"/>
      <w:marTop w:val="0"/>
      <w:marBottom w:val="0"/>
      <w:divBdr>
        <w:top w:val="none" w:sz="0" w:space="0" w:color="auto"/>
        <w:left w:val="none" w:sz="0" w:space="0" w:color="auto"/>
        <w:bottom w:val="none" w:sz="0" w:space="0" w:color="auto"/>
        <w:right w:val="none" w:sz="0" w:space="0" w:color="auto"/>
      </w:divBdr>
    </w:div>
    <w:div w:id="1563129867">
      <w:bodyDiv w:val="1"/>
      <w:marLeft w:val="0"/>
      <w:marRight w:val="0"/>
      <w:marTop w:val="0"/>
      <w:marBottom w:val="0"/>
      <w:divBdr>
        <w:top w:val="none" w:sz="0" w:space="0" w:color="auto"/>
        <w:left w:val="none" w:sz="0" w:space="0" w:color="auto"/>
        <w:bottom w:val="none" w:sz="0" w:space="0" w:color="auto"/>
        <w:right w:val="none" w:sz="0" w:space="0" w:color="auto"/>
      </w:divBdr>
    </w:div>
    <w:div w:id="1563177542">
      <w:bodyDiv w:val="1"/>
      <w:marLeft w:val="0"/>
      <w:marRight w:val="0"/>
      <w:marTop w:val="0"/>
      <w:marBottom w:val="0"/>
      <w:divBdr>
        <w:top w:val="none" w:sz="0" w:space="0" w:color="auto"/>
        <w:left w:val="none" w:sz="0" w:space="0" w:color="auto"/>
        <w:bottom w:val="none" w:sz="0" w:space="0" w:color="auto"/>
        <w:right w:val="none" w:sz="0" w:space="0" w:color="auto"/>
      </w:divBdr>
    </w:div>
    <w:div w:id="1563559064">
      <w:bodyDiv w:val="1"/>
      <w:marLeft w:val="0"/>
      <w:marRight w:val="0"/>
      <w:marTop w:val="0"/>
      <w:marBottom w:val="0"/>
      <w:divBdr>
        <w:top w:val="none" w:sz="0" w:space="0" w:color="auto"/>
        <w:left w:val="none" w:sz="0" w:space="0" w:color="auto"/>
        <w:bottom w:val="none" w:sz="0" w:space="0" w:color="auto"/>
        <w:right w:val="none" w:sz="0" w:space="0" w:color="auto"/>
      </w:divBdr>
    </w:div>
    <w:div w:id="1563905823">
      <w:bodyDiv w:val="1"/>
      <w:marLeft w:val="0"/>
      <w:marRight w:val="0"/>
      <w:marTop w:val="0"/>
      <w:marBottom w:val="0"/>
      <w:divBdr>
        <w:top w:val="none" w:sz="0" w:space="0" w:color="auto"/>
        <w:left w:val="none" w:sz="0" w:space="0" w:color="auto"/>
        <w:bottom w:val="none" w:sz="0" w:space="0" w:color="auto"/>
        <w:right w:val="none" w:sz="0" w:space="0" w:color="auto"/>
      </w:divBdr>
    </w:div>
    <w:div w:id="1563982470">
      <w:bodyDiv w:val="1"/>
      <w:marLeft w:val="0"/>
      <w:marRight w:val="0"/>
      <w:marTop w:val="0"/>
      <w:marBottom w:val="0"/>
      <w:divBdr>
        <w:top w:val="none" w:sz="0" w:space="0" w:color="auto"/>
        <w:left w:val="none" w:sz="0" w:space="0" w:color="auto"/>
        <w:bottom w:val="none" w:sz="0" w:space="0" w:color="auto"/>
        <w:right w:val="none" w:sz="0" w:space="0" w:color="auto"/>
      </w:divBdr>
    </w:div>
    <w:div w:id="1564680981">
      <w:bodyDiv w:val="1"/>
      <w:marLeft w:val="0"/>
      <w:marRight w:val="0"/>
      <w:marTop w:val="0"/>
      <w:marBottom w:val="0"/>
      <w:divBdr>
        <w:top w:val="none" w:sz="0" w:space="0" w:color="auto"/>
        <w:left w:val="none" w:sz="0" w:space="0" w:color="auto"/>
        <w:bottom w:val="none" w:sz="0" w:space="0" w:color="auto"/>
        <w:right w:val="none" w:sz="0" w:space="0" w:color="auto"/>
      </w:divBdr>
    </w:div>
    <w:div w:id="1564869036">
      <w:bodyDiv w:val="1"/>
      <w:marLeft w:val="0"/>
      <w:marRight w:val="0"/>
      <w:marTop w:val="0"/>
      <w:marBottom w:val="0"/>
      <w:divBdr>
        <w:top w:val="none" w:sz="0" w:space="0" w:color="auto"/>
        <w:left w:val="none" w:sz="0" w:space="0" w:color="auto"/>
        <w:bottom w:val="none" w:sz="0" w:space="0" w:color="auto"/>
        <w:right w:val="none" w:sz="0" w:space="0" w:color="auto"/>
      </w:divBdr>
    </w:div>
    <w:div w:id="1565066186">
      <w:bodyDiv w:val="1"/>
      <w:marLeft w:val="0"/>
      <w:marRight w:val="0"/>
      <w:marTop w:val="0"/>
      <w:marBottom w:val="0"/>
      <w:divBdr>
        <w:top w:val="none" w:sz="0" w:space="0" w:color="auto"/>
        <w:left w:val="none" w:sz="0" w:space="0" w:color="auto"/>
        <w:bottom w:val="none" w:sz="0" w:space="0" w:color="auto"/>
        <w:right w:val="none" w:sz="0" w:space="0" w:color="auto"/>
      </w:divBdr>
    </w:div>
    <w:div w:id="1566060563">
      <w:bodyDiv w:val="1"/>
      <w:marLeft w:val="0"/>
      <w:marRight w:val="0"/>
      <w:marTop w:val="0"/>
      <w:marBottom w:val="0"/>
      <w:divBdr>
        <w:top w:val="none" w:sz="0" w:space="0" w:color="auto"/>
        <w:left w:val="none" w:sz="0" w:space="0" w:color="auto"/>
        <w:bottom w:val="none" w:sz="0" w:space="0" w:color="auto"/>
        <w:right w:val="none" w:sz="0" w:space="0" w:color="auto"/>
      </w:divBdr>
    </w:div>
    <w:div w:id="1566139886">
      <w:bodyDiv w:val="1"/>
      <w:marLeft w:val="0"/>
      <w:marRight w:val="0"/>
      <w:marTop w:val="0"/>
      <w:marBottom w:val="0"/>
      <w:divBdr>
        <w:top w:val="none" w:sz="0" w:space="0" w:color="auto"/>
        <w:left w:val="none" w:sz="0" w:space="0" w:color="auto"/>
        <w:bottom w:val="none" w:sz="0" w:space="0" w:color="auto"/>
        <w:right w:val="none" w:sz="0" w:space="0" w:color="auto"/>
      </w:divBdr>
    </w:div>
    <w:div w:id="1566253889">
      <w:bodyDiv w:val="1"/>
      <w:marLeft w:val="0"/>
      <w:marRight w:val="0"/>
      <w:marTop w:val="0"/>
      <w:marBottom w:val="0"/>
      <w:divBdr>
        <w:top w:val="none" w:sz="0" w:space="0" w:color="auto"/>
        <w:left w:val="none" w:sz="0" w:space="0" w:color="auto"/>
        <w:bottom w:val="none" w:sz="0" w:space="0" w:color="auto"/>
        <w:right w:val="none" w:sz="0" w:space="0" w:color="auto"/>
      </w:divBdr>
    </w:div>
    <w:div w:id="1566524176">
      <w:bodyDiv w:val="1"/>
      <w:marLeft w:val="0"/>
      <w:marRight w:val="0"/>
      <w:marTop w:val="0"/>
      <w:marBottom w:val="0"/>
      <w:divBdr>
        <w:top w:val="none" w:sz="0" w:space="0" w:color="auto"/>
        <w:left w:val="none" w:sz="0" w:space="0" w:color="auto"/>
        <w:bottom w:val="none" w:sz="0" w:space="0" w:color="auto"/>
        <w:right w:val="none" w:sz="0" w:space="0" w:color="auto"/>
      </w:divBdr>
    </w:div>
    <w:div w:id="1566719795">
      <w:bodyDiv w:val="1"/>
      <w:marLeft w:val="0"/>
      <w:marRight w:val="0"/>
      <w:marTop w:val="0"/>
      <w:marBottom w:val="0"/>
      <w:divBdr>
        <w:top w:val="none" w:sz="0" w:space="0" w:color="auto"/>
        <w:left w:val="none" w:sz="0" w:space="0" w:color="auto"/>
        <w:bottom w:val="none" w:sz="0" w:space="0" w:color="auto"/>
        <w:right w:val="none" w:sz="0" w:space="0" w:color="auto"/>
      </w:divBdr>
    </w:div>
    <w:div w:id="1566791363">
      <w:bodyDiv w:val="1"/>
      <w:marLeft w:val="0"/>
      <w:marRight w:val="0"/>
      <w:marTop w:val="0"/>
      <w:marBottom w:val="0"/>
      <w:divBdr>
        <w:top w:val="none" w:sz="0" w:space="0" w:color="auto"/>
        <w:left w:val="none" w:sz="0" w:space="0" w:color="auto"/>
        <w:bottom w:val="none" w:sz="0" w:space="0" w:color="auto"/>
        <w:right w:val="none" w:sz="0" w:space="0" w:color="auto"/>
      </w:divBdr>
    </w:div>
    <w:div w:id="1566914760">
      <w:bodyDiv w:val="1"/>
      <w:marLeft w:val="0"/>
      <w:marRight w:val="0"/>
      <w:marTop w:val="0"/>
      <w:marBottom w:val="0"/>
      <w:divBdr>
        <w:top w:val="none" w:sz="0" w:space="0" w:color="auto"/>
        <w:left w:val="none" w:sz="0" w:space="0" w:color="auto"/>
        <w:bottom w:val="none" w:sz="0" w:space="0" w:color="auto"/>
        <w:right w:val="none" w:sz="0" w:space="0" w:color="auto"/>
      </w:divBdr>
    </w:div>
    <w:div w:id="1567371557">
      <w:bodyDiv w:val="1"/>
      <w:marLeft w:val="0"/>
      <w:marRight w:val="0"/>
      <w:marTop w:val="0"/>
      <w:marBottom w:val="0"/>
      <w:divBdr>
        <w:top w:val="none" w:sz="0" w:space="0" w:color="auto"/>
        <w:left w:val="none" w:sz="0" w:space="0" w:color="auto"/>
        <w:bottom w:val="none" w:sz="0" w:space="0" w:color="auto"/>
        <w:right w:val="none" w:sz="0" w:space="0" w:color="auto"/>
      </w:divBdr>
    </w:div>
    <w:div w:id="1567565935">
      <w:bodyDiv w:val="1"/>
      <w:marLeft w:val="0"/>
      <w:marRight w:val="0"/>
      <w:marTop w:val="0"/>
      <w:marBottom w:val="0"/>
      <w:divBdr>
        <w:top w:val="none" w:sz="0" w:space="0" w:color="auto"/>
        <w:left w:val="none" w:sz="0" w:space="0" w:color="auto"/>
        <w:bottom w:val="none" w:sz="0" w:space="0" w:color="auto"/>
        <w:right w:val="none" w:sz="0" w:space="0" w:color="auto"/>
      </w:divBdr>
    </w:div>
    <w:div w:id="1567571068">
      <w:bodyDiv w:val="1"/>
      <w:marLeft w:val="0"/>
      <w:marRight w:val="0"/>
      <w:marTop w:val="0"/>
      <w:marBottom w:val="0"/>
      <w:divBdr>
        <w:top w:val="none" w:sz="0" w:space="0" w:color="auto"/>
        <w:left w:val="none" w:sz="0" w:space="0" w:color="auto"/>
        <w:bottom w:val="none" w:sz="0" w:space="0" w:color="auto"/>
        <w:right w:val="none" w:sz="0" w:space="0" w:color="auto"/>
      </w:divBdr>
    </w:div>
    <w:div w:id="1567951168">
      <w:bodyDiv w:val="1"/>
      <w:marLeft w:val="0"/>
      <w:marRight w:val="0"/>
      <w:marTop w:val="0"/>
      <w:marBottom w:val="0"/>
      <w:divBdr>
        <w:top w:val="none" w:sz="0" w:space="0" w:color="auto"/>
        <w:left w:val="none" w:sz="0" w:space="0" w:color="auto"/>
        <w:bottom w:val="none" w:sz="0" w:space="0" w:color="auto"/>
        <w:right w:val="none" w:sz="0" w:space="0" w:color="auto"/>
      </w:divBdr>
    </w:div>
    <w:div w:id="1568103896">
      <w:bodyDiv w:val="1"/>
      <w:marLeft w:val="0"/>
      <w:marRight w:val="0"/>
      <w:marTop w:val="0"/>
      <w:marBottom w:val="0"/>
      <w:divBdr>
        <w:top w:val="none" w:sz="0" w:space="0" w:color="auto"/>
        <w:left w:val="none" w:sz="0" w:space="0" w:color="auto"/>
        <w:bottom w:val="none" w:sz="0" w:space="0" w:color="auto"/>
        <w:right w:val="none" w:sz="0" w:space="0" w:color="auto"/>
      </w:divBdr>
    </w:div>
    <w:div w:id="1569001860">
      <w:bodyDiv w:val="1"/>
      <w:marLeft w:val="0"/>
      <w:marRight w:val="0"/>
      <w:marTop w:val="0"/>
      <w:marBottom w:val="0"/>
      <w:divBdr>
        <w:top w:val="none" w:sz="0" w:space="0" w:color="auto"/>
        <w:left w:val="none" w:sz="0" w:space="0" w:color="auto"/>
        <w:bottom w:val="none" w:sz="0" w:space="0" w:color="auto"/>
        <w:right w:val="none" w:sz="0" w:space="0" w:color="auto"/>
      </w:divBdr>
    </w:div>
    <w:div w:id="1569464514">
      <w:bodyDiv w:val="1"/>
      <w:marLeft w:val="0"/>
      <w:marRight w:val="0"/>
      <w:marTop w:val="0"/>
      <w:marBottom w:val="0"/>
      <w:divBdr>
        <w:top w:val="none" w:sz="0" w:space="0" w:color="auto"/>
        <w:left w:val="none" w:sz="0" w:space="0" w:color="auto"/>
        <w:bottom w:val="none" w:sz="0" w:space="0" w:color="auto"/>
        <w:right w:val="none" w:sz="0" w:space="0" w:color="auto"/>
      </w:divBdr>
    </w:div>
    <w:div w:id="1569726917">
      <w:bodyDiv w:val="1"/>
      <w:marLeft w:val="0"/>
      <w:marRight w:val="0"/>
      <w:marTop w:val="0"/>
      <w:marBottom w:val="0"/>
      <w:divBdr>
        <w:top w:val="none" w:sz="0" w:space="0" w:color="auto"/>
        <w:left w:val="none" w:sz="0" w:space="0" w:color="auto"/>
        <w:bottom w:val="none" w:sz="0" w:space="0" w:color="auto"/>
        <w:right w:val="none" w:sz="0" w:space="0" w:color="auto"/>
      </w:divBdr>
    </w:div>
    <w:div w:id="1570112334">
      <w:bodyDiv w:val="1"/>
      <w:marLeft w:val="0"/>
      <w:marRight w:val="0"/>
      <w:marTop w:val="0"/>
      <w:marBottom w:val="0"/>
      <w:divBdr>
        <w:top w:val="none" w:sz="0" w:space="0" w:color="auto"/>
        <w:left w:val="none" w:sz="0" w:space="0" w:color="auto"/>
        <w:bottom w:val="none" w:sz="0" w:space="0" w:color="auto"/>
        <w:right w:val="none" w:sz="0" w:space="0" w:color="auto"/>
      </w:divBdr>
    </w:div>
    <w:div w:id="1570189022">
      <w:bodyDiv w:val="1"/>
      <w:marLeft w:val="0"/>
      <w:marRight w:val="0"/>
      <w:marTop w:val="0"/>
      <w:marBottom w:val="0"/>
      <w:divBdr>
        <w:top w:val="none" w:sz="0" w:space="0" w:color="auto"/>
        <w:left w:val="none" w:sz="0" w:space="0" w:color="auto"/>
        <w:bottom w:val="none" w:sz="0" w:space="0" w:color="auto"/>
        <w:right w:val="none" w:sz="0" w:space="0" w:color="auto"/>
      </w:divBdr>
    </w:div>
    <w:div w:id="1570339345">
      <w:bodyDiv w:val="1"/>
      <w:marLeft w:val="0"/>
      <w:marRight w:val="0"/>
      <w:marTop w:val="0"/>
      <w:marBottom w:val="0"/>
      <w:divBdr>
        <w:top w:val="none" w:sz="0" w:space="0" w:color="auto"/>
        <w:left w:val="none" w:sz="0" w:space="0" w:color="auto"/>
        <w:bottom w:val="none" w:sz="0" w:space="0" w:color="auto"/>
        <w:right w:val="none" w:sz="0" w:space="0" w:color="auto"/>
      </w:divBdr>
    </w:div>
    <w:div w:id="1570655774">
      <w:bodyDiv w:val="1"/>
      <w:marLeft w:val="0"/>
      <w:marRight w:val="0"/>
      <w:marTop w:val="0"/>
      <w:marBottom w:val="0"/>
      <w:divBdr>
        <w:top w:val="none" w:sz="0" w:space="0" w:color="auto"/>
        <w:left w:val="none" w:sz="0" w:space="0" w:color="auto"/>
        <w:bottom w:val="none" w:sz="0" w:space="0" w:color="auto"/>
        <w:right w:val="none" w:sz="0" w:space="0" w:color="auto"/>
      </w:divBdr>
    </w:div>
    <w:div w:id="1571693975">
      <w:bodyDiv w:val="1"/>
      <w:marLeft w:val="0"/>
      <w:marRight w:val="0"/>
      <w:marTop w:val="0"/>
      <w:marBottom w:val="0"/>
      <w:divBdr>
        <w:top w:val="none" w:sz="0" w:space="0" w:color="auto"/>
        <w:left w:val="none" w:sz="0" w:space="0" w:color="auto"/>
        <w:bottom w:val="none" w:sz="0" w:space="0" w:color="auto"/>
        <w:right w:val="none" w:sz="0" w:space="0" w:color="auto"/>
      </w:divBdr>
    </w:div>
    <w:div w:id="1571764855">
      <w:bodyDiv w:val="1"/>
      <w:marLeft w:val="0"/>
      <w:marRight w:val="0"/>
      <w:marTop w:val="0"/>
      <w:marBottom w:val="0"/>
      <w:divBdr>
        <w:top w:val="none" w:sz="0" w:space="0" w:color="auto"/>
        <w:left w:val="none" w:sz="0" w:space="0" w:color="auto"/>
        <w:bottom w:val="none" w:sz="0" w:space="0" w:color="auto"/>
        <w:right w:val="none" w:sz="0" w:space="0" w:color="auto"/>
      </w:divBdr>
    </w:div>
    <w:div w:id="1572109671">
      <w:bodyDiv w:val="1"/>
      <w:marLeft w:val="0"/>
      <w:marRight w:val="0"/>
      <w:marTop w:val="0"/>
      <w:marBottom w:val="0"/>
      <w:divBdr>
        <w:top w:val="none" w:sz="0" w:space="0" w:color="auto"/>
        <w:left w:val="none" w:sz="0" w:space="0" w:color="auto"/>
        <w:bottom w:val="none" w:sz="0" w:space="0" w:color="auto"/>
        <w:right w:val="none" w:sz="0" w:space="0" w:color="auto"/>
      </w:divBdr>
    </w:div>
    <w:div w:id="1572354365">
      <w:bodyDiv w:val="1"/>
      <w:marLeft w:val="0"/>
      <w:marRight w:val="0"/>
      <w:marTop w:val="0"/>
      <w:marBottom w:val="0"/>
      <w:divBdr>
        <w:top w:val="none" w:sz="0" w:space="0" w:color="auto"/>
        <w:left w:val="none" w:sz="0" w:space="0" w:color="auto"/>
        <w:bottom w:val="none" w:sz="0" w:space="0" w:color="auto"/>
        <w:right w:val="none" w:sz="0" w:space="0" w:color="auto"/>
      </w:divBdr>
    </w:div>
    <w:div w:id="1572495671">
      <w:bodyDiv w:val="1"/>
      <w:marLeft w:val="0"/>
      <w:marRight w:val="0"/>
      <w:marTop w:val="0"/>
      <w:marBottom w:val="0"/>
      <w:divBdr>
        <w:top w:val="none" w:sz="0" w:space="0" w:color="auto"/>
        <w:left w:val="none" w:sz="0" w:space="0" w:color="auto"/>
        <w:bottom w:val="none" w:sz="0" w:space="0" w:color="auto"/>
        <w:right w:val="none" w:sz="0" w:space="0" w:color="auto"/>
      </w:divBdr>
    </w:div>
    <w:div w:id="1572544124">
      <w:bodyDiv w:val="1"/>
      <w:marLeft w:val="0"/>
      <w:marRight w:val="0"/>
      <w:marTop w:val="0"/>
      <w:marBottom w:val="0"/>
      <w:divBdr>
        <w:top w:val="none" w:sz="0" w:space="0" w:color="auto"/>
        <w:left w:val="none" w:sz="0" w:space="0" w:color="auto"/>
        <w:bottom w:val="none" w:sz="0" w:space="0" w:color="auto"/>
        <w:right w:val="none" w:sz="0" w:space="0" w:color="auto"/>
      </w:divBdr>
    </w:div>
    <w:div w:id="1572544519">
      <w:bodyDiv w:val="1"/>
      <w:marLeft w:val="0"/>
      <w:marRight w:val="0"/>
      <w:marTop w:val="0"/>
      <w:marBottom w:val="0"/>
      <w:divBdr>
        <w:top w:val="none" w:sz="0" w:space="0" w:color="auto"/>
        <w:left w:val="none" w:sz="0" w:space="0" w:color="auto"/>
        <w:bottom w:val="none" w:sz="0" w:space="0" w:color="auto"/>
        <w:right w:val="none" w:sz="0" w:space="0" w:color="auto"/>
      </w:divBdr>
    </w:div>
    <w:div w:id="1573615754">
      <w:bodyDiv w:val="1"/>
      <w:marLeft w:val="0"/>
      <w:marRight w:val="0"/>
      <w:marTop w:val="0"/>
      <w:marBottom w:val="0"/>
      <w:divBdr>
        <w:top w:val="none" w:sz="0" w:space="0" w:color="auto"/>
        <w:left w:val="none" w:sz="0" w:space="0" w:color="auto"/>
        <w:bottom w:val="none" w:sz="0" w:space="0" w:color="auto"/>
        <w:right w:val="none" w:sz="0" w:space="0" w:color="auto"/>
      </w:divBdr>
    </w:div>
    <w:div w:id="1574581680">
      <w:bodyDiv w:val="1"/>
      <w:marLeft w:val="0"/>
      <w:marRight w:val="0"/>
      <w:marTop w:val="0"/>
      <w:marBottom w:val="0"/>
      <w:divBdr>
        <w:top w:val="none" w:sz="0" w:space="0" w:color="auto"/>
        <w:left w:val="none" w:sz="0" w:space="0" w:color="auto"/>
        <w:bottom w:val="none" w:sz="0" w:space="0" w:color="auto"/>
        <w:right w:val="none" w:sz="0" w:space="0" w:color="auto"/>
      </w:divBdr>
    </w:div>
    <w:div w:id="1574703568">
      <w:bodyDiv w:val="1"/>
      <w:marLeft w:val="0"/>
      <w:marRight w:val="0"/>
      <w:marTop w:val="0"/>
      <w:marBottom w:val="0"/>
      <w:divBdr>
        <w:top w:val="none" w:sz="0" w:space="0" w:color="auto"/>
        <w:left w:val="none" w:sz="0" w:space="0" w:color="auto"/>
        <w:bottom w:val="none" w:sz="0" w:space="0" w:color="auto"/>
        <w:right w:val="none" w:sz="0" w:space="0" w:color="auto"/>
      </w:divBdr>
    </w:div>
    <w:div w:id="1574853833">
      <w:bodyDiv w:val="1"/>
      <w:marLeft w:val="0"/>
      <w:marRight w:val="0"/>
      <w:marTop w:val="0"/>
      <w:marBottom w:val="0"/>
      <w:divBdr>
        <w:top w:val="none" w:sz="0" w:space="0" w:color="auto"/>
        <w:left w:val="none" w:sz="0" w:space="0" w:color="auto"/>
        <w:bottom w:val="none" w:sz="0" w:space="0" w:color="auto"/>
        <w:right w:val="none" w:sz="0" w:space="0" w:color="auto"/>
      </w:divBdr>
    </w:div>
    <w:div w:id="1575121781">
      <w:bodyDiv w:val="1"/>
      <w:marLeft w:val="0"/>
      <w:marRight w:val="0"/>
      <w:marTop w:val="0"/>
      <w:marBottom w:val="0"/>
      <w:divBdr>
        <w:top w:val="none" w:sz="0" w:space="0" w:color="auto"/>
        <w:left w:val="none" w:sz="0" w:space="0" w:color="auto"/>
        <w:bottom w:val="none" w:sz="0" w:space="0" w:color="auto"/>
        <w:right w:val="none" w:sz="0" w:space="0" w:color="auto"/>
      </w:divBdr>
    </w:div>
    <w:div w:id="1575355179">
      <w:bodyDiv w:val="1"/>
      <w:marLeft w:val="0"/>
      <w:marRight w:val="0"/>
      <w:marTop w:val="0"/>
      <w:marBottom w:val="0"/>
      <w:divBdr>
        <w:top w:val="none" w:sz="0" w:space="0" w:color="auto"/>
        <w:left w:val="none" w:sz="0" w:space="0" w:color="auto"/>
        <w:bottom w:val="none" w:sz="0" w:space="0" w:color="auto"/>
        <w:right w:val="none" w:sz="0" w:space="0" w:color="auto"/>
      </w:divBdr>
    </w:div>
    <w:div w:id="1575629305">
      <w:bodyDiv w:val="1"/>
      <w:marLeft w:val="0"/>
      <w:marRight w:val="0"/>
      <w:marTop w:val="0"/>
      <w:marBottom w:val="0"/>
      <w:divBdr>
        <w:top w:val="none" w:sz="0" w:space="0" w:color="auto"/>
        <w:left w:val="none" w:sz="0" w:space="0" w:color="auto"/>
        <w:bottom w:val="none" w:sz="0" w:space="0" w:color="auto"/>
        <w:right w:val="none" w:sz="0" w:space="0" w:color="auto"/>
      </w:divBdr>
    </w:div>
    <w:div w:id="1576354341">
      <w:bodyDiv w:val="1"/>
      <w:marLeft w:val="0"/>
      <w:marRight w:val="0"/>
      <w:marTop w:val="0"/>
      <w:marBottom w:val="0"/>
      <w:divBdr>
        <w:top w:val="none" w:sz="0" w:space="0" w:color="auto"/>
        <w:left w:val="none" w:sz="0" w:space="0" w:color="auto"/>
        <w:bottom w:val="none" w:sz="0" w:space="0" w:color="auto"/>
        <w:right w:val="none" w:sz="0" w:space="0" w:color="auto"/>
      </w:divBdr>
    </w:div>
    <w:div w:id="1576429015">
      <w:bodyDiv w:val="1"/>
      <w:marLeft w:val="0"/>
      <w:marRight w:val="0"/>
      <w:marTop w:val="0"/>
      <w:marBottom w:val="0"/>
      <w:divBdr>
        <w:top w:val="none" w:sz="0" w:space="0" w:color="auto"/>
        <w:left w:val="none" w:sz="0" w:space="0" w:color="auto"/>
        <w:bottom w:val="none" w:sz="0" w:space="0" w:color="auto"/>
        <w:right w:val="none" w:sz="0" w:space="0" w:color="auto"/>
      </w:divBdr>
    </w:div>
    <w:div w:id="1576935409">
      <w:bodyDiv w:val="1"/>
      <w:marLeft w:val="0"/>
      <w:marRight w:val="0"/>
      <w:marTop w:val="0"/>
      <w:marBottom w:val="0"/>
      <w:divBdr>
        <w:top w:val="none" w:sz="0" w:space="0" w:color="auto"/>
        <w:left w:val="none" w:sz="0" w:space="0" w:color="auto"/>
        <w:bottom w:val="none" w:sz="0" w:space="0" w:color="auto"/>
        <w:right w:val="none" w:sz="0" w:space="0" w:color="auto"/>
      </w:divBdr>
    </w:div>
    <w:div w:id="1577863294">
      <w:bodyDiv w:val="1"/>
      <w:marLeft w:val="0"/>
      <w:marRight w:val="0"/>
      <w:marTop w:val="0"/>
      <w:marBottom w:val="0"/>
      <w:divBdr>
        <w:top w:val="none" w:sz="0" w:space="0" w:color="auto"/>
        <w:left w:val="none" w:sz="0" w:space="0" w:color="auto"/>
        <w:bottom w:val="none" w:sz="0" w:space="0" w:color="auto"/>
        <w:right w:val="none" w:sz="0" w:space="0" w:color="auto"/>
      </w:divBdr>
    </w:div>
    <w:div w:id="1578131405">
      <w:bodyDiv w:val="1"/>
      <w:marLeft w:val="0"/>
      <w:marRight w:val="0"/>
      <w:marTop w:val="0"/>
      <w:marBottom w:val="0"/>
      <w:divBdr>
        <w:top w:val="none" w:sz="0" w:space="0" w:color="auto"/>
        <w:left w:val="none" w:sz="0" w:space="0" w:color="auto"/>
        <w:bottom w:val="none" w:sz="0" w:space="0" w:color="auto"/>
        <w:right w:val="none" w:sz="0" w:space="0" w:color="auto"/>
      </w:divBdr>
    </w:div>
    <w:div w:id="1578203724">
      <w:bodyDiv w:val="1"/>
      <w:marLeft w:val="0"/>
      <w:marRight w:val="0"/>
      <w:marTop w:val="0"/>
      <w:marBottom w:val="0"/>
      <w:divBdr>
        <w:top w:val="none" w:sz="0" w:space="0" w:color="auto"/>
        <w:left w:val="none" w:sz="0" w:space="0" w:color="auto"/>
        <w:bottom w:val="none" w:sz="0" w:space="0" w:color="auto"/>
        <w:right w:val="none" w:sz="0" w:space="0" w:color="auto"/>
      </w:divBdr>
    </w:div>
    <w:div w:id="1578248503">
      <w:bodyDiv w:val="1"/>
      <w:marLeft w:val="0"/>
      <w:marRight w:val="0"/>
      <w:marTop w:val="0"/>
      <w:marBottom w:val="0"/>
      <w:divBdr>
        <w:top w:val="none" w:sz="0" w:space="0" w:color="auto"/>
        <w:left w:val="none" w:sz="0" w:space="0" w:color="auto"/>
        <w:bottom w:val="none" w:sz="0" w:space="0" w:color="auto"/>
        <w:right w:val="none" w:sz="0" w:space="0" w:color="auto"/>
      </w:divBdr>
    </w:div>
    <w:div w:id="1578981512">
      <w:bodyDiv w:val="1"/>
      <w:marLeft w:val="0"/>
      <w:marRight w:val="0"/>
      <w:marTop w:val="0"/>
      <w:marBottom w:val="0"/>
      <w:divBdr>
        <w:top w:val="none" w:sz="0" w:space="0" w:color="auto"/>
        <w:left w:val="none" w:sz="0" w:space="0" w:color="auto"/>
        <w:bottom w:val="none" w:sz="0" w:space="0" w:color="auto"/>
        <w:right w:val="none" w:sz="0" w:space="0" w:color="auto"/>
      </w:divBdr>
    </w:div>
    <w:div w:id="1580015926">
      <w:bodyDiv w:val="1"/>
      <w:marLeft w:val="0"/>
      <w:marRight w:val="0"/>
      <w:marTop w:val="0"/>
      <w:marBottom w:val="0"/>
      <w:divBdr>
        <w:top w:val="none" w:sz="0" w:space="0" w:color="auto"/>
        <w:left w:val="none" w:sz="0" w:space="0" w:color="auto"/>
        <w:bottom w:val="none" w:sz="0" w:space="0" w:color="auto"/>
        <w:right w:val="none" w:sz="0" w:space="0" w:color="auto"/>
      </w:divBdr>
    </w:div>
    <w:div w:id="1580140381">
      <w:bodyDiv w:val="1"/>
      <w:marLeft w:val="0"/>
      <w:marRight w:val="0"/>
      <w:marTop w:val="0"/>
      <w:marBottom w:val="0"/>
      <w:divBdr>
        <w:top w:val="none" w:sz="0" w:space="0" w:color="auto"/>
        <w:left w:val="none" w:sz="0" w:space="0" w:color="auto"/>
        <w:bottom w:val="none" w:sz="0" w:space="0" w:color="auto"/>
        <w:right w:val="none" w:sz="0" w:space="0" w:color="auto"/>
      </w:divBdr>
    </w:div>
    <w:div w:id="1580673717">
      <w:bodyDiv w:val="1"/>
      <w:marLeft w:val="0"/>
      <w:marRight w:val="0"/>
      <w:marTop w:val="0"/>
      <w:marBottom w:val="0"/>
      <w:divBdr>
        <w:top w:val="none" w:sz="0" w:space="0" w:color="auto"/>
        <w:left w:val="none" w:sz="0" w:space="0" w:color="auto"/>
        <w:bottom w:val="none" w:sz="0" w:space="0" w:color="auto"/>
        <w:right w:val="none" w:sz="0" w:space="0" w:color="auto"/>
      </w:divBdr>
    </w:div>
    <w:div w:id="1580795686">
      <w:bodyDiv w:val="1"/>
      <w:marLeft w:val="0"/>
      <w:marRight w:val="0"/>
      <w:marTop w:val="0"/>
      <w:marBottom w:val="0"/>
      <w:divBdr>
        <w:top w:val="none" w:sz="0" w:space="0" w:color="auto"/>
        <w:left w:val="none" w:sz="0" w:space="0" w:color="auto"/>
        <w:bottom w:val="none" w:sz="0" w:space="0" w:color="auto"/>
        <w:right w:val="none" w:sz="0" w:space="0" w:color="auto"/>
      </w:divBdr>
    </w:div>
    <w:div w:id="1581065958">
      <w:bodyDiv w:val="1"/>
      <w:marLeft w:val="0"/>
      <w:marRight w:val="0"/>
      <w:marTop w:val="0"/>
      <w:marBottom w:val="0"/>
      <w:divBdr>
        <w:top w:val="none" w:sz="0" w:space="0" w:color="auto"/>
        <w:left w:val="none" w:sz="0" w:space="0" w:color="auto"/>
        <w:bottom w:val="none" w:sz="0" w:space="0" w:color="auto"/>
        <w:right w:val="none" w:sz="0" w:space="0" w:color="auto"/>
      </w:divBdr>
    </w:div>
    <w:div w:id="1581213742">
      <w:bodyDiv w:val="1"/>
      <w:marLeft w:val="0"/>
      <w:marRight w:val="0"/>
      <w:marTop w:val="0"/>
      <w:marBottom w:val="0"/>
      <w:divBdr>
        <w:top w:val="none" w:sz="0" w:space="0" w:color="auto"/>
        <w:left w:val="none" w:sz="0" w:space="0" w:color="auto"/>
        <w:bottom w:val="none" w:sz="0" w:space="0" w:color="auto"/>
        <w:right w:val="none" w:sz="0" w:space="0" w:color="auto"/>
      </w:divBdr>
    </w:div>
    <w:div w:id="1581677427">
      <w:bodyDiv w:val="1"/>
      <w:marLeft w:val="0"/>
      <w:marRight w:val="0"/>
      <w:marTop w:val="0"/>
      <w:marBottom w:val="0"/>
      <w:divBdr>
        <w:top w:val="none" w:sz="0" w:space="0" w:color="auto"/>
        <w:left w:val="none" w:sz="0" w:space="0" w:color="auto"/>
        <w:bottom w:val="none" w:sz="0" w:space="0" w:color="auto"/>
        <w:right w:val="none" w:sz="0" w:space="0" w:color="auto"/>
      </w:divBdr>
    </w:div>
    <w:div w:id="1581864035">
      <w:bodyDiv w:val="1"/>
      <w:marLeft w:val="0"/>
      <w:marRight w:val="0"/>
      <w:marTop w:val="0"/>
      <w:marBottom w:val="0"/>
      <w:divBdr>
        <w:top w:val="none" w:sz="0" w:space="0" w:color="auto"/>
        <w:left w:val="none" w:sz="0" w:space="0" w:color="auto"/>
        <w:bottom w:val="none" w:sz="0" w:space="0" w:color="auto"/>
        <w:right w:val="none" w:sz="0" w:space="0" w:color="auto"/>
      </w:divBdr>
    </w:div>
    <w:div w:id="1581939782">
      <w:bodyDiv w:val="1"/>
      <w:marLeft w:val="0"/>
      <w:marRight w:val="0"/>
      <w:marTop w:val="0"/>
      <w:marBottom w:val="0"/>
      <w:divBdr>
        <w:top w:val="none" w:sz="0" w:space="0" w:color="auto"/>
        <w:left w:val="none" w:sz="0" w:space="0" w:color="auto"/>
        <w:bottom w:val="none" w:sz="0" w:space="0" w:color="auto"/>
        <w:right w:val="none" w:sz="0" w:space="0" w:color="auto"/>
      </w:divBdr>
    </w:div>
    <w:div w:id="1582134115">
      <w:bodyDiv w:val="1"/>
      <w:marLeft w:val="0"/>
      <w:marRight w:val="0"/>
      <w:marTop w:val="0"/>
      <w:marBottom w:val="0"/>
      <w:divBdr>
        <w:top w:val="none" w:sz="0" w:space="0" w:color="auto"/>
        <w:left w:val="none" w:sz="0" w:space="0" w:color="auto"/>
        <w:bottom w:val="none" w:sz="0" w:space="0" w:color="auto"/>
        <w:right w:val="none" w:sz="0" w:space="0" w:color="auto"/>
      </w:divBdr>
    </w:div>
    <w:div w:id="1582182548">
      <w:bodyDiv w:val="1"/>
      <w:marLeft w:val="0"/>
      <w:marRight w:val="0"/>
      <w:marTop w:val="0"/>
      <w:marBottom w:val="0"/>
      <w:divBdr>
        <w:top w:val="none" w:sz="0" w:space="0" w:color="auto"/>
        <w:left w:val="none" w:sz="0" w:space="0" w:color="auto"/>
        <w:bottom w:val="none" w:sz="0" w:space="0" w:color="auto"/>
        <w:right w:val="none" w:sz="0" w:space="0" w:color="auto"/>
      </w:divBdr>
    </w:div>
    <w:div w:id="1582640693">
      <w:bodyDiv w:val="1"/>
      <w:marLeft w:val="0"/>
      <w:marRight w:val="0"/>
      <w:marTop w:val="0"/>
      <w:marBottom w:val="0"/>
      <w:divBdr>
        <w:top w:val="none" w:sz="0" w:space="0" w:color="auto"/>
        <w:left w:val="none" w:sz="0" w:space="0" w:color="auto"/>
        <w:bottom w:val="none" w:sz="0" w:space="0" w:color="auto"/>
        <w:right w:val="none" w:sz="0" w:space="0" w:color="auto"/>
      </w:divBdr>
    </w:div>
    <w:div w:id="1583366644">
      <w:bodyDiv w:val="1"/>
      <w:marLeft w:val="0"/>
      <w:marRight w:val="0"/>
      <w:marTop w:val="0"/>
      <w:marBottom w:val="0"/>
      <w:divBdr>
        <w:top w:val="none" w:sz="0" w:space="0" w:color="auto"/>
        <w:left w:val="none" w:sz="0" w:space="0" w:color="auto"/>
        <w:bottom w:val="none" w:sz="0" w:space="0" w:color="auto"/>
        <w:right w:val="none" w:sz="0" w:space="0" w:color="auto"/>
      </w:divBdr>
    </w:div>
    <w:div w:id="1583836771">
      <w:bodyDiv w:val="1"/>
      <w:marLeft w:val="0"/>
      <w:marRight w:val="0"/>
      <w:marTop w:val="0"/>
      <w:marBottom w:val="0"/>
      <w:divBdr>
        <w:top w:val="none" w:sz="0" w:space="0" w:color="auto"/>
        <w:left w:val="none" w:sz="0" w:space="0" w:color="auto"/>
        <w:bottom w:val="none" w:sz="0" w:space="0" w:color="auto"/>
        <w:right w:val="none" w:sz="0" w:space="0" w:color="auto"/>
      </w:divBdr>
    </w:div>
    <w:div w:id="1584143398">
      <w:bodyDiv w:val="1"/>
      <w:marLeft w:val="0"/>
      <w:marRight w:val="0"/>
      <w:marTop w:val="0"/>
      <w:marBottom w:val="0"/>
      <w:divBdr>
        <w:top w:val="none" w:sz="0" w:space="0" w:color="auto"/>
        <w:left w:val="none" w:sz="0" w:space="0" w:color="auto"/>
        <w:bottom w:val="none" w:sz="0" w:space="0" w:color="auto"/>
        <w:right w:val="none" w:sz="0" w:space="0" w:color="auto"/>
      </w:divBdr>
    </w:div>
    <w:div w:id="1584144064">
      <w:bodyDiv w:val="1"/>
      <w:marLeft w:val="0"/>
      <w:marRight w:val="0"/>
      <w:marTop w:val="0"/>
      <w:marBottom w:val="0"/>
      <w:divBdr>
        <w:top w:val="none" w:sz="0" w:space="0" w:color="auto"/>
        <w:left w:val="none" w:sz="0" w:space="0" w:color="auto"/>
        <w:bottom w:val="none" w:sz="0" w:space="0" w:color="auto"/>
        <w:right w:val="none" w:sz="0" w:space="0" w:color="auto"/>
      </w:divBdr>
    </w:div>
    <w:div w:id="1584484426">
      <w:bodyDiv w:val="1"/>
      <w:marLeft w:val="0"/>
      <w:marRight w:val="0"/>
      <w:marTop w:val="0"/>
      <w:marBottom w:val="0"/>
      <w:divBdr>
        <w:top w:val="none" w:sz="0" w:space="0" w:color="auto"/>
        <w:left w:val="none" w:sz="0" w:space="0" w:color="auto"/>
        <w:bottom w:val="none" w:sz="0" w:space="0" w:color="auto"/>
        <w:right w:val="none" w:sz="0" w:space="0" w:color="auto"/>
      </w:divBdr>
    </w:div>
    <w:div w:id="1584492159">
      <w:bodyDiv w:val="1"/>
      <w:marLeft w:val="0"/>
      <w:marRight w:val="0"/>
      <w:marTop w:val="0"/>
      <w:marBottom w:val="0"/>
      <w:divBdr>
        <w:top w:val="none" w:sz="0" w:space="0" w:color="auto"/>
        <w:left w:val="none" w:sz="0" w:space="0" w:color="auto"/>
        <w:bottom w:val="none" w:sz="0" w:space="0" w:color="auto"/>
        <w:right w:val="none" w:sz="0" w:space="0" w:color="auto"/>
      </w:divBdr>
    </w:div>
    <w:div w:id="1586307553">
      <w:bodyDiv w:val="1"/>
      <w:marLeft w:val="0"/>
      <w:marRight w:val="0"/>
      <w:marTop w:val="0"/>
      <w:marBottom w:val="0"/>
      <w:divBdr>
        <w:top w:val="none" w:sz="0" w:space="0" w:color="auto"/>
        <w:left w:val="none" w:sz="0" w:space="0" w:color="auto"/>
        <w:bottom w:val="none" w:sz="0" w:space="0" w:color="auto"/>
        <w:right w:val="none" w:sz="0" w:space="0" w:color="auto"/>
      </w:divBdr>
    </w:div>
    <w:div w:id="1586569928">
      <w:bodyDiv w:val="1"/>
      <w:marLeft w:val="0"/>
      <w:marRight w:val="0"/>
      <w:marTop w:val="0"/>
      <w:marBottom w:val="0"/>
      <w:divBdr>
        <w:top w:val="none" w:sz="0" w:space="0" w:color="auto"/>
        <w:left w:val="none" w:sz="0" w:space="0" w:color="auto"/>
        <w:bottom w:val="none" w:sz="0" w:space="0" w:color="auto"/>
        <w:right w:val="none" w:sz="0" w:space="0" w:color="auto"/>
      </w:divBdr>
    </w:div>
    <w:div w:id="1587225865">
      <w:bodyDiv w:val="1"/>
      <w:marLeft w:val="0"/>
      <w:marRight w:val="0"/>
      <w:marTop w:val="0"/>
      <w:marBottom w:val="0"/>
      <w:divBdr>
        <w:top w:val="none" w:sz="0" w:space="0" w:color="auto"/>
        <w:left w:val="none" w:sz="0" w:space="0" w:color="auto"/>
        <w:bottom w:val="none" w:sz="0" w:space="0" w:color="auto"/>
        <w:right w:val="none" w:sz="0" w:space="0" w:color="auto"/>
      </w:divBdr>
    </w:div>
    <w:div w:id="1587299869">
      <w:bodyDiv w:val="1"/>
      <w:marLeft w:val="0"/>
      <w:marRight w:val="0"/>
      <w:marTop w:val="0"/>
      <w:marBottom w:val="0"/>
      <w:divBdr>
        <w:top w:val="none" w:sz="0" w:space="0" w:color="auto"/>
        <w:left w:val="none" w:sz="0" w:space="0" w:color="auto"/>
        <w:bottom w:val="none" w:sz="0" w:space="0" w:color="auto"/>
        <w:right w:val="none" w:sz="0" w:space="0" w:color="auto"/>
      </w:divBdr>
    </w:div>
    <w:div w:id="1587380023">
      <w:bodyDiv w:val="1"/>
      <w:marLeft w:val="0"/>
      <w:marRight w:val="0"/>
      <w:marTop w:val="0"/>
      <w:marBottom w:val="0"/>
      <w:divBdr>
        <w:top w:val="none" w:sz="0" w:space="0" w:color="auto"/>
        <w:left w:val="none" w:sz="0" w:space="0" w:color="auto"/>
        <w:bottom w:val="none" w:sz="0" w:space="0" w:color="auto"/>
        <w:right w:val="none" w:sz="0" w:space="0" w:color="auto"/>
      </w:divBdr>
    </w:div>
    <w:div w:id="1587614420">
      <w:bodyDiv w:val="1"/>
      <w:marLeft w:val="0"/>
      <w:marRight w:val="0"/>
      <w:marTop w:val="0"/>
      <w:marBottom w:val="0"/>
      <w:divBdr>
        <w:top w:val="none" w:sz="0" w:space="0" w:color="auto"/>
        <w:left w:val="none" w:sz="0" w:space="0" w:color="auto"/>
        <w:bottom w:val="none" w:sz="0" w:space="0" w:color="auto"/>
        <w:right w:val="none" w:sz="0" w:space="0" w:color="auto"/>
      </w:divBdr>
    </w:div>
    <w:div w:id="1588224275">
      <w:bodyDiv w:val="1"/>
      <w:marLeft w:val="0"/>
      <w:marRight w:val="0"/>
      <w:marTop w:val="0"/>
      <w:marBottom w:val="0"/>
      <w:divBdr>
        <w:top w:val="none" w:sz="0" w:space="0" w:color="auto"/>
        <w:left w:val="none" w:sz="0" w:space="0" w:color="auto"/>
        <w:bottom w:val="none" w:sz="0" w:space="0" w:color="auto"/>
        <w:right w:val="none" w:sz="0" w:space="0" w:color="auto"/>
      </w:divBdr>
    </w:div>
    <w:div w:id="1588225620">
      <w:bodyDiv w:val="1"/>
      <w:marLeft w:val="0"/>
      <w:marRight w:val="0"/>
      <w:marTop w:val="0"/>
      <w:marBottom w:val="0"/>
      <w:divBdr>
        <w:top w:val="none" w:sz="0" w:space="0" w:color="auto"/>
        <w:left w:val="none" w:sz="0" w:space="0" w:color="auto"/>
        <w:bottom w:val="none" w:sz="0" w:space="0" w:color="auto"/>
        <w:right w:val="none" w:sz="0" w:space="0" w:color="auto"/>
      </w:divBdr>
    </w:div>
    <w:div w:id="1588343032">
      <w:bodyDiv w:val="1"/>
      <w:marLeft w:val="0"/>
      <w:marRight w:val="0"/>
      <w:marTop w:val="0"/>
      <w:marBottom w:val="0"/>
      <w:divBdr>
        <w:top w:val="none" w:sz="0" w:space="0" w:color="auto"/>
        <w:left w:val="none" w:sz="0" w:space="0" w:color="auto"/>
        <w:bottom w:val="none" w:sz="0" w:space="0" w:color="auto"/>
        <w:right w:val="none" w:sz="0" w:space="0" w:color="auto"/>
      </w:divBdr>
    </w:div>
    <w:div w:id="1588877151">
      <w:bodyDiv w:val="1"/>
      <w:marLeft w:val="0"/>
      <w:marRight w:val="0"/>
      <w:marTop w:val="0"/>
      <w:marBottom w:val="0"/>
      <w:divBdr>
        <w:top w:val="none" w:sz="0" w:space="0" w:color="auto"/>
        <w:left w:val="none" w:sz="0" w:space="0" w:color="auto"/>
        <w:bottom w:val="none" w:sz="0" w:space="0" w:color="auto"/>
        <w:right w:val="none" w:sz="0" w:space="0" w:color="auto"/>
      </w:divBdr>
    </w:div>
    <w:div w:id="1588999939">
      <w:bodyDiv w:val="1"/>
      <w:marLeft w:val="0"/>
      <w:marRight w:val="0"/>
      <w:marTop w:val="0"/>
      <w:marBottom w:val="0"/>
      <w:divBdr>
        <w:top w:val="none" w:sz="0" w:space="0" w:color="auto"/>
        <w:left w:val="none" w:sz="0" w:space="0" w:color="auto"/>
        <w:bottom w:val="none" w:sz="0" w:space="0" w:color="auto"/>
        <w:right w:val="none" w:sz="0" w:space="0" w:color="auto"/>
      </w:divBdr>
    </w:div>
    <w:div w:id="1589188608">
      <w:bodyDiv w:val="1"/>
      <w:marLeft w:val="0"/>
      <w:marRight w:val="0"/>
      <w:marTop w:val="0"/>
      <w:marBottom w:val="0"/>
      <w:divBdr>
        <w:top w:val="none" w:sz="0" w:space="0" w:color="auto"/>
        <w:left w:val="none" w:sz="0" w:space="0" w:color="auto"/>
        <w:bottom w:val="none" w:sz="0" w:space="0" w:color="auto"/>
        <w:right w:val="none" w:sz="0" w:space="0" w:color="auto"/>
      </w:divBdr>
    </w:div>
    <w:div w:id="1590503564">
      <w:bodyDiv w:val="1"/>
      <w:marLeft w:val="0"/>
      <w:marRight w:val="0"/>
      <w:marTop w:val="0"/>
      <w:marBottom w:val="0"/>
      <w:divBdr>
        <w:top w:val="none" w:sz="0" w:space="0" w:color="auto"/>
        <w:left w:val="none" w:sz="0" w:space="0" w:color="auto"/>
        <w:bottom w:val="none" w:sz="0" w:space="0" w:color="auto"/>
        <w:right w:val="none" w:sz="0" w:space="0" w:color="auto"/>
      </w:divBdr>
    </w:div>
    <w:div w:id="1590967029">
      <w:bodyDiv w:val="1"/>
      <w:marLeft w:val="0"/>
      <w:marRight w:val="0"/>
      <w:marTop w:val="0"/>
      <w:marBottom w:val="0"/>
      <w:divBdr>
        <w:top w:val="none" w:sz="0" w:space="0" w:color="auto"/>
        <w:left w:val="none" w:sz="0" w:space="0" w:color="auto"/>
        <w:bottom w:val="none" w:sz="0" w:space="0" w:color="auto"/>
        <w:right w:val="none" w:sz="0" w:space="0" w:color="auto"/>
      </w:divBdr>
    </w:div>
    <w:div w:id="1591083567">
      <w:bodyDiv w:val="1"/>
      <w:marLeft w:val="0"/>
      <w:marRight w:val="0"/>
      <w:marTop w:val="0"/>
      <w:marBottom w:val="0"/>
      <w:divBdr>
        <w:top w:val="none" w:sz="0" w:space="0" w:color="auto"/>
        <w:left w:val="none" w:sz="0" w:space="0" w:color="auto"/>
        <w:bottom w:val="none" w:sz="0" w:space="0" w:color="auto"/>
        <w:right w:val="none" w:sz="0" w:space="0" w:color="auto"/>
      </w:divBdr>
    </w:div>
    <w:div w:id="1591232250">
      <w:bodyDiv w:val="1"/>
      <w:marLeft w:val="0"/>
      <w:marRight w:val="0"/>
      <w:marTop w:val="0"/>
      <w:marBottom w:val="0"/>
      <w:divBdr>
        <w:top w:val="none" w:sz="0" w:space="0" w:color="auto"/>
        <w:left w:val="none" w:sz="0" w:space="0" w:color="auto"/>
        <w:bottom w:val="none" w:sz="0" w:space="0" w:color="auto"/>
        <w:right w:val="none" w:sz="0" w:space="0" w:color="auto"/>
      </w:divBdr>
    </w:div>
    <w:div w:id="1592422239">
      <w:bodyDiv w:val="1"/>
      <w:marLeft w:val="0"/>
      <w:marRight w:val="0"/>
      <w:marTop w:val="0"/>
      <w:marBottom w:val="0"/>
      <w:divBdr>
        <w:top w:val="none" w:sz="0" w:space="0" w:color="auto"/>
        <w:left w:val="none" w:sz="0" w:space="0" w:color="auto"/>
        <w:bottom w:val="none" w:sz="0" w:space="0" w:color="auto"/>
        <w:right w:val="none" w:sz="0" w:space="0" w:color="auto"/>
      </w:divBdr>
    </w:div>
    <w:div w:id="1592468028">
      <w:bodyDiv w:val="1"/>
      <w:marLeft w:val="0"/>
      <w:marRight w:val="0"/>
      <w:marTop w:val="0"/>
      <w:marBottom w:val="0"/>
      <w:divBdr>
        <w:top w:val="none" w:sz="0" w:space="0" w:color="auto"/>
        <w:left w:val="none" w:sz="0" w:space="0" w:color="auto"/>
        <w:bottom w:val="none" w:sz="0" w:space="0" w:color="auto"/>
        <w:right w:val="none" w:sz="0" w:space="0" w:color="auto"/>
      </w:divBdr>
    </w:div>
    <w:div w:id="1592860330">
      <w:bodyDiv w:val="1"/>
      <w:marLeft w:val="0"/>
      <w:marRight w:val="0"/>
      <w:marTop w:val="0"/>
      <w:marBottom w:val="0"/>
      <w:divBdr>
        <w:top w:val="none" w:sz="0" w:space="0" w:color="auto"/>
        <w:left w:val="none" w:sz="0" w:space="0" w:color="auto"/>
        <w:bottom w:val="none" w:sz="0" w:space="0" w:color="auto"/>
        <w:right w:val="none" w:sz="0" w:space="0" w:color="auto"/>
      </w:divBdr>
    </w:div>
    <w:div w:id="1592928635">
      <w:bodyDiv w:val="1"/>
      <w:marLeft w:val="0"/>
      <w:marRight w:val="0"/>
      <w:marTop w:val="0"/>
      <w:marBottom w:val="0"/>
      <w:divBdr>
        <w:top w:val="none" w:sz="0" w:space="0" w:color="auto"/>
        <w:left w:val="none" w:sz="0" w:space="0" w:color="auto"/>
        <w:bottom w:val="none" w:sz="0" w:space="0" w:color="auto"/>
        <w:right w:val="none" w:sz="0" w:space="0" w:color="auto"/>
      </w:divBdr>
    </w:div>
    <w:div w:id="1593585677">
      <w:bodyDiv w:val="1"/>
      <w:marLeft w:val="0"/>
      <w:marRight w:val="0"/>
      <w:marTop w:val="0"/>
      <w:marBottom w:val="0"/>
      <w:divBdr>
        <w:top w:val="none" w:sz="0" w:space="0" w:color="auto"/>
        <w:left w:val="none" w:sz="0" w:space="0" w:color="auto"/>
        <w:bottom w:val="none" w:sz="0" w:space="0" w:color="auto"/>
        <w:right w:val="none" w:sz="0" w:space="0" w:color="auto"/>
      </w:divBdr>
    </w:div>
    <w:div w:id="1593775885">
      <w:bodyDiv w:val="1"/>
      <w:marLeft w:val="0"/>
      <w:marRight w:val="0"/>
      <w:marTop w:val="0"/>
      <w:marBottom w:val="0"/>
      <w:divBdr>
        <w:top w:val="none" w:sz="0" w:space="0" w:color="auto"/>
        <w:left w:val="none" w:sz="0" w:space="0" w:color="auto"/>
        <w:bottom w:val="none" w:sz="0" w:space="0" w:color="auto"/>
        <w:right w:val="none" w:sz="0" w:space="0" w:color="auto"/>
      </w:divBdr>
    </w:div>
    <w:div w:id="1594044239">
      <w:bodyDiv w:val="1"/>
      <w:marLeft w:val="0"/>
      <w:marRight w:val="0"/>
      <w:marTop w:val="0"/>
      <w:marBottom w:val="0"/>
      <w:divBdr>
        <w:top w:val="none" w:sz="0" w:space="0" w:color="auto"/>
        <w:left w:val="none" w:sz="0" w:space="0" w:color="auto"/>
        <w:bottom w:val="none" w:sz="0" w:space="0" w:color="auto"/>
        <w:right w:val="none" w:sz="0" w:space="0" w:color="auto"/>
      </w:divBdr>
    </w:div>
    <w:div w:id="1594314848">
      <w:bodyDiv w:val="1"/>
      <w:marLeft w:val="0"/>
      <w:marRight w:val="0"/>
      <w:marTop w:val="0"/>
      <w:marBottom w:val="0"/>
      <w:divBdr>
        <w:top w:val="none" w:sz="0" w:space="0" w:color="auto"/>
        <w:left w:val="none" w:sz="0" w:space="0" w:color="auto"/>
        <w:bottom w:val="none" w:sz="0" w:space="0" w:color="auto"/>
        <w:right w:val="none" w:sz="0" w:space="0" w:color="auto"/>
      </w:divBdr>
    </w:div>
    <w:div w:id="1594438347">
      <w:bodyDiv w:val="1"/>
      <w:marLeft w:val="0"/>
      <w:marRight w:val="0"/>
      <w:marTop w:val="0"/>
      <w:marBottom w:val="0"/>
      <w:divBdr>
        <w:top w:val="none" w:sz="0" w:space="0" w:color="auto"/>
        <w:left w:val="none" w:sz="0" w:space="0" w:color="auto"/>
        <w:bottom w:val="none" w:sz="0" w:space="0" w:color="auto"/>
        <w:right w:val="none" w:sz="0" w:space="0" w:color="auto"/>
      </w:divBdr>
    </w:div>
    <w:div w:id="1594822784">
      <w:bodyDiv w:val="1"/>
      <w:marLeft w:val="0"/>
      <w:marRight w:val="0"/>
      <w:marTop w:val="0"/>
      <w:marBottom w:val="0"/>
      <w:divBdr>
        <w:top w:val="none" w:sz="0" w:space="0" w:color="auto"/>
        <w:left w:val="none" w:sz="0" w:space="0" w:color="auto"/>
        <w:bottom w:val="none" w:sz="0" w:space="0" w:color="auto"/>
        <w:right w:val="none" w:sz="0" w:space="0" w:color="auto"/>
      </w:divBdr>
    </w:div>
    <w:div w:id="1595743465">
      <w:bodyDiv w:val="1"/>
      <w:marLeft w:val="0"/>
      <w:marRight w:val="0"/>
      <w:marTop w:val="0"/>
      <w:marBottom w:val="0"/>
      <w:divBdr>
        <w:top w:val="none" w:sz="0" w:space="0" w:color="auto"/>
        <w:left w:val="none" w:sz="0" w:space="0" w:color="auto"/>
        <w:bottom w:val="none" w:sz="0" w:space="0" w:color="auto"/>
        <w:right w:val="none" w:sz="0" w:space="0" w:color="auto"/>
      </w:divBdr>
    </w:div>
    <w:div w:id="1595867931">
      <w:bodyDiv w:val="1"/>
      <w:marLeft w:val="0"/>
      <w:marRight w:val="0"/>
      <w:marTop w:val="0"/>
      <w:marBottom w:val="0"/>
      <w:divBdr>
        <w:top w:val="none" w:sz="0" w:space="0" w:color="auto"/>
        <w:left w:val="none" w:sz="0" w:space="0" w:color="auto"/>
        <w:bottom w:val="none" w:sz="0" w:space="0" w:color="auto"/>
        <w:right w:val="none" w:sz="0" w:space="0" w:color="auto"/>
      </w:divBdr>
    </w:div>
    <w:div w:id="1597252639">
      <w:bodyDiv w:val="1"/>
      <w:marLeft w:val="0"/>
      <w:marRight w:val="0"/>
      <w:marTop w:val="0"/>
      <w:marBottom w:val="0"/>
      <w:divBdr>
        <w:top w:val="none" w:sz="0" w:space="0" w:color="auto"/>
        <w:left w:val="none" w:sz="0" w:space="0" w:color="auto"/>
        <w:bottom w:val="none" w:sz="0" w:space="0" w:color="auto"/>
        <w:right w:val="none" w:sz="0" w:space="0" w:color="auto"/>
      </w:divBdr>
    </w:div>
    <w:div w:id="1597405174">
      <w:bodyDiv w:val="1"/>
      <w:marLeft w:val="0"/>
      <w:marRight w:val="0"/>
      <w:marTop w:val="0"/>
      <w:marBottom w:val="0"/>
      <w:divBdr>
        <w:top w:val="none" w:sz="0" w:space="0" w:color="auto"/>
        <w:left w:val="none" w:sz="0" w:space="0" w:color="auto"/>
        <w:bottom w:val="none" w:sz="0" w:space="0" w:color="auto"/>
        <w:right w:val="none" w:sz="0" w:space="0" w:color="auto"/>
      </w:divBdr>
    </w:div>
    <w:div w:id="1597445897">
      <w:bodyDiv w:val="1"/>
      <w:marLeft w:val="0"/>
      <w:marRight w:val="0"/>
      <w:marTop w:val="0"/>
      <w:marBottom w:val="0"/>
      <w:divBdr>
        <w:top w:val="none" w:sz="0" w:space="0" w:color="auto"/>
        <w:left w:val="none" w:sz="0" w:space="0" w:color="auto"/>
        <w:bottom w:val="none" w:sz="0" w:space="0" w:color="auto"/>
        <w:right w:val="none" w:sz="0" w:space="0" w:color="auto"/>
      </w:divBdr>
    </w:div>
    <w:div w:id="1598321136">
      <w:bodyDiv w:val="1"/>
      <w:marLeft w:val="0"/>
      <w:marRight w:val="0"/>
      <w:marTop w:val="0"/>
      <w:marBottom w:val="0"/>
      <w:divBdr>
        <w:top w:val="none" w:sz="0" w:space="0" w:color="auto"/>
        <w:left w:val="none" w:sz="0" w:space="0" w:color="auto"/>
        <w:bottom w:val="none" w:sz="0" w:space="0" w:color="auto"/>
        <w:right w:val="none" w:sz="0" w:space="0" w:color="auto"/>
      </w:divBdr>
    </w:div>
    <w:div w:id="1598947712">
      <w:bodyDiv w:val="1"/>
      <w:marLeft w:val="0"/>
      <w:marRight w:val="0"/>
      <w:marTop w:val="0"/>
      <w:marBottom w:val="0"/>
      <w:divBdr>
        <w:top w:val="none" w:sz="0" w:space="0" w:color="auto"/>
        <w:left w:val="none" w:sz="0" w:space="0" w:color="auto"/>
        <w:bottom w:val="none" w:sz="0" w:space="0" w:color="auto"/>
        <w:right w:val="none" w:sz="0" w:space="0" w:color="auto"/>
      </w:divBdr>
    </w:div>
    <w:div w:id="1599286529">
      <w:bodyDiv w:val="1"/>
      <w:marLeft w:val="0"/>
      <w:marRight w:val="0"/>
      <w:marTop w:val="0"/>
      <w:marBottom w:val="0"/>
      <w:divBdr>
        <w:top w:val="none" w:sz="0" w:space="0" w:color="auto"/>
        <w:left w:val="none" w:sz="0" w:space="0" w:color="auto"/>
        <w:bottom w:val="none" w:sz="0" w:space="0" w:color="auto"/>
        <w:right w:val="none" w:sz="0" w:space="0" w:color="auto"/>
      </w:divBdr>
    </w:div>
    <w:div w:id="1599562792">
      <w:bodyDiv w:val="1"/>
      <w:marLeft w:val="0"/>
      <w:marRight w:val="0"/>
      <w:marTop w:val="0"/>
      <w:marBottom w:val="0"/>
      <w:divBdr>
        <w:top w:val="none" w:sz="0" w:space="0" w:color="auto"/>
        <w:left w:val="none" w:sz="0" w:space="0" w:color="auto"/>
        <w:bottom w:val="none" w:sz="0" w:space="0" w:color="auto"/>
        <w:right w:val="none" w:sz="0" w:space="0" w:color="auto"/>
      </w:divBdr>
    </w:div>
    <w:div w:id="1599677607">
      <w:bodyDiv w:val="1"/>
      <w:marLeft w:val="0"/>
      <w:marRight w:val="0"/>
      <w:marTop w:val="0"/>
      <w:marBottom w:val="0"/>
      <w:divBdr>
        <w:top w:val="none" w:sz="0" w:space="0" w:color="auto"/>
        <w:left w:val="none" w:sz="0" w:space="0" w:color="auto"/>
        <w:bottom w:val="none" w:sz="0" w:space="0" w:color="auto"/>
        <w:right w:val="none" w:sz="0" w:space="0" w:color="auto"/>
      </w:divBdr>
    </w:div>
    <w:div w:id="1600481074">
      <w:bodyDiv w:val="1"/>
      <w:marLeft w:val="0"/>
      <w:marRight w:val="0"/>
      <w:marTop w:val="0"/>
      <w:marBottom w:val="0"/>
      <w:divBdr>
        <w:top w:val="none" w:sz="0" w:space="0" w:color="auto"/>
        <w:left w:val="none" w:sz="0" w:space="0" w:color="auto"/>
        <w:bottom w:val="none" w:sz="0" w:space="0" w:color="auto"/>
        <w:right w:val="none" w:sz="0" w:space="0" w:color="auto"/>
      </w:divBdr>
    </w:div>
    <w:div w:id="1602302123">
      <w:bodyDiv w:val="1"/>
      <w:marLeft w:val="0"/>
      <w:marRight w:val="0"/>
      <w:marTop w:val="0"/>
      <w:marBottom w:val="0"/>
      <w:divBdr>
        <w:top w:val="none" w:sz="0" w:space="0" w:color="auto"/>
        <w:left w:val="none" w:sz="0" w:space="0" w:color="auto"/>
        <w:bottom w:val="none" w:sz="0" w:space="0" w:color="auto"/>
        <w:right w:val="none" w:sz="0" w:space="0" w:color="auto"/>
      </w:divBdr>
    </w:div>
    <w:div w:id="1602371235">
      <w:bodyDiv w:val="1"/>
      <w:marLeft w:val="0"/>
      <w:marRight w:val="0"/>
      <w:marTop w:val="0"/>
      <w:marBottom w:val="0"/>
      <w:divBdr>
        <w:top w:val="none" w:sz="0" w:space="0" w:color="auto"/>
        <w:left w:val="none" w:sz="0" w:space="0" w:color="auto"/>
        <w:bottom w:val="none" w:sz="0" w:space="0" w:color="auto"/>
        <w:right w:val="none" w:sz="0" w:space="0" w:color="auto"/>
      </w:divBdr>
    </w:div>
    <w:div w:id="1602373756">
      <w:bodyDiv w:val="1"/>
      <w:marLeft w:val="0"/>
      <w:marRight w:val="0"/>
      <w:marTop w:val="0"/>
      <w:marBottom w:val="0"/>
      <w:divBdr>
        <w:top w:val="none" w:sz="0" w:space="0" w:color="auto"/>
        <w:left w:val="none" w:sz="0" w:space="0" w:color="auto"/>
        <w:bottom w:val="none" w:sz="0" w:space="0" w:color="auto"/>
        <w:right w:val="none" w:sz="0" w:space="0" w:color="auto"/>
      </w:divBdr>
    </w:div>
    <w:div w:id="1602757391">
      <w:bodyDiv w:val="1"/>
      <w:marLeft w:val="0"/>
      <w:marRight w:val="0"/>
      <w:marTop w:val="0"/>
      <w:marBottom w:val="0"/>
      <w:divBdr>
        <w:top w:val="none" w:sz="0" w:space="0" w:color="auto"/>
        <w:left w:val="none" w:sz="0" w:space="0" w:color="auto"/>
        <w:bottom w:val="none" w:sz="0" w:space="0" w:color="auto"/>
        <w:right w:val="none" w:sz="0" w:space="0" w:color="auto"/>
      </w:divBdr>
    </w:div>
    <w:div w:id="1602910742">
      <w:bodyDiv w:val="1"/>
      <w:marLeft w:val="0"/>
      <w:marRight w:val="0"/>
      <w:marTop w:val="0"/>
      <w:marBottom w:val="0"/>
      <w:divBdr>
        <w:top w:val="none" w:sz="0" w:space="0" w:color="auto"/>
        <w:left w:val="none" w:sz="0" w:space="0" w:color="auto"/>
        <w:bottom w:val="none" w:sz="0" w:space="0" w:color="auto"/>
        <w:right w:val="none" w:sz="0" w:space="0" w:color="auto"/>
      </w:divBdr>
    </w:div>
    <w:div w:id="1603225185">
      <w:bodyDiv w:val="1"/>
      <w:marLeft w:val="0"/>
      <w:marRight w:val="0"/>
      <w:marTop w:val="0"/>
      <w:marBottom w:val="0"/>
      <w:divBdr>
        <w:top w:val="none" w:sz="0" w:space="0" w:color="auto"/>
        <w:left w:val="none" w:sz="0" w:space="0" w:color="auto"/>
        <w:bottom w:val="none" w:sz="0" w:space="0" w:color="auto"/>
        <w:right w:val="none" w:sz="0" w:space="0" w:color="auto"/>
      </w:divBdr>
    </w:div>
    <w:div w:id="1603487910">
      <w:bodyDiv w:val="1"/>
      <w:marLeft w:val="0"/>
      <w:marRight w:val="0"/>
      <w:marTop w:val="0"/>
      <w:marBottom w:val="0"/>
      <w:divBdr>
        <w:top w:val="none" w:sz="0" w:space="0" w:color="auto"/>
        <w:left w:val="none" w:sz="0" w:space="0" w:color="auto"/>
        <w:bottom w:val="none" w:sz="0" w:space="0" w:color="auto"/>
        <w:right w:val="none" w:sz="0" w:space="0" w:color="auto"/>
      </w:divBdr>
    </w:div>
    <w:div w:id="1603610946">
      <w:bodyDiv w:val="1"/>
      <w:marLeft w:val="0"/>
      <w:marRight w:val="0"/>
      <w:marTop w:val="0"/>
      <w:marBottom w:val="0"/>
      <w:divBdr>
        <w:top w:val="none" w:sz="0" w:space="0" w:color="auto"/>
        <w:left w:val="none" w:sz="0" w:space="0" w:color="auto"/>
        <w:bottom w:val="none" w:sz="0" w:space="0" w:color="auto"/>
        <w:right w:val="none" w:sz="0" w:space="0" w:color="auto"/>
      </w:divBdr>
    </w:div>
    <w:div w:id="1603803930">
      <w:bodyDiv w:val="1"/>
      <w:marLeft w:val="0"/>
      <w:marRight w:val="0"/>
      <w:marTop w:val="0"/>
      <w:marBottom w:val="0"/>
      <w:divBdr>
        <w:top w:val="none" w:sz="0" w:space="0" w:color="auto"/>
        <w:left w:val="none" w:sz="0" w:space="0" w:color="auto"/>
        <w:bottom w:val="none" w:sz="0" w:space="0" w:color="auto"/>
        <w:right w:val="none" w:sz="0" w:space="0" w:color="auto"/>
      </w:divBdr>
    </w:div>
    <w:div w:id="1604147327">
      <w:bodyDiv w:val="1"/>
      <w:marLeft w:val="0"/>
      <w:marRight w:val="0"/>
      <w:marTop w:val="0"/>
      <w:marBottom w:val="0"/>
      <w:divBdr>
        <w:top w:val="none" w:sz="0" w:space="0" w:color="auto"/>
        <w:left w:val="none" w:sz="0" w:space="0" w:color="auto"/>
        <w:bottom w:val="none" w:sz="0" w:space="0" w:color="auto"/>
        <w:right w:val="none" w:sz="0" w:space="0" w:color="auto"/>
      </w:divBdr>
    </w:div>
    <w:div w:id="1604727232">
      <w:bodyDiv w:val="1"/>
      <w:marLeft w:val="0"/>
      <w:marRight w:val="0"/>
      <w:marTop w:val="0"/>
      <w:marBottom w:val="0"/>
      <w:divBdr>
        <w:top w:val="none" w:sz="0" w:space="0" w:color="auto"/>
        <w:left w:val="none" w:sz="0" w:space="0" w:color="auto"/>
        <w:bottom w:val="none" w:sz="0" w:space="0" w:color="auto"/>
        <w:right w:val="none" w:sz="0" w:space="0" w:color="auto"/>
      </w:divBdr>
    </w:div>
    <w:div w:id="1605383059">
      <w:bodyDiv w:val="1"/>
      <w:marLeft w:val="0"/>
      <w:marRight w:val="0"/>
      <w:marTop w:val="0"/>
      <w:marBottom w:val="0"/>
      <w:divBdr>
        <w:top w:val="none" w:sz="0" w:space="0" w:color="auto"/>
        <w:left w:val="none" w:sz="0" w:space="0" w:color="auto"/>
        <w:bottom w:val="none" w:sz="0" w:space="0" w:color="auto"/>
        <w:right w:val="none" w:sz="0" w:space="0" w:color="auto"/>
      </w:divBdr>
    </w:div>
    <w:div w:id="1605649034">
      <w:bodyDiv w:val="1"/>
      <w:marLeft w:val="0"/>
      <w:marRight w:val="0"/>
      <w:marTop w:val="0"/>
      <w:marBottom w:val="0"/>
      <w:divBdr>
        <w:top w:val="none" w:sz="0" w:space="0" w:color="auto"/>
        <w:left w:val="none" w:sz="0" w:space="0" w:color="auto"/>
        <w:bottom w:val="none" w:sz="0" w:space="0" w:color="auto"/>
        <w:right w:val="none" w:sz="0" w:space="0" w:color="auto"/>
      </w:divBdr>
    </w:div>
    <w:div w:id="1605650587">
      <w:bodyDiv w:val="1"/>
      <w:marLeft w:val="0"/>
      <w:marRight w:val="0"/>
      <w:marTop w:val="0"/>
      <w:marBottom w:val="0"/>
      <w:divBdr>
        <w:top w:val="none" w:sz="0" w:space="0" w:color="auto"/>
        <w:left w:val="none" w:sz="0" w:space="0" w:color="auto"/>
        <w:bottom w:val="none" w:sz="0" w:space="0" w:color="auto"/>
        <w:right w:val="none" w:sz="0" w:space="0" w:color="auto"/>
      </w:divBdr>
    </w:div>
    <w:div w:id="1605653141">
      <w:bodyDiv w:val="1"/>
      <w:marLeft w:val="0"/>
      <w:marRight w:val="0"/>
      <w:marTop w:val="0"/>
      <w:marBottom w:val="0"/>
      <w:divBdr>
        <w:top w:val="none" w:sz="0" w:space="0" w:color="auto"/>
        <w:left w:val="none" w:sz="0" w:space="0" w:color="auto"/>
        <w:bottom w:val="none" w:sz="0" w:space="0" w:color="auto"/>
        <w:right w:val="none" w:sz="0" w:space="0" w:color="auto"/>
      </w:divBdr>
    </w:div>
    <w:div w:id="1606570040">
      <w:bodyDiv w:val="1"/>
      <w:marLeft w:val="0"/>
      <w:marRight w:val="0"/>
      <w:marTop w:val="0"/>
      <w:marBottom w:val="0"/>
      <w:divBdr>
        <w:top w:val="none" w:sz="0" w:space="0" w:color="auto"/>
        <w:left w:val="none" w:sz="0" w:space="0" w:color="auto"/>
        <w:bottom w:val="none" w:sz="0" w:space="0" w:color="auto"/>
        <w:right w:val="none" w:sz="0" w:space="0" w:color="auto"/>
      </w:divBdr>
    </w:div>
    <w:div w:id="1606956293">
      <w:bodyDiv w:val="1"/>
      <w:marLeft w:val="0"/>
      <w:marRight w:val="0"/>
      <w:marTop w:val="0"/>
      <w:marBottom w:val="0"/>
      <w:divBdr>
        <w:top w:val="none" w:sz="0" w:space="0" w:color="auto"/>
        <w:left w:val="none" w:sz="0" w:space="0" w:color="auto"/>
        <w:bottom w:val="none" w:sz="0" w:space="0" w:color="auto"/>
        <w:right w:val="none" w:sz="0" w:space="0" w:color="auto"/>
      </w:divBdr>
    </w:div>
    <w:div w:id="1607035273">
      <w:bodyDiv w:val="1"/>
      <w:marLeft w:val="0"/>
      <w:marRight w:val="0"/>
      <w:marTop w:val="0"/>
      <w:marBottom w:val="0"/>
      <w:divBdr>
        <w:top w:val="none" w:sz="0" w:space="0" w:color="auto"/>
        <w:left w:val="none" w:sz="0" w:space="0" w:color="auto"/>
        <w:bottom w:val="none" w:sz="0" w:space="0" w:color="auto"/>
        <w:right w:val="none" w:sz="0" w:space="0" w:color="auto"/>
      </w:divBdr>
    </w:div>
    <w:div w:id="1607804590">
      <w:bodyDiv w:val="1"/>
      <w:marLeft w:val="0"/>
      <w:marRight w:val="0"/>
      <w:marTop w:val="0"/>
      <w:marBottom w:val="0"/>
      <w:divBdr>
        <w:top w:val="none" w:sz="0" w:space="0" w:color="auto"/>
        <w:left w:val="none" w:sz="0" w:space="0" w:color="auto"/>
        <w:bottom w:val="none" w:sz="0" w:space="0" w:color="auto"/>
        <w:right w:val="none" w:sz="0" w:space="0" w:color="auto"/>
      </w:divBdr>
    </w:div>
    <w:div w:id="1607926635">
      <w:bodyDiv w:val="1"/>
      <w:marLeft w:val="0"/>
      <w:marRight w:val="0"/>
      <w:marTop w:val="0"/>
      <w:marBottom w:val="0"/>
      <w:divBdr>
        <w:top w:val="none" w:sz="0" w:space="0" w:color="auto"/>
        <w:left w:val="none" w:sz="0" w:space="0" w:color="auto"/>
        <w:bottom w:val="none" w:sz="0" w:space="0" w:color="auto"/>
        <w:right w:val="none" w:sz="0" w:space="0" w:color="auto"/>
      </w:divBdr>
    </w:div>
    <w:div w:id="1608464819">
      <w:bodyDiv w:val="1"/>
      <w:marLeft w:val="0"/>
      <w:marRight w:val="0"/>
      <w:marTop w:val="0"/>
      <w:marBottom w:val="0"/>
      <w:divBdr>
        <w:top w:val="none" w:sz="0" w:space="0" w:color="auto"/>
        <w:left w:val="none" w:sz="0" w:space="0" w:color="auto"/>
        <w:bottom w:val="none" w:sz="0" w:space="0" w:color="auto"/>
        <w:right w:val="none" w:sz="0" w:space="0" w:color="auto"/>
      </w:divBdr>
    </w:div>
    <w:div w:id="1608659066">
      <w:bodyDiv w:val="1"/>
      <w:marLeft w:val="0"/>
      <w:marRight w:val="0"/>
      <w:marTop w:val="0"/>
      <w:marBottom w:val="0"/>
      <w:divBdr>
        <w:top w:val="none" w:sz="0" w:space="0" w:color="auto"/>
        <w:left w:val="none" w:sz="0" w:space="0" w:color="auto"/>
        <w:bottom w:val="none" w:sz="0" w:space="0" w:color="auto"/>
        <w:right w:val="none" w:sz="0" w:space="0" w:color="auto"/>
      </w:divBdr>
    </w:div>
    <w:div w:id="1608779903">
      <w:bodyDiv w:val="1"/>
      <w:marLeft w:val="0"/>
      <w:marRight w:val="0"/>
      <w:marTop w:val="0"/>
      <w:marBottom w:val="0"/>
      <w:divBdr>
        <w:top w:val="none" w:sz="0" w:space="0" w:color="auto"/>
        <w:left w:val="none" w:sz="0" w:space="0" w:color="auto"/>
        <w:bottom w:val="none" w:sz="0" w:space="0" w:color="auto"/>
        <w:right w:val="none" w:sz="0" w:space="0" w:color="auto"/>
      </w:divBdr>
    </w:div>
    <w:div w:id="1608806140">
      <w:bodyDiv w:val="1"/>
      <w:marLeft w:val="0"/>
      <w:marRight w:val="0"/>
      <w:marTop w:val="0"/>
      <w:marBottom w:val="0"/>
      <w:divBdr>
        <w:top w:val="none" w:sz="0" w:space="0" w:color="auto"/>
        <w:left w:val="none" w:sz="0" w:space="0" w:color="auto"/>
        <w:bottom w:val="none" w:sz="0" w:space="0" w:color="auto"/>
        <w:right w:val="none" w:sz="0" w:space="0" w:color="auto"/>
      </w:divBdr>
    </w:div>
    <w:div w:id="1609192293">
      <w:bodyDiv w:val="1"/>
      <w:marLeft w:val="0"/>
      <w:marRight w:val="0"/>
      <w:marTop w:val="0"/>
      <w:marBottom w:val="0"/>
      <w:divBdr>
        <w:top w:val="none" w:sz="0" w:space="0" w:color="auto"/>
        <w:left w:val="none" w:sz="0" w:space="0" w:color="auto"/>
        <w:bottom w:val="none" w:sz="0" w:space="0" w:color="auto"/>
        <w:right w:val="none" w:sz="0" w:space="0" w:color="auto"/>
      </w:divBdr>
    </w:div>
    <w:div w:id="1609392521">
      <w:bodyDiv w:val="1"/>
      <w:marLeft w:val="0"/>
      <w:marRight w:val="0"/>
      <w:marTop w:val="0"/>
      <w:marBottom w:val="0"/>
      <w:divBdr>
        <w:top w:val="none" w:sz="0" w:space="0" w:color="auto"/>
        <w:left w:val="none" w:sz="0" w:space="0" w:color="auto"/>
        <w:bottom w:val="none" w:sz="0" w:space="0" w:color="auto"/>
        <w:right w:val="none" w:sz="0" w:space="0" w:color="auto"/>
      </w:divBdr>
    </w:div>
    <w:div w:id="1609586090">
      <w:bodyDiv w:val="1"/>
      <w:marLeft w:val="0"/>
      <w:marRight w:val="0"/>
      <w:marTop w:val="0"/>
      <w:marBottom w:val="0"/>
      <w:divBdr>
        <w:top w:val="none" w:sz="0" w:space="0" w:color="auto"/>
        <w:left w:val="none" w:sz="0" w:space="0" w:color="auto"/>
        <w:bottom w:val="none" w:sz="0" w:space="0" w:color="auto"/>
        <w:right w:val="none" w:sz="0" w:space="0" w:color="auto"/>
      </w:divBdr>
    </w:div>
    <w:div w:id="1609846132">
      <w:bodyDiv w:val="1"/>
      <w:marLeft w:val="0"/>
      <w:marRight w:val="0"/>
      <w:marTop w:val="0"/>
      <w:marBottom w:val="0"/>
      <w:divBdr>
        <w:top w:val="none" w:sz="0" w:space="0" w:color="auto"/>
        <w:left w:val="none" w:sz="0" w:space="0" w:color="auto"/>
        <w:bottom w:val="none" w:sz="0" w:space="0" w:color="auto"/>
        <w:right w:val="none" w:sz="0" w:space="0" w:color="auto"/>
      </w:divBdr>
    </w:div>
    <w:div w:id="1609849869">
      <w:bodyDiv w:val="1"/>
      <w:marLeft w:val="0"/>
      <w:marRight w:val="0"/>
      <w:marTop w:val="0"/>
      <w:marBottom w:val="0"/>
      <w:divBdr>
        <w:top w:val="none" w:sz="0" w:space="0" w:color="auto"/>
        <w:left w:val="none" w:sz="0" w:space="0" w:color="auto"/>
        <w:bottom w:val="none" w:sz="0" w:space="0" w:color="auto"/>
        <w:right w:val="none" w:sz="0" w:space="0" w:color="auto"/>
      </w:divBdr>
    </w:div>
    <w:div w:id="1610355086">
      <w:bodyDiv w:val="1"/>
      <w:marLeft w:val="0"/>
      <w:marRight w:val="0"/>
      <w:marTop w:val="0"/>
      <w:marBottom w:val="0"/>
      <w:divBdr>
        <w:top w:val="none" w:sz="0" w:space="0" w:color="auto"/>
        <w:left w:val="none" w:sz="0" w:space="0" w:color="auto"/>
        <w:bottom w:val="none" w:sz="0" w:space="0" w:color="auto"/>
        <w:right w:val="none" w:sz="0" w:space="0" w:color="auto"/>
      </w:divBdr>
    </w:div>
    <w:div w:id="1610504699">
      <w:bodyDiv w:val="1"/>
      <w:marLeft w:val="0"/>
      <w:marRight w:val="0"/>
      <w:marTop w:val="0"/>
      <w:marBottom w:val="0"/>
      <w:divBdr>
        <w:top w:val="none" w:sz="0" w:space="0" w:color="auto"/>
        <w:left w:val="none" w:sz="0" w:space="0" w:color="auto"/>
        <w:bottom w:val="none" w:sz="0" w:space="0" w:color="auto"/>
        <w:right w:val="none" w:sz="0" w:space="0" w:color="auto"/>
      </w:divBdr>
    </w:div>
    <w:div w:id="1611232866">
      <w:bodyDiv w:val="1"/>
      <w:marLeft w:val="0"/>
      <w:marRight w:val="0"/>
      <w:marTop w:val="0"/>
      <w:marBottom w:val="0"/>
      <w:divBdr>
        <w:top w:val="none" w:sz="0" w:space="0" w:color="auto"/>
        <w:left w:val="none" w:sz="0" w:space="0" w:color="auto"/>
        <w:bottom w:val="none" w:sz="0" w:space="0" w:color="auto"/>
        <w:right w:val="none" w:sz="0" w:space="0" w:color="auto"/>
      </w:divBdr>
    </w:div>
    <w:div w:id="1611399919">
      <w:bodyDiv w:val="1"/>
      <w:marLeft w:val="0"/>
      <w:marRight w:val="0"/>
      <w:marTop w:val="0"/>
      <w:marBottom w:val="0"/>
      <w:divBdr>
        <w:top w:val="none" w:sz="0" w:space="0" w:color="auto"/>
        <w:left w:val="none" w:sz="0" w:space="0" w:color="auto"/>
        <w:bottom w:val="none" w:sz="0" w:space="0" w:color="auto"/>
        <w:right w:val="none" w:sz="0" w:space="0" w:color="auto"/>
      </w:divBdr>
    </w:div>
    <w:div w:id="1611475944">
      <w:bodyDiv w:val="1"/>
      <w:marLeft w:val="0"/>
      <w:marRight w:val="0"/>
      <w:marTop w:val="0"/>
      <w:marBottom w:val="0"/>
      <w:divBdr>
        <w:top w:val="none" w:sz="0" w:space="0" w:color="auto"/>
        <w:left w:val="none" w:sz="0" w:space="0" w:color="auto"/>
        <w:bottom w:val="none" w:sz="0" w:space="0" w:color="auto"/>
        <w:right w:val="none" w:sz="0" w:space="0" w:color="auto"/>
      </w:divBdr>
    </w:div>
    <w:div w:id="1611663795">
      <w:bodyDiv w:val="1"/>
      <w:marLeft w:val="0"/>
      <w:marRight w:val="0"/>
      <w:marTop w:val="0"/>
      <w:marBottom w:val="0"/>
      <w:divBdr>
        <w:top w:val="none" w:sz="0" w:space="0" w:color="auto"/>
        <w:left w:val="none" w:sz="0" w:space="0" w:color="auto"/>
        <w:bottom w:val="none" w:sz="0" w:space="0" w:color="auto"/>
        <w:right w:val="none" w:sz="0" w:space="0" w:color="auto"/>
      </w:divBdr>
    </w:div>
    <w:div w:id="1611820337">
      <w:bodyDiv w:val="1"/>
      <w:marLeft w:val="0"/>
      <w:marRight w:val="0"/>
      <w:marTop w:val="0"/>
      <w:marBottom w:val="0"/>
      <w:divBdr>
        <w:top w:val="none" w:sz="0" w:space="0" w:color="auto"/>
        <w:left w:val="none" w:sz="0" w:space="0" w:color="auto"/>
        <w:bottom w:val="none" w:sz="0" w:space="0" w:color="auto"/>
        <w:right w:val="none" w:sz="0" w:space="0" w:color="auto"/>
      </w:divBdr>
    </w:div>
    <w:div w:id="1611858587">
      <w:bodyDiv w:val="1"/>
      <w:marLeft w:val="0"/>
      <w:marRight w:val="0"/>
      <w:marTop w:val="0"/>
      <w:marBottom w:val="0"/>
      <w:divBdr>
        <w:top w:val="none" w:sz="0" w:space="0" w:color="auto"/>
        <w:left w:val="none" w:sz="0" w:space="0" w:color="auto"/>
        <w:bottom w:val="none" w:sz="0" w:space="0" w:color="auto"/>
        <w:right w:val="none" w:sz="0" w:space="0" w:color="auto"/>
      </w:divBdr>
    </w:div>
    <w:div w:id="1611933277">
      <w:bodyDiv w:val="1"/>
      <w:marLeft w:val="0"/>
      <w:marRight w:val="0"/>
      <w:marTop w:val="0"/>
      <w:marBottom w:val="0"/>
      <w:divBdr>
        <w:top w:val="none" w:sz="0" w:space="0" w:color="auto"/>
        <w:left w:val="none" w:sz="0" w:space="0" w:color="auto"/>
        <w:bottom w:val="none" w:sz="0" w:space="0" w:color="auto"/>
        <w:right w:val="none" w:sz="0" w:space="0" w:color="auto"/>
      </w:divBdr>
    </w:div>
    <w:div w:id="1612081545">
      <w:bodyDiv w:val="1"/>
      <w:marLeft w:val="0"/>
      <w:marRight w:val="0"/>
      <w:marTop w:val="0"/>
      <w:marBottom w:val="0"/>
      <w:divBdr>
        <w:top w:val="none" w:sz="0" w:space="0" w:color="auto"/>
        <w:left w:val="none" w:sz="0" w:space="0" w:color="auto"/>
        <w:bottom w:val="none" w:sz="0" w:space="0" w:color="auto"/>
        <w:right w:val="none" w:sz="0" w:space="0" w:color="auto"/>
      </w:divBdr>
    </w:div>
    <w:div w:id="1613171018">
      <w:bodyDiv w:val="1"/>
      <w:marLeft w:val="0"/>
      <w:marRight w:val="0"/>
      <w:marTop w:val="0"/>
      <w:marBottom w:val="0"/>
      <w:divBdr>
        <w:top w:val="none" w:sz="0" w:space="0" w:color="auto"/>
        <w:left w:val="none" w:sz="0" w:space="0" w:color="auto"/>
        <w:bottom w:val="none" w:sz="0" w:space="0" w:color="auto"/>
        <w:right w:val="none" w:sz="0" w:space="0" w:color="auto"/>
      </w:divBdr>
    </w:div>
    <w:div w:id="1613392102">
      <w:bodyDiv w:val="1"/>
      <w:marLeft w:val="0"/>
      <w:marRight w:val="0"/>
      <w:marTop w:val="0"/>
      <w:marBottom w:val="0"/>
      <w:divBdr>
        <w:top w:val="none" w:sz="0" w:space="0" w:color="auto"/>
        <w:left w:val="none" w:sz="0" w:space="0" w:color="auto"/>
        <w:bottom w:val="none" w:sz="0" w:space="0" w:color="auto"/>
        <w:right w:val="none" w:sz="0" w:space="0" w:color="auto"/>
      </w:divBdr>
    </w:div>
    <w:div w:id="1613779317">
      <w:bodyDiv w:val="1"/>
      <w:marLeft w:val="0"/>
      <w:marRight w:val="0"/>
      <w:marTop w:val="0"/>
      <w:marBottom w:val="0"/>
      <w:divBdr>
        <w:top w:val="none" w:sz="0" w:space="0" w:color="auto"/>
        <w:left w:val="none" w:sz="0" w:space="0" w:color="auto"/>
        <w:bottom w:val="none" w:sz="0" w:space="0" w:color="auto"/>
        <w:right w:val="none" w:sz="0" w:space="0" w:color="auto"/>
      </w:divBdr>
    </w:div>
    <w:div w:id="1614552443">
      <w:bodyDiv w:val="1"/>
      <w:marLeft w:val="0"/>
      <w:marRight w:val="0"/>
      <w:marTop w:val="0"/>
      <w:marBottom w:val="0"/>
      <w:divBdr>
        <w:top w:val="none" w:sz="0" w:space="0" w:color="auto"/>
        <w:left w:val="none" w:sz="0" w:space="0" w:color="auto"/>
        <w:bottom w:val="none" w:sz="0" w:space="0" w:color="auto"/>
        <w:right w:val="none" w:sz="0" w:space="0" w:color="auto"/>
      </w:divBdr>
    </w:div>
    <w:div w:id="1614555924">
      <w:bodyDiv w:val="1"/>
      <w:marLeft w:val="0"/>
      <w:marRight w:val="0"/>
      <w:marTop w:val="0"/>
      <w:marBottom w:val="0"/>
      <w:divBdr>
        <w:top w:val="none" w:sz="0" w:space="0" w:color="auto"/>
        <w:left w:val="none" w:sz="0" w:space="0" w:color="auto"/>
        <w:bottom w:val="none" w:sz="0" w:space="0" w:color="auto"/>
        <w:right w:val="none" w:sz="0" w:space="0" w:color="auto"/>
      </w:divBdr>
    </w:div>
    <w:div w:id="1615475201">
      <w:bodyDiv w:val="1"/>
      <w:marLeft w:val="0"/>
      <w:marRight w:val="0"/>
      <w:marTop w:val="0"/>
      <w:marBottom w:val="0"/>
      <w:divBdr>
        <w:top w:val="none" w:sz="0" w:space="0" w:color="auto"/>
        <w:left w:val="none" w:sz="0" w:space="0" w:color="auto"/>
        <w:bottom w:val="none" w:sz="0" w:space="0" w:color="auto"/>
        <w:right w:val="none" w:sz="0" w:space="0" w:color="auto"/>
      </w:divBdr>
    </w:div>
    <w:div w:id="1616132936">
      <w:bodyDiv w:val="1"/>
      <w:marLeft w:val="0"/>
      <w:marRight w:val="0"/>
      <w:marTop w:val="0"/>
      <w:marBottom w:val="0"/>
      <w:divBdr>
        <w:top w:val="none" w:sz="0" w:space="0" w:color="auto"/>
        <w:left w:val="none" w:sz="0" w:space="0" w:color="auto"/>
        <w:bottom w:val="none" w:sz="0" w:space="0" w:color="auto"/>
        <w:right w:val="none" w:sz="0" w:space="0" w:color="auto"/>
      </w:divBdr>
    </w:div>
    <w:div w:id="1616328522">
      <w:bodyDiv w:val="1"/>
      <w:marLeft w:val="0"/>
      <w:marRight w:val="0"/>
      <w:marTop w:val="0"/>
      <w:marBottom w:val="0"/>
      <w:divBdr>
        <w:top w:val="none" w:sz="0" w:space="0" w:color="auto"/>
        <w:left w:val="none" w:sz="0" w:space="0" w:color="auto"/>
        <w:bottom w:val="none" w:sz="0" w:space="0" w:color="auto"/>
        <w:right w:val="none" w:sz="0" w:space="0" w:color="auto"/>
      </w:divBdr>
    </w:div>
    <w:div w:id="1616867061">
      <w:bodyDiv w:val="1"/>
      <w:marLeft w:val="0"/>
      <w:marRight w:val="0"/>
      <w:marTop w:val="0"/>
      <w:marBottom w:val="0"/>
      <w:divBdr>
        <w:top w:val="none" w:sz="0" w:space="0" w:color="auto"/>
        <w:left w:val="none" w:sz="0" w:space="0" w:color="auto"/>
        <w:bottom w:val="none" w:sz="0" w:space="0" w:color="auto"/>
        <w:right w:val="none" w:sz="0" w:space="0" w:color="auto"/>
      </w:divBdr>
    </w:div>
    <w:div w:id="1617247858">
      <w:bodyDiv w:val="1"/>
      <w:marLeft w:val="0"/>
      <w:marRight w:val="0"/>
      <w:marTop w:val="0"/>
      <w:marBottom w:val="0"/>
      <w:divBdr>
        <w:top w:val="none" w:sz="0" w:space="0" w:color="auto"/>
        <w:left w:val="none" w:sz="0" w:space="0" w:color="auto"/>
        <w:bottom w:val="none" w:sz="0" w:space="0" w:color="auto"/>
        <w:right w:val="none" w:sz="0" w:space="0" w:color="auto"/>
      </w:divBdr>
    </w:div>
    <w:div w:id="1617254387">
      <w:bodyDiv w:val="1"/>
      <w:marLeft w:val="0"/>
      <w:marRight w:val="0"/>
      <w:marTop w:val="0"/>
      <w:marBottom w:val="0"/>
      <w:divBdr>
        <w:top w:val="none" w:sz="0" w:space="0" w:color="auto"/>
        <w:left w:val="none" w:sz="0" w:space="0" w:color="auto"/>
        <w:bottom w:val="none" w:sz="0" w:space="0" w:color="auto"/>
        <w:right w:val="none" w:sz="0" w:space="0" w:color="auto"/>
      </w:divBdr>
    </w:div>
    <w:div w:id="1617979557">
      <w:bodyDiv w:val="1"/>
      <w:marLeft w:val="0"/>
      <w:marRight w:val="0"/>
      <w:marTop w:val="0"/>
      <w:marBottom w:val="0"/>
      <w:divBdr>
        <w:top w:val="none" w:sz="0" w:space="0" w:color="auto"/>
        <w:left w:val="none" w:sz="0" w:space="0" w:color="auto"/>
        <w:bottom w:val="none" w:sz="0" w:space="0" w:color="auto"/>
        <w:right w:val="none" w:sz="0" w:space="0" w:color="auto"/>
      </w:divBdr>
    </w:div>
    <w:div w:id="1618483913">
      <w:bodyDiv w:val="1"/>
      <w:marLeft w:val="0"/>
      <w:marRight w:val="0"/>
      <w:marTop w:val="0"/>
      <w:marBottom w:val="0"/>
      <w:divBdr>
        <w:top w:val="none" w:sz="0" w:space="0" w:color="auto"/>
        <w:left w:val="none" w:sz="0" w:space="0" w:color="auto"/>
        <w:bottom w:val="none" w:sz="0" w:space="0" w:color="auto"/>
        <w:right w:val="none" w:sz="0" w:space="0" w:color="auto"/>
      </w:divBdr>
    </w:div>
    <w:div w:id="1618634270">
      <w:bodyDiv w:val="1"/>
      <w:marLeft w:val="0"/>
      <w:marRight w:val="0"/>
      <w:marTop w:val="0"/>
      <w:marBottom w:val="0"/>
      <w:divBdr>
        <w:top w:val="none" w:sz="0" w:space="0" w:color="auto"/>
        <w:left w:val="none" w:sz="0" w:space="0" w:color="auto"/>
        <w:bottom w:val="none" w:sz="0" w:space="0" w:color="auto"/>
        <w:right w:val="none" w:sz="0" w:space="0" w:color="auto"/>
      </w:divBdr>
    </w:div>
    <w:div w:id="1618834742">
      <w:bodyDiv w:val="1"/>
      <w:marLeft w:val="0"/>
      <w:marRight w:val="0"/>
      <w:marTop w:val="0"/>
      <w:marBottom w:val="0"/>
      <w:divBdr>
        <w:top w:val="none" w:sz="0" w:space="0" w:color="auto"/>
        <w:left w:val="none" w:sz="0" w:space="0" w:color="auto"/>
        <w:bottom w:val="none" w:sz="0" w:space="0" w:color="auto"/>
        <w:right w:val="none" w:sz="0" w:space="0" w:color="auto"/>
      </w:divBdr>
    </w:div>
    <w:div w:id="1619754905">
      <w:bodyDiv w:val="1"/>
      <w:marLeft w:val="0"/>
      <w:marRight w:val="0"/>
      <w:marTop w:val="0"/>
      <w:marBottom w:val="0"/>
      <w:divBdr>
        <w:top w:val="none" w:sz="0" w:space="0" w:color="auto"/>
        <w:left w:val="none" w:sz="0" w:space="0" w:color="auto"/>
        <w:bottom w:val="none" w:sz="0" w:space="0" w:color="auto"/>
        <w:right w:val="none" w:sz="0" w:space="0" w:color="auto"/>
      </w:divBdr>
    </w:div>
    <w:div w:id="1619920198">
      <w:bodyDiv w:val="1"/>
      <w:marLeft w:val="0"/>
      <w:marRight w:val="0"/>
      <w:marTop w:val="0"/>
      <w:marBottom w:val="0"/>
      <w:divBdr>
        <w:top w:val="none" w:sz="0" w:space="0" w:color="auto"/>
        <w:left w:val="none" w:sz="0" w:space="0" w:color="auto"/>
        <w:bottom w:val="none" w:sz="0" w:space="0" w:color="auto"/>
        <w:right w:val="none" w:sz="0" w:space="0" w:color="auto"/>
      </w:divBdr>
    </w:div>
    <w:div w:id="1620454357">
      <w:bodyDiv w:val="1"/>
      <w:marLeft w:val="0"/>
      <w:marRight w:val="0"/>
      <w:marTop w:val="0"/>
      <w:marBottom w:val="0"/>
      <w:divBdr>
        <w:top w:val="none" w:sz="0" w:space="0" w:color="auto"/>
        <w:left w:val="none" w:sz="0" w:space="0" w:color="auto"/>
        <w:bottom w:val="none" w:sz="0" w:space="0" w:color="auto"/>
        <w:right w:val="none" w:sz="0" w:space="0" w:color="auto"/>
      </w:divBdr>
    </w:div>
    <w:div w:id="1620720324">
      <w:bodyDiv w:val="1"/>
      <w:marLeft w:val="0"/>
      <w:marRight w:val="0"/>
      <w:marTop w:val="0"/>
      <w:marBottom w:val="0"/>
      <w:divBdr>
        <w:top w:val="none" w:sz="0" w:space="0" w:color="auto"/>
        <w:left w:val="none" w:sz="0" w:space="0" w:color="auto"/>
        <w:bottom w:val="none" w:sz="0" w:space="0" w:color="auto"/>
        <w:right w:val="none" w:sz="0" w:space="0" w:color="auto"/>
      </w:divBdr>
    </w:div>
    <w:div w:id="1621037160">
      <w:bodyDiv w:val="1"/>
      <w:marLeft w:val="0"/>
      <w:marRight w:val="0"/>
      <w:marTop w:val="0"/>
      <w:marBottom w:val="0"/>
      <w:divBdr>
        <w:top w:val="none" w:sz="0" w:space="0" w:color="auto"/>
        <w:left w:val="none" w:sz="0" w:space="0" w:color="auto"/>
        <w:bottom w:val="none" w:sz="0" w:space="0" w:color="auto"/>
        <w:right w:val="none" w:sz="0" w:space="0" w:color="auto"/>
      </w:divBdr>
    </w:div>
    <w:div w:id="1621106336">
      <w:bodyDiv w:val="1"/>
      <w:marLeft w:val="0"/>
      <w:marRight w:val="0"/>
      <w:marTop w:val="0"/>
      <w:marBottom w:val="0"/>
      <w:divBdr>
        <w:top w:val="none" w:sz="0" w:space="0" w:color="auto"/>
        <w:left w:val="none" w:sz="0" w:space="0" w:color="auto"/>
        <w:bottom w:val="none" w:sz="0" w:space="0" w:color="auto"/>
        <w:right w:val="none" w:sz="0" w:space="0" w:color="auto"/>
      </w:divBdr>
    </w:div>
    <w:div w:id="1621572239">
      <w:bodyDiv w:val="1"/>
      <w:marLeft w:val="0"/>
      <w:marRight w:val="0"/>
      <w:marTop w:val="0"/>
      <w:marBottom w:val="0"/>
      <w:divBdr>
        <w:top w:val="none" w:sz="0" w:space="0" w:color="auto"/>
        <w:left w:val="none" w:sz="0" w:space="0" w:color="auto"/>
        <w:bottom w:val="none" w:sz="0" w:space="0" w:color="auto"/>
        <w:right w:val="none" w:sz="0" w:space="0" w:color="auto"/>
      </w:divBdr>
    </w:div>
    <w:div w:id="1621834259">
      <w:bodyDiv w:val="1"/>
      <w:marLeft w:val="0"/>
      <w:marRight w:val="0"/>
      <w:marTop w:val="0"/>
      <w:marBottom w:val="0"/>
      <w:divBdr>
        <w:top w:val="none" w:sz="0" w:space="0" w:color="auto"/>
        <w:left w:val="none" w:sz="0" w:space="0" w:color="auto"/>
        <w:bottom w:val="none" w:sz="0" w:space="0" w:color="auto"/>
        <w:right w:val="none" w:sz="0" w:space="0" w:color="auto"/>
      </w:divBdr>
    </w:div>
    <w:div w:id="1621834733">
      <w:bodyDiv w:val="1"/>
      <w:marLeft w:val="0"/>
      <w:marRight w:val="0"/>
      <w:marTop w:val="0"/>
      <w:marBottom w:val="0"/>
      <w:divBdr>
        <w:top w:val="none" w:sz="0" w:space="0" w:color="auto"/>
        <w:left w:val="none" w:sz="0" w:space="0" w:color="auto"/>
        <w:bottom w:val="none" w:sz="0" w:space="0" w:color="auto"/>
        <w:right w:val="none" w:sz="0" w:space="0" w:color="auto"/>
      </w:divBdr>
    </w:div>
    <w:div w:id="1622302444">
      <w:bodyDiv w:val="1"/>
      <w:marLeft w:val="0"/>
      <w:marRight w:val="0"/>
      <w:marTop w:val="0"/>
      <w:marBottom w:val="0"/>
      <w:divBdr>
        <w:top w:val="none" w:sz="0" w:space="0" w:color="auto"/>
        <w:left w:val="none" w:sz="0" w:space="0" w:color="auto"/>
        <w:bottom w:val="none" w:sz="0" w:space="0" w:color="auto"/>
        <w:right w:val="none" w:sz="0" w:space="0" w:color="auto"/>
      </w:divBdr>
    </w:div>
    <w:div w:id="1623419042">
      <w:bodyDiv w:val="1"/>
      <w:marLeft w:val="0"/>
      <w:marRight w:val="0"/>
      <w:marTop w:val="0"/>
      <w:marBottom w:val="0"/>
      <w:divBdr>
        <w:top w:val="none" w:sz="0" w:space="0" w:color="auto"/>
        <w:left w:val="none" w:sz="0" w:space="0" w:color="auto"/>
        <w:bottom w:val="none" w:sz="0" w:space="0" w:color="auto"/>
        <w:right w:val="none" w:sz="0" w:space="0" w:color="auto"/>
      </w:divBdr>
    </w:div>
    <w:div w:id="1623875672">
      <w:bodyDiv w:val="1"/>
      <w:marLeft w:val="0"/>
      <w:marRight w:val="0"/>
      <w:marTop w:val="0"/>
      <w:marBottom w:val="0"/>
      <w:divBdr>
        <w:top w:val="none" w:sz="0" w:space="0" w:color="auto"/>
        <w:left w:val="none" w:sz="0" w:space="0" w:color="auto"/>
        <w:bottom w:val="none" w:sz="0" w:space="0" w:color="auto"/>
        <w:right w:val="none" w:sz="0" w:space="0" w:color="auto"/>
      </w:divBdr>
    </w:div>
    <w:div w:id="1624311632">
      <w:bodyDiv w:val="1"/>
      <w:marLeft w:val="0"/>
      <w:marRight w:val="0"/>
      <w:marTop w:val="0"/>
      <w:marBottom w:val="0"/>
      <w:divBdr>
        <w:top w:val="none" w:sz="0" w:space="0" w:color="auto"/>
        <w:left w:val="none" w:sz="0" w:space="0" w:color="auto"/>
        <w:bottom w:val="none" w:sz="0" w:space="0" w:color="auto"/>
        <w:right w:val="none" w:sz="0" w:space="0" w:color="auto"/>
      </w:divBdr>
    </w:div>
    <w:div w:id="1624312967">
      <w:bodyDiv w:val="1"/>
      <w:marLeft w:val="0"/>
      <w:marRight w:val="0"/>
      <w:marTop w:val="0"/>
      <w:marBottom w:val="0"/>
      <w:divBdr>
        <w:top w:val="none" w:sz="0" w:space="0" w:color="auto"/>
        <w:left w:val="none" w:sz="0" w:space="0" w:color="auto"/>
        <w:bottom w:val="none" w:sz="0" w:space="0" w:color="auto"/>
        <w:right w:val="none" w:sz="0" w:space="0" w:color="auto"/>
      </w:divBdr>
    </w:div>
    <w:div w:id="1624657422">
      <w:bodyDiv w:val="1"/>
      <w:marLeft w:val="0"/>
      <w:marRight w:val="0"/>
      <w:marTop w:val="0"/>
      <w:marBottom w:val="0"/>
      <w:divBdr>
        <w:top w:val="none" w:sz="0" w:space="0" w:color="auto"/>
        <w:left w:val="none" w:sz="0" w:space="0" w:color="auto"/>
        <w:bottom w:val="none" w:sz="0" w:space="0" w:color="auto"/>
        <w:right w:val="none" w:sz="0" w:space="0" w:color="auto"/>
      </w:divBdr>
    </w:div>
    <w:div w:id="1625497100">
      <w:bodyDiv w:val="1"/>
      <w:marLeft w:val="0"/>
      <w:marRight w:val="0"/>
      <w:marTop w:val="0"/>
      <w:marBottom w:val="0"/>
      <w:divBdr>
        <w:top w:val="none" w:sz="0" w:space="0" w:color="auto"/>
        <w:left w:val="none" w:sz="0" w:space="0" w:color="auto"/>
        <w:bottom w:val="none" w:sz="0" w:space="0" w:color="auto"/>
        <w:right w:val="none" w:sz="0" w:space="0" w:color="auto"/>
      </w:divBdr>
    </w:div>
    <w:div w:id="1625773860">
      <w:bodyDiv w:val="1"/>
      <w:marLeft w:val="0"/>
      <w:marRight w:val="0"/>
      <w:marTop w:val="0"/>
      <w:marBottom w:val="0"/>
      <w:divBdr>
        <w:top w:val="none" w:sz="0" w:space="0" w:color="auto"/>
        <w:left w:val="none" w:sz="0" w:space="0" w:color="auto"/>
        <w:bottom w:val="none" w:sz="0" w:space="0" w:color="auto"/>
        <w:right w:val="none" w:sz="0" w:space="0" w:color="auto"/>
      </w:divBdr>
    </w:div>
    <w:div w:id="1625967121">
      <w:bodyDiv w:val="1"/>
      <w:marLeft w:val="0"/>
      <w:marRight w:val="0"/>
      <w:marTop w:val="0"/>
      <w:marBottom w:val="0"/>
      <w:divBdr>
        <w:top w:val="none" w:sz="0" w:space="0" w:color="auto"/>
        <w:left w:val="none" w:sz="0" w:space="0" w:color="auto"/>
        <w:bottom w:val="none" w:sz="0" w:space="0" w:color="auto"/>
        <w:right w:val="none" w:sz="0" w:space="0" w:color="auto"/>
      </w:divBdr>
    </w:div>
    <w:div w:id="1626039228">
      <w:bodyDiv w:val="1"/>
      <w:marLeft w:val="0"/>
      <w:marRight w:val="0"/>
      <w:marTop w:val="0"/>
      <w:marBottom w:val="0"/>
      <w:divBdr>
        <w:top w:val="none" w:sz="0" w:space="0" w:color="auto"/>
        <w:left w:val="none" w:sz="0" w:space="0" w:color="auto"/>
        <w:bottom w:val="none" w:sz="0" w:space="0" w:color="auto"/>
        <w:right w:val="none" w:sz="0" w:space="0" w:color="auto"/>
      </w:divBdr>
    </w:div>
    <w:div w:id="1626351564">
      <w:bodyDiv w:val="1"/>
      <w:marLeft w:val="0"/>
      <w:marRight w:val="0"/>
      <w:marTop w:val="0"/>
      <w:marBottom w:val="0"/>
      <w:divBdr>
        <w:top w:val="none" w:sz="0" w:space="0" w:color="auto"/>
        <w:left w:val="none" w:sz="0" w:space="0" w:color="auto"/>
        <w:bottom w:val="none" w:sz="0" w:space="0" w:color="auto"/>
        <w:right w:val="none" w:sz="0" w:space="0" w:color="auto"/>
      </w:divBdr>
    </w:div>
    <w:div w:id="1626692356">
      <w:bodyDiv w:val="1"/>
      <w:marLeft w:val="0"/>
      <w:marRight w:val="0"/>
      <w:marTop w:val="0"/>
      <w:marBottom w:val="0"/>
      <w:divBdr>
        <w:top w:val="none" w:sz="0" w:space="0" w:color="auto"/>
        <w:left w:val="none" w:sz="0" w:space="0" w:color="auto"/>
        <w:bottom w:val="none" w:sz="0" w:space="0" w:color="auto"/>
        <w:right w:val="none" w:sz="0" w:space="0" w:color="auto"/>
      </w:divBdr>
    </w:div>
    <w:div w:id="1626736224">
      <w:bodyDiv w:val="1"/>
      <w:marLeft w:val="0"/>
      <w:marRight w:val="0"/>
      <w:marTop w:val="0"/>
      <w:marBottom w:val="0"/>
      <w:divBdr>
        <w:top w:val="none" w:sz="0" w:space="0" w:color="auto"/>
        <w:left w:val="none" w:sz="0" w:space="0" w:color="auto"/>
        <w:bottom w:val="none" w:sz="0" w:space="0" w:color="auto"/>
        <w:right w:val="none" w:sz="0" w:space="0" w:color="auto"/>
      </w:divBdr>
    </w:div>
    <w:div w:id="1627394884">
      <w:bodyDiv w:val="1"/>
      <w:marLeft w:val="0"/>
      <w:marRight w:val="0"/>
      <w:marTop w:val="0"/>
      <w:marBottom w:val="0"/>
      <w:divBdr>
        <w:top w:val="none" w:sz="0" w:space="0" w:color="auto"/>
        <w:left w:val="none" w:sz="0" w:space="0" w:color="auto"/>
        <w:bottom w:val="none" w:sz="0" w:space="0" w:color="auto"/>
        <w:right w:val="none" w:sz="0" w:space="0" w:color="auto"/>
      </w:divBdr>
    </w:div>
    <w:div w:id="1627465810">
      <w:bodyDiv w:val="1"/>
      <w:marLeft w:val="0"/>
      <w:marRight w:val="0"/>
      <w:marTop w:val="0"/>
      <w:marBottom w:val="0"/>
      <w:divBdr>
        <w:top w:val="none" w:sz="0" w:space="0" w:color="auto"/>
        <w:left w:val="none" w:sz="0" w:space="0" w:color="auto"/>
        <w:bottom w:val="none" w:sz="0" w:space="0" w:color="auto"/>
        <w:right w:val="none" w:sz="0" w:space="0" w:color="auto"/>
      </w:divBdr>
    </w:div>
    <w:div w:id="1627470074">
      <w:bodyDiv w:val="1"/>
      <w:marLeft w:val="0"/>
      <w:marRight w:val="0"/>
      <w:marTop w:val="0"/>
      <w:marBottom w:val="0"/>
      <w:divBdr>
        <w:top w:val="none" w:sz="0" w:space="0" w:color="auto"/>
        <w:left w:val="none" w:sz="0" w:space="0" w:color="auto"/>
        <w:bottom w:val="none" w:sz="0" w:space="0" w:color="auto"/>
        <w:right w:val="none" w:sz="0" w:space="0" w:color="auto"/>
      </w:divBdr>
    </w:div>
    <w:div w:id="1627740964">
      <w:bodyDiv w:val="1"/>
      <w:marLeft w:val="0"/>
      <w:marRight w:val="0"/>
      <w:marTop w:val="0"/>
      <w:marBottom w:val="0"/>
      <w:divBdr>
        <w:top w:val="none" w:sz="0" w:space="0" w:color="auto"/>
        <w:left w:val="none" w:sz="0" w:space="0" w:color="auto"/>
        <w:bottom w:val="none" w:sz="0" w:space="0" w:color="auto"/>
        <w:right w:val="none" w:sz="0" w:space="0" w:color="auto"/>
      </w:divBdr>
    </w:div>
    <w:div w:id="1629162753">
      <w:bodyDiv w:val="1"/>
      <w:marLeft w:val="0"/>
      <w:marRight w:val="0"/>
      <w:marTop w:val="0"/>
      <w:marBottom w:val="0"/>
      <w:divBdr>
        <w:top w:val="none" w:sz="0" w:space="0" w:color="auto"/>
        <w:left w:val="none" w:sz="0" w:space="0" w:color="auto"/>
        <w:bottom w:val="none" w:sz="0" w:space="0" w:color="auto"/>
        <w:right w:val="none" w:sz="0" w:space="0" w:color="auto"/>
      </w:divBdr>
    </w:div>
    <w:div w:id="1629581389">
      <w:bodyDiv w:val="1"/>
      <w:marLeft w:val="0"/>
      <w:marRight w:val="0"/>
      <w:marTop w:val="0"/>
      <w:marBottom w:val="0"/>
      <w:divBdr>
        <w:top w:val="none" w:sz="0" w:space="0" w:color="auto"/>
        <w:left w:val="none" w:sz="0" w:space="0" w:color="auto"/>
        <w:bottom w:val="none" w:sz="0" w:space="0" w:color="auto"/>
        <w:right w:val="none" w:sz="0" w:space="0" w:color="auto"/>
      </w:divBdr>
    </w:div>
    <w:div w:id="1629699508">
      <w:bodyDiv w:val="1"/>
      <w:marLeft w:val="0"/>
      <w:marRight w:val="0"/>
      <w:marTop w:val="0"/>
      <w:marBottom w:val="0"/>
      <w:divBdr>
        <w:top w:val="none" w:sz="0" w:space="0" w:color="auto"/>
        <w:left w:val="none" w:sz="0" w:space="0" w:color="auto"/>
        <w:bottom w:val="none" w:sz="0" w:space="0" w:color="auto"/>
        <w:right w:val="none" w:sz="0" w:space="0" w:color="auto"/>
      </w:divBdr>
    </w:div>
    <w:div w:id="1629896577">
      <w:bodyDiv w:val="1"/>
      <w:marLeft w:val="0"/>
      <w:marRight w:val="0"/>
      <w:marTop w:val="0"/>
      <w:marBottom w:val="0"/>
      <w:divBdr>
        <w:top w:val="none" w:sz="0" w:space="0" w:color="auto"/>
        <w:left w:val="none" w:sz="0" w:space="0" w:color="auto"/>
        <w:bottom w:val="none" w:sz="0" w:space="0" w:color="auto"/>
        <w:right w:val="none" w:sz="0" w:space="0" w:color="auto"/>
      </w:divBdr>
    </w:div>
    <w:div w:id="1630429707">
      <w:bodyDiv w:val="1"/>
      <w:marLeft w:val="0"/>
      <w:marRight w:val="0"/>
      <w:marTop w:val="0"/>
      <w:marBottom w:val="0"/>
      <w:divBdr>
        <w:top w:val="none" w:sz="0" w:space="0" w:color="auto"/>
        <w:left w:val="none" w:sz="0" w:space="0" w:color="auto"/>
        <w:bottom w:val="none" w:sz="0" w:space="0" w:color="auto"/>
        <w:right w:val="none" w:sz="0" w:space="0" w:color="auto"/>
      </w:divBdr>
    </w:div>
    <w:div w:id="1631202130">
      <w:bodyDiv w:val="1"/>
      <w:marLeft w:val="0"/>
      <w:marRight w:val="0"/>
      <w:marTop w:val="0"/>
      <w:marBottom w:val="0"/>
      <w:divBdr>
        <w:top w:val="none" w:sz="0" w:space="0" w:color="auto"/>
        <w:left w:val="none" w:sz="0" w:space="0" w:color="auto"/>
        <w:bottom w:val="none" w:sz="0" w:space="0" w:color="auto"/>
        <w:right w:val="none" w:sz="0" w:space="0" w:color="auto"/>
      </w:divBdr>
    </w:div>
    <w:div w:id="1631328285">
      <w:bodyDiv w:val="1"/>
      <w:marLeft w:val="0"/>
      <w:marRight w:val="0"/>
      <w:marTop w:val="0"/>
      <w:marBottom w:val="0"/>
      <w:divBdr>
        <w:top w:val="none" w:sz="0" w:space="0" w:color="auto"/>
        <w:left w:val="none" w:sz="0" w:space="0" w:color="auto"/>
        <w:bottom w:val="none" w:sz="0" w:space="0" w:color="auto"/>
        <w:right w:val="none" w:sz="0" w:space="0" w:color="auto"/>
      </w:divBdr>
    </w:div>
    <w:div w:id="1631941050">
      <w:bodyDiv w:val="1"/>
      <w:marLeft w:val="0"/>
      <w:marRight w:val="0"/>
      <w:marTop w:val="0"/>
      <w:marBottom w:val="0"/>
      <w:divBdr>
        <w:top w:val="none" w:sz="0" w:space="0" w:color="auto"/>
        <w:left w:val="none" w:sz="0" w:space="0" w:color="auto"/>
        <w:bottom w:val="none" w:sz="0" w:space="0" w:color="auto"/>
        <w:right w:val="none" w:sz="0" w:space="0" w:color="auto"/>
      </w:divBdr>
    </w:div>
    <w:div w:id="1632051223">
      <w:bodyDiv w:val="1"/>
      <w:marLeft w:val="0"/>
      <w:marRight w:val="0"/>
      <w:marTop w:val="0"/>
      <w:marBottom w:val="0"/>
      <w:divBdr>
        <w:top w:val="none" w:sz="0" w:space="0" w:color="auto"/>
        <w:left w:val="none" w:sz="0" w:space="0" w:color="auto"/>
        <w:bottom w:val="none" w:sz="0" w:space="0" w:color="auto"/>
        <w:right w:val="none" w:sz="0" w:space="0" w:color="auto"/>
      </w:divBdr>
    </w:div>
    <w:div w:id="1632129164">
      <w:bodyDiv w:val="1"/>
      <w:marLeft w:val="0"/>
      <w:marRight w:val="0"/>
      <w:marTop w:val="0"/>
      <w:marBottom w:val="0"/>
      <w:divBdr>
        <w:top w:val="none" w:sz="0" w:space="0" w:color="auto"/>
        <w:left w:val="none" w:sz="0" w:space="0" w:color="auto"/>
        <w:bottom w:val="none" w:sz="0" w:space="0" w:color="auto"/>
        <w:right w:val="none" w:sz="0" w:space="0" w:color="auto"/>
      </w:divBdr>
    </w:div>
    <w:div w:id="1632520784">
      <w:bodyDiv w:val="1"/>
      <w:marLeft w:val="0"/>
      <w:marRight w:val="0"/>
      <w:marTop w:val="0"/>
      <w:marBottom w:val="0"/>
      <w:divBdr>
        <w:top w:val="none" w:sz="0" w:space="0" w:color="auto"/>
        <w:left w:val="none" w:sz="0" w:space="0" w:color="auto"/>
        <w:bottom w:val="none" w:sz="0" w:space="0" w:color="auto"/>
        <w:right w:val="none" w:sz="0" w:space="0" w:color="auto"/>
      </w:divBdr>
    </w:div>
    <w:div w:id="1632905880">
      <w:bodyDiv w:val="1"/>
      <w:marLeft w:val="0"/>
      <w:marRight w:val="0"/>
      <w:marTop w:val="0"/>
      <w:marBottom w:val="0"/>
      <w:divBdr>
        <w:top w:val="none" w:sz="0" w:space="0" w:color="auto"/>
        <w:left w:val="none" w:sz="0" w:space="0" w:color="auto"/>
        <w:bottom w:val="none" w:sz="0" w:space="0" w:color="auto"/>
        <w:right w:val="none" w:sz="0" w:space="0" w:color="auto"/>
      </w:divBdr>
    </w:div>
    <w:div w:id="1633096799">
      <w:bodyDiv w:val="1"/>
      <w:marLeft w:val="0"/>
      <w:marRight w:val="0"/>
      <w:marTop w:val="0"/>
      <w:marBottom w:val="0"/>
      <w:divBdr>
        <w:top w:val="none" w:sz="0" w:space="0" w:color="auto"/>
        <w:left w:val="none" w:sz="0" w:space="0" w:color="auto"/>
        <w:bottom w:val="none" w:sz="0" w:space="0" w:color="auto"/>
        <w:right w:val="none" w:sz="0" w:space="0" w:color="auto"/>
      </w:divBdr>
    </w:div>
    <w:div w:id="1633363823">
      <w:bodyDiv w:val="1"/>
      <w:marLeft w:val="0"/>
      <w:marRight w:val="0"/>
      <w:marTop w:val="0"/>
      <w:marBottom w:val="0"/>
      <w:divBdr>
        <w:top w:val="none" w:sz="0" w:space="0" w:color="auto"/>
        <w:left w:val="none" w:sz="0" w:space="0" w:color="auto"/>
        <w:bottom w:val="none" w:sz="0" w:space="0" w:color="auto"/>
        <w:right w:val="none" w:sz="0" w:space="0" w:color="auto"/>
      </w:divBdr>
    </w:div>
    <w:div w:id="1634091185">
      <w:bodyDiv w:val="1"/>
      <w:marLeft w:val="0"/>
      <w:marRight w:val="0"/>
      <w:marTop w:val="0"/>
      <w:marBottom w:val="0"/>
      <w:divBdr>
        <w:top w:val="none" w:sz="0" w:space="0" w:color="auto"/>
        <w:left w:val="none" w:sz="0" w:space="0" w:color="auto"/>
        <w:bottom w:val="none" w:sz="0" w:space="0" w:color="auto"/>
        <w:right w:val="none" w:sz="0" w:space="0" w:color="auto"/>
      </w:divBdr>
    </w:div>
    <w:div w:id="1634140274">
      <w:bodyDiv w:val="1"/>
      <w:marLeft w:val="0"/>
      <w:marRight w:val="0"/>
      <w:marTop w:val="0"/>
      <w:marBottom w:val="0"/>
      <w:divBdr>
        <w:top w:val="none" w:sz="0" w:space="0" w:color="auto"/>
        <w:left w:val="none" w:sz="0" w:space="0" w:color="auto"/>
        <w:bottom w:val="none" w:sz="0" w:space="0" w:color="auto"/>
        <w:right w:val="none" w:sz="0" w:space="0" w:color="auto"/>
      </w:divBdr>
    </w:div>
    <w:div w:id="1634208891">
      <w:bodyDiv w:val="1"/>
      <w:marLeft w:val="0"/>
      <w:marRight w:val="0"/>
      <w:marTop w:val="0"/>
      <w:marBottom w:val="0"/>
      <w:divBdr>
        <w:top w:val="none" w:sz="0" w:space="0" w:color="auto"/>
        <w:left w:val="none" w:sz="0" w:space="0" w:color="auto"/>
        <w:bottom w:val="none" w:sz="0" w:space="0" w:color="auto"/>
        <w:right w:val="none" w:sz="0" w:space="0" w:color="auto"/>
      </w:divBdr>
    </w:div>
    <w:div w:id="1634749825">
      <w:bodyDiv w:val="1"/>
      <w:marLeft w:val="0"/>
      <w:marRight w:val="0"/>
      <w:marTop w:val="0"/>
      <w:marBottom w:val="0"/>
      <w:divBdr>
        <w:top w:val="none" w:sz="0" w:space="0" w:color="auto"/>
        <w:left w:val="none" w:sz="0" w:space="0" w:color="auto"/>
        <w:bottom w:val="none" w:sz="0" w:space="0" w:color="auto"/>
        <w:right w:val="none" w:sz="0" w:space="0" w:color="auto"/>
      </w:divBdr>
    </w:div>
    <w:div w:id="1634796942">
      <w:bodyDiv w:val="1"/>
      <w:marLeft w:val="0"/>
      <w:marRight w:val="0"/>
      <w:marTop w:val="0"/>
      <w:marBottom w:val="0"/>
      <w:divBdr>
        <w:top w:val="none" w:sz="0" w:space="0" w:color="auto"/>
        <w:left w:val="none" w:sz="0" w:space="0" w:color="auto"/>
        <w:bottom w:val="none" w:sz="0" w:space="0" w:color="auto"/>
        <w:right w:val="none" w:sz="0" w:space="0" w:color="auto"/>
      </w:divBdr>
    </w:div>
    <w:div w:id="1635021341">
      <w:bodyDiv w:val="1"/>
      <w:marLeft w:val="0"/>
      <w:marRight w:val="0"/>
      <w:marTop w:val="0"/>
      <w:marBottom w:val="0"/>
      <w:divBdr>
        <w:top w:val="none" w:sz="0" w:space="0" w:color="auto"/>
        <w:left w:val="none" w:sz="0" w:space="0" w:color="auto"/>
        <w:bottom w:val="none" w:sz="0" w:space="0" w:color="auto"/>
        <w:right w:val="none" w:sz="0" w:space="0" w:color="auto"/>
      </w:divBdr>
    </w:div>
    <w:div w:id="1635256201">
      <w:bodyDiv w:val="1"/>
      <w:marLeft w:val="0"/>
      <w:marRight w:val="0"/>
      <w:marTop w:val="0"/>
      <w:marBottom w:val="0"/>
      <w:divBdr>
        <w:top w:val="none" w:sz="0" w:space="0" w:color="auto"/>
        <w:left w:val="none" w:sz="0" w:space="0" w:color="auto"/>
        <w:bottom w:val="none" w:sz="0" w:space="0" w:color="auto"/>
        <w:right w:val="none" w:sz="0" w:space="0" w:color="auto"/>
      </w:divBdr>
    </w:div>
    <w:div w:id="1636058950">
      <w:bodyDiv w:val="1"/>
      <w:marLeft w:val="0"/>
      <w:marRight w:val="0"/>
      <w:marTop w:val="0"/>
      <w:marBottom w:val="0"/>
      <w:divBdr>
        <w:top w:val="none" w:sz="0" w:space="0" w:color="auto"/>
        <w:left w:val="none" w:sz="0" w:space="0" w:color="auto"/>
        <w:bottom w:val="none" w:sz="0" w:space="0" w:color="auto"/>
        <w:right w:val="none" w:sz="0" w:space="0" w:color="auto"/>
      </w:divBdr>
    </w:div>
    <w:div w:id="1636059061">
      <w:bodyDiv w:val="1"/>
      <w:marLeft w:val="0"/>
      <w:marRight w:val="0"/>
      <w:marTop w:val="0"/>
      <w:marBottom w:val="0"/>
      <w:divBdr>
        <w:top w:val="none" w:sz="0" w:space="0" w:color="auto"/>
        <w:left w:val="none" w:sz="0" w:space="0" w:color="auto"/>
        <w:bottom w:val="none" w:sz="0" w:space="0" w:color="auto"/>
        <w:right w:val="none" w:sz="0" w:space="0" w:color="auto"/>
      </w:divBdr>
    </w:div>
    <w:div w:id="1636252574">
      <w:bodyDiv w:val="1"/>
      <w:marLeft w:val="0"/>
      <w:marRight w:val="0"/>
      <w:marTop w:val="0"/>
      <w:marBottom w:val="0"/>
      <w:divBdr>
        <w:top w:val="none" w:sz="0" w:space="0" w:color="auto"/>
        <w:left w:val="none" w:sz="0" w:space="0" w:color="auto"/>
        <w:bottom w:val="none" w:sz="0" w:space="0" w:color="auto"/>
        <w:right w:val="none" w:sz="0" w:space="0" w:color="auto"/>
      </w:divBdr>
    </w:div>
    <w:div w:id="1636713207">
      <w:bodyDiv w:val="1"/>
      <w:marLeft w:val="0"/>
      <w:marRight w:val="0"/>
      <w:marTop w:val="0"/>
      <w:marBottom w:val="0"/>
      <w:divBdr>
        <w:top w:val="none" w:sz="0" w:space="0" w:color="auto"/>
        <w:left w:val="none" w:sz="0" w:space="0" w:color="auto"/>
        <w:bottom w:val="none" w:sz="0" w:space="0" w:color="auto"/>
        <w:right w:val="none" w:sz="0" w:space="0" w:color="auto"/>
      </w:divBdr>
    </w:div>
    <w:div w:id="1636988234">
      <w:bodyDiv w:val="1"/>
      <w:marLeft w:val="0"/>
      <w:marRight w:val="0"/>
      <w:marTop w:val="0"/>
      <w:marBottom w:val="0"/>
      <w:divBdr>
        <w:top w:val="none" w:sz="0" w:space="0" w:color="auto"/>
        <w:left w:val="none" w:sz="0" w:space="0" w:color="auto"/>
        <w:bottom w:val="none" w:sz="0" w:space="0" w:color="auto"/>
        <w:right w:val="none" w:sz="0" w:space="0" w:color="auto"/>
      </w:divBdr>
    </w:div>
    <w:div w:id="1637493755">
      <w:bodyDiv w:val="1"/>
      <w:marLeft w:val="0"/>
      <w:marRight w:val="0"/>
      <w:marTop w:val="0"/>
      <w:marBottom w:val="0"/>
      <w:divBdr>
        <w:top w:val="none" w:sz="0" w:space="0" w:color="auto"/>
        <w:left w:val="none" w:sz="0" w:space="0" w:color="auto"/>
        <w:bottom w:val="none" w:sz="0" w:space="0" w:color="auto"/>
        <w:right w:val="none" w:sz="0" w:space="0" w:color="auto"/>
      </w:divBdr>
    </w:div>
    <w:div w:id="1637679533">
      <w:bodyDiv w:val="1"/>
      <w:marLeft w:val="0"/>
      <w:marRight w:val="0"/>
      <w:marTop w:val="0"/>
      <w:marBottom w:val="0"/>
      <w:divBdr>
        <w:top w:val="none" w:sz="0" w:space="0" w:color="auto"/>
        <w:left w:val="none" w:sz="0" w:space="0" w:color="auto"/>
        <w:bottom w:val="none" w:sz="0" w:space="0" w:color="auto"/>
        <w:right w:val="none" w:sz="0" w:space="0" w:color="auto"/>
      </w:divBdr>
    </w:div>
    <w:div w:id="1638027136">
      <w:bodyDiv w:val="1"/>
      <w:marLeft w:val="0"/>
      <w:marRight w:val="0"/>
      <w:marTop w:val="0"/>
      <w:marBottom w:val="0"/>
      <w:divBdr>
        <w:top w:val="none" w:sz="0" w:space="0" w:color="auto"/>
        <w:left w:val="none" w:sz="0" w:space="0" w:color="auto"/>
        <w:bottom w:val="none" w:sz="0" w:space="0" w:color="auto"/>
        <w:right w:val="none" w:sz="0" w:space="0" w:color="auto"/>
      </w:divBdr>
    </w:div>
    <w:div w:id="1638218061">
      <w:bodyDiv w:val="1"/>
      <w:marLeft w:val="0"/>
      <w:marRight w:val="0"/>
      <w:marTop w:val="0"/>
      <w:marBottom w:val="0"/>
      <w:divBdr>
        <w:top w:val="none" w:sz="0" w:space="0" w:color="auto"/>
        <w:left w:val="none" w:sz="0" w:space="0" w:color="auto"/>
        <w:bottom w:val="none" w:sz="0" w:space="0" w:color="auto"/>
        <w:right w:val="none" w:sz="0" w:space="0" w:color="auto"/>
      </w:divBdr>
    </w:div>
    <w:div w:id="1638221766">
      <w:bodyDiv w:val="1"/>
      <w:marLeft w:val="0"/>
      <w:marRight w:val="0"/>
      <w:marTop w:val="0"/>
      <w:marBottom w:val="0"/>
      <w:divBdr>
        <w:top w:val="none" w:sz="0" w:space="0" w:color="auto"/>
        <w:left w:val="none" w:sz="0" w:space="0" w:color="auto"/>
        <w:bottom w:val="none" w:sz="0" w:space="0" w:color="auto"/>
        <w:right w:val="none" w:sz="0" w:space="0" w:color="auto"/>
      </w:divBdr>
    </w:div>
    <w:div w:id="1638291180">
      <w:bodyDiv w:val="1"/>
      <w:marLeft w:val="0"/>
      <w:marRight w:val="0"/>
      <w:marTop w:val="0"/>
      <w:marBottom w:val="0"/>
      <w:divBdr>
        <w:top w:val="none" w:sz="0" w:space="0" w:color="auto"/>
        <w:left w:val="none" w:sz="0" w:space="0" w:color="auto"/>
        <w:bottom w:val="none" w:sz="0" w:space="0" w:color="auto"/>
        <w:right w:val="none" w:sz="0" w:space="0" w:color="auto"/>
      </w:divBdr>
    </w:div>
    <w:div w:id="1638755979">
      <w:bodyDiv w:val="1"/>
      <w:marLeft w:val="0"/>
      <w:marRight w:val="0"/>
      <w:marTop w:val="0"/>
      <w:marBottom w:val="0"/>
      <w:divBdr>
        <w:top w:val="none" w:sz="0" w:space="0" w:color="auto"/>
        <w:left w:val="none" w:sz="0" w:space="0" w:color="auto"/>
        <w:bottom w:val="none" w:sz="0" w:space="0" w:color="auto"/>
        <w:right w:val="none" w:sz="0" w:space="0" w:color="auto"/>
      </w:divBdr>
    </w:div>
    <w:div w:id="1640258884">
      <w:bodyDiv w:val="1"/>
      <w:marLeft w:val="0"/>
      <w:marRight w:val="0"/>
      <w:marTop w:val="0"/>
      <w:marBottom w:val="0"/>
      <w:divBdr>
        <w:top w:val="none" w:sz="0" w:space="0" w:color="auto"/>
        <w:left w:val="none" w:sz="0" w:space="0" w:color="auto"/>
        <w:bottom w:val="none" w:sz="0" w:space="0" w:color="auto"/>
        <w:right w:val="none" w:sz="0" w:space="0" w:color="auto"/>
      </w:divBdr>
    </w:div>
    <w:div w:id="1641154911">
      <w:bodyDiv w:val="1"/>
      <w:marLeft w:val="0"/>
      <w:marRight w:val="0"/>
      <w:marTop w:val="0"/>
      <w:marBottom w:val="0"/>
      <w:divBdr>
        <w:top w:val="none" w:sz="0" w:space="0" w:color="auto"/>
        <w:left w:val="none" w:sz="0" w:space="0" w:color="auto"/>
        <w:bottom w:val="none" w:sz="0" w:space="0" w:color="auto"/>
        <w:right w:val="none" w:sz="0" w:space="0" w:color="auto"/>
      </w:divBdr>
    </w:div>
    <w:div w:id="1641425830">
      <w:bodyDiv w:val="1"/>
      <w:marLeft w:val="0"/>
      <w:marRight w:val="0"/>
      <w:marTop w:val="0"/>
      <w:marBottom w:val="0"/>
      <w:divBdr>
        <w:top w:val="none" w:sz="0" w:space="0" w:color="auto"/>
        <w:left w:val="none" w:sz="0" w:space="0" w:color="auto"/>
        <w:bottom w:val="none" w:sz="0" w:space="0" w:color="auto"/>
        <w:right w:val="none" w:sz="0" w:space="0" w:color="auto"/>
      </w:divBdr>
    </w:div>
    <w:div w:id="1641812168">
      <w:bodyDiv w:val="1"/>
      <w:marLeft w:val="0"/>
      <w:marRight w:val="0"/>
      <w:marTop w:val="0"/>
      <w:marBottom w:val="0"/>
      <w:divBdr>
        <w:top w:val="none" w:sz="0" w:space="0" w:color="auto"/>
        <w:left w:val="none" w:sz="0" w:space="0" w:color="auto"/>
        <w:bottom w:val="none" w:sz="0" w:space="0" w:color="auto"/>
        <w:right w:val="none" w:sz="0" w:space="0" w:color="auto"/>
      </w:divBdr>
    </w:div>
    <w:div w:id="1642269932">
      <w:bodyDiv w:val="1"/>
      <w:marLeft w:val="0"/>
      <w:marRight w:val="0"/>
      <w:marTop w:val="0"/>
      <w:marBottom w:val="0"/>
      <w:divBdr>
        <w:top w:val="none" w:sz="0" w:space="0" w:color="auto"/>
        <w:left w:val="none" w:sz="0" w:space="0" w:color="auto"/>
        <w:bottom w:val="none" w:sz="0" w:space="0" w:color="auto"/>
        <w:right w:val="none" w:sz="0" w:space="0" w:color="auto"/>
      </w:divBdr>
    </w:div>
    <w:div w:id="1642420331">
      <w:bodyDiv w:val="1"/>
      <w:marLeft w:val="0"/>
      <w:marRight w:val="0"/>
      <w:marTop w:val="0"/>
      <w:marBottom w:val="0"/>
      <w:divBdr>
        <w:top w:val="none" w:sz="0" w:space="0" w:color="auto"/>
        <w:left w:val="none" w:sz="0" w:space="0" w:color="auto"/>
        <w:bottom w:val="none" w:sz="0" w:space="0" w:color="auto"/>
        <w:right w:val="none" w:sz="0" w:space="0" w:color="auto"/>
      </w:divBdr>
    </w:div>
    <w:div w:id="1642612205">
      <w:bodyDiv w:val="1"/>
      <w:marLeft w:val="0"/>
      <w:marRight w:val="0"/>
      <w:marTop w:val="0"/>
      <w:marBottom w:val="0"/>
      <w:divBdr>
        <w:top w:val="none" w:sz="0" w:space="0" w:color="auto"/>
        <w:left w:val="none" w:sz="0" w:space="0" w:color="auto"/>
        <w:bottom w:val="none" w:sz="0" w:space="0" w:color="auto"/>
        <w:right w:val="none" w:sz="0" w:space="0" w:color="auto"/>
      </w:divBdr>
    </w:div>
    <w:div w:id="1642996098">
      <w:bodyDiv w:val="1"/>
      <w:marLeft w:val="0"/>
      <w:marRight w:val="0"/>
      <w:marTop w:val="0"/>
      <w:marBottom w:val="0"/>
      <w:divBdr>
        <w:top w:val="none" w:sz="0" w:space="0" w:color="auto"/>
        <w:left w:val="none" w:sz="0" w:space="0" w:color="auto"/>
        <w:bottom w:val="none" w:sz="0" w:space="0" w:color="auto"/>
        <w:right w:val="none" w:sz="0" w:space="0" w:color="auto"/>
      </w:divBdr>
    </w:div>
    <w:div w:id="1643195952">
      <w:bodyDiv w:val="1"/>
      <w:marLeft w:val="0"/>
      <w:marRight w:val="0"/>
      <w:marTop w:val="0"/>
      <w:marBottom w:val="0"/>
      <w:divBdr>
        <w:top w:val="none" w:sz="0" w:space="0" w:color="auto"/>
        <w:left w:val="none" w:sz="0" w:space="0" w:color="auto"/>
        <w:bottom w:val="none" w:sz="0" w:space="0" w:color="auto"/>
        <w:right w:val="none" w:sz="0" w:space="0" w:color="auto"/>
      </w:divBdr>
    </w:div>
    <w:div w:id="1643273642">
      <w:bodyDiv w:val="1"/>
      <w:marLeft w:val="0"/>
      <w:marRight w:val="0"/>
      <w:marTop w:val="0"/>
      <w:marBottom w:val="0"/>
      <w:divBdr>
        <w:top w:val="none" w:sz="0" w:space="0" w:color="auto"/>
        <w:left w:val="none" w:sz="0" w:space="0" w:color="auto"/>
        <w:bottom w:val="none" w:sz="0" w:space="0" w:color="auto"/>
        <w:right w:val="none" w:sz="0" w:space="0" w:color="auto"/>
      </w:divBdr>
    </w:div>
    <w:div w:id="1643850007">
      <w:bodyDiv w:val="1"/>
      <w:marLeft w:val="0"/>
      <w:marRight w:val="0"/>
      <w:marTop w:val="0"/>
      <w:marBottom w:val="0"/>
      <w:divBdr>
        <w:top w:val="none" w:sz="0" w:space="0" w:color="auto"/>
        <w:left w:val="none" w:sz="0" w:space="0" w:color="auto"/>
        <w:bottom w:val="none" w:sz="0" w:space="0" w:color="auto"/>
        <w:right w:val="none" w:sz="0" w:space="0" w:color="auto"/>
      </w:divBdr>
    </w:div>
    <w:div w:id="1644627205">
      <w:bodyDiv w:val="1"/>
      <w:marLeft w:val="0"/>
      <w:marRight w:val="0"/>
      <w:marTop w:val="0"/>
      <w:marBottom w:val="0"/>
      <w:divBdr>
        <w:top w:val="none" w:sz="0" w:space="0" w:color="auto"/>
        <w:left w:val="none" w:sz="0" w:space="0" w:color="auto"/>
        <w:bottom w:val="none" w:sz="0" w:space="0" w:color="auto"/>
        <w:right w:val="none" w:sz="0" w:space="0" w:color="auto"/>
      </w:divBdr>
    </w:div>
    <w:div w:id="1645043294">
      <w:bodyDiv w:val="1"/>
      <w:marLeft w:val="0"/>
      <w:marRight w:val="0"/>
      <w:marTop w:val="0"/>
      <w:marBottom w:val="0"/>
      <w:divBdr>
        <w:top w:val="none" w:sz="0" w:space="0" w:color="auto"/>
        <w:left w:val="none" w:sz="0" w:space="0" w:color="auto"/>
        <w:bottom w:val="none" w:sz="0" w:space="0" w:color="auto"/>
        <w:right w:val="none" w:sz="0" w:space="0" w:color="auto"/>
      </w:divBdr>
    </w:div>
    <w:div w:id="1645088434">
      <w:bodyDiv w:val="1"/>
      <w:marLeft w:val="0"/>
      <w:marRight w:val="0"/>
      <w:marTop w:val="0"/>
      <w:marBottom w:val="0"/>
      <w:divBdr>
        <w:top w:val="none" w:sz="0" w:space="0" w:color="auto"/>
        <w:left w:val="none" w:sz="0" w:space="0" w:color="auto"/>
        <w:bottom w:val="none" w:sz="0" w:space="0" w:color="auto"/>
        <w:right w:val="none" w:sz="0" w:space="0" w:color="auto"/>
      </w:divBdr>
    </w:div>
    <w:div w:id="1645310166">
      <w:bodyDiv w:val="1"/>
      <w:marLeft w:val="0"/>
      <w:marRight w:val="0"/>
      <w:marTop w:val="0"/>
      <w:marBottom w:val="0"/>
      <w:divBdr>
        <w:top w:val="none" w:sz="0" w:space="0" w:color="auto"/>
        <w:left w:val="none" w:sz="0" w:space="0" w:color="auto"/>
        <w:bottom w:val="none" w:sz="0" w:space="0" w:color="auto"/>
        <w:right w:val="none" w:sz="0" w:space="0" w:color="auto"/>
      </w:divBdr>
    </w:div>
    <w:div w:id="1645351144">
      <w:bodyDiv w:val="1"/>
      <w:marLeft w:val="0"/>
      <w:marRight w:val="0"/>
      <w:marTop w:val="0"/>
      <w:marBottom w:val="0"/>
      <w:divBdr>
        <w:top w:val="none" w:sz="0" w:space="0" w:color="auto"/>
        <w:left w:val="none" w:sz="0" w:space="0" w:color="auto"/>
        <w:bottom w:val="none" w:sz="0" w:space="0" w:color="auto"/>
        <w:right w:val="none" w:sz="0" w:space="0" w:color="auto"/>
      </w:divBdr>
    </w:div>
    <w:div w:id="1645355260">
      <w:bodyDiv w:val="1"/>
      <w:marLeft w:val="0"/>
      <w:marRight w:val="0"/>
      <w:marTop w:val="0"/>
      <w:marBottom w:val="0"/>
      <w:divBdr>
        <w:top w:val="none" w:sz="0" w:space="0" w:color="auto"/>
        <w:left w:val="none" w:sz="0" w:space="0" w:color="auto"/>
        <w:bottom w:val="none" w:sz="0" w:space="0" w:color="auto"/>
        <w:right w:val="none" w:sz="0" w:space="0" w:color="auto"/>
      </w:divBdr>
    </w:div>
    <w:div w:id="1645620152">
      <w:bodyDiv w:val="1"/>
      <w:marLeft w:val="0"/>
      <w:marRight w:val="0"/>
      <w:marTop w:val="0"/>
      <w:marBottom w:val="0"/>
      <w:divBdr>
        <w:top w:val="none" w:sz="0" w:space="0" w:color="auto"/>
        <w:left w:val="none" w:sz="0" w:space="0" w:color="auto"/>
        <w:bottom w:val="none" w:sz="0" w:space="0" w:color="auto"/>
        <w:right w:val="none" w:sz="0" w:space="0" w:color="auto"/>
      </w:divBdr>
    </w:div>
    <w:div w:id="1646204412">
      <w:bodyDiv w:val="1"/>
      <w:marLeft w:val="0"/>
      <w:marRight w:val="0"/>
      <w:marTop w:val="0"/>
      <w:marBottom w:val="0"/>
      <w:divBdr>
        <w:top w:val="none" w:sz="0" w:space="0" w:color="auto"/>
        <w:left w:val="none" w:sz="0" w:space="0" w:color="auto"/>
        <w:bottom w:val="none" w:sz="0" w:space="0" w:color="auto"/>
        <w:right w:val="none" w:sz="0" w:space="0" w:color="auto"/>
      </w:divBdr>
    </w:div>
    <w:div w:id="1646661058">
      <w:bodyDiv w:val="1"/>
      <w:marLeft w:val="0"/>
      <w:marRight w:val="0"/>
      <w:marTop w:val="0"/>
      <w:marBottom w:val="0"/>
      <w:divBdr>
        <w:top w:val="none" w:sz="0" w:space="0" w:color="auto"/>
        <w:left w:val="none" w:sz="0" w:space="0" w:color="auto"/>
        <w:bottom w:val="none" w:sz="0" w:space="0" w:color="auto"/>
        <w:right w:val="none" w:sz="0" w:space="0" w:color="auto"/>
      </w:divBdr>
    </w:div>
    <w:div w:id="1646734406">
      <w:bodyDiv w:val="1"/>
      <w:marLeft w:val="0"/>
      <w:marRight w:val="0"/>
      <w:marTop w:val="0"/>
      <w:marBottom w:val="0"/>
      <w:divBdr>
        <w:top w:val="none" w:sz="0" w:space="0" w:color="auto"/>
        <w:left w:val="none" w:sz="0" w:space="0" w:color="auto"/>
        <w:bottom w:val="none" w:sz="0" w:space="0" w:color="auto"/>
        <w:right w:val="none" w:sz="0" w:space="0" w:color="auto"/>
      </w:divBdr>
    </w:div>
    <w:div w:id="1646738575">
      <w:bodyDiv w:val="1"/>
      <w:marLeft w:val="0"/>
      <w:marRight w:val="0"/>
      <w:marTop w:val="0"/>
      <w:marBottom w:val="0"/>
      <w:divBdr>
        <w:top w:val="none" w:sz="0" w:space="0" w:color="auto"/>
        <w:left w:val="none" w:sz="0" w:space="0" w:color="auto"/>
        <w:bottom w:val="none" w:sz="0" w:space="0" w:color="auto"/>
        <w:right w:val="none" w:sz="0" w:space="0" w:color="auto"/>
      </w:divBdr>
    </w:div>
    <w:div w:id="1646930166">
      <w:bodyDiv w:val="1"/>
      <w:marLeft w:val="0"/>
      <w:marRight w:val="0"/>
      <w:marTop w:val="0"/>
      <w:marBottom w:val="0"/>
      <w:divBdr>
        <w:top w:val="none" w:sz="0" w:space="0" w:color="auto"/>
        <w:left w:val="none" w:sz="0" w:space="0" w:color="auto"/>
        <w:bottom w:val="none" w:sz="0" w:space="0" w:color="auto"/>
        <w:right w:val="none" w:sz="0" w:space="0" w:color="auto"/>
      </w:divBdr>
    </w:div>
    <w:div w:id="1647081757">
      <w:bodyDiv w:val="1"/>
      <w:marLeft w:val="0"/>
      <w:marRight w:val="0"/>
      <w:marTop w:val="0"/>
      <w:marBottom w:val="0"/>
      <w:divBdr>
        <w:top w:val="none" w:sz="0" w:space="0" w:color="auto"/>
        <w:left w:val="none" w:sz="0" w:space="0" w:color="auto"/>
        <w:bottom w:val="none" w:sz="0" w:space="0" w:color="auto"/>
        <w:right w:val="none" w:sz="0" w:space="0" w:color="auto"/>
      </w:divBdr>
    </w:div>
    <w:div w:id="1647314476">
      <w:bodyDiv w:val="1"/>
      <w:marLeft w:val="0"/>
      <w:marRight w:val="0"/>
      <w:marTop w:val="0"/>
      <w:marBottom w:val="0"/>
      <w:divBdr>
        <w:top w:val="none" w:sz="0" w:space="0" w:color="auto"/>
        <w:left w:val="none" w:sz="0" w:space="0" w:color="auto"/>
        <w:bottom w:val="none" w:sz="0" w:space="0" w:color="auto"/>
        <w:right w:val="none" w:sz="0" w:space="0" w:color="auto"/>
      </w:divBdr>
    </w:div>
    <w:div w:id="1647317622">
      <w:bodyDiv w:val="1"/>
      <w:marLeft w:val="0"/>
      <w:marRight w:val="0"/>
      <w:marTop w:val="0"/>
      <w:marBottom w:val="0"/>
      <w:divBdr>
        <w:top w:val="none" w:sz="0" w:space="0" w:color="auto"/>
        <w:left w:val="none" w:sz="0" w:space="0" w:color="auto"/>
        <w:bottom w:val="none" w:sz="0" w:space="0" w:color="auto"/>
        <w:right w:val="none" w:sz="0" w:space="0" w:color="auto"/>
      </w:divBdr>
    </w:div>
    <w:div w:id="1648392644">
      <w:bodyDiv w:val="1"/>
      <w:marLeft w:val="0"/>
      <w:marRight w:val="0"/>
      <w:marTop w:val="0"/>
      <w:marBottom w:val="0"/>
      <w:divBdr>
        <w:top w:val="none" w:sz="0" w:space="0" w:color="auto"/>
        <w:left w:val="none" w:sz="0" w:space="0" w:color="auto"/>
        <w:bottom w:val="none" w:sz="0" w:space="0" w:color="auto"/>
        <w:right w:val="none" w:sz="0" w:space="0" w:color="auto"/>
      </w:divBdr>
    </w:div>
    <w:div w:id="1648625287">
      <w:bodyDiv w:val="1"/>
      <w:marLeft w:val="0"/>
      <w:marRight w:val="0"/>
      <w:marTop w:val="0"/>
      <w:marBottom w:val="0"/>
      <w:divBdr>
        <w:top w:val="none" w:sz="0" w:space="0" w:color="auto"/>
        <w:left w:val="none" w:sz="0" w:space="0" w:color="auto"/>
        <w:bottom w:val="none" w:sz="0" w:space="0" w:color="auto"/>
        <w:right w:val="none" w:sz="0" w:space="0" w:color="auto"/>
      </w:divBdr>
    </w:div>
    <w:div w:id="1648898097">
      <w:bodyDiv w:val="1"/>
      <w:marLeft w:val="0"/>
      <w:marRight w:val="0"/>
      <w:marTop w:val="0"/>
      <w:marBottom w:val="0"/>
      <w:divBdr>
        <w:top w:val="none" w:sz="0" w:space="0" w:color="auto"/>
        <w:left w:val="none" w:sz="0" w:space="0" w:color="auto"/>
        <w:bottom w:val="none" w:sz="0" w:space="0" w:color="auto"/>
        <w:right w:val="none" w:sz="0" w:space="0" w:color="auto"/>
      </w:divBdr>
    </w:div>
    <w:div w:id="1648970712">
      <w:bodyDiv w:val="1"/>
      <w:marLeft w:val="0"/>
      <w:marRight w:val="0"/>
      <w:marTop w:val="0"/>
      <w:marBottom w:val="0"/>
      <w:divBdr>
        <w:top w:val="none" w:sz="0" w:space="0" w:color="auto"/>
        <w:left w:val="none" w:sz="0" w:space="0" w:color="auto"/>
        <w:bottom w:val="none" w:sz="0" w:space="0" w:color="auto"/>
        <w:right w:val="none" w:sz="0" w:space="0" w:color="auto"/>
      </w:divBdr>
    </w:div>
    <w:div w:id="1650524433">
      <w:bodyDiv w:val="1"/>
      <w:marLeft w:val="0"/>
      <w:marRight w:val="0"/>
      <w:marTop w:val="0"/>
      <w:marBottom w:val="0"/>
      <w:divBdr>
        <w:top w:val="none" w:sz="0" w:space="0" w:color="auto"/>
        <w:left w:val="none" w:sz="0" w:space="0" w:color="auto"/>
        <w:bottom w:val="none" w:sz="0" w:space="0" w:color="auto"/>
        <w:right w:val="none" w:sz="0" w:space="0" w:color="auto"/>
      </w:divBdr>
    </w:div>
    <w:div w:id="1650942372">
      <w:bodyDiv w:val="1"/>
      <w:marLeft w:val="0"/>
      <w:marRight w:val="0"/>
      <w:marTop w:val="0"/>
      <w:marBottom w:val="0"/>
      <w:divBdr>
        <w:top w:val="none" w:sz="0" w:space="0" w:color="auto"/>
        <w:left w:val="none" w:sz="0" w:space="0" w:color="auto"/>
        <w:bottom w:val="none" w:sz="0" w:space="0" w:color="auto"/>
        <w:right w:val="none" w:sz="0" w:space="0" w:color="auto"/>
      </w:divBdr>
    </w:div>
    <w:div w:id="1652127452">
      <w:bodyDiv w:val="1"/>
      <w:marLeft w:val="0"/>
      <w:marRight w:val="0"/>
      <w:marTop w:val="0"/>
      <w:marBottom w:val="0"/>
      <w:divBdr>
        <w:top w:val="none" w:sz="0" w:space="0" w:color="auto"/>
        <w:left w:val="none" w:sz="0" w:space="0" w:color="auto"/>
        <w:bottom w:val="none" w:sz="0" w:space="0" w:color="auto"/>
        <w:right w:val="none" w:sz="0" w:space="0" w:color="auto"/>
      </w:divBdr>
    </w:div>
    <w:div w:id="1652715206">
      <w:bodyDiv w:val="1"/>
      <w:marLeft w:val="0"/>
      <w:marRight w:val="0"/>
      <w:marTop w:val="0"/>
      <w:marBottom w:val="0"/>
      <w:divBdr>
        <w:top w:val="none" w:sz="0" w:space="0" w:color="auto"/>
        <w:left w:val="none" w:sz="0" w:space="0" w:color="auto"/>
        <w:bottom w:val="none" w:sz="0" w:space="0" w:color="auto"/>
        <w:right w:val="none" w:sz="0" w:space="0" w:color="auto"/>
      </w:divBdr>
    </w:div>
    <w:div w:id="1652755481">
      <w:bodyDiv w:val="1"/>
      <w:marLeft w:val="0"/>
      <w:marRight w:val="0"/>
      <w:marTop w:val="0"/>
      <w:marBottom w:val="0"/>
      <w:divBdr>
        <w:top w:val="none" w:sz="0" w:space="0" w:color="auto"/>
        <w:left w:val="none" w:sz="0" w:space="0" w:color="auto"/>
        <w:bottom w:val="none" w:sz="0" w:space="0" w:color="auto"/>
        <w:right w:val="none" w:sz="0" w:space="0" w:color="auto"/>
      </w:divBdr>
    </w:div>
    <w:div w:id="1653286895">
      <w:bodyDiv w:val="1"/>
      <w:marLeft w:val="0"/>
      <w:marRight w:val="0"/>
      <w:marTop w:val="0"/>
      <w:marBottom w:val="0"/>
      <w:divBdr>
        <w:top w:val="none" w:sz="0" w:space="0" w:color="auto"/>
        <w:left w:val="none" w:sz="0" w:space="0" w:color="auto"/>
        <w:bottom w:val="none" w:sz="0" w:space="0" w:color="auto"/>
        <w:right w:val="none" w:sz="0" w:space="0" w:color="auto"/>
      </w:divBdr>
    </w:div>
    <w:div w:id="1654918209">
      <w:bodyDiv w:val="1"/>
      <w:marLeft w:val="0"/>
      <w:marRight w:val="0"/>
      <w:marTop w:val="0"/>
      <w:marBottom w:val="0"/>
      <w:divBdr>
        <w:top w:val="none" w:sz="0" w:space="0" w:color="auto"/>
        <w:left w:val="none" w:sz="0" w:space="0" w:color="auto"/>
        <w:bottom w:val="none" w:sz="0" w:space="0" w:color="auto"/>
        <w:right w:val="none" w:sz="0" w:space="0" w:color="auto"/>
      </w:divBdr>
    </w:div>
    <w:div w:id="1655180487">
      <w:bodyDiv w:val="1"/>
      <w:marLeft w:val="0"/>
      <w:marRight w:val="0"/>
      <w:marTop w:val="0"/>
      <w:marBottom w:val="0"/>
      <w:divBdr>
        <w:top w:val="none" w:sz="0" w:space="0" w:color="auto"/>
        <w:left w:val="none" w:sz="0" w:space="0" w:color="auto"/>
        <w:bottom w:val="none" w:sz="0" w:space="0" w:color="auto"/>
        <w:right w:val="none" w:sz="0" w:space="0" w:color="auto"/>
      </w:divBdr>
    </w:div>
    <w:div w:id="1655790695">
      <w:bodyDiv w:val="1"/>
      <w:marLeft w:val="0"/>
      <w:marRight w:val="0"/>
      <w:marTop w:val="0"/>
      <w:marBottom w:val="0"/>
      <w:divBdr>
        <w:top w:val="none" w:sz="0" w:space="0" w:color="auto"/>
        <w:left w:val="none" w:sz="0" w:space="0" w:color="auto"/>
        <w:bottom w:val="none" w:sz="0" w:space="0" w:color="auto"/>
        <w:right w:val="none" w:sz="0" w:space="0" w:color="auto"/>
      </w:divBdr>
    </w:div>
    <w:div w:id="1655914355">
      <w:bodyDiv w:val="1"/>
      <w:marLeft w:val="0"/>
      <w:marRight w:val="0"/>
      <w:marTop w:val="0"/>
      <w:marBottom w:val="0"/>
      <w:divBdr>
        <w:top w:val="none" w:sz="0" w:space="0" w:color="auto"/>
        <w:left w:val="none" w:sz="0" w:space="0" w:color="auto"/>
        <w:bottom w:val="none" w:sz="0" w:space="0" w:color="auto"/>
        <w:right w:val="none" w:sz="0" w:space="0" w:color="auto"/>
      </w:divBdr>
    </w:div>
    <w:div w:id="1656570733">
      <w:bodyDiv w:val="1"/>
      <w:marLeft w:val="0"/>
      <w:marRight w:val="0"/>
      <w:marTop w:val="0"/>
      <w:marBottom w:val="0"/>
      <w:divBdr>
        <w:top w:val="none" w:sz="0" w:space="0" w:color="auto"/>
        <w:left w:val="none" w:sz="0" w:space="0" w:color="auto"/>
        <w:bottom w:val="none" w:sz="0" w:space="0" w:color="auto"/>
        <w:right w:val="none" w:sz="0" w:space="0" w:color="auto"/>
      </w:divBdr>
    </w:div>
    <w:div w:id="1656911632">
      <w:bodyDiv w:val="1"/>
      <w:marLeft w:val="0"/>
      <w:marRight w:val="0"/>
      <w:marTop w:val="0"/>
      <w:marBottom w:val="0"/>
      <w:divBdr>
        <w:top w:val="none" w:sz="0" w:space="0" w:color="auto"/>
        <w:left w:val="none" w:sz="0" w:space="0" w:color="auto"/>
        <w:bottom w:val="none" w:sz="0" w:space="0" w:color="auto"/>
        <w:right w:val="none" w:sz="0" w:space="0" w:color="auto"/>
      </w:divBdr>
    </w:div>
    <w:div w:id="1657567650">
      <w:bodyDiv w:val="1"/>
      <w:marLeft w:val="0"/>
      <w:marRight w:val="0"/>
      <w:marTop w:val="0"/>
      <w:marBottom w:val="0"/>
      <w:divBdr>
        <w:top w:val="none" w:sz="0" w:space="0" w:color="auto"/>
        <w:left w:val="none" w:sz="0" w:space="0" w:color="auto"/>
        <w:bottom w:val="none" w:sz="0" w:space="0" w:color="auto"/>
        <w:right w:val="none" w:sz="0" w:space="0" w:color="auto"/>
      </w:divBdr>
    </w:div>
    <w:div w:id="1657757973">
      <w:bodyDiv w:val="1"/>
      <w:marLeft w:val="0"/>
      <w:marRight w:val="0"/>
      <w:marTop w:val="0"/>
      <w:marBottom w:val="0"/>
      <w:divBdr>
        <w:top w:val="none" w:sz="0" w:space="0" w:color="auto"/>
        <w:left w:val="none" w:sz="0" w:space="0" w:color="auto"/>
        <w:bottom w:val="none" w:sz="0" w:space="0" w:color="auto"/>
        <w:right w:val="none" w:sz="0" w:space="0" w:color="auto"/>
      </w:divBdr>
    </w:div>
    <w:div w:id="1658194206">
      <w:bodyDiv w:val="1"/>
      <w:marLeft w:val="0"/>
      <w:marRight w:val="0"/>
      <w:marTop w:val="0"/>
      <w:marBottom w:val="0"/>
      <w:divBdr>
        <w:top w:val="none" w:sz="0" w:space="0" w:color="auto"/>
        <w:left w:val="none" w:sz="0" w:space="0" w:color="auto"/>
        <w:bottom w:val="none" w:sz="0" w:space="0" w:color="auto"/>
        <w:right w:val="none" w:sz="0" w:space="0" w:color="auto"/>
      </w:divBdr>
    </w:div>
    <w:div w:id="1658217646">
      <w:bodyDiv w:val="1"/>
      <w:marLeft w:val="0"/>
      <w:marRight w:val="0"/>
      <w:marTop w:val="0"/>
      <w:marBottom w:val="0"/>
      <w:divBdr>
        <w:top w:val="none" w:sz="0" w:space="0" w:color="auto"/>
        <w:left w:val="none" w:sz="0" w:space="0" w:color="auto"/>
        <w:bottom w:val="none" w:sz="0" w:space="0" w:color="auto"/>
        <w:right w:val="none" w:sz="0" w:space="0" w:color="auto"/>
      </w:divBdr>
    </w:div>
    <w:div w:id="1658417143">
      <w:bodyDiv w:val="1"/>
      <w:marLeft w:val="0"/>
      <w:marRight w:val="0"/>
      <w:marTop w:val="0"/>
      <w:marBottom w:val="0"/>
      <w:divBdr>
        <w:top w:val="none" w:sz="0" w:space="0" w:color="auto"/>
        <w:left w:val="none" w:sz="0" w:space="0" w:color="auto"/>
        <w:bottom w:val="none" w:sz="0" w:space="0" w:color="auto"/>
        <w:right w:val="none" w:sz="0" w:space="0" w:color="auto"/>
      </w:divBdr>
    </w:div>
    <w:div w:id="1658419056">
      <w:bodyDiv w:val="1"/>
      <w:marLeft w:val="0"/>
      <w:marRight w:val="0"/>
      <w:marTop w:val="0"/>
      <w:marBottom w:val="0"/>
      <w:divBdr>
        <w:top w:val="none" w:sz="0" w:space="0" w:color="auto"/>
        <w:left w:val="none" w:sz="0" w:space="0" w:color="auto"/>
        <w:bottom w:val="none" w:sz="0" w:space="0" w:color="auto"/>
        <w:right w:val="none" w:sz="0" w:space="0" w:color="auto"/>
      </w:divBdr>
    </w:div>
    <w:div w:id="1658531697">
      <w:bodyDiv w:val="1"/>
      <w:marLeft w:val="0"/>
      <w:marRight w:val="0"/>
      <w:marTop w:val="0"/>
      <w:marBottom w:val="0"/>
      <w:divBdr>
        <w:top w:val="none" w:sz="0" w:space="0" w:color="auto"/>
        <w:left w:val="none" w:sz="0" w:space="0" w:color="auto"/>
        <w:bottom w:val="none" w:sz="0" w:space="0" w:color="auto"/>
        <w:right w:val="none" w:sz="0" w:space="0" w:color="auto"/>
      </w:divBdr>
    </w:div>
    <w:div w:id="1658680765">
      <w:bodyDiv w:val="1"/>
      <w:marLeft w:val="0"/>
      <w:marRight w:val="0"/>
      <w:marTop w:val="0"/>
      <w:marBottom w:val="0"/>
      <w:divBdr>
        <w:top w:val="none" w:sz="0" w:space="0" w:color="auto"/>
        <w:left w:val="none" w:sz="0" w:space="0" w:color="auto"/>
        <w:bottom w:val="none" w:sz="0" w:space="0" w:color="auto"/>
        <w:right w:val="none" w:sz="0" w:space="0" w:color="auto"/>
      </w:divBdr>
    </w:div>
    <w:div w:id="1659267627">
      <w:bodyDiv w:val="1"/>
      <w:marLeft w:val="0"/>
      <w:marRight w:val="0"/>
      <w:marTop w:val="0"/>
      <w:marBottom w:val="0"/>
      <w:divBdr>
        <w:top w:val="none" w:sz="0" w:space="0" w:color="auto"/>
        <w:left w:val="none" w:sz="0" w:space="0" w:color="auto"/>
        <w:bottom w:val="none" w:sz="0" w:space="0" w:color="auto"/>
        <w:right w:val="none" w:sz="0" w:space="0" w:color="auto"/>
      </w:divBdr>
    </w:div>
    <w:div w:id="1660646245">
      <w:bodyDiv w:val="1"/>
      <w:marLeft w:val="0"/>
      <w:marRight w:val="0"/>
      <w:marTop w:val="0"/>
      <w:marBottom w:val="0"/>
      <w:divBdr>
        <w:top w:val="none" w:sz="0" w:space="0" w:color="auto"/>
        <w:left w:val="none" w:sz="0" w:space="0" w:color="auto"/>
        <w:bottom w:val="none" w:sz="0" w:space="0" w:color="auto"/>
        <w:right w:val="none" w:sz="0" w:space="0" w:color="auto"/>
      </w:divBdr>
    </w:div>
    <w:div w:id="1661079314">
      <w:bodyDiv w:val="1"/>
      <w:marLeft w:val="0"/>
      <w:marRight w:val="0"/>
      <w:marTop w:val="0"/>
      <w:marBottom w:val="0"/>
      <w:divBdr>
        <w:top w:val="none" w:sz="0" w:space="0" w:color="auto"/>
        <w:left w:val="none" w:sz="0" w:space="0" w:color="auto"/>
        <w:bottom w:val="none" w:sz="0" w:space="0" w:color="auto"/>
        <w:right w:val="none" w:sz="0" w:space="0" w:color="auto"/>
      </w:divBdr>
    </w:div>
    <w:div w:id="1661155114">
      <w:bodyDiv w:val="1"/>
      <w:marLeft w:val="0"/>
      <w:marRight w:val="0"/>
      <w:marTop w:val="0"/>
      <w:marBottom w:val="0"/>
      <w:divBdr>
        <w:top w:val="none" w:sz="0" w:space="0" w:color="auto"/>
        <w:left w:val="none" w:sz="0" w:space="0" w:color="auto"/>
        <w:bottom w:val="none" w:sz="0" w:space="0" w:color="auto"/>
        <w:right w:val="none" w:sz="0" w:space="0" w:color="auto"/>
      </w:divBdr>
    </w:div>
    <w:div w:id="1661956601">
      <w:bodyDiv w:val="1"/>
      <w:marLeft w:val="0"/>
      <w:marRight w:val="0"/>
      <w:marTop w:val="0"/>
      <w:marBottom w:val="0"/>
      <w:divBdr>
        <w:top w:val="none" w:sz="0" w:space="0" w:color="auto"/>
        <w:left w:val="none" w:sz="0" w:space="0" w:color="auto"/>
        <w:bottom w:val="none" w:sz="0" w:space="0" w:color="auto"/>
        <w:right w:val="none" w:sz="0" w:space="0" w:color="auto"/>
      </w:divBdr>
    </w:div>
    <w:div w:id="1663773223">
      <w:bodyDiv w:val="1"/>
      <w:marLeft w:val="0"/>
      <w:marRight w:val="0"/>
      <w:marTop w:val="0"/>
      <w:marBottom w:val="0"/>
      <w:divBdr>
        <w:top w:val="none" w:sz="0" w:space="0" w:color="auto"/>
        <w:left w:val="none" w:sz="0" w:space="0" w:color="auto"/>
        <w:bottom w:val="none" w:sz="0" w:space="0" w:color="auto"/>
        <w:right w:val="none" w:sz="0" w:space="0" w:color="auto"/>
      </w:divBdr>
    </w:div>
    <w:div w:id="1663775425">
      <w:bodyDiv w:val="1"/>
      <w:marLeft w:val="0"/>
      <w:marRight w:val="0"/>
      <w:marTop w:val="0"/>
      <w:marBottom w:val="0"/>
      <w:divBdr>
        <w:top w:val="none" w:sz="0" w:space="0" w:color="auto"/>
        <w:left w:val="none" w:sz="0" w:space="0" w:color="auto"/>
        <w:bottom w:val="none" w:sz="0" w:space="0" w:color="auto"/>
        <w:right w:val="none" w:sz="0" w:space="0" w:color="auto"/>
      </w:divBdr>
    </w:div>
    <w:div w:id="1663894417">
      <w:bodyDiv w:val="1"/>
      <w:marLeft w:val="0"/>
      <w:marRight w:val="0"/>
      <w:marTop w:val="0"/>
      <w:marBottom w:val="0"/>
      <w:divBdr>
        <w:top w:val="none" w:sz="0" w:space="0" w:color="auto"/>
        <w:left w:val="none" w:sz="0" w:space="0" w:color="auto"/>
        <w:bottom w:val="none" w:sz="0" w:space="0" w:color="auto"/>
        <w:right w:val="none" w:sz="0" w:space="0" w:color="auto"/>
      </w:divBdr>
    </w:div>
    <w:div w:id="1663898050">
      <w:bodyDiv w:val="1"/>
      <w:marLeft w:val="0"/>
      <w:marRight w:val="0"/>
      <w:marTop w:val="0"/>
      <w:marBottom w:val="0"/>
      <w:divBdr>
        <w:top w:val="none" w:sz="0" w:space="0" w:color="auto"/>
        <w:left w:val="none" w:sz="0" w:space="0" w:color="auto"/>
        <w:bottom w:val="none" w:sz="0" w:space="0" w:color="auto"/>
        <w:right w:val="none" w:sz="0" w:space="0" w:color="auto"/>
      </w:divBdr>
    </w:div>
    <w:div w:id="1664046529">
      <w:bodyDiv w:val="1"/>
      <w:marLeft w:val="0"/>
      <w:marRight w:val="0"/>
      <w:marTop w:val="0"/>
      <w:marBottom w:val="0"/>
      <w:divBdr>
        <w:top w:val="none" w:sz="0" w:space="0" w:color="auto"/>
        <w:left w:val="none" w:sz="0" w:space="0" w:color="auto"/>
        <w:bottom w:val="none" w:sz="0" w:space="0" w:color="auto"/>
        <w:right w:val="none" w:sz="0" w:space="0" w:color="auto"/>
      </w:divBdr>
    </w:div>
    <w:div w:id="1664048925">
      <w:bodyDiv w:val="1"/>
      <w:marLeft w:val="0"/>
      <w:marRight w:val="0"/>
      <w:marTop w:val="0"/>
      <w:marBottom w:val="0"/>
      <w:divBdr>
        <w:top w:val="none" w:sz="0" w:space="0" w:color="auto"/>
        <w:left w:val="none" w:sz="0" w:space="0" w:color="auto"/>
        <w:bottom w:val="none" w:sz="0" w:space="0" w:color="auto"/>
        <w:right w:val="none" w:sz="0" w:space="0" w:color="auto"/>
      </w:divBdr>
    </w:div>
    <w:div w:id="1665274914">
      <w:bodyDiv w:val="1"/>
      <w:marLeft w:val="0"/>
      <w:marRight w:val="0"/>
      <w:marTop w:val="0"/>
      <w:marBottom w:val="0"/>
      <w:divBdr>
        <w:top w:val="none" w:sz="0" w:space="0" w:color="auto"/>
        <w:left w:val="none" w:sz="0" w:space="0" w:color="auto"/>
        <w:bottom w:val="none" w:sz="0" w:space="0" w:color="auto"/>
        <w:right w:val="none" w:sz="0" w:space="0" w:color="auto"/>
      </w:divBdr>
    </w:div>
    <w:div w:id="1665742405">
      <w:bodyDiv w:val="1"/>
      <w:marLeft w:val="0"/>
      <w:marRight w:val="0"/>
      <w:marTop w:val="0"/>
      <w:marBottom w:val="0"/>
      <w:divBdr>
        <w:top w:val="none" w:sz="0" w:space="0" w:color="auto"/>
        <w:left w:val="none" w:sz="0" w:space="0" w:color="auto"/>
        <w:bottom w:val="none" w:sz="0" w:space="0" w:color="auto"/>
        <w:right w:val="none" w:sz="0" w:space="0" w:color="auto"/>
      </w:divBdr>
    </w:div>
    <w:div w:id="1666005564">
      <w:bodyDiv w:val="1"/>
      <w:marLeft w:val="0"/>
      <w:marRight w:val="0"/>
      <w:marTop w:val="0"/>
      <w:marBottom w:val="0"/>
      <w:divBdr>
        <w:top w:val="none" w:sz="0" w:space="0" w:color="auto"/>
        <w:left w:val="none" w:sz="0" w:space="0" w:color="auto"/>
        <w:bottom w:val="none" w:sz="0" w:space="0" w:color="auto"/>
        <w:right w:val="none" w:sz="0" w:space="0" w:color="auto"/>
      </w:divBdr>
    </w:div>
    <w:div w:id="1666319518">
      <w:bodyDiv w:val="1"/>
      <w:marLeft w:val="0"/>
      <w:marRight w:val="0"/>
      <w:marTop w:val="0"/>
      <w:marBottom w:val="0"/>
      <w:divBdr>
        <w:top w:val="none" w:sz="0" w:space="0" w:color="auto"/>
        <w:left w:val="none" w:sz="0" w:space="0" w:color="auto"/>
        <w:bottom w:val="none" w:sz="0" w:space="0" w:color="auto"/>
        <w:right w:val="none" w:sz="0" w:space="0" w:color="auto"/>
      </w:divBdr>
    </w:div>
    <w:div w:id="1666515470">
      <w:bodyDiv w:val="1"/>
      <w:marLeft w:val="0"/>
      <w:marRight w:val="0"/>
      <w:marTop w:val="0"/>
      <w:marBottom w:val="0"/>
      <w:divBdr>
        <w:top w:val="none" w:sz="0" w:space="0" w:color="auto"/>
        <w:left w:val="none" w:sz="0" w:space="0" w:color="auto"/>
        <w:bottom w:val="none" w:sz="0" w:space="0" w:color="auto"/>
        <w:right w:val="none" w:sz="0" w:space="0" w:color="auto"/>
      </w:divBdr>
    </w:div>
    <w:div w:id="1666782295">
      <w:bodyDiv w:val="1"/>
      <w:marLeft w:val="0"/>
      <w:marRight w:val="0"/>
      <w:marTop w:val="0"/>
      <w:marBottom w:val="0"/>
      <w:divBdr>
        <w:top w:val="none" w:sz="0" w:space="0" w:color="auto"/>
        <w:left w:val="none" w:sz="0" w:space="0" w:color="auto"/>
        <w:bottom w:val="none" w:sz="0" w:space="0" w:color="auto"/>
        <w:right w:val="none" w:sz="0" w:space="0" w:color="auto"/>
      </w:divBdr>
    </w:div>
    <w:div w:id="1666862881">
      <w:bodyDiv w:val="1"/>
      <w:marLeft w:val="0"/>
      <w:marRight w:val="0"/>
      <w:marTop w:val="0"/>
      <w:marBottom w:val="0"/>
      <w:divBdr>
        <w:top w:val="none" w:sz="0" w:space="0" w:color="auto"/>
        <w:left w:val="none" w:sz="0" w:space="0" w:color="auto"/>
        <w:bottom w:val="none" w:sz="0" w:space="0" w:color="auto"/>
        <w:right w:val="none" w:sz="0" w:space="0" w:color="auto"/>
      </w:divBdr>
    </w:div>
    <w:div w:id="1668482442">
      <w:bodyDiv w:val="1"/>
      <w:marLeft w:val="0"/>
      <w:marRight w:val="0"/>
      <w:marTop w:val="0"/>
      <w:marBottom w:val="0"/>
      <w:divBdr>
        <w:top w:val="none" w:sz="0" w:space="0" w:color="auto"/>
        <w:left w:val="none" w:sz="0" w:space="0" w:color="auto"/>
        <w:bottom w:val="none" w:sz="0" w:space="0" w:color="auto"/>
        <w:right w:val="none" w:sz="0" w:space="0" w:color="auto"/>
      </w:divBdr>
    </w:div>
    <w:div w:id="1669553329">
      <w:bodyDiv w:val="1"/>
      <w:marLeft w:val="0"/>
      <w:marRight w:val="0"/>
      <w:marTop w:val="0"/>
      <w:marBottom w:val="0"/>
      <w:divBdr>
        <w:top w:val="none" w:sz="0" w:space="0" w:color="auto"/>
        <w:left w:val="none" w:sz="0" w:space="0" w:color="auto"/>
        <w:bottom w:val="none" w:sz="0" w:space="0" w:color="auto"/>
        <w:right w:val="none" w:sz="0" w:space="0" w:color="auto"/>
      </w:divBdr>
    </w:div>
    <w:div w:id="1669822824">
      <w:bodyDiv w:val="1"/>
      <w:marLeft w:val="0"/>
      <w:marRight w:val="0"/>
      <w:marTop w:val="0"/>
      <w:marBottom w:val="0"/>
      <w:divBdr>
        <w:top w:val="none" w:sz="0" w:space="0" w:color="auto"/>
        <w:left w:val="none" w:sz="0" w:space="0" w:color="auto"/>
        <w:bottom w:val="none" w:sz="0" w:space="0" w:color="auto"/>
        <w:right w:val="none" w:sz="0" w:space="0" w:color="auto"/>
      </w:divBdr>
    </w:div>
    <w:div w:id="1669863895">
      <w:bodyDiv w:val="1"/>
      <w:marLeft w:val="0"/>
      <w:marRight w:val="0"/>
      <w:marTop w:val="0"/>
      <w:marBottom w:val="0"/>
      <w:divBdr>
        <w:top w:val="none" w:sz="0" w:space="0" w:color="auto"/>
        <w:left w:val="none" w:sz="0" w:space="0" w:color="auto"/>
        <w:bottom w:val="none" w:sz="0" w:space="0" w:color="auto"/>
        <w:right w:val="none" w:sz="0" w:space="0" w:color="auto"/>
      </w:divBdr>
    </w:div>
    <w:div w:id="1670215525">
      <w:bodyDiv w:val="1"/>
      <w:marLeft w:val="0"/>
      <w:marRight w:val="0"/>
      <w:marTop w:val="0"/>
      <w:marBottom w:val="0"/>
      <w:divBdr>
        <w:top w:val="none" w:sz="0" w:space="0" w:color="auto"/>
        <w:left w:val="none" w:sz="0" w:space="0" w:color="auto"/>
        <w:bottom w:val="none" w:sz="0" w:space="0" w:color="auto"/>
        <w:right w:val="none" w:sz="0" w:space="0" w:color="auto"/>
      </w:divBdr>
    </w:div>
    <w:div w:id="1670328259">
      <w:bodyDiv w:val="1"/>
      <w:marLeft w:val="0"/>
      <w:marRight w:val="0"/>
      <w:marTop w:val="0"/>
      <w:marBottom w:val="0"/>
      <w:divBdr>
        <w:top w:val="none" w:sz="0" w:space="0" w:color="auto"/>
        <w:left w:val="none" w:sz="0" w:space="0" w:color="auto"/>
        <w:bottom w:val="none" w:sz="0" w:space="0" w:color="auto"/>
        <w:right w:val="none" w:sz="0" w:space="0" w:color="auto"/>
      </w:divBdr>
    </w:div>
    <w:div w:id="1670598165">
      <w:bodyDiv w:val="1"/>
      <w:marLeft w:val="0"/>
      <w:marRight w:val="0"/>
      <w:marTop w:val="0"/>
      <w:marBottom w:val="0"/>
      <w:divBdr>
        <w:top w:val="none" w:sz="0" w:space="0" w:color="auto"/>
        <w:left w:val="none" w:sz="0" w:space="0" w:color="auto"/>
        <w:bottom w:val="none" w:sz="0" w:space="0" w:color="auto"/>
        <w:right w:val="none" w:sz="0" w:space="0" w:color="auto"/>
      </w:divBdr>
    </w:div>
    <w:div w:id="1670790404">
      <w:bodyDiv w:val="1"/>
      <w:marLeft w:val="0"/>
      <w:marRight w:val="0"/>
      <w:marTop w:val="0"/>
      <w:marBottom w:val="0"/>
      <w:divBdr>
        <w:top w:val="none" w:sz="0" w:space="0" w:color="auto"/>
        <w:left w:val="none" w:sz="0" w:space="0" w:color="auto"/>
        <w:bottom w:val="none" w:sz="0" w:space="0" w:color="auto"/>
        <w:right w:val="none" w:sz="0" w:space="0" w:color="auto"/>
      </w:divBdr>
    </w:div>
    <w:div w:id="1670911797">
      <w:bodyDiv w:val="1"/>
      <w:marLeft w:val="0"/>
      <w:marRight w:val="0"/>
      <w:marTop w:val="0"/>
      <w:marBottom w:val="0"/>
      <w:divBdr>
        <w:top w:val="none" w:sz="0" w:space="0" w:color="auto"/>
        <w:left w:val="none" w:sz="0" w:space="0" w:color="auto"/>
        <w:bottom w:val="none" w:sz="0" w:space="0" w:color="auto"/>
        <w:right w:val="none" w:sz="0" w:space="0" w:color="auto"/>
      </w:divBdr>
    </w:div>
    <w:div w:id="1670986315">
      <w:bodyDiv w:val="1"/>
      <w:marLeft w:val="0"/>
      <w:marRight w:val="0"/>
      <w:marTop w:val="0"/>
      <w:marBottom w:val="0"/>
      <w:divBdr>
        <w:top w:val="none" w:sz="0" w:space="0" w:color="auto"/>
        <w:left w:val="none" w:sz="0" w:space="0" w:color="auto"/>
        <w:bottom w:val="none" w:sz="0" w:space="0" w:color="auto"/>
        <w:right w:val="none" w:sz="0" w:space="0" w:color="auto"/>
      </w:divBdr>
    </w:div>
    <w:div w:id="1671063605">
      <w:bodyDiv w:val="1"/>
      <w:marLeft w:val="0"/>
      <w:marRight w:val="0"/>
      <w:marTop w:val="0"/>
      <w:marBottom w:val="0"/>
      <w:divBdr>
        <w:top w:val="none" w:sz="0" w:space="0" w:color="auto"/>
        <w:left w:val="none" w:sz="0" w:space="0" w:color="auto"/>
        <w:bottom w:val="none" w:sz="0" w:space="0" w:color="auto"/>
        <w:right w:val="none" w:sz="0" w:space="0" w:color="auto"/>
      </w:divBdr>
    </w:div>
    <w:div w:id="1671518298">
      <w:bodyDiv w:val="1"/>
      <w:marLeft w:val="0"/>
      <w:marRight w:val="0"/>
      <w:marTop w:val="0"/>
      <w:marBottom w:val="0"/>
      <w:divBdr>
        <w:top w:val="none" w:sz="0" w:space="0" w:color="auto"/>
        <w:left w:val="none" w:sz="0" w:space="0" w:color="auto"/>
        <w:bottom w:val="none" w:sz="0" w:space="0" w:color="auto"/>
        <w:right w:val="none" w:sz="0" w:space="0" w:color="auto"/>
      </w:divBdr>
    </w:div>
    <w:div w:id="1671834188">
      <w:bodyDiv w:val="1"/>
      <w:marLeft w:val="0"/>
      <w:marRight w:val="0"/>
      <w:marTop w:val="0"/>
      <w:marBottom w:val="0"/>
      <w:divBdr>
        <w:top w:val="none" w:sz="0" w:space="0" w:color="auto"/>
        <w:left w:val="none" w:sz="0" w:space="0" w:color="auto"/>
        <w:bottom w:val="none" w:sz="0" w:space="0" w:color="auto"/>
        <w:right w:val="none" w:sz="0" w:space="0" w:color="auto"/>
      </w:divBdr>
    </w:div>
    <w:div w:id="1671907962">
      <w:bodyDiv w:val="1"/>
      <w:marLeft w:val="0"/>
      <w:marRight w:val="0"/>
      <w:marTop w:val="0"/>
      <w:marBottom w:val="0"/>
      <w:divBdr>
        <w:top w:val="none" w:sz="0" w:space="0" w:color="auto"/>
        <w:left w:val="none" w:sz="0" w:space="0" w:color="auto"/>
        <w:bottom w:val="none" w:sz="0" w:space="0" w:color="auto"/>
        <w:right w:val="none" w:sz="0" w:space="0" w:color="auto"/>
      </w:divBdr>
    </w:div>
    <w:div w:id="1672610297">
      <w:bodyDiv w:val="1"/>
      <w:marLeft w:val="0"/>
      <w:marRight w:val="0"/>
      <w:marTop w:val="0"/>
      <w:marBottom w:val="0"/>
      <w:divBdr>
        <w:top w:val="none" w:sz="0" w:space="0" w:color="auto"/>
        <w:left w:val="none" w:sz="0" w:space="0" w:color="auto"/>
        <w:bottom w:val="none" w:sz="0" w:space="0" w:color="auto"/>
        <w:right w:val="none" w:sz="0" w:space="0" w:color="auto"/>
      </w:divBdr>
    </w:div>
    <w:div w:id="1673413689">
      <w:bodyDiv w:val="1"/>
      <w:marLeft w:val="0"/>
      <w:marRight w:val="0"/>
      <w:marTop w:val="0"/>
      <w:marBottom w:val="0"/>
      <w:divBdr>
        <w:top w:val="none" w:sz="0" w:space="0" w:color="auto"/>
        <w:left w:val="none" w:sz="0" w:space="0" w:color="auto"/>
        <w:bottom w:val="none" w:sz="0" w:space="0" w:color="auto"/>
        <w:right w:val="none" w:sz="0" w:space="0" w:color="auto"/>
      </w:divBdr>
    </w:div>
    <w:div w:id="1673533409">
      <w:bodyDiv w:val="1"/>
      <w:marLeft w:val="0"/>
      <w:marRight w:val="0"/>
      <w:marTop w:val="0"/>
      <w:marBottom w:val="0"/>
      <w:divBdr>
        <w:top w:val="none" w:sz="0" w:space="0" w:color="auto"/>
        <w:left w:val="none" w:sz="0" w:space="0" w:color="auto"/>
        <w:bottom w:val="none" w:sz="0" w:space="0" w:color="auto"/>
        <w:right w:val="none" w:sz="0" w:space="0" w:color="auto"/>
      </w:divBdr>
    </w:div>
    <w:div w:id="1675837885">
      <w:bodyDiv w:val="1"/>
      <w:marLeft w:val="0"/>
      <w:marRight w:val="0"/>
      <w:marTop w:val="0"/>
      <w:marBottom w:val="0"/>
      <w:divBdr>
        <w:top w:val="none" w:sz="0" w:space="0" w:color="auto"/>
        <w:left w:val="none" w:sz="0" w:space="0" w:color="auto"/>
        <w:bottom w:val="none" w:sz="0" w:space="0" w:color="auto"/>
        <w:right w:val="none" w:sz="0" w:space="0" w:color="auto"/>
      </w:divBdr>
    </w:div>
    <w:div w:id="1675957553">
      <w:bodyDiv w:val="1"/>
      <w:marLeft w:val="0"/>
      <w:marRight w:val="0"/>
      <w:marTop w:val="0"/>
      <w:marBottom w:val="0"/>
      <w:divBdr>
        <w:top w:val="none" w:sz="0" w:space="0" w:color="auto"/>
        <w:left w:val="none" w:sz="0" w:space="0" w:color="auto"/>
        <w:bottom w:val="none" w:sz="0" w:space="0" w:color="auto"/>
        <w:right w:val="none" w:sz="0" w:space="0" w:color="auto"/>
      </w:divBdr>
    </w:div>
    <w:div w:id="1676032206">
      <w:bodyDiv w:val="1"/>
      <w:marLeft w:val="0"/>
      <w:marRight w:val="0"/>
      <w:marTop w:val="0"/>
      <w:marBottom w:val="0"/>
      <w:divBdr>
        <w:top w:val="none" w:sz="0" w:space="0" w:color="auto"/>
        <w:left w:val="none" w:sz="0" w:space="0" w:color="auto"/>
        <w:bottom w:val="none" w:sz="0" w:space="0" w:color="auto"/>
        <w:right w:val="none" w:sz="0" w:space="0" w:color="auto"/>
      </w:divBdr>
    </w:div>
    <w:div w:id="1676417167">
      <w:bodyDiv w:val="1"/>
      <w:marLeft w:val="0"/>
      <w:marRight w:val="0"/>
      <w:marTop w:val="0"/>
      <w:marBottom w:val="0"/>
      <w:divBdr>
        <w:top w:val="none" w:sz="0" w:space="0" w:color="auto"/>
        <w:left w:val="none" w:sz="0" w:space="0" w:color="auto"/>
        <w:bottom w:val="none" w:sz="0" w:space="0" w:color="auto"/>
        <w:right w:val="none" w:sz="0" w:space="0" w:color="auto"/>
      </w:divBdr>
    </w:div>
    <w:div w:id="1676490205">
      <w:bodyDiv w:val="1"/>
      <w:marLeft w:val="0"/>
      <w:marRight w:val="0"/>
      <w:marTop w:val="0"/>
      <w:marBottom w:val="0"/>
      <w:divBdr>
        <w:top w:val="none" w:sz="0" w:space="0" w:color="auto"/>
        <w:left w:val="none" w:sz="0" w:space="0" w:color="auto"/>
        <w:bottom w:val="none" w:sz="0" w:space="0" w:color="auto"/>
        <w:right w:val="none" w:sz="0" w:space="0" w:color="auto"/>
      </w:divBdr>
    </w:div>
    <w:div w:id="1677417610">
      <w:bodyDiv w:val="1"/>
      <w:marLeft w:val="0"/>
      <w:marRight w:val="0"/>
      <w:marTop w:val="0"/>
      <w:marBottom w:val="0"/>
      <w:divBdr>
        <w:top w:val="none" w:sz="0" w:space="0" w:color="auto"/>
        <w:left w:val="none" w:sz="0" w:space="0" w:color="auto"/>
        <w:bottom w:val="none" w:sz="0" w:space="0" w:color="auto"/>
        <w:right w:val="none" w:sz="0" w:space="0" w:color="auto"/>
      </w:divBdr>
    </w:div>
    <w:div w:id="1677802572">
      <w:bodyDiv w:val="1"/>
      <w:marLeft w:val="0"/>
      <w:marRight w:val="0"/>
      <w:marTop w:val="0"/>
      <w:marBottom w:val="0"/>
      <w:divBdr>
        <w:top w:val="none" w:sz="0" w:space="0" w:color="auto"/>
        <w:left w:val="none" w:sz="0" w:space="0" w:color="auto"/>
        <w:bottom w:val="none" w:sz="0" w:space="0" w:color="auto"/>
        <w:right w:val="none" w:sz="0" w:space="0" w:color="auto"/>
      </w:divBdr>
    </w:div>
    <w:div w:id="1678384407">
      <w:bodyDiv w:val="1"/>
      <w:marLeft w:val="0"/>
      <w:marRight w:val="0"/>
      <w:marTop w:val="0"/>
      <w:marBottom w:val="0"/>
      <w:divBdr>
        <w:top w:val="none" w:sz="0" w:space="0" w:color="auto"/>
        <w:left w:val="none" w:sz="0" w:space="0" w:color="auto"/>
        <w:bottom w:val="none" w:sz="0" w:space="0" w:color="auto"/>
        <w:right w:val="none" w:sz="0" w:space="0" w:color="auto"/>
      </w:divBdr>
    </w:div>
    <w:div w:id="1678582582">
      <w:bodyDiv w:val="1"/>
      <w:marLeft w:val="0"/>
      <w:marRight w:val="0"/>
      <w:marTop w:val="0"/>
      <w:marBottom w:val="0"/>
      <w:divBdr>
        <w:top w:val="none" w:sz="0" w:space="0" w:color="auto"/>
        <w:left w:val="none" w:sz="0" w:space="0" w:color="auto"/>
        <w:bottom w:val="none" w:sz="0" w:space="0" w:color="auto"/>
        <w:right w:val="none" w:sz="0" w:space="0" w:color="auto"/>
      </w:divBdr>
    </w:div>
    <w:div w:id="1678771045">
      <w:bodyDiv w:val="1"/>
      <w:marLeft w:val="0"/>
      <w:marRight w:val="0"/>
      <w:marTop w:val="0"/>
      <w:marBottom w:val="0"/>
      <w:divBdr>
        <w:top w:val="none" w:sz="0" w:space="0" w:color="auto"/>
        <w:left w:val="none" w:sz="0" w:space="0" w:color="auto"/>
        <w:bottom w:val="none" w:sz="0" w:space="0" w:color="auto"/>
        <w:right w:val="none" w:sz="0" w:space="0" w:color="auto"/>
      </w:divBdr>
    </w:div>
    <w:div w:id="1678844530">
      <w:bodyDiv w:val="1"/>
      <w:marLeft w:val="0"/>
      <w:marRight w:val="0"/>
      <w:marTop w:val="0"/>
      <w:marBottom w:val="0"/>
      <w:divBdr>
        <w:top w:val="none" w:sz="0" w:space="0" w:color="auto"/>
        <w:left w:val="none" w:sz="0" w:space="0" w:color="auto"/>
        <w:bottom w:val="none" w:sz="0" w:space="0" w:color="auto"/>
        <w:right w:val="none" w:sz="0" w:space="0" w:color="auto"/>
      </w:divBdr>
    </w:div>
    <w:div w:id="1680038803">
      <w:bodyDiv w:val="1"/>
      <w:marLeft w:val="0"/>
      <w:marRight w:val="0"/>
      <w:marTop w:val="0"/>
      <w:marBottom w:val="0"/>
      <w:divBdr>
        <w:top w:val="none" w:sz="0" w:space="0" w:color="auto"/>
        <w:left w:val="none" w:sz="0" w:space="0" w:color="auto"/>
        <w:bottom w:val="none" w:sz="0" w:space="0" w:color="auto"/>
        <w:right w:val="none" w:sz="0" w:space="0" w:color="auto"/>
      </w:divBdr>
    </w:div>
    <w:div w:id="1680161769">
      <w:bodyDiv w:val="1"/>
      <w:marLeft w:val="0"/>
      <w:marRight w:val="0"/>
      <w:marTop w:val="0"/>
      <w:marBottom w:val="0"/>
      <w:divBdr>
        <w:top w:val="none" w:sz="0" w:space="0" w:color="auto"/>
        <w:left w:val="none" w:sz="0" w:space="0" w:color="auto"/>
        <w:bottom w:val="none" w:sz="0" w:space="0" w:color="auto"/>
        <w:right w:val="none" w:sz="0" w:space="0" w:color="auto"/>
      </w:divBdr>
    </w:div>
    <w:div w:id="1680355164">
      <w:bodyDiv w:val="1"/>
      <w:marLeft w:val="0"/>
      <w:marRight w:val="0"/>
      <w:marTop w:val="0"/>
      <w:marBottom w:val="0"/>
      <w:divBdr>
        <w:top w:val="none" w:sz="0" w:space="0" w:color="auto"/>
        <w:left w:val="none" w:sz="0" w:space="0" w:color="auto"/>
        <w:bottom w:val="none" w:sz="0" w:space="0" w:color="auto"/>
        <w:right w:val="none" w:sz="0" w:space="0" w:color="auto"/>
      </w:divBdr>
    </w:div>
    <w:div w:id="1681463994">
      <w:bodyDiv w:val="1"/>
      <w:marLeft w:val="0"/>
      <w:marRight w:val="0"/>
      <w:marTop w:val="0"/>
      <w:marBottom w:val="0"/>
      <w:divBdr>
        <w:top w:val="none" w:sz="0" w:space="0" w:color="auto"/>
        <w:left w:val="none" w:sz="0" w:space="0" w:color="auto"/>
        <w:bottom w:val="none" w:sz="0" w:space="0" w:color="auto"/>
        <w:right w:val="none" w:sz="0" w:space="0" w:color="auto"/>
      </w:divBdr>
    </w:div>
    <w:div w:id="1682509718">
      <w:bodyDiv w:val="1"/>
      <w:marLeft w:val="0"/>
      <w:marRight w:val="0"/>
      <w:marTop w:val="0"/>
      <w:marBottom w:val="0"/>
      <w:divBdr>
        <w:top w:val="none" w:sz="0" w:space="0" w:color="auto"/>
        <w:left w:val="none" w:sz="0" w:space="0" w:color="auto"/>
        <w:bottom w:val="none" w:sz="0" w:space="0" w:color="auto"/>
        <w:right w:val="none" w:sz="0" w:space="0" w:color="auto"/>
      </w:divBdr>
    </w:div>
    <w:div w:id="1682510614">
      <w:bodyDiv w:val="1"/>
      <w:marLeft w:val="0"/>
      <w:marRight w:val="0"/>
      <w:marTop w:val="0"/>
      <w:marBottom w:val="0"/>
      <w:divBdr>
        <w:top w:val="none" w:sz="0" w:space="0" w:color="auto"/>
        <w:left w:val="none" w:sz="0" w:space="0" w:color="auto"/>
        <w:bottom w:val="none" w:sz="0" w:space="0" w:color="auto"/>
        <w:right w:val="none" w:sz="0" w:space="0" w:color="auto"/>
      </w:divBdr>
    </w:div>
    <w:div w:id="1682779207">
      <w:bodyDiv w:val="1"/>
      <w:marLeft w:val="0"/>
      <w:marRight w:val="0"/>
      <w:marTop w:val="0"/>
      <w:marBottom w:val="0"/>
      <w:divBdr>
        <w:top w:val="none" w:sz="0" w:space="0" w:color="auto"/>
        <w:left w:val="none" w:sz="0" w:space="0" w:color="auto"/>
        <w:bottom w:val="none" w:sz="0" w:space="0" w:color="auto"/>
        <w:right w:val="none" w:sz="0" w:space="0" w:color="auto"/>
      </w:divBdr>
    </w:div>
    <w:div w:id="1683359175">
      <w:bodyDiv w:val="1"/>
      <w:marLeft w:val="0"/>
      <w:marRight w:val="0"/>
      <w:marTop w:val="0"/>
      <w:marBottom w:val="0"/>
      <w:divBdr>
        <w:top w:val="none" w:sz="0" w:space="0" w:color="auto"/>
        <w:left w:val="none" w:sz="0" w:space="0" w:color="auto"/>
        <w:bottom w:val="none" w:sz="0" w:space="0" w:color="auto"/>
        <w:right w:val="none" w:sz="0" w:space="0" w:color="auto"/>
      </w:divBdr>
    </w:div>
    <w:div w:id="1683628118">
      <w:bodyDiv w:val="1"/>
      <w:marLeft w:val="0"/>
      <w:marRight w:val="0"/>
      <w:marTop w:val="0"/>
      <w:marBottom w:val="0"/>
      <w:divBdr>
        <w:top w:val="none" w:sz="0" w:space="0" w:color="auto"/>
        <w:left w:val="none" w:sz="0" w:space="0" w:color="auto"/>
        <w:bottom w:val="none" w:sz="0" w:space="0" w:color="auto"/>
        <w:right w:val="none" w:sz="0" w:space="0" w:color="auto"/>
      </w:divBdr>
    </w:div>
    <w:div w:id="1684235123">
      <w:bodyDiv w:val="1"/>
      <w:marLeft w:val="0"/>
      <w:marRight w:val="0"/>
      <w:marTop w:val="0"/>
      <w:marBottom w:val="0"/>
      <w:divBdr>
        <w:top w:val="none" w:sz="0" w:space="0" w:color="auto"/>
        <w:left w:val="none" w:sz="0" w:space="0" w:color="auto"/>
        <w:bottom w:val="none" w:sz="0" w:space="0" w:color="auto"/>
        <w:right w:val="none" w:sz="0" w:space="0" w:color="auto"/>
      </w:divBdr>
    </w:div>
    <w:div w:id="1684353081">
      <w:bodyDiv w:val="1"/>
      <w:marLeft w:val="0"/>
      <w:marRight w:val="0"/>
      <w:marTop w:val="0"/>
      <w:marBottom w:val="0"/>
      <w:divBdr>
        <w:top w:val="none" w:sz="0" w:space="0" w:color="auto"/>
        <w:left w:val="none" w:sz="0" w:space="0" w:color="auto"/>
        <w:bottom w:val="none" w:sz="0" w:space="0" w:color="auto"/>
        <w:right w:val="none" w:sz="0" w:space="0" w:color="auto"/>
      </w:divBdr>
    </w:div>
    <w:div w:id="1685210358">
      <w:bodyDiv w:val="1"/>
      <w:marLeft w:val="0"/>
      <w:marRight w:val="0"/>
      <w:marTop w:val="0"/>
      <w:marBottom w:val="0"/>
      <w:divBdr>
        <w:top w:val="none" w:sz="0" w:space="0" w:color="auto"/>
        <w:left w:val="none" w:sz="0" w:space="0" w:color="auto"/>
        <w:bottom w:val="none" w:sz="0" w:space="0" w:color="auto"/>
        <w:right w:val="none" w:sz="0" w:space="0" w:color="auto"/>
      </w:divBdr>
    </w:div>
    <w:div w:id="1685932543">
      <w:bodyDiv w:val="1"/>
      <w:marLeft w:val="0"/>
      <w:marRight w:val="0"/>
      <w:marTop w:val="0"/>
      <w:marBottom w:val="0"/>
      <w:divBdr>
        <w:top w:val="none" w:sz="0" w:space="0" w:color="auto"/>
        <w:left w:val="none" w:sz="0" w:space="0" w:color="auto"/>
        <w:bottom w:val="none" w:sz="0" w:space="0" w:color="auto"/>
        <w:right w:val="none" w:sz="0" w:space="0" w:color="auto"/>
      </w:divBdr>
    </w:div>
    <w:div w:id="1686207512">
      <w:bodyDiv w:val="1"/>
      <w:marLeft w:val="0"/>
      <w:marRight w:val="0"/>
      <w:marTop w:val="0"/>
      <w:marBottom w:val="0"/>
      <w:divBdr>
        <w:top w:val="none" w:sz="0" w:space="0" w:color="auto"/>
        <w:left w:val="none" w:sz="0" w:space="0" w:color="auto"/>
        <w:bottom w:val="none" w:sz="0" w:space="0" w:color="auto"/>
        <w:right w:val="none" w:sz="0" w:space="0" w:color="auto"/>
      </w:divBdr>
    </w:div>
    <w:div w:id="1686323152">
      <w:bodyDiv w:val="1"/>
      <w:marLeft w:val="0"/>
      <w:marRight w:val="0"/>
      <w:marTop w:val="0"/>
      <w:marBottom w:val="0"/>
      <w:divBdr>
        <w:top w:val="none" w:sz="0" w:space="0" w:color="auto"/>
        <w:left w:val="none" w:sz="0" w:space="0" w:color="auto"/>
        <w:bottom w:val="none" w:sz="0" w:space="0" w:color="auto"/>
        <w:right w:val="none" w:sz="0" w:space="0" w:color="auto"/>
      </w:divBdr>
    </w:div>
    <w:div w:id="1686905090">
      <w:bodyDiv w:val="1"/>
      <w:marLeft w:val="0"/>
      <w:marRight w:val="0"/>
      <w:marTop w:val="0"/>
      <w:marBottom w:val="0"/>
      <w:divBdr>
        <w:top w:val="none" w:sz="0" w:space="0" w:color="auto"/>
        <w:left w:val="none" w:sz="0" w:space="0" w:color="auto"/>
        <w:bottom w:val="none" w:sz="0" w:space="0" w:color="auto"/>
        <w:right w:val="none" w:sz="0" w:space="0" w:color="auto"/>
      </w:divBdr>
    </w:div>
    <w:div w:id="1687100692">
      <w:bodyDiv w:val="1"/>
      <w:marLeft w:val="0"/>
      <w:marRight w:val="0"/>
      <w:marTop w:val="0"/>
      <w:marBottom w:val="0"/>
      <w:divBdr>
        <w:top w:val="none" w:sz="0" w:space="0" w:color="auto"/>
        <w:left w:val="none" w:sz="0" w:space="0" w:color="auto"/>
        <w:bottom w:val="none" w:sz="0" w:space="0" w:color="auto"/>
        <w:right w:val="none" w:sz="0" w:space="0" w:color="auto"/>
      </w:divBdr>
    </w:div>
    <w:div w:id="1687170990">
      <w:bodyDiv w:val="1"/>
      <w:marLeft w:val="0"/>
      <w:marRight w:val="0"/>
      <w:marTop w:val="0"/>
      <w:marBottom w:val="0"/>
      <w:divBdr>
        <w:top w:val="none" w:sz="0" w:space="0" w:color="auto"/>
        <w:left w:val="none" w:sz="0" w:space="0" w:color="auto"/>
        <w:bottom w:val="none" w:sz="0" w:space="0" w:color="auto"/>
        <w:right w:val="none" w:sz="0" w:space="0" w:color="auto"/>
      </w:divBdr>
    </w:div>
    <w:div w:id="1687488245">
      <w:bodyDiv w:val="1"/>
      <w:marLeft w:val="0"/>
      <w:marRight w:val="0"/>
      <w:marTop w:val="0"/>
      <w:marBottom w:val="0"/>
      <w:divBdr>
        <w:top w:val="none" w:sz="0" w:space="0" w:color="auto"/>
        <w:left w:val="none" w:sz="0" w:space="0" w:color="auto"/>
        <w:bottom w:val="none" w:sz="0" w:space="0" w:color="auto"/>
        <w:right w:val="none" w:sz="0" w:space="0" w:color="auto"/>
      </w:divBdr>
    </w:div>
    <w:div w:id="1688173453">
      <w:bodyDiv w:val="1"/>
      <w:marLeft w:val="0"/>
      <w:marRight w:val="0"/>
      <w:marTop w:val="0"/>
      <w:marBottom w:val="0"/>
      <w:divBdr>
        <w:top w:val="none" w:sz="0" w:space="0" w:color="auto"/>
        <w:left w:val="none" w:sz="0" w:space="0" w:color="auto"/>
        <w:bottom w:val="none" w:sz="0" w:space="0" w:color="auto"/>
        <w:right w:val="none" w:sz="0" w:space="0" w:color="auto"/>
      </w:divBdr>
    </w:div>
    <w:div w:id="1688484025">
      <w:bodyDiv w:val="1"/>
      <w:marLeft w:val="0"/>
      <w:marRight w:val="0"/>
      <w:marTop w:val="0"/>
      <w:marBottom w:val="0"/>
      <w:divBdr>
        <w:top w:val="none" w:sz="0" w:space="0" w:color="auto"/>
        <w:left w:val="none" w:sz="0" w:space="0" w:color="auto"/>
        <w:bottom w:val="none" w:sz="0" w:space="0" w:color="auto"/>
        <w:right w:val="none" w:sz="0" w:space="0" w:color="auto"/>
      </w:divBdr>
    </w:div>
    <w:div w:id="1688633158">
      <w:bodyDiv w:val="1"/>
      <w:marLeft w:val="0"/>
      <w:marRight w:val="0"/>
      <w:marTop w:val="0"/>
      <w:marBottom w:val="0"/>
      <w:divBdr>
        <w:top w:val="none" w:sz="0" w:space="0" w:color="auto"/>
        <w:left w:val="none" w:sz="0" w:space="0" w:color="auto"/>
        <w:bottom w:val="none" w:sz="0" w:space="0" w:color="auto"/>
        <w:right w:val="none" w:sz="0" w:space="0" w:color="auto"/>
      </w:divBdr>
    </w:div>
    <w:div w:id="1688867076">
      <w:bodyDiv w:val="1"/>
      <w:marLeft w:val="0"/>
      <w:marRight w:val="0"/>
      <w:marTop w:val="0"/>
      <w:marBottom w:val="0"/>
      <w:divBdr>
        <w:top w:val="none" w:sz="0" w:space="0" w:color="auto"/>
        <w:left w:val="none" w:sz="0" w:space="0" w:color="auto"/>
        <w:bottom w:val="none" w:sz="0" w:space="0" w:color="auto"/>
        <w:right w:val="none" w:sz="0" w:space="0" w:color="auto"/>
      </w:divBdr>
    </w:div>
    <w:div w:id="1689410982">
      <w:bodyDiv w:val="1"/>
      <w:marLeft w:val="0"/>
      <w:marRight w:val="0"/>
      <w:marTop w:val="0"/>
      <w:marBottom w:val="0"/>
      <w:divBdr>
        <w:top w:val="none" w:sz="0" w:space="0" w:color="auto"/>
        <w:left w:val="none" w:sz="0" w:space="0" w:color="auto"/>
        <w:bottom w:val="none" w:sz="0" w:space="0" w:color="auto"/>
        <w:right w:val="none" w:sz="0" w:space="0" w:color="auto"/>
      </w:divBdr>
    </w:div>
    <w:div w:id="1689603371">
      <w:bodyDiv w:val="1"/>
      <w:marLeft w:val="0"/>
      <w:marRight w:val="0"/>
      <w:marTop w:val="0"/>
      <w:marBottom w:val="0"/>
      <w:divBdr>
        <w:top w:val="none" w:sz="0" w:space="0" w:color="auto"/>
        <w:left w:val="none" w:sz="0" w:space="0" w:color="auto"/>
        <w:bottom w:val="none" w:sz="0" w:space="0" w:color="auto"/>
        <w:right w:val="none" w:sz="0" w:space="0" w:color="auto"/>
      </w:divBdr>
    </w:div>
    <w:div w:id="1690596272">
      <w:bodyDiv w:val="1"/>
      <w:marLeft w:val="0"/>
      <w:marRight w:val="0"/>
      <w:marTop w:val="0"/>
      <w:marBottom w:val="0"/>
      <w:divBdr>
        <w:top w:val="none" w:sz="0" w:space="0" w:color="auto"/>
        <w:left w:val="none" w:sz="0" w:space="0" w:color="auto"/>
        <w:bottom w:val="none" w:sz="0" w:space="0" w:color="auto"/>
        <w:right w:val="none" w:sz="0" w:space="0" w:color="auto"/>
      </w:divBdr>
    </w:div>
    <w:div w:id="1690645623">
      <w:bodyDiv w:val="1"/>
      <w:marLeft w:val="0"/>
      <w:marRight w:val="0"/>
      <w:marTop w:val="0"/>
      <w:marBottom w:val="0"/>
      <w:divBdr>
        <w:top w:val="none" w:sz="0" w:space="0" w:color="auto"/>
        <w:left w:val="none" w:sz="0" w:space="0" w:color="auto"/>
        <w:bottom w:val="none" w:sz="0" w:space="0" w:color="auto"/>
        <w:right w:val="none" w:sz="0" w:space="0" w:color="auto"/>
      </w:divBdr>
    </w:div>
    <w:div w:id="1691105555">
      <w:bodyDiv w:val="1"/>
      <w:marLeft w:val="0"/>
      <w:marRight w:val="0"/>
      <w:marTop w:val="0"/>
      <w:marBottom w:val="0"/>
      <w:divBdr>
        <w:top w:val="none" w:sz="0" w:space="0" w:color="auto"/>
        <w:left w:val="none" w:sz="0" w:space="0" w:color="auto"/>
        <w:bottom w:val="none" w:sz="0" w:space="0" w:color="auto"/>
        <w:right w:val="none" w:sz="0" w:space="0" w:color="auto"/>
      </w:divBdr>
    </w:div>
    <w:div w:id="1692027143">
      <w:bodyDiv w:val="1"/>
      <w:marLeft w:val="0"/>
      <w:marRight w:val="0"/>
      <w:marTop w:val="0"/>
      <w:marBottom w:val="0"/>
      <w:divBdr>
        <w:top w:val="none" w:sz="0" w:space="0" w:color="auto"/>
        <w:left w:val="none" w:sz="0" w:space="0" w:color="auto"/>
        <w:bottom w:val="none" w:sz="0" w:space="0" w:color="auto"/>
        <w:right w:val="none" w:sz="0" w:space="0" w:color="auto"/>
      </w:divBdr>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2221823">
      <w:bodyDiv w:val="1"/>
      <w:marLeft w:val="0"/>
      <w:marRight w:val="0"/>
      <w:marTop w:val="0"/>
      <w:marBottom w:val="0"/>
      <w:divBdr>
        <w:top w:val="none" w:sz="0" w:space="0" w:color="auto"/>
        <w:left w:val="none" w:sz="0" w:space="0" w:color="auto"/>
        <w:bottom w:val="none" w:sz="0" w:space="0" w:color="auto"/>
        <w:right w:val="none" w:sz="0" w:space="0" w:color="auto"/>
      </w:divBdr>
    </w:div>
    <w:div w:id="1692222642">
      <w:bodyDiv w:val="1"/>
      <w:marLeft w:val="0"/>
      <w:marRight w:val="0"/>
      <w:marTop w:val="0"/>
      <w:marBottom w:val="0"/>
      <w:divBdr>
        <w:top w:val="none" w:sz="0" w:space="0" w:color="auto"/>
        <w:left w:val="none" w:sz="0" w:space="0" w:color="auto"/>
        <w:bottom w:val="none" w:sz="0" w:space="0" w:color="auto"/>
        <w:right w:val="none" w:sz="0" w:space="0" w:color="auto"/>
      </w:divBdr>
    </w:div>
    <w:div w:id="1692879611">
      <w:bodyDiv w:val="1"/>
      <w:marLeft w:val="0"/>
      <w:marRight w:val="0"/>
      <w:marTop w:val="0"/>
      <w:marBottom w:val="0"/>
      <w:divBdr>
        <w:top w:val="none" w:sz="0" w:space="0" w:color="auto"/>
        <w:left w:val="none" w:sz="0" w:space="0" w:color="auto"/>
        <w:bottom w:val="none" w:sz="0" w:space="0" w:color="auto"/>
        <w:right w:val="none" w:sz="0" w:space="0" w:color="auto"/>
      </w:divBdr>
    </w:div>
    <w:div w:id="1693535283">
      <w:bodyDiv w:val="1"/>
      <w:marLeft w:val="0"/>
      <w:marRight w:val="0"/>
      <w:marTop w:val="0"/>
      <w:marBottom w:val="0"/>
      <w:divBdr>
        <w:top w:val="none" w:sz="0" w:space="0" w:color="auto"/>
        <w:left w:val="none" w:sz="0" w:space="0" w:color="auto"/>
        <w:bottom w:val="none" w:sz="0" w:space="0" w:color="auto"/>
        <w:right w:val="none" w:sz="0" w:space="0" w:color="auto"/>
      </w:divBdr>
    </w:div>
    <w:div w:id="1693843985">
      <w:bodyDiv w:val="1"/>
      <w:marLeft w:val="0"/>
      <w:marRight w:val="0"/>
      <w:marTop w:val="0"/>
      <w:marBottom w:val="0"/>
      <w:divBdr>
        <w:top w:val="none" w:sz="0" w:space="0" w:color="auto"/>
        <w:left w:val="none" w:sz="0" w:space="0" w:color="auto"/>
        <w:bottom w:val="none" w:sz="0" w:space="0" w:color="auto"/>
        <w:right w:val="none" w:sz="0" w:space="0" w:color="auto"/>
      </w:divBdr>
    </w:div>
    <w:div w:id="1693920939">
      <w:bodyDiv w:val="1"/>
      <w:marLeft w:val="0"/>
      <w:marRight w:val="0"/>
      <w:marTop w:val="0"/>
      <w:marBottom w:val="0"/>
      <w:divBdr>
        <w:top w:val="none" w:sz="0" w:space="0" w:color="auto"/>
        <w:left w:val="none" w:sz="0" w:space="0" w:color="auto"/>
        <w:bottom w:val="none" w:sz="0" w:space="0" w:color="auto"/>
        <w:right w:val="none" w:sz="0" w:space="0" w:color="auto"/>
      </w:divBdr>
    </w:div>
    <w:div w:id="1694188372">
      <w:bodyDiv w:val="1"/>
      <w:marLeft w:val="0"/>
      <w:marRight w:val="0"/>
      <w:marTop w:val="0"/>
      <w:marBottom w:val="0"/>
      <w:divBdr>
        <w:top w:val="none" w:sz="0" w:space="0" w:color="auto"/>
        <w:left w:val="none" w:sz="0" w:space="0" w:color="auto"/>
        <w:bottom w:val="none" w:sz="0" w:space="0" w:color="auto"/>
        <w:right w:val="none" w:sz="0" w:space="0" w:color="auto"/>
      </w:divBdr>
    </w:div>
    <w:div w:id="1694266850">
      <w:bodyDiv w:val="1"/>
      <w:marLeft w:val="0"/>
      <w:marRight w:val="0"/>
      <w:marTop w:val="0"/>
      <w:marBottom w:val="0"/>
      <w:divBdr>
        <w:top w:val="none" w:sz="0" w:space="0" w:color="auto"/>
        <w:left w:val="none" w:sz="0" w:space="0" w:color="auto"/>
        <w:bottom w:val="none" w:sz="0" w:space="0" w:color="auto"/>
        <w:right w:val="none" w:sz="0" w:space="0" w:color="auto"/>
      </w:divBdr>
    </w:div>
    <w:div w:id="1694456695">
      <w:bodyDiv w:val="1"/>
      <w:marLeft w:val="0"/>
      <w:marRight w:val="0"/>
      <w:marTop w:val="0"/>
      <w:marBottom w:val="0"/>
      <w:divBdr>
        <w:top w:val="none" w:sz="0" w:space="0" w:color="auto"/>
        <w:left w:val="none" w:sz="0" w:space="0" w:color="auto"/>
        <w:bottom w:val="none" w:sz="0" w:space="0" w:color="auto"/>
        <w:right w:val="none" w:sz="0" w:space="0" w:color="auto"/>
      </w:divBdr>
    </w:div>
    <w:div w:id="1694572917">
      <w:bodyDiv w:val="1"/>
      <w:marLeft w:val="0"/>
      <w:marRight w:val="0"/>
      <w:marTop w:val="0"/>
      <w:marBottom w:val="0"/>
      <w:divBdr>
        <w:top w:val="none" w:sz="0" w:space="0" w:color="auto"/>
        <w:left w:val="none" w:sz="0" w:space="0" w:color="auto"/>
        <w:bottom w:val="none" w:sz="0" w:space="0" w:color="auto"/>
        <w:right w:val="none" w:sz="0" w:space="0" w:color="auto"/>
      </w:divBdr>
    </w:div>
    <w:div w:id="1694720385">
      <w:bodyDiv w:val="1"/>
      <w:marLeft w:val="0"/>
      <w:marRight w:val="0"/>
      <w:marTop w:val="0"/>
      <w:marBottom w:val="0"/>
      <w:divBdr>
        <w:top w:val="none" w:sz="0" w:space="0" w:color="auto"/>
        <w:left w:val="none" w:sz="0" w:space="0" w:color="auto"/>
        <w:bottom w:val="none" w:sz="0" w:space="0" w:color="auto"/>
        <w:right w:val="none" w:sz="0" w:space="0" w:color="auto"/>
      </w:divBdr>
    </w:div>
    <w:div w:id="1695232435">
      <w:bodyDiv w:val="1"/>
      <w:marLeft w:val="0"/>
      <w:marRight w:val="0"/>
      <w:marTop w:val="0"/>
      <w:marBottom w:val="0"/>
      <w:divBdr>
        <w:top w:val="none" w:sz="0" w:space="0" w:color="auto"/>
        <w:left w:val="none" w:sz="0" w:space="0" w:color="auto"/>
        <w:bottom w:val="none" w:sz="0" w:space="0" w:color="auto"/>
        <w:right w:val="none" w:sz="0" w:space="0" w:color="auto"/>
      </w:divBdr>
    </w:div>
    <w:div w:id="1696540387">
      <w:bodyDiv w:val="1"/>
      <w:marLeft w:val="0"/>
      <w:marRight w:val="0"/>
      <w:marTop w:val="0"/>
      <w:marBottom w:val="0"/>
      <w:divBdr>
        <w:top w:val="none" w:sz="0" w:space="0" w:color="auto"/>
        <w:left w:val="none" w:sz="0" w:space="0" w:color="auto"/>
        <w:bottom w:val="none" w:sz="0" w:space="0" w:color="auto"/>
        <w:right w:val="none" w:sz="0" w:space="0" w:color="auto"/>
      </w:divBdr>
    </w:div>
    <w:div w:id="1696736358">
      <w:bodyDiv w:val="1"/>
      <w:marLeft w:val="0"/>
      <w:marRight w:val="0"/>
      <w:marTop w:val="0"/>
      <w:marBottom w:val="0"/>
      <w:divBdr>
        <w:top w:val="none" w:sz="0" w:space="0" w:color="auto"/>
        <w:left w:val="none" w:sz="0" w:space="0" w:color="auto"/>
        <w:bottom w:val="none" w:sz="0" w:space="0" w:color="auto"/>
        <w:right w:val="none" w:sz="0" w:space="0" w:color="auto"/>
      </w:divBdr>
    </w:div>
    <w:div w:id="1697150449">
      <w:bodyDiv w:val="1"/>
      <w:marLeft w:val="0"/>
      <w:marRight w:val="0"/>
      <w:marTop w:val="0"/>
      <w:marBottom w:val="0"/>
      <w:divBdr>
        <w:top w:val="none" w:sz="0" w:space="0" w:color="auto"/>
        <w:left w:val="none" w:sz="0" w:space="0" w:color="auto"/>
        <w:bottom w:val="none" w:sz="0" w:space="0" w:color="auto"/>
        <w:right w:val="none" w:sz="0" w:space="0" w:color="auto"/>
      </w:divBdr>
    </w:div>
    <w:div w:id="1697194926">
      <w:bodyDiv w:val="1"/>
      <w:marLeft w:val="0"/>
      <w:marRight w:val="0"/>
      <w:marTop w:val="0"/>
      <w:marBottom w:val="0"/>
      <w:divBdr>
        <w:top w:val="none" w:sz="0" w:space="0" w:color="auto"/>
        <w:left w:val="none" w:sz="0" w:space="0" w:color="auto"/>
        <w:bottom w:val="none" w:sz="0" w:space="0" w:color="auto"/>
        <w:right w:val="none" w:sz="0" w:space="0" w:color="auto"/>
      </w:divBdr>
    </w:div>
    <w:div w:id="1697927168">
      <w:bodyDiv w:val="1"/>
      <w:marLeft w:val="0"/>
      <w:marRight w:val="0"/>
      <w:marTop w:val="0"/>
      <w:marBottom w:val="0"/>
      <w:divBdr>
        <w:top w:val="none" w:sz="0" w:space="0" w:color="auto"/>
        <w:left w:val="none" w:sz="0" w:space="0" w:color="auto"/>
        <w:bottom w:val="none" w:sz="0" w:space="0" w:color="auto"/>
        <w:right w:val="none" w:sz="0" w:space="0" w:color="auto"/>
      </w:divBdr>
    </w:div>
    <w:div w:id="1698584772">
      <w:bodyDiv w:val="1"/>
      <w:marLeft w:val="0"/>
      <w:marRight w:val="0"/>
      <w:marTop w:val="0"/>
      <w:marBottom w:val="0"/>
      <w:divBdr>
        <w:top w:val="none" w:sz="0" w:space="0" w:color="auto"/>
        <w:left w:val="none" w:sz="0" w:space="0" w:color="auto"/>
        <w:bottom w:val="none" w:sz="0" w:space="0" w:color="auto"/>
        <w:right w:val="none" w:sz="0" w:space="0" w:color="auto"/>
      </w:divBdr>
    </w:div>
    <w:div w:id="1698848184">
      <w:bodyDiv w:val="1"/>
      <w:marLeft w:val="0"/>
      <w:marRight w:val="0"/>
      <w:marTop w:val="0"/>
      <w:marBottom w:val="0"/>
      <w:divBdr>
        <w:top w:val="none" w:sz="0" w:space="0" w:color="auto"/>
        <w:left w:val="none" w:sz="0" w:space="0" w:color="auto"/>
        <w:bottom w:val="none" w:sz="0" w:space="0" w:color="auto"/>
        <w:right w:val="none" w:sz="0" w:space="0" w:color="auto"/>
      </w:divBdr>
    </w:div>
    <w:div w:id="1698892352">
      <w:bodyDiv w:val="1"/>
      <w:marLeft w:val="0"/>
      <w:marRight w:val="0"/>
      <w:marTop w:val="0"/>
      <w:marBottom w:val="0"/>
      <w:divBdr>
        <w:top w:val="none" w:sz="0" w:space="0" w:color="auto"/>
        <w:left w:val="none" w:sz="0" w:space="0" w:color="auto"/>
        <w:bottom w:val="none" w:sz="0" w:space="0" w:color="auto"/>
        <w:right w:val="none" w:sz="0" w:space="0" w:color="auto"/>
      </w:divBdr>
    </w:div>
    <w:div w:id="1699426379">
      <w:bodyDiv w:val="1"/>
      <w:marLeft w:val="0"/>
      <w:marRight w:val="0"/>
      <w:marTop w:val="0"/>
      <w:marBottom w:val="0"/>
      <w:divBdr>
        <w:top w:val="none" w:sz="0" w:space="0" w:color="auto"/>
        <w:left w:val="none" w:sz="0" w:space="0" w:color="auto"/>
        <w:bottom w:val="none" w:sz="0" w:space="0" w:color="auto"/>
        <w:right w:val="none" w:sz="0" w:space="0" w:color="auto"/>
      </w:divBdr>
    </w:div>
    <w:div w:id="1699618392">
      <w:bodyDiv w:val="1"/>
      <w:marLeft w:val="0"/>
      <w:marRight w:val="0"/>
      <w:marTop w:val="0"/>
      <w:marBottom w:val="0"/>
      <w:divBdr>
        <w:top w:val="none" w:sz="0" w:space="0" w:color="auto"/>
        <w:left w:val="none" w:sz="0" w:space="0" w:color="auto"/>
        <w:bottom w:val="none" w:sz="0" w:space="0" w:color="auto"/>
        <w:right w:val="none" w:sz="0" w:space="0" w:color="auto"/>
      </w:divBdr>
    </w:div>
    <w:div w:id="1699693323">
      <w:bodyDiv w:val="1"/>
      <w:marLeft w:val="0"/>
      <w:marRight w:val="0"/>
      <w:marTop w:val="0"/>
      <w:marBottom w:val="0"/>
      <w:divBdr>
        <w:top w:val="none" w:sz="0" w:space="0" w:color="auto"/>
        <w:left w:val="none" w:sz="0" w:space="0" w:color="auto"/>
        <w:bottom w:val="none" w:sz="0" w:space="0" w:color="auto"/>
        <w:right w:val="none" w:sz="0" w:space="0" w:color="auto"/>
      </w:divBdr>
    </w:div>
    <w:div w:id="1700734829">
      <w:bodyDiv w:val="1"/>
      <w:marLeft w:val="0"/>
      <w:marRight w:val="0"/>
      <w:marTop w:val="0"/>
      <w:marBottom w:val="0"/>
      <w:divBdr>
        <w:top w:val="none" w:sz="0" w:space="0" w:color="auto"/>
        <w:left w:val="none" w:sz="0" w:space="0" w:color="auto"/>
        <w:bottom w:val="none" w:sz="0" w:space="0" w:color="auto"/>
        <w:right w:val="none" w:sz="0" w:space="0" w:color="auto"/>
      </w:divBdr>
    </w:div>
    <w:div w:id="1700813638">
      <w:bodyDiv w:val="1"/>
      <w:marLeft w:val="0"/>
      <w:marRight w:val="0"/>
      <w:marTop w:val="0"/>
      <w:marBottom w:val="0"/>
      <w:divBdr>
        <w:top w:val="none" w:sz="0" w:space="0" w:color="auto"/>
        <w:left w:val="none" w:sz="0" w:space="0" w:color="auto"/>
        <w:bottom w:val="none" w:sz="0" w:space="0" w:color="auto"/>
        <w:right w:val="none" w:sz="0" w:space="0" w:color="auto"/>
      </w:divBdr>
    </w:div>
    <w:div w:id="1700936794">
      <w:bodyDiv w:val="1"/>
      <w:marLeft w:val="0"/>
      <w:marRight w:val="0"/>
      <w:marTop w:val="0"/>
      <w:marBottom w:val="0"/>
      <w:divBdr>
        <w:top w:val="none" w:sz="0" w:space="0" w:color="auto"/>
        <w:left w:val="none" w:sz="0" w:space="0" w:color="auto"/>
        <w:bottom w:val="none" w:sz="0" w:space="0" w:color="auto"/>
        <w:right w:val="none" w:sz="0" w:space="0" w:color="auto"/>
      </w:divBdr>
    </w:div>
    <w:div w:id="1701006627">
      <w:bodyDiv w:val="1"/>
      <w:marLeft w:val="0"/>
      <w:marRight w:val="0"/>
      <w:marTop w:val="0"/>
      <w:marBottom w:val="0"/>
      <w:divBdr>
        <w:top w:val="none" w:sz="0" w:space="0" w:color="auto"/>
        <w:left w:val="none" w:sz="0" w:space="0" w:color="auto"/>
        <w:bottom w:val="none" w:sz="0" w:space="0" w:color="auto"/>
        <w:right w:val="none" w:sz="0" w:space="0" w:color="auto"/>
      </w:divBdr>
    </w:div>
    <w:div w:id="1701203094">
      <w:bodyDiv w:val="1"/>
      <w:marLeft w:val="0"/>
      <w:marRight w:val="0"/>
      <w:marTop w:val="0"/>
      <w:marBottom w:val="0"/>
      <w:divBdr>
        <w:top w:val="none" w:sz="0" w:space="0" w:color="auto"/>
        <w:left w:val="none" w:sz="0" w:space="0" w:color="auto"/>
        <w:bottom w:val="none" w:sz="0" w:space="0" w:color="auto"/>
        <w:right w:val="none" w:sz="0" w:space="0" w:color="auto"/>
      </w:divBdr>
    </w:div>
    <w:div w:id="1702052006">
      <w:bodyDiv w:val="1"/>
      <w:marLeft w:val="0"/>
      <w:marRight w:val="0"/>
      <w:marTop w:val="0"/>
      <w:marBottom w:val="0"/>
      <w:divBdr>
        <w:top w:val="none" w:sz="0" w:space="0" w:color="auto"/>
        <w:left w:val="none" w:sz="0" w:space="0" w:color="auto"/>
        <w:bottom w:val="none" w:sz="0" w:space="0" w:color="auto"/>
        <w:right w:val="none" w:sz="0" w:space="0" w:color="auto"/>
      </w:divBdr>
    </w:div>
    <w:div w:id="1702779311">
      <w:bodyDiv w:val="1"/>
      <w:marLeft w:val="0"/>
      <w:marRight w:val="0"/>
      <w:marTop w:val="0"/>
      <w:marBottom w:val="0"/>
      <w:divBdr>
        <w:top w:val="none" w:sz="0" w:space="0" w:color="auto"/>
        <w:left w:val="none" w:sz="0" w:space="0" w:color="auto"/>
        <w:bottom w:val="none" w:sz="0" w:space="0" w:color="auto"/>
        <w:right w:val="none" w:sz="0" w:space="0" w:color="auto"/>
      </w:divBdr>
    </w:div>
    <w:div w:id="1703168184">
      <w:bodyDiv w:val="1"/>
      <w:marLeft w:val="0"/>
      <w:marRight w:val="0"/>
      <w:marTop w:val="0"/>
      <w:marBottom w:val="0"/>
      <w:divBdr>
        <w:top w:val="none" w:sz="0" w:space="0" w:color="auto"/>
        <w:left w:val="none" w:sz="0" w:space="0" w:color="auto"/>
        <w:bottom w:val="none" w:sz="0" w:space="0" w:color="auto"/>
        <w:right w:val="none" w:sz="0" w:space="0" w:color="auto"/>
      </w:divBdr>
    </w:div>
    <w:div w:id="1703481671">
      <w:bodyDiv w:val="1"/>
      <w:marLeft w:val="0"/>
      <w:marRight w:val="0"/>
      <w:marTop w:val="0"/>
      <w:marBottom w:val="0"/>
      <w:divBdr>
        <w:top w:val="none" w:sz="0" w:space="0" w:color="auto"/>
        <w:left w:val="none" w:sz="0" w:space="0" w:color="auto"/>
        <w:bottom w:val="none" w:sz="0" w:space="0" w:color="auto"/>
        <w:right w:val="none" w:sz="0" w:space="0" w:color="auto"/>
      </w:divBdr>
    </w:div>
    <w:div w:id="1703629758">
      <w:bodyDiv w:val="1"/>
      <w:marLeft w:val="0"/>
      <w:marRight w:val="0"/>
      <w:marTop w:val="0"/>
      <w:marBottom w:val="0"/>
      <w:divBdr>
        <w:top w:val="none" w:sz="0" w:space="0" w:color="auto"/>
        <w:left w:val="none" w:sz="0" w:space="0" w:color="auto"/>
        <w:bottom w:val="none" w:sz="0" w:space="0" w:color="auto"/>
        <w:right w:val="none" w:sz="0" w:space="0" w:color="auto"/>
      </w:divBdr>
    </w:div>
    <w:div w:id="1703632759">
      <w:bodyDiv w:val="1"/>
      <w:marLeft w:val="0"/>
      <w:marRight w:val="0"/>
      <w:marTop w:val="0"/>
      <w:marBottom w:val="0"/>
      <w:divBdr>
        <w:top w:val="none" w:sz="0" w:space="0" w:color="auto"/>
        <w:left w:val="none" w:sz="0" w:space="0" w:color="auto"/>
        <w:bottom w:val="none" w:sz="0" w:space="0" w:color="auto"/>
        <w:right w:val="none" w:sz="0" w:space="0" w:color="auto"/>
      </w:divBdr>
    </w:div>
    <w:div w:id="1704011528">
      <w:bodyDiv w:val="1"/>
      <w:marLeft w:val="0"/>
      <w:marRight w:val="0"/>
      <w:marTop w:val="0"/>
      <w:marBottom w:val="0"/>
      <w:divBdr>
        <w:top w:val="none" w:sz="0" w:space="0" w:color="auto"/>
        <w:left w:val="none" w:sz="0" w:space="0" w:color="auto"/>
        <w:bottom w:val="none" w:sz="0" w:space="0" w:color="auto"/>
        <w:right w:val="none" w:sz="0" w:space="0" w:color="auto"/>
      </w:divBdr>
    </w:div>
    <w:div w:id="1704209920">
      <w:bodyDiv w:val="1"/>
      <w:marLeft w:val="0"/>
      <w:marRight w:val="0"/>
      <w:marTop w:val="0"/>
      <w:marBottom w:val="0"/>
      <w:divBdr>
        <w:top w:val="none" w:sz="0" w:space="0" w:color="auto"/>
        <w:left w:val="none" w:sz="0" w:space="0" w:color="auto"/>
        <w:bottom w:val="none" w:sz="0" w:space="0" w:color="auto"/>
        <w:right w:val="none" w:sz="0" w:space="0" w:color="auto"/>
      </w:divBdr>
    </w:div>
    <w:div w:id="1705254845">
      <w:bodyDiv w:val="1"/>
      <w:marLeft w:val="0"/>
      <w:marRight w:val="0"/>
      <w:marTop w:val="0"/>
      <w:marBottom w:val="0"/>
      <w:divBdr>
        <w:top w:val="none" w:sz="0" w:space="0" w:color="auto"/>
        <w:left w:val="none" w:sz="0" w:space="0" w:color="auto"/>
        <w:bottom w:val="none" w:sz="0" w:space="0" w:color="auto"/>
        <w:right w:val="none" w:sz="0" w:space="0" w:color="auto"/>
      </w:divBdr>
    </w:div>
    <w:div w:id="1705405005">
      <w:bodyDiv w:val="1"/>
      <w:marLeft w:val="0"/>
      <w:marRight w:val="0"/>
      <w:marTop w:val="0"/>
      <w:marBottom w:val="0"/>
      <w:divBdr>
        <w:top w:val="none" w:sz="0" w:space="0" w:color="auto"/>
        <w:left w:val="none" w:sz="0" w:space="0" w:color="auto"/>
        <w:bottom w:val="none" w:sz="0" w:space="0" w:color="auto"/>
        <w:right w:val="none" w:sz="0" w:space="0" w:color="auto"/>
      </w:divBdr>
    </w:div>
    <w:div w:id="1705787494">
      <w:bodyDiv w:val="1"/>
      <w:marLeft w:val="0"/>
      <w:marRight w:val="0"/>
      <w:marTop w:val="0"/>
      <w:marBottom w:val="0"/>
      <w:divBdr>
        <w:top w:val="none" w:sz="0" w:space="0" w:color="auto"/>
        <w:left w:val="none" w:sz="0" w:space="0" w:color="auto"/>
        <w:bottom w:val="none" w:sz="0" w:space="0" w:color="auto"/>
        <w:right w:val="none" w:sz="0" w:space="0" w:color="auto"/>
      </w:divBdr>
    </w:div>
    <w:div w:id="1706783165">
      <w:bodyDiv w:val="1"/>
      <w:marLeft w:val="0"/>
      <w:marRight w:val="0"/>
      <w:marTop w:val="0"/>
      <w:marBottom w:val="0"/>
      <w:divBdr>
        <w:top w:val="none" w:sz="0" w:space="0" w:color="auto"/>
        <w:left w:val="none" w:sz="0" w:space="0" w:color="auto"/>
        <w:bottom w:val="none" w:sz="0" w:space="0" w:color="auto"/>
        <w:right w:val="none" w:sz="0" w:space="0" w:color="auto"/>
      </w:divBdr>
    </w:div>
    <w:div w:id="1706828498">
      <w:bodyDiv w:val="1"/>
      <w:marLeft w:val="0"/>
      <w:marRight w:val="0"/>
      <w:marTop w:val="0"/>
      <w:marBottom w:val="0"/>
      <w:divBdr>
        <w:top w:val="none" w:sz="0" w:space="0" w:color="auto"/>
        <w:left w:val="none" w:sz="0" w:space="0" w:color="auto"/>
        <w:bottom w:val="none" w:sz="0" w:space="0" w:color="auto"/>
        <w:right w:val="none" w:sz="0" w:space="0" w:color="auto"/>
      </w:divBdr>
    </w:div>
    <w:div w:id="1707564355">
      <w:bodyDiv w:val="1"/>
      <w:marLeft w:val="0"/>
      <w:marRight w:val="0"/>
      <w:marTop w:val="0"/>
      <w:marBottom w:val="0"/>
      <w:divBdr>
        <w:top w:val="none" w:sz="0" w:space="0" w:color="auto"/>
        <w:left w:val="none" w:sz="0" w:space="0" w:color="auto"/>
        <w:bottom w:val="none" w:sz="0" w:space="0" w:color="auto"/>
        <w:right w:val="none" w:sz="0" w:space="0" w:color="auto"/>
      </w:divBdr>
    </w:div>
    <w:div w:id="1707680926">
      <w:bodyDiv w:val="1"/>
      <w:marLeft w:val="0"/>
      <w:marRight w:val="0"/>
      <w:marTop w:val="0"/>
      <w:marBottom w:val="0"/>
      <w:divBdr>
        <w:top w:val="none" w:sz="0" w:space="0" w:color="auto"/>
        <w:left w:val="none" w:sz="0" w:space="0" w:color="auto"/>
        <w:bottom w:val="none" w:sz="0" w:space="0" w:color="auto"/>
        <w:right w:val="none" w:sz="0" w:space="0" w:color="auto"/>
      </w:divBdr>
    </w:div>
    <w:div w:id="1707832402">
      <w:bodyDiv w:val="1"/>
      <w:marLeft w:val="0"/>
      <w:marRight w:val="0"/>
      <w:marTop w:val="0"/>
      <w:marBottom w:val="0"/>
      <w:divBdr>
        <w:top w:val="none" w:sz="0" w:space="0" w:color="auto"/>
        <w:left w:val="none" w:sz="0" w:space="0" w:color="auto"/>
        <w:bottom w:val="none" w:sz="0" w:space="0" w:color="auto"/>
        <w:right w:val="none" w:sz="0" w:space="0" w:color="auto"/>
      </w:divBdr>
    </w:div>
    <w:div w:id="1707872806">
      <w:bodyDiv w:val="1"/>
      <w:marLeft w:val="0"/>
      <w:marRight w:val="0"/>
      <w:marTop w:val="0"/>
      <w:marBottom w:val="0"/>
      <w:divBdr>
        <w:top w:val="none" w:sz="0" w:space="0" w:color="auto"/>
        <w:left w:val="none" w:sz="0" w:space="0" w:color="auto"/>
        <w:bottom w:val="none" w:sz="0" w:space="0" w:color="auto"/>
        <w:right w:val="none" w:sz="0" w:space="0" w:color="auto"/>
      </w:divBdr>
    </w:div>
    <w:div w:id="1708212965">
      <w:bodyDiv w:val="1"/>
      <w:marLeft w:val="0"/>
      <w:marRight w:val="0"/>
      <w:marTop w:val="0"/>
      <w:marBottom w:val="0"/>
      <w:divBdr>
        <w:top w:val="none" w:sz="0" w:space="0" w:color="auto"/>
        <w:left w:val="none" w:sz="0" w:space="0" w:color="auto"/>
        <w:bottom w:val="none" w:sz="0" w:space="0" w:color="auto"/>
        <w:right w:val="none" w:sz="0" w:space="0" w:color="auto"/>
      </w:divBdr>
    </w:div>
    <w:div w:id="1708607318">
      <w:bodyDiv w:val="1"/>
      <w:marLeft w:val="0"/>
      <w:marRight w:val="0"/>
      <w:marTop w:val="0"/>
      <w:marBottom w:val="0"/>
      <w:divBdr>
        <w:top w:val="none" w:sz="0" w:space="0" w:color="auto"/>
        <w:left w:val="none" w:sz="0" w:space="0" w:color="auto"/>
        <w:bottom w:val="none" w:sz="0" w:space="0" w:color="auto"/>
        <w:right w:val="none" w:sz="0" w:space="0" w:color="auto"/>
      </w:divBdr>
    </w:div>
    <w:div w:id="1709337166">
      <w:bodyDiv w:val="1"/>
      <w:marLeft w:val="0"/>
      <w:marRight w:val="0"/>
      <w:marTop w:val="0"/>
      <w:marBottom w:val="0"/>
      <w:divBdr>
        <w:top w:val="none" w:sz="0" w:space="0" w:color="auto"/>
        <w:left w:val="none" w:sz="0" w:space="0" w:color="auto"/>
        <w:bottom w:val="none" w:sz="0" w:space="0" w:color="auto"/>
        <w:right w:val="none" w:sz="0" w:space="0" w:color="auto"/>
      </w:divBdr>
    </w:div>
    <w:div w:id="1709530915">
      <w:bodyDiv w:val="1"/>
      <w:marLeft w:val="0"/>
      <w:marRight w:val="0"/>
      <w:marTop w:val="0"/>
      <w:marBottom w:val="0"/>
      <w:divBdr>
        <w:top w:val="none" w:sz="0" w:space="0" w:color="auto"/>
        <w:left w:val="none" w:sz="0" w:space="0" w:color="auto"/>
        <w:bottom w:val="none" w:sz="0" w:space="0" w:color="auto"/>
        <w:right w:val="none" w:sz="0" w:space="0" w:color="auto"/>
      </w:divBdr>
    </w:div>
    <w:div w:id="1709717563">
      <w:bodyDiv w:val="1"/>
      <w:marLeft w:val="0"/>
      <w:marRight w:val="0"/>
      <w:marTop w:val="0"/>
      <w:marBottom w:val="0"/>
      <w:divBdr>
        <w:top w:val="none" w:sz="0" w:space="0" w:color="auto"/>
        <w:left w:val="none" w:sz="0" w:space="0" w:color="auto"/>
        <w:bottom w:val="none" w:sz="0" w:space="0" w:color="auto"/>
        <w:right w:val="none" w:sz="0" w:space="0" w:color="auto"/>
      </w:divBdr>
    </w:div>
    <w:div w:id="1710492520">
      <w:bodyDiv w:val="1"/>
      <w:marLeft w:val="0"/>
      <w:marRight w:val="0"/>
      <w:marTop w:val="0"/>
      <w:marBottom w:val="0"/>
      <w:divBdr>
        <w:top w:val="none" w:sz="0" w:space="0" w:color="auto"/>
        <w:left w:val="none" w:sz="0" w:space="0" w:color="auto"/>
        <w:bottom w:val="none" w:sz="0" w:space="0" w:color="auto"/>
        <w:right w:val="none" w:sz="0" w:space="0" w:color="auto"/>
      </w:divBdr>
    </w:div>
    <w:div w:id="1711302046">
      <w:bodyDiv w:val="1"/>
      <w:marLeft w:val="0"/>
      <w:marRight w:val="0"/>
      <w:marTop w:val="0"/>
      <w:marBottom w:val="0"/>
      <w:divBdr>
        <w:top w:val="none" w:sz="0" w:space="0" w:color="auto"/>
        <w:left w:val="none" w:sz="0" w:space="0" w:color="auto"/>
        <w:bottom w:val="none" w:sz="0" w:space="0" w:color="auto"/>
        <w:right w:val="none" w:sz="0" w:space="0" w:color="auto"/>
      </w:divBdr>
    </w:div>
    <w:div w:id="1711342772">
      <w:bodyDiv w:val="1"/>
      <w:marLeft w:val="0"/>
      <w:marRight w:val="0"/>
      <w:marTop w:val="0"/>
      <w:marBottom w:val="0"/>
      <w:divBdr>
        <w:top w:val="none" w:sz="0" w:space="0" w:color="auto"/>
        <w:left w:val="none" w:sz="0" w:space="0" w:color="auto"/>
        <w:bottom w:val="none" w:sz="0" w:space="0" w:color="auto"/>
        <w:right w:val="none" w:sz="0" w:space="0" w:color="auto"/>
      </w:divBdr>
    </w:div>
    <w:div w:id="1711418017">
      <w:bodyDiv w:val="1"/>
      <w:marLeft w:val="0"/>
      <w:marRight w:val="0"/>
      <w:marTop w:val="0"/>
      <w:marBottom w:val="0"/>
      <w:divBdr>
        <w:top w:val="none" w:sz="0" w:space="0" w:color="auto"/>
        <w:left w:val="none" w:sz="0" w:space="0" w:color="auto"/>
        <w:bottom w:val="none" w:sz="0" w:space="0" w:color="auto"/>
        <w:right w:val="none" w:sz="0" w:space="0" w:color="auto"/>
      </w:divBdr>
    </w:div>
    <w:div w:id="1711564118">
      <w:bodyDiv w:val="1"/>
      <w:marLeft w:val="0"/>
      <w:marRight w:val="0"/>
      <w:marTop w:val="0"/>
      <w:marBottom w:val="0"/>
      <w:divBdr>
        <w:top w:val="none" w:sz="0" w:space="0" w:color="auto"/>
        <w:left w:val="none" w:sz="0" w:space="0" w:color="auto"/>
        <w:bottom w:val="none" w:sz="0" w:space="0" w:color="auto"/>
        <w:right w:val="none" w:sz="0" w:space="0" w:color="auto"/>
      </w:divBdr>
    </w:div>
    <w:div w:id="1711763391">
      <w:bodyDiv w:val="1"/>
      <w:marLeft w:val="0"/>
      <w:marRight w:val="0"/>
      <w:marTop w:val="0"/>
      <w:marBottom w:val="0"/>
      <w:divBdr>
        <w:top w:val="none" w:sz="0" w:space="0" w:color="auto"/>
        <w:left w:val="none" w:sz="0" w:space="0" w:color="auto"/>
        <w:bottom w:val="none" w:sz="0" w:space="0" w:color="auto"/>
        <w:right w:val="none" w:sz="0" w:space="0" w:color="auto"/>
      </w:divBdr>
    </w:div>
    <w:div w:id="1711954526">
      <w:bodyDiv w:val="1"/>
      <w:marLeft w:val="0"/>
      <w:marRight w:val="0"/>
      <w:marTop w:val="0"/>
      <w:marBottom w:val="0"/>
      <w:divBdr>
        <w:top w:val="none" w:sz="0" w:space="0" w:color="auto"/>
        <w:left w:val="none" w:sz="0" w:space="0" w:color="auto"/>
        <w:bottom w:val="none" w:sz="0" w:space="0" w:color="auto"/>
        <w:right w:val="none" w:sz="0" w:space="0" w:color="auto"/>
      </w:divBdr>
    </w:div>
    <w:div w:id="1712610898">
      <w:bodyDiv w:val="1"/>
      <w:marLeft w:val="0"/>
      <w:marRight w:val="0"/>
      <w:marTop w:val="0"/>
      <w:marBottom w:val="0"/>
      <w:divBdr>
        <w:top w:val="none" w:sz="0" w:space="0" w:color="auto"/>
        <w:left w:val="none" w:sz="0" w:space="0" w:color="auto"/>
        <w:bottom w:val="none" w:sz="0" w:space="0" w:color="auto"/>
        <w:right w:val="none" w:sz="0" w:space="0" w:color="auto"/>
      </w:divBdr>
    </w:div>
    <w:div w:id="1713073085">
      <w:bodyDiv w:val="1"/>
      <w:marLeft w:val="0"/>
      <w:marRight w:val="0"/>
      <w:marTop w:val="0"/>
      <w:marBottom w:val="0"/>
      <w:divBdr>
        <w:top w:val="none" w:sz="0" w:space="0" w:color="auto"/>
        <w:left w:val="none" w:sz="0" w:space="0" w:color="auto"/>
        <w:bottom w:val="none" w:sz="0" w:space="0" w:color="auto"/>
        <w:right w:val="none" w:sz="0" w:space="0" w:color="auto"/>
      </w:divBdr>
    </w:div>
    <w:div w:id="1713190522">
      <w:bodyDiv w:val="1"/>
      <w:marLeft w:val="0"/>
      <w:marRight w:val="0"/>
      <w:marTop w:val="0"/>
      <w:marBottom w:val="0"/>
      <w:divBdr>
        <w:top w:val="none" w:sz="0" w:space="0" w:color="auto"/>
        <w:left w:val="none" w:sz="0" w:space="0" w:color="auto"/>
        <w:bottom w:val="none" w:sz="0" w:space="0" w:color="auto"/>
        <w:right w:val="none" w:sz="0" w:space="0" w:color="auto"/>
      </w:divBdr>
    </w:div>
    <w:div w:id="1714234569">
      <w:bodyDiv w:val="1"/>
      <w:marLeft w:val="0"/>
      <w:marRight w:val="0"/>
      <w:marTop w:val="0"/>
      <w:marBottom w:val="0"/>
      <w:divBdr>
        <w:top w:val="none" w:sz="0" w:space="0" w:color="auto"/>
        <w:left w:val="none" w:sz="0" w:space="0" w:color="auto"/>
        <w:bottom w:val="none" w:sz="0" w:space="0" w:color="auto"/>
        <w:right w:val="none" w:sz="0" w:space="0" w:color="auto"/>
      </w:divBdr>
    </w:div>
    <w:div w:id="1714378698">
      <w:bodyDiv w:val="1"/>
      <w:marLeft w:val="0"/>
      <w:marRight w:val="0"/>
      <w:marTop w:val="0"/>
      <w:marBottom w:val="0"/>
      <w:divBdr>
        <w:top w:val="none" w:sz="0" w:space="0" w:color="auto"/>
        <w:left w:val="none" w:sz="0" w:space="0" w:color="auto"/>
        <w:bottom w:val="none" w:sz="0" w:space="0" w:color="auto"/>
        <w:right w:val="none" w:sz="0" w:space="0" w:color="auto"/>
      </w:divBdr>
    </w:div>
    <w:div w:id="1714385406">
      <w:bodyDiv w:val="1"/>
      <w:marLeft w:val="0"/>
      <w:marRight w:val="0"/>
      <w:marTop w:val="0"/>
      <w:marBottom w:val="0"/>
      <w:divBdr>
        <w:top w:val="none" w:sz="0" w:space="0" w:color="auto"/>
        <w:left w:val="none" w:sz="0" w:space="0" w:color="auto"/>
        <w:bottom w:val="none" w:sz="0" w:space="0" w:color="auto"/>
        <w:right w:val="none" w:sz="0" w:space="0" w:color="auto"/>
      </w:divBdr>
    </w:div>
    <w:div w:id="1714422281">
      <w:bodyDiv w:val="1"/>
      <w:marLeft w:val="0"/>
      <w:marRight w:val="0"/>
      <w:marTop w:val="0"/>
      <w:marBottom w:val="0"/>
      <w:divBdr>
        <w:top w:val="none" w:sz="0" w:space="0" w:color="auto"/>
        <w:left w:val="none" w:sz="0" w:space="0" w:color="auto"/>
        <w:bottom w:val="none" w:sz="0" w:space="0" w:color="auto"/>
        <w:right w:val="none" w:sz="0" w:space="0" w:color="auto"/>
      </w:divBdr>
    </w:div>
    <w:div w:id="1714622190">
      <w:bodyDiv w:val="1"/>
      <w:marLeft w:val="0"/>
      <w:marRight w:val="0"/>
      <w:marTop w:val="0"/>
      <w:marBottom w:val="0"/>
      <w:divBdr>
        <w:top w:val="none" w:sz="0" w:space="0" w:color="auto"/>
        <w:left w:val="none" w:sz="0" w:space="0" w:color="auto"/>
        <w:bottom w:val="none" w:sz="0" w:space="0" w:color="auto"/>
        <w:right w:val="none" w:sz="0" w:space="0" w:color="auto"/>
      </w:divBdr>
    </w:div>
    <w:div w:id="1714885634">
      <w:bodyDiv w:val="1"/>
      <w:marLeft w:val="0"/>
      <w:marRight w:val="0"/>
      <w:marTop w:val="0"/>
      <w:marBottom w:val="0"/>
      <w:divBdr>
        <w:top w:val="none" w:sz="0" w:space="0" w:color="auto"/>
        <w:left w:val="none" w:sz="0" w:space="0" w:color="auto"/>
        <w:bottom w:val="none" w:sz="0" w:space="0" w:color="auto"/>
        <w:right w:val="none" w:sz="0" w:space="0" w:color="auto"/>
      </w:divBdr>
    </w:div>
    <w:div w:id="1715036446">
      <w:bodyDiv w:val="1"/>
      <w:marLeft w:val="0"/>
      <w:marRight w:val="0"/>
      <w:marTop w:val="0"/>
      <w:marBottom w:val="0"/>
      <w:divBdr>
        <w:top w:val="none" w:sz="0" w:space="0" w:color="auto"/>
        <w:left w:val="none" w:sz="0" w:space="0" w:color="auto"/>
        <w:bottom w:val="none" w:sz="0" w:space="0" w:color="auto"/>
        <w:right w:val="none" w:sz="0" w:space="0" w:color="auto"/>
      </w:divBdr>
    </w:div>
    <w:div w:id="1715080927">
      <w:bodyDiv w:val="1"/>
      <w:marLeft w:val="0"/>
      <w:marRight w:val="0"/>
      <w:marTop w:val="0"/>
      <w:marBottom w:val="0"/>
      <w:divBdr>
        <w:top w:val="none" w:sz="0" w:space="0" w:color="auto"/>
        <w:left w:val="none" w:sz="0" w:space="0" w:color="auto"/>
        <w:bottom w:val="none" w:sz="0" w:space="0" w:color="auto"/>
        <w:right w:val="none" w:sz="0" w:space="0" w:color="auto"/>
      </w:divBdr>
    </w:div>
    <w:div w:id="1715807010">
      <w:bodyDiv w:val="1"/>
      <w:marLeft w:val="0"/>
      <w:marRight w:val="0"/>
      <w:marTop w:val="0"/>
      <w:marBottom w:val="0"/>
      <w:divBdr>
        <w:top w:val="none" w:sz="0" w:space="0" w:color="auto"/>
        <w:left w:val="none" w:sz="0" w:space="0" w:color="auto"/>
        <w:bottom w:val="none" w:sz="0" w:space="0" w:color="auto"/>
        <w:right w:val="none" w:sz="0" w:space="0" w:color="auto"/>
      </w:divBdr>
    </w:div>
    <w:div w:id="1716931525">
      <w:bodyDiv w:val="1"/>
      <w:marLeft w:val="0"/>
      <w:marRight w:val="0"/>
      <w:marTop w:val="0"/>
      <w:marBottom w:val="0"/>
      <w:divBdr>
        <w:top w:val="none" w:sz="0" w:space="0" w:color="auto"/>
        <w:left w:val="none" w:sz="0" w:space="0" w:color="auto"/>
        <w:bottom w:val="none" w:sz="0" w:space="0" w:color="auto"/>
        <w:right w:val="none" w:sz="0" w:space="0" w:color="auto"/>
      </w:divBdr>
    </w:div>
    <w:div w:id="1717243489">
      <w:bodyDiv w:val="1"/>
      <w:marLeft w:val="0"/>
      <w:marRight w:val="0"/>
      <w:marTop w:val="0"/>
      <w:marBottom w:val="0"/>
      <w:divBdr>
        <w:top w:val="none" w:sz="0" w:space="0" w:color="auto"/>
        <w:left w:val="none" w:sz="0" w:space="0" w:color="auto"/>
        <w:bottom w:val="none" w:sz="0" w:space="0" w:color="auto"/>
        <w:right w:val="none" w:sz="0" w:space="0" w:color="auto"/>
      </w:divBdr>
    </w:div>
    <w:div w:id="1717311501">
      <w:bodyDiv w:val="1"/>
      <w:marLeft w:val="0"/>
      <w:marRight w:val="0"/>
      <w:marTop w:val="0"/>
      <w:marBottom w:val="0"/>
      <w:divBdr>
        <w:top w:val="none" w:sz="0" w:space="0" w:color="auto"/>
        <w:left w:val="none" w:sz="0" w:space="0" w:color="auto"/>
        <w:bottom w:val="none" w:sz="0" w:space="0" w:color="auto"/>
        <w:right w:val="none" w:sz="0" w:space="0" w:color="auto"/>
      </w:divBdr>
    </w:div>
    <w:div w:id="1717971346">
      <w:bodyDiv w:val="1"/>
      <w:marLeft w:val="0"/>
      <w:marRight w:val="0"/>
      <w:marTop w:val="0"/>
      <w:marBottom w:val="0"/>
      <w:divBdr>
        <w:top w:val="none" w:sz="0" w:space="0" w:color="auto"/>
        <w:left w:val="none" w:sz="0" w:space="0" w:color="auto"/>
        <w:bottom w:val="none" w:sz="0" w:space="0" w:color="auto"/>
        <w:right w:val="none" w:sz="0" w:space="0" w:color="auto"/>
      </w:divBdr>
    </w:div>
    <w:div w:id="1718163604">
      <w:bodyDiv w:val="1"/>
      <w:marLeft w:val="0"/>
      <w:marRight w:val="0"/>
      <w:marTop w:val="0"/>
      <w:marBottom w:val="0"/>
      <w:divBdr>
        <w:top w:val="none" w:sz="0" w:space="0" w:color="auto"/>
        <w:left w:val="none" w:sz="0" w:space="0" w:color="auto"/>
        <w:bottom w:val="none" w:sz="0" w:space="0" w:color="auto"/>
        <w:right w:val="none" w:sz="0" w:space="0" w:color="auto"/>
      </w:divBdr>
    </w:div>
    <w:div w:id="1719014953">
      <w:bodyDiv w:val="1"/>
      <w:marLeft w:val="0"/>
      <w:marRight w:val="0"/>
      <w:marTop w:val="0"/>
      <w:marBottom w:val="0"/>
      <w:divBdr>
        <w:top w:val="none" w:sz="0" w:space="0" w:color="auto"/>
        <w:left w:val="none" w:sz="0" w:space="0" w:color="auto"/>
        <w:bottom w:val="none" w:sz="0" w:space="0" w:color="auto"/>
        <w:right w:val="none" w:sz="0" w:space="0" w:color="auto"/>
      </w:divBdr>
    </w:div>
    <w:div w:id="1720131069">
      <w:bodyDiv w:val="1"/>
      <w:marLeft w:val="0"/>
      <w:marRight w:val="0"/>
      <w:marTop w:val="0"/>
      <w:marBottom w:val="0"/>
      <w:divBdr>
        <w:top w:val="none" w:sz="0" w:space="0" w:color="auto"/>
        <w:left w:val="none" w:sz="0" w:space="0" w:color="auto"/>
        <w:bottom w:val="none" w:sz="0" w:space="0" w:color="auto"/>
        <w:right w:val="none" w:sz="0" w:space="0" w:color="auto"/>
      </w:divBdr>
    </w:div>
    <w:div w:id="1720203502">
      <w:bodyDiv w:val="1"/>
      <w:marLeft w:val="0"/>
      <w:marRight w:val="0"/>
      <w:marTop w:val="0"/>
      <w:marBottom w:val="0"/>
      <w:divBdr>
        <w:top w:val="none" w:sz="0" w:space="0" w:color="auto"/>
        <w:left w:val="none" w:sz="0" w:space="0" w:color="auto"/>
        <w:bottom w:val="none" w:sz="0" w:space="0" w:color="auto"/>
        <w:right w:val="none" w:sz="0" w:space="0" w:color="auto"/>
      </w:divBdr>
    </w:div>
    <w:div w:id="1720205948">
      <w:bodyDiv w:val="1"/>
      <w:marLeft w:val="0"/>
      <w:marRight w:val="0"/>
      <w:marTop w:val="0"/>
      <w:marBottom w:val="0"/>
      <w:divBdr>
        <w:top w:val="none" w:sz="0" w:space="0" w:color="auto"/>
        <w:left w:val="none" w:sz="0" w:space="0" w:color="auto"/>
        <w:bottom w:val="none" w:sz="0" w:space="0" w:color="auto"/>
        <w:right w:val="none" w:sz="0" w:space="0" w:color="auto"/>
      </w:divBdr>
    </w:div>
    <w:div w:id="1721126576">
      <w:bodyDiv w:val="1"/>
      <w:marLeft w:val="0"/>
      <w:marRight w:val="0"/>
      <w:marTop w:val="0"/>
      <w:marBottom w:val="0"/>
      <w:divBdr>
        <w:top w:val="none" w:sz="0" w:space="0" w:color="auto"/>
        <w:left w:val="none" w:sz="0" w:space="0" w:color="auto"/>
        <w:bottom w:val="none" w:sz="0" w:space="0" w:color="auto"/>
        <w:right w:val="none" w:sz="0" w:space="0" w:color="auto"/>
      </w:divBdr>
    </w:div>
    <w:div w:id="1721128010">
      <w:bodyDiv w:val="1"/>
      <w:marLeft w:val="0"/>
      <w:marRight w:val="0"/>
      <w:marTop w:val="0"/>
      <w:marBottom w:val="0"/>
      <w:divBdr>
        <w:top w:val="none" w:sz="0" w:space="0" w:color="auto"/>
        <w:left w:val="none" w:sz="0" w:space="0" w:color="auto"/>
        <w:bottom w:val="none" w:sz="0" w:space="0" w:color="auto"/>
        <w:right w:val="none" w:sz="0" w:space="0" w:color="auto"/>
      </w:divBdr>
    </w:div>
    <w:div w:id="1721245886">
      <w:bodyDiv w:val="1"/>
      <w:marLeft w:val="0"/>
      <w:marRight w:val="0"/>
      <w:marTop w:val="0"/>
      <w:marBottom w:val="0"/>
      <w:divBdr>
        <w:top w:val="none" w:sz="0" w:space="0" w:color="auto"/>
        <w:left w:val="none" w:sz="0" w:space="0" w:color="auto"/>
        <w:bottom w:val="none" w:sz="0" w:space="0" w:color="auto"/>
        <w:right w:val="none" w:sz="0" w:space="0" w:color="auto"/>
      </w:divBdr>
    </w:div>
    <w:div w:id="1721246644">
      <w:bodyDiv w:val="1"/>
      <w:marLeft w:val="0"/>
      <w:marRight w:val="0"/>
      <w:marTop w:val="0"/>
      <w:marBottom w:val="0"/>
      <w:divBdr>
        <w:top w:val="none" w:sz="0" w:space="0" w:color="auto"/>
        <w:left w:val="none" w:sz="0" w:space="0" w:color="auto"/>
        <w:bottom w:val="none" w:sz="0" w:space="0" w:color="auto"/>
        <w:right w:val="none" w:sz="0" w:space="0" w:color="auto"/>
      </w:divBdr>
    </w:div>
    <w:div w:id="1721594248">
      <w:bodyDiv w:val="1"/>
      <w:marLeft w:val="0"/>
      <w:marRight w:val="0"/>
      <w:marTop w:val="0"/>
      <w:marBottom w:val="0"/>
      <w:divBdr>
        <w:top w:val="none" w:sz="0" w:space="0" w:color="auto"/>
        <w:left w:val="none" w:sz="0" w:space="0" w:color="auto"/>
        <w:bottom w:val="none" w:sz="0" w:space="0" w:color="auto"/>
        <w:right w:val="none" w:sz="0" w:space="0" w:color="auto"/>
      </w:divBdr>
    </w:div>
    <w:div w:id="1722095670">
      <w:bodyDiv w:val="1"/>
      <w:marLeft w:val="0"/>
      <w:marRight w:val="0"/>
      <w:marTop w:val="0"/>
      <w:marBottom w:val="0"/>
      <w:divBdr>
        <w:top w:val="none" w:sz="0" w:space="0" w:color="auto"/>
        <w:left w:val="none" w:sz="0" w:space="0" w:color="auto"/>
        <w:bottom w:val="none" w:sz="0" w:space="0" w:color="auto"/>
        <w:right w:val="none" w:sz="0" w:space="0" w:color="auto"/>
      </w:divBdr>
    </w:div>
    <w:div w:id="1722745469">
      <w:bodyDiv w:val="1"/>
      <w:marLeft w:val="0"/>
      <w:marRight w:val="0"/>
      <w:marTop w:val="0"/>
      <w:marBottom w:val="0"/>
      <w:divBdr>
        <w:top w:val="none" w:sz="0" w:space="0" w:color="auto"/>
        <w:left w:val="none" w:sz="0" w:space="0" w:color="auto"/>
        <w:bottom w:val="none" w:sz="0" w:space="0" w:color="auto"/>
        <w:right w:val="none" w:sz="0" w:space="0" w:color="auto"/>
      </w:divBdr>
    </w:div>
    <w:div w:id="1723671976">
      <w:bodyDiv w:val="1"/>
      <w:marLeft w:val="0"/>
      <w:marRight w:val="0"/>
      <w:marTop w:val="0"/>
      <w:marBottom w:val="0"/>
      <w:divBdr>
        <w:top w:val="none" w:sz="0" w:space="0" w:color="auto"/>
        <w:left w:val="none" w:sz="0" w:space="0" w:color="auto"/>
        <w:bottom w:val="none" w:sz="0" w:space="0" w:color="auto"/>
        <w:right w:val="none" w:sz="0" w:space="0" w:color="auto"/>
      </w:divBdr>
    </w:div>
    <w:div w:id="1723941839">
      <w:bodyDiv w:val="1"/>
      <w:marLeft w:val="0"/>
      <w:marRight w:val="0"/>
      <w:marTop w:val="0"/>
      <w:marBottom w:val="0"/>
      <w:divBdr>
        <w:top w:val="none" w:sz="0" w:space="0" w:color="auto"/>
        <w:left w:val="none" w:sz="0" w:space="0" w:color="auto"/>
        <w:bottom w:val="none" w:sz="0" w:space="0" w:color="auto"/>
        <w:right w:val="none" w:sz="0" w:space="0" w:color="auto"/>
      </w:divBdr>
    </w:div>
    <w:div w:id="1724134408">
      <w:bodyDiv w:val="1"/>
      <w:marLeft w:val="0"/>
      <w:marRight w:val="0"/>
      <w:marTop w:val="0"/>
      <w:marBottom w:val="0"/>
      <w:divBdr>
        <w:top w:val="none" w:sz="0" w:space="0" w:color="auto"/>
        <w:left w:val="none" w:sz="0" w:space="0" w:color="auto"/>
        <w:bottom w:val="none" w:sz="0" w:space="0" w:color="auto"/>
        <w:right w:val="none" w:sz="0" w:space="0" w:color="auto"/>
      </w:divBdr>
    </w:div>
    <w:div w:id="1724868141">
      <w:bodyDiv w:val="1"/>
      <w:marLeft w:val="0"/>
      <w:marRight w:val="0"/>
      <w:marTop w:val="0"/>
      <w:marBottom w:val="0"/>
      <w:divBdr>
        <w:top w:val="none" w:sz="0" w:space="0" w:color="auto"/>
        <w:left w:val="none" w:sz="0" w:space="0" w:color="auto"/>
        <w:bottom w:val="none" w:sz="0" w:space="0" w:color="auto"/>
        <w:right w:val="none" w:sz="0" w:space="0" w:color="auto"/>
      </w:divBdr>
    </w:div>
    <w:div w:id="1725175880">
      <w:bodyDiv w:val="1"/>
      <w:marLeft w:val="0"/>
      <w:marRight w:val="0"/>
      <w:marTop w:val="0"/>
      <w:marBottom w:val="0"/>
      <w:divBdr>
        <w:top w:val="none" w:sz="0" w:space="0" w:color="auto"/>
        <w:left w:val="none" w:sz="0" w:space="0" w:color="auto"/>
        <w:bottom w:val="none" w:sz="0" w:space="0" w:color="auto"/>
        <w:right w:val="none" w:sz="0" w:space="0" w:color="auto"/>
      </w:divBdr>
    </w:div>
    <w:div w:id="1725179851">
      <w:bodyDiv w:val="1"/>
      <w:marLeft w:val="0"/>
      <w:marRight w:val="0"/>
      <w:marTop w:val="0"/>
      <w:marBottom w:val="0"/>
      <w:divBdr>
        <w:top w:val="none" w:sz="0" w:space="0" w:color="auto"/>
        <w:left w:val="none" w:sz="0" w:space="0" w:color="auto"/>
        <w:bottom w:val="none" w:sz="0" w:space="0" w:color="auto"/>
        <w:right w:val="none" w:sz="0" w:space="0" w:color="auto"/>
      </w:divBdr>
    </w:div>
    <w:div w:id="1725791214">
      <w:bodyDiv w:val="1"/>
      <w:marLeft w:val="0"/>
      <w:marRight w:val="0"/>
      <w:marTop w:val="0"/>
      <w:marBottom w:val="0"/>
      <w:divBdr>
        <w:top w:val="none" w:sz="0" w:space="0" w:color="auto"/>
        <w:left w:val="none" w:sz="0" w:space="0" w:color="auto"/>
        <w:bottom w:val="none" w:sz="0" w:space="0" w:color="auto"/>
        <w:right w:val="none" w:sz="0" w:space="0" w:color="auto"/>
      </w:divBdr>
    </w:div>
    <w:div w:id="1726106407">
      <w:bodyDiv w:val="1"/>
      <w:marLeft w:val="0"/>
      <w:marRight w:val="0"/>
      <w:marTop w:val="0"/>
      <w:marBottom w:val="0"/>
      <w:divBdr>
        <w:top w:val="none" w:sz="0" w:space="0" w:color="auto"/>
        <w:left w:val="none" w:sz="0" w:space="0" w:color="auto"/>
        <w:bottom w:val="none" w:sz="0" w:space="0" w:color="auto"/>
        <w:right w:val="none" w:sz="0" w:space="0" w:color="auto"/>
      </w:divBdr>
    </w:div>
    <w:div w:id="1726220045">
      <w:bodyDiv w:val="1"/>
      <w:marLeft w:val="0"/>
      <w:marRight w:val="0"/>
      <w:marTop w:val="0"/>
      <w:marBottom w:val="0"/>
      <w:divBdr>
        <w:top w:val="none" w:sz="0" w:space="0" w:color="auto"/>
        <w:left w:val="none" w:sz="0" w:space="0" w:color="auto"/>
        <w:bottom w:val="none" w:sz="0" w:space="0" w:color="auto"/>
        <w:right w:val="none" w:sz="0" w:space="0" w:color="auto"/>
      </w:divBdr>
    </w:div>
    <w:div w:id="1726370613">
      <w:bodyDiv w:val="1"/>
      <w:marLeft w:val="0"/>
      <w:marRight w:val="0"/>
      <w:marTop w:val="0"/>
      <w:marBottom w:val="0"/>
      <w:divBdr>
        <w:top w:val="none" w:sz="0" w:space="0" w:color="auto"/>
        <w:left w:val="none" w:sz="0" w:space="0" w:color="auto"/>
        <w:bottom w:val="none" w:sz="0" w:space="0" w:color="auto"/>
        <w:right w:val="none" w:sz="0" w:space="0" w:color="auto"/>
      </w:divBdr>
    </w:div>
    <w:div w:id="1727484370">
      <w:bodyDiv w:val="1"/>
      <w:marLeft w:val="0"/>
      <w:marRight w:val="0"/>
      <w:marTop w:val="0"/>
      <w:marBottom w:val="0"/>
      <w:divBdr>
        <w:top w:val="none" w:sz="0" w:space="0" w:color="auto"/>
        <w:left w:val="none" w:sz="0" w:space="0" w:color="auto"/>
        <w:bottom w:val="none" w:sz="0" w:space="0" w:color="auto"/>
        <w:right w:val="none" w:sz="0" w:space="0" w:color="auto"/>
      </w:divBdr>
    </w:div>
    <w:div w:id="1727758091">
      <w:bodyDiv w:val="1"/>
      <w:marLeft w:val="0"/>
      <w:marRight w:val="0"/>
      <w:marTop w:val="0"/>
      <w:marBottom w:val="0"/>
      <w:divBdr>
        <w:top w:val="none" w:sz="0" w:space="0" w:color="auto"/>
        <w:left w:val="none" w:sz="0" w:space="0" w:color="auto"/>
        <w:bottom w:val="none" w:sz="0" w:space="0" w:color="auto"/>
        <w:right w:val="none" w:sz="0" w:space="0" w:color="auto"/>
      </w:divBdr>
    </w:div>
    <w:div w:id="1727991963">
      <w:bodyDiv w:val="1"/>
      <w:marLeft w:val="0"/>
      <w:marRight w:val="0"/>
      <w:marTop w:val="0"/>
      <w:marBottom w:val="0"/>
      <w:divBdr>
        <w:top w:val="none" w:sz="0" w:space="0" w:color="auto"/>
        <w:left w:val="none" w:sz="0" w:space="0" w:color="auto"/>
        <w:bottom w:val="none" w:sz="0" w:space="0" w:color="auto"/>
        <w:right w:val="none" w:sz="0" w:space="0" w:color="auto"/>
      </w:divBdr>
    </w:div>
    <w:div w:id="1728601852">
      <w:bodyDiv w:val="1"/>
      <w:marLeft w:val="0"/>
      <w:marRight w:val="0"/>
      <w:marTop w:val="0"/>
      <w:marBottom w:val="0"/>
      <w:divBdr>
        <w:top w:val="none" w:sz="0" w:space="0" w:color="auto"/>
        <w:left w:val="none" w:sz="0" w:space="0" w:color="auto"/>
        <w:bottom w:val="none" w:sz="0" w:space="0" w:color="auto"/>
        <w:right w:val="none" w:sz="0" w:space="0" w:color="auto"/>
      </w:divBdr>
    </w:div>
    <w:div w:id="1728842178">
      <w:bodyDiv w:val="1"/>
      <w:marLeft w:val="0"/>
      <w:marRight w:val="0"/>
      <w:marTop w:val="0"/>
      <w:marBottom w:val="0"/>
      <w:divBdr>
        <w:top w:val="none" w:sz="0" w:space="0" w:color="auto"/>
        <w:left w:val="none" w:sz="0" w:space="0" w:color="auto"/>
        <w:bottom w:val="none" w:sz="0" w:space="0" w:color="auto"/>
        <w:right w:val="none" w:sz="0" w:space="0" w:color="auto"/>
      </w:divBdr>
    </w:div>
    <w:div w:id="1729331004">
      <w:bodyDiv w:val="1"/>
      <w:marLeft w:val="0"/>
      <w:marRight w:val="0"/>
      <w:marTop w:val="0"/>
      <w:marBottom w:val="0"/>
      <w:divBdr>
        <w:top w:val="none" w:sz="0" w:space="0" w:color="auto"/>
        <w:left w:val="none" w:sz="0" w:space="0" w:color="auto"/>
        <w:bottom w:val="none" w:sz="0" w:space="0" w:color="auto"/>
        <w:right w:val="none" w:sz="0" w:space="0" w:color="auto"/>
      </w:divBdr>
    </w:div>
    <w:div w:id="1729915697">
      <w:bodyDiv w:val="1"/>
      <w:marLeft w:val="0"/>
      <w:marRight w:val="0"/>
      <w:marTop w:val="0"/>
      <w:marBottom w:val="0"/>
      <w:divBdr>
        <w:top w:val="none" w:sz="0" w:space="0" w:color="auto"/>
        <w:left w:val="none" w:sz="0" w:space="0" w:color="auto"/>
        <w:bottom w:val="none" w:sz="0" w:space="0" w:color="auto"/>
        <w:right w:val="none" w:sz="0" w:space="0" w:color="auto"/>
      </w:divBdr>
    </w:div>
    <w:div w:id="1730029753">
      <w:bodyDiv w:val="1"/>
      <w:marLeft w:val="0"/>
      <w:marRight w:val="0"/>
      <w:marTop w:val="0"/>
      <w:marBottom w:val="0"/>
      <w:divBdr>
        <w:top w:val="none" w:sz="0" w:space="0" w:color="auto"/>
        <w:left w:val="none" w:sz="0" w:space="0" w:color="auto"/>
        <w:bottom w:val="none" w:sz="0" w:space="0" w:color="auto"/>
        <w:right w:val="none" w:sz="0" w:space="0" w:color="auto"/>
      </w:divBdr>
    </w:div>
    <w:div w:id="1730151567">
      <w:bodyDiv w:val="1"/>
      <w:marLeft w:val="0"/>
      <w:marRight w:val="0"/>
      <w:marTop w:val="0"/>
      <w:marBottom w:val="0"/>
      <w:divBdr>
        <w:top w:val="none" w:sz="0" w:space="0" w:color="auto"/>
        <w:left w:val="none" w:sz="0" w:space="0" w:color="auto"/>
        <w:bottom w:val="none" w:sz="0" w:space="0" w:color="auto"/>
        <w:right w:val="none" w:sz="0" w:space="0" w:color="auto"/>
      </w:divBdr>
    </w:div>
    <w:div w:id="1730571778">
      <w:bodyDiv w:val="1"/>
      <w:marLeft w:val="0"/>
      <w:marRight w:val="0"/>
      <w:marTop w:val="0"/>
      <w:marBottom w:val="0"/>
      <w:divBdr>
        <w:top w:val="none" w:sz="0" w:space="0" w:color="auto"/>
        <w:left w:val="none" w:sz="0" w:space="0" w:color="auto"/>
        <w:bottom w:val="none" w:sz="0" w:space="0" w:color="auto"/>
        <w:right w:val="none" w:sz="0" w:space="0" w:color="auto"/>
      </w:divBdr>
    </w:div>
    <w:div w:id="1731269205">
      <w:bodyDiv w:val="1"/>
      <w:marLeft w:val="0"/>
      <w:marRight w:val="0"/>
      <w:marTop w:val="0"/>
      <w:marBottom w:val="0"/>
      <w:divBdr>
        <w:top w:val="none" w:sz="0" w:space="0" w:color="auto"/>
        <w:left w:val="none" w:sz="0" w:space="0" w:color="auto"/>
        <w:bottom w:val="none" w:sz="0" w:space="0" w:color="auto"/>
        <w:right w:val="none" w:sz="0" w:space="0" w:color="auto"/>
      </w:divBdr>
    </w:div>
    <w:div w:id="1731727348">
      <w:bodyDiv w:val="1"/>
      <w:marLeft w:val="0"/>
      <w:marRight w:val="0"/>
      <w:marTop w:val="0"/>
      <w:marBottom w:val="0"/>
      <w:divBdr>
        <w:top w:val="none" w:sz="0" w:space="0" w:color="auto"/>
        <w:left w:val="none" w:sz="0" w:space="0" w:color="auto"/>
        <w:bottom w:val="none" w:sz="0" w:space="0" w:color="auto"/>
        <w:right w:val="none" w:sz="0" w:space="0" w:color="auto"/>
      </w:divBdr>
    </w:div>
    <w:div w:id="1731952547">
      <w:bodyDiv w:val="1"/>
      <w:marLeft w:val="0"/>
      <w:marRight w:val="0"/>
      <w:marTop w:val="0"/>
      <w:marBottom w:val="0"/>
      <w:divBdr>
        <w:top w:val="none" w:sz="0" w:space="0" w:color="auto"/>
        <w:left w:val="none" w:sz="0" w:space="0" w:color="auto"/>
        <w:bottom w:val="none" w:sz="0" w:space="0" w:color="auto"/>
        <w:right w:val="none" w:sz="0" w:space="0" w:color="auto"/>
      </w:divBdr>
    </w:div>
    <w:div w:id="1732069832">
      <w:bodyDiv w:val="1"/>
      <w:marLeft w:val="0"/>
      <w:marRight w:val="0"/>
      <w:marTop w:val="0"/>
      <w:marBottom w:val="0"/>
      <w:divBdr>
        <w:top w:val="none" w:sz="0" w:space="0" w:color="auto"/>
        <w:left w:val="none" w:sz="0" w:space="0" w:color="auto"/>
        <w:bottom w:val="none" w:sz="0" w:space="0" w:color="auto"/>
        <w:right w:val="none" w:sz="0" w:space="0" w:color="auto"/>
      </w:divBdr>
    </w:div>
    <w:div w:id="1732462971">
      <w:bodyDiv w:val="1"/>
      <w:marLeft w:val="0"/>
      <w:marRight w:val="0"/>
      <w:marTop w:val="0"/>
      <w:marBottom w:val="0"/>
      <w:divBdr>
        <w:top w:val="none" w:sz="0" w:space="0" w:color="auto"/>
        <w:left w:val="none" w:sz="0" w:space="0" w:color="auto"/>
        <w:bottom w:val="none" w:sz="0" w:space="0" w:color="auto"/>
        <w:right w:val="none" w:sz="0" w:space="0" w:color="auto"/>
      </w:divBdr>
    </w:div>
    <w:div w:id="1734814520">
      <w:bodyDiv w:val="1"/>
      <w:marLeft w:val="0"/>
      <w:marRight w:val="0"/>
      <w:marTop w:val="0"/>
      <w:marBottom w:val="0"/>
      <w:divBdr>
        <w:top w:val="none" w:sz="0" w:space="0" w:color="auto"/>
        <w:left w:val="none" w:sz="0" w:space="0" w:color="auto"/>
        <w:bottom w:val="none" w:sz="0" w:space="0" w:color="auto"/>
        <w:right w:val="none" w:sz="0" w:space="0" w:color="auto"/>
      </w:divBdr>
    </w:div>
    <w:div w:id="1737511103">
      <w:bodyDiv w:val="1"/>
      <w:marLeft w:val="0"/>
      <w:marRight w:val="0"/>
      <w:marTop w:val="0"/>
      <w:marBottom w:val="0"/>
      <w:divBdr>
        <w:top w:val="none" w:sz="0" w:space="0" w:color="auto"/>
        <w:left w:val="none" w:sz="0" w:space="0" w:color="auto"/>
        <w:bottom w:val="none" w:sz="0" w:space="0" w:color="auto"/>
        <w:right w:val="none" w:sz="0" w:space="0" w:color="auto"/>
      </w:divBdr>
    </w:div>
    <w:div w:id="1737700710">
      <w:bodyDiv w:val="1"/>
      <w:marLeft w:val="0"/>
      <w:marRight w:val="0"/>
      <w:marTop w:val="0"/>
      <w:marBottom w:val="0"/>
      <w:divBdr>
        <w:top w:val="none" w:sz="0" w:space="0" w:color="auto"/>
        <w:left w:val="none" w:sz="0" w:space="0" w:color="auto"/>
        <w:bottom w:val="none" w:sz="0" w:space="0" w:color="auto"/>
        <w:right w:val="none" w:sz="0" w:space="0" w:color="auto"/>
      </w:divBdr>
    </w:div>
    <w:div w:id="1737976654">
      <w:bodyDiv w:val="1"/>
      <w:marLeft w:val="0"/>
      <w:marRight w:val="0"/>
      <w:marTop w:val="0"/>
      <w:marBottom w:val="0"/>
      <w:divBdr>
        <w:top w:val="none" w:sz="0" w:space="0" w:color="auto"/>
        <w:left w:val="none" w:sz="0" w:space="0" w:color="auto"/>
        <w:bottom w:val="none" w:sz="0" w:space="0" w:color="auto"/>
        <w:right w:val="none" w:sz="0" w:space="0" w:color="auto"/>
      </w:divBdr>
    </w:div>
    <w:div w:id="1738698390">
      <w:bodyDiv w:val="1"/>
      <w:marLeft w:val="0"/>
      <w:marRight w:val="0"/>
      <w:marTop w:val="0"/>
      <w:marBottom w:val="0"/>
      <w:divBdr>
        <w:top w:val="none" w:sz="0" w:space="0" w:color="auto"/>
        <w:left w:val="none" w:sz="0" w:space="0" w:color="auto"/>
        <w:bottom w:val="none" w:sz="0" w:space="0" w:color="auto"/>
        <w:right w:val="none" w:sz="0" w:space="0" w:color="auto"/>
      </w:divBdr>
    </w:div>
    <w:div w:id="1739012908">
      <w:bodyDiv w:val="1"/>
      <w:marLeft w:val="0"/>
      <w:marRight w:val="0"/>
      <w:marTop w:val="0"/>
      <w:marBottom w:val="0"/>
      <w:divBdr>
        <w:top w:val="none" w:sz="0" w:space="0" w:color="auto"/>
        <w:left w:val="none" w:sz="0" w:space="0" w:color="auto"/>
        <w:bottom w:val="none" w:sz="0" w:space="0" w:color="auto"/>
        <w:right w:val="none" w:sz="0" w:space="0" w:color="auto"/>
      </w:divBdr>
    </w:div>
    <w:div w:id="1739086456">
      <w:bodyDiv w:val="1"/>
      <w:marLeft w:val="0"/>
      <w:marRight w:val="0"/>
      <w:marTop w:val="0"/>
      <w:marBottom w:val="0"/>
      <w:divBdr>
        <w:top w:val="none" w:sz="0" w:space="0" w:color="auto"/>
        <w:left w:val="none" w:sz="0" w:space="0" w:color="auto"/>
        <w:bottom w:val="none" w:sz="0" w:space="0" w:color="auto"/>
        <w:right w:val="none" w:sz="0" w:space="0" w:color="auto"/>
      </w:divBdr>
    </w:div>
    <w:div w:id="1739131932">
      <w:bodyDiv w:val="1"/>
      <w:marLeft w:val="0"/>
      <w:marRight w:val="0"/>
      <w:marTop w:val="0"/>
      <w:marBottom w:val="0"/>
      <w:divBdr>
        <w:top w:val="none" w:sz="0" w:space="0" w:color="auto"/>
        <w:left w:val="none" w:sz="0" w:space="0" w:color="auto"/>
        <w:bottom w:val="none" w:sz="0" w:space="0" w:color="auto"/>
        <w:right w:val="none" w:sz="0" w:space="0" w:color="auto"/>
      </w:divBdr>
    </w:div>
    <w:div w:id="1739354815">
      <w:bodyDiv w:val="1"/>
      <w:marLeft w:val="0"/>
      <w:marRight w:val="0"/>
      <w:marTop w:val="0"/>
      <w:marBottom w:val="0"/>
      <w:divBdr>
        <w:top w:val="none" w:sz="0" w:space="0" w:color="auto"/>
        <w:left w:val="none" w:sz="0" w:space="0" w:color="auto"/>
        <w:bottom w:val="none" w:sz="0" w:space="0" w:color="auto"/>
        <w:right w:val="none" w:sz="0" w:space="0" w:color="auto"/>
      </w:divBdr>
    </w:div>
    <w:div w:id="1739592342">
      <w:bodyDiv w:val="1"/>
      <w:marLeft w:val="0"/>
      <w:marRight w:val="0"/>
      <w:marTop w:val="0"/>
      <w:marBottom w:val="0"/>
      <w:divBdr>
        <w:top w:val="none" w:sz="0" w:space="0" w:color="auto"/>
        <w:left w:val="none" w:sz="0" w:space="0" w:color="auto"/>
        <w:bottom w:val="none" w:sz="0" w:space="0" w:color="auto"/>
        <w:right w:val="none" w:sz="0" w:space="0" w:color="auto"/>
      </w:divBdr>
    </w:div>
    <w:div w:id="1739860340">
      <w:bodyDiv w:val="1"/>
      <w:marLeft w:val="0"/>
      <w:marRight w:val="0"/>
      <w:marTop w:val="0"/>
      <w:marBottom w:val="0"/>
      <w:divBdr>
        <w:top w:val="none" w:sz="0" w:space="0" w:color="auto"/>
        <w:left w:val="none" w:sz="0" w:space="0" w:color="auto"/>
        <w:bottom w:val="none" w:sz="0" w:space="0" w:color="auto"/>
        <w:right w:val="none" w:sz="0" w:space="0" w:color="auto"/>
      </w:divBdr>
    </w:div>
    <w:div w:id="1740518003">
      <w:bodyDiv w:val="1"/>
      <w:marLeft w:val="0"/>
      <w:marRight w:val="0"/>
      <w:marTop w:val="0"/>
      <w:marBottom w:val="0"/>
      <w:divBdr>
        <w:top w:val="none" w:sz="0" w:space="0" w:color="auto"/>
        <w:left w:val="none" w:sz="0" w:space="0" w:color="auto"/>
        <w:bottom w:val="none" w:sz="0" w:space="0" w:color="auto"/>
        <w:right w:val="none" w:sz="0" w:space="0" w:color="auto"/>
      </w:divBdr>
    </w:div>
    <w:div w:id="1740712491">
      <w:bodyDiv w:val="1"/>
      <w:marLeft w:val="0"/>
      <w:marRight w:val="0"/>
      <w:marTop w:val="0"/>
      <w:marBottom w:val="0"/>
      <w:divBdr>
        <w:top w:val="none" w:sz="0" w:space="0" w:color="auto"/>
        <w:left w:val="none" w:sz="0" w:space="0" w:color="auto"/>
        <w:bottom w:val="none" w:sz="0" w:space="0" w:color="auto"/>
        <w:right w:val="none" w:sz="0" w:space="0" w:color="auto"/>
      </w:divBdr>
    </w:div>
    <w:div w:id="1740976091">
      <w:bodyDiv w:val="1"/>
      <w:marLeft w:val="0"/>
      <w:marRight w:val="0"/>
      <w:marTop w:val="0"/>
      <w:marBottom w:val="0"/>
      <w:divBdr>
        <w:top w:val="none" w:sz="0" w:space="0" w:color="auto"/>
        <w:left w:val="none" w:sz="0" w:space="0" w:color="auto"/>
        <w:bottom w:val="none" w:sz="0" w:space="0" w:color="auto"/>
        <w:right w:val="none" w:sz="0" w:space="0" w:color="auto"/>
      </w:divBdr>
    </w:div>
    <w:div w:id="1741102043">
      <w:bodyDiv w:val="1"/>
      <w:marLeft w:val="0"/>
      <w:marRight w:val="0"/>
      <w:marTop w:val="0"/>
      <w:marBottom w:val="0"/>
      <w:divBdr>
        <w:top w:val="none" w:sz="0" w:space="0" w:color="auto"/>
        <w:left w:val="none" w:sz="0" w:space="0" w:color="auto"/>
        <w:bottom w:val="none" w:sz="0" w:space="0" w:color="auto"/>
        <w:right w:val="none" w:sz="0" w:space="0" w:color="auto"/>
      </w:divBdr>
    </w:div>
    <w:div w:id="1741249015">
      <w:bodyDiv w:val="1"/>
      <w:marLeft w:val="0"/>
      <w:marRight w:val="0"/>
      <w:marTop w:val="0"/>
      <w:marBottom w:val="0"/>
      <w:divBdr>
        <w:top w:val="none" w:sz="0" w:space="0" w:color="auto"/>
        <w:left w:val="none" w:sz="0" w:space="0" w:color="auto"/>
        <w:bottom w:val="none" w:sz="0" w:space="0" w:color="auto"/>
        <w:right w:val="none" w:sz="0" w:space="0" w:color="auto"/>
      </w:divBdr>
    </w:div>
    <w:div w:id="1741563430">
      <w:bodyDiv w:val="1"/>
      <w:marLeft w:val="0"/>
      <w:marRight w:val="0"/>
      <w:marTop w:val="0"/>
      <w:marBottom w:val="0"/>
      <w:divBdr>
        <w:top w:val="none" w:sz="0" w:space="0" w:color="auto"/>
        <w:left w:val="none" w:sz="0" w:space="0" w:color="auto"/>
        <w:bottom w:val="none" w:sz="0" w:space="0" w:color="auto"/>
        <w:right w:val="none" w:sz="0" w:space="0" w:color="auto"/>
      </w:divBdr>
    </w:div>
    <w:div w:id="1741710000">
      <w:bodyDiv w:val="1"/>
      <w:marLeft w:val="0"/>
      <w:marRight w:val="0"/>
      <w:marTop w:val="0"/>
      <w:marBottom w:val="0"/>
      <w:divBdr>
        <w:top w:val="none" w:sz="0" w:space="0" w:color="auto"/>
        <w:left w:val="none" w:sz="0" w:space="0" w:color="auto"/>
        <w:bottom w:val="none" w:sz="0" w:space="0" w:color="auto"/>
        <w:right w:val="none" w:sz="0" w:space="0" w:color="auto"/>
      </w:divBdr>
    </w:div>
    <w:div w:id="1741948885">
      <w:bodyDiv w:val="1"/>
      <w:marLeft w:val="0"/>
      <w:marRight w:val="0"/>
      <w:marTop w:val="0"/>
      <w:marBottom w:val="0"/>
      <w:divBdr>
        <w:top w:val="none" w:sz="0" w:space="0" w:color="auto"/>
        <w:left w:val="none" w:sz="0" w:space="0" w:color="auto"/>
        <w:bottom w:val="none" w:sz="0" w:space="0" w:color="auto"/>
        <w:right w:val="none" w:sz="0" w:space="0" w:color="auto"/>
      </w:divBdr>
    </w:div>
    <w:div w:id="1743482914">
      <w:bodyDiv w:val="1"/>
      <w:marLeft w:val="0"/>
      <w:marRight w:val="0"/>
      <w:marTop w:val="0"/>
      <w:marBottom w:val="0"/>
      <w:divBdr>
        <w:top w:val="none" w:sz="0" w:space="0" w:color="auto"/>
        <w:left w:val="none" w:sz="0" w:space="0" w:color="auto"/>
        <w:bottom w:val="none" w:sz="0" w:space="0" w:color="auto"/>
        <w:right w:val="none" w:sz="0" w:space="0" w:color="auto"/>
      </w:divBdr>
    </w:div>
    <w:div w:id="1744528200">
      <w:bodyDiv w:val="1"/>
      <w:marLeft w:val="0"/>
      <w:marRight w:val="0"/>
      <w:marTop w:val="0"/>
      <w:marBottom w:val="0"/>
      <w:divBdr>
        <w:top w:val="none" w:sz="0" w:space="0" w:color="auto"/>
        <w:left w:val="none" w:sz="0" w:space="0" w:color="auto"/>
        <w:bottom w:val="none" w:sz="0" w:space="0" w:color="auto"/>
        <w:right w:val="none" w:sz="0" w:space="0" w:color="auto"/>
      </w:divBdr>
    </w:div>
    <w:div w:id="1744718307">
      <w:bodyDiv w:val="1"/>
      <w:marLeft w:val="0"/>
      <w:marRight w:val="0"/>
      <w:marTop w:val="0"/>
      <w:marBottom w:val="0"/>
      <w:divBdr>
        <w:top w:val="none" w:sz="0" w:space="0" w:color="auto"/>
        <w:left w:val="none" w:sz="0" w:space="0" w:color="auto"/>
        <w:bottom w:val="none" w:sz="0" w:space="0" w:color="auto"/>
        <w:right w:val="none" w:sz="0" w:space="0" w:color="auto"/>
      </w:divBdr>
    </w:div>
    <w:div w:id="1744907049">
      <w:bodyDiv w:val="1"/>
      <w:marLeft w:val="0"/>
      <w:marRight w:val="0"/>
      <w:marTop w:val="0"/>
      <w:marBottom w:val="0"/>
      <w:divBdr>
        <w:top w:val="none" w:sz="0" w:space="0" w:color="auto"/>
        <w:left w:val="none" w:sz="0" w:space="0" w:color="auto"/>
        <w:bottom w:val="none" w:sz="0" w:space="0" w:color="auto"/>
        <w:right w:val="none" w:sz="0" w:space="0" w:color="auto"/>
      </w:divBdr>
    </w:div>
    <w:div w:id="1745879861">
      <w:bodyDiv w:val="1"/>
      <w:marLeft w:val="0"/>
      <w:marRight w:val="0"/>
      <w:marTop w:val="0"/>
      <w:marBottom w:val="0"/>
      <w:divBdr>
        <w:top w:val="none" w:sz="0" w:space="0" w:color="auto"/>
        <w:left w:val="none" w:sz="0" w:space="0" w:color="auto"/>
        <w:bottom w:val="none" w:sz="0" w:space="0" w:color="auto"/>
        <w:right w:val="none" w:sz="0" w:space="0" w:color="auto"/>
      </w:divBdr>
    </w:div>
    <w:div w:id="1746107588">
      <w:bodyDiv w:val="1"/>
      <w:marLeft w:val="0"/>
      <w:marRight w:val="0"/>
      <w:marTop w:val="0"/>
      <w:marBottom w:val="0"/>
      <w:divBdr>
        <w:top w:val="none" w:sz="0" w:space="0" w:color="auto"/>
        <w:left w:val="none" w:sz="0" w:space="0" w:color="auto"/>
        <w:bottom w:val="none" w:sz="0" w:space="0" w:color="auto"/>
        <w:right w:val="none" w:sz="0" w:space="0" w:color="auto"/>
      </w:divBdr>
    </w:div>
    <w:div w:id="1746148918">
      <w:bodyDiv w:val="1"/>
      <w:marLeft w:val="0"/>
      <w:marRight w:val="0"/>
      <w:marTop w:val="0"/>
      <w:marBottom w:val="0"/>
      <w:divBdr>
        <w:top w:val="none" w:sz="0" w:space="0" w:color="auto"/>
        <w:left w:val="none" w:sz="0" w:space="0" w:color="auto"/>
        <w:bottom w:val="none" w:sz="0" w:space="0" w:color="auto"/>
        <w:right w:val="none" w:sz="0" w:space="0" w:color="auto"/>
      </w:divBdr>
    </w:div>
    <w:div w:id="1746223187">
      <w:bodyDiv w:val="1"/>
      <w:marLeft w:val="0"/>
      <w:marRight w:val="0"/>
      <w:marTop w:val="0"/>
      <w:marBottom w:val="0"/>
      <w:divBdr>
        <w:top w:val="none" w:sz="0" w:space="0" w:color="auto"/>
        <w:left w:val="none" w:sz="0" w:space="0" w:color="auto"/>
        <w:bottom w:val="none" w:sz="0" w:space="0" w:color="auto"/>
        <w:right w:val="none" w:sz="0" w:space="0" w:color="auto"/>
      </w:divBdr>
    </w:div>
    <w:div w:id="1746535952">
      <w:bodyDiv w:val="1"/>
      <w:marLeft w:val="0"/>
      <w:marRight w:val="0"/>
      <w:marTop w:val="0"/>
      <w:marBottom w:val="0"/>
      <w:divBdr>
        <w:top w:val="none" w:sz="0" w:space="0" w:color="auto"/>
        <w:left w:val="none" w:sz="0" w:space="0" w:color="auto"/>
        <w:bottom w:val="none" w:sz="0" w:space="0" w:color="auto"/>
        <w:right w:val="none" w:sz="0" w:space="0" w:color="auto"/>
      </w:divBdr>
    </w:div>
    <w:div w:id="1746536850">
      <w:bodyDiv w:val="1"/>
      <w:marLeft w:val="0"/>
      <w:marRight w:val="0"/>
      <w:marTop w:val="0"/>
      <w:marBottom w:val="0"/>
      <w:divBdr>
        <w:top w:val="none" w:sz="0" w:space="0" w:color="auto"/>
        <w:left w:val="none" w:sz="0" w:space="0" w:color="auto"/>
        <w:bottom w:val="none" w:sz="0" w:space="0" w:color="auto"/>
        <w:right w:val="none" w:sz="0" w:space="0" w:color="auto"/>
      </w:divBdr>
    </w:div>
    <w:div w:id="1746761042">
      <w:bodyDiv w:val="1"/>
      <w:marLeft w:val="0"/>
      <w:marRight w:val="0"/>
      <w:marTop w:val="0"/>
      <w:marBottom w:val="0"/>
      <w:divBdr>
        <w:top w:val="none" w:sz="0" w:space="0" w:color="auto"/>
        <w:left w:val="none" w:sz="0" w:space="0" w:color="auto"/>
        <w:bottom w:val="none" w:sz="0" w:space="0" w:color="auto"/>
        <w:right w:val="none" w:sz="0" w:space="0" w:color="auto"/>
      </w:divBdr>
    </w:div>
    <w:div w:id="1746800389">
      <w:bodyDiv w:val="1"/>
      <w:marLeft w:val="0"/>
      <w:marRight w:val="0"/>
      <w:marTop w:val="0"/>
      <w:marBottom w:val="0"/>
      <w:divBdr>
        <w:top w:val="none" w:sz="0" w:space="0" w:color="auto"/>
        <w:left w:val="none" w:sz="0" w:space="0" w:color="auto"/>
        <w:bottom w:val="none" w:sz="0" w:space="0" w:color="auto"/>
        <w:right w:val="none" w:sz="0" w:space="0" w:color="auto"/>
      </w:divBdr>
    </w:div>
    <w:div w:id="1746993361">
      <w:bodyDiv w:val="1"/>
      <w:marLeft w:val="0"/>
      <w:marRight w:val="0"/>
      <w:marTop w:val="0"/>
      <w:marBottom w:val="0"/>
      <w:divBdr>
        <w:top w:val="none" w:sz="0" w:space="0" w:color="auto"/>
        <w:left w:val="none" w:sz="0" w:space="0" w:color="auto"/>
        <w:bottom w:val="none" w:sz="0" w:space="0" w:color="auto"/>
        <w:right w:val="none" w:sz="0" w:space="0" w:color="auto"/>
      </w:divBdr>
    </w:div>
    <w:div w:id="1747461337">
      <w:bodyDiv w:val="1"/>
      <w:marLeft w:val="0"/>
      <w:marRight w:val="0"/>
      <w:marTop w:val="0"/>
      <w:marBottom w:val="0"/>
      <w:divBdr>
        <w:top w:val="none" w:sz="0" w:space="0" w:color="auto"/>
        <w:left w:val="none" w:sz="0" w:space="0" w:color="auto"/>
        <w:bottom w:val="none" w:sz="0" w:space="0" w:color="auto"/>
        <w:right w:val="none" w:sz="0" w:space="0" w:color="auto"/>
      </w:divBdr>
    </w:div>
    <w:div w:id="1747995614">
      <w:bodyDiv w:val="1"/>
      <w:marLeft w:val="0"/>
      <w:marRight w:val="0"/>
      <w:marTop w:val="0"/>
      <w:marBottom w:val="0"/>
      <w:divBdr>
        <w:top w:val="none" w:sz="0" w:space="0" w:color="auto"/>
        <w:left w:val="none" w:sz="0" w:space="0" w:color="auto"/>
        <w:bottom w:val="none" w:sz="0" w:space="0" w:color="auto"/>
        <w:right w:val="none" w:sz="0" w:space="0" w:color="auto"/>
      </w:divBdr>
    </w:div>
    <w:div w:id="1749880692">
      <w:bodyDiv w:val="1"/>
      <w:marLeft w:val="0"/>
      <w:marRight w:val="0"/>
      <w:marTop w:val="0"/>
      <w:marBottom w:val="0"/>
      <w:divBdr>
        <w:top w:val="none" w:sz="0" w:space="0" w:color="auto"/>
        <w:left w:val="none" w:sz="0" w:space="0" w:color="auto"/>
        <w:bottom w:val="none" w:sz="0" w:space="0" w:color="auto"/>
        <w:right w:val="none" w:sz="0" w:space="0" w:color="auto"/>
      </w:divBdr>
    </w:div>
    <w:div w:id="1749887618">
      <w:bodyDiv w:val="1"/>
      <w:marLeft w:val="0"/>
      <w:marRight w:val="0"/>
      <w:marTop w:val="0"/>
      <w:marBottom w:val="0"/>
      <w:divBdr>
        <w:top w:val="none" w:sz="0" w:space="0" w:color="auto"/>
        <w:left w:val="none" w:sz="0" w:space="0" w:color="auto"/>
        <w:bottom w:val="none" w:sz="0" w:space="0" w:color="auto"/>
        <w:right w:val="none" w:sz="0" w:space="0" w:color="auto"/>
      </w:divBdr>
    </w:div>
    <w:div w:id="1750079389">
      <w:bodyDiv w:val="1"/>
      <w:marLeft w:val="0"/>
      <w:marRight w:val="0"/>
      <w:marTop w:val="0"/>
      <w:marBottom w:val="0"/>
      <w:divBdr>
        <w:top w:val="none" w:sz="0" w:space="0" w:color="auto"/>
        <w:left w:val="none" w:sz="0" w:space="0" w:color="auto"/>
        <w:bottom w:val="none" w:sz="0" w:space="0" w:color="auto"/>
        <w:right w:val="none" w:sz="0" w:space="0" w:color="auto"/>
      </w:divBdr>
    </w:div>
    <w:div w:id="1750494143">
      <w:bodyDiv w:val="1"/>
      <w:marLeft w:val="0"/>
      <w:marRight w:val="0"/>
      <w:marTop w:val="0"/>
      <w:marBottom w:val="0"/>
      <w:divBdr>
        <w:top w:val="none" w:sz="0" w:space="0" w:color="auto"/>
        <w:left w:val="none" w:sz="0" w:space="0" w:color="auto"/>
        <w:bottom w:val="none" w:sz="0" w:space="0" w:color="auto"/>
        <w:right w:val="none" w:sz="0" w:space="0" w:color="auto"/>
      </w:divBdr>
    </w:div>
    <w:div w:id="1750619884">
      <w:bodyDiv w:val="1"/>
      <w:marLeft w:val="0"/>
      <w:marRight w:val="0"/>
      <w:marTop w:val="0"/>
      <w:marBottom w:val="0"/>
      <w:divBdr>
        <w:top w:val="none" w:sz="0" w:space="0" w:color="auto"/>
        <w:left w:val="none" w:sz="0" w:space="0" w:color="auto"/>
        <w:bottom w:val="none" w:sz="0" w:space="0" w:color="auto"/>
        <w:right w:val="none" w:sz="0" w:space="0" w:color="auto"/>
      </w:divBdr>
    </w:div>
    <w:div w:id="1751465997">
      <w:bodyDiv w:val="1"/>
      <w:marLeft w:val="0"/>
      <w:marRight w:val="0"/>
      <w:marTop w:val="0"/>
      <w:marBottom w:val="0"/>
      <w:divBdr>
        <w:top w:val="none" w:sz="0" w:space="0" w:color="auto"/>
        <w:left w:val="none" w:sz="0" w:space="0" w:color="auto"/>
        <w:bottom w:val="none" w:sz="0" w:space="0" w:color="auto"/>
        <w:right w:val="none" w:sz="0" w:space="0" w:color="auto"/>
      </w:divBdr>
    </w:div>
    <w:div w:id="1752459865">
      <w:bodyDiv w:val="1"/>
      <w:marLeft w:val="0"/>
      <w:marRight w:val="0"/>
      <w:marTop w:val="0"/>
      <w:marBottom w:val="0"/>
      <w:divBdr>
        <w:top w:val="none" w:sz="0" w:space="0" w:color="auto"/>
        <w:left w:val="none" w:sz="0" w:space="0" w:color="auto"/>
        <w:bottom w:val="none" w:sz="0" w:space="0" w:color="auto"/>
        <w:right w:val="none" w:sz="0" w:space="0" w:color="auto"/>
      </w:divBdr>
    </w:div>
    <w:div w:id="1753047477">
      <w:bodyDiv w:val="1"/>
      <w:marLeft w:val="0"/>
      <w:marRight w:val="0"/>
      <w:marTop w:val="0"/>
      <w:marBottom w:val="0"/>
      <w:divBdr>
        <w:top w:val="none" w:sz="0" w:space="0" w:color="auto"/>
        <w:left w:val="none" w:sz="0" w:space="0" w:color="auto"/>
        <w:bottom w:val="none" w:sz="0" w:space="0" w:color="auto"/>
        <w:right w:val="none" w:sz="0" w:space="0" w:color="auto"/>
      </w:divBdr>
    </w:div>
    <w:div w:id="1753161354">
      <w:bodyDiv w:val="1"/>
      <w:marLeft w:val="0"/>
      <w:marRight w:val="0"/>
      <w:marTop w:val="0"/>
      <w:marBottom w:val="0"/>
      <w:divBdr>
        <w:top w:val="none" w:sz="0" w:space="0" w:color="auto"/>
        <w:left w:val="none" w:sz="0" w:space="0" w:color="auto"/>
        <w:bottom w:val="none" w:sz="0" w:space="0" w:color="auto"/>
        <w:right w:val="none" w:sz="0" w:space="0" w:color="auto"/>
      </w:divBdr>
    </w:div>
    <w:div w:id="1753431204">
      <w:bodyDiv w:val="1"/>
      <w:marLeft w:val="0"/>
      <w:marRight w:val="0"/>
      <w:marTop w:val="0"/>
      <w:marBottom w:val="0"/>
      <w:divBdr>
        <w:top w:val="none" w:sz="0" w:space="0" w:color="auto"/>
        <w:left w:val="none" w:sz="0" w:space="0" w:color="auto"/>
        <w:bottom w:val="none" w:sz="0" w:space="0" w:color="auto"/>
        <w:right w:val="none" w:sz="0" w:space="0" w:color="auto"/>
      </w:divBdr>
    </w:div>
    <w:div w:id="1753552170">
      <w:bodyDiv w:val="1"/>
      <w:marLeft w:val="0"/>
      <w:marRight w:val="0"/>
      <w:marTop w:val="0"/>
      <w:marBottom w:val="0"/>
      <w:divBdr>
        <w:top w:val="none" w:sz="0" w:space="0" w:color="auto"/>
        <w:left w:val="none" w:sz="0" w:space="0" w:color="auto"/>
        <w:bottom w:val="none" w:sz="0" w:space="0" w:color="auto"/>
        <w:right w:val="none" w:sz="0" w:space="0" w:color="auto"/>
      </w:divBdr>
    </w:div>
    <w:div w:id="1753702358">
      <w:bodyDiv w:val="1"/>
      <w:marLeft w:val="0"/>
      <w:marRight w:val="0"/>
      <w:marTop w:val="0"/>
      <w:marBottom w:val="0"/>
      <w:divBdr>
        <w:top w:val="none" w:sz="0" w:space="0" w:color="auto"/>
        <w:left w:val="none" w:sz="0" w:space="0" w:color="auto"/>
        <w:bottom w:val="none" w:sz="0" w:space="0" w:color="auto"/>
        <w:right w:val="none" w:sz="0" w:space="0" w:color="auto"/>
      </w:divBdr>
    </w:div>
    <w:div w:id="1754233215">
      <w:bodyDiv w:val="1"/>
      <w:marLeft w:val="0"/>
      <w:marRight w:val="0"/>
      <w:marTop w:val="0"/>
      <w:marBottom w:val="0"/>
      <w:divBdr>
        <w:top w:val="none" w:sz="0" w:space="0" w:color="auto"/>
        <w:left w:val="none" w:sz="0" w:space="0" w:color="auto"/>
        <w:bottom w:val="none" w:sz="0" w:space="0" w:color="auto"/>
        <w:right w:val="none" w:sz="0" w:space="0" w:color="auto"/>
      </w:divBdr>
    </w:div>
    <w:div w:id="1754353225">
      <w:bodyDiv w:val="1"/>
      <w:marLeft w:val="0"/>
      <w:marRight w:val="0"/>
      <w:marTop w:val="0"/>
      <w:marBottom w:val="0"/>
      <w:divBdr>
        <w:top w:val="none" w:sz="0" w:space="0" w:color="auto"/>
        <w:left w:val="none" w:sz="0" w:space="0" w:color="auto"/>
        <w:bottom w:val="none" w:sz="0" w:space="0" w:color="auto"/>
        <w:right w:val="none" w:sz="0" w:space="0" w:color="auto"/>
      </w:divBdr>
    </w:div>
    <w:div w:id="1754550946">
      <w:bodyDiv w:val="1"/>
      <w:marLeft w:val="0"/>
      <w:marRight w:val="0"/>
      <w:marTop w:val="0"/>
      <w:marBottom w:val="0"/>
      <w:divBdr>
        <w:top w:val="none" w:sz="0" w:space="0" w:color="auto"/>
        <w:left w:val="none" w:sz="0" w:space="0" w:color="auto"/>
        <w:bottom w:val="none" w:sz="0" w:space="0" w:color="auto"/>
        <w:right w:val="none" w:sz="0" w:space="0" w:color="auto"/>
      </w:divBdr>
    </w:div>
    <w:div w:id="1755323230">
      <w:bodyDiv w:val="1"/>
      <w:marLeft w:val="0"/>
      <w:marRight w:val="0"/>
      <w:marTop w:val="0"/>
      <w:marBottom w:val="0"/>
      <w:divBdr>
        <w:top w:val="none" w:sz="0" w:space="0" w:color="auto"/>
        <w:left w:val="none" w:sz="0" w:space="0" w:color="auto"/>
        <w:bottom w:val="none" w:sz="0" w:space="0" w:color="auto"/>
        <w:right w:val="none" w:sz="0" w:space="0" w:color="auto"/>
      </w:divBdr>
    </w:div>
    <w:div w:id="1756246287">
      <w:bodyDiv w:val="1"/>
      <w:marLeft w:val="0"/>
      <w:marRight w:val="0"/>
      <w:marTop w:val="0"/>
      <w:marBottom w:val="0"/>
      <w:divBdr>
        <w:top w:val="none" w:sz="0" w:space="0" w:color="auto"/>
        <w:left w:val="none" w:sz="0" w:space="0" w:color="auto"/>
        <w:bottom w:val="none" w:sz="0" w:space="0" w:color="auto"/>
        <w:right w:val="none" w:sz="0" w:space="0" w:color="auto"/>
      </w:divBdr>
    </w:div>
    <w:div w:id="1756364977">
      <w:bodyDiv w:val="1"/>
      <w:marLeft w:val="0"/>
      <w:marRight w:val="0"/>
      <w:marTop w:val="0"/>
      <w:marBottom w:val="0"/>
      <w:divBdr>
        <w:top w:val="none" w:sz="0" w:space="0" w:color="auto"/>
        <w:left w:val="none" w:sz="0" w:space="0" w:color="auto"/>
        <w:bottom w:val="none" w:sz="0" w:space="0" w:color="auto"/>
        <w:right w:val="none" w:sz="0" w:space="0" w:color="auto"/>
      </w:divBdr>
    </w:div>
    <w:div w:id="1756514632">
      <w:bodyDiv w:val="1"/>
      <w:marLeft w:val="0"/>
      <w:marRight w:val="0"/>
      <w:marTop w:val="0"/>
      <w:marBottom w:val="0"/>
      <w:divBdr>
        <w:top w:val="none" w:sz="0" w:space="0" w:color="auto"/>
        <w:left w:val="none" w:sz="0" w:space="0" w:color="auto"/>
        <w:bottom w:val="none" w:sz="0" w:space="0" w:color="auto"/>
        <w:right w:val="none" w:sz="0" w:space="0" w:color="auto"/>
      </w:divBdr>
    </w:div>
    <w:div w:id="1756591014">
      <w:bodyDiv w:val="1"/>
      <w:marLeft w:val="0"/>
      <w:marRight w:val="0"/>
      <w:marTop w:val="0"/>
      <w:marBottom w:val="0"/>
      <w:divBdr>
        <w:top w:val="none" w:sz="0" w:space="0" w:color="auto"/>
        <w:left w:val="none" w:sz="0" w:space="0" w:color="auto"/>
        <w:bottom w:val="none" w:sz="0" w:space="0" w:color="auto"/>
        <w:right w:val="none" w:sz="0" w:space="0" w:color="auto"/>
      </w:divBdr>
    </w:div>
    <w:div w:id="1757365964">
      <w:bodyDiv w:val="1"/>
      <w:marLeft w:val="0"/>
      <w:marRight w:val="0"/>
      <w:marTop w:val="0"/>
      <w:marBottom w:val="0"/>
      <w:divBdr>
        <w:top w:val="none" w:sz="0" w:space="0" w:color="auto"/>
        <w:left w:val="none" w:sz="0" w:space="0" w:color="auto"/>
        <w:bottom w:val="none" w:sz="0" w:space="0" w:color="auto"/>
        <w:right w:val="none" w:sz="0" w:space="0" w:color="auto"/>
      </w:divBdr>
    </w:div>
    <w:div w:id="1757481909">
      <w:bodyDiv w:val="1"/>
      <w:marLeft w:val="0"/>
      <w:marRight w:val="0"/>
      <w:marTop w:val="0"/>
      <w:marBottom w:val="0"/>
      <w:divBdr>
        <w:top w:val="none" w:sz="0" w:space="0" w:color="auto"/>
        <w:left w:val="none" w:sz="0" w:space="0" w:color="auto"/>
        <w:bottom w:val="none" w:sz="0" w:space="0" w:color="auto"/>
        <w:right w:val="none" w:sz="0" w:space="0" w:color="auto"/>
      </w:divBdr>
    </w:div>
    <w:div w:id="1757551012">
      <w:bodyDiv w:val="1"/>
      <w:marLeft w:val="0"/>
      <w:marRight w:val="0"/>
      <w:marTop w:val="0"/>
      <w:marBottom w:val="0"/>
      <w:divBdr>
        <w:top w:val="none" w:sz="0" w:space="0" w:color="auto"/>
        <w:left w:val="none" w:sz="0" w:space="0" w:color="auto"/>
        <w:bottom w:val="none" w:sz="0" w:space="0" w:color="auto"/>
        <w:right w:val="none" w:sz="0" w:space="0" w:color="auto"/>
      </w:divBdr>
    </w:div>
    <w:div w:id="1757559383">
      <w:bodyDiv w:val="1"/>
      <w:marLeft w:val="0"/>
      <w:marRight w:val="0"/>
      <w:marTop w:val="0"/>
      <w:marBottom w:val="0"/>
      <w:divBdr>
        <w:top w:val="none" w:sz="0" w:space="0" w:color="auto"/>
        <w:left w:val="none" w:sz="0" w:space="0" w:color="auto"/>
        <w:bottom w:val="none" w:sz="0" w:space="0" w:color="auto"/>
        <w:right w:val="none" w:sz="0" w:space="0" w:color="auto"/>
      </w:divBdr>
    </w:div>
    <w:div w:id="1757745334">
      <w:bodyDiv w:val="1"/>
      <w:marLeft w:val="0"/>
      <w:marRight w:val="0"/>
      <w:marTop w:val="0"/>
      <w:marBottom w:val="0"/>
      <w:divBdr>
        <w:top w:val="none" w:sz="0" w:space="0" w:color="auto"/>
        <w:left w:val="none" w:sz="0" w:space="0" w:color="auto"/>
        <w:bottom w:val="none" w:sz="0" w:space="0" w:color="auto"/>
        <w:right w:val="none" w:sz="0" w:space="0" w:color="auto"/>
      </w:divBdr>
    </w:div>
    <w:div w:id="1757895911">
      <w:bodyDiv w:val="1"/>
      <w:marLeft w:val="0"/>
      <w:marRight w:val="0"/>
      <w:marTop w:val="0"/>
      <w:marBottom w:val="0"/>
      <w:divBdr>
        <w:top w:val="none" w:sz="0" w:space="0" w:color="auto"/>
        <w:left w:val="none" w:sz="0" w:space="0" w:color="auto"/>
        <w:bottom w:val="none" w:sz="0" w:space="0" w:color="auto"/>
        <w:right w:val="none" w:sz="0" w:space="0" w:color="auto"/>
      </w:divBdr>
    </w:div>
    <w:div w:id="1758600788">
      <w:bodyDiv w:val="1"/>
      <w:marLeft w:val="0"/>
      <w:marRight w:val="0"/>
      <w:marTop w:val="0"/>
      <w:marBottom w:val="0"/>
      <w:divBdr>
        <w:top w:val="none" w:sz="0" w:space="0" w:color="auto"/>
        <w:left w:val="none" w:sz="0" w:space="0" w:color="auto"/>
        <w:bottom w:val="none" w:sz="0" w:space="0" w:color="auto"/>
        <w:right w:val="none" w:sz="0" w:space="0" w:color="auto"/>
      </w:divBdr>
    </w:div>
    <w:div w:id="1759326860">
      <w:bodyDiv w:val="1"/>
      <w:marLeft w:val="0"/>
      <w:marRight w:val="0"/>
      <w:marTop w:val="0"/>
      <w:marBottom w:val="0"/>
      <w:divBdr>
        <w:top w:val="none" w:sz="0" w:space="0" w:color="auto"/>
        <w:left w:val="none" w:sz="0" w:space="0" w:color="auto"/>
        <w:bottom w:val="none" w:sz="0" w:space="0" w:color="auto"/>
        <w:right w:val="none" w:sz="0" w:space="0" w:color="auto"/>
      </w:divBdr>
    </w:div>
    <w:div w:id="1759787052">
      <w:bodyDiv w:val="1"/>
      <w:marLeft w:val="0"/>
      <w:marRight w:val="0"/>
      <w:marTop w:val="0"/>
      <w:marBottom w:val="0"/>
      <w:divBdr>
        <w:top w:val="none" w:sz="0" w:space="0" w:color="auto"/>
        <w:left w:val="none" w:sz="0" w:space="0" w:color="auto"/>
        <w:bottom w:val="none" w:sz="0" w:space="0" w:color="auto"/>
        <w:right w:val="none" w:sz="0" w:space="0" w:color="auto"/>
      </w:divBdr>
    </w:div>
    <w:div w:id="1760978173">
      <w:bodyDiv w:val="1"/>
      <w:marLeft w:val="0"/>
      <w:marRight w:val="0"/>
      <w:marTop w:val="0"/>
      <w:marBottom w:val="0"/>
      <w:divBdr>
        <w:top w:val="none" w:sz="0" w:space="0" w:color="auto"/>
        <w:left w:val="none" w:sz="0" w:space="0" w:color="auto"/>
        <w:bottom w:val="none" w:sz="0" w:space="0" w:color="auto"/>
        <w:right w:val="none" w:sz="0" w:space="0" w:color="auto"/>
      </w:divBdr>
    </w:div>
    <w:div w:id="1761635225">
      <w:bodyDiv w:val="1"/>
      <w:marLeft w:val="0"/>
      <w:marRight w:val="0"/>
      <w:marTop w:val="0"/>
      <w:marBottom w:val="0"/>
      <w:divBdr>
        <w:top w:val="none" w:sz="0" w:space="0" w:color="auto"/>
        <w:left w:val="none" w:sz="0" w:space="0" w:color="auto"/>
        <w:bottom w:val="none" w:sz="0" w:space="0" w:color="auto"/>
        <w:right w:val="none" w:sz="0" w:space="0" w:color="auto"/>
      </w:divBdr>
    </w:div>
    <w:div w:id="1761750285">
      <w:bodyDiv w:val="1"/>
      <w:marLeft w:val="0"/>
      <w:marRight w:val="0"/>
      <w:marTop w:val="0"/>
      <w:marBottom w:val="0"/>
      <w:divBdr>
        <w:top w:val="none" w:sz="0" w:space="0" w:color="auto"/>
        <w:left w:val="none" w:sz="0" w:space="0" w:color="auto"/>
        <w:bottom w:val="none" w:sz="0" w:space="0" w:color="auto"/>
        <w:right w:val="none" w:sz="0" w:space="0" w:color="auto"/>
      </w:divBdr>
    </w:div>
    <w:div w:id="1762604823">
      <w:bodyDiv w:val="1"/>
      <w:marLeft w:val="0"/>
      <w:marRight w:val="0"/>
      <w:marTop w:val="0"/>
      <w:marBottom w:val="0"/>
      <w:divBdr>
        <w:top w:val="none" w:sz="0" w:space="0" w:color="auto"/>
        <w:left w:val="none" w:sz="0" w:space="0" w:color="auto"/>
        <w:bottom w:val="none" w:sz="0" w:space="0" w:color="auto"/>
        <w:right w:val="none" w:sz="0" w:space="0" w:color="auto"/>
      </w:divBdr>
    </w:div>
    <w:div w:id="1762874358">
      <w:bodyDiv w:val="1"/>
      <w:marLeft w:val="0"/>
      <w:marRight w:val="0"/>
      <w:marTop w:val="0"/>
      <w:marBottom w:val="0"/>
      <w:divBdr>
        <w:top w:val="none" w:sz="0" w:space="0" w:color="auto"/>
        <w:left w:val="none" w:sz="0" w:space="0" w:color="auto"/>
        <w:bottom w:val="none" w:sz="0" w:space="0" w:color="auto"/>
        <w:right w:val="none" w:sz="0" w:space="0" w:color="auto"/>
      </w:divBdr>
    </w:div>
    <w:div w:id="1763254289">
      <w:bodyDiv w:val="1"/>
      <w:marLeft w:val="0"/>
      <w:marRight w:val="0"/>
      <w:marTop w:val="0"/>
      <w:marBottom w:val="0"/>
      <w:divBdr>
        <w:top w:val="none" w:sz="0" w:space="0" w:color="auto"/>
        <w:left w:val="none" w:sz="0" w:space="0" w:color="auto"/>
        <w:bottom w:val="none" w:sz="0" w:space="0" w:color="auto"/>
        <w:right w:val="none" w:sz="0" w:space="0" w:color="auto"/>
      </w:divBdr>
    </w:div>
    <w:div w:id="1763262240">
      <w:bodyDiv w:val="1"/>
      <w:marLeft w:val="0"/>
      <w:marRight w:val="0"/>
      <w:marTop w:val="0"/>
      <w:marBottom w:val="0"/>
      <w:divBdr>
        <w:top w:val="none" w:sz="0" w:space="0" w:color="auto"/>
        <w:left w:val="none" w:sz="0" w:space="0" w:color="auto"/>
        <w:bottom w:val="none" w:sz="0" w:space="0" w:color="auto"/>
        <w:right w:val="none" w:sz="0" w:space="0" w:color="auto"/>
      </w:divBdr>
    </w:div>
    <w:div w:id="1763332718">
      <w:bodyDiv w:val="1"/>
      <w:marLeft w:val="0"/>
      <w:marRight w:val="0"/>
      <w:marTop w:val="0"/>
      <w:marBottom w:val="0"/>
      <w:divBdr>
        <w:top w:val="none" w:sz="0" w:space="0" w:color="auto"/>
        <w:left w:val="none" w:sz="0" w:space="0" w:color="auto"/>
        <w:bottom w:val="none" w:sz="0" w:space="0" w:color="auto"/>
        <w:right w:val="none" w:sz="0" w:space="0" w:color="auto"/>
      </w:divBdr>
    </w:div>
    <w:div w:id="1763791529">
      <w:bodyDiv w:val="1"/>
      <w:marLeft w:val="0"/>
      <w:marRight w:val="0"/>
      <w:marTop w:val="0"/>
      <w:marBottom w:val="0"/>
      <w:divBdr>
        <w:top w:val="none" w:sz="0" w:space="0" w:color="auto"/>
        <w:left w:val="none" w:sz="0" w:space="0" w:color="auto"/>
        <w:bottom w:val="none" w:sz="0" w:space="0" w:color="auto"/>
        <w:right w:val="none" w:sz="0" w:space="0" w:color="auto"/>
      </w:divBdr>
    </w:div>
    <w:div w:id="1763799896">
      <w:bodyDiv w:val="1"/>
      <w:marLeft w:val="0"/>
      <w:marRight w:val="0"/>
      <w:marTop w:val="0"/>
      <w:marBottom w:val="0"/>
      <w:divBdr>
        <w:top w:val="none" w:sz="0" w:space="0" w:color="auto"/>
        <w:left w:val="none" w:sz="0" w:space="0" w:color="auto"/>
        <w:bottom w:val="none" w:sz="0" w:space="0" w:color="auto"/>
        <w:right w:val="none" w:sz="0" w:space="0" w:color="auto"/>
      </w:divBdr>
    </w:div>
    <w:div w:id="1763909815">
      <w:bodyDiv w:val="1"/>
      <w:marLeft w:val="0"/>
      <w:marRight w:val="0"/>
      <w:marTop w:val="0"/>
      <w:marBottom w:val="0"/>
      <w:divBdr>
        <w:top w:val="none" w:sz="0" w:space="0" w:color="auto"/>
        <w:left w:val="none" w:sz="0" w:space="0" w:color="auto"/>
        <w:bottom w:val="none" w:sz="0" w:space="0" w:color="auto"/>
        <w:right w:val="none" w:sz="0" w:space="0" w:color="auto"/>
      </w:divBdr>
    </w:div>
    <w:div w:id="1764183093">
      <w:bodyDiv w:val="1"/>
      <w:marLeft w:val="0"/>
      <w:marRight w:val="0"/>
      <w:marTop w:val="0"/>
      <w:marBottom w:val="0"/>
      <w:divBdr>
        <w:top w:val="none" w:sz="0" w:space="0" w:color="auto"/>
        <w:left w:val="none" w:sz="0" w:space="0" w:color="auto"/>
        <w:bottom w:val="none" w:sz="0" w:space="0" w:color="auto"/>
        <w:right w:val="none" w:sz="0" w:space="0" w:color="auto"/>
      </w:divBdr>
    </w:div>
    <w:div w:id="1764835645">
      <w:bodyDiv w:val="1"/>
      <w:marLeft w:val="0"/>
      <w:marRight w:val="0"/>
      <w:marTop w:val="0"/>
      <w:marBottom w:val="0"/>
      <w:divBdr>
        <w:top w:val="none" w:sz="0" w:space="0" w:color="auto"/>
        <w:left w:val="none" w:sz="0" w:space="0" w:color="auto"/>
        <w:bottom w:val="none" w:sz="0" w:space="0" w:color="auto"/>
        <w:right w:val="none" w:sz="0" w:space="0" w:color="auto"/>
      </w:divBdr>
    </w:div>
    <w:div w:id="1765179323">
      <w:bodyDiv w:val="1"/>
      <w:marLeft w:val="0"/>
      <w:marRight w:val="0"/>
      <w:marTop w:val="0"/>
      <w:marBottom w:val="0"/>
      <w:divBdr>
        <w:top w:val="none" w:sz="0" w:space="0" w:color="auto"/>
        <w:left w:val="none" w:sz="0" w:space="0" w:color="auto"/>
        <w:bottom w:val="none" w:sz="0" w:space="0" w:color="auto"/>
        <w:right w:val="none" w:sz="0" w:space="0" w:color="auto"/>
      </w:divBdr>
    </w:div>
    <w:div w:id="1765295799">
      <w:bodyDiv w:val="1"/>
      <w:marLeft w:val="0"/>
      <w:marRight w:val="0"/>
      <w:marTop w:val="0"/>
      <w:marBottom w:val="0"/>
      <w:divBdr>
        <w:top w:val="none" w:sz="0" w:space="0" w:color="auto"/>
        <w:left w:val="none" w:sz="0" w:space="0" w:color="auto"/>
        <w:bottom w:val="none" w:sz="0" w:space="0" w:color="auto"/>
        <w:right w:val="none" w:sz="0" w:space="0" w:color="auto"/>
      </w:divBdr>
    </w:div>
    <w:div w:id="1767118728">
      <w:bodyDiv w:val="1"/>
      <w:marLeft w:val="0"/>
      <w:marRight w:val="0"/>
      <w:marTop w:val="0"/>
      <w:marBottom w:val="0"/>
      <w:divBdr>
        <w:top w:val="none" w:sz="0" w:space="0" w:color="auto"/>
        <w:left w:val="none" w:sz="0" w:space="0" w:color="auto"/>
        <w:bottom w:val="none" w:sz="0" w:space="0" w:color="auto"/>
        <w:right w:val="none" w:sz="0" w:space="0" w:color="auto"/>
      </w:divBdr>
    </w:div>
    <w:div w:id="1767384036">
      <w:bodyDiv w:val="1"/>
      <w:marLeft w:val="0"/>
      <w:marRight w:val="0"/>
      <w:marTop w:val="0"/>
      <w:marBottom w:val="0"/>
      <w:divBdr>
        <w:top w:val="none" w:sz="0" w:space="0" w:color="auto"/>
        <w:left w:val="none" w:sz="0" w:space="0" w:color="auto"/>
        <w:bottom w:val="none" w:sz="0" w:space="0" w:color="auto"/>
        <w:right w:val="none" w:sz="0" w:space="0" w:color="auto"/>
      </w:divBdr>
    </w:div>
    <w:div w:id="1767388335">
      <w:bodyDiv w:val="1"/>
      <w:marLeft w:val="0"/>
      <w:marRight w:val="0"/>
      <w:marTop w:val="0"/>
      <w:marBottom w:val="0"/>
      <w:divBdr>
        <w:top w:val="none" w:sz="0" w:space="0" w:color="auto"/>
        <w:left w:val="none" w:sz="0" w:space="0" w:color="auto"/>
        <w:bottom w:val="none" w:sz="0" w:space="0" w:color="auto"/>
        <w:right w:val="none" w:sz="0" w:space="0" w:color="auto"/>
      </w:divBdr>
    </w:div>
    <w:div w:id="1767575722">
      <w:bodyDiv w:val="1"/>
      <w:marLeft w:val="0"/>
      <w:marRight w:val="0"/>
      <w:marTop w:val="0"/>
      <w:marBottom w:val="0"/>
      <w:divBdr>
        <w:top w:val="none" w:sz="0" w:space="0" w:color="auto"/>
        <w:left w:val="none" w:sz="0" w:space="0" w:color="auto"/>
        <w:bottom w:val="none" w:sz="0" w:space="0" w:color="auto"/>
        <w:right w:val="none" w:sz="0" w:space="0" w:color="auto"/>
      </w:divBdr>
    </w:div>
    <w:div w:id="1768622405">
      <w:bodyDiv w:val="1"/>
      <w:marLeft w:val="0"/>
      <w:marRight w:val="0"/>
      <w:marTop w:val="0"/>
      <w:marBottom w:val="0"/>
      <w:divBdr>
        <w:top w:val="none" w:sz="0" w:space="0" w:color="auto"/>
        <w:left w:val="none" w:sz="0" w:space="0" w:color="auto"/>
        <w:bottom w:val="none" w:sz="0" w:space="0" w:color="auto"/>
        <w:right w:val="none" w:sz="0" w:space="0" w:color="auto"/>
      </w:divBdr>
    </w:div>
    <w:div w:id="1768622458">
      <w:bodyDiv w:val="1"/>
      <w:marLeft w:val="0"/>
      <w:marRight w:val="0"/>
      <w:marTop w:val="0"/>
      <w:marBottom w:val="0"/>
      <w:divBdr>
        <w:top w:val="none" w:sz="0" w:space="0" w:color="auto"/>
        <w:left w:val="none" w:sz="0" w:space="0" w:color="auto"/>
        <w:bottom w:val="none" w:sz="0" w:space="0" w:color="auto"/>
        <w:right w:val="none" w:sz="0" w:space="0" w:color="auto"/>
      </w:divBdr>
    </w:div>
    <w:div w:id="1768694324">
      <w:bodyDiv w:val="1"/>
      <w:marLeft w:val="0"/>
      <w:marRight w:val="0"/>
      <w:marTop w:val="0"/>
      <w:marBottom w:val="0"/>
      <w:divBdr>
        <w:top w:val="none" w:sz="0" w:space="0" w:color="auto"/>
        <w:left w:val="none" w:sz="0" w:space="0" w:color="auto"/>
        <w:bottom w:val="none" w:sz="0" w:space="0" w:color="auto"/>
        <w:right w:val="none" w:sz="0" w:space="0" w:color="auto"/>
      </w:divBdr>
    </w:div>
    <w:div w:id="1768770323">
      <w:bodyDiv w:val="1"/>
      <w:marLeft w:val="0"/>
      <w:marRight w:val="0"/>
      <w:marTop w:val="0"/>
      <w:marBottom w:val="0"/>
      <w:divBdr>
        <w:top w:val="none" w:sz="0" w:space="0" w:color="auto"/>
        <w:left w:val="none" w:sz="0" w:space="0" w:color="auto"/>
        <w:bottom w:val="none" w:sz="0" w:space="0" w:color="auto"/>
        <w:right w:val="none" w:sz="0" w:space="0" w:color="auto"/>
      </w:divBdr>
    </w:div>
    <w:div w:id="1768964750">
      <w:bodyDiv w:val="1"/>
      <w:marLeft w:val="0"/>
      <w:marRight w:val="0"/>
      <w:marTop w:val="0"/>
      <w:marBottom w:val="0"/>
      <w:divBdr>
        <w:top w:val="none" w:sz="0" w:space="0" w:color="auto"/>
        <w:left w:val="none" w:sz="0" w:space="0" w:color="auto"/>
        <w:bottom w:val="none" w:sz="0" w:space="0" w:color="auto"/>
        <w:right w:val="none" w:sz="0" w:space="0" w:color="auto"/>
      </w:divBdr>
    </w:div>
    <w:div w:id="1769277642">
      <w:bodyDiv w:val="1"/>
      <w:marLeft w:val="0"/>
      <w:marRight w:val="0"/>
      <w:marTop w:val="0"/>
      <w:marBottom w:val="0"/>
      <w:divBdr>
        <w:top w:val="none" w:sz="0" w:space="0" w:color="auto"/>
        <w:left w:val="none" w:sz="0" w:space="0" w:color="auto"/>
        <w:bottom w:val="none" w:sz="0" w:space="0" w:color="auto"/>
        <w:right w:val="none" w:sz="0" w:space="0" w:color="auto"/>
      </w:divBdr>
    </w:div>
    <w:div w:id="1769347725">
      <w:bodyDiv w:val="1"/>
      <w:marLeft w:val="0"/>
      <w:marRight w:val="0"/>
      <w:marTop w:val="0"/>
      <w:marBottom w:val="0"/>
      <w:divBdr>
        <w:top w:val="none" w:sz="0" w:space="0" w:color="auto"/>
        <w:left w:val="none" w:sz="0" w:space="0" w:color="auto"/>
        <w:bottom w:val="none" w:sz="0" w:space="0" w:color="auto"/>
        <w:right w:val="none" w:sz="0" w:space="0" w:color="auto"/>
      </w:divBdr>
    </w:div>
    <w:div w:id="1769813747">
      <w:bodyDiv w:val="1"/>
      <w:marLeft w:val="0"/>
      <w:marRight w:val="0"/>
      <w:marTop w:val="0"/>
      <w:marBottom w:val="0"/>
      <w:divBdr>
        <w:top w:val="none" w:sz="0" w:space="0" w:color="auto"/>
        <w:left w:val="none" w:sz="0" w:space="0" w:color="auto"/>
        <w:bottom w:val="none" w:sz="0" w:space="0" w:color="auto"/>
        <w:right w:val="none" w:sz="0" w:space="0" w:color="auto"/>
      </w:divBdr>
    </w:div>
    <w:div w:id="1769933510">
      <w:bodyDiv w:val="1"/>
      <w:marLeft w:val="0"/>
      <w:marRight w:val="0"/>
      <w:marTop w:val="0"/>
      <w:marBottom w:val="0"/>
      <w:divBdr>
        <w:top w:val="none" w:sz="0" w:space="0" w:color="auto"/>
        <w:left w:val="none" w:sz="0" w:space="0" w:color="auto"/>
        <w:bottom w:val="none" w:sz="0" w:space="0" w:color="auto"/>
        <w:right w:val="none" w:sz="0" w:space="0" w:color="auto"/>
      </w:divBdr>
    </w:div>
    <w:div w:id="1770194175">
      <w:bodyDiv w:val="1"/>
      <w:marLeft w:val="0"/>
      <w:marRight w:val="0"/>
      <w:marTop w:val="0"/>
      <w:marBottom w:val="0"/>
      <w:divBdr>
        <w:top w:val="none" w:sz="0" w:space="0" w:color="auto"/>
        <w:left w:val="none" w:sz="0" w:space="0" w:color="auto"/>
        <w:bottom w:val="none" w:sz="0" w:space="0" w:color="auto"/>
        <w:right w:val="none" w:sz="0" w:space="0" w:color="auto"/>
      </w:divBdr>
    </w:div>
    <w:div w:id="1770346296">
      <w:bodyDiv w:val="1"/>
      <w:marLeft w:val="0"/>
      <w:marRight w:val="0"/>
      <w:marTop w:val="0"/>
      <w:marBottom w:val="0"/>
      <w:divBdr>
        <w:top w:val="none" w:sz="0" w:space="0" w:color="auto"/>
        <w:left w:val="none" w:sz="0" w:space="0" w:color="auto"/>
        <w:bottom w:val="none" w:sz="0" w:space="0" w:color="auto"/>
        <w:right w:val="none" w:sz="0" w:space="0" w:color="auto"/>
      </w:divBdr>
    </w:div>
    <w:div w:id="1771387730">
      <w:bodyDiv w:val="1"/>
      <w:marLeft w:val="0"/>
      <w:marRight w:val="0"/>
      <w:marTop w:val="0"/>
      <w:marBottom w:val="0"/>
      <w:divBdr>
        <w:top w:val="none" w:sz="0" w:space="0" w:color="auto"/>
        <w:left w:val="none" w:sz="0" w:space="0" w:color="auto"/>
        <w:bottom w:val="none" w:sz="0" w:space="0" w:color="auto"/>
        <w:right w:val="none" w:sz="0" w:space="0" w:color="auto"/>
      </w:divBdr>
    </w:div>
    <w:div w:id="1771390929">
      <w:bodyDiv w:val="1"/>
      <w:marLeft w:val="0"/>
      <w:marRight w:val="0"/>
      <w:marTop w:val="0"/>
      <w:marBottom w:val="0"/>
      <w:divBdr>
        <w:top w:val="none" w:sz="0" w:space="0" w:color="auto"/>
        <w:left w:val="none" w:sz="0" w:space="0" w:color="auto"/>
        <w:bottom w:val="none" w:sz="0" w:space="0" w:color="auto"/>
        <w:right w:val="none" w:sz="0" w:space="0" w:color="auto"/>
      </w:divBdr>
    </w:div>
    <w:div w:id="1771579696">
      <w:bodyDiv w:val="1"/>
      <w:marLeft w:val="0"/>
      <w:marRight w:val="0"/>
      <w:marTop w:val="0"/>
      <w:marBottom w:val="0"/>
      <w:divBdr>
        <w:top w:val="none" w:sz="0" w:space="0" w:color="auto"/>
        <w:left w:val="none" w:sz="0" w:space="0" w:color="auto"/>
        <w:bottom w:val="none" w:sz="0" w:space="0" w:color="auto"/>
        <w:right w:val="none" w:sz="0" w:space="0" w:color="auto"/>
      </w:divBdr>
    </w:div>
    <w:div w:id="1771656387">
      <w:bodyDiv w:val="1"/>
      <w:marLeft w:val="0"/>
      <w:marRight w:val="0"/>
      <w:marTop w:val="0"/>
      <w:marBottom w:val="0"/>
      <w:divBdr>
        <w:top w:val="none" w:sz="0" w:space="0" w:color="auto"/>
        <w:left w:val="none" w:sz="0" w:space="0" w:color="auto"/>
        <w:bottom w:val="none" w:sz="0" w:space="0" w:color="auto"/>
        <w:right w:val="none" w:sz="0" w:space="0" w:color="auto"/>
      </w:divBdr>
    </w:div>
    <w:div w:id="1772820014">
      <w:bodyDiv w:val="1"/>
      <w:marLeft w:val="0"/>
      <w:marRight w:val="0"/>
      <w:marTop w:val="0"/>
      <w:marBottom w:val="0"/>
      <w:divBdr>
        <w:top w:val="none" w:sz="0" w:space="0" w:color="auto"/>
        <w:left w:val="none" w:sz="0" w:space="0" w:color="auto"/>
        <w:bottom w:val="none" w:sz="0" w:space="0" w:color="auto"/>
        <w:right w:val="none" w:sz="0" w:space="0" w:color="auto"/>
      </w:divBdr>
    </w:div>
    <w:div w:id="1773936940">
      <w:bodyDiv w:val="1"/>
      <w:marLeft w:val="0"/>
      <w:marRight w:val="0"/>
      <w:marTop w:val="0"/>
      <w:marBottom w:val="0"/>
      <w:divBdr>
        <w:top w:val="none" w:sz="0" w:space="0" w:color="auto"/>
        <w:left w:val="none" w:sz="0" w:space="0" w:color="auto"/>
        <w:bottom w:val="none" w:sz="0" w:space="0" w:color="auto"/>
        <w:right w:val="none" w:sz="0" w:space="0" w:color="auto"/>
      </w:divBdr>
    </w:div>
    <w:div w:id="1774201822">
      <w:bodyDiv w:val="1"/>
      <w:marLeft w:val="0"/>
      <w:marRight w:val="0"/>
      <w:marTop w:val="0"/>
      <w:marBottom w:val="0"/>
      <w:divBdr>
        <w:top w:val="none" w:sz="0" w:space="0" w:color="auto"/>
        <w:left w:val="none" w:sz="0" w:space="0" w:color="auto"/>
        <w:bottom w:val="none" w:sz="0" w:space="0" w:color="auto"/>
        <w:right w:val="none" w:sz="0" w:space="0" w:color="auto"/>
      </w:divBdr>
    </w:div>
    <w:div w:id="1774203061">
      <w:bodyDiv w:val="1"/>
      <w:marLeft w:val="0"/>
      <w:marRight w:val="0"/>
      <w:marTop w:val="0"/>
      <w:marBottom w:val="0"/>
      <w:divBdr>
        <w:top w:val="none" w:sz="0" w:space="0" w:color="auto"/>
        <w:left w:val="none" w:sz="0" w:space="0" w:color="auto"/>
        <w:bottom w:val="none" w:sz="0" w:space="0" w:color="auto"/>
        <w:right w:val="none" w:sz="0" w:space="0" w:color="auto"/>
      </w:divBdr>
    </w:div>
    <w:div w:id="1774743885">
      <w:bodyDiv w:val="1"/>
      <w:marLeft w:val="0"/>
      <w:marRight w:val="0"/>
      <w:marTop w:val="0"/>
      <w:marBottom w:val="0"/>
      <w:divBdr>
        <w:top w:val="none" w:sz="0" w:space="0" w:color="auto"/>
        <w:left w:val="none" w:sz="0" w:space="0" w:color="auto"/>
        <w:bottom w:val="none" w:sz="0" w:space="0" w:color="auto"/>
        <w:right w:val="none" w:sz="0" w:space="0" w:color="auto"/>
      </w:divBdr>
    </w:div>
    <w:div w:id="1774783710">
      <w:bodyDiv w:val="1"/>
      <w:marLeft w:val="0"/>
      <w:marRight w:val="0"/>
      <w:marTop w:val="0"/>
      <w:marBottom w:val="0"/>
      <w:divBdr>
        <w:top w:val="none" w:sz="0" w:space="0" w:color="auto"/>
        <w:left w:val="none" w:sz="0" w:space="0" w:color="auto"/>
        <w:bottom w:val="none" w:sz="0" w:space="0" w:color="auto"/>
        <w:right w:val="none" w:sz="0" w:space="0" w:color="auto"/>
      </w:divBdr>
    </w:div>
    <w:div w:id="1774855869">
      <w:bodyDiv w:val="1"/>
      <w:marLeft w:val="0"/>
      <w:marRight w:val="0"/>
      <w:marTop w:val="0"/>
      <w:marBottom w:val="0"/>
      <w:divBdr>
        <w:top w:val="none" w:sz="0" w:space="0" w:color="auto"/>
        <w:left w:val="none" w:sz="0" w:space="0" w:color="auto"/>
        <w:bottom w:val="none" w:sz="0" w:space="0" w:color="auto"/>
        <w:right w:val="none" w:sz="0" w:space="0" w:color="auto"/>
      </w:divBdr>
    </w:div>
    <w:div w:id="1775245629">
      <w:bodyDiv w:val="1"/>
      <w:marLeft w:val="0"/>
      <w:marRight w:val="0"/>
      <w:marTop w:val="0"/>
      <w:marBottom w:val="0"/>
      <w:divBdr>
        <w:top w:val="none" w:sz="0" w:space="0" w:color="auto"/>
        <w:left w:val="none" w:sz="0" w:space="0" w:color="auto"/>
        <w:bottom w:val="none" w:sz="0" w:space="0" w:color="auto"/>
        <w:right w:val="none" w:sz="0" w:space="0" w:color="auto"/>
      </w:divBdr>
    </w:div>
    <w:div w:id="1775974653">
      <w:bodyDiv w:val="1"/>
      <w:marLeft w:val="0"/>
      <w:marRight w:val="0"/>
      <w:marTop w:val="0"/>
      <w:marBottom w:val="0"/>
      <w:divBdr>
        <w:top w:val="none" w:sz="0" w:space="0" w:color="auto"/>
        <w:left w:val="none" w:sz="0" w:space="0" w:color="auto"/>
        <w:bottom w:val="none" w:sz="0" w:space="0" w:color="auto"/>
        <w:right w:val="none" w:sz="0" w:space="0" w:color="auto"/>
      </w:divBdr>
    </w:div>
    <w:div w:id="1775978936">
      <w:bodyDiv w:val="1"/>
      <w:marLeft w:val="0"/>
      <w:marRight w:val="0"/>
      <w:marTop w:val="0"/>
      <w:marBottom w:val="0"/>
      <w:divBdr>
        <w:top w:val="none" w:sz="0" w:space="0" w:color="auto"/>
        <w:left w:val="none" w:sz="0" w:space="0" w:color="auto"/>
        <w:bottom w:val="none" w:sz="0" w:space="0" w:color="auto"/>
        <w:right w:val="none" w:sz="0" w:space="0" w:color="auto"/>
      </w:divBdr>
    </w:div>
    <w:div w:id="1776168988">
      <w:bodyDiv w:val="1"/>
      <w:marLeft w:val="0"/>
      <w:marRight w:val="0"/>
      <w:marTop w:val="0"/>
      <w:marBottom w:val="0"/>
      <w:divBdr>
        <w:top w:val="none" w:sz="0" w:space="0" w:color="auto"/>
        <w:left w:val="none" w:sz="0" w:space="0" w:color="auto"/>
        <w:bottom w:val="none" w:sz="0" w:space="0" w:color="auto"/>
        <w:right w:val="none" w:sz="0" w:space="0" w:color="auto"/>
      </w:divBdr>
    </w:div>
    <w:div w:id="1776485232">
      <w:bodyDiv w:val="1"/>
      <w:marLeft w:val="0"/>
      <w:marRight w:val="0"/>
      <w:marTop w:val="0"/>
      <w:marBottom w:val="0"/>
      <w:divBdr>
        <w:top w:val="none" w:sz="0" w:space="0" w:color="auto"/>
        <w:left w:val="none" w:sz="0" w:space="0" w:color="auto"/>
        <w:bottom w:val="none" w:sz="0" w:space="0" w:color="auto"/>
        <w:right w:val="none" w:sz="0" w:space="0" w:color="auto"/>
      </w:divBdr>
    </w:div>
    <w:div w:id="1776712496">
      <w:bodyDiv w:val="1"/>
      <w:marLeft w:val="0"/>
      <w:marRight w:val="0"/>
      <w:marTop w:val="0"/>
      <w:marBottom w:val="0"/>
      <w:divBdr>
        <w:top w:val="none" w:sz="0" w:space="0" w:color="auto"/>
        <w:left w:val="none" w:sz="0" w:space="0" w:color="auto"/>
        <w:bottom w:val="none" w:sz="0" w:space="0" w:color="auto"/>
        <w:right w:val="none" w:sz="0" w:space="0" w:color="auto"/>
      </w:divBdr>
    </w:div>
    <w:div w:id="1776823079">
      <w:bodyDiv w:val="1"/>
      <w:marLeft w:val="0"/>
      <w:marRight w:val="0"/>
      <w:marTop w:val="0"/>
      <w:marBottom w:val="0"/>
      <w:divBdr>
        <w:top w:val="none" w:sz="0" w:space="0" w:color="auto"/>
        <w:left w:val="none" w:sz="0" w:space="0" w:color="auto"/>
        <w:bottom w:val="none" w:sz="0" w:space="0" w:color="auto"/>
        <w:right w:val="none" w:sz="0" w:space="0" w:color="auto"/>
      </w:divBdr>
    </w:div>
    <w:div w:id="1776906268">
      <w:bodyDiv w:val="1"/>
      <w:marLeft w:val="0"/>
      <w:marRight w:val="0"/>
      <w:marTop w:val="0"/>
      <w:marBottom w:val="0"/>
      <w:divBdr>
        <w:top w:val="none" w:sz="0" w:space="0" w:color="auto"/>
        <w:left w:val="none" w:sz="0" w:space="0" w:color="auto"/>
        <w:bottom w:val="none" w:sz="0" w:space="0" w:color="auto"/>
        <w:right w:val="none" w:sz="0" w:space="0" w:color="auto"/>
      </w:divBdr>
    </w:div>
    <w:div w:id="1777676076">
      <w:bodyDiv w:val="1"/>
      <w:marLeft w:val="0"/>
      <w:marRight w:val="0"/>
      <w:marTop w:val="0"/>
      <w:marBottom w:val="0"/>
      <w:divBdr>
        <w:top w:val="none" w:sz="0" w:space="0" w:color="auto"/>
        <w:left w:val="none" w:sz="0" w:space="0" w:color="auto"/>
        <w:bottom w:val="none" w:sz="0" w:space="0" w:color="auto"/>
        <w:right w:val="none" w:sz="0" w:space="0" w:color="auto"/>
      </w:divBdr>
    </w:div>
    <w:div w:id="1778601049">
      <w:bodyDiv w:val="1"/>
      <w:marLeft w:val="0"/>
      <w:marRight w:val="0"/>
      <w:marTop w:val="0"/>
      <w:marBottom w:val="0"/>
      <w:divBdr>
        <w:top w:val="none" w:sz="0" w:space="0" w:color="auto"/>
        <w:left w:val="none" w:sz="0" w:space="0" w:color="auto"/>
        <w:bottom w:val="none" w:sz="0" w:space="0" w:color="auto"/>
        <w:right w:val="none" w:sz="0" w:space="0" w:color="auto"/>
      </w:divBdr>
    </w:div>
    <w:div w:id="1778863312">
      <w:bodyDiv w:val="1"/>
      <w:marLeft w:val="0"/>
      <w:marRight w:val="0"/>
      <w:marTop w:val="0"/>
      <w:marBottom w:val="0"/>
      <w:divBdr>
        <w:top w:val="none" w:sz="0" w:space="0" w:color="auto"/>
        <w:left w:val="none" w:sz="0" w:space="0" w:color="auto"/>
        <w:bottom w:val="none" w:sz="0" w:space="0" w:color="auto"/>
        <w:right w:val="none" w:sz="0" w:space="0" w:color="auto"/>
      </w:divBdr>
    </w:div>
    <w:div w:id="1778989343">
      <w:bodyDiv w:val="1"/>
      <w:marLeft w:val="0"/>
      <w:marRight w:val="0"/>
      <w:marTop w:val="0"/>
      <w:marBottom w:val="0"/>
      <w:divBdr>
        <w:top w:val="none" w:sz="0" w:space="0" w:color="auto"/>
        <w:left w:val="none" w:sz="0" w:space="0" w:color="auto"/>
        <w:bottom w:val="none" w:sz="0" w:space="0" w:color="auto"/>
        <w:right w:val="none" w:sz="0" w:space="0" w:color="auto"/>
      </w:divBdr>
    </w:div>
    <w:div w:id="1779250922">
      <w:bodyDiv w:val="1"/>
      <w:marLeft w:val="0"/>
      <w:marRight w:val="0"/>
      <w:marTop w:val="0"/>
      <w:marBottom w:val="0"/>
      <w:divBdr>
        <w:top w:val="none" w:sz="0" w:space="0" w:color="auto"/>
        <w:left w:val="none" w:sz="0" w:space="0" w:color="auto"/>
        <w:bottom w:val="none" w:sz="0" w:space="0" w:color="auto"/>
        <w:right w:val="none" w:sz="0" w:space="0" w:color="auto"/>
      </w:divBdr>
    </w:div>
    <w:div w:id="1780300458">
      <w:bodyDiv w:val="1"/>
      <w:marLeft w:val="0"/>
      <w:marRight w:val="0"/>
      <w:marTop w:val="0"/>
      <w:marBottom w:val="0"/>
      <w:divBdr>
        <w:top w:val="none" w:sz="0" w:space="0" w:color="auto"/>
        <w:left w:val="none" w:sz="0" w:space="0" w:color="auto"/>
        <w:bottom w:val="none" w:sz="0" w:space="0" w:color="auto"/>
        <w:right w:val="none" w:sz="0" w:space="0" w:color="auto"/>
      </w:divBdr>
    </w:div>
    <w:div w:id="1780906403">
      <w:bodyDiv w:val="1"/>
      <w:marLeft w:val="0"/>
      <w:marRight w:val="0"/>
      <w:marTop w:val="0"/>
      <w:marBottom w:val="0"/>
      <w:divBdr>
        <w:top w:val="none" w:sz="0" w:space="0" w:color="auto"/>
        <w:left w:val="none" w:sz="0" w:space="0" w:color="auto"/>
        <w:bottom w:val="none" w:sz="0" w:space="0" w:color="auto"/>
        <w:right w:val="none" w:sz="0" w:space="0" w:color="auto"/>
      </w:divBdr>
    </w:div>
    <w:div w:id="1781024710">
      <w:bodyDiv w:val="1"/>
      <w:marLeft w:val="0"/>
      <w:marRight w:val="0"/>
      <w:marTop w:val="0"/>
      <w:marBottom w:val="0"/>
      <w:divBdr>
        <w:top w:val="none" w:sz="0" w:space="0" w:color="auto"/>
        <w:left w:val="none" w:sz="0" w:space="0" w:color="auto"/>
        <w:bottom w:val="none" w:sz="0" w:space="0" w:color="auto"/>
        <w:right w:val="none" w:sz="0" w:space="0" w:color="auto"/>
      </w:divBdr>
    </w:div>
    <w:div w:id="1781990424">
      <w:bodyDiv w:val="1"/>
      <w:marLeft w:val="0"/>
      <w:marRight w:val="0"/>
      <w:marTop w:val="0"/>
      <w:marBottom w:val="0"/>
      <w:divBdr>
        <w:top w:val="none" w:sz="0" w:space="0" w:color="auto"/>
        <w:left w:val="none" w:sz="0" w:space="0" w:color="auto"/>
        <w:bottom w:val="none" w:sz="0" w:space="0" w:color="auto"/>
        <w:right w:val="none" w:sz="0" w:space="0" w:color="auto"/>
      </w:divBdr>
    </w:div>
    <w:div w:id="1782186232">
      <w:bodyDiv w:val="1"/>
      <w:marLeft w:val="0"/>
      <w:marRight w:val="0"/>
      <w:marTop w:val="0"/>
      <w:marBottom w:val="0"/>
      <w:divBdr>
        <w:top w:val="none" w:sz="0" w:space="0" w:color="auto"/>
        <w:left w:val="none" w:sz="0" w:space="0" w:color="auto"/>
        <w:bottom w:val="none" w:sz="0" w:space="0" w:color="auto"/>
        <w:right w:val="none" w:sz="0" w:space="0" w:color="auto"/>
      </w:divBdr>
    </w:div>
    <w:div w:id="1782450037">
      <w:bodyDiv w:val="1"/>
      <w:marLeft w:val="0"/>
      <w:marRight w:val="0"/>
      <w:marTop w:val="0"/>
      <w:marBottom w:val="0"/>
      <w:divBdr>
        <w:top w:val="none" w:sz="0" w:space="0" w:color="auto"/>
        <w:left w:val="none" w:sz="0" w:space="0" w:color="auto"/>
        <w:bottom w:val="none" w:sz="0" w:space="0" w:color="auto"/>
        <w:right w:val="none" w:sz="0" w:space="0" w:color="auto"/>
      </w:divBdr>
    </w:div>
    <w:div w:id="1783109470">
      <w:bodyDiv w:val="1"/>
      <w:marLeft w:val="0"/>
      <w:marRight w:val="0"/>
      <w:marTop w:val="0"/>
      <w:marBottom w:val="0"/>
      <w:divBdr>
        <w:top w:val="none" w:sz="0" w:space="0" w:color="auto"/>
        <w:left w:val="none" w:sz="0" w:space="0" w:color="auto"/>
        <w:bottom w:val="none" w:sz="0" w:space="0" w:color="auto"/>
        <w:right w:val="none" w:sz="0" w:space="0" w:color="auto"/>
      </w:divBdr>
    </w:div>
    <w:div w:id="1783763223">
      <w:bodyDiv w:val="1"/>
      <w:marLeft w:val="0"/>
      <w:marRight w:val="0"/>
      <w:marTop w:val="0"/>
      <w:marBottom w:val="0"/>
      <w:divBdr>
        <w:top w:val="none" w:sz="0" w:space="0" w:color="auto"/>
        <w:left w:val="none" w:sz="0" w:space="0" w:color="auto"/>
        <w:bottom w:val="none" w:sz="0" w:space="0" w:color="auto"/>
        <w:right w:val="none" w:sz="0" w:space="0" w:color="auto"/>
      </w:divBdr>
    </w:div>
    <w:div w:id="1783838120">
      <w:bodyDiv w:val="1"/>
      <w:marLeft w:val="0"/>
      <w:marRight w:val="0"/>
      <w:marTop w:val="0"/>
      <w:marBottom w:val="0"/>
      <w:divBdr>
        <w:top w:val="none" w:sz="0" w:space="0" w:color="auto"/>
        <w:left w:val="none" w:sz="0" w:space="0" w:color="auto"/>
        <w:bottom w:val="none" w:sz="0" w:space="0" w:color="auto"/>
        <w:right w:val="none" w:sz="0" w:space="0" w:color="auto"/>
      </w:divBdr>
    </w:div>
    <w:div w:id="1784155030">
      <w:bodyDiv w:val="1"/>
      <w:marLeft w:val="0"/>
      <w:marRight w:val="0"/>
      <w:marTop w:val="0"/>
      <w:marBottom w:val="0"/>
      <w:divBdr>
        <w:top w:val="none" w:sz="0" w:space="0" w:color="auto"/>
        <w:left w:val="none" w:sz="0" w:space="0" w:color="auto"/>
        <w:bottom w:val="none" w:sz="0" w:space="0" w:color="auto"/>
        <w:right w:val="none" w:sz="0" w:space="0" w:color="auto"/>
      </w:divBdr>
    </w:div>
    <w:div w:id="1784617495">
      <w:bodyDiv w:val="1"/>
      <w:marLeft w:val="0"/>
      <w:marRight w:val="0"/>
      <w:marTop w:val="0"/>
      <w:marBottom w:val="0"/>
      <w:divBdr>
        <w:top w:val="none" w:sz="0" w:space="0" w:color="auto"/>
        <w:left w:val="none" w:sz="0" w:space="0" w:color="auto"/>
        <w:bottom w:val="none" w:sz="0" w:space="0" w:color="auto"/>
        <w:right w:val="none" w:sz="0" w:space="0" w:color="auto"/>
      </w:divBdr>
    </w:div>
    <w:div w:id="1785266824">
      <w:bodyDiv w:val="1"/>
      <w:marLeft w:val="0"/>
      <w:marRight w:val="0"/>
      <w:marTop w:val="0"/>
      <w:marBottom w:val="0"/>
      <w:divBdr>
        <w:top w:val="none" w:sz="0" w:space="0" w:color="auto"/>
        <w:left w:val="none" w:sz="0" w:space="0" w:color="auto"/>
        <w:bottom w:val="none" w:sz="0" w:space="0" w:color="auto"/>
        <w:right w:val="none" w:sz="0" w:space="0" w:color="auto"/>
      </w:divBdr>
    </w:div>
    <w:div w:id="1786314865">
      <w:bodyDiv w:val="1"/>
      <w:marLeft w:val="0"/>
      <w:marRight w:val="0"/>
      <w:marTop w:val="0"/>
      <w:marBottom w:val="0"/>
      <w:divBdr>
        <w:top w:val="none" w:sz="0" w:space="0" w:color="auto"/>
        <w:left w:val="none" w:sz="0" w:space="0" w:color="auto"/>
        <w:bottom w:val="none" w:sz="0" w:space="0" w:color="auto"/>
        <w:right w:val="none" w:sz="0" w:space="0" w:color="auto"/>
      </w:divBdr>
    </w:div>
    <w:div w:id="1786381690">
      <w:bodyDiv w:val="1"/>
      <w:marLeft w:val="0"/>
      <w:marRight w:val="0"/>
      <w:marTop w:val="0"/>
      <w:marBottom w:val="0"/>
      <w:divBdr>
        <w:top w:val="none" w:sz="0" w:space="0" w:color="auto"/>
        <w:left w:val="none" w:sz="0" w:space="0" w:color="auto"/>
        <w:bottom w:val="none" w:sz="0" w:space="0" w:color="auto"/>
        <w:right w:val="none" w:sz="0" w:space="0" w:color="auto"/>
      </w:divBdr>
    </w:div>
    <w:div w:id="1786388831">
      <w:bodyDiv w:val="1"/>
      <w:marLeft w:val="0"/>
      <w:marRight w:val="0"/>
      <w:marTop w:val="0"/>
      <w:marBottom w:val="0"/>
      <w:divBdr>
        <w:top w:val="none" w:sz="0" w:space="0" w:color="auto"/>
        <w:left w:val="none" w:sz="0" w:space="0" w:color="auto"/>
        <w:bottom w:val="none" w:sz="0" w:space="0" w:color="auto"/>
        <w:right w:val="none" w:sz="0" w:space="0" w:color="auto"/>
      </w:divBdr>
    </w:div>
    <w:div w:id="1787652593">
      <w:bodyDiv w:val="1"/>
      <w:marLeft w:val="0"/>
      <w:marRight w:val="0"/>
      <w:marTop w:val="0"/>
      <w:marBottom w:val="0"/>
      <w:divBdr>
        <w:top w:val="none" w:sz="0" w:space="0" w:color="auto"/>
        <w:left w:val="none" w:sz="0" w:space="0" w:color="auto"/>
        <w:bottom w:val="none" w:sz="0" w:space="0" w:color="auto"/>
        <w:right w:val="none" w:sz="0" w:space="0" w:color="auto"/>
      </w:divBdr>
    </w:div>
    <w:div w:id="1787892889">
      <w:bodyDiv w:val="1"/>
      <w:marLeft w:val="0"/>
      <w:marRight w:val="0"/>
      <w:marTop w:val="0"/>
      <w:marBottom w:val="0"/>
      <w:divBdr>
        <w:top w:val="none" w:sz="0" w:space="0" w:color="auto"/>
        <w:left w:val="none" w:sz="0" w:space="0" w:color="auto"/>
        <w:bottom w:val="none" w:sz="0" w:space="0" w:color="auto"/>
        <w:right w:val="none" w:sz="0" w:space="0" w:color="auto"/>
      </w:divBdr>
    </w:div>
    <w:div w:id="1787963878">
      <w:bodyDiv w:val="1"/>
      <w:marLeft w:val="0"/>
      <w:marRight w:val="0"/>
      <w:marTop w:val="0"/>
      <w:marBottom w:val="0"/>
      <w:divBdr>
        <w:top w:val="none" w:sz="0" w:space="0" w:color="auto"/>
        <w:left w:val="none" w:sz="0" w:space="0" w:color="auto"/>
        <w:bottom w:val="none" w:sz="0" w:space="0" w:color="auto"/>
        <w:right w:val="none" w:sz="0" w:space="0" w:color="auto"/>
      </w:divBdr>
    </w:div>
    <w:div w:id="1788810645">
      <w:bodyDiv w:val="1"/>
      <w:marLeft w:val="0"/>
      <w:marRight w:val="0"/>
      <w:marTop w:val="0"/>
      <w:marBottom w:val="0"/>
      <w:divBdr>
        <w:top w:val="none" w:sz="0" w:space="0" w:color="auto"/>
        <w:left w:val="none" w:sz="0" w:space="0" w:color="auto"/>
        <w:bottom w:val="none" w:sz="0" w:space="0" w:color="auto"/>
        <w:right w:val="none" w:sz="0" w:space="0" w:color="auto"/>
      </w:divBdr>
    </w:div>
    <w:div w:id="1788814809">
      <w:bodyDiv w:val="1"/>
      <w:marLeft w:val="0"/>
      <w:marRight w:val="0"/>
      <w:marTop w:val="0"/>
      <w:marBottom w:val="0"/>
      <w:divBdr>
        <w:top w:val="none" w:sz="0" w:space="0" w:color="auto"/>
        <w:left w:val="none" w:sz="0" w:space="0" w:color="auto"/>
        <w:bottom w:val="none" w:sz="0" w:space="0" w:color="auto"/>
        <w:right w:val="none" w:sz="0" w:space="0" w:color="auto"/>
      </w:divBdr>
    </w:div>
    <w:div w:id="1790706658">
      <w:bodyDiv w:val="1"/>
      <w:marLeft w:val="0"/>
      <w:marRight w:val="0"/>
      <w:marTop w:val="0"/>
      <w:marBottom w:val="0"/>
      <w:divBdr>
        <w:top w:val="none" w:sz="0" w:space="0" w:color="auto"/>
        <w:left w:val="none" w:sz="0" w:space="0" w:color="auto"/>
        <w:bottom w:val="none" w:sz="0" w:space="0" w:color="auto"/>
        <w:right w:val="none" w:sz="0" w:space="0" w:color="auto"/>
      </w:divBdr>
    </w:div>
    <w:div w:id="1790859358">
      <w:bodyDiv w:val="1"/>
      <w:marLeft w:val="0"/>
      <w:marRight w:val="0"/>
      <w:marTop w:val="0"/>
      <w:marBottom w:val="0"/>
      <w:divBdr>
        <w:top w:val="none" w:sz="0" w:space="0" w:color="auto"/>
        <w:left w:val="none" w:sz="0" w:space="0" w:color="auto"/>
        <w:bottom w:val="none" w:sz="0" w:space="0" w:color="auto"/>
        <w:right w:val="none" w:sz="0" w:space="0" w:color="auto"/>
      </w:divBdr>
    </w:div>
    <w:div w:id="1791781563">
      <w:bodyDiv w:val="1"/>
      <w:marLeft w:val="0"/>
      <w:marRight w:val="0"/>
      <w:marTop w:val="0"/>
      <w:marBottom w:val="0"/>
      <w:divBdr>
        <w:top w:val="none" w:sz="0" w:space="0" w:color="auto"/>
        <w:left w:val="none" w:sz="0" w:space="0" w:color="auto"/>
        <w:bottom w:val="none" w:sz="0" w:space="0" w:color="auto"/>
        <w:right w:val="none" w:sz="0" w:space="0" w:color="auto"/>
      </w:divBdr>
    </w:div>
    <w:div w:id="1791826445">
      <w:bodyDiv w:val="1"/>
      <w:marLeft w:val="0"/>
      <w:marRight w:val="0"/>
      <w:marTop w:val="0"/>
      <w:marBottom w:val="0"/>
      <w:divBdr>
        <w:top w:val="none" w:sz="0" w:space="0" w:color="auto"/>
        <w:left w:val="none" w:sz="0" w:space="0" w:color="auto"/>
        <w:bottom w:val="none" w:sz="0" w:space="0" w:color="auto"/>
        <w:right w:val="none" w:sz="0" w:space="0" w:color="auto"/>
      </w:divBdr>
    </w:div>
    <w:div w:id="1791974211">
      <w:bodyDiv w:val="1"/>
      <w:marLeft w:val="0"/>
      <w:marRight w:val="0"/>
      <w:marTop w:val="0"/>
      <w:marBottom w:val="0"/>
      <w:divBdr>
        <w:top w:val="none" w:sz="0" w:space="0" w:color="auto"/>
        <w:left w:val="none" w:sz="0" w:space="0" w:color="auto"/>
        <w:bottom w:val="none" w:sz="0" w:space="0" w:color="auto"/>
        <w:right w:val="none" w:sz="0" w:space="0" w:color="auto"/>
      </w:divBdr>
    </w:div>
    <w:div w:id="1792555198">
      <w:bodyDiv w:val="1"/>
      <w:marLeft w:val="0"/>
      <w:marRight w:val="0"/>
      <w:marTop w:val="0"/>
      <w:marBottom w:val="0"/>
      <w:divBdr>
        <w:top w:val="none" w:sz="0" w:space="0" w:color="auto"/>
        <w:left w:val="none" w:sz="0" w:space="0" w:color="auto"/>
        <w:bottom w:val="none" w:sz="0" w:space="0" w:color="auto"/>
        <w:right w:val="none" w:sz="0" w:space="0" w:color="auto"/>
      </w:divBdr>
    </w:div>
    <w:div w:id="1792627619">
      <w:bodyDiv w:val="1"/>
      <w:marLeft w:val="0"/>
      <w:marRight w:val="0"/>
      <w:marTop w:val="0"/>
      <w:marBottom w:val="0"/>
      <w:divBdr>
        <w:top w:val="none" w:sz="0" w:space="0" w:color="auto"/>
        <w:left w:val="none" w:sz="0" w:space="0" w:color="auto"/>
        <w:bottom w:val="none" w:sz="0" w:space="0" w:color="auto"/>
        <w:right w:val="none" w:sz="0" w:space="0" w:color="auto"/>
      </w:divBdr>
    </w:div>
    <w:div w:id="1792934974">
      <w:bodyDiv w:val="1"/>
      <w:marLeft w:val="0"/>
      <w:marRight w:val="0"/>
      <w:marTop w:val="0"/>
      <w:marBottom w:val="0"/>
      <w:divBdr>
        <w:top w:val="none" w:sz="0" w:space="0" w:color="auto"/>
        <w:left w:val="none" w:sz="0" w:space="0" w:color="auto"/>
        <w:bottom w:val="none" w:sz="0" w:space="0" w:color="auto"/>
        <w:right w:val="none" w:sz="0" w:space="0" w:color="auto"/>
      </w:divBdr>
    </w:div>
    <w:div w:id="1793473435">
      <w:bodyDiv w:val="1"/>
      <w:marLeft w:val="0"/>
      <w:marRight w:val="0"/>
      <w:marTop w:val="0"/>
      <w:marBottom w:val="0"/>
      <w:divBdr>
        <w:top w:val="none" w:sz="0" w:space="0" w:color="auto"/>
        <w:left w:val="none" w:sz="0" w:space="0" w:color="auto"/>
        <w:bottom w:val="none" w:sz="0" w:space="0" w:color="auto"/>
        <w:right w:val="none" w:sz="0" w:space="0" w:color="auto"/>
      </w:divBdr>
    </w:div>
    <w:div w:id="1793941580">
      <w:bodyDiv w:val="1"/>
      <w:marLeft w:val="0"/>
      <w:marRight w:val="0"/>
      <w:marTop w:val="0"/>
      <w:marBottom w:val="0"/>
      <w:divBdr>
        <w:top w:val="none" w:sz="0" w:space="0" w:color="auto"/>
        <w:left w:val="none" w:sz="0" w:space="0" w:color="auto"/>
        <w:bottom w:val="none" w:sz="0" w:space="0" w:color="auto"/>
        <w:right w:val="none" w:sz="0" w:space="0" w:color="auto"/>
      </w:divBdr>
    </w:div>
    <w:div w:id="1794208347">
      <w:bodyDiv w:val="1"/>
      <w:marLeft w:val="0"/>
      <w:marRight w:val="0"/>
      <w:marTop w:val="0"/>
      <w:marBottom w:val="0"/>
      <w:divBdr>
        <w:top w:val="none" w:sz="0" w:space="0" w:color="auto"/>
        <w:left w:val="none" w:sz="0" w:space="0" w:color="auto"/>
        <w:bottom w:val="none" w:sz="0" w:space="0" w:color="auto"/>
        <w:right w:val="none" w:sz="0" w:space="0" w:color="auto"/>
      </w:divBdr>
    </w:div>
    <w:div w:id="1795517986">
      <w:bodyDiv w:val="1"/>
      <w:marLeft w:val="0"/>
      <w:marRight w:val="0"/>
      <w:marTop w:val="0"/>
      <w:marBottom w:val="0"/>
      <w:divBdr>
        <w:top w:val="none" w:sz="0" w:space="0" w:color="auto"/>
        <w:left w:val="none" w:sz="0" w:space="0" w:color="auto"/>
        <w:bottom w:val="none" w:sz="0" w:space="0" w:color="auto"/>
        <w:right w:val="none" w:sz="0" w:space="0" w:color="auto"/>
      </w:divBdr>
    </w:div>
    <w:div w:id="1795980563">
      <w:bodyDiv w:val="1"/>
      <w:marLeft w:val="0"/>
      <w:marRight w:val="0"/>
      <w:marTop w:val="0"/>
      <w:marBottom w:val="0"/>
      <w:divBdr>
        <w:top w:val="none" w:sz="0" w:space="0" w:color="auto"/>
        <w:left w:val="none" w:sz="0" w:space="0" w:color="auto"/>
        <w:bottom w:val="none" w:sz="0" w:space="0" w:color="auto"/>
        <w:right w:val="none" w:sz="0" w:space="0" w:color="auto"/>
      </w:divBdr>
    </w:div>
    <w:div w:id="1796289404">
      <w:bodyDiv w:val="1"/>
      <w:marLeft w:val="0"/>
      <w:marRight w:val="0"/>
      <w:marTop w:val="0"/>
      <w:marBottom w:val="0"/>
      <w:divBdr>
        <w:top w:val="none" w:sz="0" w:space="0" w:color="auto"/>
        <w:left w:val="none" w:sz="0" w:space="0" w:color="auto"/>
        <w:bottom w:val="none" w:sz="0" w:space="0" w:color="auto"/>
        <w:right w:val="none" w:sz="0" w:space="0" w:color="auto"/>
      </w:divBdr>
    </w:div>
    <w:div w:id="1796946039">
      <w:bodyDiv w:val="1"/>
      <w:marLeft w:val="0"/>
      <w:marRight w:val="0"/>
      <w:marTop w:val="0"/>
      <w:marBottom w:val="0"/>
      <w:divBdr>
        <w:top w:val="none" w:sz="0" w:space="0" w:color="auto"/>
        <w:left w:val="none" w:sz="0" w:space="0" w:color="auto"/>
        <w:bottom w:val="none" w:sz="0" w:space="0" w:color="auto"/>
        <w:right w:val="none" w:sz="0" w:space="0" w:color="auto"/>
      </w:divBdr>
    </w:div>
    <w:div w:id="1797093486">
      <w:bodyDiv w:val="1"/>
      <w:marLeft w:val="0"/>
      <w:marRight w:val="0"/>
      <w:marTop w:val="0"/>
      <w:marBottom w:val="0"/>
      <w:divBdr>
        <w:top w:val="none" w:sz="0" w:space="0" w:color="auto"/>
        <w:left w:val="none" w:sz="0" w:space="0" w:color="auto"/>
        <w:bottom w:val="none" w:sz="0" w:space="0" w:color="auto"/>
        <w:right w:val="none" w:sz="0" w:space="0" w:color="auto"/>
      </w:divBdr>
    </w:div>
    <w:div w:id="1797747777">
      <w:bodyDiv w:val="1"/>
      <w:marLeft w:val="0"/>
      <w:marRight w:val="0"/>
      <w:marTop w:val="0"/>
      <w:marBottom w:val="0"/>
      <w:divBdr>
        <w:top w:val="none" w:sz="0" w:space="0" w:color="auto"/>
        <w:left w:val="none" w:sz="0" w:space="0" w:color="auto"/>
        <w:bottom w:val="none" w:sz="0" w:space="0" w:color="auto"/>
        <w:right w:val="none" w:sz="0" w:space="0" w:color="auto"/>
      </w:divBdr>
    </w:div>
    <w:div w:id="1798252455">
      <w:bodyDiv w:val="1"/>
      <w:marLeft w:val="0"/>
      <w:marRight w:val="0"/>
      <w:marTop w:val="0"/>
      <w:marBottom w:val="0"/>
      <w:divBdr>
        <w:top w:val="none" w:sz="0" w:space="0" w:color="auto"/>
        <w:left w:val="none" w:sz="0" w:space="0" w:color="auto"/>
        <w:bottom w:val="none" w:sz="0" w:space="0" w:color="auto"/>
        <w:right w:val="none" w:sz="0" w:space="0" w:color="auto"/>
      </w:divBdr>
    </w:div>
    <w:div w:id="1800339810">
      <w:bodyDiv w:val="1"/>
      <w:marLeft w:val="0"/>
      <w:marRight w:val="0"/>
      <w:marTop w:val="0"/>
      <w:marBottom w:val="0"/>
      <w:divBdr>
        <w:top w:val="none" w:sz="0" w:space="0" w:color="auto"/>
        <w:left w:val="none" w:sz="0" w:space="0" w:color="auto"/>
        <w:bottom w:val="none" w:sz="0" w:space="0" w:color="auto"/>
        <w:right w:val="none" w:sz="0" w:space="0" w:color="auto"/>
      </w:divBdr>
    </w:div>
    <w:div w:id="1800954281">
      <w:bodyDiv w:val="1"/>
      <w:marLeft w:val="0"/>
      <w:marRight w:val="0"/>
      <w:marTop w:val="0"/>
      <w:marBottom w:val="0"/>
      <w:divBdr>
        <w:top w:val="none" w:sz="0" w:space="0" w:color="auto"/>
        <w:left w:val="none" w:sz="0" w:space="0" w:color="auto"/>
        <w:bottom w:val="none" w:sz="0" w:space="0" w:color="auto"/>
        <w:right w:val="none" w:sz="0" w:space="0" w:color="auto"/>
      </w:divBdr>
    </w:div>
    <w:div w:id="1801141923">
      <w:bodyDiv w:val="1"/>
      <w:marLeft w:val="0"/>
      <w:marRight w:val="0"/>
      <w:marTop w:val="0"/>
      <w:marBottom w:val="0"/>
      <w:divBdr>
        <w:top w:val="none" w:sz="0" w:space="0" w:color="auto"/>
        <w:left w:val="none" w:sz="0" w:space="0" w:color="auto"/>
        <w:bottom w:val="none" w:sz="0" w:space="0" w:color="auto"/>
        <w:right w:val="none" w:sz="0" w:space="0" w:color="auto"/>
      </w:divBdr>
    </w:div>
    <w:div w:id="1801264786">
      <w:bodyDiv w:val="1"/>
      <w:marLeft w:val="0"/>
      <w:marRight w:val="0"/>
      <w:marTop w:val="0"/>
      <w:marBottom w:val="0"/>
      <w:divBdr>
        <w:top w:val="none" w:sz="0" w:space="0" w:color="auto"/>
        <w:left w:val="none" w:sz="0" w:space="0" w:color="auto"/>
        <w:bottom w:val="none" w:sz="0" w:space="0" w:color="auto"/>
        <w:right w:val="none" w:sz="0" w:space="0" w:color="auto"/>
      </w:divBdr>
    </w:div>
    <w:div w:id="1802110290">
      <w:bodyDiv w:val="1"/>
      <w:marLeft w:val="0"/>
      <w:marRight w:val="0"/>
      <w:marTop w:val="0"/>
      <w:marBottom w:val="0"/>
      <w:divBdr>
        <w:top w:val="none" w:sz="0" w:space="0" w:color="auto"/>
        <w:left w:val="none" w:sz="0" w:space="0" w:color="auto"/>
        <w:bottom w:val="none" w:sz="0" w:space="0" w:color="auto"/>
        <w:right w:val="none" w:sz="0" w:space="0" w:color="auto"/>
      </w:divBdr>
    </w:div>
    <w:div w:id="1802650626">
      <w:bodyDiv w:val="1"/>
      <w:marLeft w:val="0"/>
      <w:marRight w:val="0"/>
      <w:marTop w:val="0"/>
      <w:marBottom w:val="0"/>
      <w:divBdr>
        <w:top w:val="none" w:sz="0" w:space="0" w:color="auto"/>
        <w:left w:val="none" w:sz="0" w:space="0" w:color="auto"/>
        <w:bottom w:val="none" w:sz="0" w:space="0" w:color="auto"/>
        <w:right w:val="none" w:sz="0" w:space="0" w:color="auto"/>
      </w:divBdr>
    </w:div>
    <w:div w:id="1802730507">
      <w:bodyDiv w:val="1"/>
      <w:marLeft w:val="0"/>
      <w:marRight w:val="0"/>
      <w:marTop w:val="0"/>
      <w:marBottom w:val="0"/>
      <w:divBdr>
        <w:top w:val="none" w:sz="0" w:space="0" w:color="auto"/>
        <w:left w:val="none" w:sz="0" w:space="0" w:color="auto"/>
        <w:bottom w:val="none" w:sz="0" w:space="0" w:color="auto"/>
        <w:right w:val="none" w:sz="0" w:space="0" w:color="auto"/>
      </w:divBdr>
    </w:div>
    <w:div w:id="1804496255">
      <w:bodyDiv w:val="1"/>
      <w:marLeft w:val="0"/>
      <w:marRight w:val="0"/>
      <w:marTop w:val="0"/>
      <w:marBottom w:val="0"/>
      <w:divBdr>
        <w:top w:val="none" w:sz="0" w:space="0" w:color="auto"/>
        <w:left w:val="none" w:sz="0" w:space="0" w:color="auto"/>
        <w:bottom w:val="none" w:sz="0" w:space="0" w:color="auto"/>
        <w:right w:val="none" w:sz="0" w:space="0" w:color="auto"/>
      </w:divBdr>
    </w:div>
    <w:div w:id="1804541811">
      <w:bodyDiv w:val="1"/>
      <w:marLeft w:val="0"/>
      <w:marRight w:val="0"/>
      <w:marTop w:val="0"/>
      <w:marBottom w:val="0"/>
      <w:divBdr>
        <w:top w:val="none" w:sz="0" w:space="0" w:color="auto"/>
        <w:left w:val="none" w:sz="0" w:space="0" w:color="auto"/>
        <w:bottom w:val="none" w:sz="0" w:space="0" w:color="auto"/>
        <w:right w:val="none" w:sz="0" w:space="0" w:color="auto"/>
      </w:divBdr>
    </w:div>
    <w:div w:id="1805002702">
      <w:bodyDiv w:val="1"/>
      <w:marLeft w:val="0"/>
      <w:marRight w:val="0"/>
      <w:marTop w:val="0"/>
      <w:marBottom w:val="0"/>
      <w:divBdr>
        <w:top w:val="none" w:sz="0" w:space="0" w:color="auto"/>
        <w:left w:val="none" w:sz="0" w:space="0" w:color="auto"/>
        <w:bottom w:val="none" w:sz="0" w:space="0" w:color="auto"/>
        <w:right w:val="none" w:sz="0" w:space="0" w:color="auto"/>
      </w:divBdr>
    </w:div>
    <w:div w:id="1805197467">
      <w:bodyDiv w:val="1"/>
      <w:marLeft w:val="0"/>
      <w:marRight w:val="0"/>
      <w:marTop w:val="0"/>
      <w:marBottom w:val="0"/>
      <w:divBdr>
        <w:top w:val="none" w:sz="0" w:space="0" w:color="auto"/>
        <w:left w:val="none" w:sz="0" w:space="0" w:color="auto"/>
        <w:bottom w:val="none" w:sz="0" w:space="0" w:color="auto"/>
        <w:right w:val="none" w:sz="0" w:space="0" w:color="auto"/>
      </w:divBdr>
    </w:div>
    <w:div w:id="1806193092">
      <w:bodyDiv w:val="1"/>
      <w:marLeft w:val="0"/>
      <w:marRight w:val="0"/>
      <w:marTop w:val="0"/>
      <w:marBottom w:val="0"/>
      <w:divBdr>
        <w:top w:val="none" w:sz="0" w:space="0" w:color="auto"/>
        <w:left w:val="none" w:sz="0" w:space="0" w:color="auto"/>
        <w:bottom w:val="none" w:sz="0" w:space="0" w:color="auto"/>
        <w:right w:val="none" w:sz="0" w:space="0" w:color="auto"/>
      </w:divBdr>
    </w:div>
    <w:div w:id="1806266707">
      <w:bodyDiv w:val="1"/>
      <w:marLeft w:val="0"/>
      <w:marRight w:val="0"/>
      <w:marTop w:val="0"/>
      <w:marBottom w:val="0"/>
      <w:divBdr>
        <w:top w:val="none" w:sz="0" w:space="0" w:color="auto"/>
        <w:left w:val="none" w:sz="0" w:space="0" w:color="auto"/>
        <w:bottom w:val="none" w:sz="0" w:space="0" w:color="auto"/>
        <w:right w:val="none" w:sz="0" w:space="0" w:color="auto"/>
      </w:divBdr>
    </w:div>
    <w:div w:id="1806267197">
      <w:bodyDiv w:val="1"/>
      <w:marLeft w:val="0"/>
      <w:marRight w:val="0"/>
      <w:marTop w:val="0"/>
      <w:marBottom w:val="0"/>
      <w:divBdr>
        <w:top w:val="none" w:sz="0" w:space="0" w:color="auto"/>
        <w:left w:val="none" w:sz="0" w:space="0" w:color="auto"/>
        <w:bottom w:val="none" w:sz="0" w:space="0" w:color="auto"/>
        <w:right w:val="none" w:sz="0" w:space="0" w:color="auto"/>
      </w:divBdr>
    </w:div>
    <w:div w:id="1806313603">
      <w:bodyDiv w:val="1"/>
      <w:marLeft w:val="0"/>
      <w:marRight w:val="0"/>
      <w:marTop w:val="0"/>
      <w:marBottom w:val="0"/>
      <w:divBdr>
        <w:top w:val="none" w:sz="0" w:space="0" w:color="auto"/>
        <w:left w:val="none" w:sz="0" w:space="0" w:color="auto"/>
        <w:bottom w:val="none" w:sz="0" w:space="0" w:color="auto"/>
        <w:right w:val="none" w:sz="0" w:space="0" w:color="auto"/>
      </w:divBdr>
    </w:div>
    <w:div w:id="1806435869">
      <w:bodyDiv w:val="1"/>
      <w:marLeft w:val="0"/>
      <w:marRight w:val="0"/>
      <w:marTop w:val="0"/>
      <w:marBottom w:val="0"/>
      <w:divBdr>
        <w:top w:val="none" w:sz="0" w:space="0" w:color="auto"/>
        <w:left w:val="none" w:sz="0" w:space="0" w:color="auto"/>
        <w:bottom w:val="none" w:sz="0" w:space="0" w:color="auto"/>
        <w:right w:val="none" w:sz="0" w:space="0" w:color="auto"/>
      </w:divBdr>
    </w:div>
    <w:div w:id="1806464574">
      <w:bodyDiv w:val="1"/>
      <w:marLeft w:val="0"/>
      <w:marRight w:val="0"/>
      <w:marTop w:val="0"/>
      <w:marBottom w:val="0"/>
      <w:divBdr>
        <w:top w:val="none" w:sz="0" w:space="0" w:color="auto"/>
        <w:left w:val="none" w:sz="0" w:space="0" w:color="auto"/>
        <w:bottom w:val="none" w:sz="0" w:space="0" w:color="auto"/>
        <w:right w:val="none" w:sz="0" w:space="0" w:color="auto"/>
      </w:divBdr>
    </w:div>
    <w:div w:id="1806697072">
      <w:bodyDiv w:val="1"/>
      <w:marLeft w:val="0"/>
      <w:marRight w:val="0"/>
      <w:marTop w:val="0"/>
      <w:marBottom w:val="0"/>
      <w:divBdr>
        <w:top w:val="none" w:sz="0" w:space="0" w:color="auto"/>
        <w:left w:val="none" w:sz="0" w:space="0" w:color="auto"/>
        <w:bottom w:val="none" w:sz="0" w:space="0" w:color="auto"/>
        <w:right w:val="none" w:sz="0" w:space="0" w:color="auto"/>
      </w:divBdr>
    </w:div>
    <w:div w:id="1807039649">
      <w:bodyDiv w:val="1"/>
      <w:marLeft w:val="0"/>
      <w:marRight w:val="0"/>
      <w:marTop w:val="0"/>
      <w:marBottom w:val="0"/>
      <w:divBdr>
        <w:top w:val="none" w:sz="0" w:space="0" w:color="auto"/>
        <w:left w:val="none" w:sz="0" w:space="0" w:color="auto"/>
        <w:bottom w:val="none" w:sz="0" w:space="0" w:color="auto"/>
        <w:right w:val="none" w:sz="0" w:space="0" w:color="auto"/>
      </w:divBdr>
    </w:div>
    <w:div w:id="1807045041">
      <w:bodyDiv w:val="1"/>
      <w:marLeft w:val="0"/>
      <w:marRight w:val="0"/>
      <w:marTop w:val="0"/>
      <w:marBottom w:val="0"/>
      <w:divBdr>
        <w:top w:val="none" w:sz="0" w:space="0" w:color="auto"/>
        <w:left w:val="none" w:sz="0" w:space="0" w:color="auto"/>
        <w:bottom w:val="none" w:sz="0" w:space="0" w:color="auto"/>
        <w:right w:val="none" w:sz="0" w:space="0" w:color="auto"/>
      </w:divBdr>
    </w:div>
    <w:div w:id="1807122372">
      <w:bodyDiv w:val="1"/>
      <w:marLeft w:val="0"/>
      <w:marRight w:val="0"/>
      <w:marTop w:val="0"/>
      <w:marBottom w:val="0"/>
      <w:divBdr>
        <w:top w:val="none" w:sz="0" w:space="0" w:color="auto"/>
        <w:left w:val="none" w:sz="0" w:space="0" w:color="auto"/>
        <w:bottom w:val="none" w:sz="0" w:space="0" w:color="auto"/>
        <w:right w:val="none" w:sz="0" w:space="0" w:color="auto"/>
      </w:divBdr>
    </w:div>
    <w:div w:id="1807622312">
      <w:bodyDiv w:val="1"/>
      <w:marLeft w:val="0"/>
      <w:marRight w:val="0"/>
      <w:marTop w:val="0"/>
      <w:marBottom w:val="0"/>
      <w:divBdr>
        <w:top w:val="none" w:sz="0" w:space="0" w:color="auto"/>
        <w:left w:val="none" w:sz="0" w:space="0" w:color="auto"/>
        <w:bottom w:val="none" w:sz="0" w:space="0" w:color="auto"/>
        <w:right w:val="none" w:sz="0" w:space="0" w:color="auto"/>
      </w:divBdr>
    </w:div>
    <w:div w:id="1807746218">
      <w:bodyDiv w:val="1"/>
      <w:marLeft w:val="0"/>
      <w:marRight w:val="0"/>
      <w:marTop w:val="0"/>
      <w:marBottom w:val="0"/>
      <w:divBdr>
        <w:top w:val="none" w:sz="0" w:space="0" w:color="auto"/>
        <w:left w:val="none" w:sz="0" w:space="0" w:color="auto"/>
        <w:bottom w:val="none" w:sz="0" w:space="0" w:color="auto"/>
        <w:right w:val="none" w:sz="0" w:space="0" w:color="auto"/>
      </w:divBdr>
    </w:div>
    <w:div w:id="1808087000">
      <w:bodyDiv w:val="1"/>
      <w:marLeft w:val="0"/>
      <w:marRight w:val="0"/>
      <w:marTop w:val="0"/>
      <w:marBottom w:val="0"/>
      <w:divBdr>
        <w:top w:val="none" w:sz="0" w:space="0" w:color="auto"/>
        <w:left w:val="none" w:sz="0" w:space="0" w:color="auto"/>
        <w:bottom w:val="none" w:sz="0" w:space="0" w:color="auto"/>
        <w:right w:val="none" w:sz="0" w:space="0" w:color="auto"/>
      </w:divBdr>
    </w:div>
    <w:div w:id="1808547503">
      <w:bodyDiv w:val="1"/>
      <w:marLeft w:val="0"/>
      <w:marRight w:val="0"/>
      <w:marTop w:val="0"/>
      <w:marBottom w:val="0"/>
      <w:divBdr>
        <w:top w:val="none" w:sz="0" w:space="0" w:color="auto"/>
        <w:left w:val="none" w:sz="0" w:space="0" w:color="auto"/>
        <w:bottom w:val="none" w:sz="0" w:space="0" w:color="auto"/>
        <w:right w:val="none" w:sz="0" w:space="0" w:color="auto"/>
      </w:divBdr>
    </w:div>
    <w:div w:id="1809936468">
      <w:bodyDiv w:val="1"/>
      <w:marLeft w:val="0"/>
      <w:marRight w:val="0"/>
      <w:marTop w:val="0"/>
      <w:marBottom w:val="0"/>
      <w:divBdr>
        <w:top w:val="none" w:sz="0" w:space="0" w:color="auto"/>
        <w:left w:val="none" w:sz="0" w:space="0" w:color="auto"/>
        <w:bottom w:val="none" w:sz="0" w:space="0" w:color="auto"/>
        <w:right w:val="none" w:sz="0" w:space="0" w:color="auto"/>
      </w:divBdr>
    </w:div>
    <w:div w:id="1810004600">
      <w:bodyDiv w:val="1"/>
      <w:marLeft w:val="0"/>
      <w:marRight w:val="0"/>
      <w:marTop w:val="0"/>
      <w:marBottom w:val="0"/>
      <w:divBdr>
        <w:top w:val="none" w:sz="0" w:space="0" w:color="auto"/>
        <w:left w:val="none" w:sz="0" w:space="0" w:color="auto"/>
        <w:bottom w:val="none" w:sz="0" w:space="0" w:color="auto"/>
        <w:right w:val="none" w:sz="0" w:space="0" w:color="auto"/>
      </w:divBdr>
    </w:div>
    <w:div w:id="1810438821">
      <w:bodyDiv w:val="1"/>
      <w:marLeft w:val="0"/>
      <w:marRight w:val="0"/>
      <w:marTop w:val="0"/>
      <w:marBottom w:val="0"/>
      <w:divBdr>
        <w:top w:val="none" w:sz="0" w:space="0" w:color="auto"/>
        <w:left w:val="none" w:sz="0" w:space="0" w:color="auto"/>
        <w:bottom w:val="none" w:sz="0" w:space="0" w:color="auto"/>
        <w:right w:val="none" w:sz="0" w:space="0" w:color="auto"/>
      </w:divBdr>
    </w:div>
    <w:div w:id="1811436575">
      <w:bodyDiv w:val="1"/>
      <w:marLeft w:val="0"/>
      <w:marRight w:val="0"/>
      <w:marTop w:val="0"/>
      <w:marBottom w:val="0"/>
      <w:divBdr>
        <w:top w:val="none" w:sz="0" w:space="0" w:color="auto"/>
        <w:left w:val="none" w:sz="0" w:space="0" w:color="auto"/>
        <w:bottom w:val="none" w:sz="0" w:space="0" w:color="auto"/>
        <w:right w:val="none" w:sz="0" w:space="0" w:color="auto"/>
      </w:divBdr>
    </w:div>
    <w:div w:id="1812399522">
      <w:bodyDiv w:val="1"/>
      <w:marLeft w:val="0"/>
      <w:marRight w:val="0"/>
      <w:marTop w:val="0"/>
      <w:marBottom w:val="0"/>
      <w:divBdr>
        <w:top w:val="none" w:sz="0" w:space="0" w:color="auto"/>
        <w:left w:val="none" w:sz="0" w:space="0" w:color="auto"/>
        <w:bottom w:val="none" w:sz="0" w:space="0" w:color="auto"/>
        <w:right w:val="none" w:sz="0" w:space="0" w:color="auto"/>
      </w:divBdr>
    </w:div>
    <w:div w:id="1812677469">
      <w:bodyDiv w:val="1"/>
      <w:marLeft w:val="0"/>
      <w:marRight w:val="0"/>
      <w:marTop w:val="0"/>
      <w:marBottom w:val="0"/>
      <w:divBdr>
        <w:top w:val="none" w:sz="0" w:space="0" w:color="auto"/>
        <w:left w:val="none" w:sz="0" w:space="0" w:color="auto"/>
        <w:bottom w:val="none" w:sz="0" w:space="0" w:color="auto"/>
        <w:right w:val="none" w:sz="0" w:space="0" w:color="auto"/>
      </w:divBdr>
    </w:div>
    <w:div w:id="1812822163">
      <w:bodyDiv w:val="1"/>
      <w:marLeft w:val="0"/>
      <w:marRight w:val="0"/>
      <w:marTop w:val="0"/>
      <w:marBottom w:val="0"/>
      <w:divBdr>
        <w:top w:val="none" w:sz="0" w:space="0" w:color="auto"/>
        <w:left w:val="none" w:sz="0" w:space="0" w:color="auto"/>
        <w:bottom w:val="none" w:sz="0" w:space="0" w:color="auto"/>
        <w:right w:val="none" w:sz="0" w:space="0" w:color="auto"/>
      </w:divBdr>
    </w:div>
    <w:div w:id="1813281802">
      <w:bodyDiv w:val="1"/>
      <w:marLeft w:val="0"/>
      <w:marRight w:val="0"/>
      <w:marTop w:val="0"/>
      <w:marBottom w:val="0"/>
      <w:divBdr>
        <w:top w:val="none" w:sz="0" w:space="0" w:color="auto"/>
        <w:left w:val="none" w:sz="0" w:space="0" w:color="auto"/>
        <w:bottom w:val="none" w:sz="0" w:space="0" w:color="auto"/>
        <w:right w:val="none" w:sz="0" w:space="0" w:color="auto"/>
      </w:divBdr>
    </w:div>
    <w:div w:id="1813670697">
      <w:bodyDiv w:val="1"/>
      <w:marLeft w:val="0"/>
      <w:marRight w:val="0"/>
      <w:marTop w:val="0"/>
      <w:marBottom w:val="0"/>
      <w:divBdr>
        <w:top w:val="none" w:sz="0" w:space="0" w:color="auto"/>
        <w:left w:val="none" w:sz="0" w:space="0" w:color="auto"/>
        <w:bottom w:val="none" w:sz="0" w:space="0" w:color="auto"/>
        <w:right w:val="none" w:sz="0" w:space="0" w:color="auto"/>
      </w:divBdr>
    </w:div>
    <w:div w:id="1813673707">
      <w:bodyDiv w:val="1"/>
      <w:marLeft w:val="0"/>
      <w:marRight w:val="0"/>
      <w:marTop w:val="0"/>
      <w:marBottom w:val="0"/>
      <w:divBdr>
        <w:top w:val="none" w:sz="0" w:space="0" w:color="auto"/>
        <w:left w:val="none" w:sz="0" w:space="0" w:color="auto"/>
        <w:bottom w:val="none" w:sz="0" w:space="0" w:color="auto"/>
        <w:right w:val="none" w:sz="0" w:space="0" w:color="auto"/>
      </w:divBdr>
    </w:div>
    <w:div w:id="1814102245">
      <w:bodyDiv w:val="1"/>
      <w:marLeft w:val="0"/>
      <w:marRight w:val="0"/>
      <w:marTop w:val="0"/>
      <w:marBottom w:val="0"/>
      <w:divBdr>
        <w:top w:val="none" w:sz="0" w:space="0" w:color="auto"/>
        <w:left w:val="none" w:sz="0" w:space="0" w:color="auto"/>
        <w:bottom w:val="none" w:sz="0" w:space="0" w:color="auto"/>
        <w:right w:val="none" w:sz="0" w:space="0" w:color="auto"/>
      </w:divBdr>
    </w:div>
    <w:div w:id="1814637626">
      <w:bodyDiv w:val="1"/>
      <w:marLeft w:val="0"/>
      <w:marRight w:val="0"/>
      <w:marTop w:val="0"/>
      <w:marBottom w:val="0"/>
      <w:divBdr>
        <w:top w:val="none" w:sz="0" w:space="0" w:color="auto"/>
        <w:left w:val="none" w:sz="0" w:space="0" w:color="auto"/>
        <w:bottom w:val="none" w:sz="0" w:space="0" w:color="auto"/>
        <w:right w:val="none" w:sz="0" w:space="0" w:color="auto"/>
      </w:divBdr>
    </w:div>
    <w:div w:id="1815293635">
      <w:bodyDiv w:val="1"/>
      <w:marLeft w:val="0"/>
      <w:marRight w:val="0"/>
      <w:marTop w:val="0"/>
      <w:marBottom w:val="0"/>
      <w:divBdr>
        <w:top w:val="none" w:sz="0" w:space="0" w:color="auto"/>
        <w:left w:val="none" w:sz="0" w:space="0" w:color="auto"/>
        <w:bottom w:val="none" w:sz="0" w:space="0" w:color="auto"/>
        <w:right w:val="none" w:sz="0" w:space="0" w:color="auto"/>
      </w:divBdr>
    </w:div>
    <w:div w:id="1815298378">
      <w:bodyDiv w:val="1"/>
      <w:marLeft w:val="0"/>
      <w:marRight w:val="0"/>
      <w:marTop w:val="0"/>
      <w:marBottom w:val="0"/>
      <w:divBdr>
        <w:top w:val="none" w:sz="0" w:space="0" w:color="auto"/>
        <w:left w:val="none" w:sz="0" w:space="0" w:color="auto"/>
        <w:bottom w:val="none" w:sz="0" w:space="0" w:color="auto"/>
        <w:right w:val="none" w:sz="0" w:space="0" w:color="auto"/>
      </w:divBdr>
    </w:div>
    <w:div w:id="1815635588">
      <w:bodyDiv w:val="1"/>
      <w:marLeft w:val="0"/>
      <w:marRight w:val="0"/>
      <w:marTop w:val="0"/>
      <w:marBottom w:val="0"/>
      <w:divBdr>
        <w:top w:val="none" w:sz="0" w:space="0" w:color="auto"/>
        <w:left w:val="none" w:sz="0" w:space="0" w:color="auto"/>
        <w:bottom w:val="none" w:sz="0" w:space="0" w:color="auto"/>
        <w:right w:val="none" w:sz="0" w:space="0" w:color="auto"/>
      </w:divBdr>
    </w:div>
    <w:div w:id="1815878116">
      <w:bodyDiv w:val="1"/>
      <w:marLeft w:val="0"/>
      <w:marRight w:val="0"/>
      <w:marTop w:val="0"/>
      <w:marBottom w:val="0"/>
      <w:divBdr>
        <w:top w:val="none" w:sz="0" w:space="0" w:color="auto"/>
        <w:left w:val="none" w:sz="0" w:space="0" w:color="auto"/>
        <w:bottom w:val="none" w:sz="0" w:space="0" w:color="auto"/>
        <w:right w:val="none" w:sz="0" w:space="0" w:color="auto"/>
      </w:divBdr>
    </w:div>
    <w:div w:id="1816332369">
      <w:bodyDiv w:val="1"/>
      <w:marLeft w:val="0"/>
      <w:marRight w:val="0"/>
      <w:marTop w:val="0"/>
      <w:marBottom w:val="0"/>
      <w:divBdr>
        <w:top w:val="none" w:sz="0" w:space="0" w:color="auto"/>
        <w:left w:val="none" w:sz="0" w:space="0" w:color="auto"/>
        <w:bottom w:val="none" w:sz="0" w:space="0" w:color="auto"/>
        <w:right w:val="none" w:sz="0" w:space="0" w:color="auto"/>
      </w:divBdr>
    </w:div>
    <w:div w:id="1816750575">
      <w:bodyDiv w:val="1"/>
      <w:marLeft w:val="0"/>
      <w:marRight w:val="0"/>
      <w:marTop w:val="0"/>
      <w:marBottom w:val="0"/>
      <w:divBdr>
        <w:top w:val="none" w:sz="0" w:space="0" w:color="auto"/>
        <w:left w:val="none" w:sz="0" w:space="0" w:color="auto"/>
        <w:bottom w:val="none" w:sz="0" w:space="0" w:color="auto"/>
        <w:right w:val="none" w:sz="0" w:space="0" w:color="auto"/>
      </w:divBdr>
    </w:div>
    <w:div w:id="1816994763">
      <w:bodyDiv w:val="1"/>
      <w:marLeft w:val="0"/>
      <w:marRight w:val="0"/>
      <w:marTop w:val="0"/>
      <w:marBottom w:val="0"/>
      <w:divBdr>
        <w:top w:val="none" w:sz="0" w:space="0" w:color="auto"/>
        <w:left w:val="none" w:sz="0" w:space="0" w:color="auto"/>
        <w:bottom w:val="none" w:sz="0" w:space="0" w:color="auto"/>
        <w:right w:val="none" w:sz="0" w:space="0" w:color="auto"/>
      </w:divBdr>
    </w:div>
    <w:div w:id="1817139839">
      <w:bodyDiv w:val="1"/>
      <w:marLeft w:val="0"/>
      <w:marRight w:val="0"/>
      <w:marTop w:val="0"/>
      <w:marBottom w:val="0"/>
      <w:divBdr>
        <w:top w:val="none" w:sz="0" w:space="0" w:color="auto"/>
        <w:left w:val="none" w:sz="0" w:space="0" w:color="auto"/>
        <w:bottom w:val="none" w:sz="0" w:space="0" w:color="auto"/>
        <w:right w:val="none" w:sz="0" w:space="0" w:color="auto"/>
      </w:divBdr>
    </w:div>
    <w:div w:id="1817185912">
      <w:bodyDiv w:val="1"/>
      <w:marLeft w:val="0"/>
      <w:marRight w:val="0"/>
      <w:marTop w:val="0"/>
      <w:marBottom w:val="0"/>
      <w:divBdr>
        <w:top w:val="none" w:sz="0" w:space="0" w:color="auto"/>
        <w:left w:val="none" w:sz="0" w:space="0" w:color="auto"/>
        <w:bottom w:val="none" w:sz="0" w:space="0" w:color="auto"/>
        <w:right w:val="none" w:sz="0" w:space="0" w:color="auto"/>
      </w:divBdr>
    </w:div>
    <w:div w:id="1817260951">
      <w:bodyDiv w:val="1"/>
      <w:marLeft w:val="0"/>
      <w:marRight w:val="0"/>
      <w:marTop w:val="0"/>
      <w:marBottom w:val="0"/>
      <w:divBdr>
        <w:top w:val="none" w:sz="0" w:space="0" w:color="auto"/>
        <w:left w:val="none" w:sz="0" w:space="0" w:color="auto"/>
        <w:bottom w:val="none" w:sz="0" w:space="0" w:color="auto"/>
        <w:right w:val="none" w:sz="0" w:space="0" w:color="auto"/>
      </w:divBdr>
    </w:div>
    <w:div w:id="1817335412">
      <w:bodyDiv w:val="1"/>
      <w:marLeft w:val="0"/>
      <w:marRight w:val="0"/>
      <w:marTop w:val="0"/>
      <w:marBottom w:val="0"/>
      <w:divBdr>
        <w:top w:val="none" w:sz="0" w:space="0" w:color="auto"/>
        <w:left w:val="none" w:sz="0" w:space="0" w:color="auto"/>
        <w:bottom w:val="none" w:sz="0" w:space="0" w:color="auto"/>
        <w:right w:val="none" w:sz="0" w:space="0" w:color="auto"/>
      </w:divBdr>
    </w:div>
    <w:div w:id="1818257930">
      <w:bodyDiv w:val="1"/>
      <w:marLeft w:val="0"/>
      <w:marRight w:val="0"/>
      <w:marTop w:val="0"/>
      <w:marBottom w:val="0"/>
      <w:divBdr>
        <w:top w:val="none" w:sz="0" w:space="0" w:color="auto"/>
        <w:left w:val="none" w:sz="0" w:space="0" w:color="auto"/>
        <w:bottom w:val="none" w:sz="0" w:space="0" w:color="auto"/>
        <w:right w:val="none" w:sz="0" w:space="0" w:color="auto"/>
      </w:divBdr>
    </w:div>
    <w:div w:id="1819573731">
      <w:bodyDiv w:val="1"/>
      <w:marLeft w:val="0"/>
      <w:marRight w:val="0"/>
      <w:marTop w:val="0"/>
      <w:marBottom w:val="0"/>
      <w:divBdr>
        <w:top w:val="none" w:sz="0" w:space="0" w:color="auto"/>
        <w:left w:val="none" w:sz="0" w:space="0" w:color="auto"/>
        <w:bottom w:val="none" w:sz="0" w:space="0" w:color="auto"/>
        <w:right w:val="none" w:sz="0" w:space="0" w:color="auto"/>
      </w:divBdr>
    </w:div>
    <w:div w:id="1820222226">
      <w:bodyDiv w:val="1"/>
      <w:marLeft w:val="0"/>
      <w:marRight w:val="0"/>
      <w:marTop w:val="0"/>
      <w:marBottom w:val="0"/>
      <w:divBdr>
        <w:top w:val="none" w:sz="0" w:space="0" w:color="auto"/>
        <w:left w:val="none" w:sz="0" w:space="0" w:color="auto"/>
        <w:bottom w:val="none" w:sz="0" w:space="0" w:color="auto"/>
        <w:right w:val="none" w:sz="0" w:space="0" w:color="auto"/>
      </w:divBdr>
    </w:div>
    <w:div w:id="1820224613">
      <w:bodyDiv w:val="1"/>
      <w:marLeft w:val="0"/>
      <w:marRight w:val="0"/>
      <w:marTop w:val="0"/>
      <w:marBottom w:val="0"/>
      <w:divBdr>
        <w:top w:val="none" w:sz="0" w:space="0" w:color="auto"/>
        <w:left w:val="none" w:sz="0" w:space="0" w:color="auto"/>
        <w:bottom w:val="none" w:sz="0" w:space="0" w:color="auto"/>
        <w:right w:val="none" w:sz="0" w:space="0" w:color="auto"/>
      </w:divBdr>
    </w:div>
    <w:div w:id="1820264562">
      <w:bodyDiv w:val="1"/>
      <w:marLeft w:val="0"/>
      <w:marRight w:val="0"/>
      <w:marTop w:val="0"/>
      <w:marBottom w:val="0"/>
      <w:divBdr>
        <w:top w:val="none" w:sz="0" w:space="0" w:color="auto"/>
        <w:left w:val="none" w:sz="0" w:space="0" w:color="auto"/>
        <w:bottom w:val="none" w:sz="0" w:space="0" w:color="auto"/>
        <w:right w:val="none" w:sz="0" w:space="0" w:color="auto"/>
      </w:divBdr>
    </w:div>
    <w:div w:id="1820271954">
      <w:bodyDiv w:val="1"/>
      <w:marLeft w:val="0"/>
      <w:marRight w:val="0"/>
      <w:marTop w:val="0"/>
      <w:marBottom w:val="0"/>
      <w:divBdr>
        <w:top w:val="none" w:sz="0" w:space="0" w:color="auto"/>
        <w:left w:val="none" w:sz="0" w:space="0" w:color="auto"/>
        <w:bottom w:val="none" w:sz="0" w:space="0" w:color="auto"/>
        <w:right w:val="none" w:sz="0" w:space="0" w:color="auto"/>
      </w:divBdr>
    </w:div>
    <w:div w:id="1820415311">
      <w:bodyDiv w:val="1"/>
      <w:marLeft w:val="0"/>
      <w:marRight w:val="0"/>
      <w:marTop w:val="0"/>
      <w:marBottom w:val="0"/>
      <w:divBdr>
        <w:top w:val="none" w:sz="0" w:space="0" w:color="auto"/>
        <w:left w:val="none" w:sz="0" w:space="0" w:color="auto"/>
        <w:bottom w:val="none" w:sz="0" w:space="0" w:color="auto"/>
        <w:right w:val="none" w:sz="0" w:space="0" w:color="auto"/>
      </w:divBdr>
    </w:div>
    <w:div w:id="1821460434">
      <w:bodyDiv w:val="1"/>
      <w:marLeft w:val="0"/>
      <w:marRight w:val="0"/>
      <w:marTop w:val="0"/>
      <w:marBottom w:val="0"/>
      <w:divBdr>
        <w:top w:val="none" w:sz="0" w:space="0" w:color="auto"/>
        <w:left w:val="none" w:sz="0" w:space="0" w:color="auto"/>
        <w:bottom w:val="none" w:sz="0" w:space="0" w:color="auto"/>
        <w:right w:val="none" w:sz="0" w:space="0" w:color="auto"/>
      </w:divBdr>
    </w:div>
    <w:div w:id="1821917553">
      <w:bodyDiv w:val="1"/>
      <w:marLeft w:val="0"/>
      <w:marRight w:val="0"/>
      <w:marTop w:val="0"/>
      <w:marBottom w:val="0"/>
      <w:divBdr>
        <w:top w:val="none" w:sz="0" w:space="0" w:color="auto"/>
        <w:left w:val="none" w:sz="0" w:space="0" w:color="auto"/>
        <w:bottom w:val="none" w:sz="0" w:space="0" w:color="auto"/>
        <w:right w:val="none" w:sz="0" w:space="0" w:color="auto"/>
      </w:divBdr>
    </w:div>
    <w:div w:id="1822191171">
      <w:bodyDiv w:val="1"/>
      <w:marLeft w:val="0"/>
      <w:marRight w:val="0"/>
      <w:marTop w:val="0"/>
      <w:marBottom w:val="0"/>
      <w:divBdr>
        <w:top w:val="none" w:sz="0" w:space="0" w:color="auto"/>
        <w:left w:val="none" w:sz="0" w:space="0" w:color="auto"/>
        <w:bottom w:val="none" w:sz="0" w:space="0" w:color="auto"/>
        <w:right w:val="none" w:sz="0" w:space="0" w:color="auto"/>
      </w:divBdr>
    </w:div>
    <w:div w:id="1822234140">
      <w:bodyDiv w:val="1"/>
      <w:marLeft w:val="0"/>
      <w:marRight w:val="0"/>
      <w:marTop w:val="0"/>
      <w:marBottom w:val="0"/>
      <w:divBdr>
        <w:top w:val="none" w:sz="0" w:space="0" w:color="auto"/>
        <w:left w:val="none" w:sz="0" w:space="0" w:color="auto"/>
        <w:bottom w:val="none" w:sz="0" w:space="0" w:color="auto"/>
        <w:right w:val="none" w:sz="0" w:space="0" w:color="auto"/>
      </w:divBdr>
    </w:div>
    <w:div w:id="1822885741">
      <w:bodyDiv w:val="1"/>
      <w:marLeft w:val="0"/>
      <w:marRight w:val="0"/>
      <w:marTop w:val="0"/>
      <w:marBottom w:val="0"/>
      <w:divBdr>
        <w:top w:val="none" w:sz="0" w:space="0" w:color="auto"/>
        <w:left w:val="none" w:sz="0" w:space="0" w:color="auto"/>
        <w:bottom w:val="none" w:sz="0" w:space="0" w:color="auto"/>
        <w:right w:val="none" w:sz="0" w:space="0" w:color="auto"/>
      </w:divBdr>
    </w:div>
    <w:div w:id="1823038006">
      <w:bodyDiv w:val="1"/>
      <w:marLeft w:val="0"/>
      <w:marRight w:val="0"/>
      <w:marTop w:val="0"/>
      <w:marBottom w:val="0"/>
      <w:divBdr>
        <w:top w:val="none" w:sz="0" w:space="0" w:color="auto"/>
        <w:left w:val="none" w:sz="0" w:space="0" w:color="auto"/>
        <w:bottom w:val="none" w:sz="0" w:space="0" w:color="auto"/>
        <w:right w:val="none" w:sz="0" w:space="0" w:color="auto"/>
      </w:divBdr>
    </w:div>
    <w:div w:id="1823736596">
      <w:bodyDiv w:val="1"/>
      <w:marLeft w:val="0"/>
      <w:marRight w:val="0"/>
      <w:marTop w:val="0"/>
      <w:marBottom w:val="0"/>
      <w:divBdr>
        <w:top w:val="none" w:sz="0" w:space="0" w:color="auto"/>
        <w:left w:val="none" w:sz="0" w:space="0" w:color="auto"/>
        <w:bottom w:val="none" w:sz="0" w:space="0" w:color="auto"/>
        <w:right w:val="none" w:sz="0" w:space="0" w:color="auto"/>
      </w:divBdr>
    </w:div>
    <w:div w:id="1823807934">
      <w:bodyDiv w:val="1"/>
      <w:marLeft w:val="0"/>
      <w:marRight w:val="0"/>
      <w:marTop w:val="0"/>
      <w:marBottom w:val="0"/>
      <w:divBdr>
        <w:top w:val="none" w:sz="0" w:space="0" w:color="auto"/>
        <w:left w:val="none" w:sz="0" w:space="0" w:color="auto"/>
        <w:bottom w:val="none" w:sz="0" w:space="0" w:color="auto"/>
        <w:right w:val="none" w:sz="0" w:space="0" w:color="auto"/>
      </w:divBdr>
    </w:div>
    <w:div w:id="1824003327">
      <w:bodyDiv w:val="1"/>
      <w:marLeft w:val="0"/>
      <w:marRight w:val="0"/>
      <w:marTop w:val="0"/>
      <w:marBottom w:val="0"/>
      <w:divBdr>
        <w:top w:val="none" w:sz="0" w:space="0" w:color="auto"/>
        <w:left w:val="none" w:sz="0" w:space="0" w:color="auto"/>
        <w:bottom w:val="none" w:sz="0" w:space="0" w:color="auto"/>
        <w:right w:val="none" w:sz="0" w:space="0" w:color="auto"/>
      </w:divBdr>
    </w:div>
    <w:div w:id="1824931866">
      <w:bodyDiv w:val="1"/>
      <w:marLeft w:val="0"/>
      <w:marRight w:val="0"/>
      <w:marTop w:val="0"/>
      <w:marBottom w:val="0"/>
      <w:divBdr>
        <w:top w:val="none" w:sz="0" w:space="0" w:color="auto"/>
        <w:left w:val="none" w:sz="0" w:space="0" w:color="auto"/>
        <w:bottom w:val="none" w:sz="0" w:space="0" w:color="auto"/>
        <w:right w:val="none" w:sz="0" w:space="0" w:color="auto"/>
      </w:divBdr>
    </w:div>
    <w:div w:id="1825127457">
      <w:bodyDiv w:val="1"/>
      <w:marLeft w:val="0"/>
      <w:marRight w:val="0"/>
      <w:marTop w:val="0"/>
      <w:marBottom w:val="0"/>
      <w:divBdr>
        <w:top w:val="none" w:sz="0" w:space="0" w:color="auto"/>
        <w:left w:val="none" w:sz="0" w:space="0" w:color="auto"/>
        <w:bottom w:val="none" w:sz="0" w:space="0" w:color="auto"/>
        <w:right w:val="none" w:sz="0" w:space="0" w:color="auto"/>
      </w:divBdr>
    </w:div>
    <w:div w:id="1825471123">
      <w:bodyDiv w:val="1"/>
      <w:marLeft w:val="0"/>
      <w:marRight w:val="0"/>
      <w:marTop w:val="0"/>
      <w:marBottom w:val="0"/>
      <w:divBdr>
        <w:top w:val="none" w:sz="0" w:space="0" w:color="auto"/>
        <w:left w:val="none" w:sz="0" w:space="0" w:color="auto"/>
        <w:bottom w:val="none" w:sz="0" w:space="0" w:color="auto"/>
        <w:right w:val="none" w:sz="0" w:space="0" w:color="auto"/>
      </w:divBdr>
    </w:div>
    <w:div w:id="1825851559">
      <w:bodyDiv w:val="1"/>
      <w:marLeft w:val="0"/>
      <w:marRight w:val="0"/>
      <w:marTop w:val="0"/>
      <w:marBottom w:val="0"/>
      <w:divBdr>
        <w:top w:val="none" w:sz="0" w:space="0" w:color="auto"/>
        <w:left w:val="none" w:sz="0" w:space="0" w:color="auto"/>
        <w:bottom w:val="none" w:sz="0" w:space="0" w:color="auto"/>
        <w:right w:val="none" w:sz="0" w:space="0" w:color="auto"/>
      </w:divBdr>
    </w:div>
    <w:div w:id="1825855863">
      <w:bodyDiv w:val="1"/>
      <w:marLeft w:val="0"/>
      <w:marRight w:val="0"/>
      <w:marTop w:val="0"/>
      <w:marBottom w:val="0"/>
      <w:divBdr>
        <w:top w:val="none" w:sz="0" w:space="0" w:color="auto"/>
        <w:left w:val="none" w:sz="0" w:space="0" w:color="auto"/>
        <w:bottom w:val="none" w:sz="0" w:space="0" w:color="auto"/>
        <w:right w:val="none" w:sz="0" w:space="0" w:color="auto"/>
      </w:divBdr>
    </w:div>
    <w:div w:id="1825973485">
      <w:bodyDiv w:val="1"/>
      <w:marLeft w:val="0"/>
      <w:marRight w:val="0"/>
      <w:marTop w:val="0"/>
      <w:marBottom w:val="0"/>
      <w:divBdr>
        <w:top w:val="none" w:sz="0" w:space="0" w:color="auto"/>
        <w:left w:val="none" w:sz="0" w:space="0" w:color="auto"/>
        <w:bottom w:val="none" w:sz="0" w:space="0" w:color="auto"/>
        <w:right w:val="none" w:sz="0" w:space="0" w:color="auto"/>
      </w:divBdr>
    </w:div>
    <w:div w:id="1826628928">
      <w:bodyDiv w:val="1"/>
      <w:marLeft w:val="0"/>
      <w:marRight w:val="0"/>
      <w:marTop w:val="0"/>
      <w:marBottom w:val="0"/>
      <w:divBdr>
        <w:top w:val="none" w:sz="0" w:space="0" w:color="auto"/>
        <w:left w:val="none" w:sz="0" w:space="0" w:color="auto"/>
        <w:bottom w:val="none" w:sz="0" w:space="0" w:color="auto"/>
        <w:right w:val="none" w:sz="0" w:space="0" w:color="auto"/>
      </w:divBdr>
    </w:div>
    <w:div w:id="1827480005">
      <w:bodyDiv w:val="1"/>
      <w:marLeft w:val="0"/>
      <w:marRight w:val="0"/>
      <w:marTop w:val="0"/>
      <w:marBottom w:val="0"/>
      <w:divBdr>
        <w:top w:val="none" w:sz="0" w:space="0" w:color="auto"/>
        <w:left w:val="none" w:sz="0" w:space="0" w:color="auto"/>
        <w:bottom w:val="none" w:sz="0" w:space="0" w:color="auto"/>
        <w:right w:val="none" w:sz="0" w:space="0" w:color="auto"/>
      </w:divBdr>
    </w:div>
    <w:div w:id="1827821640">
      <w:bodyDiv w:val="1"/>
      <w:marLeft w:val="0"/>
      <w:marRight w:val="0"/>
      <w:marTop w:val="0"/>
      <w:marBottom w:val="0"/>
      <w:divBdr>
        <w:top w:val="none" w:sz="0" w:space="0" w:color="auto"/>
        <w:left w:val="none" w:sz="0" w:space="0" w:color="auto"/>
        <w:bottom w:val="none" w:sz="0" w:space="0" w:color="auto"/>
        <w:right w:val="none" w:sz="0" w:space="0" w:color="auto"/>
      </w:divBdr>
    </w:div>
    <w:div w:id="1828133497">
      <w:bodyDiv w:val="1"/>
      <w:marLeft w:val="0"/>
      <w:marRight w:val="0"/>
      <w:marTop w:val="0"/>
      <w:marBottom w:val="0"/>
      <w:divBdr>
        <w:top w:val="none" w:sz="0" w:space="0" w:color="auto"/>
        <w:left w:val="none" w:sz="0" w:space="0" w:color="auto"/>
        <w:bottom w:val="none" w:sz="0" w:space="0" w:color="auto"/>
        <w:right w:val="none" w:sz="0" w:space="0" w:color="auto"/>
      </w:divBdr>
    </w:div>
    <w:div w:id="1828813846">
      <w:bodyDiv w:val="1"/>
      <w:marLeft w:val="0"/>
      <w:marRight w:val="0"/>
      <w:marTop w:val="0"/>
      <w:marBottom w:val="0"/>
      <w:divBdr>
        <w:top w:val="none" w:sz="0" w:space="0" w:color="auto"/>
        <w:left w:val="none" w:sz="0" w:space="0" w:color="auto"/>
        <w:bottom w:val="none" w:sz="0" w:space="0" w:color="auto"/>
        <w:right w:val="none" w:sz="0" w:space="0" w:color="auto"/>
      </w:divBdr>
    </w:div>
    <w:div w:id="1828814696">
      <w:bodyDiv w:val="1"/>
      <w:marLeft w:val="0"/>
      <w:marRight w:val="0"/>
      <w:marTop w:val="0"/>
      <w:marBottom w:val="0"/>
      <w:divBdr>
        <w:top w:val="none" w:sz="0" w:space="0" w:color="auto"/>
        <w:left w:val="none" w:sz="0" w:space="0" w:color="auto"/>
        <w:bottom w:val="none" w:sz="0" w:space="0" w:color="auto"/>
        <w:right w:val="none" w:sz="0" w:space="0" w:color="auto"/>
      </w:divBdr>
    </w:div>
    <w:div w:id="1829130987">
      <w:bodyDiv w:val="1"/>
      <w:marLeft w:val="0"/>
      <w:marRight w:val="0"/>
      <w:marTop w:val="0"/>
      <w:marBottom w:val="0"/>
      <w:divBdr>
        <w:top w:val="none" w:sz="0" w:space="0" w:color="auto"/>
        <w:left w:val="none" w:sz="0" w:space="0" w:color="auto"/>
        <w:bottom w:val="none" w:sz="0" w:space="0" w:color="auto"/>
        <w:right w:val="none" w:sz="0" w:space="0" w:color="auto"/>
      </w:divBdr>
    </w:div>
    <w:div w:id="1829588366">
      <w:bodyDiv w:val="1"/>
      <w:marLeft w:val="0"/>
      <w:marRight w:val="0"/>
      <w:marTop w:val="0"/>
      <w:marBottom w:val="0"/>
      <w:divBdr>
        <w:top w:val="none" w:sz="0" w:space="0" w:color="auto"/>
        <w:left w:val="none" w:sz="0" w:space="0" w:color="auto"/>
        <w:bottom w:val="none" w:sz="0" w:space="0" w:color="auto"/>
        <w:right w:val="none" w:sz="0" w:space="0" w:color="auto"/>
      </w:divBdr>
    </w:div>
    <w:div w:id="1830318168">
      <w:bodyDiv w:val="1"/>
      <w:marLeft w:val="0"/>
      <w:marRight w:val="0"/>
      <w:marTop w:val="0"/>
      <w:marBottom w:val="0"/>
      <w:divBdr>
        <w:top w:val="none" w:sz="0" w:space="0" w:color="auto"/>
        <w:left w:val="none" w:sz="0" w:space="0" w:color="auto"/>
        <w:bottom w:val="none" w:sz="0" w:space="0" w:color="auto"/>
        <w:right w:val="none" w:sz="0" w:space="0" w:color="auto"/>
      </w:divBdr>
    </w:div>
    <w:div w:id="1830360382">
      <w:bodyDiv w:val="1"/>
      <w:marLeft w:val="0"/>
      <w:marRight w:val="0"/>
      <w:marTop w:val="0"/>
      <w:marBottom w:val="0"/>
      <w:divBdr>
        <w:top w:val="none" w:sz="0" w:space="0" w:color="auto"/>
        <w:left w:val="none" w:sz="0" w:space="0" w:color="auto"/>
        <w:bottom w:val="none" w:sz="0" w:space="0" w:color="auto"/>
        <w:right w:val="none" w:sz="0" w:space="0" w:color="auto"/>
      </w:divBdr>
    </w:div>
    <w:div w:id="1831363972">
      <w:bodyDiv w:val="1"/>
      <w:marLeft w:val="0"/>
      <w:marRight w:val="0"/>
      <w:marTop w:val="0"/>
      <w:marBottom w:val="0"/>
      <w:divBdr>
        <w:top w:val="none" w:sz="0" w:space="0" w:color="auto"/>
        <w:left w:val="none" w:sz="0" w:space="0" w:color="auto"/>
        <w:bottom w:val="none" w:sz="0" w:space="0" w:color="auto"/>
        <w:right w:val="none" w:sz="0" w:space="0" w:color="auto"/>
      </w:divBdr>
    </w:div>
    <w:div w:id="1831604507">
      <w:bodyDiv w:val="1"/>
      <w:marLeft w:val="0"/>
      <w:marRight w:val="0"/>
      <w:marTop w:val="0"/>
      <w:marBottom w:val="0"/>
      <w:divBdr>
        <w:top w:val="none" w:sz="0" w:space="0" w:color="auto"/>
        <w:left w:val="none" w:sz="0" w:space="0" w:color="auto"/>
        <w:bottom w:val="none" w:sz="0" w:space="0" w:color="auto"/>
        <w:right w:val="none" w:sz="0" w:space="0" w:color="auto"/>
      </w:divBdr>
    </w:div>
    <w:div w:id="1831947476">
      <w:bodyDiv w:val="1"/>
      <w:marLeft w:val="0"/>
      <w:marRight w:val="0"/>
      <w:marTop w:val="0"/>
      <w:marBottom w:val="0"/>
      <w:divBdr>
        <w:top w:val="none" w:sz="0" w:space="0" w:color="auto"/>
        <w:left w:val="none" w:sz="0" w:space="0" w:color="auto"/>
        <w:bottom w:val="none" w:sz="0" w:space="0" w:color="auto"/>
        <w:right w:val="none" w:sz="0" w:space="0" w:color="auto"/>
      </w:divBdr>
    </w:div>
    <w:div w:id="1832600998">
      <w:bodyDiv w:val="1"/>
      <w:marLeft w:val="0"/>
      <w:marRight w:val="0"/>
      <w:marTop w:val="0"/>
      <w:marBottom w:val="0"/>
      <w:divBdr>
        <w:top w:val="none" w:sz="0" w:space="0" w:color="auto"/>
        <w:left w:val="none" w:sz="0" w:space="0" w:color="auto"/>
        <w:bottom w:val="none" w:sz="0" w:space="0" w:color="auto"/>
        <w:right w:val="none" w:sz="0" w:space="0" w:color="auto"/>
      </w:divBdr>
    </w:div>
    <w:div w:id="1832863862">
      <w:bodyDiv w:val="1"/>
      <w:marLeft w:val="0"/>
      <w:marRight w:val="0"/>
      <w:marTop w:val="0"/>
      <w:marBottom w:val="0"/>
      <w:divBdr>
        <w:top w:val="none" w:sz="0" w:space="0" w:color="auto"/>
        <w:left w:val="none" w:sz="0" w:space="0" w:color="auto"/>
        <w:bottom w:val="none" w:sz="0" w:space="0" w:color="auto"/>
        <w:right w:val="none" w:sz="0" w:space="0" w:color="auto"/>
      </w:divBdr>
    </w:div>
    <w:div w:id="1832982759">
      <w:bodyDiv w:val="1"/>
      <w:marLeft w:val="0"/>
      <w:marRight w:val="0"/>
      <w:marTop w:val="0"/>
      <w:marBottom w:val="0"/>
      <w:divBdr>
        <w:top w:val="none" w:sz="0" w:space="0" w:color="auto"/>
        <w:left w:val="none" w:sz="0" w:space="0" w:color="auto"/>
        <w:bottom w:val="none" w:sz="0" w:space="0" w:color="auto"/>
        <w:right w:val="none" w:sz="0" w:space="0" w:color="auto"/>
      </w:divBdr>
    </w:div>
    <w:div w:id="1833908859">
      <w:bodyDiv w:val="1"/>
      <w:marLeft w:val="0"/>
      <w:marRight w:val="0"/>
      <w:marTop w:val="0"/>
      <w:marBottom w:val="0"/>
      <w:divBdr>
        <w:top w:val="none" w:sz="0" w:space="0" w:color="auto"/>
        <w:left w:val="none" w:sz="0" w:space="0" w:color="auto"/>
        <w:bottom w:val="none" w:sz="0" w:space="0" w:color="auto"/>
        <w:right w:val="none" w:sz="0" w:space="0" w:color="auto"/>
      </w:divBdr>
    </w:div>
    <w:div w:id="1833980470">
      <w:bodyDiv w:val="1"/>
      <w:marLeft w:val="0"/>
      <w:marRight w:val="0"/>
      <w:marTop w:val="0"/>
      <w:marBottom w:val="0"/>
      <w:divBdr>
        <w:top w:val="none" w:sz="0" w:space="0" w:color="auto"/>
        <w:left w:val="none" w:sz="0" w:space="0" w:color="auto"/>
        <w:bottom w:val="none" w:sz="0" w:space="0" w:color="auto"/>
        <w:right w:val="none" w:sz="0" w:space="0" w:color="auto"/>
      </w:divBdr>
    </w:div>
    <w:div w:id="1834492988">
      <w:bodyDiv w:val="1"/>
      <w:marLeft w:val="0"/>
      <w:marRight w:val="0"/>
      <w:marTop w:val="0"/>
      <w:marBottom w:val="0"/>
      <w:divBdr>
        <w:top w:val="none" w:sz="0" w:space="0" w:color="auto"/>
        <w:left w:val="none" w:sz="0" w:space="0" w:color="auto"/>
        <w:bottom w:val="none" w:sz="0" w:space="0" w:color="auto"/>
        <w:right w:val="none" w:sz="0" w:space="0" w:color="auto"/>
      </w:divBdr>
    </w:div>
    <w:div w:id="1834833752">
      <w:bodyDiv w:val="1"/>
      <w:marLeft w:val="0"/>
      <w:marRight w:val="0"/>
      <w:marTop w:val="0"/>
      <w:marBottom w:val="0"/>
      <w:divBdr>
        <w:top w:val="none" w:sz="0" w:space="0" w:color="auto"/>
        <w:left w:val="none" w:sz="0" w:space="0" w:color="auto"/>
        <w:bottom w:val="none" w:sz="0" w:space="0" w:color="auto"/>
        <w:right w:val="none" w:sz="0" w:space="0" w:color="auto"/>
      </w:divBdr>
    </w:div>
    <w:div w:id="1835025593">
      <w:bodyDiv w:val="1"/>
      <w:marLeft w:val="0"/>
      <w:marRight w:val="0"/>
      <w:marTop w:val="0"/>
      <w:marBottom w:val="0"/>
      <w:divBdr>
        <w:top w:val="none" w:sz="0" w:space="0" w:color="auto"/>
        <w:left w:val="none" w:sz="0" w:space="0" w:color="auto"/>
        <w:bottom w:val="none" w:sz="0" w:space="0" w:color="auto"/>
        <w:right w:val="none" w:sz="0" w:space="0" w:color="auto"/>
      </w:divBdr>
    </w:div>
    <w:div w:id="1835026032">
      <w:bodyDiv w:val="1"/>
      <w:marLeft w:val="0"/>
      <w:marRight w:val="0"/>
      <w:marTop w:val="0"/>
      <w:marBottom w:val="0"/>
      <w:divBdr>
        <w:top w:val="none" w:sz="0" w:space="0" w:color="auto"/>
        <w:left w:val="none" w:sz="0" w:space="0" w:color="auto"/>
        <w:bottom w:val="none" w:sz="0" w:space="0" w:color="auto"/>
        <w:right w:val="none" w:sz="0" w:space="0" w:color="auto"/>
      </w:divBdr>
    </w:div>
    <w:div w:id="1835947239">
      <w:bodyDiv w:val="1"/>
      <w:marLeft w:val="0"/>
      <w:marRight w:val="0"/>
      <w:marTop w:val="0"/>
      <w:marBottom w:val="0"/>
      <w:divBdr>
        <w:top w:val="none" w:sz="0" w:space="0" w:color="auto"/>
        <w:left w:val="none" w:sz="0" w:space="0" w:color="auto"/>
        <w:bottom w:val="none" w:sz="0" w:space="0" w:color="auto"/>
        <w:right w:val="none" w:sz="0" w:space="0" w:color="auto"/>
      </w:divBdr>
    </w:div>
    <w:div w:id="1835992408">
      <w:bodyDiv w:val="1"/>
      <w:marLeft w:val="0"/>
      <w:marRight w:val="0"/>
      <w:marTop w:val="0"/>
      <w:marBottom w:val="0"/>
      <w:divBdr>
        <w:top w:val="none" w:sz="0" w:space="0" w:color="auto"/>
        <w:left w:val="none" w:sz="0" w:space="0" w:color="auto"/>
        <w:bottom w:val="none" w:sz="0" w:space="0" w:color="auto"/>
        <w:right w:val="none" w:sz="0" w:space="0" w:color="auto"/>
      </w:divBdr>
    </w:div>
    <w:div w:id="1836190705">
      <w:bodyDiv w:val="1"/>
      <w:marLeft w:val="0"/>
      <w:marRight w:val="0"/>
      <w:marTop w:val="0"/>
      <w:marBottom w:val="0"/>
      <w:divBdr>
        <w:top w:val="none" w:sz="0" w:space="0" w:color="auto"/>
        <w:left w:val="none" w:sz="0" w:space="0" w:color="auto"/>
        <w:bottom w:val="none" w:sz="0" w:space="0" w:color="auto"/>
        <w:right w:val="none" w:sz="0" w:space="0" w:color="auto"/>
      </w:divBdr>
    </w:div>
    <w:div w:id="1836339273">
      <w:bodyDiv w:val="1"/>
      <w:marLeft w:val="0"/>
      <w:marRight w:val="0"/>
      <w:marTop w:val="0"/>
      <w:marBottom w:val="0"/>
      <w:divBdr>
        <w:top w:val="none" w:sz="0" w:space="0" w:color="auto"/>
        <w:left w:val="none" w:sz="0" w:space="0" w:color="auto"/>
        <w:bottom w:val="none" w:sz="0" w:space="0" w:color="auto"/>
        <w:right w:val="none" w:sz="0" w:space="0" w:color="auto"/>
      </w:divBdr>
    </w:div>
    <w:div w:id="1836413030">
      <w:bodyDiv w:val="1"/>
      <w:marLeft w:val="0"/>
      <w:marRight w:val="0"/>
      <w:marTop w:val="0"/>
      <w:marBottom w:val="0"/>
      <w:divBdr>
        <w:top w:val="none" w:sz="0" w:space="0" w:color="auto"/>
        <w:left w:val="none" w:sz="0" w:space="0" w:color="auto"/>
        <w:bottom w:val="none" w:sz="0" w:space="0" w:color="auto"/>
        <w:right w:val="none" w:sz="0" w:space="0" w:color="auto"/>
      </w:divBdr>
    </w:div>
    <w:div w:id="1836804476">
      <w:bodyDiv w:val="1"/>
      <w:marLeft w:val="0"/>
      <w:marRight w:val="0"/>
      <w:marTop w:val="0"/>
      <w:marBottom w:val="0"/>
      <w:divBdr>
        <w:top w:val="none" w:sz="0" w:space="0" w:color="auto"/>
        <w:left w:val="none" w:sz="0" w:space="0" w:color="auto"/>
        <w:bottom w:val="none" w:sz="0" w:space="0" w:color="auto"/>
        <w:right w:val="none" w:sz="0" w:space="0" w:color="auto"/>
      </w:divBdr>
    </w:div>
    <w:div w:id="1836917277">
      <w:bodyDiv w:val="1"/>
      <w:marLeft w:val="0"/>
      <w:marRight w:val="0"/>
      <w:marTop w:val="0"/>
      <w:marBottom w:val="0"/>
      <w:divBdr>
        <w:top w:val="none" w:sz="0" w:space="0" w:color="auto"/>
        <w:left w:val="none" w:sz="0" w:space="0" w:color="auto"/>
        <w:bottom w:val="none" w:sz="0" w:space="0" w:color="auto"/>
        <w:right w:val="none" w:sz="0" w:space="0" w:color="auto"/>
      </w:divBdr>
    </w:div>
    <w:div w:id="1837303833">
      <w:bodyDiv w:val="1"/>
      <w:marLeft w:val="0"/>
      <w:marRight w:val="0"/>
      <w:marTop w:val="0"/>
      <w:marBottom w:val="0"/>
      <w:divBdr>
        <w:top w:val="none" w:sz="0" w:space="0" w:color="auto"/>
        <w:left w:val="none" w:sz="0" w:space="0" w:color="auto"/>
        <w:bottom w:val="none" w:sz="0" w:space="0" w:color="auto"/>
        <w:right w:val="none" w:sz="0" w:space="0" w:color="auto"/>
      </w:divBdr>
    </w:div>
    <w:div w:id="1837572183">
      <w:bodyDiv w:val="1"/>
      <w:marLeft w:val="0"/>
      <w:marRight w:val="0"/>
      <w:marTop w:val="0"/>
      <w:marBottom w:val="0"/>
      <w:divBdr>
        <w:top w:val="none" w:sz="0" w:space="0" w:color="auto"/>
        <w:left w:val="none" w:sz="0" w:space="0" w:color="auto"/>
        <w:bottom w:val="none" w:sz="0" w:space="0" w:color="auto"/>
        <w:right w:val="none" w:sz="0" w:space="0" w:color="auto"/>
      </w:divBdr>
    </w:div>
    <w:div w:id="1838423270">
      <w:bodyDiv w:val="1"/>
      <w:marLeft w:val="0"/>
      <w:marRight w:val="0"/>
      <w:marTop w:val="0"/>
      <w:marBottom w:val="0"/>
      <w:divBdr>
        <w:top w:val="none" w:sz="0" w:space="0" w:color="auto"/>
        <w:left w:val="none" w:sz="0" w:space="0" w:color="auto"/>
        <w:bottom w:val="none" w:sz="0" w:space="0" w:color="auto"/>
        <w:right w:val="none" w:sz="0" w:space="0" w:color="auto"/>
      </w:divBdr>
    </w:div>
    <w:div w:id="1838495930">
      <w:bodyDiv w:val="1"/>
      <w:marLeft w:val="0"/>
      <w:marRight w:val="0"/>
      <w:marTop w:val="0"/>
      <w:marBottom w:val="0"/>
      <w:divBdr>
        <w:top w:val="none" w:sz="0" w:space="0" w:color="auto"/>
        <w:left w:val="none" w:sz="0" w:space="0" w:color="auto"/>
        <w:bottom w:val="none" w:sz="0" w:space="0" w:color="auto"/>
        <w:right w:val="none" w:sz="0" w:space="0" w:color="auto"/>
      </w:divBdr>
    </w:div>
    <w:div w:id="1839080058">
      <w:bodyDiv w:val="1"/>
      <w:marLeft w:val="0"/>
      <w:marRight w:val="0"/>
      <w:marTop w:val="0"/>
      <w:marBottom w:val="0"/>
      <w:divBdr>
        <w:top w:val="none" w:sz="0" w:space="0" w:color="auto"/>
        <w:left w:val="none" w:sz="0" w:space="0" w:color="auto"/>
        <w:bottom w:val="none" w:sz="0" w:space="0" w:color="auto"/>
        <w:right w:val="none" w:sz="0" w:space="0" w:color="auto"/>
      </w:divBdr>
    </w:div>
    <w:div w:id="1839147579">
      <w:bodyDiv w:val="1"/>
      <w:marLeft w:val="0"/>
      <w:marRight w:val="0"/>
      <w:marTop w:val="0"/>
      <w:marBottom w:val="0"/>
      <w:divBdr>
        <w:top w:val="none" w:sz="0" w:space="0" w:color="auto"/>
        <w:left w:val="none" w:sz="0" w:space="0" w:color="auto"/>
        <w:bottom w:val="none" w:sz="0" w:space="0" w:color="auto"/>
        <w:right w:val="none" w:sz="0" w:space="0" w:color="auto"/>
      </w:divBdr>
    </w:div>
    <w:div w:id="1839927420">
      <w:bodyDiv w:val="1"/>
      <w:marLeft w:val="0"/>
      <w:marRight w:val="0"/>
      <w:marTop w:val="0"/>
      <w:marBottom w:val="0"/>
      <w:divBdr>
        <w:top w:val="none" w:sz="0" w:space="0" w:color="auto"/>
        <w:left w:val="none" w:sz="0" w:space="0" w:color="auto"/>
        <w:bottom w:val="none" w:sz="0" w:space="0" w:color="auto"/>
        <w:right w:val="none" w:sz="0" w:space="0" w:color="auto"/>
      </w:divBdr>
    </w:div>
    <w:div w:id="1840197915">
      <w:bodyDiv w:val="1"/>
      <w:marLeft w:val="0"/>
      <w:marRight w:val="0"/>
      <w:marTop w:val="0"/>
      <w:marBottom w:val="0"/>
      <w:divBdr>
        <w:top w:val="none" w:sz="0" w:space="0" w:color="auto"/>
        <w:left w:val="none" w:sz="0" w:space="0" w:color="auto"/>
        <w:bottom w:val="none" w:sz="0" w:space="0" w:color="auto"/>
        <w:right w:val="none" w:sz="0" w:space="0" w:color="auto"/>
      </w:divBdr>
    </w:div>
    <w:div w:id="1840339872">
      <w:bodyDiv w:val="1"/>
      <w:marLeft w:val="0"/>
      <w:marRight w:val="0"/>
      <w:marTop w:val="0"/>
      <w:marBottom w:val="0"/>
      <w:divBdr>
        <w:top w:val="none" w:sz="0" w:space="0" w:color="auto"/>
        <w:left w:val="none" w:sz="0" w:space="0" w:color="auto"/>
        <w:bottom w:val="none" w:sz="0" w:space="0" w:color="auto"/>
        <w:right w:val="none" w:sz="0" w:space="0" w:color="auto"/>
      </w:divBdr>
    </w:div>
    <w:div w:id="1840807799">
      <w:bodyDiv w:val="1"/>
      <w:marLeft w:val="0"/>
      <w:marRight w:val="0"/>
      <w:marTop w:val="0"/>
      <w:marBottom w:val="0"/>
      <w:divBdr>
        <w:top w:val="none" w:sz="0" w:space="0" w:color="auto"/>
        <w:left w:val="none" w:sz="0" w:space="0" w:color="auto"/>
        <w:bottom w:val="none" w:sz="0" w:space="0" w:color="auto"/>
        <w:right w:val="none" w:sz="0" w:space="0" w:color="auto"/>
      </w:divBdr>
    </w:div>
    <w:div w:id="1840921838">
      <w:bodyDiv w:val="1"/>
      <w:marLeft w:val="0"/>
      <w:marRight w:val="0"/>
      <w:marTop w:val="0"/>
      <w:marBottom w:val="0"/>
      <w:divBdr>
        <w:top w:val="none" w:sz="0" w:space="0" w:color="auto"/>
        <w:left w:val="none" w:sz="0" w:space="0" w:color="auto"/>
        <w:bottom w:val="none" w:sz="0" w:space="0" w:color="auto"/>
        <w:right w:val="none" w:sz="0" w:space="0" w:color="auto"/>
      </w:divBdr>
    </w:div>
    <w:div w:id="1841000591">
      <w:bodyDiv w:val="1"/>
      <w:marLeft w:val="0"/>
      <w:marRight w:val="0"/>
      <w:marTop w:val="0"/>
      <w:marBottom w:val="0"/>
      <w:divBdr>
        <w:top w:val="none" w:sz="0" w:space="0" w:color="auto"/>
        <w:left w:val="none" w:sz="0" w:space="0" w:color="auto"/>
        <w:bottom w:val="none" w:sz="0" w:space="0" w:color="auto"/>
        <w:right w:val="none" w:sz="0" w:space="0" w:color="auto"/>
      </w:divBdr>
    </w:div>
    <w:div w:id="1841238922">
      <w:bodyDiv w:val="1"/>
      <w:marLeft w:val="0"/>
      <w:marRight w:val="0"/>
      <w:marTop w:val="0"/>
      <w:marBottom w:val="0"/>
      <w:divBdr>
        <w:top w:val="none" w:sz="0" w:space="0" w:color="auto"/>
        <w:left w:val="none" w:sz="0" w:space="0" w:color="auto"/>
        <w:bottom w:val="none" w:sz="0" w:space="0" w:color="auto"/>
        <w:right w:val="none" w:sz="0" w:space="0" w:color="auto"/>
      </w:divBdr>
    </w:div>
    <w:div w:id="1841650429">
      <w:bodyDiv w:val="1"/>
      <w:marLeft w:val="0"/>
      <w:marRight w:val="0"/>
      <w:marTop w:val="0"/>
      <w:marBottom w:val="0"/>
      <w:divBdr>
        <w:top w:val="none" w:sz="0" w:space="0" w:color="auto"/>
        <w:left w:val="none" w:sz="0" w:space="0" w:color="auto"/>
        <w:bottom w:val="none" w:sz="0" w:space="0" w:color="auto"/>
        <w:right w:val="none" w:sz="0" w:space="0" w:color="auto"/>
      </w:divBdr>
    </w:div>
    <w:div w:id="1842312551">
      <w:bodyDiv w:val="1"/>
      <w:marLeft w:val="0"/>
      <w:marRight w:val="0"/>
      <w:marTop w:val="0"/>
      <w:marBottom w:val="0"/>
      <w:divBdr>
        <w:top w:val="none" w:sz="0" w:space="0" w:color="auto"/>
        <w:left w:val="none" w:sz="0" w:space="0" w:color="auto"/>
        <w:bottom w:val="none" w:sz="0" w:space="0" w:color="auto"/>
        <w:right w:val="none" w:sz="0" w:space="0" w:color="auto"/>
      </w:divBdr>
    </w:div>
    <w:div w:id="1842701245">
      <w:bodyDiv w:val="1"/>
      <w:marLeft w:val="0"/>
      <w:marRight w:val="0"/>
      <w:marTop w:val="0"/>
      <w:marBottom w:val="0"/>
      <w:divBdr>
        <w:top w:val="none" w:sz="0" w:space="0" w:color="auto"/>
        <w:left w:val="none" w:sz="0" w:space="0" w:color="auto"/>
        <w:bottom w:val="none" w:sz="0" w:space="0" w:color="auto"/>
        <w:right w:val="none" w:sz="0" w:space="0" w:color="auto"/>
      </w:divBdr>
    </w:div>
    <w:div w:id="1842891665">
      <w:bodyDiv w:val="1"/>
      <w:marLeft w:val="0"/>
      <w:marRight w:val="0"/>
      <w:marTop w:val="0"/>
      <w:marBottom w:val="0"/>
      <w:divBdr>
        <w:top w:val="none" w:sz="0" w:space="0" w:color="auto"/>
        <w:left w:val="none" w:sz="0" w:space="0" w:color="auto"/>
        <w:bottom w:val="none" w:sz="0" w:space="0" w:color="auto"/>
        <w:right w:val="none" w:sz="0" w:space="0" w:color="auto"/>
      </w:divBdr>
    </w:div>
    <w:div w:id="1843277721">
      <w:bodyDiv w:val="1"/>
      <w:marLeft w:val="0"/>
      <w:marRight w:val="0"/>
      <w:marTop w:val="0"/>
      <w:marBottom w:val="0"/>
      <w:divBdr>
        <w:top w:val="none" w:sz="0" w:space="0" w:color="auto"/>
        <w:left w:val="none" w:sz="0" w:space="0" w:color="auto"/>
        <w:bottom w:val="none" w:sz="0" w:space="0" w:color="auto"/>
        <w:right w:val="none" w:sz="0" w:space="0" w:color="auto"/>
      </w:divBdr>
    </w:div>
    <w:div w:id="1843281131">
      <w:bodyDiv w:val="1"/>
      <w:marLeft w:val="0"/>
      <w:marRight w:val="0"/>
      <w:marTop w:val="0"/>
      <w:marBottom w:val="0"/>
      <w:divBdr>
        <w:top w:val="none" w:sz="0" w:space="0" w:color="auto"/>
        <w:left w:val="none" w:sz="0" w:space="0" w:color="auto"/>
        <w:bottom w:val="none" w:sz="0" w:space="0" w:color="auto"/>
        <w:right w:val="none" w:sz="0" w:space="0" w:color="auto"/>
      </w:divBdr>
    </w:div>
    <w:div w:id="1844932685">
      <w:bodyDiv w:val="1"/>
      <w:marLeft w:val="0"/>
      <w:marRight w:val="0"/>
      <w:marTop w:val="0"/>
      <w:marBottom w:val="0"/>
      <w:divBdr>
        <w:top w:val="none" w:sz="0" w:space="0" w:color="auto"/>
        <w:left w:val="none" w:sz="0" w:space="0" w:color="auto"/>
        <w:bottom w:val="none" w:sz="0" w:space="0" w:color="auto"/>
        <w:right w:val="none" w:sz="0" w:space="0" w:color="auto"/>
      </w:divBdr>
    </w:div>
    <w:div w:id="1844975974">
      <w:bodyDiv w:val="1"/>
      <w:marLeft w:val="0"/>
      <w:marRight w:val="0"/>
      <w:marTop w:val="0"/>
      <w:marBottom w:val="0"/>
      <w:divBdr>
        <w:top w:val="none" w:sz="0" w:space="0" w:color="auto"/>
        <w:left w:val="none" w:sz="0" w:space="0" w:color="auto"/>
        <w:bottom w:val="none" w:sz="0" w:space="0" w:color="auto"/>
        <w:right w:val="none" w:sz="0" w:space="0" w:color="auto"/>
      </w:divBdr>
    </w:div>
    <w:div w:id="1845053508">
      <w:bodyDiv w:val="1"/>
      <w:marLeft w:val="0"/>
      <w:marRight w:val="0"/>
      <w:marTop w:val="0"/>
      <w:marBottom w:val="0"/>
      <w:divBdr>
        <w:top w:val="none" w:sz="0" w:space="0" w:color="auto"/>
        <w:left w:val="none" w:sz="0" w:space="0" w:color="auto"/>
        <w:bottom w:val="none" w:sz="0" w:space="0" w:color="auto"/>
        <w:right w:val="none" w:sz="0" w:space="0" w:color="auto"/>
      </w:divBdr>
    </w:div>
    <w:div w:id="1845434970">
      <w:bodyDiv w:val="1"/>
      <w:marLeft w:val="0"/>
      <w:marRight w:val="0"/>
      <w:marTop w:val="0"/>
      <w:marBottom w:val="0"/>
      <w:divBdr>
        <w:top w:val="none" w:sz="0" w:space="0" w:color="auto"/>
        <w:left w:val="none" w:sz="0" w:space="0" w:color="auto"/>
        <w:bottom w:val="none" w:sz="0" w:space="0" w:color="auto"/>
        <w:right w:val="none" w:sz="0" w:space="0" w:color="auto"/>
      </w:divBdr>
    </w:div>
    <w:div w:id="1845776649">
      <w:bodyDiv w:val="1"/>
      <w:marLeft w:val="0"/>
      <w:marRight w:val="0"/>
      <w:marTop w:val="0"/>
      <w:marBottom w:val="0"/>
      <w:divBdr>
        <w:top w:val="none" w:sz="0" w:space="0" w:color="auto"/>
        <w:left w:val="none" w:sz="0" w:space="0" w:color="auto"/>
        <w:bottom w:val="none" w:sz="0" w:space="0" w:color="auto"/>
        <w:right w:val="none" w:sz="0" w:space="0" w:color="auto"/>
      </w:divBdr>
    </w:div>
    <w:div w:id="1846241052">
      <w:bodyDiv w:val="1"/>
      <w:marLeft w:val="0"/>
      <w:marRight w:val="0"/>
      <w:marTop w:val="0"/>
      <w:marBottom w:val="0"/>
      <w:divBdr>
        <w:top w:val="none" w:sz="0" w:space="0" w:color="auto"/>
        <w:left w:val="none" w:sz="0" w:space="0" w:color="auto"/>
        <w:bottom w:val="none" w:sz="0" w:space="0" w:color="auto"/>
        <w:right w:val="none" w:sz="0" w:space="0" w:color="auto"/>
      </w:divBdr>
    </w:div>
    <w:div w:id="1846364119">
      <w:bodyDiv w:val="1"/>
      <w:marLeft w:val="0"/>
      <w:marRight w:val="0"/>
      <w:marTop w:val="0"/>
      <w:marBottom w:val="0"/>
      <w:divBdr>
        <w:top w:val="none" w:sz="0" w:space="0" w:color="auto"/>
        <w:left w:val="none" w:sz="0" w:space="0" w:color="auto"/>
        <w:bottom w:val="none" w:sz="0" w:space="0" w:color="auto"/>
        <w:right w:val="none" w:sz="0" w:space="0" w:color="auto"/>
      </w:divBdr>
    </w:div>
    <w:div w:id="1846819712">
      <w:bodyDiv w:val="1"/>
      <w:marLeft w:val="0"/>
      <w:marRight w:val="0"/>
      <w:marTop w:val="0"/>
      <w:marBottom w:val="0"/>
      <w:divBdr>
        <w:top w:val="none" w:sz="0" w:space="0" w:color="auto"/>
        <w:left w:val="none" w:sz="0" w:space="0" w:color="auto"/>
        <w:bottom w:val="none" w:sz="0" w:space="0" w:color="auto"/>
        <w:right w:val="none" w:sz="0" w:space="0" w:color="auto"/>
      </w:divBdr>
    </w:div>
    <w:div w:id="1847014904">
      <w:bodyDiv w:val="1"/>
      <w:marLeft w:val="0"/>
      <w:marRight w:val="0"/>
      <w:marTop w:val="0"/>
      <w:marBottom w:val="0"/>
      <w:divBdr>
        <w:top w:val="none" w:sz="0" w:space="0" w:color="auto"/>
        <w:left w:val="none" w:sz="0" w:space="0" w:color="auto"/>
        <w:bottom w:val="none" w:sz="0" w:space="0" w:color="auto"/>
        <w:right w:val="none" w:sz="0" w:space="0" w:color="auto"/>
      </w:divBdr>
    </w:div>
    <w:div w:id="1847476144">
      <w:bodyDiv w:val="1"/>
      <w:marLeft w:val="0"/>
      <w:marRight w:val="0"/>
      <w:marTop w:val="0"/>
      <w:marBottom w:val="0"/>
      <w:divBdr>
        <w:top w:val="none" w:sz="0" w:space="0" w:color="auto"/>
        <w:left w:val="none" w:sz="0" w:space="0" w:color="auto"/>
        <w:bottom w:val="none" w:sz="0" w:space="0" w:color="auto"/>
        <w:right w:val="none" w:sz="0" w:space="0" w:color="auto"/>
      </w:divBdr>
    </w:div>
    <w:div w:id="1848135748">
      <w:bodyDiv w:val="1"/>
      <w:marLeft w:val="0"/>
      <w:marRight w:val="0"/>
      <w:marTop w:val="0"/>
      <w:marBottom w:val="0"/>
      <w:divBdr>
        <w:top w:val="none" w:sz="0" w:space="0" w:color="auto"/>
        <w:left w:val="none" w:sz="0" w:space="0" w:color="auto"/>
        <w:bottom w:val="none" w:sz="0" w:space="0" w:color="auto"/>
        <w:right w:val="none" w:sz="0" w:space="0" w:color="auto"/>
      </w:divBdr>
    </w:div>
    <w:div w:id="1848206768">
      <w:bodyDiv w:val="1"/>
      <w:marLeft w:val="0"/>
      <w:marRight w:val="0"/>
      <w:marTop w:val="0"/>
      <w:marBottom w:val="0"/>
      <w:divBdr>
        <w:top w:val="none" w:sz="0" w:space="0" w:color="auto"/>
        <w:left w:val="none" w:sz="0" w:space="0" w:color="auto"/>
        <w:bottom w:val="none" w:sz="0" w:space="0" w:color="auto"/>
        <w:right w:val="none" w:sz="0" w:space="0" w:color="auto"/>
      </w:divBdr>
    </w:div>
    <w:div w:id="1848209384">
      <w:bodyDiv w:val="1"/>
      <w:marLeft w:val="0"/>
      <w:marRight w:val="0"/>
      <w:marTop w:val="0"/>
      <w:marBottom w:val="0"/>
      <w:divBdr>
        <w:top w:val="none" w:sz="0" w:space="0" w:color="auto"/>
        <w:left w:val="none" w:sz="0" w:space="0" w:color="auto"/>
        <w:bottom w:val="none" w:sz="0" w:space="0" w:color="auto"/>
        <w:right w:val="none" w:sz="0" w:space="0" w:color="auto"/>
      </w:divBdr>
    </w:div>
    <w:div w:id="1848446676">
      <w:bodyDiv w:val="1"/>
      <w:marLeft w:val="0"/>
      <w:marRight w:val="0"/>
      <w:marTop w:val="0"/>
      <w:marBottom w:val="0"/>
      <w:divBdr>
        <w:top w:val="none" w:sz="0" w:space="0" w:color="auto"/>
        <w:left w:val="none" w:sz="0" w:space="0" w:color="auto"/>
        <w:bottom w:val="none" w:sz="0" w:space="0" w:color="auto"/>
        <w:right w:val="none" w:sz="0" w:space="0" w:color="auto"/>
      </w:divBdr>
    </w:div>
    <w:div w:id="1849175775">
      <w:bodyDiv w:val="1"/>
      <w:marLeft w:val="0"/>
      <w:marRight w:val="0"/>
      <w:marTop w:val="0"/>
      <w:marBottom w:val="0"/>
      <w:divBdr>
        <w:top w:val="none" w:sz="0" w:space="0" w:color="auto"/>
        <w:left w:val="none" w:sz="0" w:space="0" w:color="auto"/>
        <w:bottom w:val="none" w:sz="0" w:space="0" w:color="auto"/>
        <w:right w:val="none" w:sz="0" w:space="0" w:color="auto"/>
      </w:divBdr>
    </w:div>
    <w:div w:id="1849825407">
      <w:bodyDiv w:val="1"/>
      <w:marLeft w:val="0"/>
      <w:marRight w:val="0"/>
      <w:marTop w:val="0"/>
      <w:marBottom w:val="0"/>
      <w:divBdr>
        <w:top w:val="none" w:sz="0" w:space="0" w:color="auto"/>
        <w:left w:val="none" w:sz="0" w:space="0" w:color="auto"/>
        <w:bottom w:val="none" w:sz="0" w:space="0" w:color="auto"/>
        <w:right w:val="none" w:sz="0" w:space="0" w:color="auto"/>
      </w:divBdr>
    </w:div>
    <w:div w:id="1849904779">
      <w:bodyDiv w:val="1"/>
      <w:marLeft w:val="0"/>
      <w:marRight w:val="0"/>
      <w:marTop w:val="0"/>
      <w:marBottom w:val="0"/>
      <w:divBdr>
        <w:top w:val="none" w:sz="0" w:space="0" w:color="auto"/>
        <w:left w:val="none" w:sz="0" w:space="0" w:color="auto"/>
        <w:bottom w:val="none" w:sz="0" w:space="0" w:color="auto"/>
        <w:right w:val="none" w:sz="0" w:space="0" w:color="auto"/>
      </w:divBdr>
    </w:div>
    <w:div w:id="1850023222">
      <w:bodyDiv w:val="1"/>
      <w:marLeft w:val="0"/>
      <w:marRight w:val="0"/>
      <w:marTop w:val="0"/>
      <w:marBottom w:val="0"/>
      <w:divBdr>
        <w:top w:val="none" w:sz="0" w:space="0" w:color="auto"/>
        <w:left w:val="none" w:sz="0" w:space="0" w:color="auto"/>
        <w:bottom w:val="none" w:sz="0" w:space="0" w:color="auto"/>
        <w:right w:val="none" w:sz="0" w:space="0" w:color="auto"/>
      </w:divBdr>
    </w:div>
    <w:div w:id="1850870098">
      <w:bodyDiv w:val="1"/>
      <w:marLeft w:val="0"/>
      <w:marRight w:val="0"/>
      <w:marTop w:val="0"/>
      <w:marBottom w:val="0"/>
      <w:divBdr>
        <w:top w:val="none" w:sz="0" w:space="0" w:color="auto"/>
        <w:left w:val="none" w:sz="0" w:space="0" w:color="auto"/>
        <w:bottom w:val="none" w:sz="0" w:space="0" w:color="auto"/>
        <w:right w:val="none" w:sz="0" w:space="0" w:color="auto"/>
      </w:divBdr>
    </w:div>
    <w:div w:id="1851330756">
      <w:bodyDiv w:val="1"/>
      <w:marLeft w:val="0"/>
      <w:marRight w:val="0"/>
      <w:marTop w:val="0"/>
      <w:marBottom w:val="0"/>
      <w:divBdr>
        <w:top w:val="none" w:sz="0" w:space="0" w:color="auto"/>
        <w:left w:val="none" w:sz="0" w:space="0" w:color="auto"/>
        <w:bottom w:val="none" w:sz="0" w:space="0" w:color="auto"/>
        <w:right w:val="none" w:sz="0" w:space="0" w:color="auto"/>
      </w:divBdr>
    </w:div>
    <w:div w:id="1851555518">
      <w:bodyDiv w:val="1"/>
      <w:marLeft w:val="0"/>
      <w:marRight w:val="0"/>
      <w:marTop w:val="0"/>
      <w:marBottom w:val="0"/>
      <w:divBdr>
        <w:top w:val="none" w:sz="0" w:space="0" w:color="auto"/>
        <w:left w:val="none" w:sz="0" w:space="0" w:color="auto"/>
        <w:bottom w:val="none" w:sz="0" w:space="0" w:color="auto"/>
        <w:right w:val="none" w:sz="0" w:space="0" w:color="auto"/>
      </w:divBdr>
    </w:div>
    <w:div w:id="1851991652">
      <w:bodyDiv w:val="1"/>
      <w:marLeft w:val="0"/>
      <w:marRight w:val="0"/>
      <w:marTop w:val="0"/>
      <w:marBottom w:val="0"/>
      <w:divBdr>
        <w:top w:val="none" w:sz="0" w:space="0" w:color="auto"/>
        <w:left w:val="none" w:sz="0" w:space="0" w:color="auto"/>
        <w:bottom w:val="none" w:sz="0" w:space="0" w:color="auto"/>
        <w:right w:val="none" w:sz="0" w:space="0" w:color="auto"/>
      </w:divBdr>
    </w:div>
    <w:div w:id="1853294580">
      <w:bodyDiv w:val="1"/>
      <w:marLeft w:val="0"/>
      <w:marRight w:val="0"/>
      <w:marTop w:val="0"/>
      <w:marBottom w:val="0"/>
      <w:divBdr>
        <w:top w:val="none" w:sz="0" w:space="0" w:color="auto"/>
        <w:left w:val="none" w:sz="0" w:space="0" w:color="auto"/>
        <w:bottom w:val="none" w:sz="0" w:space="0" w:color="auto"/>
        <w:right w:val="none" w:sz="0" w:space="0" w:color="auto"/>
      </w:divBdr>
    </w:div>
    <w:div w:id="1853766058">
      <w:bodyDiv w:val="1"/>
      <w:marLeft w:val="0"/>
      <w:marRight w:val="0"/>
      <w:marTop w:val="0"/>
      <w:marBottom w:val="0"/>
      <w:divBdr>
        <w:top w:val="none" w:sz="0" w:space="0" w:color="auto"/>
        <w:left w:val="none" w:sz="0" w:space="0" w:color="auto"/>
        <w:bottom w:val="none" w:sz="0" w:space="0" w:color="auto"/>
        <w:right w:val="none" w:sz="0" w:space="0" w:color="auto"/>
      </w:divBdr>
    </w:div>
    <w:div w:id="1854343769">
      <w:bodyDiv w:val="1"/>
      <w:marLeft w:val="0"/>
      <w:marRight w:val="0"/>
      <w:marTop w:val="0"/>
      <w:marBottom w:val="0"/>
      <w:divBdr>
        <w:top w:val="none" w:sz="0" w:space="0" w:color="auto"/>
        <w:left w:val="none" w:sz="0" w:space="0" w:color="auto"/>
        <w:bottom w:val="none" w:sz="0" w:space="0" w:color="auto"/>
        <w:right w:val="none" w:sz="0" w:space="0" w:color="auto"/>
      </w:divBdr>
    </w:div>
    <w:div w:id="1855531566">
      <w:bodyDiv w:val="1"/>
      <w:marLeft w:val="0"/>
      <w:marRight w:val="0"/>
      <w:marTop w:val="0"/>
      <w:marBottom w:val="0"/>
      <w:divBdr>
        <w:top w:val="none" w:sz="0" w:space="0" w:color="auto"/>
        <w:left w:val="none" w:sz="0" w:space="0" w:color="auto"/>
        <w:bottom w:val="none" w:sz="0" w:space="0" w:color="auto"/>
        <w:right w:val="none" w:sz="0" w:space="0" w:color="auto"/>
      </w:divBdr>
    </w:div>
    <w:div w:id="1855725589">
      <w:bodyDiv w:val="1"/>
      <w:marLeft w:val="0"/>
      <w:marRight w:val="0"/>
      <w:marTop w:val="0"/>
      <w:marBottom w:val="0"/>
      <w:divBdr>
        <w:top w:val="none" w:sz="0" w:space="0" w:color="auto"/>
        <w:left w:val="none" w:sz="0" w:space="0" w:color="auto"/>
        <w:bottom w:val="none" w:sz="0" w:space="0" w:color="auto"/>
        <w:right w:val="none" w:sz="0" w:space="0" w:color="auto"/>
      </w:divBdr>
    </w:div>
    <w:div w:id="1855731079">
      <w:bodyDiv w:val="1"/>
      <w:marLeft w:val="0"/>
      <w:marRight w:val="0"/>
      <w:marTop w:val="0"/>
      <w:marBottom w:val="0"/>
      <w:divBdr>
        <w:top w:val="none" w:sz="0" w:space="0" w:color="auto"/>
        <w:left w:val="none" w:sz="0" w:space="0" w:color="auto"/>
        <w:bottom w:val="none" w:sz="0" w:space="0" w:color="auto"/>
        <w:right w:val="none" w:sz="0" w:space="0" w:color="auto"/>
      </w:divBdr>
    </w:div>
    <w:div w:id="1855995158">
      <w:bodyDiv w:val="1"/>
      <w:marLeft w:val="0"/>
      <w:marRight w:val="0"/>
      <w:marTop w:val="0"/>
      <w:marBottom w:val="0"/>
      <w:divBdr>
        <w:top w:val="none" w:sz="0" w:space="0" w:color="auto"/>
        <w:left w:val="none" w:sz="0" w:space="0" w:color="auto"/>
        <w:bottom w:val="none" w:sz="0" w:space="0" w:color="auto"/>
        <w:right w:val="none" w:sz="0" w:space="0" w:color="auto"/>
      </w:divBdr>
    </w:div>
    <w:div w:id="1856111722">
      <w:bodyDiv w:val="1"/>
      <w:marLeft w:val="0"/>
      <w:marRight w:val="0"/>
      <w:marTop w:val="0"/>
      <w:marBottom w:val="0"/>
      <w:divBdr>
        <w:top w:val="none" w:sz="0" w:space="0" w:color="auto"/>
        <w:left w:val="none" w:sz="0" w:space="0" w:color="auto"/>
        <w:bottom w:val="none" w:sz="0" w:space="0" w:color="auto"/>
        <w:right w:val="none" w:sz="0" w:space="0" w:color="auto"/>
      </w:divBdr>
    </w:div>
    <w:div w:id="1857226421">
      <w:bodyDiv w:val="1"/>
      <w:marLeft w:val="0"/>
      <w:marRight w:val="0"/>
      <w:marTop w:val="0"/>
      <w:marBottom w:val="0"/>
      <w:divBdr>
        <w:top w:val="none" w:sz="0" w:space="0" w:color="auto"/>
        <w:left w:val="none" w:sz="0" w:space="0" w:color="auto"/>
        <w:bottom w:val="none" w:sz="0" w:space="0" w:color="auto"/>
        <w:right w:val="none" w:sz="0" w:space="0" w:color="auto"/>
      </w:divBdr>
    </w:div>
    <w:div w:id="1857452388">
      <w:bodyDiv w:val="1"/>
      <w:marLeft w:val="0"/>
      <w:marRight w:val="0"/>
      <w:marTop w:val="0"/>
      <w:marBottom w:val="0"/>
      <w:divBdr>
        <w:top w:val="none" w:sz="0" w:space="0" w:color="auto"/>
        <w:left w:val="none" w:sz="0" w:space="0" w:color="auto"/>
        <w:bottom w:val="none" w:sz="0" w:space="0" w:color="auto"/>
        <w:right w:val="none" w:sz="0" w:space="0" w:color="auto"/>
      </w:divBdr>
    </w:div>
    <w:div w:id="1858618495">
      <w:bodyDiv w:val="1"/>
      <w:marLeft w:val="0"/>
      <w:marRight w:val="0"/>
      <w:marTop w:val="0"/>
      <w:marBottom w:val="0"/>
      <w:divBdr>
        <w:top w:val="none" w:sz="0" w:space="0" w:color="auto"/>
        <w:left w:val="none" w:sz="0" w:space="0" w:color="auto"/>
        <w:bottom w:val="none" w:sz="0" w:space="0" w:color="auto"/>
        <w:right w:val="none" w:sz="0" w:space="0" w:color="auto"/>
      </w:divBdr>
    </w:div>
    <w:div w:id="1859003040">
      <w:bodyDiv w:val="1"/>
      <w:marLeft w:val="0"/>
      <w:marRight w:val="0"/>
      <w:marTop w:val="0"/>
      <w:marBottom w:val="0"/>
      <w:divBdr>
        <w:top w:val="none" w:sz="0" w:space="0" w:color="auto"/>
        <w:left w:val="none" w:sz="0" w:space="0" w:color="auto"/>
        <w:bottom w:val="none" w:sz="0" w:space="0" w:color="auto"/>
        <w:right w:val="none" w:sz="0" w:space="0" w:color="auto"/>
      </w:divBdr>
    </w:div>
    <w:div w:id="1859156937">
      <w:bodyDiv w:val="1"/>
      <w:marLeft w:val="0"/>
      <w:marRight w:val="0"/>
      <w:marTop w:val="0"/>
      <w:marBottom w:val="0"/>
      <w:divBdr>
        <w:top w:val="none" w:sz="0" w:space="0" w:color="auto"/>
        <w:left w:val="none" w:sz="0" w:space="0" w:color="auto"/>
        <w:bottom w:val="none" w:sz="0" w:space="0" w:color="auto"/>
        <w:right w:val="none" w:sz="0" w:space="0" w:color="auto"/>
      </w:divBdr>
    </w:div>
    <w:div w:id="1859197564">
      <w:bodyDiv w:val="1"/>
      <w:marLeft w:val="0"/>
      <w:marRight w:val="0"/>
      <w:marTop w:val="0"/>
      <w:marBottom w:val="0"/>
      <w:divBdr>
        <w:top w:val="none" w:sz="0" w:space="0" w:color="auto"/>
        <w:left w:val="none" w:sz="0" w:space="0" w:color="auto"/>
        <w:bottom w:val="none" w:sz="0" w:space="0" w:color="auto"/>
        <w:right w:val="none" w:sz="0" w:space="0" w:color="auto"/>
      </w:divBdr>
    </w:div>
    <w:div w:id="1859392357">
      <w:bodyDiv w:val="1"/>
      <w:marLeft w:val="0"/>
      <w:marRight w:val="0"/>
      <w:marTop w:val="0"/>
      <w:marBottom w:val="0"/>
      <w:divBdr>
        <w:top w:val="none" w:sz="0" w:space="0" w:color="auto"/>
        <w:left w:val="none" w:sz="0" w:space="0" w:color="auto"/>
        <w:bottom w:val="none" w:sz="0" w:space="0" w:color="auto"/>
        <w:right w:val="none" w:sz="0" w:space="0" w:color="auto"/>
      </w:divBdr>
    </w:div>
    <w:div w:id="1859736613">
      <w:bodyDiv w:val="1"/>
      <w:marLeft w:val="0"/>
      <w:marRight w:val="0"/>
      <w:marTop w:val="0"/>
      <w:marBottom w:val="0"/>
      <w:divBdr>
        <w:top w:val="none" w:sz="0" w:space="0" w:color="auto"/>
        <w:left w:val="none" w:sz="0" w:space="0" w:color="auto"/>
        <w:bottom w:val="none" w:sz="0" w:space="0" w:color="auto"/>
        <w:right w:val="none" w:sz="0" w:space="0" w:color="auto"/>
      </w:divBdr>
    </w:div>
    <w:div w:id="1859811914">
      <w:bodyDiv w:val="1"/>
      <w:marLeft w:val="0"/>
      <w:marRight w:val="0"/>
      <w:marTop w:val="0"/>
      <w:marBottom w:val="0"/>
      <w:divBdr>
        <w:top w:val="none" w:sz="0" w:space="0" w:color="auto"/>
        <w:left w:val="none" w:sz="0" w:space="0" w:color="auto"/>
        <w:bottom w:val="none" w:sz="0" w:space="0" w:color="auto"/>
        <w:right w:val="none" w:sz="0" w:space="0" w:color="auto"/>
      </w:divBdr>
    </w:div>
    <w:div w:id="1860584292">
      <w:bodyDiv w:val="1"/>
      <w:marLeft w:val="0"/>
      <w:marRight w:val="0"/>
      <w:marTop w:val="0"/>
      <w:marBottom w:val="0"/>
      <w:divBdr>
        <w:top w:val="none" w:sz="0" w:space="0" w:color="auto"/>
        <w:left w:val="none" w:sz="0" w:space="0" w:color="auto"/>
        <w:bottom w:val="none" w:sz="0" w:space="0" w:color="auto"/>
        <w:right w:val="none" w:sz="0" w:space="0" w:color="auto"/>
      </w:divBdr>
    </w:div>
    <w:div w:id="1861967749">
      <w:bodyDiv w:val="1"/>
      <w:marLeft w:val="0"/>
      <w:marRight w:val="0"/>
      <w:marTop w:val="0"/>
      <w:marBottom w:val="0"/>
      <w:divBdr>
        <w:top w:val="none" w:sz="0" w:space="0" w:color="auto"/>
        <w:left w:val="none" w:sz="0" w:space="0" w:color="auto"/>
        <w:bottom w:val="none" w:sz="0" w:space="0" w:color="auto"/>
        <w:right w:val="none" w:sz="0" w:space="0" w:color="auto"/>
      </w:divBdr>
    </w:div>
    <w:div w:id="1862280543">
      <w:bodyDiv w:val="1"/>
      <w:marLeft w:val="0"/>
      <w:marRight w:val="0"/>
      <w:marTop w:val="0"/>
      <w:marBottom w:val="0"/>
      <w:divBdr>
        <w:top w:val="none" w:sz="0" w:space="0" w:color="auto"/>
        <w:left w:val="none" w:sz="0" w:space="0" w:color="auto"/>
        <w:bottom w:val="none" w:sz="0" w:space="0" w:color="auto"/>
        <w:right w:val="none" w:sz="0" w:space="0" w:color="auto"/>
      </w:divBdr>
    </w:div>
    <w:div w:id="1863083277">
      <w:bodyDiv w:val="1"/>
      <w:marLeft w:val="0"/>
      <w:marRight w:val="0"/>
      <w:marTop w:val="0"/>
      <w:marBottom w:val="0"/>
      <w:divBdr>
        <w:top w:val="none" w:sz="0" w:space="0" w:color="auto"/>
        <w:left w:val="none" w:sz="0" w:space="0" w:color="auto"/>
        <w:bottom w:val="none" w:sz="0" w:space="0" w:color="auto"/>
        <w:right w:val="none" w:sz="0" w:space="0" w:color="auto"/>
      </w:divBdr>
    </w:div>
    <w:div w:id="1863089155">
      <w:bodyDiv w:val="1"/>
      <w:marLeft w:val="0"/>
      <w:marRight w:val="0"/>
      <w:marTop w:val="0"/>
      <w:marBottom w:val="0"/>
      <w:divBdr>
        <w:top w:val="none" w:sz="0" w:space="0" w:color="auto"/>
        <w:left w:val="none" w:sz="0" w:space="0" w:color="auto"/>
        <w:bottom w:val="none" w:sz="0" w:space="0" w:color="auto"/>
        <w:right w:val="none" w:sz="0" w:space="0" w:color="auto"/>
      </w:divBdr>
    </w:div>
    <w:div w:id="1863740002">
      <w:bodyDiv w:val="1"/>
      <w:marLeft w:val="0"/>
      <w:marRight w:val="0"/>
      <w:marTop w:val="0"/>
      <w:marBottom w:val="0"/>
      <w:divBdr>
        <w:top w:val="none" w:sz="0" w:space="0" w:color="auto"/>
        <w:left w:val="none" w:sz="0" w:space="0" w:color="auto"/>
        <w:bottom w:val="none" w:sz="0" w:space="0" w:color="auto"/>
        <w:right w:val="none" w:sz="0" w:space="0" w:color="auto"/>
      </w:divBdr>
    </w:div>
    <w:div w:id="1864048357">
      <w:bodyDiv w:val="1"/>
      <w:marLeft w:val="0"/>
      <w:marRight w:val="0"/>
      <w:marTop w:val="0"/>
      <w:marBottom w:val="0"/>
      <w:divBdr>
        <w:top w:val="none" w:sz="0" w:space="0" w:color="auto"/>
        <w:left w:val="none" w:sz="0" w:space="0" w:color="auto"/>
        <w:bottom w:val="none" w:sz="0" w:space="0" w:color="auto"/>
        <w:right w:val="none" w:sz="0" w:space="0" w:color="auto"/>
      </w:divBdr>
    </w:div>
    <w:div w:id="1864434561">
      <w:bodyDiv w:val="1"/>
      <w:marLeft w:val="0"/>
      <w:marRight w:val="0"/>
      <w:marTop w:val="0"/>
      <w:marBottom w:val="0"/>
      <w:divBdr>
        <w:top w:val="none" w:sz="0" w:space="0" w:color="auto"/>
        <w:left w:val="none" w:sz="0" w:space="0" w:color="auto"/>
        <w:bottom w:val="none" w:sz="0" w:space="0" w:color="auto"/>
        <w:right w:val="none" w:sz="0" w:space="0" w:color="auto"/>
      </w:divBdr>
    </w:div>
    <w:div w:id="1864516399">
      <w:bodyDiv w:val="1"/>
      <w:marLeft w:val="0"/>
      <w:marRight w:val="0"/>
      <w:marTop w:val="0"/>
      <w:marBottom w:val="0"/>
      <w:divBdr>
        <w:top w:val="none" w:sz="0" w:space="0" w:color="auto"/>
        <w:left w:val="none" w:sz="0" w:space="0" w:color="auto"/>
        <w:bottom w:val="none" w:sz="0" w:space="0" w:color="auto"/>
        <w:right w:val="none" w:sz="0" w:space="0" w:color="auto"/>
      </w:divBdr>
    </w:div>
    <w:div w:id="1865318214">
      <w:bodyDiv w:val="1"/>
      <w:marLeft w:val="0"/>
      <w:marRight w:val="0"/>
      <w:marTop w:val="0"/>
      <w:marBottom w:val="0"/>
      <w:divBdr>
        <w:top w:val="none" w:sz="0" w:space="0" w:color="auto"/>
        <w:left w:val="none" w:sz="0" w:space="0" w:color="auto"/>
        <w:bottom w:val="none" w:sz="0" w:space="0" w:color="auto"/>
        <w:right w:val="none" w:sz="0" w:space="0" w:color="auto"/>
      </w:divBdr>
    </w:div>
    <w:div w:id="1865702062">
      <w:bodyDiv w:val="1"/>
      <w:marLeft w:val="0"/>
      <w:marRight w:val="0"/>
      <w:marTop w:val="0"/>
      <w:marBottom w:val="0"/>
      <w:divBdr>
        <w:top w:val="none" w:sz="0" w:space="0" w:color="auto"/>
        <w:left w:val="none" w:sz="0" w:space="0" w:color="auto"/>
        <w:bottom w:val="none" w:sz="0" w:space="0" w:color="auto"/>
        <w:right w:val="none" w:sz="0" w:space="0" w:color="auto"/>
      </w:divBdr>
    </w:div>
    <w:div w:id="1865895779">
      <w:bodyDiv w:val="1"/>
      <w:marLeft w:val="0"/>
      <w:marRight w:val="0"/>
      <w:marTop w:val="0"/>
      <w:marBottom w:val="0"/>
      <w:divBdr>
        <w:top w:val="none" w:sz="0" w:space="0" w:color="auto"/>
        <w:left w:val="none" w:sz="0" w:space="0" w:color="auto"/>
        <w:bottom w:val="none" w:sz="0" w:space="0" w:color="auto"/>
        <w:right w:val="none" w:sz="0" w:space="0" w:color="auto"/>
      </w:divBdr>
    </w:div>
    <w:div w:id="1866406365">
      <w:bodyDiv w:val="1"/>
      <w:marLeft w:val="0"/>
      <w:marRight w:val="0"/>
      <w:marTop w:val="0"/>
      <w:marBottom w:val="0"/>
      <w:divBdr>
        <w:top w:val="none" w:sz="0" w:space="0" w:color="auto"/>
        <w:left w:val="none" w:sz="0" w:space="0" w:color="auto"/>
        <w:bottom w:val="none" w:sz="0" w:space="0" w:color="auto"/>
        <w:right w:val="none" w:sz="0" w:space="0" w:color="auto"/>
      </w:divBdr>
    </w:div>
    <w:div w:id="1867209675">
      <w:bodyDiv w:val="1"/>
      <w:marLeft w:val="0"/>
      <w:marRight w:val="0"/>
      <w:marTop w:val="0"/>
      <w:marBottom w:val="0"/>
      <w:divBdr>
        <w:top w:val="none" w:sz="0" w:space="0" w:color="auto"/>
        <w:left w:val="none" w:sz="0" w:space="0" w:color="auto"/>
        <w:bottom w:val="none" w:sz="0" w:space="0" w:color="auto"/>
        <w:right w:val="none" w:sz="0" w:space="0" w:color="auto"/>
      </w:divBdr>
    </w:div>
    <w:div w:id="1867403591">
      <w:bodyDiv w:val="1"/>
      <w:marLeft w:val="0"/>
      <w:marRight w:val="0"/>
      <w:marTop w:val="0"/>
      <w:marBottom w:val="0"/>
      <w:divBdr>
        <w:top w:val="none" w:sz="0" w:space="0" w:color="auto"/>
        <w:left w:val="none" w:sz="0" w:space="0" w:color="auto"/>
        <w:bottom w:val="none" w:sz="0" w:space="0" w:color="auto"/>
        <w:right w:val="none" w:sz="0" w:space="0" w:color="auto"/>
      </w:divBdr>
    </w:div>
    <w:div w:id="1867911029">
      <w:bodyDiv w:val="1"/>
      <w:marLeft w:val="0"/>
      <w:marRight w:val="0"/>
      <w:marTop w:val="0"/>
      <w:marBottom w:val="0"/>
      <w:divBdr>
        <w:top w:val="none" w:sz="0" w:space="0" w:color="auto"/>
        <w:left w:val="none" w:sz="0" w:space="0" w:color="auto"/>
        <w:bottom w:val="none" w:sz="0" w:space="0" w:color="auto"/>
        <w:right w:val="none" w:sz="0" w:space="0" w:color="auto"/>
      </w:divBdr>
    </w:div>
    <w:div w:id="1868709900">
      <w:bodyDiv w:val="1"/>
      <w:marLeft w:val="0"/>
      <w:marRight w:val="0"/>
      <w:marTop w:val="0"/>
      <w:marBottom w:val="0"/>
      <w:divBdr>
        <w:top w:val="none" w:sz="0" w:space="0" w:color="auto"/>
        <w:left w:val="none" w:sz="0" w:space="0" w:color="auto"/>
        <w:bottom w:val="none" w:sz="0" w:space="0" w:color="auto"/>
        <w:right w:val="none" w:sz="0" w:space="0" w:color="auto"/>
      </w:divBdr>
    </w:div>
    <w:div w:id="1868718211">
      <w:bodyDiv w:val="1"/>
      <w:marLeft w:val="0"/>
      <w:marRight w:val="0"/>
      <w:marTop w:val="0"/>
      <w:marBottom w:val="0"/>
      <w:divBdr>
        <w:top w:val="none" w:sz="0" w:space="0" w:color="auto"/>
        <w:left w:val="none" w:sz="0" w:space="0" w:color="auto"/>
        <w:bottom w:val="none" w:sz="0" w:space="0" w:color="auto"/>
        <w:right w:val="none" w:sz="0" w:space="0" w:color="auto"/>
      </w:divBdr>
    </w:div>
    <w:div w:id="1868786101">
      <w:bodyDiv w:val="1"/>
      <w:marLeft w:val="0"/>
      <w:marRight w:val="0"/>
      <w:marTop w:val="0"/>
      <w:marBottom w:val="0"/>
      <w:divBdr>
        <w:top w:val="none" w:sz="0" w:space="0" w:color="auto"/>
        <w:left w:val="none" w:sz="0" w:space="0" w:color="auto"/>
        <w:bottom w:val="none" w:sz="0" w:space="0" w:color="auto"/>
        <w:right w:val="none" w:sz="0" w:space="0" w:color="auto"/>
      </w:divBdr>
    </w:div>
    <w:div w:id="1868786720">
      <w:bodyDiv w:val="1"/>
      <w:marLeft w:val="0"/>
      <w:marRight w:val="0"/>
      <w:marTop w:val="0"/>
      <w:marBottom w:val="0"/>
      <w:divBdr>
        <w:top w:val="none" w:sz="0" w:space="0" w:color="auto"/>
        <w:left w:val="none" w:sz="0" w:space="0" w:color="auto"/>
        <w:bottom w:val="none" w:sz="0" w:space="0" w:color="auto"/>
        <w:right w:val="none" w:sz="0" w:space="0" w:color="auto"/>
      </w:divBdr>
    </w:div>
    <w:div w:id="1868910005">
      <w:bodyDiv w:val="1"/>
      <w:marLeft w:val="0"/>
      <w:marRight w:val="0"/>
      <w:marTop w:val="0"/>
      <w:marBottom w:val="0"/>
      <w:divBdr>
        <w:top w:val="none" w:sz="0" w:space="0" w:color="auto"/>
        <w:left w:val="none" w:sz="0" w:space="0" w:color="auto"/>
        <w:bottom w:val="none" w:sz="0" w:space="0" w:color="auto"/>
        <w:right w:val="none" w:sz="0" w:space="0" w:color="auto"/>
      </w:divBdr>
    </w:div>
    <w:div w:id="1869247225">
      <w:bodyDiv w:val="1"/>
      <w:marLeft w:val="0"/>
      <w:marRight w:val="0"/>
      <w:marTop w:val="0"/>
      <w:marBottom w:val="0"/>
      <w:divBdr>
        <w:top w:val="none" w:sz="0" w:space="0" w:color="auto"/>
        <w:left w:val="none" w:sz="0" w:space="0" w:color="auto"/>
        <w:bottom w:val="none" w:sz="0" w:space="0" w:color="auto"/>
        <w:right w:val="none" w:sz="0" w:space="0" w:color="auto"/>
      </w:divBdr>
    </w:div>
    <w:div w:id="1870215025">
      <w:bodyDiv w:val="1"/>
      <w:marLeft w:val="0"/>
      <w:marRight w:val="0"/>
      <w:marTop w:val="0"/>
      <w:marBottom w:val="0"/>
      <w:divBdr>
        <w:top w:val="none" w:sz="0" w:space="0" w:color="auto"/>
        <w:left w:val="none" w:sz="0" w:space="0" w:color="auto"/>
        <w:bottom w:val="none" w:sz="0" w:space="0" w:color="auto"/>
        <w:right w:val="none" w:sz="0" w:space="0" w:color="auto"/>
      </w:divBdr>
    </w:div>
    <w:div w:id="1870950278">
      <w:bodyDiv w:val="1"/>
      <w:marLeft w:val="0"/>
      <w:marRight w:val="0"/>
      <w:marTop w:val="0"/>
      <w:marBottom w:val="0"/>
      <w:divBdr>
        <w:top w:val="none" w:sz="0" w:space="0" w:color="auto"/>
        <w:left w:val="none" w:sz="0" w:space="0" w:color="auto"/>
        <w:bottom w:val="none" w:sz="0" w:space="0" w:color="auto"/>
        <w:right w:val="none" w:sz="0" w:space="0" w:color="auto"/>
      </w:divBdr>
    </w:div>
    <w:div w:id="1871648780">
      <w:bodyDiv w:val="1"/>
      <w:marLeft w:val="0"/>
      <w:marRight w:val="0"/>
      <w:marTop w:val="0"/>
      <w:marBottom w:val="0"/>
      <w:divBdr>
        <w:top w:val="none" w:sz="0" w:space="0" w:color="auto"/>
        <w:left w:val="none" w:sz="0" w:space="0" w:color="auto"/>
        <w:bottom w:val="none" w:sz="0" w:space="0" w:color="auto"/>
        <w:right w:val="none" w:sz="0" w:space="0" w:color="auto"/>
      </w:divBdr>
    </w:div>
    <w:div w:id="1872037876">
      <w:bodyDiv w:val="1"/>
      <w:marLeft w:val="0"/>
      <w:marRight w:val="0"/>
      <w:marTop w:val="0"/>
      <w:marBottom w:val="0"/>
      <w:divBdr>
        <w:top w:val="none" w:sz="0" w:space="0" w:color="auto"/>
        <w:left w:val="none" w:sz="0" w:space="0" w:color="auto"/>
        <w:bottom w:val="none" w:sz="0" w:space="0" w:color="auto"/>
        <w:right w:val="none" w:sz="0" w:space="0" w:color="auto"/>
      </w:divBdr>
    </w:div>
    <w:div w:id="1872645305">
      <w:bodyDiv w:val="1"/>
      <w:marLeft w:val="0"/>
      <w:marRight w:val="0"/>
      <w:marTop w:val="0"/>
      <w:marBottom w:val="0"/>
      <w:divBdr>
        <w:top w:val="none" w:sz="0" w:space="0" w:color="auto"/>
        <w:left w:val="none" w:sz="0" w:space="0" w:color="auto"/>
        <w:bottom w:val="none" w:sz="0" w:space="0" w:color="auto"/>
        <w:right w:val="none" w:sz="0" w:space="0" w:color="auto"/>
      </w:divBdr>
    </w:div>
    <w:div w:id="1872650657">
      <w:bodyDiv w:val="1"/>
      <w:marLeft w:val="0"/>
      <w:marRight w:val="0"/>
      <w:marTop w:val="0"/>
      <w:marBottom w:val="0"/>
      <w:divBdr>
        <w:top w:val="none" w:sz="0" w:space="0" w:color="auto"/>
        <w:left w:val="none" w:sz="0" w:space="0" w:color="auto"/>
        <w:bottom w:val="none" w:sz="0" w:space="0" w:color="auto"/>
        <w:right w:val="none" w:sz="0" w:space="0" w:color="auto"/>
      </w:divBdr>
    </w:div>
    <w:div w:id="1873614265">
      <w:bodyDiv w:val="1"/>
      <w:marLeft w:val="0"/>
      <w:marRight w:val="0"/>
      <w:marTop w:val="0"/>
      <w:marBottom w:val="0"/>
      <w:divBdr>
        <w:top w:val="none" w:sz="0" w:space="0" w:color="auto"/>
        <w:left w:val="none" w:sz="0" w:space="0" w:color="auto"/>
        <w:bottom w:val="none" w:sz="0" w:space="0" w:color="auto"/>
        <w:right w:val="none" w:sz="0" w:space="0" w:color="auto"/>
      </w:divBdr>
    </w:div>
    <w:div w:id="1873766126">
      <w:bodyDiv w:val="1"/>
      <w:marLeft w:val="0"/>
      <w:marRight w:val="0"/>
      <w:marTop w:val="0"/>
      <w:marBottom w:val="0"/>
      <w:divBdr>
        <w:top w:val="none" w:sz="0" w:space="0" w:color="auto"/>
        <w:left w:val="none" w:sz="0" w:space="0" w:color="auto"/>
        <w:bottom w:val="none" w:sz="0" w:space="0" w:color="auto"/>
        <w:right w:val="none" w:sz="0" w:space="0" w:color="auto"/>
      </w:divBdr>
    </w:div>
    <w:div w:id="1874877491">
      <w:bodyDiv w:val="1"/>
      <w:marLeft w:val="0"/>
      <w:marRight w:val="0"/>
      <w:marTop w:val="0"/>
      <w:marBottom w:val="0"/>
      <w:divBdr>
        <w:top w:val="none" w:sz="0" w:space="0" w:color="auto"/>
        <w:left w:val="none" w:sz="0" w:space="0" w:color="auto"/>
        <w:bottom w:val="none" w:sz="0" w:space="0" w:color="auto"/>
        <w:right w:val="none" w:sz="0" w:space="0" w:color="auto"/>
      </w:divBdr>
    </w:div>
    <w:div w:id="1875267791">
      <w:bodyDiv w:val="1"/>
      <w:marLeft w:val="0"/>
      <w:marRight w:val="0"/>
      <w:marTop w:val="0"/>
      <w:marBottom w:val="0"/>
      <w:divBdr>
        <w:top w:val="none" w:sz="0" w:space="0" w:color="auto"/>
        <w:left w:val="none" w:sz="0" w:space="0" w:color="auto"/>
        <w:bottom w:val="none" w:sz="0" w:space="0" w:color="auto"/>
        <w:right w:val="none" w:sz="0" w:space="0" w:color="auto"/>
      </w:divBdr>
    </w:div>
    <w:div w:id="1875381286">
      <w:bodyDiv w:val="1"/>
      <w:marLeft w:val="0"/>
      <w:marRight w:val="0"/>
      <w:marTop w:val="0"/>
      <w:marBottom w:val="0"/>
      <w:divBdr>
        <w:top w:val="none" w:sz="0" w:space="0" w:color="auto"/>
        <w:left w:val="none" w:sz="0" w:space="0" w:color="auto"/>
        <w:bottom w:val="none" w:sz="0" w:space="0" w:color="auto"/>
        <w:right w:val="none" w:sz="0" w:space="0" w:color="auto"/>
      </w:divBdr>
    </w:div>
    <w:div w:id="1875386828">
      <w:bodyDiv w:val="1"/>
      <w:marLeft w:val="0"/>
      <w:marRight w:val="0"/>
      <w:marTop w:val="0"/>
      <w:marBottom w:val="0"/>
      <w:divBdr>
        <w:top w:val="none" w:sz="0" w:space="0" w:color="auto"/>
        <w:left w:val="none" w:sz="0" w:space="0" w:color="auto"/>
        <w:bottom w:val="none" w:sz="0" w:space="0" w:color="auto"/>
        <w:right w:val="none" w:sz="0" w:space="0" w:color="auto"/>
      </w:divBdr>
    </w:div>
    <w:div w:id="1876304431">
      <w:bodyDiv w:val="1"/>
      <w:marLeft w:val="0"/>
      <w:marRight w:val="0"/>
      <w:marTop w:val="0"/>
      <w:marBottom w:val="0"/>
      <w:divBdr>
        <w:top w:val="none" w:sz="0" w:space="0" w:color="auto"/>
        <w:left w:val="none" w:sz="0" w:space="0" w:color="auto"/>
        <w:bottom w:val="none" w:sz="0" w:space="0" w:color="auto"/>
        <w:right w:val="none" w:sz="0" w:space="0" w:color="auto"/>
      </w:divBdr>
    </w:div>
    <w:div w:id="1876581921">
      <w:bodyDiv w:val="1"/>
      <w:marLeft w:val="0"/>
      <w:marRight w:val="0"/>
      <w:marTop w:val="0"/>
      <w:marBottom w:val="0"/>
      <w:divBdr>
        <w:top w:val="none" w:sz="0" w:space="0" w:color="auto"/>
        <w:left w:val="none" w:sz="0" w:space="0" w:color="auto"/>
        <w:bottom w:val="none" w:sz="0" w:space="0" w:color="auto"/>
        <w:right w:val="none" w:sz="0" w:space="0" w:color="auto"/>
      </w:divBdr>
    </w:div>
    <w:div w:id="1877698458">
      <w:bodyDiv w:val="1"/>
      <w:marLeft w:val="0"/>
      <w:marRight w:val="0"/>
      <w:marTop w:val="0"/>
      <w:marBottom w:val="0"/>
      <w:divBdr>
        <w:top w:val="none" w:sz="0" w:space="0" w:color="auto"/>
        <w:left w:val="none" w:sz="0" w:space="0" w:color="auto"/>
        <w:bottom w:val="none" w:sz="0" w:space="0" w:color="auto"/>
        <w:right w:val="none" w:sz="0" w:space="0" w:color="auto"/>
      </w:divBdr>
    </w:div>
    <w:div w:id="1878816466">
      <w:bodyDiv w:val="1"/>
      <w:marLeft w:val="0"/>
      <w:marRight w:val="0"/>
      <w:marTop w:val="0"/>
      <w:marBottom w:val="0"/>
      <w:divBdr>
        <w:top w:val="none" w:sz="0" w:space="0" w:color="auto"/>
        <w:left w:val="none" w:sz="0" w:space="0" w:color="auto"/>
        <w:bottom w:val="none" w:sz="0" w:space="0" w:color="auto"/>
        <w:right w:val="none" w:sz="0" w:space="0" w:color="auto"/>
      </w:divBdr>
    </w:div>
    <w:div w:id="1879468212">
      <w:bodyDiv w:val="1"/>
      <w:marLeft w:val="0"/>
      <w:marRight w:val="0"/>
      <w:marTop w:val="0"/>
      <w:marBottom w:val="0"/>
      <w:divBdr>
        <w:top w:val="none" w:sz="0" w:space="0" w:color="auto"/>
        <w:left w:val="none" w:sz="0" w:space="0" w:color="auto"/>
        <w:bottom w:val="none" w:sz="0" w:space="0" w:color="auto"/>
        <w:right w:val="none" w:sz="0" w:space="0" w:color="auto"/>
      </w:divBdr>
    </w:div>
    <w:div w:id="1880514251">
      <w:bodyDiv w:val="1"/>
      <w:marLeft w:val="0"/>
      <w:marRight w:val="0"/>
      <w:marTop w:val="0"/>
      <w:marBottom w:val="0"/>
      <w:divBdr>
        <w:top w:val="none" w:sz="0" w:space="0" w:color="auto"/>
        <w:left w:val="none" w:sz="0" w:space="0" w:color="auto"/>
        <w:bottom w:val="none" w:sz="0" w:space="0" w:color="auto"/>
        <w:right w:val="none" w:sz="0" w:space="0" w:color="auto"/>
      </w:divBdr>
    </w:div>
    <w:div w:id="1881093897">
      <w:bodyDiv w:val="1"/>
      <w:marLeft w:val="0"/>
      <w:marRight w:val="0"/>
      <w:marTop w:val="0"/>
      <w:marBottom w:val="0"/>
      <w:divBdr>
        <w:top w:val="none" w:sz="0" w:space="0" w:color="auto"/>
        <w:left w:val="none" w:sz="0" w:space="0" w:color="auto"/>
        <w:bottom w:val="none" w:sz="0" w:space="0" w:color="auto"/>
        <w:right w:val="none" w:sz="0" w:space="0" w:color="auto"/>
      </w:divBdr>
    </w:div>
    <w:div w:id="1881162977">
      <w:bodyDiv w:val="1"/>
      <w:marLeft w:val="0"/>
      <w:marRight w:val="0"/>
      <w:marTop w:val="0"/>
      <w:marBottom w:val="0"/>
      <w:divBdr>
        <w:top w:val="none" w:sz="0" w:space="0" w:color="auto"/>
        <w:left w:val="none" w:sz="0" w:space="0" w:color="auto"/>
        <w:bottom w:val="none" w:sz="0" w:space="0" w:color="auto"/>
        <w:right w:val="none" w:sz="0" w:space="0" w:color="auto"/>
      </w:divBdr>
    </w:div>
    <w:div w:id="1881631330">
      <w:bodyDiv w:val="1"/>
      <w:marLeft w:val="0"/>
      <w:marRight w:val="0"/>
      <w:marTop w:val="0"/>
      <w:marBottom w:val="0"/>
      <w:divBdr>
        <w:top w:val="none" w:sz="0" w:space="0" w:color="auto"/>
        <w:left w:val="none" w:sz="0" w:space="0" w:color="auto"/>
        <w:bottom w:val="none" w:sz="0" w:space="0" w:color="auto"/>
        <w:right w:val="none" w:sz="0" w:space="0" w:color="auto"/>
      </w:divBdr>
    </w:div>
    <w:div w:id="1881821903">
      <w:bodyDiv w:val="1"/>
      <w:marLeft w:val="0"/>
      <w:marRight w:val="0"/>
      <w:marTop w:val="0"/>
      <w:marBottom w:val="0"/>
      <w:divBdr>
        <w:top w:val="none" w:sz="0" w:space="0" w:color="auto"/>
        <w:left w:val="none" w:sz="0" w:space="0" w:color="auto"/>
        <w:bottom w:val="none" w:sz="0" w:space="0" w:color="auto"/>
        <w:right w:val="none" w:sz="0" w:space="0" w:color="auto"/>
      </w:divBdr>
    </w:div>
    <w:div w:id="1882016878">
      <w:bodyDiv w:val="1"/>
      <w:marLeft w:val="0"/>
      <w:marRight w:val="0"/>
      <w:marTop w:val="0"/>
      <w:marBottom w:val="0"/>
      <w:divBdr>
        <w:top w:val="none" w:sz="0" w:space="0" w:color="auto"/>
        <w:left w:val="none" w:sz="0" w:space="0" w:color="auto"/>
        <w:bottom w:val="none" w:sz="0" w:space="0" w:color="auto"/>
        <w:right w:val="none" w:sz="0" w:space="0" w:color="auto"/>
      </w:divBdr>
    </w:div>
    <w:div w:id="1882131826">
      <w:bodyDiv w:val="1"/>
      <w:marLeft w:val="0"/>
      <w:marRight w:val="0"/>
      <w:marTop w:val="0"/>
      <w:marBottom w:val="0"/>
      <w:divBdr>
        <w:top w:val="none" w:sz="0" w:space="0" w:color="auto"/>
        <w:left w:val="none" w:sz="0" w:space="0" w:color="auto"/>
        <w:bottom w:val="none" w:sz="0" w:space="0" w:color="auto"/>
        <w:right w:val="none" w:sz="0" w:space="0" w:color="auto"/>
      </w:divBdr>
    </w:div>
    <w:div w:id="1882202582">
      <w:bodyDiv w:val="1"/>
      <w:marLeft w:val="0"/>
      <w:marRight w:val="0"/>
      <w:marTop w:val="0"/>
      <w:marBottom w:val="0"/>
      <w:divBdr>
        <w:top w:val="none" w:sz="0" w:space="0" w:color="auto"/>
        <w:left w:val="none" w:sz="0" w:space="0" w:color="auto"/>
        <w:bottom w:val="none" w:sz="0" w:space="0" w:color="auto"/>
        <w:right w:val="none" w:sz="0" w:space="0" w:color="auto"/>
      </w:divBdr>
    </w:div>
    <w:div w:id="1882745673">
      <w:bodyDiv w:val="1"/>
      <w:marLeft w:val="0"/>
      <w:marRight w:val="0"/>
      <w:marTop w:val="0"/>
      <w:marBottom w:val="0"/>
      <w:divBdr>
        <w:top w:val="none" w:sz="0" w:space="0" w:color="auto"/>
        <w:left w:val="none" w:sz="0" w:space="0" w:color="auto"/>
        <w:bottom w:val="none" w:sz="0" w:space="0" w:color="auto"/>
        <w:right w:val="none" w:sz="0" w:space="0" w:color="auto"/>
      </w:divBdr>
    </w:div>
    <w:div w:id="1882862876">
      <w:bodyDiv w:val="1"/>
      <w:marLeft w:val="0"/>
      <w:marRight w:val="0"/>
      <w:marTop w:val="0"/>
      <w:marBottom w:val="0"/>
      <w:divBdr>
        <w:top w:val="none" w:sz="0" w:space="0" w:color="auto"/>
        <w:left w:val="none" w:sz="0" w:space="0" w:color="auto"/>
        <w:bottom w:val="none" w:sz="0" w:space="0" w:color="auto"/>
        <w:right w:val="none" w:sz="0" w:space="0" w:color="auto"/>
      </w:divBdr>
    </w:div>
    <w:div w:id="1882864261">
      <w:bodyDiv w:val="1"/>
      <w:marLeft w:val="0"/>
      <w:marRight w:val="0"/>
      <w:marTop w:val="0"/>
      <w:marBottom w:val="0"/>
      <w:divBdr>
        <w:top w:val="none" w:sz="0" w:space="0" w:color="auto"/>
        <w:left w:val="none" w:sz="0" w:space="0" w:color="auto"/>
        <w:bottom w:val="none" w:sz="0" w:space="0" w:color="auto"/>
        <w:right w:val="none" w:sz="0" w:space="0" w:color="auto"/>
      </w:divBdr>
    </w:div>
    <w:div w:id="1882984371">
      <w:bodyDiv w:val="1"/>
      <w:marLeft w:val="0"/>
      <w:marRight w:val="0"/>
      <w:marTop w:val="0"/>
      <w:marBottom w:val="0"/>
      <w:divBdr>
        <w:top w:val="none" w:sz="0" w:space="0" w:color="auto"/>
        <w:left w:val="none" w:sz="0" w:space="0" w:color="auto"/>
        <w:bottom w:val="none" w:sz="0" w:space="0" w:color="auto"/>
        <w:right w:val="none" w:sz="0" w:space="0" w:color="auto"/>
      </w:divBdr>
    </w:div>
    <w:div w:id="1883053348">
      <w:bodyDiv w:val="1"/>
      <w:marLeft w:val="0"/>
      <w:marRight w:val="0"/>
      <w:marTop w:val="0"/>
      <w:marBottom w:val="0"/>
      <w:divBdr>
        <w:top w:val="none" w:sz="0" w:space="0" w:color="auto"/>
        <w:left w:val="none" w:sz="0" w:space="0" w:color="auto"/>
        <w:bottom w:val="none" w:sz="0" w:space="0" w:color="auto"/>
        <w:right w:val="none" w:sz="0" w:space="0" w:color="auto"/>
      </w:divBdr>
    </w:div>
    <w:div w:id="1883784406">
      <w:bodyDiv w:val="1"/>
      <w:marLeft w:val="0"/>
      <w:marRight w:val="0"/>
      <w:marTop w:val="0"/>
      <w:marBottom w:val="0"/>
      <w:divBdr>
        <w:top w:val="none" w:sz="0" w:space="0" w:color="auto"/>
        <w:left w:val="none" w:sz="0" w:space="0" w:color="auto"/>
        <w:bottom w:val="none" w:sz="0" w:space="0" w:color="auto"/>
        <w:right w:val="none" w:sz="0" w:space="0" w:color="auto"/>
      </w:divBdr>
    </w:div>
    <w:div w:id="1883856608">
      <w:bodyDiv w:val="1"/>
      <w:marLeft w:val="0"/>
      <w:marRight w:val="0"/>
      <w:marTop w:val="0"/>
      <w:marBottom w:val="0"/>
      <w:divBdr>
        <w:top w:val="none" w:sz="0" w:space="0" w:color="auto"/>
        <w:left w:val="none" w:sz="0" w:space="0" w:color="auto"/>
        <w:bottom w:val="none" w:sz="0" w:space="0" w:color="auto"/>
        <w:right w:val="none" w:sz="0" w:space="0" w:color="auto"/>
      </w:divBdr>
    </w:div>
    <w:div w:id="1884363874">
      <w:bodyDiv w:val="1"/>
      <w:marLeft w:val="0"/>
      <w:marRight w:val="0"/>
      <w:marTop w:val="0"/>
      <w:marBottom w:val="0"/>
      <w:divBdr>
        <w:top w:val="none" w:sz="0" w:space="0" w:color="auto"/>
        <w:left w:val="none" w:sz="0" w:space="0" w:color="auto"/>
        <w:bottom w:val="none" w:sz="0" w:space="0" w:color="auto"/>
        <w:right w:val="none" w:sz="0" w:space="0" w:color="auto"/>
      </w:divBdr>
    </w:div>
    <w:div w:id="1884707725">
      <w:bodyDiv w:val="1"/>
      <w:marLeft w:val="0"/>
      <w:marRight w:val="0"/>
      <w:marTop w:val="0"/>
      <w:marBottom w:val="0"/>
      <w:divBdr>
        <w:top w:val="none" w:sz="0" w:space="0" w:color="auto"/>
        <w:left w:val="none" w:sz="0" w:space="0" w:color="auto"/>
        <w:bottom w:val="none" w:sz="0" w:space="0" w:color="auto"/>
        <w:right w:val="none" w:sz="0" w:space="0" w:color="auto"/>
      </w:divBdr>
    </w:div>
    <w:div w:id="1884829556">
      <w:bodyDiv w:val="1"/>
      <w:marLeft w:val="0"/>
      <w:marRight w:val="0"/>
      <w:marTop w:val="0"/>
      <w:marBottom w:val="0"/>
      <w:divBdr>
        <w:top w:val="none" w:sz="0" w:space="0" w:color="auto"/>
        <w:left w:val="none" w:sz="0" w:space="0" w:color="auto"/>
        <w:bottom w:val="none" w:sz="0" w:space="0" w:color="auto"/>
        <w:right w:val="none" w:sz="0" w:space="0" w:color="auto"/>
      </w:divBdr>
    </w:div>
    <w:div w:id="1884831356">
      <w:bodyDiv w:val="1"/>
      <w:marLeft w:val="0"/>
      <w:marRight w:val="0"/>
      <w:marTop w:val="0"/>
      <w:marBottom w:val="0"/>
      <w:divBdr>
        <w:top w:val="none" w:sz="0" w:space="0" w:color="auto"/>
        <w:left w:val="none" w:sz="0" w:space="0" w:color="auto"/>
        <w:bottom w:val="none" w:sz="0" w:space="0" w:color="auto"/>
        <w:right w:val="none" w:sz="0" w:space="0" w:color="auto"/>
      </w:divBdr>
    </w:div>
    <w:div w:id="1885830518">
      <w:bodyDiv w:val="1"/>
      <w:marLeft w:val="0"/>
      <w:marRight w:val="0"/>
      <w:marTop w:val="0"/>
      <w:marBottom w:val="0"/>
      <w:divBdr>
        <w:top w:val="none" w:sz="0" w:space="0" w:color="auto"/>
        <w:left w:val="none" w:sz="0" w:space="0" w:color="auto"/>
        <w:bottom w:val="none" w:sz="0" w:space="0" w:color="auto"/>
        <w:right w:val="none" w:sz="0" w:space="0" w:color="auto"/>
      </w:divBdr>
    </w:div>
    <w:div w:id="1885870658">
      <w:bodyDiv w:val="1"/>
      <w:marLeft w:val="0"/>
      <w:marRight w:val="0"/>
      <w:marTop w:val="0"/>
      <w:marBottom w:val="0"/>
      <w:divBdr>
        <w:top w:val="none" w:sz="0" w:space="0" w:color="auto"/>
        <w:left w:val="none" w:sz="0" w:space="0" w:color="auto"/>
        <w:bottom w:val="none" w:sz="0" w:space="0" w:color="auto"/>
        <w:right w:val="none" w:sz="0" w:space="0" w:color="auto"/>
      </w:divBdr>
    </w:div>
    <w:div w:id="1885946060">
      <w:bodyDiv w:val="1"/>
      <w:marLeft w:val="0"/>
      <w:marRight w:val="0"/>
      <w:marTop w:val="0"/>
      <w:marBottom w:val="0"/>
      <w:divBdr>
        <w:top w:val="none" w:sz="0" w:space="0" w:color="auto"/>
        <w:left w:val="none" w:sz="0" w:space="0" w:color="auto"/>
        <w:bottom w:val="none" w:sz="0" w:space="0" w:color="auto"/>
        <w:right w:val="none" w:sz="0" w:space="0" w:color="auto"/>
      </w:divBdr>
    </w:div>
    <w:div w:id="1886141308">
      <w:bodyDiv w:val="1"/>
      <w:marLeft w:val="0"/>
      <w:marRight w:val="0"/>
      <w:marTop w:val="0"/>
      <w:marBottom w:val="0"/>
      <w:divBdr>
        <w:top w:val="none" w:sz="0" w:space="0" w:color="auto"/>
        <w:left w:val="none" w:sz="0" w:space="0" w:color="auto"/>
        <w:bottom w:val="none" w:sz="0" w:space="0" w:color="auto"/>
        <w:right w:val="none" w:sz="0" w:space="0" w:color="auto"/>
      </w:divBdr>
    </w:div>
    <w:div w:id="1886141491">
      <w:bodyDiv w:val="1"/>
      <w:marLeft w:val="0"/>
      <w:marRight w:val="0"/>
      <w:marTop w:val="0"/>
      <w:marBottom w:val="0"/>
      <w:divBdr>
        <w:top w:val="none" w:sz="0" w:space="0" w:color="auto"/>
        <w:left w:val="none" w:sz="0" w:space="0" w:color="auto"/>
        <w:bottom w:val="none" w:sz="0" w:space="0" w:color="auto"/>
        <w:right w:val="none" w:sz="0" w:space="0" w:color="auto"/>
      </w:divBdr>
    </w:div>
    <w:div w:id="1886746801">
      <w:bodyDiv w:val="1"/>
      <w:marLeft w:val="0"/>
      <w:marRight w:val="0"/>
      <w:marTop w:val="0"/>
      <w:marBottom w:val="0"/>
      <w:divBdr>
        <w:top w:val="none" w:sz="0" w:space="0" w:color="auto"/>
        <w:left w:val="none" w:sz="0" w:space="0" w:color="auto"/>
        <w:bottom w:val="none" w:sz="0" w:space="0" w:color="auto"/>
        <w:right w:val="none" w:sz="0" w:space="0" w:color="auto"/>
      </w:divBdr>
    </w:div>
    <w:div w:id="1886794710">
      <w:bodyDiv w:val="1"/>
      <w:marLeft w:val="0"/>
      <w:marRight w:val="0"/>
      <w:marTop w:val="0"/>
      <w:marBottom w:val="0"/>
      <w:divBdr>
        <w:top w:val="none" w:sz="0" w:space="0" w:color="auto"/>
        <w:left w:val="none" w:sz="0" w:space="0" w:color="auto"/>
        <w:bottom w:val="none" w:sz="0" w:space="0" w:color="auto"/>
        <w:right w:val="none" w:sz="0" w:space="0" w:color="auto"/>
      </w:divBdr>
    </w:div>
    <w:div w:id="1886865261">
      <w:bodyDiv w:val="1"/>
      <w:marLeft w:val="0"/>
      <w:marRight w:val="0"/>
      <w:marTop w:val="0"/>
      <w:marBottom w:val="0"/>
      <w:divBdr>
        <w:top w:val="none" w:sz="0" w:space="0" w:color="auto"/>
        <w:left w:val="none" w:sz="0" w:space="0" w:color="auto"/>
        <w:bottom w:val="none" w:sz="0" w:space="0" w:color="auto"/>
        <w:right w:val="none" w:sz="0" w:space="0" w:color="auto"/>
      </w:divBdr>
    </w:div>
    <w:div w:id="1887645271">
      <w:bodyDiv w:val="1"/>
      <w:marLeft w:val="0"/>
      <w:marRight w:val="0"/>
      <w:marTop w:val="0"/>
      <w:marBottom w:val="0"/>
      <w:divBdr>
        <w:top w:val="none" w:sz="0" w:space="0" w:color="auto"/>
        <w:left w:val="none" w:sz="0" w:space="0" w:color="auto"/>
        <w:bottom w:val="none" w:sz="0" w:space="0" w:color="auto"/>
        <w:right w:val="none" w:sz="0" w:space="0" w:color="auto"/>
      </w:divBdr>
    </w:div>
    <w:div w:id="1887910392">
      <w:bodyDiv w:val="1"/>
      <w:marLeft w:val="0"/>
      <w:marRight w:val="0"/>
      <w:marTop w:val="0"/>
      <w:marBottom w:val="0"/>
      <w:divBdr>
        <w:top w:val="none" w:sz="0" w:space="0" w:color="auto"/>
        <w:left w:val="none" w:sz="0" w:space="0" w:color="auto"/>
        <w:bottom w:val="none" w:sz="0" w:space="0" w:color="auto"/>
        <w:right w:val="none" w:sz="0" w:space="0" w:color="auto"/>
      </w:divBdr>
    </w:div>
    <w:div w:id="1888179976">
      <w:bodyDiv w:val="1"/>
      <w:marLeft w:val="0"/>
      <w:marRight w:val="0"/>
      <w:marTop w:val="0"/>
      <w:marBottom w:val="0"/>
      <w:divBdr>
        <w:top w:val="none" w:sz="0" w:space="0" w:color="auto"/>
        <w:left w:val="none" w:sz="0" w:space="0" w:color="auto"/>
        <w:bottom w:val="none" w:sz="0" w:space="0" w:color="auto"/>
        <w:right w:val="none" w:sz="0" w:space="0" w:color="auto"/>
      </w:divBdr>
    </w:div>
    <w:div w:id="1888184106">
      <w:bodyDiv w:val="1"/>
      <w:marLeft w:val="0"/>
      <w:marRight w:val="0"/>
      <w:marTop w:val="0"/>
      <w:marBottom w:val="0"/>
      <w:divBdr>
        <w:top w:val="none" w:sz="0" w:space="0" w:color="auto"/>
        <w:left w:val="none" w:sz="0" w:space="0" w:color="auto"/>
        <w:bottom w:val="none" w:sz="0" w:space="0" w:color="auto"/>
        <w:right w:val="none" w:sz="0" w:space="0" w:color="auto"/>
      </w:divBdr>
    </w:div>
    <w:div w:id="1888252428">
      <w:bodyDiv w:val="1"/>
      <w:marLeft w:val="0"/>
      <w:marRight w:val="0"/>
      <w:marTop w:val="0"/>
      <w:marBottom w:val="0"/>
      <w:divBdr>
        <w:top w:val="none" w:sz="0" w:space="0" w:color="auto"/>
        <w:left w:val="none" w:sz="0" w:space="0" w:color="auto"/>
        <w:bottom w:val="none" w:sz="0" w:space="0" w:color="auto"/>
        <w:right w:val="none" w:sz="0" w:space="0" w:color="auto"/>
      </w:divBdr>
    </w:div>
    <w:div w:id="1888446148">
      <w:bodyDiv w:val="1"/>
      <w:marLeft w:val="0"/>
      <w:marRight w:val="0"/>
      <w:marTop w:val="0"/>
      <w:marBottom w:val="0"/>
      <w:divBdr>
        <w:top w:val="none" w:sz="0" w:space="0" w:color="auto"/>
        <w:left w:val="none" w:sz="0" w:space="0" w:color="auto"/>
        <w:bottom w:val="none" w:sz="0" w:space="0" w:color="auto"/>
        <w:right w:val="none" w:sz="0" w:space="0" w:color="auto"/>
      </w:divBdr>
    </w:div>
    <w:div w:id="1888838811">
      <w:bodyDiv w:val="1"/>
      <w:marLeft w:val="0"/>
      <w:marRight w:val="0"/>
      <w:marTop w:val="0"/>
      <w:marBottom w:val="0"/>
      <w:divBdr>
        <w:top w:val="none" w:sz="0" w:space="0" w:color="auto"/>
        <w:left w:val="none" w:sz="0" w:space="0" w:color="auto"/>
        <w:bottom w:val="none" w:sz="0" w:space="0" w:color="auto"/>
        <w:right w:val="none" w:sz="0" w:space="0" w:color="auto"/>
      </w:divBdr>
    </w:div>
    <w:div w:id="1889682431">
      <w:bodyDiv w:val="1"/>
      <w:marLeft w:val="0"/>
      <w:marRight w:val="0"/>
      <w:marTop w:val="0"/>
      <w:marBottom w:val="0"/>
      <w:divBdr>
        <w:top w:val="none" w:sz="0" w:space="0" w:color="auto"/>
        <w:left w:val="none" w:sz="0" w:space="0" w:color="auto"/>
        <w:bottom w:val="none" w:sz="0" w:space="0" w:color="auto"/>
        <w:right w:val="none" w:sz="0" w:space="0" w:color="auto"/>
      </w:divBdr>
    </w:div>
    <w:div w:id="1889683125">
      <w:bodyDiv w:val="1"/>
      <w:marLeft w:val="0"/>
      <w:marRight w:val="0"/>
      <w:marTop w:val="0"/>
      <w:marBottom w:val="0"/>
      <w:divBdr>
        <w:top w:val="none" w:sz="0" w:space="0" w:color="auto"/>
        <w:left w:val="none" w:sz="0" w:space="0" w:color="auto"/>
        <w:bottom w:val="none" w:sz="0" w:space="0" w:color="auto"/>
        <w:right w:val="none" w:sz="0" w:space="0" w:color="auto"/>
      </w:divBdr>
    </w:div>
    <w:div w:id="1889992953">
      <w:bodyDiv w:val="1"/>
      <w:marLeft w:val="0"/>
      <w:marRight w:val="0"/>
      <w:marTop w:val="0"/>
      <w:marBottom w:val="0"/>
      <w:divBdr>
        <w:top w:val="none" w:sz="0" w:space="0" w:color="auto"/>
        <w:left w:val="none" w:sz="0" w:space="0" w:color="auto"/>
        <w:bottom w:val="none" w:sz="0" w:space="0" w:color="auto"/>
        <w:right w:val="none" w:sz="0" w:space="0" w:color="auto"/>
      </w:divBdr>
    </w:div>
    <w:div w:id="1890263867">
      <w:bodyDiv w:val="1"/>
      <w:marLeft w:val="0"/>
      <w:marRight w:val="0"/>
      <w:marTop w:val="0"/>
      <w:marBottom w:val="0"/>
      <w:divBdr>
        <w:top w:val="none" w:sz="0" w:space="0" w:color="auto"/>
        <w:left w:val="none" w:sz="0" w:space="0" w:color="auto"/>
        <w:bottom w:val="none" w:sz="0" w:space="0" w:color="auto"/>
        <w:right w:val="none" w:sz="0" w:space="0" w:color="auto"/>
      </w:divBdr>
    </w:div>
    <w:div w:id="1890411775">
      <w:bodyDiv w:val="1"/>
      <w:marLeft w:val="0"/>
      <w:marRight w:val="0"/>
      <w:marTop w:val="0"/>
      <w:marBottom w:val="0"/>
      <w:divBdr>
        <w:top w:val="none" w:sz="0" w:space="0" w:color="auto"/>
        <w:left w:val="none" w:sz="0" w:space="0" w:color="auto"/>
        <w:bottom w:val="none" w:sz="0" w:space="0" w:color="auto"/>
        <w:right w:val="none" w:sz="0" w:space="0" w:color="auto"/>
      </w:divBdr>
    </w:div>
    <w:div w:id="1890454004">
      <w:bodyDiv w:val="1"/>
      <w:marLeft w:val="0"/>
      <w:marRight w:val="0"/>
      <w:marTop w:val="0"/>
      <w:marBottom w:val="0"/>
      <w:divBdr>
        <w:top w:val="none" w:sz="0" w:space="0" w:color="auto"/>
        <w:left w:val="none" w:sz="0" w:space="0" w:color="auto"/>
        <w:bottom w:val="none" w:sz="0" w:space="0" w:color="auto"/>
        <w:right w:val="none" w:sz="0" w:space="0" w:color="auto"/>
      </w:divBdr>
    </w:div>
    <w:div w:id="1890457638">
      <w:bodyDiv w:val="1"/>
      <w:marLeft w:val="0"/>
      <w:marRight w:val="0"/>
      <w:marTop w:val="0"/>
      <w:marBottom w:val="0"/>
      <w:divBdr>
        <w:top w:val="none" w:sz="0" w:space="0" w:color="auto"/>
        <w:left w:val="none" w:sz="0" w:space="0" w:color="auto"/>
        <w:bottom w:val="none" w:sz="0" w:space="0" w:color="auto"/>
        <w:right w:val="none" w:sz="0" w:space="0" w:color="auto"/>
      </w:divBdr>
    </w:div>
    <w:div w:id="1890727889">
      <w:bodyDiv w:val="1"/>
      <w:marLeft w:val="0"/>
      <w:marRight w:val="0"/>
      <w:marTop w:val="0"/>
      <w:marBottom w:val="0"/>
      <w:divBdr>
        <w:top w:val="none" w:sz="0" w:space="0" w:color="auto"/>
        <w:left w:val="none" w:sz="0" w:space="0" w:color="auto"/>
        <w:bottom w:val="none" w:sz="0" w:space="0" w:color="auto"/>
        <w:right w:val="none" w:sz="0" w:space="0" w:color="auto"/>
      </w:divBdr>
    </w:div>
    <w:div w:id="1891766124">
      <w:bodyDiv w:val="1"/>
      <w:marLeft w:val="0"/>
      <w:marRight w:val="0"/>
      <w:marTop w:val="0"/>
      <w:marBottom w:val="0"/>
      <w:divBdr>
        <w:top w:val="none" w:sz="0" w:space="0" w:color="auto"/>
        <w:left w:val="none" w:sz="0" w:space="0" w:color="auto"/>
        <w:bottom w:val="none" w:sz="0" w:space="0" w:color="auto"/>
        <w:right w:val="none" w:sz="0" w:space="0" w:color="auto"/>
      </w:divBdr>
    </w:div>
    <w:div w:id="1892033675">
      <w:bodyDiv w:val="1"/>
      <w:marLeft w:val="0"/>
      <w:marRight w:val="0"/>
      <w:marTop w:val="0"/>
      <w:marBottom w:val="0"/>
      <w:divBdr>
        <w:top w:val="none" w:sz="0" w:space="0" w:color="auto"/>
        <w:left w:val="none" w:sz="0" w:space="0" w:color="auto"/>
        <w:bottom w:val="none" w:sz="0" w:space="0" w:color="auto"/>
        <w:right w:val="none" w:sz="0" w:space="0" w:color="auto"/>
      </w:divBdr>
    </w:div>
    <w:div w:id="1892303385">
      <w:bodyDiv w:val="1"/>
      <w:marLeft w:val="0"/>
      <w:marRight w:val="0"/>
      <w:marTop w:val="0"/>
      <w:marBottom w:val="0"/>
      <w:divBdr>
        <w:top w:val="none" w:sz="0" w:space="0" w:color="auto"/>
        <w:left w:val="none" w:sz="0" w:space="0" w:color="auto"/>
        <w:bottom w:val="none" w:sz="0" w:space="0" w:color="auto"/>
        <w:right w:val="none" w:sz="0" w:space="0" w:color="auto"/>
      </w:divBdr>
    </w:div>
    <w:div w:id="1892813661">
      <w:bodyDiv w:val="1"/>
      <w:marLeft w:val="0"/>
      <w:marRight w:val="0"/>
      <w:marTop w:val="0"/>
      <w:marBottom w:val="0"/>
      <w:divBdr>
        <w:top w:val="none" w:sz="0" w:space="0" w:color="auto"/>
        <w:left w:val="none" w:sz="0" w:space="0" w:color="auto"/>
        <w:bottom w:val="none" w:sz="0" w:space="0" w:color="auto"/>
        <w:right w:val="none" w:sz="0" w:space="0" w:color="auto"/>
      </w:divBdr>
    </w:div>
    <w:div w:id="1893030645">
      <w:bodyDiv w:val="1"/>
      <w:marLeft w:val="0"/>
      <w:marRight w:val="0"/>
      <w:marTop w:val="0"/>
      <w:marBottom w:val="0"/>
      <w:divBdr>
        <w:top w:val="none" w:sz="0" w:space="0" w:color="auto"/>
        <w:left w:val="none" w:sz="0" w:space="0" w:color="auto"/>
        <w:bottom w:val="none" w:sz="0" w:space="0" w:color="auto"/>
        <w:right w:val="none" w:sz="0" w:space="0" w:color="auto"/>
      </w:divBdr>
    </w:div>
    <w:div w:id="1893348611">
      <w:bodyDiv w:val="1"/>
      <w:marLeft w:val="0"/>
      <w:marRight w:val="0"/>
      <w:marTop w:val="0"/>
      <w:marBottom w:val="0"/>
      <w:divBdr>
        <w:top w:val="none" w:sz="0" w:space="0" w:color="auto"/>
        <w:left w:val="none" w:sz="0" w:space="0" w:color="auto"/>
        <w:bottom w:val="none" w:sz="0" w:space="0" w:color="auto"/>
        <w:right w:val="none" w:sz="0" w:space="0" w:color="auto"/>
      </w:divBdr>
    </w:div>
    <w:div w:id="1893927191">
      <w:bodyDiv w:val="1"/>
      <w:marLeft w:val="0"/>
      <w:marRight w:val="0"/>
      <w:marTop w:val="0"/>
      <w:marBottom w:val="0"/>
      <w:divBdr>
        <w:top w:val="none" w:sz="0" w:space="0" w:color="auto"/>
        <w:left w:val="none" w:sz="0" w:space="0" w:color="auto"/>
        <w:bottom w:val="none" w:sz="0" w:space="0" w:color="auto"/>
        <w:right w:val="none" w:sz="0" w:space="0" w:color="auto"/>
      </w:divBdr>
    </w:div>
    <w:div w:id="1894849952">
      <w:bodyDiv w:val="1"/>
      <w:marLeft w:val="0"/>
      <w:marRight w:val="0"/>
      <w:marTop w:val="0"/>
      <w:marBottom w:val="0"/>
      <w:divBdr>
        <w:top w:val="none" w:sz="0" w:space="0" w:color="auto"/>
        <w:left w:val="none" w:sz="0" w:space="0" w:color="auto"/>
        <w:bottom w:val="none" w:sz="0" w:space="0" w:color="auto"/>
        <w:right w:val="none" w:sz="0" w:space="0" w:color="auto"/>
      </w:divBdr>
    </w:div>
    <w:div w:id="1895122732">
      <w:bodyDiv w:val="1"/>
      <w:marLeft w:val="0"/>
      <w:marRight w:val="0"/>
      <w:marTop w:val="0"/>
      <w:marBottom w:val="0"/>
      <w:divBdr>
        <w:top w:val="none" w:sz="0" w:space="0" w:color="auto"/>
        <w:left w:val="none" w:sz="0" w:space="0" w:color="auto"/>
        <w:bottom w:val="none" w:sz="0" w:space="0" w:color="auto"/>
        <w:right w:val="none" w:sz="0" w:space="0" w:color="auto"/>
      </w:divBdr>
    </w:div>
    <w:div w:id="1895504088">
      <w:bodyDiv w:val="1"/>
      <w:marLeft w:val="0"/>
      <w:marRight w:val="0"/>
      <w:marTop w:val="0"/>
      <w:marBottom w:val="0"/>
      <w:divBdr>
        <w:top w:val="none" w:sz="0" w:space="0" w:color="auto"/>
        <w:left w:val="none" w:sz="0" w:space="0" w:color="auto"/>
        <w:bottom w:val="none" w:sz="0" w:space="0" w:color="auto"/>
        <w:right w:val="none" w:sz="0" w:space="0" w:color="auto"/>
      </w:divBdr>
    </w:div>
    <w:div w:id="1895651092">
      <w:bodyDiv w:val="1"/>
      <w:marLeft w:val="0"/>
      <w:marRight w:val="0"/>
      <w:marTop w:val="0"/>
      <w:marBottom w:val="0"/>
      <w:divBdr>
        <w:top w:val="none" w:sz="0" w:space="0" w:color="auto"/>
        <w:left w:val="none" w:sz="0" w:space="0" w:color="auto"/>
        <w:bottom w:val="none" w:sz="0" w:space="0" w:color="auto"/>
        <w:right w:val="none" w:sz="0" w:space="0" w:color="auto"/>
      </w:divBdr>
    </w:div>
    <w:div w:id="1895846273">
      <w:bodyDiv w:val="1"/>
      <w:marLeft w:val="0"/>
      <w:marRight w:val="0"/>
      <w:marTop w:val="0"/>
      <w:marBottom w:val="0"/>
      <w:divBdr>
        <w:top w:val="none" w:sz="0" w:space="0" w:color="auto"/>
        <w:left w:val="none" w:sz="0" w:space="0" w:color="auto"/>
        <w:bottom w:val="none" w:sz="0" w:space="0" w:color="auto"/>
        <w:right w:val="none" w:sz="0" w:space="0" w:color="auto"/>
      </w:divBdr>
    </w:div>
    <w:div w:id="1896694021">
      <w:bodyDiv w:val="1"/>
      <w:marLeft w:val="0"/>
      <w:marRight w:val="0"/>
      <w:marTop w:val="0"/>
      <w:marBottom w:val="0"/>
      <w:divBdr>
        <w:top w:val="none" w:sz="0" w:space="0" w:color="auto"/>
        <w:left w:val="none" w:sz="0" w:space="0" w:color="auto"/>
        <w:bottom w:val="none" w:sz="0" w:space="0" w:color="auto"/>
        <w:right w:val="none" w:sz="0" w:space="0" w:color="auto"/>
      </w:divBdr>
    </w:div>
    <w:div w:id="1896770137">
      <w:bodyDiv w:val="1"/>
      <w:marLeft w:val="0"/>
      <w:marRight w:val="0"/>
      <w:marTop w:val="0"/>
      <w:marBottom w:val="0"/>
      <w:divBdr>
        <w:top w:val="none" w:sz="0" w:space="0" w:color="auto"/>
        <w:left w:val="none" w:sz="0" w:space="0" w:color="auto"/>
        <w:bottom w:val="none" w:sz="0" w:space="0" w:color="auto"/>
        <w:right w:val="none" w:sz="0" w:space="0" w:color="auto"/>
      </w:divBdr>
    </w:div>
    <w:div w:id="1897399801">
      <w:bodyDiv w:val="1"/>
      <w:marLeft w:val="0"/>
      <w:marRight w:val="0"/>
      <w:marTop w:val="0"/>
      <w:marBottom w:val="0"/>
      <w:divBdr>
        <w:top w:val="none" w:sz="0" w:space="0" w:color="auto"/>
        <w:left w:val="none" w:sz="0" w:space="0" w:color="auto"/>
        <w:bottom w:val="none" w:sz="0" w:space="0" w:color="auto"/>
        <w:right w:val="none" w:sz="0" w:space="0" w:color="auto"/>
      </w:divBdr>
    </w:div>
    <w:div w:id="1897622664">
      <w:bodyDiv w:val="1"/>
      <w:marLeft w:val="0"/>
      <w:marRight w:val="0"/>
      <w:marTop w:val="0"/>
      <w:marBottom w:val="0"/>
      <w:divBdr>
        <w:top w:val="none" w:sz="0" w:space="0" w:color="auto"/>
        <w:left w:val="none" w:sz="0" w:space="0" w:color="auto"/>
        <w:bottom w:val="none" w:sz="0" w:space="0" w:color="auto"/>
        <w:right w:val="none" w:sz="0" w:space="0" w:color="auto"/>
      </w:divBdr>
    </w:div>
    <w:div w:id="1897818664">
      <w:bodyDiv w:val="1"/>
      <w:marLeft w:val="0"/>
      <w:marRight w:val="0"/>
      <w:marTop w:val="0"/>
      <w:marBottom w:val="0"/>
      <w:divBdr>
        <w:top w:val="none" w:sz="0" w:space="0" w:color="auto"/>
        <w:left w:val="none" w:sz="0" w:space="0" w:color="auto"/>
        <w:bottom w:val="none" w:sz="0" w:space="0" w:color="auto"/>
        <w:right w:val="none" w:sz="0" w:space="0" w:color="auto"/>
      </w:divBdr>
    </w:div>
    <w:div w:id="1898201624">
      <w:bodyDiv w:val="1"/>
      <w:marLeft w:val="0"/>
      <w:marRight w:val="0"/>
      <w:marTop w:val="0"/>
      <w:marBottom w:val="0"/>
      <w:divBdr>
        <w:top w:val="none" w:sz="0" w:space="0" w:color="auto"/>
        <w:left w:val="none" w:sz="0" w:space="0" w:color="auto"/>
        <w:bottom w:val="none" w:sz="0" w:space="0" w:color="auto"/>
        <w:right w:val="none" w:sz="0" w:space="0" w:color="auto"/>
      </w:divBdr>
    </w:div>
    <w:div w:id="1898471180">
      <w:bodyDiv w:val="1"/>
      <w:marLeft w:val="0"/>
      <w:marRight w:val="0"/>
      <w:marTop w:val="0"/>
      <w:marBottom w:val="0"/>
      <w:divBdr>
        <w:top w:val="none" w:sz="0" w:space="0" w:color="auto"/>
        <w:left w:val="none" w:sz="0" w:space="0" w:color="auto"/>
        <w:bottom w:val="none" w:sz="0" w:space="0" w:color="auto"/>
        <w:right w:val="none" w:sz="0" w:space="0" w:color="auto"/>
      </w:divBdr>
    </w:div>
    <w:div w:id="1898586880">
      <w:bodyDiv w:val="1"/>
      <w:marLeft w:val="0"/>
      <w:marRight w:val="0"/>
      <w:marTop w:val="0"/>
      <w:marBottom w:val="0"/>
      <w:divBdr>
        <w:top w:val="none" w:sz="0" w:space="0" w:color="auto"/>
        <w:left w:val="none" w:sz="0" w:space="0" w:color="auto"/>
        <w:bottom w:val="none" w:sz="0" w:space="0" w:color="auto"/>
        <w:right w:val="none" w:sz="0" w:space="0" w:color="auto"/>
      </w:divBdr>
    </w:div>
    <w:div w:id="1899048078">
      <w:bodyDiv w:val="1"/>
      <w:marLeft w:val="0"/>
      <w:marRight w:val="0"/>
      <w:marTop w:val="0"/>
      <w:marBottom w:val="0"/>
      <w:divBdr>
        <w:top w:val="none" w:sz="0" w:space="0" w:color="auto"/>
        <w:left w:val="none" w:sz="0" w:space="0" w:color="auto"/>
        <w:bottom w:val="none" w:sz="0" w:space="0" w:color="auto"/>
        <w:right w:val="none" w:sz="0" w:space="0" w:color="auto"/>
      </w:divBdr>
    </w:div>
    <w:div w:id="1899589295">
      <w:bodyDiv w:val="1"/>
      <w:marLeft w:val="0"/>
      <w:marRight w:val="0"/>
      <w:marTop w:val="0"/>
      <w:marBottom w:val="0"/>
      <w:divBdr>
        <w:top w:val="none" w:sz="0" w:space="0" w:color="auto"/>
        <w:left w:val="none" w:sz="0" w:space="0" w:color="auto"/>
        <w:bottom w:val="none" w:sz="0" w:space="0" w:color="auto"/>
        <w:right w:val="none" w:sz="0" w:space="0" w:color="auto"/>
      </w:divBdr>
    </w:div>
    <w:div w:id="1899971142">
      <w:bodyDiv w:val="1"/>
      <w:marLeft w:val="0"/>
      <w:marRight w:val="0"/>
      <w:marTop w:val="0"/>
      <w:marBottom w:val="0"/>
      <w:divBdr>
        <w:top w:val="none" w:sz="0" w:space="0" w:color="auto"/>
        <w:left w:val="none" w:sz="0" w:space="0" w:color="auto"/>
        <w:bottom w:val="none" w:sz="0" w:space="0" w:color="auto"/>
        <w:right w:val="none" w:sz="0" w:space="0" w:color="auto"/>
      </w:divBdr>
    </w:div>
    <w:div w:id="1900093723">
      <w:bodyDiv w:val="1"/>
      <w:marLeft w:val="0"/>
      <w:marRight w:val="0"/>
      <w:marTop w:val="0"/>
      <w:marBottom w:val="0"/>
      <w:divBdr>
        <w:top w:val="none" w:sz="0" w:space="0" w:color="auto"/>
        <w:left w:val="none" w:sz="0" w:space="0" w:color="auto"/>
        <w:bottom w:val="none" w:sz="0" w:space="0" w:color="auto"/>
        <w:right w:val="none" w:sz="0" w:space="0" w:color="auto"/>
      </w:divBdr>
    </w:div>
    <w:div w:id="1900436111">
      <w:bodyDiv w:val="1"/>
      <w:marLeft w:val="0"/>
      <w:marRight w:val="0"/>
      <w:marTop w:val="0"/>
      <w:marBottom w:val="0"/>
      <w:divBdr>
        <w:top w:val="none" w:sz="0" w:space="0" w:color="auto"/>
        <w:left w:val="none" w:sz="0" w:space="0" w:color="auto"/>
        <w:bottom w:val="none" w:sz="0" w:space="0" w:color="auto"/>
        <w:right w:val="none" w:sz="0" w:space="0" w:color="auto"/>
      </w:divBdr>
    </w:div>
    <w:div w:id="1901091458">
      <w:bodyDiv w:val="1"/>
      <w:marLeft w:val="0"/>
      <w:marRight w:val="0"/>
      <w:marTop w:val="0"/>
      <w:marBottom w:val="0"/>
      <w:divBdr>
        <w:top w:val="none" w:sz="0" w:space="0" w:color="auto"/>
        <w:left w:val="none" w:sz="0" w:space="0" w:color="auto"/>
        <w:bottom w:val="none" w:sz="0" w:space="0" w:color="auto"/>
        <w:right w:val="none" w:sz="0" w:space="0" w:color="auto"/>
      </w:divBdr>
    </w:div>
    <w:div w:id="1901862852">
      <w:bodyDiv w:val="1"/>
      <w:marLeft w:val="0"/>
      <w:marRight w:val="0"/>
      <w:marTop w:val="0"/>
      <w:marBottom w:val="0"/>
      <w:divBdr>
        <w:top w:val="none" w:sz="0" w:space="0" w:color="auto"/>
        <w:left w:val="none" w:sz="0" w:space="0" w:color="auto"/>
        <w:bottom w:val="none" w:sz="0" w:space="0" w:color="auto"/>
        <w:right w:val="none" w:sz="0" w:space="0" w:color="auto"/>
      </w:divBdr>
    </w:div>
    <w:div w:id="1902711438">
      <w:bodyDiv w:val="1"/>
      <w:marLeft w:val="0"/>
      <w:marRight w:val="0"/>
      <w:marTop w:val="0"/>
      <w:marBottom w:val="0"/>
      <w:divBdr>
        <w:top w:val="none" w:sz="0" w:space="0" w:color="auto"/>
        <w:left w:val="none" w:sz="0" w:space="0" w:color="auto"/>
        <w:bottom w:val="none" w:sz="0" w:space="0" w:color="auto"/>
        <w:right w:val="none" w:sz="0" w:space="0" w:color="auto"/>
      </w:divBdr>
    </w:div>
    <w:div w:id="1902790139">
      <w:bodyDiv w:val="1"/>
      <w:marLeft w:val="0"/>
      <w:marRight w:val="0"/>
      <w:marTop w:val="0"/>
      <w:marBottom w:val="0"/>
      <w:divBdr>
        <w:top w:val="none" w:sz="0" w:space="0" w:color="auto"/>
        <w:left w:val="none" w:sz="0" w:space="0" w:color="auto"/>
        <w:bottom w:val="none" w:sz="0" w:space="0" w:color="auto"/>
        <w:right w:val="none" w:sz="0" w:space="0" w:color="auto"/>
      </w:divBdr>
    </w:div>
    <w:div w:id="1902909051">
      <w:bodyDiv w:val="1"/>
      <w:marLeft w:val="0"/>
      <w:marRight w:val="0"/>
      <w:marTop w:val="0"/>
      <w:marBottom w:val="0"/>
      <w:divBdr>
        <w:top w:val="none" w:sz="0" w:space="0" w:color="auto"/>
        <w:left w:val="none" w:sz="0" w:space="0" w:color="auto"/>
        <w:bottom w:val="none" w:sz="0" w:space="0" w:color="auto"/>
        <w:right w:val="none" w:sz="0" w:space="0" w:color="auto"/>
      </w:divBdr>
    </w:div>
    <w:div w:id="1904482779">
      <w:bodyDiv w:val="1"/>
      <w:marLeft w:val="0"/>
      <w:marRight w:val="0"/>
      <w:marTop w:val="0"/>
      <w:marBottom w:val="0"/>
      <w:divBdr>
        <w:top w:val="none" w:sz="0" w:space="0" w:color="auto"/>
        <w:left w:val="none" w:sz="0" w:space="0" w:color="auto"/>
        <w:bottom w:val="none" w:sz="0" w:space="0" w:color="auto"/>
        <w:right w:val="none" w:sz="0" w:space="0" w:color="auto"/>
      </w:divBdr>
    </w:div>
    <w:div w:id="1905098146">
      <w:bodyDiv w:val="1"/>
      <w:marLeft w:val="0"/>
      <w:marRight w:val="0"/>
      <w:marTop w:val="0"/>
      <w:marBottom w:val="0"/>
      <w:divBdr>
        <w:top w:val="none" w:sz="0" w:space="0" w:color="auto"/>
        <w:left w:val="none" w:sz="0" w:space="0" w:color="auto"/>
        <w:bottom w:val="none" w:sz="0" w:space="0" w:color="auto"/>
        <w:right w:val="none" w:sz="0" w:space="0" w:color="auto"/>
      </w:divBdr>
    </w:div>
    <w:div w:id="1905136865">
      <w:bodyDiv w:val="1"/>
      <w:marLeft w:val="0"/>
      <w:marRight w:val="0"/>
      <w:marTop w:val="0"/>
      <w:marBottom w:val="0"/>
      <w:divBdr>
        <w:top w:val="none" w:sz="0" w:space="0" w:color="auto"/>
        <w:left w:val="none" w:sz="0" w:space="0" w:color="auto"/>
        <w:bottom w:val="none" w:sz="0" w:space="0" w:color="auto"/>
        <w:right w:val="none" w:sz="0" w:space="0" w:color="auto"/>
      </w:divBdr>
    </w:div>
    <w:div w:id="1905140257">
      <w:bodyDiv w:val="1"/>
      <w:marLeft w:val="0"/>
      <w:marRight w:val="0"/>
      <w:marTop w:val="0"/>
      <w:marBottom w:val="0"/>
      <w:divBdr>
        <w:top w:val="none" w:sz="0" w:space="0" w:color="auto"/>
        <w:left w:val="none" w:sz="0" w:space="0" w:color="auto"/>
        <w:bottom w:val="none" w:sz="0" w:space="0" w:color="auto"/>
        <w:right w:val="none" w:sz="0" w:space="0" w:color="auto"/>
      </w:divBdr>
    </w:div>
    <w:div w:id="1905410739">
      <w:bodyDiv w:val="1"/>
      <w:marLeft w:val="0"/>
      <w:marRight w:val="0"/>
      <w:marTop w:val="0"/>
      <w:marBottom w:val="0"/>
      <w:divBdr>
        <w:top w:val="none" w:sz="0" w:space="0" w:color="auto"/>
        <w:left w:val="none" w:sz="0" w:space="0" w:color="auto"/>
        <w:bottom w:val="none" w:sz="0" w:space="0" w:color="auto"/>
        <w:right w:val="none" w:sz="0" w:space="0" w:color="auto"/>
      </w:divBdr>
    </w:div>
    <w:div w:id="1905482142">
      <w:bodyDiv w:val="1"/>
      <w:marLeft w:val="0"/>
      <w:marRight w:val="0"/>
      <w:marTop w:val="0"/>
      <w:marBottom w:val="0"/>
      <w:divBdr>
        <w:top w:val="none" w:sz="0" w:space="0" w:color="auto"/>
        <w:left w:val="none" w:sz="0" w:space="0" w:color="auto"/>
        <w:bottom w:val="none" w:sz="0" w:space="0" w:color="auto"/>
        <w:right w:val="none" w:sz="0" w:space="0" w:color="auto"/>
      </w:divBdr>
    </w:div>
    <w:div w:id="1905674373">
      <w:bodyDiv w:val="1"/>
      <w:marLeft w:val="0"/>
      <w:marRight w:val="0"/>
      <w:marTop w:val="0"/>
      <w:marBottom w:val="0"/>
      <w:divBdr>
        <w:top w:val="none" w:sz="0" w:space="0" w:color="auto"/>
        <w:left w:val="none" w:sz="0" w:space="0" w:color="auto"/>
        <w:bottom w:val="none" w:sz="0" w:space="0" w:color="auto"/>
        <w:right w:val="none" w:sz="0" w:space="0" w:color="auto"/>
      </w:divBdr>
    </w:div>
    <w:div w:id="1905752617">
      <w:bodyDiv w:val="1"/>
      <w:marLeft w:val="0"/>
      <w:marRight w:val="0"/>
      <w:marTop w:val="0"/>
      <w:marBottom w:val="0"/>
      <w:divBdr>
        <w:top w:val="none" w:sz="0" w:space="0" w:color="auto"/>
        <w:left w:val="none" w:sz="0" w:space="0" w:color="auto"/>
        <w:bottom w:val="none" w:sz="0" w:space="0" w:color="auto"/>
        <w:right w:val="none" w:sz="0" w:space="0" w:color="auto"/>
      </w:divBdr>
    </w:div>
    <w:div w:id="1906142711">
      <w:bodyDiv w:val="1"/>
      <w:marLeft w:val="0"/>
      <w:marRight w:val="0"/>
      <w:marTop w:val="0"/>
      <w:marBottom w:val="0"/>
      <w:divBdr>
        <w:top w:val="none" w:sz="0" w:space="0" w:color="auto"/>
        <w:left w:val="none" w:sz="0" w:space="0" w:color="auto"/>
        <w:bottom w:val="none" w:sz="0" w:space="0" w:color="auto"/>
        <w:right w:val="none" w:sz="0" w:space="0" w:color="auto"/>
      </w:divBdr>
    </w:div>
    <w:div w:id="1906720985">
      <w:bodyDiv w:val="1"/>
      <w:marLeft w:val="0"/>
      <w:marRight w:val="0"/>
      <w:marTop w:val="0"/>
      <w:marBottom w:val="0"/>
      <w:divBdr>
        <w:top w:val="none" w:sz="0" w:space="0" w:color="auto"/>
        <w:left w:val="none" w:sz="0" w:space="0" w:color="auto"/>
        <w:bottom w:val="none" w:sz="0" w:space="0" w:color="auto"/>
        <w:right w:val="none" w:sz="0" w:space="0" w:color="auto"/>
      </w:divBdr>
    </w:div>
    <w:div w:id="1906990998">
      <w:bodyDiv w:val="1"/>
      <w:marLeft w:val="0"/>
      <w:marRight w:val="0"/>
      <w:marTop w:val="0"/>
      <w:marBottom w:val="0"/>
      <w:divBdr>
        <w:top w:val="none" w:sz="0" w:space="0" w:color="auto"/>
        <w:left w:val="none" w:sz="0" w:space="0" w:color="auto"/>
        <w:bottom w:val="none" w:sz="0" w:space="0" w:color="auto"/>
        <w:right w:val="none" w:sz="0" w:space="0" w:color="auto"/>
      </w:divBdr>
    </w:div>
    <w:div w:id="1907064401">
      <w:bodyDiv w:val="1"/>
      <w:marLeft w:val="0"/>
      <w:marRight w:val="0"/>
      <w:marTop w:val="0"/>
      <w:marBottom w:val="0"/>
      <w:divBdr>
        <w:top w:val="none" w:sz="0" w:space="0" w:color="auto"/>
        <w:left w:val="none" w:sz="0" w:space="0" w:color="auto"/>
        <w:bottom w:val="none" w:sz="0" w:space="0" w:color="auto"/>
        <w:right w:val="none" w:sz="0" w:space="0" w:color="auto"/>
      </w:divBdr>
    </w:div>
    <w:div w:id="1907182269">
      <w:bodyDiv w:val="1"/>
      <w:marLeft w:val="0"/>
      <w:marRight w:val="0"/>
      <w:marTop w:val="0"/>
      <w:marBottom w:val="0"/>
      <w:divBdr>
        <w:top w:val="none" w:sz="0" w:space="0" w:color="auto"/>
        <w:left w:val="none" w:sz="0" w:space="0" w:color="auto"/>
        <w:bottom w:val="none" w:sz="0" w:space="0" w:color="auto"/>
        <w:right w:val="none" w:sz="0" w:space="0" w:color="auto"/>
      </w:divBdr>
    </w:div>
    <w:div w:id="1907452626">
      <w:bodyDiv w:val="1"/>
      <w:marLeft w:val="0"/>
      <w:marRight w:val="0"/>
      <w:marTop w:val="0"/>
      <w:marBottom w:val="0"/>
      <w:divBdr>
        <w:top w:val="none" w:sz="0" w:space="0" w:color="auto"/>
        <w:left w:val="none" w:sz="0" w:space="0" w:color="auto"/>
        <w:bottom w:val="none" w:sz="0" w:space="0" w:color="auto"/>
        <w:right w:val="none" w:sz="0" w:space="0" w:color="auto"/>
      </w:divBdr>
    </w:div>
    <w:div w:id="1907764853">
      <w:bodyDiv w:val="1"/>
      <w:marLeft w:val="0"/>
      <w:marRight w:val="0"/>
      <w:marTop w:val="0"/>
      <w:marBottom w:val="0"/>
      <w:divBdr>
        <w:top w:val="none" w:sz="0" w:space="0" w:color="auto"/>
        <w:left w:val="none" w:sz="0" w:space="0" w:color="auto"/>
        <w:bottom w:val="none" w:sz="0" w:space="0" w:color="auto"/>
        <w:right w:val="none" w:sz="0" w:space="0" w:color="auto"/>
      </w:divBdr>
    </w:div>
    <w:div w:id="1908027809">
      <w:bodyDiv w:val="1"/>
      <w:marLeft w:val="0"/>
      <w:marRight w:val="0"/>
      <w:marTop w:val="0"/>
      <w:marBottom w:val="0"/>
      <w:divBdr>
        <w:top w:val="none" w:sz="0" w:space="0" w:color="auto"/>
        <w:left w:val="none" w:sz="0" w:space="0" w:color="auto"/>
        <w:bottom w:val="none" w:sz="0" w:space="0" w:color="auto"/>
        <w:right w:val="none" w:sz="0" w:space="0" w:color="auto"/>
      </w:divBdr>
    </w:div>
    <w:div w:id="1908029733">
      <w:bodyDiv w:val="1"/>
      <w:marLeft w:val="0"/>
      <w:marRight w:val="0"/>
      <w:marTop w:val="0"/>
      <w:marBottom w:val="0"/>
      <w:divBdr>
        <w:top w:val="none" w:sz="0" w:space="0" w:color="auto"/>
        <w:left w:val="none" w:sz="0" w:space="0" w:color="auto"/>
        <w:bottom w:val="none" w:sz="0" w:space="0" w:color="auto"/>
        <w:right w:val="none" w:sz="0" w:space="0" w:color="auto"/>
      </w:divBdr>
    </w:div>
    <w:div w:id="1908763997">
      <w:bodyDiv w:val="1"/>
      <w:marLeft w:val="0"/>
      <w:marRight w:val="0"/>
      <w:marTop w:val="0"/>
      <w:marBottom w:val="0"/>
      <w:divBdr>
        <w:top w:val="none" w:sz="0" w:space="0" w:color="auto"/>
        <w:left w:val="none" w:sz="0" w:space="0" w:color="auto"/>
        <w:bottom w:val="none" w:sz="0" w:space="0" w:color="auto"/>
        <w:right w:val="none" w:sz="0" w:space="0" w:color="auto"/>
      </w:divBdr>
    </w:div>
    <w:div w:id="1909345964">
      <w:bodyDiv w:val="1"/>
      <w:marLeft w:val="0"/>
      <w:marRight w:val="0"/>
      <w:marTop w:val="0"/>
      <w:marBottom w:val="0"/>
      <w:divBdr>
        <w:top w:val="none" w:sz="0" w:space="0" w:color="auto"/>
        <w:left w:val="none" w:sz="0" w:space="0" w:color="auto"/>
        <w:bottom w:val="none" w:sz="0" w:space="0" w:color="auto"/>
        <w:right w:val="none" w:sz="0" w:space="0" w:color="auto"/>
      </w:divBdr>
    </w:div>
    <w:div w:id="1909531359">
      <w:bodyDiv w:val="1"/>
      <w:marLeft w:val="0"/>
      <w:marRight w:val="0"/>
      <w:marTop w:val="0"/>
      <w:marBottom w:val="0"/>
      <w:divBdr>
        <w:top w:val="none" w:sz="0" w:space="0" w:color="auto"/>
        <w:left w:val="none" w:sz="0" w:space="0" w:color="auto"/>
        <w:bottom w:val="none" w:sz="0" w:space="0" w:color="auto"/>
        <w:right w:val="none" w:sz="0" w:space="0" w:color="auto"/>
      </w:divBdr>
    </w:div>
    <w:div w:id="1909682415">
      <w:bodyDiv w:val="1"/>
      <w:marLeft w:val="0"/>
      <w:marRight w:val="0"/>
      <w:marTop w:val="0"/>
      <w:marBottom w:val="0"/>
      <w:divBdr>
        <w:top w:val="none" w:sz="0" w:space="0" w:color="auto"/>
        <w:left w:val="none" w:sz="0" w:space="0" w:color="auto"/>
        <w:bottom w:val="none" w:sz="0" w:space="0" w:color="auto"/>
        <w:right w:val="none" w:sz="0" w:space="0" w:color="auto"/>
      </w:divBdr>
    </w:div>
    <w:div w:id="1909730432">
      <w:bodyDiv w:val="1"/>
      <w:marLeft w:val="0"/>
      <w:marRight w:val="0"/>
      <w:marTop w:val="0"/>
      <w:marBottom w:val="0"/>
      <w:divBdr>
        <w:top w:val="none" w:sz="0" w:space="0" w:color="auto"/>
        <w:left w:val="none" w:sz="0" w:space="0" w:color="auto"/>
        <w:bottom w:val="none" w:sz="0" w:space="0" w:color="auto"/>
        <w:right w:val="none" w:sz="0" w:space="0" w:color="auto"/>
      </w:divBdr>
    </w:div>
    <w:div w:id="1909730496">
      <w:bodyDiv w:val="1"/>
      <w:marLeft w:val="0"/>
      <w:marRight w:val="0"/>
      <w:marTop w:val="0"/>
      <w:marBottom w:val="0"/>
      <w:divBdr>
        <w:top w:val="none" w:sz="0" w:space="0" w:color="auto"/>
        <w:left w:val="none" w:sz="0" w:space="0" w:color="auto"/>
        <w:bottom w:val="none" w:sz="0" w:space="0" w:color="auto"/>
        <w:right w:val="none" w:sz="0" w:space="0" w:color="auto"/>
      </w:divBdr>
    </w:div>
    <w:div w:id="1909999784">
      <w:bodyDiv w:val="1"/>
      <w:marLeft w:val="0"/>
      <w:marRight w:val="0"/>
      <w:marTop w:val="0"/>
      <w:marBottom w:val="0"/>
      <w:divBdr>
        <w:top w:val="none" w:sz="0" w:space="0" w:color="auto"/>
        <w:left w:val="none" w:sz="0" w:space="0" w:color="auto"/>
        <w:bottom w:val="none" w:sz="0" w:space="0" w:color="auto"/>
        <w:right w:val="none" w:sz="0" w:space="0" w:color="auto"/>
      </w:divBdr>
    </w:div>
    <w:div w:id="1910456029">
      <w:bodyDiv w:val="1"/>
      <w:marLeft w:val="0"/>
      <w:marRight w:val="0"/>
      <w:marTop w:val="0"/>
      <w:marBottom w:val="0"/>
      <w:divBdr>
        <w:top w:val="none" w:sz="0" w:space="0" w:color="auto"/>
        <w:left w:val="none" w:sz="0" w:space="0" w:color="auto"/>
        <w:bottom w:val="none" w:sz="0" w:space="0" w:color="auto"/>
        <w:right w:val="none" w:sz="0" w:space="0" w:color="auto"/>
      </w:divBdr>
    </w:div>
    <w:div w:id="1910529414">
      <w:bodyDiv w:val="1"/>
      <w:marLeft w:val="0"/>
      <w:marRight w:val="0"/>
      <w:marTop w:val="0"/>
      <w:marBottom w:val="0"/>
      <w:divBdr>
        <w:top w:val="none" w:sz="0" w:space="0" w:color="auto"/>
        <w:left w:val="none" w:sz="0" w:space="0" w:color="auto"/>
        <w:bottom w:val="none" w:sz="0" w:space="0" w:color="auto"/>
        <w:right w:val="none" w:sz="0" w:space="0" w:color="auto"/>
      </w:divBdr>
    </w:div>
    <w:div w:id="1910648207">
      <w:bodyDiv w:val="1"/>
      <w:marLeft w:val="0"/>
      <w:marRight w:val="0"/>
      <w:marTop w:val="0"/>
      <w:marBottom w:val="0"/>
      <w:divBdr>
        <w:top w:val="none" w:sz="0" w:space="0" w:color="auto"/>
        <w:left w:val="none" w:sz="0" w:space="0" w:color="auto"/>
        <w:bottom w:val="none" w:sz="0" w:space="0" w:color="auto"/>
        <w:right w:val="none" w:sz="0" w:space="0" w:color="auto"/>
      </w:divBdr>
    </w:div>
    <w:div w:id="1911111736">
      <w:bodyDiv w:val="1"/>
      <w:marLeft w:val="0"/>
      <w:marRight w:val="0"/>
      <w:marTop w:val="0"/>
      <w:marBottom w:val="0"/>
      <w:divBdr>
        <w:top w:val="none" w:sz="0" w:space="0" w:color="auto"/>
        <w:left w:val="none" w:sz="0" w:space="0" w:color="auto"/>
        <w:bottom w:val="none" w:sz="0" w:space="0" w:color="auto"/>
        <w:right w:val="none" w:sz="0" w:space="0" w:color="auto"/>
      </w:divBdr>
    </w:div>
    <w:div w:id="1911890643">
      <w:bodyDiv w:val="1"/>
      <w:marLeft w:val="0"/>
      <w:marRight w:val="0"/>
      <w:marTop w:val="0"/>
      <w:marBottom w:val="0"/>
      <w:divBdr>
        <w:top w:val="none" w:sz="0" w:space="0" w:color="auto"/>
        <w:left w:val="none" w:sz="0" w:space="0" w:color="auto"/>
        <w:bottom w:val="none" w:sz="0" w:space="0" w:color="auto"/>
        <w:right w:val="none" w:sz="0" w:space="0" w:color="auto"/>
      </w:divBdr>
    </w:div>
    <w:div w:id="1912496020">
      <w:bodyDiv w:val="1"/>
      <w:marLeft w:val="0"/>
      <w:marRight w:val="0"/>
      <w:marTop w:val="0"/>
      <w:marBottom w:val="0"/>
      <w:divBdr>
        <w:top w:val="none" w:sz="0" w:space="0" w:color="auto"/>
        <w:left w:val="none" w:sz="0" w:space="0" w:color="auto"/>
        <w:bottom w:val="none" w:sz="0" w:space="0" w:color="auto"/>
        <w:right w:val="none" w:sz="0" w:space="0" w:color="auto"/>
      </w:divBdr>
    </w:div>
    <w:div w:id="1912618468">
      <w:bodyDiv w:val="1"/>
      <w:marLeft w:val="0"/>
      <w:marRight w:val="0"/>
      <w:marTop w:val="0"/>
      <w:marBottom w:val="0"/>
      <w:divBdr>
        <w:top w:val="none" w:sz="0" w:space="0" w:color="auto"/>
        <w:left w:val="none" w:sz="0" w:space="0" w:color="auto"/>
        <w:bottom w:val="none" w:sz="0" w:space="0" w:color="auto"/>
        <w:right w:val="none" w:sz="0" w:space="0" w:color="auto"/>
      </w:divBdr>
    </w:div>
    <w:div w:id="1913351943">
      <w:bodyDiv w:val="1"/>
      <w:marLeft w:val="0"/>
      <w:marRight w:val="0"/>
      <w:marTop w:val="0"/>
      <w:marBottom w:val="0"/>
      <w:divBdr>
        <w:top w:val="none" w:sz="0" w:space="0" w:color="auto"/>
        <w:left w:val="none" w:sz="0" w:space="0" w:color="auto"/>
        <w:bottom w:val="none" w:sz="0" w:space="0" w:color="auto"/>
        <w:right w:val="none" w:sz="0" w:space="0" w:color="auto"/>
      </w:divBdr>
    </w:div>
    <w:div w:id="1913537151">
      <w:bodyDiv w:val="1"/>
      <w:marLeft w:val="0"/>
      <w:marRight w:val="0"/>
      <w:marTop w:val="0"/>
      <w:marBottom w:val="0"/>
      <w:divBdr>
        <w:top w:val="none" w:sz="0" w:space="0" w:color="auto"/>
        <w:left w:val="none" w:sz="0" w:space="0" w:color="auto"/>
        <w:bottom w:val="none" w:sz="0" w:space="0" w:color="auto"/>
        <w:right w:val="none" w:sz="0" w:space="0" w:color="auto"/>
      </w:divBdr>
    </w:div>
    <w:div w:id="1913810563">
      <w:bodyDiv w:val="1"/>
      <w:marLeft w:val="0"/>
      <w:marRight w:val="0"/>
      <w:marTop w:val="0"/>
      <w:marBottom w:val="0"/>
      <w:divBdr>
        <w:top w:val="none" w:sz="0" w:space="0" w:color="auto"/>
        <w:left w:val="none" w:sz="0" w:space="0" w:color="auto"/>
        <w:bottom w:val="none" w:sz="0" w:space="0" w:color="auto"/>
        <w:right w:val="none" w:sz="0" w:space="0" w:color="auto"/>
      </w:divBdr>
    </w:div>
    <w:div w:id="1914389273">
      <w:bodyDiv w:val="1"/>
      <w:marLeft w:val="0"/>
      <w:marRight w:val="0"/>
      <w:marTop w:val="0"/>
      <w:marBottom w:val="0"/>
      <w:divBdr>
        <w:top w:val="none" w:sz="0" w:space="0" w:color="auto"/>
        <w:left w:val="none" w:sz="0" w:space="0" w:color="auto"/>
        <w:bottom w:val="none" w:sz="0" w:space="0" w:color="auto"/>
        <w:right w:val="none" w:sz="0" w:space="0" w:color="auto"/>
      </w:divBdr>
    </w:div>
    <w:div w:id="1914508955">
      <w:bodyDiv w:val="1"/>
      <w:marLeft w:val="0"/>
      <w:marRight w:val="0"/>
      <w:marTop w:val="0"/>
      <w:marBottom w:val="0"/>
      <w:divBdr>
        <w:top w:val="none" w:sz="0" w:space="0" w:color="auto"/>
        <w:left w:val="none" w:sz="0" w:space="0" w:color="auto"/>
        <w:bottom w:val="none" w:sz="0" w:space="0" w:color="auto"/>
        <w:right w:val="none" w:sz="0" w:space="0" w:color="auto"/>
      </w:divBdr>
    </w:div>
    <w:div w:id="1914656457">
      <w:bodyDiv w:val="1"/>
      <w:marLeft w:val="0"/>
      <w:marRight w:val="0"/>
      <w:marTop w:val="0"/>
      <w:marBottom w:val="0"/>
      <w:divBdr>
        <w:top w:val="none" w:sz="0" w:space="0" w:color="auto"/>
        <w:left w:val="none" w:sz="0" w:space="0" w:color="auto"/>
        <w:bottom w:val="none" w:sz="0" w:space="0" w:color="auto"/>
        <w:right w:val="none" w:sz="0" w:space="0" w:color="auto"/>
      </w:divBdr>
    </w:div>
    <w:div w:id="1914661171">
      <w:bodyDiv w:val="1"/>
      <w:marLeft w:val="0"/>
      <w:marRight w:val="0"/>
      <w:marTop w:val="0"/>
      <w:marBottom w:val="0"/>
      <w:divBdr>
        <w:top w:val="none" w:sz="0" w:space="0" w:color="auto"/>
        <w:left w:val="none" w:sz="0" w:space="0" w:color="auto"/>
        <w:bottom w:val="none" w:sz="0" w:space="0" w:color="auto"/>
        <w:right w:val="none" w:sz="0" w:space="0" w:color="auto"/>
      </w:divBdr>
    </w:div>
    <w:div w:id="1914702474">
      <w:bodyDiv w:val="1"/>
      <w:marLeft w:val="0"/>
      <w:marRight w:val="0"/>
      <w:marTop w:val="0"/>
      <w:marBottom w:val="0"/>
      <w:divBdr>
        <w:top w:val="none" w:sz="0" w:space="0" w:color="auto"/>
        <w:left w:val="none" w:sz="0" w:space="0" w:color="auto"/>
        <w:bottom w:val="none" w:sz="0" w:space="0" w:color="auto"/>
        <w:right w:val="none" w:sz="0" w:space="0" w:color="auto"/>
      </w:divBdr>
    </w:div>
    <w:div w:id="1915503454">
      <w:bodyDiv w:val="1"/>
      <w:marLeft w:val="0"/>
      <w:marRight w:val="0"/>
      <w:marTop w:val="0"/>
      <w:marBottom w:val="0"/>
      <w:divBdr>
        <w:top w:val="none" w:sz="0" w:space="0" w:color="auto"/>
        <w:left w:val="none" w:sz="0" w:space="0" w:color="auto"/>
        <w:bottom w:val="none" w:sz="0" w:space="0" w:color="auto"/>
        <w:right w:val="none" w:sz="0" w:space="0" w:color="auto"/>
      </w:divBdr>
    </w:div>
    <w:div w:id="1918057042">
      <w:bodyDiv w:val="1"/>
      <w:marLeft w:val="0"/>
      <w:marRight w:val="0"/>
      <w:marTop w:val="0"/>
      <w:marBottom w:val="0"/>
      <w:divBdr>
        <w:top w:val="none" w:sz="0" w:space="0" w:color="auto"/>
        <w:left w:val="none" w:sz="0" w:space="0" w:color="auto"/>
        <w:bottom w:val="none" w:sz="0" w:space="0" w:color="auto"/>
        <w:right w:val="none" w:sz="0" w:space="0" w:color="auto"/>
      </w:divBdr>
    </w:div>
    <w:div w:id="1918783608">
      <w:bodyDiv w:val="1"/>
      <w:marLeft w:val="0"/>
      <w:marRight w:val="0"/>
      <w:marTop w:val="0"/>
      <w:marBottom w:val="0"/>
      <w:divBdr>
        <w:top w:val="none" w:sz="0" w:space="0" w:color="auto"/>
        <w:left w:val="none" w:sz="0" w:space="0" w:color="auto"/>
        <w:bottom w:val="none" w:sz="0" w:space="0" w:color="auto"/>
        <w:right w:val="none" w:sz="0" w:space="0" w:color="auto"/>
      </w:divBdr>
    </w:div>
    <w:div w:id="1919049744">
      <w:bodyDiv w:val="1"/>
      <w:marLeft w:val="0"/>
      <w:marRight w:val="0"/>
      <w:marTop w:val="0"/>
      <w:marBottom w:val="0"/>
      <w:divBdr>
        <w:top w:val="none" w:sz="0" w:space="0" w:color="auto"/>
        <w:left w:val="none" w:sz="0" w:space="0" w:color="auto"/>
        <w:bottom w:val="none" w:sz="0" w:space="0" w:color="auto"/>
        <w:right w:val="none" w:sz="0" w:space="0" w:color="auto"/>
      </w:divBdr>
    </w:div>
    <w:div w:id="1919172982">
      <w:bodyDiv w:val="1"/>
      <w:marLeft w:val="0"/>
      <w:marRight w:val="0"/>
      <w:marTop w:val="0"/>
      <w:marBottom w:val="0"/>
      <w:divBdr>
        <w:top w:val="none" w:sz="0" w:space="0" w:color="auto"/>
        <w:left w:val="none" w:sz="0" w:space="0" w:color="auto"/>
        <w:bottom w:val="none" w:sz="0" w:space="0" w:color="auto"/>
        <w:right w:val="none" w:sz="0" w:space="0" w:color="auto"/>
      </w:divBdr>
    </w:div>
    <w:div w:id="1919825819">
      <w:bodyDiv w:val="1"/>
      <w:marLeft w:val="0"/>
      <w:marRight w:val="0"/>
      <w:marTop w:val="0"/>
      <w:marBottom w:val="0"/>
      <w:divBdr>
        <w:top w:val="none" w:sz="0" w:space="0" w:color="auto"/>
        <w:left w:val="none" w:sz="0" w:space="0" w:color="auto"/>
        <w:bottom w:val="none" w:sz="0" w:space="0" w:color="auto"/>
        <w:right w:val="none" w:sz="0" w:space="0" w:color="auto"/>
      </w:divBdr>
    </w:div>
    <w:div w:id="1920822545">
      <w:bodyDiv w:val="1"/>
      <w:marLeft w:val="0"/>
      <w:marRight w:val="0"/>
      <w:marTop w:val="0"/>
      <w:marBottom w:val="0"/>
      <w:divBdr>
        <w:top w:val="none" w:sz="0" w:space="0" w:color="auto"/>
        <w:left w:val="none" w:sz="0" w:space="0" w:color="auto"/>
        <w:bottom w:val="none" w:sz="0" w:space="0" w:color="auto"/>
        <w:right w:val="none" w:sz="0" w:space="0" w:color="auto"/>
      </w:divBdr>
    </w:div>
    <w:div w:id="1921065079">
      <w:bodyDiv w:val="1"/>
      <w:marLeft w:val="0"/>
      <w:marRight w:val="0"/>
      <w:marTop w:val="0"/>
      <w:marBottom w:val="0"/>
      <w:divBdr>
        <w:top w:val="none" w:sz="0" w:space="0" w:color="auto"/>
        <w:left w:val="none" w:sz="0" w:space="0" w:color="auto"/>
        <w:bottom w:val="none" w:sz="0" w:space="0" w:color="auto"/>
        <w:right w:val="none" w:sz="0" w:space="0" w:color="auto"/>
      </w:divBdr>
    </w:div>
    <w:div w:id="1921257951">
      <w:bodyDiv w:val="1"/>
      <w:marLeft w:val="0"/>
      <w:marRight w:val="0"/>
      <w:marTop w:val="0"/>
      <w:marBottom w:val="0"/>
      <w:divBdr>
        <w:top w:val="none" w:sz="0" w:space="0" w:color="auto"/>
        <w:left w:val="none" w:sz="0" w:space="0" w:color="auto"/>
        <w:bottom w:val="none" w:sz="0" w:space="0" w:color="auto"/>
        <w:right w:val="none" w:sz="0" w:space="0" w:color="auto"/>
      </w:divBdr>
    </w:div>
    <w:div w:id="1921525578">
      <w:bodyDiv w:val="1"/>
      <w:marLeft w:val="0"/>
      <w:marRight w:val="0"/>
      <w:marTop w:val="0"/>
      <w:marBottom w:val="0"/>
      <w:divBdr>
        <w:top w:val="none" w:sz="0" w:space="0" w:color="auto"/>
        <w:left w:val="none" w:sz="0" w:space="0" w:color="auto"/>
        <w:bottom w:val="none" w:sz="0" w:space="0" w:color="auto"/>
        <w:right w:val="none" w:sz="0" w:space="0" w:color="auto"/>
      </w:divBdr>
    </w:div>
    <w:div w:id="1921871548">
      <w:bodyDiv w:val="1"/>
      <w:marLeft w:val="0"/>
      <w:marRight w:val="0"/>
      <w:marTop w:val="0"/>
      <w:marBottom w:val="0"/>
      <w:divBdr>
        <w:top w:val="none" w:sz="0" w:space="0" w:color="auto"/>
        <w:left w:val="none" w:sz="0" w:space="0" w:color="auto"/>
        <w:bottom w:val="none" w:sz="0" w:space="0" w:color="auto"/>
        <w:right w:val="none" w:sz="0" w:space="0" w:color="auto"/>
      </w:divBdr>
    </w:div>
    <w:div w:id="1923177758">
      <w:bodyDiv w:val="1"/>
      <w:marLeft w:val="0"/>
      <w:marRight w:val="0"/>
      <w:marTop w:val="0"/>
      <w:marBottom w:val="0"/>
      <w:divBdr>
        <w:top w:val="none" w:sz="0" w:space="0" w:color="auto"/>
        <w:left w:val="none" w:sz="0" w:space="0" w:color="auto"/>
        <w:bottom w:val="none" w:sz="0" w:space="0" w:color="auto"/>
        <w:right w:val="none" w:sz="0" w:space="0" w:color="auto"/>
      </w:divBdr>
    </w:div>
    <w:div w:id="1924222076">
      <w:bodyDiv w:val="1"/>
      <w:marLeft w:val="0"/>
      <w:marRight w:val="0"/>
      <w:marTop w:val="0"/>
      <w:marBottom w:val="0"/>
      <w:divBdr>
        <w:top w:val="none" w:sz="0" w:space="0" w:color="auto"/>
        <w:left w:val="none" w:sz="0" w:space="0" w:color="auto"/>
        <w:bottom w:val="none" w:sz="0" w:space="0" w:color="auto"/>
        <w:right w:val="none" w:sz="0" w:space="0" w:color="auto"/>
      </w:divBdr>
    </w:div>
    <w:div w:id="1925455791">
      <w:bodyDiv w:val="1"/>
      <w:marLeft w:val="0"/>
      <w:marRight w:val="0"/>
      <w:marTop w:val="0"/>
      <w:marBottom w:val="0"/>
      <w:divBdr>
        <w:top w:val="none" w:sz="0" w:space="0" w:color="auto"/>
        <w:left w:val="none" w:sz="0" w:space="0" w:color="auto"/>
        <w:bottom w:val="none" w:sz="0" w:space="0" w:color="auto"/>
        <w:right w:val="none" w:sz="0" w:space="0" w:color="auto"/>
      </w:divBdr>
    </w:div>
    <w:div w:id="1925457896">
      <w:bodyDiv w:val="1"/>
      <w:marLeft w:val="0"/>
      <w:marRight w:val="0"/>
      <w:marTop w:val="0"/>
      <w:marBottom w:val="0"/>
      <w:divBdr>
        <w:top w:val="none" w:sz="0" w:space="0" w:color="auto"/>
        <w:left w:val="none" w:sz="0" w:space="0" w:color="auto"/>
        <w:bottom w:val="none" w:sz="0" w:space="0" w:color="auto"/>
        <w:right w:val="none" w:sz="0" w:space="0" w:color="auto"/>
      </w:divBdr>
    </w:div>
    <w:div w:id="1925531627">
      <w:bodyDiv w:val="1"/>
      <w:marLeft w:val="0"/>
      <w:marRight w:val="0"/>
      <w:marTop w:val="0"/>
      <w:marBottom w:val="0"/>
      <w:divBdr>
        <w:top w:val="none" w:sz="0" w:space="0" w:color="auto"/>
        <w:left w:val="none" w:sz="0" w:space="0" w:color="auto"/>
        <w:bottom w:val="none" w:sz="0" w:space="0" w:color="auto"/>
        <w:right w:val="none" w:sz="0" w:space="0" w:color="auto"/>
      </w:divBdr>
    </w:div>
    <w:div w:id="1925652423">
      <w:bodyDiv w:val="1"/>
      <w:marLeft w:val="0"/>
      <w:marRight w:val="0"/>
      <w:marTop w:val="0"/>
      <w:marBottom w:val="0"/>
      <w:divBdr>
        <w:top w:val="none" w:sz="0" w:space="0" w:color="auto"/>
        <w:left w:val="none" w:sz="0" w:space="0" w:color="auto"/>
        <w:bottom w:val="none" w:sz="0" w:space="0" w:color="auto"/>
        <w:right w:val="none" w:sz="0" w:space="0" w:color="auto"/>
      </w:divBdr>
    </w:div>
    <w:div w:id="1926301040">
      <w:bodyDiv w:val="1"/>
      <w:marLeft w:val="0"/>
      <w:marRight w:val="0"/>
      <w:marTop w:val="0"/>
      <w:marBottom w:val="0"/>
      <w:divBdr>
        <w:top w:val="none" w:sz="0" w:space="0" w:color="auto"/>
        <w:left w:val="none" w:sz="0" w:space="0" w:color="auto"/>
        <w:bottom w:val="none" w:sz="0" w:space="0" w:color="auto"/>
        <w:right w:val="none" w:sz="0" w:space="0" w:color="auto"/>
      </w:divBdr>
    </w:div>
    <w:div w:id="1926381273">
      <w:bodyDiv w:val="1"/>
      <w:marLeft w:val="0"/>
      <w:marRight w:val="0"/>
      <w:marTop w:val="0"/>
      <w:marBottom w:val="0"/>
      <w:divBdr>
        <w:top w:val="none" w:sz="0" w:space="0" w:color="auto"/>
        <w:left w:val="none" w:sz="0" w:space="0" w:color="auto"/>
        <w:bottom w:val="none" w:sz="0" w:space="0" w:color="auto"/>
        <w:right w:val="none" w:sz="0" w:space="0" w:color="auto"/>
      </w:divBdr>
    </w:div>
    <w:div w:id="1926986174">
      <w:bodyDiv w:val="1"/>
      <w:marLeft w:val="0"/>
      <w:marRight w:val="0"/>
      <w:marTop w:val="0"/>
      <w:marBottom w:val="0"/>
      <w:divBdr>
        <w:top w:val="none" w:sz="0" w:space="0" w:color="auto"/>
        <w:left w:val="none" w:sz="0" w:space="0" w:color="auto"/>
        <w:bottom w:val="none" w:sz="0" w:space="0" w:color="auto"/>
        <w:right w:val="none" w:sz="0" w:space="0" w:color="auto"/>
      </w:divBdr>
    </w:div>
    <w:div w:id="1927691917">
      <w:bodyDiv w:val="1"/>
      <w:marLeft w:val="0"/>
      <w:marRight w:val="0"/>
      <w:marTop w:val="0"/>
      <w:marBottom w:val="0"/>
      <w:divBdr>
        <w:top w:val="none" w:sz="0" w:space="0" w:color="auto"/>
        <w:left w:val="none" w:sz="0" w:space="0" w:color="auto"/>
        <w:bottom w:val="none" w:sz="0" w:space="0" w:color="auto"/>
        <w:right w:val="none" w:sz="0" w:space="0" w:color="auto"/>
      </w:divBdr>
    </w:div>
    <w:div w:id="1927809439">
      <w:bodyDiv w:val="1"/>
      <w:marLeft w:val="0"/>
      <w:marRight w:val="0"/>
      <w:marTop w:val="0"/>
      <w:marBottom w:val="0"/>
      <w:divBdr>
        <w:top w:val="none" w:sz="0" w:space="0" w:color="auto"/>
        <w:left w:val="none" w:sz="0" w:space="0" w:color="auto"/>
        <w:bottom w:val="none" w:sz="0" w:space="0" w:color="auto"/>
        <w:right w:val="none" w:sz="0" w:space="0" w:color="auto"/>
      </w:divBdr>
    </w:div>
    <w:div w:id="1928879776">
      <w:bodyDiv w:val="1"/>
      <w:marLeft w:val="0"/>
      <w:marRight w:val="0"/>
      <w:marTop w:val="0"/>
      <w:marBottom w:val="0"/>
      <w:divBdr>
        <w:top w:val="none" w:sz="0" w:space="0" w:color="auto"/>
        <w:left w:val="none" w:sz="0" w:space="0" w:color="auto"/>
        <w:bottom w:val="none" w:sz="0" w:space="0" w:color="auto"/>
        <w:right w:val="none" w:sz="0" w:space="0" w:color="auto"/>
      </w:divBdr>
    </w:div>
    <w:div w:id="1929269966">
      <w:bodyDiv w:val="1"/>
      <w:marLeft w:val="0"/>
      <w:marRight w:val="0"/>
      <w:marTop w:val="0"/>
      <w:marBottom w:val="0"/>
      <w:divBdr>
        <w:top w:val="none" w:sz="0" w:space="0" w:color="auto"/>
        <w:left w:val="none" w:sz="0" w:space="0" w:color="auto"/>
        <w:bottom w:val="none" w:sz="0" w:space="0" w:color="auto"/>
        <w:right w:val="none" w:sz="0" w:space="0" w:color="auto"/>
      </w:divBdr>
    </w:div>
    <w:div w:id="1929343975">
      <w:bodyDiv w:val="1"/>
      <w:marLeft w:val="0"/>
      <w:marRight w:val="0"/>
      <w:marTop w:val="0"/>
      <w:marBottom w:val="0"/>
      <w:divBdr>
        <w:top w:val="none" w:sz="0" w:space="0" w:color="auto"/>
        <w:left w:val="none" w:sz="0" w:space="0" w:color="auto"/>
        <w:bottom w:val="none" w:sz="0" w:space="0" w:color="auto"/>
        <w:right w:val="none" w:sz="0" w:space="0" w:color="auto"/>
      </w:divBdr>
    </w:div>
    <w:div w:id="1929540288">
      <w:bodyDiv w:val="1"/>
      <w:marLeft w:val="0"/>
      <w:marRight w:val="0"/>
      <w:marTop w:val="0"/>
      <w:marBottom w:val="0"/>
      <w:divBdr>
        <w:top w:val="none" w:sz="0" w:space="0" w:color="auto"/>
        <w:left w:val="none" w:sz="0" w:space="0" w:color="auto"/>
        <w:bottom w:val="none" w:sz="0" w:space="0" w:color="auto"/>
        <w:right w:val="none" w:sz="0" w:space="0" w:color="auto"/>
      </w:divBdr>
    </w:div>
    <w:div w:id="1929731735">
      <w:bodyDiv w:val="1"/>
      <w:marLeft w:val="0"/>
      <w:marRight w:val="0"/>
      <w:marTop w:val="0"/>
      <w:marBottom w:val="0"/>
      <w:divBdr>
        <w:top w:val="none" w:sz="0" w:space="0" w:color="auto"/>
        <w:left w:val="none" w:sz="0" w:space="0" w:color="auto"/>
        <w:bottom w:val="none" w:sz="0" w:space="0" w:color="auto"/>
        <w:right w:val="none" w:sz="0" w:space="0" w:color="auto"/>
      </w:divBdr>
    </w:div>
    <w:div w:id="1929801035">
      <w:bodyDiv w:val="1"/>
      <w:marLeft w:val="0"/>
      <w:marRight w:val="0"/>
      <w:marTop w:val="0"/>
      <w:marBottom w:val="0"/>
      <w:divBdr>
        <w:top w:val="none" w:sz="0" w:space="0" w:color="auto"/>
        <w:left w:val="none" w:sz="0" w:space="0" w:color="auto"/>
        <w:bottom w:val="none" w:sz="0" w:space="0" w:color="auto"/>
        <w:right w:val="none" w:sz="0" w:space="0" w:color="auto"/>
      </w:divBdr>
    </w:div>
    <w:div w:id="1930041351">
      <w:bodyDiv w:val="1"/>
      <w:marLeft w:val="0"/>
      <w:marRight w:val="0"/>
      <w:marTop w:val="0"/>
      <w:marBottom w:val="0"/>
      <w:divBdr>
        <w:top w:val="none" w:sz="0" w:space="0" w:color="auto"/>
        <w:left w:val="none" w:sz="0" w:space="0" w:color="auto"/>
        <w:bottom w:val="none" w:sz="0" w:space="0" w:color="auto"/>
        <w:right w:val="none" w:sz="0" w:space="0" w:color="auto"/>
      </w:divBdr>
    </w:div>
    <w:div w:id="1930385848">
      <w:bodyDiv w:val="1"/>
      <w:marLeft w:val="0"/>
      <w:marRight w:val="0"/>
      <w:marTop w:val="0"/>
      <w:marBottom w:val="0"/>
      <w:divBdr>
        <w:top w:val="none" w:sz="0" w:space="0" w:color="auto"/>
        <w:left w:val="none" w:sz="0" w:space="0" w:color="auto"/>
        <w:bottom w:val="none" w:sz="0" w:space="0" w:color="auto"/>
        <w:right w:val="none" w:sz="0" w:space="0" w:color="auto"/>
      </w:divBdr>
    </w:div>
    <w:div w:id="1930894571">
      <w:bodyDiv w:val="1"/>
      <w:marLeft w:val="0"/>
      <w:marRight w:val="0"/>
      <w:marTop w:val="0"/>
      <w:marBottom w:val="0"/>
      <w:divBdr>
        <w:top w:val="none" w:sz="0" w:space="0" w:color="auto"/>
        <w:left w:val="none" w:sz="0" w:space="0" w:color="auto"/>
        <w:bottom w:val="none" w:sz="0" w:space="0" w:color="auto"/>
        <w:right w:val="none" w:sz="0" w:space="0" w:color="auto"/>
      </w:divBdr>
    </w:div>
    <w:div w:id="1931573538">
      <w:bodyDiv w:val="1"/>
      <w:marLeft w:val="0"/>
      <w:marRight w:val="0"/>
      <w:marTop w:val="0"/>
      <w:marBottom w:val="0"/>
      <w:divBdr>
        <w:top w:val="none" w:sz="0" w:space="0" w:color="auto"/>
        <w:left w:val="none" w:sz="0" w:space="0" w:color="auto"/>
        <w:bottom w:val="none" w:sz="0" w:space="0" w:color="auto"/>
        <w:right w:val="none" w:sz="0" w:space="0" w:color="auto"/>
      </w:divBdr>
    </w:div>
    <w:div w:id="1931624135">
      <w:bodyDiv w:val="1"/>
      <w:marLeft w:val="0"/>
      <w:marRight w:val="0"/>
      <w:marTop w:val="0"/>
      <w:marBottom w:val="0"/>
      <w:divBdr>
        <w:top w:val="none" w:sz="0" w:space="0" w:color="auto"/>
        <w:left w:val="none" w:sz="0" w:space="0" w:color="auto"/>
        <w:bottom w:val="none" w:sz="0" w:space="0" w:color="auto"/>
        <w:right w:val="none" w:sz="0" w:space="0" w:color="auto"/>
      </w:divBdr>
    </w:div>
    <w:div w:id="1931813777">
      <w:bodyDiv w:val="1"/>
      <w:marLeft w:val="0"/>
      <w:marRight w:val="0"/>
      <w:marTop w:val="0"/>
      <w:marBottom w:val="0"/>
      <w:divBdr>
        <w:top w:val="none" w:sz="0" w:space="0" w:color="auto"/>
        <w:left w:val="none" w:sz="0" w:space="0" w:color="auto"/>
        <w:bottom w:val="none" w:sz="0" w:space="0" w:color="auto"/>
        <w:right w:val="none" w:sz="0" w:space="0" w:color="auto"/>
      </w:divBdr>
    </w:div>
    <w:div w:id="1932274481">
      <w:bodyDiv w:val="1"/>
      <w:marLeft w:val="0"/>
      <w:marRight w:val="0"/>
      <w:marTop w:val="0"/>
      <w:marBottom w:val="0"/>
      <w:divBdr>
        <w:top w:val="none" w:sz="0" w:space="0" w:color="auto"/>
        <w:left w:val="none" w:sz="0" w:space="0" w:color="auto"/>
        <w:bottom w:val="none" w:sz="0" w:space="0" w:color="auto"/>
        <w:right w:val="none" w:sz="0" w:space="0" w:color="auto"/>
      </w:divBdr>
    </w:div>
    <w:div w:id="1932539935">
      <w:bodyDiv w:val="1"/>
      <w:marLeft w:val="0"/>
      <w:marRight w:val="0"/>
      <w:marTop w:val="0"/>
      <w:marBottom w:val="0"/>
      <w:divBdr>
        <w:top w:val="none" w:sz="0" w:space="0" w:color="auto"/>
        <w:left w:val="none" w:sz="0" w:space="0" w:color="auto"/>
        <w:bottom w:val="none" w:sz="0" w:space="0" w:color="auto"/>
        <w:right w:val="none" w:sz="0" w:space="0" w:color="auto"/>
      </w:divBdr>
    </w:div>
    <w:div w:id="1932544852">
      <w:bodyDiv w:val="1"/>
      <w:marLeft w:val="0"/>
      <w:marRight w:val="0"/>
      <w:marTop w:val="0"/>
      <w:marBottom w:val="0"/>
      <w:divBdr>
        <w:top w:val="none" w:sz="0" w:space="0" w:color="auto"/>
        <w:left w:val="none" w:sz="0" w:space="0" w:color="auto"/>
        <w:bottom w:val="none" w:sz="0" w:space="0" w:color="auto"/>
        <w:right w:val="none" w:sz="0" w:space="0" w:color="auto"/>
      </w:divBdr>
    </w:div>
    <w:div w:id="1932660207">
      <w:bodyDiv w:val="1"/>
      <w:marLeft w:val="0"/>
      <w:marRight w:val="0"/>
      <w:marTop w:val="0"/>
      <w:marBottom w:val="0"/>
      <w:divBdr>
        <w:top w:val="none" w:sz="0" w:space="0" w:color="auto"/>
        <w:left w:val="none" w:sz="0" w:space="0" w:color="auto"/>
        <w:bottom w:val="none" w:sz="0" w:space="0" w:color="auto"/>
        <w:right w:val="none" w:sz="0" w:space="0" w:color="auto"/>
      </w:divBdr>
    </w:div>
    <w:div w:id="1932666088">
      <w:bodyDiv w:val="1"/>
      <w:marLeft w:val="0"/>
      <w:marRight w:val="0"/>
      <w:marTop w:val="0"/>
      <w:marBottom w:val="0"/>
      <w:divBdr>
        <w:top w:val="none" w:sz="0" w:space="0" w:color="auto"/>
        <w:left w:val="none" w:sz="0" w:space="0" w:color="auto"/>
        <w:bottom w:val="none" w:sz="0" w:space="0" w:color="auto"/>
        <w:right w:val="none" w:sz="0" w:space="0" w:color="auto"/>
      </w:divBdr>
    </w:div>
    <w:div w:id="1933081837">
      <w:bodyDiv w:val="1"/>
      <w:marLeft w:val="0"/>
      <w:marRight w:val="0"/>
      <w:marTop w:val="0"/>
      <w:marBottom w:val="0"/>
      <w:divBdr>
        <w:top w:val="none" w:sz="0" w:space="0" w:color="auto"/>
        <w:left w:val="none" w:sz="0" w:space="0" w:color="auto"/>
        <w:bottom w:val="none" w:sz="0" w:space="0" w:color="auto"/>
        <w:right w:val="none" w:sz="0" w:space="0" w:color="auto"/>
      </w:divBdr>
    </w:div>
    <w:div w:id="1933659424">
      <w:bodyDiv w:val="1"/>
      <w:marLeft w:val="0"/>
      <w:marRight w:val="0"/>
      <w:marTop w:val="0"/>
      <w:marBottom w:val="0"/>
      <w:divBdr>
        <w:top w:val="none" w:sz="0" w:space="0" w:color="auto"/>
        <w:left w:val="none" w:sz="0" w:space="0" w:color="auto"/>
        <w:bottom w:val="none" w:sz="0" w:space="0" w:color="auto"/>
        <w:right w:val="none" w:sz="0" w:space="0" w:color="auto"/>
      </w:divBdr>
    </w:div>
    <w:div w:id="1933663286">
      <w:bodyDiv w:val="1"/>
      <w:marLeft w:val="0"/>
      <w:marRight w:val="0"/>
      <w:marTop w:val="0"/>
      <w:marBottom w:val="0"/>
      <w:divBdr>
        <w:top w:val="none" w:sz="0" w:space="0" w:color="auto"/>
        <w:left w:val="none" w:sz="0" w:space="0" w:color="auto"/>
        <w:bottom w:val="none" w:sz="0" w:space="0" w:color="auto"/>
        <w:right w:val="none" w:sz="0" w:space="0" w:color="auto"/>
      </w:divBdr>
    </w:div>
    <w:div w:id="1934625772">
      <w:bodyDiv w:val="1"/>
      <w:marLeft w:val="0"/>
      <w:marRight w:val="0"/>
      <w:marTop w:val="0"/>
      <w:marBottom w:val="0"/>
      <w:divBdr>
        <w:top w:val="none" w:sz="0" w:space="0" w:color="auto"/>
        <w:left w:val="none" w:sz="0" w:space="0" w:color="auto"/>
        <w:bottom w:val="none" w:sz="0" w:space="0" w:color="auto"/>
        <w:right w:val="none" w:sz="0" w:space="0" w:color="auto"/>
      </w:divBdr>
    </w:div>
    <w:div w:id="1934894225">
      <w:bodyDiv w:val="1"/>
      <w:marLeft w:val="0"/>
      <w:marRight w:val="0"/>
      <w:marTop w:val="0"/>
      <w:marBottom w:val="0"/>
      <w:divBdr>
        <w:top w:val="none" w:sz="0" w:space="0" w:color="auto"/>
        <w:left w:val="none" w:sz="0" w:space="0" w:color="auto"/>
        <w:bottom w:val="none" w:sz="0" w:space="0" w:color="auto"/>
        <w:right w:val="none" w:sz="0" w:space="0" w:color="auto"/>
      </w:divBdr>
    </w:div>
    <w:div w:id="1934968174">
      <w:bodyDiv w:val="1"/>
      <w:marLeft w:val="0"/>
      <w:marRight w:val="0"/>
      <w:marTop w:val="0"/>
      <w:marBottom w:val="0"/>
      <w:divBdr>
        <w:top w:val="none" w:sz="0" w:space="0" w:color="auto"/>
        <w:left w:val="none" w:sz="0" w:space="0" w:color="auto"/>
        <w:bottom w:val="none" w:sz="0" w:space="0" w:color="auto"/>
        <w:right w:val="none" w:sz="0" w:space="0" w:color="auto"/>
      </w:divBdr>
    </w:div>
    <w:div w:id="1934969960">
      <w:bodyDiv w:val="1"/>
      <w:marLeft w:val="0"/>
      <w:marRight w:val="0"/>
      <w:marTop w:val="0"/>
      <w:marBottom w:val="0"/>
      <w:divBdr>
        <w:top w:val="none" w:sz="0" w:space="0" w:color="auto"/>
        <w:left w:val="none" w:sz="0" w:space="0" w:color="auto"/>
        <w:bottom w:val="none" w:sz="0" w:space="0" w:color="auto"/>
        <w:right w:val="none" w:sz="0" w:space="0" w:color="auto"/>
      </w:divBdr>
    </w:div>
    <w:div w:id="1935357510">
      <w:bodyDiv w:val="1"/>
      <w:marLeft w:val="0"/>
      <w:marRight w:val="0"/>
      <w:marTop w:val="0"/>
      <w:marBottom w:val="0"/>
      <w:divBdr>
        <w:top w:val="none" w:sz="0" w:space="0" w:color="auto"/>
        <w:left w:val="none" w:sz="0" w:space="0" w:color="auto"/>
        <w:bottom w:val="none" w:sz="0" w:space="0" w:color="auto"/>
        <w:right w:val="none" w:sz="0" w:space="0" w:color="auto"/>
      </w:divBdr>
    </w:div>
    <w:div w:id="1935505098">
      <w:bodyDiv w:val="1"/>
      <w:marLeft w:val="0"/>
      <w:marRight w:val="0"/>
      <w:marTop w:val="0"/>
      <w:marBottom w:val="0"/>
      <w:divBdr>
        <w:top w:val="none" w:sz="0" w:space="0" w:color="auto"/>
        <w:left w:val="none" w:sz="0" w:space="0" w:color="auto"/>
        <w:bottom w:val="none" w:sz="0" w:space="0" w:color="auto"/>
        <w:right w:val="none" w:sz="0" w:space="0" w:color="auto"/>
      </w:divBdr>
    </w:div>
    <w:div w:id="1935701741">
      <w:bodyDiv w:val="1"/>
      <w:marLeft w:val="0"/>
      <w:marRight w:val="0"/>
      <w:marTop w:val="0"/>
      <w:marBottom w:val="0"/>
      <w:divBdr>
        <w:top w:val="none" w:sz="0" w:space="0" w:color="auto"/>
        <w:left w:val="none" w:sz="0" w:space="0" w:color="auto"/>
        <w:bottom w:val="none" w:sz="0" w:space="0" w:color="auto"/>
        <w:right w:val="none" w:sz="0" w:space="0" w:color="auto"/>
      </w:divBdr>
    </w:div>
    <w:div w:id="1936867067">
      <w:bodyDiv w:val="1"/>
      <w:marLeft w:val="0"/>
      <w:marRight w:val="0"/>
      <w:marTop w:val="0"/>
      <w:marBottom w:val="0"/>
      <w:divBdr>
        <w:top w:val="none" w:sz="0" w:space="0" w:color="auto"/>
        <w:left w:val="none" w:sz="0" w:space="0" w:color="auto"/>
        <w:bottom w:val="none" w:sz="0" w:space="0" w:color="auto"/>
        <w:right w:val="none" w:sz="0" w:space="0" w:color="auto"/>
      </w:divBdr>
    </w:div>
    <w:div w:id="1936937487">
      <w:bodyDiv w:val="1"/>
      <w:marLeft w:val="0"/>
      <w:marRight w:val="0"/>
      <w:marTop w:val="0"/>
      <w:marBottom w:val="0"/>
      <w:divBdr>
        <w:top w:val="none" w:sz="0" w:space="0" w:color="auto"/>
        <w:left w:val="none" w:sz="0" w:space="0" w:color="auto"/>
        <w:bottom w:val="none" w:sz="0" w:space="0" w:color="auto"/>
        <w:right w:val="none" w:sz="0" w:space="0" w:color="auto"/>
      </w:divBdr>
    </w:div>
    <w:div w:id="1937324157">
      <w:bodyDiv w:val="1"/>
      <w:marLeft w:val="0"/>
      <w:marRight w:val="0"/>
      <w:marTop w:val="0"/>
      <w:marBottom w:val="0"/>
      <w:divBdr>
        <w:top w:val="none" w:sz="0" w:space="0" w:color="auto"/>
        <w:left w:val="none" w:sz="0" w:space="0" w:color="auto"/>
        <w:bottom w:val="none" w:sz="0" w:space="0" w:color="auto"/>
        <w:right w:val="none" w:sz="0" w:space="0" w:color="auto"/>
      </w:divBdr>
    </w:div>
    <w:div w:id="1937513072">
      <w:bodyDiv w:val="1"/>
      <w:marLeft w:val="0"/>
      <w:marRight w:val="0"/>
      <w:marTop w:val="0"/>
      <w:marBottom w:val="0"/>
      <w:divBdr>
        <w:top w:val="none" w:sz="0" w:space="0" w:color="auto"/>
        <w:left w:val="none" w:sz="0" w:space="0" w:color="auto"/>
        <w:bottom w:val="none" w:sz="0" w:space="0" w:color="auto"/>
        <w:right w:val="none" w:sz="0" w:space="0" w:color="auto"/>
      </w:divBdr>
    </w:div>
    <w:div w:id="1937639661">
      <w:bodyDiv w:val="1"/>
      <w:marLeft w:val="0"/>
      <w:marRight w:val="0"/>
      <w:marTop w:val="0"/>
      <w:marBottom w:val="0"/>
      <w:divBdr>
        <w:top w:val="none" w:sz="0" w:space="0" w:color="auto"/>
        <w:left w:val="none" w:sz="0" w:space="0" w:color="auto"/>
        <w:bottom w:val="none" w:sz="0" w:space="0" w:color="auto"/>
        <w:right w:val="none" w:sz="0" w:space="0" w:color="auto"/>
      </w:divBdr>
    </w:div>
    <w:div w:id="1937666945">
      <w:bodyDiv w:val="1"/>
      <w:marLeft w:val="0"/>
      <w:marRight w:val="0"/>
      <w:marTop w:val="0"/>
      <w:marBottom w:val="0"/>
      <w:divBdr>
        <w:top w:val="none" w:sz="0" w:space="0" w:color="auto"/>
        <w:left w:val="none" w:sz="0" w:space="0" w:color="auto"/>
        <w:bottom w:val="none" w:sz="0" w:space="0" w:color="auto"/>
        <w:right w:val="none" w:sz="0" w:space="0" w:color="auto"/>
      </w:divBdr>
    </w:div>
    <w:div w:id="1937864918">
      <w:bodyDiv w:val="1"/>
      <w:marLeft w:val="0"/>
      <w:marRight w:val="0"/>
      <w:marTop w:val="0"/>
      <w:marBottom w:val="0"/>
      <w:divBdr>
        <w:top w:val="none" w:sz="0" w:space="0" w:color="auto"/>
        <w:left w:val="none" w:sz="0" w:space="0" w:color="auto"/>
        <w:bottom w:val="none" w:sz="0" w:space="0" w:color="auto"/>
        <w:right w:val="none" w:sz="0" w:space="0" w:color="auto"/>
      </w:divBdr>
    </w:div>
    <w:div w:id="1937981085">
      <w:bodyDiv w:val="1"/>
      <w:marLeft w:val="0"/>
      <w:marRight w:val="0"/>
      <w:marTop w:val="0"/>
      <w:marBottom w:val="0"/>
      <w:divBdr>
        <w:top w:val="none" w:sz="0" w:space="0" w:color="auto"/>
        <w:left w:val="none" w:sz="0" w:space="0" w:color="auto"/>
        <w:bottom w:val="none" w:sz="0" w:space="0" w:color="auto"/>
        <w:right w:val="none" w:sz="0" w:space="0" w:color="auto"/>
      </w:divBdr>
    </w:div>
    <w:div w:id="1938177614">
      <w:bodyDiv w:val="1"/>
      <w:marLeft w:val="0"/>
      <w:marRight w:val="0"/>
      <w:marTop w:val="0"/>
      <w:marBottom w:val="0"/>
      <w:divBdr>
        <w:top w:val="none" w:sz="0" w:space="0" w:color="auto"/>
        <w:left w:val="none" w:sz="0" w:space="0" w:color="auto"/>
        <w:bottom w:val="none" w:sz="0" w:space="0" w:color="auto"/>
        <w:right w:val="none" w:sz="0" w:space="0" w:color="auto"/>
      </w:divBdr>
    </w:div>
    <w:div w:id="1938830789">
      <w:bodyDiv w:val="1"/>
      <w:marLeft w:val="0"/>
      <w:marRight w:val="0"/>
      <w:marTop w:val="0"/>
      <w:marBottom w:val="0"/>
      <w:divBdr>
        <w:top w:val="none" w:sz="0" w:space="0" w:color="auto"/>
        <w:left w:val="none" w:sz="0" w:space="0" w:color="auto"/>
        <w:bottom w:val="none" w:sz="0" w:space="0" w:color="auto"/>
        <w:right w:val="none" w:sz="0" w:space="0" w:color="auto"/>
      </w:divBdr>
    </w:div>
    <w:div w:id="1939363249">
      <w:bodyDiv w:val="1"/>
      <w:marLeft w:val="0"/>
      <w:marRight w:val="0"/>
      <w:marTop w:val="0"/>
      <w:marBottom w:val="0"/>
      <w:divBdr>
        <w:top w:val="none" w:sz="0" w:space="0" w:color="auto"/>
        <w:left w:val="none" w:sz="0" w:space="0" w:color="auto"/>
        <w:bottom w:val="none" w:sz="0" w:space="0" w:color="auto"/>
        <w:right w:val="none" w:sz="0" w:space="0" w:color="auto"/>
      </w:divBdr>
    </w:div>
    <w:div w:id="1940329472">
      <w:bodyDiv w:val="1"/>
      <w:marLeft w:val="0"/>
      <w:marRight w:val="0"/>
      <w:marTop w:val="0"/>
      <w:marBottom w:val="0"/>
      <w:divBdr>
        <w:top w:val="none" w:sz="0" w:space="0" w:color="auto"/>
        <w:left w:val="none" w:sz="0" w:space="0" w:color="auto"/>
        <w:bottom w:val="none" w:sz="0" w:space="0" w:color="auto"/>
        <w:right w:val="none" w:sz="0" w:space="0" w:color="auto"/>
      </w:divBdr>
    </w:div>
    <w:div w:id="1940988683">
      <w:bodyDiv w:val="1"/>
      <w:marLeft w:val="0"/>
      <w:marRight w:val="0"/>
      <w:marTop w:val="0"/>
      <w:marBottom w:val="0"/>
      <w:divBdr>
        <w:top w:val="none" w:sz="0" w:space="0" w:color="auto"/>
        <w:left w:val="none" w:sz="0" w:space="0" w:color="auto"/>
        <w:bottom w:val="none" w:sz="0" w:space="0" w:color="auto"/>
        <w:right w:val="none" w:sz="0" w:space="0" w:color="auto"/>
      </w:divBdr>
    </w:div>
    <w:div w:id="1941253079">
      <w:bodyDiv w:val="1"/>
      <w:marLeft w:val="0"/>
      <w:marRight w:val="0"/>
      <w:marTop w:val="0"/>
      <w:marBottom w:val="0"/>
      <w:divBdr>
        <w:top w:val="none" w:sz="0" w:space="0" w:color="auto"/>
        <w:left w:val="none" w:sz="0" w:space="0" w:color="auto"/>
        <w:bottom w:val="none" w:sz="0" w:space="0" w:color="auto"/>
        <w:right w:val="none" w:sz="0" w:space="0" w:color="auto"/>
      </w:divBdr>
    </w:div>
    <w:div w:id="1942060320">
      <w:bodyDiv w:val="1"/>
      <w:marLeft w:val="0"/>
      <w:marRight w:val="0"/>
      <w:marTop w:val="0"/>
      <w:marBottom w:val="0"/>
      <w:divBdr>
        <w:top w:val="none" w:sz="0" w:space="0" w:color="auto"/>
        <w:left w:val="none" w:sz="0" w:space="0" w:color="auto"/>
        <w:bottom w:val="none" w:sz="0" w:space="0" w:color="auto"/>
        <w:right w:val="none" w:sz="0" w:space="0" w:color="auto"/>
      </w:divBdr>
    </w:div>
    <w:div w:id="1942835403">
      <w:bodyDiv w:val="1"/>
      <w:marLeft w:val="0"/>
      <w:marRight w:val="0"/>
      <w:marTop w:val="0"/>
      <w:marBottom w:val="0"/>
      <w:divBdr>
        <w:top w:val="none" w:sz="0" w:space="0" w:color="auto"/>
        <w:left w:val="none" w:sz="0" w:space="0" w:color="auto"/>
        <w:bottom w:val="none" w:sz="0" w:space="0" w:color="auto"/>
        <w:right w:val="none" w:sz="0" w:space="0" w:color="auto"/>
      </w:divBdr>
    </w:div>
    <w:div w:id="1943032465">
      <w:bodyDiv w:val="1"/>
      <w:marLeft w:val="0"/>
      <w:marRight w:val="0"/>
      <w:marTop w:val="0"/>
      <w:marBottom w:val="0"/>
      <w:divBdr>
        <w:top w:val="none" w:sz="0" w:space="0" w:color="auto"/>
        <w:left w:val="none" w:sz="0" w:space="0" w:color="auto"/>
        <w:bottom w:val="none" w:sz="0" w:space="0" w:color="auto"/>
        <w:right w:val="none" w:sz="0" w:space="0" w:color="auto"/>
      </w:divBdr>
    </w:div>
    <w:div w:id="1943225237">
      <w:bodyDiv w:val="1"/>
      <w:marLeft w:val="0"/>
      <w:marRight w:val="0"/>
      <w:marTop w:val="0"/>
      <w:marBottom w:val="0"/>
      <w:divBdr>
        <w:top w:val="none" w:sz="0" w:space="0" w:color="auto"/>
        <w:left w:val="none" w:sz="0" w:space="0" w:color="auto"/>
        <w:bottom w:val="none" w:sz="0" w:space="0" w:color="auto"/>
        <w:right w:val="none" w:sz="0" w:space="0" w:color="auto"/>
      </w:divBdr>
    </w:div>
    <w:div w:id="1943343174">
      <w:bodyDiv w:val="1"/>
      <w:marLeft w:val="0"/>
      <w:marRight w:val="0"/>
      <w:marTop w:val="0"/>
      <w:marBottom w:val="0"/>
      <w:divBdr>
        <w:top w:val="none" w:sz="0" w:space="0" w:color="auto"/>
        <w:left w:val="none" w:sz="0" w:space="0" w:color="auto"/>
        <w:bottom w:val="none" w:sz="0" w:space="0" w:color="auto"/>
        <w:right w:val="none" w:sz="0" w:space="0" w:color="auto"/>
      </w:divBdr>
    </w:div>
    <w:div w:id="1943419329">
      <w:bodyDiv w:val="1"/>
      <w:marLeft w:val="0"/>
      <w:marRight w:val="0"/>
      <w:marTop w:val="0"/>
      <w:marBottom w:val="0"/>
      <w:divBdr>
        <w:top w:val="none" w:sz="0" w:space="0" w:color="auto"/>
        <w:left w:val="none" w:sz="0" w:space="0" w:color="auto"/>
        <w:bottom w:val="none" w:sz="0" w:space="0" w:color="auto"/>
        <w:right w:val="none" w:sz="0" w:space="0" w:color="auto"/>
      </w:divBdr>
    </w:div>
    <w:div w:id="1943804790">
      <w:bodyDiv w:val="1"/>
      <w:marLeft w:val="0"/>
      <w:marRight w:val="0"/>
      <w:marTop w:val="0"/>
      <w:marBottom w:val="0"/>
      <w:divBdr>
        <w:top w:val="none" w:sz="0" w:space="0" w:color="auto"/>
        <w:left w:val="none" w:sz="0" w:space="0" w:color="auto"/>
        <w:bottom w:val="none" w:sz="0" w:space="0" w:color="auto"/>
        <w:right w:val="none" w:sz="0" w:space="0" w:color="auto"/>
      </w:divBdr>
    </w:div>
    <w:div w:id="1943956786">
      <w:bodyDiv w:val="1"/>
      <w:marLeft w:val="0"/>
      <w:marRight w:val="0"/>
      <w:marTop w:val="0"/>
      <w:marBottom w:val="0"/>
      <w:divBdr>
        <w:top w:val="none" w:sz="0" w:space="0" w:color="auto"/>
        <w:left w:val="none" w:sz="0" w:space="0" w:color="auto"/>
        <w:bottom w:val="none" w:sz="0" w:space="0" w:color="auto"/>
        <w:right w:val="none" w:sz="0" w:space="0" w:color="auto"/>
      </w:divBdr>
    </w:div>
    <w:div w:id="1944191851">
      <w:bodyDiv w:val="1"/>
      <w:marLeft w:val="0"/>
      <w:marRight w:val="0"/>
      <w:marTop w:val="0"/>
      <w:marBottom w:val="0"/>
      <w:divBdr>
        <w:top w:val="none" w:sz="0" w:space="0" w:color="auto"/>
        <w:left w:val="none" w:sz="0" w:space="0" w:color="auto"/>
        <w:bottom w:val="none" w:sz="0" w:space="0" w:color="auto"/>
        <w:right w:val="none" w:sz="0" w:space="0" w:color="auto"/>
      </w:divBdr>
    </w:div>
    <w:div w:id="1944729913">
      <w:bodyDiv w:val="1"/>
      <w:marLeft w:val="0"/>
      <w:marRight w:val="0"/>
      <w:marTop w:val="0"/>
      <w:marBottom w:val="0"/>
      <w:divBdr>
        <w:top w:val="none" w:sz="0" w:space="0" w:color="auto"/>
        <w:left w:val="none" w:sz="0" w:space="0" w:color="auto"/>
        <w:bottom w:val="none" w:sz="0" w:space="0" w:color="auto"/>
        <w:right w:val="none" w:sz="0" w:space="0" w:color="auto"/>
      </w:divBdr>
    </w:div>
    <w:div w:id="1945307201">
      <w:bodyDiv w:val="1"/>
      <w:marLeft w:val="0"/>
      <w:marRight w:val="0"/>
      <w:marTop w:val="0"/>
      <w:marBottom w:val="0"/>
      <w:divBdr>
        <w:top w:val="none" w:sz="0" w:space="0" w:color="auto"/>
        <w:left w:val="none" w:sz="0" w:space="0" w:color="auto"/>
        <w:bottom w:val="none" w:sz="0" w:space="0" w:color="auto"/>
        <w:right w:val="none" w:sz="0" w:space="0" w:color="auto"/>
      </w:divBdr>
    </w:div>
    <w:div w:id="1945334508">
      <w:bodyDiv w:val="1"/>
      <w:marLeft w:val="0"/>
      <w:marRight w:val="0"/>
      <w:marTop w:val="0"/>
      <w:marBottom w:val="0"/>
      <w:divBdr>
        <w:top w:val="none" w:sz="0" w:space="0" w:color="auto"/>
        <w:left w:val="none" w:sz="0" w:space="0" w:color="auto"/>
        <w:bottom w:val="none" w:sz="0" w:space="0" w:color="auto"/>
        <w:right w:val="none" w:sz="0" w:space="0" w:color="auto"/>
      </w:divBdr>
    </w:div>
    <w:div w:id="1945651176">
      <w:bodyDiv w:val="1"/>
      <w:marLeft w:val="0"/>
      <w:marRight w:val="0"/>
      <w:marTop w:val="0"/>
      <w:marBottom w:val="0"/>
      <w:divBdr>
        <w:top w:val="none" w:sz="0" w:space="0" w:color="auto"/>
        <w:left w:val="none" w:sz="0" w:space="0" w:color="auto"/>
        <w:bottom w:val="none" w:sz="0" w:space="0" w:color="auto"/>
        <w:right w:val="none" w:sz="0" w:space="0" w:color="auto"/>
      </w:divBdr>
    </w:div>
    <w:div w:id="1945724860">
      <w:bodyDiv w:val="1"/>
      <w:marLeft w:val="0"/>
      <w:marRight w:val="0"/>
      <w:marTop w:val="0"/>
      <w:marBottom w:val="0"/>
      <w:divBdr>
        <w:top w:val="none" w:sz="0" w:space="0" w:color="auto"/>
        <w:left w:val="none" w:sz="0" w:space="0" w:color="auto"/>
        <w:bottom w:val="none" w:sz="0" w:space="0" w:color="auto"/>
        <w:right w:val="none" w:sz="0" w:space="0" w:color="auto"/>
      </w:divBdr>
    </w:div>
    <w:div w:id="1946378812">
      <w:bodyDiv w:val="1"/>
      <w:marLeft w:val="0"/>
      <w:marRight w:val="0"/>
      <w:marTop w:val="0"/>
      <w:marBottom w:val="0"/>
      <w:divBdr>
        <w:top w:val="none" w:sz="0" w:space="0" w:color="auto"/>
        <w:left w:val="none" w:sz="0" w:space="0" w:color="auto"/>
        <w:bottom w:val="none" w:sz="0" w:space="0" w:color="auto"/>
        <w:right w:val="none" w:sz="0" w:space="0" w:color="auto"/>
      </w:divBdr>
    </w:div>
    <w:div w:id="1946577988">
      <w:bodyDiv w:val="1"/>
      <w:marLeft w:val="0"/>
      <w:marRight w:val="0"/>
      <w:marTop w:val="0"/>
      <w:marBottom w:val="0"/>
      <w:divBdr>
        <w:top w:val="none" w:sz="0" w:space="0" w:color="auto"/>
        <w:left w:val="none" w:sz="0" w:space="0" w:color="auto"/>
        <w:bottom w:val="none" w:sz="0" w:space="0" w:color="auto"/>
        <w:right w:val="none" w:sz="0" w:space="0" w:color="auto"/>
      </w:divBdr>
    </w:div>
    <w:div w:id="1946883072">
      <w:bodyDiv w:val="1"/>
      <w:marLeft w:val="0"/>
      <w:marRight w:val="0"/>
      <w:marTop w:val="0"/>
      <w:marBottom w:val="0"/>
      <w:divBdr>
        <w:top w:val="none" w:sz="0" w:space="0" w:color="auto"/>
        <w:left w:val="none" w:sz="0" w:space="0" w:color="auto"/>
        <w:bottom w:val="none" w:sz="0" w:space="0" w:color="auto"/>
        <w:right w:val="none" w:sz="0" w:space="0" w:color="auto"/>
      </w:divBdr>
    </w:div>
    <w:div w:id="1946885824">
      <w:bodyDiv w:val="1"/>
      <w:marLeft w:val="0"/>
      <w:marRight w:val="0"/>
      <w:marTop w:val="0"/>
      <w:marBottom w:val="0"/>
      <w:divBdr>
        <w:top w:val="none" w:sz="0" w:space="0" w:color="auto"/>
        <w:left w:val="none" w:sz="0" w:space="0" w:color="auto"/>
        <w:bottom w:val="none" w:sz="0" w:space="0" w:color="auto"/>
        <w:right w:val="none" w:sz="0" w:space="0" w:color="auto"/>
      </w:divBdr>
    </w:div>
    <w:div w:id="1947301388">
      <w:bodyDiv w:val="1"/>
      <w:marLeft w:val="0"/>
      <w:marRight w:val="0"/>
      <w:marTop w:val="0"/>
      <w:marBottom w:val="0"/>
      <w:divBdr>
        <w:top w:val="none" w:sz="0" w:space="0" w:color="auto"/>
        <w:left w:val="none" w:sz="0" w:space="0" w:color="auto"/>
        <w:bottom w:val="none" w:sz="0" w:space="0" w:color="auto"/>
        <w:right w:val="none" w:sz="0" w:space="0" w:color="auto"/>
      </w:divBdr>
    </w:div>
    <w:div w:id="1947538991">
      <w:bodyDiv w:val="1"/>
      <w:marLeft w:val="0"/>
      <w:marRight w:val="0"/>
      <w:marTop w:val="0"/>
      <w:marBottom w:val="0"/>
      <w:divBdr>
        <w:top w:val="none" w:sz="0" w:space="0" w:color="auto"/>
        <w:left w:val="none" w:sz="0" w:space="0" w:color="auto"/>
        <w:bottom w:val="none" w:sz="0" w:space="0" w:color="auto"/>
        <w:right w:val="none" w:sz="0" w:space="0" w:color="auto"/>
      </w:divBdr>
    </w:div>
    <w:div w:id="1947614971">
      <w:bodyDiv w:val="1"/>
      <w:marLeft w:val="0"/>
      <w:marRight w:val="0"/>
      <w:marTop w:val="0"/>
      <w:marBottom w:val="0"/>
      <w:divBdr>
        <w:top w:val="none" w:sz="0" w:space="0" w:color="auto"/>
        <w:left w:val="none" w:sz="0" w:space="0" w:color="auto"/>
        <w:bottom w:val="none" w:sz="0" w:space="0" w:color="auto"/>
        <w:right w:val="none" w:sz="0" w:space="0" w:color="auto"/>
      </w:divBdr>
    </w:div>
    <w:div w:id="1949045213">
      <w:bodyDiv w:val="1"/>
      <w:marLeft w:val="0"/>
      <w:marRight w:val="0"/>
      <w:marTop w:val="0"/>
      <w:marBottom w:val="0"/>
      <w:divBdr>
        <w:top w:val="none" w:sz="0" w:space="0" w:color="auto"/>
        <w:left w:val="none" w:sz="0" w:space="0" w:color="auto"/>
        <w:bottom w:val="none" w:sz="0" w:space="0" w:color="auto"/>
        <w:right w:val="none" w:sz="0" w:space="0" w:color="auto"/>
      </w:divBdr>
    </w:div>
    <w:div w:id="1949047212">
      <w:bodyDiv w:val="1"/>
      <w:marLeft w:val="0"/>
      <w:marRight w:val="0"/>
      <w:marTop w:val="0"/>
      <w:marBottom w:val="0"/>
      <w:divBdr>
        <w:top w:val="none" w:sz="0" w:space="0" w:color="auto"/>
        <w:left w:val="none" w:sz="0" w:space="0" w:color="auto"/>
        <w:bottom w:val="none" w:sz="0" w:space="0" w:color="auto"/>
        <w:right w:val="none" w:sz="0" w:space="0" w:color="auto"/>
      </w:divBdr>
    </w:div>
    <w:div w:id="1951087811">
      <w:bodyDiv w:val="1"/>
      <w:marLeft w:val="0"/>
      <w:marRight w:val="0"/>
      <w:marTop w:val="0"/>
      <w:marBottom w:val="0"/>
      <w:divBdr>
        <w:top w:val="none" w:sz="0" w:space="0" w:color="auto"/>
        <w:left w:val="none" w:sz="0" w:space="0" w:color="auto"/>
        <w:bottom w:val="none" w:sz="0" w:space="0" w:color="auto"/>
        <w:right w:val="none" w:sz="0" w:space="0" w:color="auto"/>
      </w:divBdr>
    </w:div>
    <w:div w:id="1951280067">
      <w:bodyDiv w:val="1"/>
      <w:marLeft w:val="0"/>
      <w:marRight w:val="0"/>
      <w:marTop w:val="0"/>
      <w:marBottom w:val="0"/>
      <w:divBdr>
        <w:top w:val="none" w:sz="0" w:space="0" w:color="auto"/>
        <w:left w:val="none" w:sz="0" w:space="0" w:color="auto"/>
        <w:bottom w:val="none" w:sz="0" w:space="0" w:color="auto"/>
        <w:right w:val="none" w:sz="0" w:space="0" w:color="auto"/>
      </w:divBdr>
    </w:div>
    <w:div w:id="1951744809">
      <w:bodyDiv w:val="1"/>
      <w:marLeft w:val="0"/>
      <w:marRight w:val="0"/>
      <w:marTop w:val="0"/>
      <w:marBottom w:val="0"/>
      <w:divBdr>
        <w:top w:val="none" w:sz="0" w:space="0" w:color="auto"/>
        <w:left w:val="none" w:sz="0" w:space="0" w:color="auto"/>
        <w:bottom w:val="none" w:sz="0" w:space="0" w:color="auto"/>
        <w:right w:val="none" w:sz="0" w:space="0" w:color="auto"/>
      </w:divBdr>
    </w:div>
    <w:div w:id="1952009789">
      <w:bodyDiv w:val="1"/>
      <w:marLeft w:val="0"/>
      <w:marRight w:val="0"/>
      <w:marTop w:val="0"/>
      <w:marBottom w:val="0"/>
      <w:divBdr>
        <w:top w:val="none" w:sz="0" w:space="0" w:color="auto"/>
        <w:left w:val="none" w:sz="0" w:space="0" w:color="auto"/>
        <w:bottom w:val="none" w:sz="0" w:space="0" w:color="auto"/>
        <w:right w:val="none" w:sz="0" w:space="0" w:color="auto"/>
      </w:divBdr>
    </w:div>
    <w:div w:id="1952396658">
      <w:bodyDiv w:val="1"/>
      <w:marLeft w:val="0"/>
      <w:marRight w:val="0"/>
      <w:marTop w:val="0"/>
      <w:marBottom w:val="0"/>
      <w:divBdr>
        <w:top w:val="none" w:sz="0" w:space="0" w:color="auto"/>
        <w:left w:val="none" w:sz="0" w:space="0" w:color="auto"/>
        <w:bottom w:val="none" w:sz="0" w:space="0" w:color="auto"/>
        <w:right w:val="none" w:sz="0" w:space="0" w:color="auto"/>
      </w:divBdr>
    </w:div>
    <w:div w:id="1952853224">
      <w:bodyDiv w:val="1"/>
      <w:marLeft w:val="0"/>
      <w:marRight w:val="0"/>
      <w:marTop w:val="0"/>
      <w:marBottom w:val="0"/>
      <w:divBdr>
        <w:top w:val="none" w:sz="0" w:space="0" w:color="auto"/>
        <w:left w:val="none" w:sz="0" w:space="0" w:color="auto"/>
        <w:bottom w:val="none" w:sz="0" w:space="0" w:color="auto"/>
        <w:right w:val="none" w:sz="0" w:space="0" w:color="auto"/>
      </w:divBdr>
    </w:div>
    <w:div w:id="1953246179">
      <w:bodyDiv w:val="1"/>
      <w:marLeft w:val="0"/>
      <w:marRight w:val="0"/>
      <w:marTop w:val="0"/>
      <w:marBottom w:val="0"/>
      <w:divBdr>
        <w:top w:val="none" w:sz="0" w:space="0" w:color="auto"/>
        <w:left w:val="none" w:sz="0" w:space="0" w:color="auto"/>
        <w:bottom w:val="none" w:sz="0" w:space="0" w:color="auto"/>
        <w:right w:val="none" w:sz="0" w:space="0" w:color="auto"/>
      </w:divBdr>
    </w:div>
    <w:div w:id="1953635506">
      <w:bodyDiv w:val="1"/>
      <w:marLeft w:val="0"/>
      <w:marRight w:val="0"/>
      <w:marTop w:val="0"/>
      <w:marBottom w:val="0"/>
      <w:divBdr>
        <w:top w:val="none" w:sz="0" w:space="0" w:color="auto"/>
        <w:left w:val="none" w:sz="0" w:space="0" w:color="auto"/>
        <w:bottom w:val="none" w:sz="0" w:space="0" w:color="auto"/>
        <w:right w:val="none" w:sz="0" w:space="0" w:color="auto"/>
      </w:divBdr>
    </w:div>
    <w:div w:id="1954171189">
      <w:bodyDiv w:val="1"/>
      <w:marLeft w:val="0"/>
      <w:marRight w:val="0"/>
      <w:marTop w:val="0"/>
      <w:marBottom w:val="0"/>
      <w:divBdr>
        <w:top w:val="none" w:sz="0" w:space="0" w:color="auto"/>
        <w:left w:val="none" w:sz="0" w:space="0" w:color="auto"/>
        <w:bottom w:val="none" w:sz="0" w:space="0" w:color="auto"/>
        <w:right w:val="none" w:sz="0" w:space="0" w:color="auto"/>
      </w:divBdr>
    </w:div>
    <w:div w:id="1954286560">
      <w:bodyDiv w:val="1"/>
      <w:marLeft w:val="0"/>
      <w:marRight w:val="0"/>
      <w:marTop w:val="0"/>
      <w:marBottom w:val="0"/>
      <w:divBdr>
        <w:top w:val="none" w:sz="0" w:space="0" w:color="auto"/>
        <w:left w:val="none" w:sz="0" w:space="0" w:color="auto"/>
        <w:bottom w:val="none" w:sz="0" w:space="0" w:color="auto"/>
        <w:right w:val="none" w:sz="0" w:space="0" w:color="auto"/>
      </w:divBdr>
    </w:div>
    <w:div w:id="1954483985">
      <w:bodyDiv w:val="1"/>
      <w:marLeft w:val="0"/>
      <w:marRight w:val="0"/>
      <w:marTop w:val="0"/>
      <w:marBottom w:val="0"/>
      <w:divBdr>
        <w:top w:val="none" w:sz="0" w:space="0" w:color="auto"/>
        <w:left w:val="none" w:sz="0" w:space="0" w:color="auto"/>
        <w:bottom w:val="none" w:sz="0" w:space="0" w:color="auto"/>
        <w:right w:val="none" w:sz="0" w:space="0" w:color="auto"/>
      </w:divBdr>
    </w:div>
    <w:div w:id="1954702012">
      <w:bodyDiv w:val="1"/>
      <w:marLeft w:val="0"/>
      <w:marRight w:val="0"/>
      <w:marTop w:val="0"/>
      <w:marBottom w:val="0"/>
      <w:divBdr>
        <w:top w:val="none" w:sz="0" w:space="0" w:color="auto"/>
        <w:left w:val="none" w:sz="0" w:space="0" w:color="auto"/>
        <w:bottom w:val="none" w:sz="0" w:space="0" w:color="auto"/>
        <w:right w:val="none" w:sz="0" w:space="0" w:color="auto"/>
      </w:divBdr>
    </w:div>
    <w:div w:id="1954898102">
      <w:bodyDiv w:val="1"/>
      <w:marLeft w:val="0"/>
      <w:marRight w:val="0"/>
      <w:marTop w:val="0"/>
      <w:marBottom w:val="0"/>
      <w:divBdr>
        <w:top w:val="none" w:sz="0" w:space="0" w:color="auto"/>
        <w:left w:val="none" w:sz="0" w:space="0" w:color="auto"/>
        <w:bottom w:val="none" w:sz="0" w:space="0" w:color="auto"/>
        <w:right w:val="none" w:sz="0" w:space="0" w:color="auto"/>
      </w:divBdr>
    </w:div>
    <w:div w:id="1955749289">
      <w:bodyDiv w:val="1"/>
      <w:marLeft w:val="0"/>
      <w:marRight w:val="0"/>
      <w:marTop w:val="0"/>
      <w:marBottom w:val="0"/>
      <w:divBdr>
        <w:top w:val="none" w:sz="0" w:space="0" w:color="auto"/>
        <w:left w:val="none" w:sz="0" w:space="0" w:color="auto"/>
        <w:bottom w:val="none" w:sz="0" w:space="0" w:color="auto"/>
        <w:right w:val="none" w:sz="0" w:space="0" w:color="auto"/>
      </w:divBdr>
    </w:div>
    <w:div w:id="1955938106">
      <w:bodyDiv w:val="1"/>
      <w:marLeft w:val="0"/>
      <w:marRight w:val="0"/>
      <w:marTop w:val="0"/>
      <w:marBottom w:val="0"/>
      <w:divBdr>
        <w:top w:val="none" w:sz="0" w:space="0" w:color="auto"/>
        <w:left w:val="none" w:sz="0" w:space="0" w:color="auto"/>
        <w:bottom w:val="none" w:sz="0" w:space="0" w:color="auto"/>
        <w:right w:val="none" w:sz="0" w:space="0" w:color="auto"/>
      </w:divBdr>
    </w:div>
    <w:div w:id="1956019044">
      <w:bodyDiv w:val="1"/>
      <w:marLeft w:val="0"/>
      <w:marRight w:val="0"/>
      <w:marTop w:val="0"/>
      <w:marBottom w:val="0"/>
      <w:divBdr>
        <w:top w:val="none" w:sz="0" w:space="0" w:color="auto"/>
        <w:left w:val="none" w:sz="0" w:space="0" w:color="auto"/>
        <w:bottom w:val="none" w:sz="0" w:space="0" w:color="auto"/>
        <w:right w:val="none" w:sz="0" w:space="0" w:color="auto"/>
      </w:divBdr>
    </w:div>
    <w:div w:id="1956402084">
      <w:bodyDiv w:val="1"/>
      <w:marLeft w:val="0"/>
      <w:marRight w:val="0"/>
      <w:marTop w:val="0"/>
      <w:marBottom w:val="0"/>
      <w:divBdr>
        <w:top w:val="none" w:sz="0" w:space="0" w:color="auto"/>
        <w:left w:val="none" w:sz="0" w:space="0" w:color="auto"/>
        <w:bottom w:val="none" w:sz="0" w:space="0" w:color="auto"/>
        <w:right w:val="none" w:sz="0" w:space="0" w:color="auto"/>
      </w:divBdr>
    </w:div>
    <w:div w:id="1956517794">
      <w:bodyDiv w:val="1"/>
      <w:marLeft w:val="0"/>
      <w:marRight w:val="0"/>
      <w:marTop w:val="0"/>
      <w:marBottom w:val="0"/>
      <w:divBdr>
        <w:top w:val="none" w:sz="0" w:space="0" w:color="auto"/>
        <w:left w:val="none" w:sz="0" w:space="0" w:color="auto"/>
        <w:bottom w:val="none" w:sz="0" w:space="0" w:color="auto"/>
        <w:right w:val="none" w:sz="0" w:space="0" w:color="auto"/>
      </w:divBdr>
    </w:div>
    <w:div w:id="1956525179">
      <w:bodyDiv w:val="1"/>
      <w:marLeft w:val="0"/>
      <w:marRight w:val="0"/>
      <w:marTop w:val="0"/>
      <w:marBottom w:val="0"/>
      <w:divBdr>
        <w:top w:val="none" w:sz="0" w:space="0" w:color="auto"/>
        <w:left w:val="none" w:sz="0" w:space="0" w:color="auto"/>
        <w:bottom w:val="none" w:sz="0" w:space="0" w:color="auto"/>
        <w:right w:val="none" w:sz="0" w:space="0" w:color="auto"/>
      </w:divBdr>
    </w:div>
    <w:div w:id="1957441107">
      <w:bodyDiv w:val="1"/>
      <w:marLeft w:val="0"/>
      <w:marRight w:val="0"/>
      <w:marTop w:val="0"/>
      <w:marBottom w:val="0"/>
      <w:divBdr>
        <w:top w:val="none" w:sz="0" w:space="0" w:color="auto"/>
        <w:left w:val="none" w:sz="0" w:space="0" w:color="auto"/>
        <w:bottom w:val="none" w:sz="0" w:space="0" w:color="auto"/>
        <w:right w:val="none" w:sz="0" w:space="0" w:color="auto"/>
      </w:divBdr>
    </w:div>
    <w:div w:id="1957831378">
      <w:bodyDiv w:val="1"/>
      <w:marLeft w:val="0"/>
      <w:marRight w:val="0"/>
      <w:marTop w:val="0"/>
      <w:marBottom w:val="0"/>
      <w:divBdr>
        <w:top w:val="none" w:sz="0" w:space="0" w:color="auto"/>
        <w:left w:val="none" w:sz="0" w:space="0" w:color="auto"/>
        <w:bottom w:val="none" w:sz="0" w:space="0" w:color="auto"/>
        <w:right w:val="none" w:sz="0" w:space="0" w:color="auto"/>
      </w:divBdr>
    </w:div>
    <w:div w:id="1957902904">
      <w:bodyDiv w:val="1"/>
      <w:marLeft w:val="0"/>
      <w:marRight w:val="0"/>
      <w:marTop w:val="0"/>
      <w:marBottom w:val="0"/>
      <w:divBdr>
        <w:top w:val="none" w:sz="0" w:space="0" w:color="auto"/>
        <w:left w:val="none" w:sz="0" w:space="0" w:color="auto"/>
        <w:bottom w:val="none" w:sz="0" w:space="0" w:color="auto"/>
        <w:right w:val="none" w:sz="0" w:space="0" w:color="auto"/>
      </w:divBdr>
    </w:div>
    <w:div w:id="1958365307">
      <w:bodyDiv w:val="1"/>
      <w:marLeft w:val="0"/>
      <w:marRight w:val="0"/>
      <w:marTop w:val="0"/>
      <w:marBottom w:val="0"/>
      <w:divBdr>
        <w:top w:val="none" w:sz="0" w:space="0" w:color="auto"/>
        <w:left w:val="none" w:sz="0" w:space="0" w:color="auto"/>
        <w:bottom w:val="none" w:sz="0" w:space="0" w:color="auto"/>
        <w:right w:val="none" w:sz="0" w:space="0" w:color="auto"/>
      </w:divBdr>
    </w:div>
    <w:div w:id="1958680714">
      <w:bodyDiv w:val="1"/>
      <w:marLeft w:val="0"/>
      <w:marRight w:val="0"/>
      <w:marTop w:val="0"/>
      <w:marBottom w:val="0"/>
      <w:divBdr>
        <w:top w:val="none" w:sz="0" w:space="0" w:color="auto"/>
        <w:left w:val="none" w:sz="0" w:space="0" w:color="auto"/>
        <w:bottom w:val="none" w:sz="0" w:space="0" w:color="auto"/>
        <w:right w:val="none" w:sz="0" w:space="0" w:color="auto"/>
      </w:divBdr>
    </w:div>
    <w:div w:id="1958825658">
      <w:bodyDiv w:val="1"/>
      <w:marLeft w:val="0"/>
      <w:marRight w:val="0"/>
      <w:marTop w:val="0"/>
      <w:marBottom w:val="0"/>
      <w:divBdr>
        <w:top w:val="none" w:sz="0" w:space="0" w:color="auto"/>
        <w:left w:val="none" w:sz="0" w:space="0" w:color="auto"/>
        <w:bottom w:val="none" w:sz="0" w:space="0" w:color="auto"/>
        <w:right w:val="none" w:sz="0" w:space="0" w:color="auto"/>
      </w:divBdr>
    </w:div>
    <w:div w:id="1959558669">
      <w:bodyDiv w:val="1"/>
      <w:marLeft w:val="0"/>
      <w:marRight w:val="0"/>
      <w:marTop w:val="0"/>
      <w:marBottom w:val="0"/>
      <w:divBdr>
        <w:top w:val="none" w:sz="0" w:space="0" w:color="auto"/>
        <w:left w:val="none" w:sz="0" w:space="0" w:color="auto"/>
        <w:bottom w:val="none" w:sz="0" w:space="0" w:color="auto"/>
        <w:right w:val="none" w:sz="0" w:space="0" w:color="auto"/>
      </w:divBdr>
    </w:div>
    <w:div w:id="1959675570">
      <w:bodyDiv w:val="1"/>
      <w:marLeft w:val="0"/>
      <w:marRight w:val="0"/>
      <w:marTop w:val="0"/>
      <w:marBottom w:val="0"/>
      <w:divBdr>
        <w:top w:val="none" w:sz="0" w:space="0" w:color="auto"/>
        <w:left w:val="none" w:sz="0" w:space="0" w:color="auto"/>
        <w:bottom w:val="none" w:sz="0" w:space="0" w:color="auto"/>
        <w:right w:val="none" w:sz="0" w:space="0" w:color="auto"/>
      </w:divBdr>
    </w:div>
    <w:div w:id="1959800068">
      <w:bodyDiv w:val="1"/>
      <w:marLeft w:val="0"/>
      <w:marRight w:val="0"/>
      <w:marTop w:val="0"/>
      <w:marBottom w:val="0"/>
      <w:divBdr>
        <w:top w:val="none" w:sz="0" w:space="0" w:color="auto"/>
        <w:left w:val="none" w:sz="0" w:space="0" w:color="auto"/>
        <w:bottom w:val="none" w:sz="0" w:space="0" w:color="auto"/>
        <w:right w:val="none" w:sz="0" w:space="0" w:color="auto"/>
      </w:divBdr>
    </w:div>
    <w:div w:id="1960986184">
      <w:bodyDiv w:val="1"/>
      <w:marLeft w:val="0"/>
      <w:marRight w:val="0"/>
      <w:marTop w:val="0"/>
      <w:marBottom w:val="0"/>
      <w:divBdr>
        <w:top w:val="none" w:sz="0" w:space="0" w:color="auto"/>
        <w:left w:val="none" w:sz="0" w:space="0" w:color="auto"/>
        <w:bottom w:val="none" w:sz="0" w:space="0" w:color="auto"/>
        <w:right w:val="none" w:sz="0" w:space="0" w:color="auto"/>
      </w:divBdr>
    </w:div>
    <w:div w:id="1960989699">
      <w:bodyDiv w:val="1"/>
      <w:marLeft w:val="0"/>
      <w:marRight w:val="0"/>
      <w:marTop w:val="0"/>
      <w:marBottom w:val="0"/>
      <w:divBdr>
        <w:top w:val="none" w:sz="0" w:space="0" w:color="auto"/>
        <w:left w:val="none" w:sz="0" w:space="0" w:color="auto"/>
        <w:bottom w:val="none" w:sz="0" w:space="0" w:color="auto"/>
        <w:right w:val="none" w:sz="0" w:space="0" w:color="auto"/>
      </w:divBdr>
    </w:div>
    <w:div w:id="1962682605">
      <w:bodyDiv w:val="1"/>
      <w:marLeft w:val="0"/>
      <w:marRight w:val="0"/>
      <w:marTop w:val="0"/>
      <w:marBottom w:val="0"/>
      <w:divBdr>
        <w:top w:val="none" w:sz="0" w:space="0" w:color="auto"/>
        <w:left w:val="none" w:sz="0" w:space="0" w:color="auto"/>
        <w:bottom w:val="none" w:sz="0" w:space="0" w:color="auto"/>
        <w:right w:val="none" w:sz="0" w:space="0" w:color="auto"/>
      </w:divBdr>
    </w:div>
    <w:div w:id="1962688600">
      <w:bodyDiv w:val="1"/>
      <w:marLeft w:val="0"/>
      <w:marRight w:val="0"/>
      <w:marTop w:val="0"/>
      <w:marBottom w:val="0"/>
      <w:divBdr>
        <w:top w:val="none" w:sz="0" w:space="0" w:color="auto"/>
        <w:left w:val="none" w:sz="0" w:space="0" w:color="auto"/>
        <w:bottom w:val="none" w:sz="0" w:space="0" w:color="auto"/>
        <w:right w:val="none" w:sz="0" w:space="0" w:color="auto"/>
      </w:divBdr>
    </w:div>
    <w:div w:id="1963339412">
      <w:bodyDiv w:val="1"/>
      <w:marLeft w:val="0"/>
      <w:marRight w:val="0"/>
      <w:marTop w:val="0"/>
      <w:marBottom w:val="0"/>
      <w:divBdr>
        <w:top w:val="none" w:sz="0" w:space="0" w:color="auto"/>
        <w:left w:val="none" w:sz="0" w:space="0" w:color="auto"/>
        <w:bottom w:val="none" w:sz="0" w:space="0" w:color="auto"/>
        <w:right w:val="none" w:sz="0" w:space="0" w:color="auto"/>
      </w:divBdr>
    </w:div>
    <w:div w:id="1963998020">
      <w:bodyDiv w:val="1"/>
      <w:marLeft w:val="0"/>
      <w:marRight w:val="0"/>
      <w:marTop w:val="0"/>
      <w:marBottom w:val="0"/>
      <w:divBdr>
        <w:top w:val="none" w:sz="0" w:space="0" w:color="auto"/>
        <w:left w:val="none" w:sz="0" w:space="0" w:color="auto"/>
        <w:bottom w:val="none" w:sz="0" w:space="0" w:color="auto"/>
        <w:right w:val="none" w:sz="0" w:space="0" w:color="auto"/>
      </w:divBdr>
    </w:div>
    <w:div w:id="1964379111">
      <w:bodyDiv w:val="1"/>
      <w:marLeft w:val="0"/>
      <w:marRight w:val="0"/>
      <w:marTop w:val="0"/>
      <w:marBottom w:val="0"/>
      <w:divBdr>
        <w:top w:val="none" w:sz="0" w:space="0" w:color="auto"/>
        <w:left w:val="none" w:sz="0" w:space="0" w:color="auto"/>
        <w:bottom w:val="none" w:sz="0" w:space="0" w:color="auto"/>
        <w:right w:val="none" w:sz="0" w:space="0" w:color="auto"/>
      </w:divBdr>
    </w:div>
    <w:div w:id="1964463342">
      <w:bodyDiv w:val="1"/>
      <w:marLeft w:val="0"/>
      <w:marRight w:val="0"/>
      <w:marTop w:val="0"/>
      <w:marBottom w:val="0"/>
      <w:divBdr>
        <w:top w:val="none" w:sz="0" w:space="0" w:color="auto"/>
        <w:left w:val="none" w:sz="0" w:space="0" w:color="auto"/>
        <w:bottom w:val="none" w:sz="0" w:space="0" w:color="auto"/>
        <w:right w:val="none" w:sz="0" w:space="0" w:color="auto"/>
      </w:divBdr>
    </w:div>
    <w:div w:id="1964656130">
      <w:bodyDiv w:val="1"/>
      <w:marLeft w:val="0"/>
      <w:marRight w:val="0"/>
      <w:marTop w:val="0"/>
      <w:marBottom w:val="0"/>
      <w:divBdr>
        <w:top w:val="none" w:sz="0" w:space="0" w:color="auto"/>
        <w:left w:val="none" w:sz="0" w:space="0" w:color="auto"/>
        <w:bottom w:val="none" w:sz="0" w:space="0" w:color="auto"/>
        <w:right w:val="none" w:sz="0" w:space="0" w:color="auto"/>
      </w:divBdr>
    </w:div>
    <w:div w:id="1964847561">
      <w:bodyDiv w:val="1"/>
      <w:marLeft w:val="0"/>
      <w:marRight w:val="0"/>
      <w:marTop w:val="0"/>
      <w:marBottom w:val="0"/>
      <w:divBdr>
        <w:top w:val="none" w:sz="0" w:space="0" w:color="auto"/>
        <w:left w:val="none" w:sz="0" w:space="0" w:color="auto"/>
        <w:bottom w:val="none" w:sz="0" w:space="0" w:color="auto"/>
        <w:right w:val="none" w:sz="0" w:space="0" w:color="auto"/>
      </w:divBdr>
    </w:div>
    <w:div w:id="1964917105">
      <w:bodyDiv w:val="1"/>
      <w:marLeft w:val="0"/>
      <w:marRight w:val="0"/>
      <w:marTop w:val="0"/>
      <w:marBottom w:val="0"/>
      <w:divBdr>
        <w:top w:val="none" w:sz="0" w:space="0" w:color="auto"/>
        <w:left w:val="none" w:sz="0" w:space="0" w:color="auto"/>
        <w:bottom w:val="none" w:sz="0" w:space="0" w:color="auto"/>
        <w:right w:val="none" w:sz="0" w:space="0" w:color="auto"/>
      </w:divBdr>
    </w:div>
    <w:div w:id="1964966126">
      <w:bodyDiv w:val="1"/>
      <w:marLeft w:val="0"/>
      <w:marRight w:val="0"/>
      <w:marTop w:val="0"/>
      <w:marBottom w:val="0"/>
      <w:divBdr>
        <w:top w:val="none" w:sz="0" w:space="0" w:color="auto"/>
        <w:left w:val="none" w:sz="0" w:space="0" w:color="auto"/>
        <w:bottom w:val="none" w:sz="0" w:space="0" w:color="auto"/>
        <w:right w:val="none" w:sz="0" w:space="0" w:color="auto"/>
      </w:divBdr>
    </w:div>
    <w:div w:id="1964993948">
      <w:bodyDiv w:val="1"/>
      <w:marLeft w:val="0"/>
      <w:marRight w:val="0"/>
      <w:marTop w:val="0"/>
      <w:marBottom w:val="0"/>
      <w:divBdr>
        <w:top w:val="none" w:sz="0" w:space="0" w:color="auto"/>
        <w:left w:val="none" w:sz="0" w:space="0" w:color="auto"/>
        <w:bottom w:val="none" w:sz="0" w:space="0" w:color="auto"/>
        <w:right w:val="none" w:sz="0" w:space="0" w:color="auto"/>
      </w:divBdr>
    </w:div>
    <w:div w:id="1965235884">
      <w:bodyDiv w:val="1"/>
      <w:marLeft w:val="0"/>
      <w:marRight w:val="0"/>
      <w:marTop w:val="0"/>
      <w:marBottom w:val="0"/>
      <w:divBdr>
        <w:top w:val="none" w:sz="0" w:space="0" w:color="auto"/>
        <w:left w:val="none" w:sz="0" w:space="0" w:color="auto"/>
        <w:bottom w:val="none" w:sz="0" w:space="0" w:color="auto"/>
        <w:right w:val="none" w:sz="0" w:space="0" w:color="auto"/>
      </w:divBdr>
    </w:div>
    <w:div w:id="1965380837">
      <w:bodyDiv w:val="1"/>
      <w:marLeft w:val="0"/>
      <w:marRight w:val="0"/>
      <w:marTop w:val="0"/>
      <w:marBottom w:val="0"/>
      <w:divBdr>
        <w:top w:val="none" w:sz="0" w:space="0" w:color="auto"/>
        <w:left w:val="none" w:sz="0" w:space="0" w:color="auto"/>
        <w:bottom w:val="none" w:sz="0" w:space="0" w:color="auto"/>
        <w:right w:val="none" w:sz="0" w:space="0" w:color="auto"/>
      </w:divBdr>
    </w:div>
    <w:div w:id="1965503970">
      <w:bodyDiv w:val="1"/>
      <w:marLeft w:val="0"/>
      <w:marRight w:val="0"/>
      <w:marTop w:val="0"/>
      <w:marBottom w:val="0"/>
      <w:divBdr>
        <w:top w:val="none" w:sz="0" w:space="0" w:color="auto"/>
        <w:left w:val="none" w:sz="0" w:space="0" w:color="auto"/>
        <w:bottom w:val="none" w:sz="0" w:space="0" w:color="auto"/>
        <w:right w:val="none" w:sz="0" w:space="0" w:color="auto"/>
      </w:divBdr>
    </w:div>
    <w:div w:id="1965623870">
      <w:bodyDiv w:val="1"/>
      <w:marLeft w:val="0"/>
      <w:marRight w:val="0"/>
      <w:marTop w:val="0"/>
      <w:marBottom w:val="0"/>
      <w:divBdr>
        <w:top w:val="none" w:sz="0" w:space="0" w:color="auto"/>
        <w:left w:val="none" w:sz="0" w:space="0" w:color="auto"/>
        <w:bottom w:val="none" w:sz="0" w:space="0" w:color="auto"/>
        <w:right w:val="none" w:sz="0" w:space="0" w:color="auto"/>
      </w:divBdr>
    </w:div>
    <w:div w:id="1965647976">
      <w:bodyDiv w:val="1"/>
      <w:marLeft w:val="0"/>
      <w:marRight w:val="0"/>
      <w:marTop w:val="0"/>
      <w:marBottom w:val="0"/>
      <w:divBdr>
        <w:top w:val="none" w:sz="0" w:space="0" w:color="auto"/>
        <w:left w:val="none" w:sz="0" w:space="0" w:color="auto"/>
        <w:bottom w:val="none" w:sz="0" w:space="0" w:color="auto"/>
        <w:right w:val="none" w:sz="0" w:space="0" w:color="auto"/>
      </w:divBdr>
    </w:div>
    <w:div w:id="1965892297">
      <w:bodyDiv w:val="1"/>
      <w:marLeft w:val="0"/>
      <w:marRight w:val="0"/>
      <w:marTop w:val="0"/>
      <w:marBottom w:val="0"/>
      <w:divBdr>
        <w:top w:val="none" w:sz="0" w:space="0" w:color="auto"/>
        <w:left w:val="none" w:sz="0" w:space="0" w:color="auto"/>
        <w:bottom w:val="none" w:sz="0" w:space="0" w:color="auto"/>
        <w:right w:val="none" w:sz="0" w:space="0" w:color="auto"/>
      </w:divBdr>
    </w:div>
    <w:div w:id="1966083920">
      <w:bodyDiv w:val="1"/>
      <w:marLeft w:val="0"/>
      <w:marRight w:val="0"/>
      <w:marTop w:val="0"/>
      <w:marBottom w:val="0"/>
      <w:divBdr>
        <w:top w:val="none" w:sz="0" w:space="0" w:color="auto"/>
        <w:left w:val="none" w:sz="0" w:space="0" w:color="auto"/>
        <w:bottom w:val="none" w:sz="0" w:space="0" w:color="auto"/>
        <w:right w:val="none" w:sz="0" w:space="0" w:color="auto"/>
      </w:divBdr>
    </w:div>
    <w:div w:id="1966229823">
      <w:bodyDiv w:val="1"/>
      <w:marLeft w:val="0"/>
      <w:marRight w:val="0"/>
      <w:marTop w:val="0"/>
      <w:marBottom w:val="0"/>
      <w:divBdr>
        <w:top w:val="none" w:sz="0" w:space="0" w:color="auto"/>
        <w:left w:val="none" w:sz="0" w:space="0" w:color="auto"/>
        <w:bottom w:val="none" w:sz="0" w:space="0" w:color="auto"/>
        <w:right w:val="none" w:sz="0" w:space="0" w:color="auto"/>
      </w:divBdr>
    </w:div>
    <w:div w:id="1966305692">
      <w:bodyDiv w:val="1"/>
      <w:marLeft w:val="0"/>
      <w:marRight w:val="0"/>
      <w:marTop w:val="0"/>
      <w:marBottom w:val="0"/>
      <w:divBdr>
        <w:top w:val="none" w:sz="0" w:space="0" w:color="auto"/>
        <w:left w:val="none" w:sz="0" w:space="0" w:color="auto"/>
        <w:bottom w:val="none" w:sz="0" w:space="0" w:color="auto"/>
        <w:right w:val="none" w:sz="0" w:space="0" w:color="auto"/>
      </w:divBdr>
    </w:div>
    <w:div w:id="1966353136">
      <w:bodyDiv w:val="1"/>
      <w:marLeft w:val="0"/>
      <w:marRight w:val="0"/>
      <w:marTop w:val="0"/>
      <w:marBottom w:val="0"/>
      <w:divBdr>
        <w:top w:val="none" w:sz="0" w:space="0" w:color="auto"/>
        <w:left w:val="none" w:sz="0" w:space="0" w:color="auto"/>
        <w:bottom w:val="none" w:sz="0" w:space="0" w:color="auto"/>
        <w:right w:val="none" w:sz="0" w:space="0" w:color="auto"/>
      </w:divBdr>
    </w:div>
    <w:div w:id="1966689420">
      <w:bodyDiv w:val="1"/>
      <w:marLeft w:val="0"/>
      <w:marRight w:val="0"/>
      <w:marTop w:val="0"/>
      <w:marBottom w:val="0"/>
      <w:divBdr>
        <w:top w:val="none" w:sz="0" w:space="0" w:color="auto"/>
        <w:left w:val="none" w:sz="0" w:space="0" w:color="auto"/>
        <w:bottom w:val="none" w:sz="0" w:space="0" w:color="auto"/>
        <w:right w:val="none" w:sz="0" w:space="0" w:color="auto"/>
      </w:divBdr>
    </w:div>
    <w:div w:id="1966810135">
      <w:bodyDiv w:val="1"/>
      <w:marLeft w:val="0"/>
      <w:marRight w:val="0"/>
      <w:marTop w:val="0"/>
      <w:marBottom w:val="0"/>
      <w:divBdr>
        <w:top w:val="none" w:sz="0" w:space="0" w:color="auto"/>
        <w:left w:val="none" w:sz="0" w:space="0" w:color="auto"/>
        <w:bottom w:val="none" w:sz="0" w:space="0" w:color="auto"/>
        <w:right w:val="none" w:sz="0" w:space="0" w:color="auto"/>
      </w:divBdr>
    </w:div>
    <w:div w:id="1966889590">
      <w:bodyDiv w:val="1"/>
      <w:marLeft w:val="0"/>
      <w:marRight w:val="0"/>
      <w:marTop w:val="0"/>
      <w:marBottom w:val="0"/>
      <w:divBdr>
        <w:top w:val="none" w:sz="0" w:space="0" w:color="auto"/>
        <w:left w:val="none" w:sz="0" w:space="0" w:color="auto"/>
        <w:bottom w:val="none" w:sz="0" w:space="0" w:color="auto"/>
        <w:right w:val="none" w:sz="0" w:space="0" w:color="auto"/>
      </w:divBdr>
    </w:div>
    <w:div w:id="1967003853">
      <w:bodyDiv w:val="1"/>
      <w:marLeft w:val="0"/>
      <w:marRight w:val="0"/>
      <w:marTop w:val="0"/>
      <w:marBottom w:val="0"/>
      <w:divBdr>
        <w:top w:val="none" w:sz="0" w:space="0" w:color="auto"/>
        <w:left w:val="none" w:sz="0" w:space="0" w:color="auto"/>
        <w:bottom w:val="none" w:sz="0" w:space="0" w:color="auto"/>
        <w:right w:val="none" w:sz="0" w:space="0" w:color="auto"/>
      </w:divBdr>
    </w:div>
    <w:div w:id="1967268986">
      <w:bodyDiv w:val="1"/>
      <w:marLeft w:val="0"/>
      <w:marRight w:val="0"/>
      <w:marTop w:val="0"/>
      <w:marBottom w:val="0"/>
      <w:divBdr>
        <w:top w:val="none" w:sz="0" w:space="0" w:color="auto"/>
        <w:left w:val="none" w:sz="0" w:space="0" w:color="auto"/>
        <w:bottom w:val="none" w:sz="0" w:space="0" w:color="auto"/>
        <w:right w:val="none" w:sz="0" w:space="0" w:color="auto"/>
      </w:divBdr>
    </w:div>
    <w:div w:id="1967538163">
      <w:bodyDiv w:val="1"/>
      <w:marLeft w:val="0"/>
      <w:marRight w:val="0"/>
      <w:marTop w:val="0"/>
      <w:marBottom w:val="0"/>
      <w:divBdr>
        <w:top w:val="none" w:sz="0" w:space="0" w:color="auto"/>
        <w:left w:val="none" w:sz="0" w:space="0" w:color="auto"/>
        <w:bottom w:val="none" w:sz="0" w:space="0" w:color="auto"/>
        <w:right w:val="none" w:sz="0" w:space="0" w:color="auto"/>
      </w:divBdr>
    </w:div>
    <w:div w:id="1968005276">
      <w:bodyDiv w:val="1"/>
      <w:marLeft w:val="0"/>
      <w:marRight w:val="0"/>
      <w:marTop w:val="0"/>
      <w:marBottom w:val="0"/>
      <w:divBdr>
        <w:top w:val="none" w:sz="0" w:space="0" w:color="auto"/>
        <w:left w:val="none" w:sz="0" w:space="0" w:color="auto"/>
        <w:bottom w:val="none" w:sz="0" w:space="0" w:color="auto"/>
        <w:right w:val="none" w:sz="0" w:space="0" w:color="auto"/>
      </w:divBdr>
    </w:div>
    <w:div w:id="1968075254">
      <w:bodyDiv w:val="1"/>
      <w:marLeft w:val="0"/>
      <w:marRight w:val="0"/>
      <w:marTop w:val="0"/>
      <w:marBottom w:val="0"/>
      <w:divBdr>
        <w:top w:val="none" w:sz="0" w:space="0" w:color="auto"/>
        <w:left w:val="none" w:sz="0" w:space="0" w:color="auto"/>
        <w:bottom w:val="none" w:sz="0" w:space="0" w:color="auto"/>
        <w:right w:val="none" w:sz="0" w:space="0" w:color="auto"/>
      </w:divBdr>
    </w:div>
    <w:div w:id="1968509900">
      <w:bodyDiv w:val="1"/>
      <w:marLeft w:val="0"/>
      <w:marRight w:val="0"/>
      <w:marTop w:val="0"/>
      <w:marBottom w:val="0"/>
      <w:divBdr>
        <w:top w:val="none" w:sz="0" w:space="0" w:color="auto"/>
        <w:left w:val="none" w:sz="0" w:space="0" w:color="auto"/>
        <w:bottom w:val="none" w:sz="0" w:space="0" w:color="auto"/>
        <w:right w:val="none" w:sz="0" w:space="0" w:color="auto"/>
      </w:divBdr>
    </w:div>
    <w:div w:id="1968536734">
      <w:bodyDiv w:val="1"/>
      <w:marLeft w:val="0"/>
      <w:marRight w:val="0"/>
      <w:marTop w:val="0"/>
      <w:marBottom w:val="0"/>
      <w:divBdr>
        <w:top w:val="none" w:sz="0" w:space="0" w:color="auto"/>
        <w:left w:val="none" w:sz="0" w:space="0" w:color="auto"/>
        <w:bottom w:val="none" w:sz="0" w:space="0" w:color="auto"/>
        <w:right w:val="none" w:sz="0" w:space="0" w:color="auto"/>
      </w:divBdr>
    </w:div>
    <w:div w:id="1968659503">
      <w:bodyDiv w:val="1"/>
      <w:marLeft w:val="0"/>
      <w:marRight w:val="0"/>
      <w:marTop w:val="0"/>
      <w:marBottom w:val="0"/>
      <w:divBdr>
        <w:top w:val="none" w:sz="0" w:space="0" w:color="auto"/>
        <w:left w:val="none" w:sz="0" w:space="0" w:color="auto"/>
        <w:bottom w:val="none" w:sz="0" w:space="0" w:color="auto"/>
        <w:right w:val="none" w:sz="0" w:space="0" w:color="auto"/>
      </w:divBdr>
    </w:div>
    <w:div w:id="1969043194">
      <w:bodyDiv w:val="1"/>
      <w:marLeft w:val="0"/>
      <w:marRight w:val="0"/>
      <w:marTop w:val="0"/>
      <w:marBottom w:val="0"/>
      <w:divBdr>
        <w:top w:val="none" w:sz="0" w:space="0" w:color="auto"/>
        <w:left w:val="none" w:sz="0" w:space="0" w:color="auto"/>
        <w:bottom w:val="none" w:sz="0" w:space="0" w:color="auto"/>
        <w:right w:val="none" w:sz="0" w:space="0" w:color="auto"/>
      </w:divBdr>
    </w:div>
    <w:div w:id="1969504975">
      <w:bodyDiv w:val="1"/>
      <w:marLeft w:val="0"/>
      <w:marRight w:val="0"/>
      <w:marTop w:val="0"/>
      <w:marBottom w:val="0"/>
      <w:divBdr>
        <w:top w:val="none" w:sz="0" w:space="0" w:color="auto"/>
        <w:left w:val="none" w:sz="0" w:space="0" w:color="auto"/>
        <w:bottom w:val="none" w:sz="0" w:space="0" w:color="auto"/>
        <w:right w:val="none" w:sz="0" w:space="0" w:color="auto"/>
      </w:divBdr>
    </w:div>
    <w:div w:id="1969704437">
      <w:bodyDiv w:val="1"/>
      <w:marLeft w:val="0"/>
      <w:marRight w:val="0"/>
      <w:marTop w:val="0"/>
      <w:marBottom w:val="0"/>
      <w:divBdr>
        <w:top w:val="none" w:sz="0" w:space="0" w:color="auto"/>
        <w:left w:val="none" w:sz="0" w:space="0" w:color="auto"/>
        <w:bottom w:val="none" w:sz="0" w:space="0" w:color="auto"/>
        <w:right w:val="none" w:sz="0" w:space="0" w:color="auto"/>
      </w:divBdr>
    </w:div>
    <w:div w:id="1970238857">
      <w:bodyDiv w:val="1"/>
      <w:marLeft w:val="0"/>
      <w:marRight w:val="0"/>
      <w:marTop w:val="0"/>
      <w:marBottom w:val="0"/>
      <w:divBdr>
        <w:top w:val="none" w:sz="0" w:space="0" w:color="auto"/>
        <w:left w:val="none" w:sz="0" w:space="0" w:color="auto"/>
        <w:bottom w:val="none" w:sz="0" w:space="0" w:color="auto"/>
        <w:right w:val="none" w:sz="0" w:space="0" w:color="auto"/>
      </w:divBdr>
    </w:div>
    <w:div w:id="1970434776">
      <w:bodyDiv w:val="1"/>
      <w:marLeft w:val="0"/>
      <w:marRight w:val="0"/>
      <w:marTop w:val="0"/>
      <w:marBottom w:val="0"/>
      <w:divBdr>
        <w:top w:val="none" w:sz="0" w:space="0" w:color="auto"/>
        <w:left w:val="none" w:sz="0" w:space="0" w:color="auto"/>
        <w:bottom w:val="none" w:sz="0" w:space="0" w:color="auto"/>
        <w:right w:val="none" w:sz="0" w:space="0" w:color="auto"/>
      </w:divBdr>
    </w:div>
    <w:div w:id="1970474827">
      <w:bodyDiv w:val="1"/>
      <w:marLeft w:val="0"/>
      <w:marRight w:val="0"/>
      <w:marTop w:val="0"/>
      <w:marBottom w:val="0"/>
      <w:divBdr>
        <w:top w:val="none" w:sz="0" w:space="0" w:color="auto"/>
        <w:left w:val="none" w:sz="0" w:space="0" w:color="auto"/>
        <w:bottom w:val="none" w:sz="0" w:space="0" w:color="auto"/>
        <w:right w:val="none" w:sz="0" w:space="0" w:color="auto"/>
      </w:divBdr>
    </w:div>
    <w:div w:id="1970814202">
      <w:bodyDiv w:val="1"/>
      <w:marLeft w:val="0"/>
      <w:marRight w:val="0"/>
      <w:marTop w:val="0"/>
      <w:marBottom w:val="0"/>
      <w:divBdr>
        <w:top w:val="none" w:sz="0" w:space="0" w:color="auto"/>
        <w:left w:val="none" w:sz="0" w:space="0" w:color="auto"/>
        <w:bottom w:val="none" w:sz="0" w:space="0" w:color="auto"/>
        <w:right w:val="none" w:sz="0" w:space="0" w:color="auto"/>
      </w:divBdr>
    </w:div>
    <w:div w:id="1970866017">
      <w:bodyDiv w:val="1"/>
      <w:marLeft w:val="0"/>
      <w:marRight w:val="0"/>
      <w:marTop w:val="0"/>
      <w:marBottom w:val="0"/>
      <w:divBdr>
        <w:top w:val="none" w:sz="0" w:space="0" w:color="auto"/>
        <w:left w:val="none" w:sz="0" w:space="0" w:color="auto"/>
        <w:bottom w:val="none" w:sz="0" w:space="0" w:color="auto"/>
        <w:right w:val="none" w:sz="0" w:space="0" w:color="auto"/>
      </w:divBdr>
    </w:div>
    <w:div w:id="1970933338">
      <w:bodyDiv w:val="1"/>
      <w:marLeft w:val="0"/>
      <w:marRight w:val="0"/>
      <w:marTop w:val="0"/>
      <w:marBottom w:val="0"/>
      <w:divBdr>
        <w:top w:val="none" w:sz="0" w:space="0" w:color="auto"/>
        <w:left w:val="none" w:sz="0" w:space="0" w:color="auto"/>
        <w:bottom w:val="none" w:sz="0" w:space="0" w:color="auto"/>
        <w:right w:val="none" w:sz="0" w:space="0" w:color="auto"/>
      </w:divBdr>
    </w:div>
    <w:div w:id="1971009362">
      <w:bodyDiv w:val="1"/>
      <w:marLeft w:val="0"/>
      <w:marRight w:val="0"/>
      <w:marTop w:val="0"/>
      <w:marBottom w:val="0"/>
      <w:divBdr>
        <w:top w:val="none" w:sz="0" w:space="0" w:color="auto"/>
        <w:left w:val="none" w:sz="0" w:space="0" w:color="auto"/>
        <w:bottom w:val="none" w:sz="0" w:space="0" w:color="auto"/>
        <w:right w:val="none" w:sz="0" w:space="0" w:color="auto"/>
      </w:divBdr>
    </w:div>
    <w:div w:id="1971083560">
      <w:bodyDiv w:val="1"/>
      <w:marLeft w:val="0"/>
      <w:marRight w:val="0"/>
      <w:marTop w:val="0"/>
      <w:marBottom w:val="0"/>
      <w:divBdr>
        <w:top w:val="none" w:sz="0" w:space="0" w:color="auto"/>
        <w:left w:val="none" w:sz="0" w:space="0" w:color="auto"/>
        <w:bottom w:val="none" w:sz="0" w:space="0" w:color="auto"/>
        <w:right w:val="none" w:sz="0" w:space="0" w:color="auto"/>
      </w:divBdr>
    </w:div>
    <w:div w:id="1971742706">
      <w:bodyDiv w:val="1"/>
      <w:marLeft w:val="0"/>
      <w:marRight w:val="0"/>
      <w:marTop w:val="0"/>
      <w:marBottom w:val="0"/>
      <w:divBdr>
        <w:top w:val="none" w:sz="0" w:space="0" w:color="auto"/>
        <w:left w:val="none" w:sz="0" w:space="0" w:color="auto"/>
        <w:bottom w:val="none" w:sz="0" w:space="0" w:color="auto"/>
        <w:right w:val="none" w:sz="0" w:space="0" w:color="auto"/>
      </w:divBdr>
    </w:div>
    <w:div w:id="1971979482">
      <w:bodyDiv w:val="1"/>
      <w:marLeft w:val="0"/>
      <w:marRight w:val="0"/>
      <w:marTop w:val="0"/>
      <w:marBottom w:val="0"/>
      <w:divBdr>
        <w:top w:val="none" w:sz="0" w:space="0" w:color="auto"/>
        <w:left w:val="none" w:sz="0" w:space="0" w:color="auto"/>
        <w:bottom w:val="none" w:sz="0" w:space="0" w:color="auto"/>
        <w:right w:val="none" w:sz="0" w:space="0" w:color="auto"/>
      </w:divBdr>
    </w:div>
    <w:div w:id="1972132123">
      <w:bodyDiv w:val="1"/>
      <w:marLeft w:val="0"/>
      <w:marRight w:val="0"/>
      <w:marTop w:val="0"/>
      <w:marBottom w:val="0"/>
      <w:divBdr>
        <w:top w:val="none" w:sz="0" w:space="0" w:color="auto"/>
        <w:left w:val="none" w:sz="0" w:space="0" w:color="auto"/>
        <w:bottom w:val="none" w:sz="0" w:space="0" w:color="auto"/>
        <w:right w:val="none" w:sz="0" w:space="0" w:color="auto"/>
      </w:divBdr>
    </w:div>
    <w:div w:id="1973511292">
      <w:bodyDiv w:val="1"/>
      <w:marLeft w:val="0"/>
      <w:marRight w:val="0"/>
      <w:marTop w:val="0"/>
      <w:marBottom w:val="0"/>
      <w:divBdr>
        <w:top w:val="none" w:sz="0" w:space="0" w:color="auto"/>
        <w:left w:val="none" w:sz="0" w:space="0" w:color="auto"/>
        <w:bottom w:val="none" w:sz="0" w:space="0" w:color="auto"/>
        <w:right w:val="none" w:sz="0" w:space="0" w:color="auto"/>
      </w:divBdr>
    </w:div>
    <w:div w:id="1974091268">
      <w:bodyDiv w:val="1"/>
      <w:marLeft w:val="0"/>
      <w:marRight w:val="0"/>
      <w:marTop w:val="0"/>
      <w:marBottom w:val="0"/>
      <w:divBdr>
        <w:top w:val="none" w:sz="0" w:space="0" w:color="auto"/>
        <w:left w:val="none" w:sz="0" w:space="0" w:color="auto"/>
        <w:bottom w:val="none" w:sz="0" w:space="0" w:color="auto"/>
        <w:right w:val="none" w:sz="0" w:space="0" w:color="auto"/>
      </w:divBdr>
    </w:div>
    <w:div w:id="1974165477">
      <w:bodyDiv w:val="1"/>
      <w:marLeft w:val="0"/>
      <w:marRight w:val="0"/>
      <w:marTop w:val="0"/>
      <w:marBottom w:val="0"/>
      <w:divBdr>
        <w:top w:val="none" w:sz="0" w:space="0" w:color="auto"/>
        <w:left w:val="none" w:sz="0" w:space="0" w:color="auto"/>
        <w:bottom w:val="none" w:sz="0" w:space="0" w:color="auto"/>
        <w:right w:val="none" w:sz="0" w:space="0" w:color="auto"/>
      </w:divBdr>
    </w:div>
    <w:div w:id="1974483798">
      <w:bodyDiv w:val="1"/>
      <w:marLeft w:val="0"/>
      <w:marRight w:val="0"/>
      <w:marTop w:val="0"/>
      <w:marBottom w:val="0"/>
      <w:divBdr>
        <w:top w:val="none" w:sz="0" w:space="0" w:color="auto"/>
        <w:left w:val="none" w:sz="0" w:space="0" w:color="auto"/>
        <w:bottom w:val="none" w:sz="0" w:space="0" w:color="auto"/>
        <w:right w:val="none" w:sz="0" w:space="0" w:color="auto"/>
      </w:divBdr>
    </w:div>
    <w:div w:id="1975403422">
      <w:bodyDiv w:val="1"/>
      <w:marLeft w:val="0"/>
      <w:marRight w:val="0"/>
      <w:marTop w:val="0"/>
      <w:marBottom w:val="0"/>
      <w:divBdr>
        <w:top w:val="none" w:sz="0" w:space="0" w:color="auto"/>
        <w:left w:val="none" w:sz="0" w:space="0" w:color="auto"/>
        <w:bottom w:val="none" w:sz="0" w:space="0" w:color="auto"/>
        <w:right w:val="none" w:sz="0" w:space="0" w:color="auto"/>
      </w:divBdr>
    </w:div>
    <w:div w:id="1975599969">
      <w:bodyDiv w:val="1"/>
      <w:marLeft w:val="0"/>
      <w:marRight w:val="0"/>
      <w:marTop w:val="0"/>
      <w:marBottom w:val="0"/>
      <w:divBdr>
        <w:top w:val="none" w:sz="0" w:space="0" w:color="auto"/>
        <w:left w:val="none" w:sz="0" w:space="0" w:color="auto"/>
        <w:bottom w:val="none" w:sz="0" w:space="0" w:color="auto"/>
        <w:right w:val="none" w:sz="0" w:space="0" w:color="auto"/>
      </w:divBdr>
    </w:div>
    <w:div w:id="1976132596">
      <w:bodyDiv w:val="1"/>
      <w:marLeft w:val="0"/>
      <w:marRight w:val="0"/>
      <w:marTop w:val="0"/>
      <w:marBottom w:val="0"/>
      <w:divBdr>
        <w:top w:val="none" w:sz="0" w:space="0" w:color="auto"/>
        <w:left w:val="none" w:sz="0" w:space="0" w:color="auto"/>
        <w:bottom w:val="none" w:sz="0" w:space="0" w:color="auto"/>
        <w:right w:val="none" w:sz="0" w:space="0" w:color="auto"/>
      </w:divBdr>
    </w:div>
    <w:div w:id="1976254791">
      <w:bodyDiv w:val="1"/>
      <w:marLeft w:val="0"/>
      <w:marRight w:val="0"/>
      <w:marTop w:val="0"/>
      <w:marBottom w:val="0"/>
      <w:divBdr>
        <w:top w:val="none" w:sz="0" w:space="0" w:color="auto"/>
        <w:left w:val="none" w:sz="0" w:space="0" w:color="auto"/>
        <w:bottom w:val="none" w:sz="0" w:space="0" w:color="auto"/>
        <w:right w:val="none" w:sz="0" w:space="0" w:color="auto"/>
      </w:divBdr>
    </w:div>
    <w:div w:id="1976837687">
      <w:bodyDiv w:val="1"/>
      <w:marLeft w:val="0"/>
      <w:marRight w:val="0"/>
      <w:marTop w:val="0"/>
      <w:marBottom w:val="0"/>
      <w:divBdr>
        <w:top w:val="none" w:sz="0" w:space="0" w:color="auto"/>
        <w:left w:val="none" w:sz="0" w:space="0" w:color="auto"/>
        <w:bottom w:val="none" w:sz="0" w:space="0" w:color="auto"/>
        <w:right w:val="none" w:sz="0" w:space="0" w:color="auto"/>
      </w:divBdr>
    </w:div>
    <w:div w:id="1977182082">
      <w:bodyDiv w:val="1"/>
      <w:marLeft w:val="0"/>
      <w:marRight w:val="0"/>
      <w:marTop w:val="0"/>
      <w:marBottom w:val="0"/>
      <w:divBdr>
        <w:top w:val="none" w:sz="0" w:space="0" w:color="auto"/>
        <w:left w:val="none" w:sz="0" w:space="0" w:color="auto"/>
        <w:bottom w:val="none" w:sz="0" w:space="0" w:color="auto"/>
        <w:right w:val="none" w:sz="0" w:space="0" w:color="auto"/>
      </w:divBdr>
    </w:div>
    <w:div w:id="1977828569">
      <w:bodyDiv w:val="1"/>
      <w:marLeft w:val="0"/>
      <w:marRight w:val="0"/>
      <w:marTop w:val="0"/>
      <w:marBottom w:val="0"/>
      <w:divBdr>
        <w:top w:val="none" w:sz="0" w:space="0" w:color="auto"/>
        <w:left w:val="none" w:sz="0" w:space="0" w:color="auto"/>
        <w:bottom w:val="none" w:sz="0" w:space="0" w:color="auto"/>
        <w:right w:val="none" w:sz="0" w:space="0" w:color="auto"/>
      </w:divBdr>
    </w:div>
    <w:div w:id="1978105057">
      <w:bodyDiv w:val="1"/>
      <w:marLeft w:val="0"/>
      <w:marRight w:val="0"/>
      <w:marTop w:val="0"/>
      <w:marBottom w:val="0"/>
      <w:divBdr>
        <w:top w:val="none" w:sz="0" w:space="0" w:color="auto"/>
        <w:left w:val="none" w:sz="0" w:space="0" w:color="auto"/>
        <w:bottom w:val="none" w:sz="0" w:space="0" w:color="auto"/>
        <w:right w:val="none" w:sz="0" w:space="0" w:color="auto"/>
      </w:divBdr>
    </w:div>
    <w:div w:id="1978488301">
      <w:bodyDiv w:val="1"/>
      <w:marLeft w:val="0"/>
      <w:marRight w:val="0"/>
      <w:marTop w:val="0"/>
      <w:marBottom w:val="0"/>
      <w:divBdr>
        <w:top w:val="none" w:sz="0" w:space="0" w:color="auto"/>
        <w:left w:val="none" w:sz="0" w:space="0" w:color="auto"/>
        <w:bottom w:val="none" w:sz="0" w:space="0" w:color="auto"/>
        <w:right w:val="none" w:sz="0" w:space="0" w:color="auto"/>
      </w:divBdr>
    </w:div>
    <w:div w:id="1978606231">
      <w:bodyDiv w:val="1"/>
      <w:marLeft w:val="0"/>
      <w:marRight w:val="0"/>
      <w:marTop w:val="0"/>
      <w:marBottom w:val="0"/>
      <w:divBdr>
        <w:top w:val="none" w:sz="0" w:space="0" w:color="auto"/>
        <w:left w:val="none" w:sz="0" w:space="0" w:color="auto"/>
        <w:bottom w:val="none" w:sz="0" w:space="0" w:color="auto"/>
        <w:right w:val="none" w:sz="0" w:space="0" w:color="auto"/>
      </w:divBdr>
    </w:div>
    <w:div w:id="1979919341">
      <w:bodyDiv w:val="1"/>
      <w:marLeft w:val="0"/>
      <w:marRight w:val="0"/>
      <w:marTop w:val="0"/>
      <w:marBottom w:val="0"/>
      <w:divBdr>
        <w:top w:val="none" w:sz="0" w:space="0" w:color="auto"/>
        <w:left w:val="none" w:sz="0" w:space="0" w:color="auto"/>
        <w:bottom w:val="none" w:sz="0" w:space="0" w:color="auto"/>
        <w:right w:val="none" w:sz="0" w:space="0" w:color="auto"/>
      </w:divBdr>
    </w:div>
    <w:div w:id="1980065846">
      <w:bodyDiv w:val="1"/>
      <w:marLeft w:val="0"/>
      <w:marRight w:val="0"/>
      <w:marTop w:val="0"/>
      <w:marBottom w:val="0"/>
      <w:divBdr>
        <w:top w:val="none" w:sz="0" w:space="0" w:color="auto"/>
        <w:left w:val="none" w:sz="0" w:space="0" w:color="auto"/>
        <w:bottom w:val="none" w:sz="0" w:space="0" w:color="auto"/>
        <w:right w:val="none" w:sz="0" w:space="0" w:color="auto"/>
      </w:divBdr>
    </w:div>
    <w:div w:id="1980845200">
      <w:bodyDiv w:val="1"/>
      <w:marLeft w:val="0"/>
      <w:marRight w:val="0"/>
      <w:marTop w:val="0"/>
      <w:marBottom w:val="0"/>
      <w:divBdr>
        <w:top w:val="none" w:sz="0" w:space="0" w:color="auto"/>
        <w:left w:val="none" w:sz="0" w:space="0" w:color="auto"/>
        <w:bottom w:val="none" w:sz="0" w:space="0" w:color="auto"/>
        <w:right w:val="none" w:sz="0" w:space="0" w:color="auto"/>
      </w:divBdr>
    </w:div>
    <w:div w:id="1981382383">
      <w:bodyDiv w:val="1"/>
      <w:marLeft w:val="0"/>
      <w:marRight w:val="0"/>
      <w:marTop w:val="0"/>
      <w:marBottom w:val="0"/>
      <w:divBdr>
        <w:top w:val="none" w:sz="0" w:space="0" w:color="auto"/>
        <w:left w:val="none" w:sz="0" w:space="0" w:color="auto"/>
        <w:bottom w:val="none" w:sz="0" w:space="0" w:color="auto"/>
        <w:right w:val="none" w:sz="0" w:space="0" w:color="auto"/>
      </w:divBdr>
    </w:div>
    <w:div w:id="1981572807">
      <w:bodyDiv w:val="1"/>
      <w:marLeft w:val="0"/>
      <w:marRight w:val="0"/>
      <w:marTop w:val="0"/>
      <w:marBottom w:val="0"/>
      <w:divBdr>
        <w:top w:val="none" w:sz="0" w:space="0" w:color="auto"/>
        <w:left w:val="none" w:sz="0" w:space="0" w:color="auto"/>
        <w:bottom w:val="none" w:sz="0" w:space="0" w:color="auto"/>
        <w:right w:val="none" w:sz="0" w:space="0" w:color="auto"/>
      </w:divBdr>
    </w:div>
    <w:div w:id="1981760962">
      <w:bodyDiv w:val="1"/>
      <w:marLeft w:val="0"/>
      <w:marRight w:val="0"/>
      <w:marTop w:val="0"/>
      <w:marBottom w:val="0"/>
      <w:divBdr>
        <w:top w:val="none" w:sz="0" w:space="0" w:color="auto"/>
        <w:left w:val="none" w:sz="0" w:space="0" w:color="auto"/>
        <w:bottom w:val="none" w:sz="0" w:space="0" w:color="auto"/>
        <w:right w:val="none" w:sz="0" w:space="0" w:color="auto"/>
      </w:divBdr>
    </w:div>
    <w:div w:id="1981956756">
      <w:bodyDiv w:val="1"/>
      <w:marLeft w:val="0"/>
      <w:marRight w:val="0"/>
      <w:marTop w:val="0"/>
      <w:marBottom w:val="0"/>
      <w:divBdr>
        <w:top w:val="none" w:sz="0" w:space="0" w:color="auto"/>
        <w:left w:val="none" w:sz="0" w:space="0" w:color="auto"/>
        <w:bottom w:val="none" w:sz="0" w:space="0" w:color="auto"/>
        <w:right w:val="none" w:sz="0" w:space="0" w:color="auto"/>
      </w:divBdr>
    </w:div>
    <w:div w:id="1982684630">
      <w:bodyDiv w:val="1"/>
      <w:marLeft w:val="0"/>
      <w:marRight w:val="0"/>
      <w:marTop w:val="0"/>
      <w:marBottom w:val="0"/>
      <w:divBdr>
        <w:top w:val="none" w:sz="0" w:space="0" w:color="auto"/>
        <w:left w:val="none" w:sz="0" w:space="0" w:color="auto"/>
        <w:bottom w:val="none" w:sz="0" w:space="0" w:color="auto"/>
        <w:right w:val="none" w:sz="0" w:space="0" w:color="auto"/>
      </w:divBdr>
    </w:div>
    <w:div w:id="1982802717">
      <w:bodyDiv w:val="1"/>
      <w:marLeft w:val="0"/>
      <w:marRight w:val="0"/>
      <w:marTop w:val="0"/>
      <w:marBottom w:val="0"/>
      <w:divBdr>
        <w:top w:val="none" w:sz="0" w:space="0" w:color="auto"/>
        <w:left w:val="none" w:sz="0" w:space="0" w:color="auto"/>
        <w:bottom w:val="none" w:sz="0" w:space="0" w:color="auto"/>
        <w:right w:val="none" w:sz="0" w:space="0" w:color="auto"/>
      </w:divBdr>
    </w:div>
    <w:div w:id="1984387747">
      <w:bodyDiv w:val="1"/>
      <w:marLeft w:val="0"/>
      <w:marRight w:val="0"/>
      <w:marTop w:val="0"/>
      <w:marBottom w:val="0"/>
      <w:divBdr>
        <w:top w:val="none" w:sz="0" w:space="0" w:color="auto"/>
        <w:left w:val="none" w:sz="0" w:space="0" w:color="auto"/>
        <w:bottom w:val="none" w:sz="0" w:space="0" w:color="auto"/>
        <w:right w:val="none" w:sz="0" w:space="0" w:color="auto"/>
      </w:divBdr>
    </w:div>
    <w:div w:id="1986348555">
      <w:bodyDiv w:val="1"/>
      <w:marLeft w:val="0"/>
      <w:marRight w:val="0"/>
      <w:marTop w:val="0"/>
      <w:marBottom w:val="0"/>
      <w:divBdr>
        <w:top w:val="none" w:sz="0" w:space="0" w:color="auto"/>
        <w:left w:val="none" w:sz="0" w:space="0" w:color="auto"/>
        <w:bottom w:val="none" w:sz="0" w:space="0" w:color="auto"/>
        <w:right w:val="none" w:sz="0" w:space="0" w:color="auto"/>
      </w:divBdr>
    </w:div>
    <w:div w:id="1988513458">
      <w:bodyDiv w:val="1"/>
      <w:marLeft w:val="0"/>
      <w:marRight w:val="0"/>
      <w:marTop w:val="0"/>
      <w:marBottom w:val="0"/>
      <w:divBdr>
        <w:top w:val="none" w:sz="0" w:space="0" w:color="auto"/>
        <w:left w:val="none" w:sz="0" w:space="0" w:color="auto"/>
        <w:bottom w:val="none" w:sz="0" w:space="0" w:color="auto"/>
        <w:right w:val="none" w:sz="0" w:space="0" w:color="auto"/>
      </w:divBdr>
    </w:div>
    <w:div w:id="1988900191">
      <w:bodyDiv w:val="1"/>
      <w:marLeft w:val="0"/>
      <w:marRight w:val="0"/>
      <w:marTop w:val="0"/>
      <w:marBottom w:val="0"/>
      <w:divBdr>
        <w:top w:val="none" w:sz="0" w:space="0" w:color="auto"/>
        <w:left w:val="none" w:sz="0" w:space="0" w:color="auto"/>
        <w:bottom w:val="none" w:sz="0" w:space="0" w:color="auto"/>
        <w:right w:val="none" w:sz="0" w:space="0" w:color="auto"/>
      </w:divBdr>
    </w:div>
    <w:div w:id="1989087777">
      <w:bodyDiv w:val="1"/>
      <w:marLeft w:val="0"/>
      <w:marRight w:val="0"/>
      <w:marTop w:val="0"/>
      <w:marBottom w:val="0"/>
      <w:divBdr>
        <w:top w:val="none" w:sz="0" w:space="0" w:color="auto"/>
        <w:left w:val="none" w:sz="0" w:space="0" w:color="auto"/>
        <w:bottom w:val="none" w:sz="0" w:space="0" w:color="auto"/>
        <w:right w:val="none" w:sz="0" w:space="0" w:color="auto"/>
      </w:divBdr>
    </w:div>
    <w:div w:id="1989161333">
      <w:bodyDiv w:val="1"/>
      <w:marLeft w:val="0"/>
      <w:marRight w:val="0"/>
      <w:marTop w:val="0"/>
      <w:marBottom w:val="0"/>
      <w:divBdr>
        <w:top w:val="none" w:sz="0" w:space="0" w:color="auto"/>
        <w:left w:val="none" w:sz="0" w:space="0" w:color="auto"/>
        <w:bottom w:val="none" w:sz="0" w:space="0" w:color="auto"/>
        <w:right w:val="none" w:sz="0" w:space="0" w:color="auto"/>
      </w:divBdr>
    </w:div>
    <w:div w:id="1989363697">
      <w:bodyDiv w:val="1"/>
      <w:marLeft w:val="0"/>
      <w:marRight w:val="0"/>
      <w:marTop w:val="0"/>
      <w:marBottom w:val="0"/>
      <w:divBdr>
        <w:top w:val="none" w:sz="0" w:space="0" w:color="auto"/>
        <w:left w:val="none" w:sz="0" w:space="0" w:color="auto"/>
        <w:bottom w:val="none" w:sz="0" w:space="0" w:color="auto"/>
        <w:right w:val="none" w:sz="0" w:space="0" w:color="auto"/>
      </w:divBdr>
    </w:div>
    <w:div w:id="1989944157">
      <w:bodyDiv w:val="1"/>
      <w:marLeft w:val="0"/>
      <w:marRight w:val="0"/>
      <w:marTop w:val="0"/>
      <w:marBottom w:val="0"/>
      <w:divBdr>
        <w:top w:val="none" w:sz="0" w:space="0" w:color="auto"/>
        <w:left w:val="none" w:sz="0" w:space="0" w:color="auto"/>
        <w:bottom w:val="none" w:sz="0" w:space="0" w:color="auto"/>
        <w:right w:val="none" w:sz="0" w:space="0" w:color="auto"/>
      </w:divBdr>
    </w:div>
    <w:div w:id="1990207426">
      <w:bodyDiv w:val="1"/>
      <w:marLeft w:val="0"/>
      <w:marRight w:val="0"/>
      <w:marTop w:val="0"/>
      <w:marBottom w:val="0"/>
      <w:divBdr>
        <w:top w:val="none" w:sz="0" w:space="0" w:color="auto"/>
        <w:left w:val="none" w:sz="0" w:space="0" w:color="auto"/>
        <w:bottom w:val="none" w:sz="0" w:space="0" w:color="auto"/>
        <w:right w:val="none" w:sz="0" w:space="0" w:color="auto"/>
      </w:divBdr>
    </w:div>
    <w:div w:id="1990549745">
      <w:bodyDiv w:val="1"/>
      <w:marLeft w:val="0"/>
      <w:marRight w:val="0"/>
      <w:marTop w:val="0"/>
      <w:marBottom w:val="0"/>
      <w:divBdr>
        <w:top w:val="none" w:sz="0" w:space="0" w:color="auto"/>
        <w:left w:val="none" w:sz="0" w:space="0" w:color="auto"/>
        <w:bottom w:val="none" w:sz="0" w:space="0" w:color="auto"/>
        <w:right w:val="none" w:sz="0" w:space="0" w:color="auto"/>
      </w:divBdr>
    </w:div>
    <w:div w:id="1990555204">
      <w:bodyDiv w:val="1"/>
      <w:marLeft w:val="0"/>
      <w:marRight w:val="0"/>
      <w:marTop w:val="0"/>
      <w:marBottom w:val="0"/>
      <w:divBdr>
        <w:top w:val="none" w:sz="0" w:space="0" w:color="auto"/>
        <w:left w:val="none" w:sz="0" w:space="0" w:color="auto"/>
        <w:bottom w:val="none" w:sz="0" w:space="0" w:color="auto"/>
        <w:right w:val="none" w:sz="0" w:space="0" w:color="auto"/>
      </w:divBdr>
    </w:div>
    <w:div w:id="1991246422">
      <w:bodyDiv w:val="1"/>
      <w:marLeft w:val="0"/>
      <w:marRight w:val="0"/>
      <w:marTop w:val="0"/>
      <w:marBottom w:val="0"/>
      <w:divBdr>
        <w:top w:val="none" w:sz="0" w:space="0" w:color="auto"/>
        <w:left w:val="none" w:sz="0" w:space="0" w:color="auto"/>
        <w:bottom w:val="none" w:sz="0" w:space="0" w:color="auto"/>
        <w:right w:val="none" w:sz="0" w:space="0" w:color="auto"/>
      </w:divBdr>
    </w:div>
    <w:div w:id="1991250083">
      <w:bodyDiv w:val="1"/>
      <w:marLeft w:val="0"/>
      <w:marRight w:val="0"/>
      <w:marTop w:val="0"/>
      <w:marBottom w:val="0"/>
      <w:divBdr>
        <w:top w:val="none" w:sz="0" w:space="0" w:color="auto"/>
        <w:left w:val="none" w:sz="0" w:space="0" w:color="auto"/>
        <w:bottom w:val="none" w:sz="0" w:space="0" w:color="auto"/>
        <w:right w:val="none" w:sz="0" w:space="0" w:color="auto"/>
      </w:divBdr>
    </w:div>
    <w:div w:id="1991443304">
      <w:bodyDiv w:val="1"/>
      <w:marLeft w:val="0"/>
      <w:marRight w:val="0"/>
      <w:marTop w:val="0"/>
      <w:marBottom w:val="0"/>
      <w:divBdr>
        <w:top w:val="none" w:sz="0" w:space="0" w:color="auto"/>
        <w:left w:val="none" w:sz="0" w:space="0" w:color="auto"/>
        <w:bottom w:val="none" w:sz="0" w:space="0" w:color="auto"/>
        <w:right w:val="none" w:sz="0" w:space="0" w:color="auto"/>
      </w:divBdr>
    </w:div>
    <w:div w:id="1991908359">
      <w:bodyDiv w:val="1"/>
      <w:marLeft w:val="0"/>
      <w:marRight w:val="0"/>
      <w:marTop w:val="0"/>
      <w:marBottom w:val="0"/>
      <w:divBdr>
        <w:top w:val="none" w:sz="0" w:space="0" w:color="auto"/>
        <w:left w:val="none" w:sz="0" w:space="0" w:color="auto"/>
        <w:bottom w:val="none" w:sz="0" w:space="0" w:color="auto"/>
        <w:right w:val="none" w:sz="0" w:space="0" w:color="auto"/>
      </w:divBdr>
    </w:div>
    <w:div w:id="1992175964">
      <w:bodyDiv w:val="1"/>
      <w:marLeft w:val="0"/>
      <w:marRight w:val="0"/>
      <w:marTop w:val="0"/>
      <w:marBottom w:val="0"/>
      <w:divBdr>
        <w:top w:val="none" w:sz="0" w:space="0" w:color="auto"/>
        <w:left w:val="none" w:sz="0" w:space="0" w:color="auto"/>
        <w:bottom w:val="none" w:sz="0" w:space="0" w:color="auto"/>
        <w:right w:val="none" w:sz="0" w:space="0" w:color="auto"/>
      </w:divBdr>
    </w:div>
    <w:div w:id="1992326509">
      <w:bodyDiv w:val="1"/>
      <w:marLeft w:val="0"/>
      <w:marRight w:val="0"/>
      <w:marTop w:val="0"/>
      <w:marBottom w:val="0"/>
      <w:divBdr>
        <w:top w:val="none" w:sz="0" w:space="0" w:color="auto"/>
        <w:left w:val="none" w:sz="0" w:space="0" w:color="auto"/>
        <w:bottom w:val="none" w:sz="0" w:space="0" w:color="auto"/>
        <w:right w:val="none" w:sz="0" w:space="0" w:color="auto"/>
      </w:divBdr>
    </w:div>
    <w:div w:id="1992445918">
      <w:bodyDiv w:val="1"/>
      <w:marLeft w:val="0"/>
      <w:marRight w:val="0"/>
      <w:marTop w:val="0"/>
      <w:marBottom w:val="0"/>
      <w:divBdr>
        <w:top w:val="none" w:sz="0" w:space="0" w:color="auto"/>
        <w:left w:val="none" w:sz="0" w:space="0" w:color="auto"/>
        <w:bottom w:val="none" w:sz="0" w:space="0" w:color="auto"/>
        <w:right w:val="none" w:sz="0" w:space="0" w:color="auto"/>
      </w:divBdr>
    </w:div>
    <w:div w:id="1993605600">
      <w:bodyDiv w:val="1"/>
      <w:marLeft w:val="0"/>
      <w:marRight w:val="0"/>
      <w:marTop w:val="0"/>
      <w:marBottom w:val="0"/>
      <w:divBdr>
        <w:top w:val="none" w:sz="0" w:space="0" w:color="auto"/>
        <w:left w:val="none" w:sz="0" w:space="0" w:color="auto"/>
        <w:bottom w:val="none" w:sz="0" w:space="0" w:color="auto"/>
        <w:right w:val="none" w:sz="0" w:space="0" w:color="auto"/>
      </w:divBdr>
    </w:div>
    <w:div w:id="1993948655">
      <w:bodyDiv w:val="1"/>
      <w:marLeft w:val="0"/>
      <w:marRight w:val="0"/>
      <w:marTop w:val="0"/>
      <w:marBottom w:val="0"/>
      <w:divBdr>
        <w:top w:val="none" w:sz="0" w:space="0" w:color="auto"/>
        <w:left w:val="none" w:sz="0" w:space="0" w:color="auto"/>
        <w:bottom w:val="none" w:sz="0" w:space="0" w:color="auto"/>
        <w:right w:val="none" w:sz="0" w:space="0" w:color="auto"/>
      </w:divBdr>
    </w:div>
    <w:div w:id="1994137186">
      <w:bodyDiv w:val="1"/>
      <w:marLeft w:val="0"/>
      <w:marRight w:val="0"/>
      <w:marTop w:val="0"/>
      <w:marBottom w:val="0"/>
      <w:divBdr>
        <w:top w:val="none" w:sz="0" w:space="0" w:color="auto"/>
        <w:left w:val="none" w:sz="0" w:space="0" w:color="auto"/>
        <w:bottom w:val="none" w:sz="0" w:space="0" w:color="auto"/>
        <w:right w:val="none" w:sz="0" w:space="0" w:color="auto"/>
      </w:divBdr>
    </w:div>
    <w:div w:id="1994337329">
      <w:bodyDiv w:val="1"/>
      <w:marLeft w:val="0"/>
      <w:marRight w:val="0"/>
      <w:marTop w:val="0"/>
      <w:marBottom w:val="0"/>
      <w:divBdr>
        <w:top w:val="none" w:sz="0" w:space="0" w:color="auto"/>
        <w:left w:val="none" w:sz="0" w:space="0" w:color="auto"/>
        <w:bottom w:val="none" w:sz="0" w:space="0" w:color="auto"/>
        <w:right w:val="none" w:sz="0" w:space="0" w:color="auto"/>
      </w:divBdr>
    </w:div>
    <w:div w:id="1995143645">
      <w:bodyDiv w:val="1"/>
      <w:marLeft w:val="0"/>
      <w:marRight w:val="0"/>
      <w:marTop w:val="0"/>
      <w:marBottom w:val="0"/>
      <w:divBdr>
        <w:top w:val="none" w:sz="0" w:space="0" w:color="auto"/>
        <w:left w:val="none" w:sz="0" w:space="0" w:color="auto"/>
        <w:bottom w:val="none" w:sz="0" w:space="0" w:color="auto"/>
        <w:right w:val="none" w:sz="0" w:space="0" w:color="auto"/>
      </w:divBdr>
    </w:div>
    <w:div w:id="1995445474">
      <w:bodyDiv w:val="1"/>
      <w:marLeft w:val="0"/>
      <w:marRight w:val="0"/>
      <w:marTop w:val="0"/>
      <w:marBottom w:val="0"/>
      <w:divBdr>
        <w:top w:val="none" w:sz="0" w:space="0" w:color="auto"/>
        <w:left w:val="none" w:sz="0" w:space="0" w:color="auto"/>
        <w:bottom w:val="none" w:sz="0" w:space="0" w:color="auto"/>
        <w:right w:val="none" w:sz="0" w:space="0" w:color="auto"/>
      </w:divBdr>
    </w:div>
    <w:div w:id="1995527762">
      <w:bodyDiv w:val="1"/>
      <w:marLeft w:val="0"/>
      <w:marRight w:val="0"/>
      <w:marTop w:val="0"/>
      <w:marBottom w:val="0"/>
      <w:divBdr>
        <w:top w:val="none" w:sz="0" w:space="0" w:color="auto"/>
        <w:left w:val="none" w:sz="0" w:space="0" w:color="auto"/>
        <w:bottom w:val="none" w:sz="0" w:space="0" w:color="auto"/>
        <w:right w:val="none" w:sz="0" w:space="0" w:color="auto"/>
      </w:divBdr>
    </w:div>
    <w:div w:id="1996715121">
      <w:bodyDiv w:val="1"/>
      <w:marLeft w:val="0"/>
      <w:marRight w:val="0"/>
      <w:marTop w:val="0"/>
      <w:marBottom w:val="0"/>
      <w:divBdr>
        <w:top w:val="none" w:sz="0" w:space="0" w:color="auto"/>
        <w:left w:val="none" w:sz="0" w:space="0" w:color="auto"/>
        <w:bottom w:val="none" w:sz="0" w:space="0" w:color="auto"/>
        <w:right w:val="none" w:sz="0" w:space="0" w:color="auto"/>
      </w:divBdr>
    </w:div>
    <w:div w:id="1996949413">
      <w:bodyDiv w:val="1"/>
      <w:marLeft w:val="0"/>
      <w:marRight w:val="0"/>
      <w:marTop w:val="0"/>
      <w:marBottom w:val="0"/>
      <w:divBdr>
        <w:top w:val="none" w:sz="0" w:space="0" w:color="auto"/>
        <w:left w:val="none" w:sz="0" w:space="0" w:color="auto"/>
        <w:bottom w:val="none" w:sz="0" w:space="0" w:color="auto"/>
        <w:right w:val="none" w:sz="0" w:space="0" w:color="auto"/>
      </w:divBdr>
    </w:div>
    <w:div w:id="1997294088">
      <w:bodyDiv w:val="1"/>
      <w:marLeft w:val="0"/>
      <w:marRight w:val="0"/>
      <w:marTop w:val="0"/>
      <w:marBottom w:val="0"/>
      <w:divBdr>
        <w:top w:val="none" w:sz="0" w:space="0" w:color="auto"/>
        <w:left w:val="none" w:sz="0" w:space="0" w:color="auto"/>
        <w:bottom w:val="none" w:sz="0" w:space="0" w:color="auto"/>
        <w:right w:val="none" w:sz="0" w:space="0" w:color="auto"/>
      </w:divBdr>
    </w:div>
    <w:div w:id="1997493004">
      <w:bodyDiv w:val="1"/>
      <w:marLeft w:val="0"/>
      <w:marRight w:val="0"/>
      <w:marTop w:val="0"/>
      <w:marBottom w:val="0"/>
      <w:divBdr>
        <w:top w:val="none" w:sz="0" w:space="0" w:color="auto"/>
        <w:left w:val="none" w:sz="0" w:space="0" w:color="auto"/>
        <w:bottom w:val="none" w:sz="0" w:space="0" w:color="auto"/>
        <w:right w:val="none" w:sz="0" w:space="0" w:color="auto"/>
      </w:divBdr>
    </w:div>
    <w:div w:id="1997569275">
      <w:bodyDiv w:val="1"/>
      <w:marLeft w:val="0"/>
      <w:marRight w:val="0"/>
      <w:marTop w:val="0"/>
      <w:marBottom w:val="0"/>
      <w:divBdr>
        <w:top w:val="none" w:sz="0" w:space="0" w:color="auto"/>
        <w:left w:val="none" w:sz="0" w:space="0" w:color="auto"/>
        <w:bottom w:val="none" w:sz="0" w:space="0" w:color="auto"/>
        <w:right w:val="none" w:sz="0" w:space="0" w:color="auto"/>
      </w:divBdr>
    </w:div>
    <w:div w:id="1997609440">
      <w:bodyDiv w:val="1"/>
      <w:marLeft w:val="0"/>
      <w:marRight w:val="0"/>
      <w:marTop w:val="0"/>
      <w:marBottom w:val="0"/>
      <w:divBdr>
        <w:top w:val="none" w:sz="0" w:space="0" w:color="auto"/>
        <w:left w:val="none" w:sz="0" w:space="0" w:color="auto"/>
        <w:bottom w:val="none" w:sz="0" w:space="0" w:color="auto"/>
        <w:right w:val="none" w:sz="0" w:space="0" w:color="auto"/>
      </w:divBdr>
    </w:div>
    <w:div w:id="1997685648">
      <w:bodyDiv w:val="1"/>
      <w:marLeft w:val="0"/>
      <w:marRight w:val="0"/>
      <w:marTop w:val="0"/>
      <w:marBottom w:val="0"/>
      <w:divBdr>
        <w:top w:val="none" w:sz="0" w:space="0" w:color="auto"/>
        <w:left w:val="none" w:sz="0" w:space="0" w:color="auto"/>
        <w:bottom w:val="none" w:sz="0" w:space="0" w:color="auto"/>
        <w:right w:val="none" w:sz="0" w:space="0" w:color="auto"/>
      </w:divBdr>
    </w:div>
    <w:div w:id="1997952432">
      <w:bodyDiv w:val="1"/>
      <w:marLeft w:val="0"/>
      <w:marRight w:val="0"/>
      <w:marTop w:val="0"/>
      <w:marBottom w:val="0"/>
      <w:divBdr>
        <w:top w:val="none" w:sz="0" w:space="0" w:color="auto"/>
        <w:left w:val="none" w:sz="0" w:space="0" w:color="auto"/>
        <w:bottom w:val="none" w:sz="0" w:space="0" w:color="auto"/>
        <w:right w:val="none" w:sz="0" w:space="0" w:color="auto"/>
      </w:divBdr>
    </w:div>
    <w:div w:id="1998141717">
      <w:bodyDiv w:val="1"/>
      <w:marLeft w:val="0"/>
      <w:marRight w:val="0"/>
      <w:marTop w:val="0"/>
      <w:marBottom w:val="0"/>
      <w:divBdr>
        <w:top w:val="none" w:sz="0" w:space="0" w:color="auto"/>
        <w:left w:val="none" w:sz="0" w:space="0" w:color="auto"/>
        <w:bottom w:val="none" w:sz="0" w:space="0" w:color="auto"/>
        <w:right w:val="none" w:sz="0" w:space="0" w:color="auto"/>
      </w:divBdr>
    </w:div>
    <w:div w:id="1998461447">
      <w:bodyDiv w:val="1"/>
      <w:marLeft w:val="0"/>
      <w:marRight w:val="0"/>
      <w:marTop w:val="0"/>
      <w:marBottom w:val="0"/>
      <w:divBdr>
        <w:top w:val="none" w:sz="0" w:space="0" w:color="auto"/>
        <w:left w:val="none" w:sz="0" w:space="0" w:color="auto"/>
        <w:bottom w:val="none" w:sz="0" w:space="0" w:color="auto"/>
        <w:right w:val="none" w:sz="0" w:space="0" w:color="auto"/>
      </w:divBdr>
    </w:div>
    <w:div w:id="1998724904">
      <w:bodyDiv w:val="1"/>
      <w:marLeft w:val="0"/>
      <w:marRight w:val="0"/>
      <w:marTop w:val="0"/>
      <w:marBottom w:val="0"/>
      <w:divBdr>
        <w:top w:val="none" w:sz="0" w:space="0" w:color="auto"/>
        <w:left w:val="none" w:sz="0" w:space="0" w:color="auto"/>
        <w:bottom w:val="none" w:sz="0" w:space="0" w:color="auto"/>
        <w:right w:val="none" w:sz="0" w:space="0" w:color="auto"/>
      </w:divBdr>
    </w:div>
    <w:div w:id="1999766982">
      <w:bodyDiv w:val="1"/>
      <w:marLeft w:val="0"/>
      <w:marRight w:val="0"/>
      <w:marTop w:val="0"/>
      <w:marBottom w:val="0"/>
      <w:divBdr>
        <w:top w:val="none" w:sz="0" w:space="0" w:color="auto"/>
        <w:left w:val="none" w:sz="0" w:space="0" w:color="auto"/>
        <w:bottom w:val="none" w:sz="0" w:space="0" w:color="auto"/>
        <w:right w:val="none" w:sz="0" w:space="0" w:color="auto"/>
      </w:divBdr>
    </w:div>
    <w:div w:id="1999962806">
      <w:bodyDiv w:val="1"/>
      <w:marLeft w:val="0"/>
      <w:marRight w:val="0"/>
      <w:marTop w:val="0"/>
      <w:marBottom w:val="0"/>
      <w:divBdr>
        <w:top w:val="none" w:sz="0" w:space="0" w:color="auto"/>
        <w:left w:val="none" w:sz="0" w:space="0" w:color="auto"/>
        <w:bottom w:val="none" w:sz="0" w:space="0" w:color="auto"/>
        <w:right w:val="none" w:sz="0" w:space="0" w:color="auto"/>
      </w:divBdr>
    </w:div>
    <w:div w:id="2000041120">
      <w:bodyDiv w:val="1"/>
      <w:marLeft w:val="0"/>
      <w:marRight w:val="0"/>
      <w:marTop w:val="0"/>
      <w:marBottom w:val="0"/>
      <w:divBdr>
        <w:top w:val="none" w:sz="0" w:space="0" w:color="auto"/>
        <w:left w:val="none" w:sz="0" w:space="0" w:color="auto"/>
        <w:bottom w:val="none" w:sz="0" w:space="0" w:color="auto"/>
        <w:right w:val="none" w:sz="0" w:space="0" w:color="auto"/>
      </w:divBdr>
    </w:div>
    <w:div w:id="2000376792">
      <w:bodyDiv w:val="1"/>
      <w:marLeft w:val="0"/>
      <w:marRight w:val="0"/>
      <w:marTop w:val="0"/>
      <w:marBottom w:val="0"/>
      <w:divBdr>
        <w:top w:val="none" w:sz="0" w:space="0" w:color="auto"/>
        <w:left w:val="none" w:sz="0" w:space="0" w:color="auto"/>
        <w:bottom w:val="none" w:sz="0" w:space="0" w:color="auto"/>
        <w:right w:val="none" w:sz="0" w:space="0" w:color="auto"/>
      </w:divBdr>
    </w:div>
    <w:div w:id="2000621332">
      <w:bodyDiv w:val="1"/>
      <w:marLeft w:val="0"/>
      <w:marRight w:val="0"/>
      <w:marTop w:val="0"/>
      <w:marBottom w:val="0"/>
      <w:divBdr>
        <w:top w:val="none" w:sz="0" w:space="0" w:color="auto"/>
        <w:left w:val="none" w:sz="0" w:space="0" w:color="auto"/>
        <w:bottom w:val="none" w:sz="0" w:space="0" w:color="auto"/>
        <w:right w:val="none" w:sz="0" w:space="0" w:color="auto"/>
      </w:divBdr>
    </w:div>
    <w:div w:id="2000882021">
      <w:bodyDiv w:val="1"/>
      <w:marLeft w:val="0"/>
      <w:marRight w:val="0"/>
      <w:marTop w:val="0"/>
      <w:marBottom w:val="0"/>
      <w:divBdr>
        <w:top w:val="none" w:sz="0" w:space="0" w:color="auto"/>
        <w:left w:val="none" w:sz="0" w:space="0" w:color="auto"/>
        <w:bottom w:val="none" w:sz="0" w:space="0" w:color="auto"/>
        <w:right w:val="none" w:sz="0" w:space="0" w:color="auto"/>
      </w:divBdr>
    </w:div>
    <w:div w:id="2000882996">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01227017">
      <w:bodyDiv w:val="1"/>
      <w:marLeft w:val="0"/>
      <w:marRight w:val="0"/>
      <w:marTop w:val="0"/>
      <w:marBottom w:val="0"/>
      <w:divBdr>
        <w:top w:val="none" w:sz="0" w:space="0" w:color="auto"/>
        <w:left w:val="none" w:sz="0" w:space="0" w:color="auto"/>
        <w:bottom w:val="none" w:sz="0" w:space="0" w:color="auto"/>
        <w:right w:val="none" w:sz="0" w:space="0" w:color="auto"/>
      </w:divBdr>
    </w:div>
    <w:div w:id="2002002304">
      <w:bodyDiv w:val="1"/>
      <w:marLeft w:val="0"/>
      <w:marRight w:val="0"/>
      <w:marTop w:val="0"/>
      <w:marBottom w:val="0"/>
      <w:divBdr>
        <w:top w:val="none" w:sz="0" w:space="0" w:color="auto"/>
        <w:left w:val="none" w:sz="0" w:space="0" w:color="auto"/>
        <w:bottom w:val="none" w:sz="0" w:space="0" w:color="auto"/>
        <w:right w:val="none" w:sz="0" w:space="0" w:color="auto"/>
      </w:divBdr>
    </w:div>
    <w:div w:id="2002199831">
      <w:bodyDiv w:val="1"/>
      <w:marLeft w:val="0"/>
      <w:marRight w:val="0"/>
      <w:marTop w:val="0"/>
      <w:marBottom w:val="0"/>
      <w:divBdr>
        <w:top w:val="none" w:sz="0" w:space="0" w:color="auto"/>
        <w:left w:val="none" w:sz="0" w:space="0" w:color="auto"/>
        <w:bottom w:val="none" w:sz="0" w:space="0" w:color="auto"/>
        <w:right w:val="none" w:sz="0" w:space="0" w:color="auto"/>
      </w:divBdr>
    </w:div>
    <w:div w:id="2002344466">
      <w:bodyDiv w:val="1"/>
      <w:marLeft w:val="0"/>
      <w:marRight w:val="0"/>
      <w:marTop w:val="0"/>
      <w:marBottom w:val="0"/>
      <w:divBdr>
        <w:top w:val="none" w:sz="0" w:space="0" w:color="auto"/>
        <w:left w:val="none" w:sz="0" w:space="0" w:color="auto"/>
        <w:bottom w:val="none" w:sz="0" w:space="0" w:color="auto"/>
        <w:right w:val="none" w:sz="0" w:space="0" w:color="auto"/>
      </w:divBdr>
    </w:div>
    <w:div w:id="2002654844">
      <w:bodyDiv w:val="1"/>
      <w:marLeft w:val="0"/>
      <w:marRight w:val="0"/>
      <w:marTop w:val="0"/>
      <w:marBottom w:val="0"/>
      <w:divBdr>
        <w:top w:val="none" w:sz="0" w:space="0" w:color="auto"/>
        <w:left w:val="none" w:sz="0" w:space="0" w:color="auto"/>
        <w:bottom w:val="none" w:sz="0" w:space="0" w:color="auto"/>
        <w:right w:val="none" w:sz="0" w:space="0" w:color="auto"/>
      </w:divBdr>
    </w:div>
    <w:div w:id="2003509016">
      <w:bodyDiv w:val="1"/>
      <w:marLeft w:val="0"/>
      <w:marRight w:val="0"/>
      <w:marTop w:val="0"/>
      <w:marBottom w:val="0"/>
      <w:divBdr>
        <w:top w:val="none" w:sz="0" w:space="0" w:color="auto"/>
        <w:left w:val="none" w:sz="0" w:space="0" w:color="auto"/>
        <w:bottom w:val="none" w:sz="0" w:space="0" w:color="auto"/>
        <w:right w:val="none" w:sz="0" w:space="0" w:color="auto"/>
      </w:divBdr>
    </w:div>
    <w:div w:id="2003657921">
      <w:bodyDiv w:val="1"/>
      <w:marLeft w:val="0"/>
      <w:marRight w:val="0"/>
      <w:marTop w:val="0"/>
      <w:marBottom w:val="0"/>
      <w:divBdr>
        <w:top w:val="none" w:sz="0" w:space="0" w:color="auto"/>
        <w:left w:val="none" w:sz="0" w:space="0" w:color="auto"/>
        <w:bottom w:val="none" w:sz="0" w:space="0" w:color="auto"/>
        <w:right w:val="none" w:sz="0" w:space="0" w:color="auto"/>
      </w:divBdr>
    </w:div>
    <w:div w:id="2004044017">
      <w:bodyDiv w:val="1"/>
      <w:marLeft w:val="0"/>
      <w:marRight w:val="0"/>
      <w:marTop w:val="0"/>
      <w:marBottom w:val="0"/>
      <w:divBdr>
        <w:top w:val="none" w:sz="0" w:space="0" w:color="auto"/>
        <w:left w:val="none" w:sz="0" w:space="0" w:color="auto"/>
        <w:bottom w:val="none" w:sz="0" w:space="0" w:color="auto"/>
        <w:right w:val="none" w:sz="0" w:space="0" w:color="auto"/>
      </w:divBdr>
    </w:div>
    <w:div w:id="2004358364">
      <w:bodyDiv w:val="1"/>
      <w:marLeft w:val="0"/>
      <w:marRight w:val="0"/>
      <w:marTop w:val="0"/>
      <w:marBottom w:val="0"/>
      <w:divBdr>
        <w:top w:val="none" w:sz="0" w:space="0" w:color="auto"/>
        <w:left w:val="none" w:sz="0" w:space="0" w:color="auto"/>
        <w:bottom w:val="none" w:sz="0" w:space="0" w:color="auto"/>
        <w:right w:val="none" w:sz="0" w:space="0" w:color="auto"/>
      </w:divBdr>
    </w:div>
    <w:div w:id="2004435113">
      <w:bodyDiv w:val="1"/>
      <w:marLeft w:val="0"/>
      <w:marRight w:val="0"/>
      <w:marTop w:val="0"/>
      <w:marBottom w:val="0"/>
      <w:divBdr>
        <w:top w:val="none" w:sz="0" w:space="0" w:color="auto"/>
        <w:left w:val="none" w:sz="0" w:space="0" w:color="auto"/>
        <w:bottom w:val="none" w:sz="0" w:space="0" w:color="auto"/>
        <w:right w:val="none" w:sz="0" w:space="0" w:color="auto"/>
      </w:divBdr>
    </w:div>
    <w:div w:id="2004551379">
      <w:bodyDiv w:val="1"/>
      <w:marLeft w:val="0"/>
      <w:marRight w:val="0"/>
      <w:marTop w:val="0"/>
      <w:marBottom w:val="0"/>
      <w:divBdr>
        <w:top w:val="none" w:sz="0" w:space="0" w:color="auto"/>
        <w:left w:val="none" w:sz="0" w:space="0" w:color="auto"/>
        <w:bottom w:val="none" w:sz="0" w:space="0" w:color="auto"/>
        <w:right w:val="none" w:sz="0" w:space="0" w:color="auto"/>
      </w:divBdr>
    </w:div>
    <w:div w:id="2004624060">
      <w:bodyDiv w:val="1"/>
      <w:marLeft w:val="0"/>
      <w:marRight w:val="0"/>
      <w:marTop w:val="0"/>
      <w:marBottom w:val="0"/>
      <w:divBdr>
        <w:top w:val="none" w:sz="0" w:space="0" w:color="auto"/>
        <w:left w:val="none" w:sz="0" w:space="0" w:color="auto"/>
        <w:bottom w:val="none" w:sz="0" w:space="0" w:color="auto"/>
        <w:right w:val="none" w:sz="0" w:space="0" w:color="auto"/>
      </w:divBdr>
    </w:div>
    <w:div w:id="2005088506">
      <w:bodyDiv w:val="1"/>
      <w:marLeft w:val="0"/>
      <w:marRight w:val="0"/>
      <w:marTop w:val="0"/>
      <w:marBottom w:val="0"/>
      <w:divBdr>
        <w:top w:val="none" w:sz="0" w:space="0" w:color="auto"/>
        <w:left w:val="none" w:sz="0" w:space="0" w:color="auto"/>
        <w:bottom w:val="none" w:sz="0" w:space="0" w:color="auto"/>
        <w:right w:val="none" w:sz="0" w:space="0" w:color="auto"/>
      </w:divBdr>
    </w:div>
    <w:div w:id="2005623673">
      <w:bodyDiv w:val="1"/>
      <w:marLeft w:val="0"/>
      <w:marRight w:val="0"/>
      <w:marTop w:val="0"/>
      <w:marBottom w:val="0"/>
      <w:divBdr>
        <w:top w:val="none" w:sz="0" w:space="0" w:color="auto"/>
        <w:left w:val="none" w:sz="0" w:space="0" w:color="auto"/>
        <w:bottom w:val="none" w:sz="0" w:space="0" w:color="auto"/>
        <w:right w:val="none" w:sz="0" w:space="0" w:color="auto"/>
      </w:divBdr>
    </w:div>
    <w:div w:id="2005819950">
      <w:bodyDiv w:val="1"/>
      <w:marLeft w:val="0"/>
      <w:marRight w:val="0"/>
      <w:marTop w:val="0"/>
      <w:marBottom w:val="0"/>
      <w:divBdr>
        <w:top w:val="none" w:sz="0" w:space="0" w:color="auto"/>
        <w:left w:val="none" w:sz="0" w:space="0" w:color="auto"/>
        <w:bottom w:val="none" w:sz="0" w:space="0" w:color="auto"/>
        <w:right w:val="none" w:sz="0" w:space="0" w:color="auto"/>
      </w:divBdr>
    </w:div>
    <w:div w:id="2006123122">
      <w:bodyDiv w:val="1"/>
      <w:marLeft w:val="0"/>
      <w:marRight w:val="0"/>
      <w:marTop w:val="0"/>
      <w:marBottom w:val="0"/>
      <w:divBdr>
        <w:top w:val="none" w:sz="0" w:space="0" w:color="auto"/>
        <w:left w:val="none" w:sz="0" w:space="0" w:color="auto"/>
        <w:bottom w:val="none" w:sz="0" w:space="0" w:color="auto"/>
        <w:right w:val="none" w:sz="0" w:space="0" w:color="auto"/>
      </w:divBdr>
    </w:div>
    <w:div w:id="2006204252">
      <w:bodyDiv w:val="1"/>
      <w:marLeft w:val="0"/>
      <w:marRight w:val="0"/>
      <w:marTop w:val="0"/>
      <w:marBottom w:val="0"/>
      <w:divBdr>
        <w:top w:val="none" w:sz="0" w:space="0" w:color="auto"/>
        <w:left w:val="none" w:sz="0" w:space="0" w:color="auto"/>
        <w:bottom w:val="none" w:sz="0" w:space="0" w:color="auto"/>
        <w:right w:val="none" w:sz="0" w:space="0" w:color="auto"/>
      </w:divBdr>
    </w:div>
    <w:div w:id="2007055906">
      <w:bodyDiv w:val="1"/>
      <w:marLeft w:val="0"/>
      <w:marRight w:val="0"/>
      <w:marTop w:val="0"/>
      <w:marBottom w:val="0"/>
      <w:divBdr>
        <w:top w:val="none" w:sz="0" w:space="0" w:color="auto"/>
        <w:left w:val="none" w:sz="0" w:space="0" w:color="auto"/>
        <w:bottom w:val="none" w:sz="0" w:space="0" w:color="auto"/>
        <w:right w:val="none" w:sz="0" w:space="0" w:color="auto"/>
      </w:divBdr>
    </w:div>
    <w:div w:id="2007437128">
      <w:bodyDiv w:val="1"/>
      <w:marLeft w:val="0"/>
      <w:marRight w:val="0"/>
      <w:marTop w:val="0"/>
      <w:marBottom w:val="0"/>
      <w:divBdr>
        <w:top w:val="none" w:sz="0" w:space="0" w:color="auto"/>
        <w:left w:val="none" w:sz="0" w:space="0" w:color="auto"/>
        <w:bottom w:val="none" w:sz="0" w:space="0" w:color="auto"/>
        <w:right w:val="none" w:sz="0" w:space="0" w:color="auto"/>
      </w:divBdr>
    </w:div>
    <w:div w:id="2007855293">
      <w:bodyDiv w:val="1"/>
      <w:marLeft w:val="0"/>
      <w:marRight w:val="0"/>
      <w:marTop w:val="0"/>
      <w:marBottom w:val="0"/>
      <w:divBdr>
        <w:top w:val="none" w:sz="0" w:space="0" w:color="auto"/>
        <w:left w:val="none" w:sz="0" w:space="0" w:color="auto"/>
        <w:bottom w:val="none" w:sz="0" w:space="0" w:color="auto"/>
        <w:right w:val="none" w:sz="0" w:space="0" w:color="auto"/>
      </w:divBdr>
    </w:div>
    <w:div w:id="2008363914">
      <w:bodyDiv w:val="1"/>
      <w:marLeft w:val="0"/>
      <w:marRight w:val="0"/>
      <w:marTop w:val="0"/>
      <w:marBottom w:val="0"/>
      <w:divBdr>
        <w:top w:val="none" w:sz="0" w:space="0" w:color="auto"/>
        <w:left w:val="none" w:sz="0" w:space="0" w:color="auto"/>
        <w:bottom w:val="none" w:sz="0" w:space="0" w:color="auto"/>
        <w:right w:val="none" w:sz="0" w:space="0" w:color="auto"/>
      </w:divBdr>
    </w:div>
    <w:div w:id="2008558440">
      <w:bodyDiv w:val="1"/>
      <w:marLeft w:val="0"/>
      <w:marRight w:val="0"/>
      <w:marTop w:val="0"/>
      <w:marBottom w:val="0"/>
      <w:divBdr>
        <w:top w:val="none" w:sz="0" w:space="0" w:color="auto"/>
        <w:left w:val="none" w:sz="0" w:space="0" w:color="auto"/>
        <w:bottom w:val="none" w:sz="0" w:space="0" w:color="auto"/>
        <w:right w:val="none" w:sz="0" w:space="0" w:color="auto"/>
      </w:divBdr>
    </w:div>
    <w:div w:id="2008903669">
      <w:bodyDiv w:val="1"/>
      <w:marLeft w:val="0"/>
      <w:marRight w:val="0"/>
      <w:marTop w:val="0"/>
      <w:marBottom w:val="0"/>
      <w:divBdr>
        <w:top w:val="none" w:sz="0" w:space="0" w:color="auto"/>
        <w:left w:val="none" w:sz="0" w:space="0" w:color="auto"/>
        <w:bottom w:val="none" w:sz="0" w:space="0" w:color="auto"/>
        <w:right w:val="none" w:sz="0" w:space="0" w:color="auto"/>
      </w:divBdr>
    </w:div>
    <w:div w:id="2009213681">
      <w:bodyDiv w:val="1"/>
      <w:marLeft w:val="0"/>
      <w:marRight w:val="0"/>
      <w:marTop w:val="0"/>
      <w:marBottom w:val="0"/>
      <w:divBdr>
        <w:top w:val="none" w:sz="0" w:space="0" w:color="auto"/>
        <w:left w:val="none" w:sz="0" w:space="0" w:color="auto"/>
        <w:bottom w:val="none" w:sz="0" w:space="0" w:color="auto"/>
        <w:right w:val="none" w:sz="0" w:space="0" w:color="auto"/>
      </w:divBdr>
    </w:div>
    <w:div w:id="2009554514">
      <w:bodyDiv w:val="1"/>
      <w:marLeft w:val="0"/>
      <w:marRight w:val="0"/>
      <w:marTop w:val="0"/>
      <w:marBottom w:val="0"/>
      <w:divBdr>
        <w:top w:val="none" w:sz="0" w:space="0" w:color="auto"/>
        <w:left w:val="none" w:sz="0" w:space="0" w:color="auto"/>
        <w:bottom w:val="none" w:sz="0" w:space="0" w:color="auto"/>
        <w:right w:val="none" w:sz="0" w:space="0" w:color="auto"/>
      </w:divBdr>
    </w:div>
    <w:div w:id="2009669793">
      <w:bodyDiv w:val="1"/>
      <w:marLeft w:val="0"/>
      <w:marRight w:val="0"/>
      <w:marTop w:val="0"/>
      <w:marBottom w:val="0"/>
      <w:divBdr>
        <w:top w:val="none" w:sz="0" w:space="0" w:color="auto"/>
        <w:left w:val="none" w:sz="0" w:space="0" w:color="auto"/>
        <w:bottom w:val="none" w:sz="0" w:space="0" w:color="auto"/>
        <w:right w:val="none" w:sz="0" w:space="0" w:color="auto"/>
      </w:divBdr>
    </w:div>
    <w:div w:id="2009673195">
      <w:bodyDiv w:val="1"/>
      <w:marLeft w:val="0"/>
      <w:marRight w:val="0"/>
      <w:marTop w:val="0"/>
      <w:marBottom w:val="0"/>
      <w:divBdr>
        <w:top w:val="none" w:sz="0" w:space="0" w:color="auto"/>
        <w:left w:val="none" w:sz="0" w:space="0" w:color="auto"/>
        <w:bottom w:val="none" w:sz="0" w:space="0" w:color="auto"/>
        <w:right w:val="none" w:sz="0" w:space="0" w:color="auto"/>
      </w:divBdr>
    </w:div>
    <w:div w:id="2009747485">
      <w:bodyDiv w:val="1"/>
      <w:marLeft w:val="0"/>
      <w:marRight w:val="0"/>
      <w:marTop w:val="0"/>
      <w:marBottom w:val="0"/>
      <w:divBdr>
        <w:top w:val="none" w:sz="0" w:space="0" w:color="auto"/>
        <w:left w:val="none" w:sz="0" w:space="0" w:color="auto"/>
        <w:bottom w:val="none" w:sz="0" w:space="0" w:color="auto"/>
        <w:right w:val="none" w:sz="0" w:space="0" w:color="auto"/>
      </w:divBdr>
    </w:div>
    <w:div w:id="2010256648">
      <w:bodyDiv w:val="1"/>
      <w:marLeft w:val="0"/>
      <w:marRight w:val="0"/>
      <w:marTop w:val="0"/>
      <w:marBottom w:val="0"/>
      <w:divBdr>
        <w:top w:val="none" w:sz="0" w:space="0" w:color="auto"/>
        <w:left w:val="none" w:sz="0" w:space="0" w:color="auto"/>
        <w:bottom w:val="none" w:sz="0" w:space="0" w:color="auto"/>
        <w:right w:val="none" w:sz="0" w:space="0" w:color="auto"/>
      </w:divBdr>
    </w:div>
    <w:div w:id="2010742494">
      <w:bodyDiv w:val="1"/>
      <w:marLeft w:val="0"/>
      <w:marRight w:val="0"/>
      <w:marTop w:val="0"/>
      <w:marBottom w:val="0"/>
      <w:divBdr>
        <w:top w:val="none" w:sz="0" w:space="0" w:color="auto"/>
        <w:left w:val="none" w:sz="0" w:space="0" w:color="auto"/>
        <w:bottom w:val="none" w:sz="0" w:space="0" w:color="auto"/>
        <w:right w:val="none" w:sz="0" w:space="0" w:color="auto"/>
      </w:divBdr>
    </w:div>
    <w:div w:id="2010979853">
      <w:bodyDiv w:val="1"/>
      <w:marLeft w:val="0"/>
      <w:marRight w:val="0"/>
      <w:marTop w:val="0"/>
      <w:marBottom w:val="0"/>
      <w:divBdr>
        <w:top w:val="none" w:sz="0" w:space="0" w:color="auto"/>
        <w:left w:val="none" w:sz="0" w:space="0" w:color="auto"/>
        <w:bottom w:val="none" w:sz="0" w:space="0" w:color="auto"/>
        <w:right w:val="none" w:sz="0" w:space="0" w:color="auto"/>
      </w:divBdr>
    </w:div>
    <w:div w:id="2011516539">
      <w:bodyDiv w:val="1"/>
      <w:marLeft w:val="0"/>
      <w:marRight w:val="0"/>
      <w:marTop w:val="0"/>
      <w:marBottom w:val="0"/>
      <w:divBdr>
        <w:top w:val="none" w:sz="0" w:space="0" w:color="auto"/>
        <w:left w:val="none" w:sz="0" w:space="0" w:color="auto"/>
        <w:bottom w:val="none" w:sz="0" w:space="0" w:color="auto"/>
        <w:right w:val="none" w:sz="0" w:space="0" w:color="auto"/>
      </w:divBdr>
    </w:div>
    <w:div w:id="2013024269">
      <w:bodyDiv w:val="1"/>
      <w:marLeft w:val="0"/>
      <w:marRight w:val="0"/>
      <w:marTop w:val="0"/>
      <w:marBottom w:val="0"/>
      <w:divBdr>
        <w:top w:val="none" w:sz="0" w:space="0" w:color="auto"/>
        <w:left w:val="none" w:sz="0" w:space="0" w:color="auto"/>
        <w:bottom w:val="none" w:sz="0" w:space="0" w:color="auto"/>
        <w:right w:val="none" w:sz="0" w:space="0" w:color="auto"/>
      </w:divBdr>
    </w:div>
    <w:div w:id="2013095627">
      <w:bodyDiv w:val="1"/>
      <w:marLeft w:val="0"/>
      <w:marRight w:val="0"/>
      <w:marTop w:val="0"/>
      <w:marBottom w:val="0"/>
      <w:divBdr>
        <w:top w:val="none" w:sz="0" w:space="0" w:color="auto"/>
        <w:left w:val="none" w:sz="0" w:space="0" w:color="auto"/>
        <w:bottom w:val="none" w:sz="0" w:space="0" w:color="auto"/>
        <w:right w:val="none" w:sz="0" w:space="0" w:color="auto"/>
      </w:divBdr>
    </w:div>
    <w:div w:id="2013291716">
      <w:bodyDiv w:val="1"/>
      <w:marLeft w:val="0"/>
      <w:marRight w:val="0"/>
      <w:marTop w:val="0"/>
      <w:marBottom w:val="0"/>
      <w:divBdr>
        <w:top w:val="none" w:sz="0" w:space="0" w:color="auto"/>
        <w:left w:val="none" w:sz="0" w:space="0" w:color="auto"/>
        <w:bottom w:val="none" w:sz="0" w:space="0" w:color="auto"/>
        <w:right w:val="none" w:sz="0" w:space="0" w:color="auto"/>
      </w:divBdr>
    </w:div>
    <w:div w:id="2013291811">
      <w:bodyDiv w:val="1"/>
      <w:marLeft w:val="0"/>
      <w:marRight w:val="0"/>
      <w:marTop w:val="0"/>
      <w:marBottom w:val="0"/>
      <w:divBdr>
        <w:top w:val="none" w:sz="0" w:space="0" w:color="auto"/>
        <w:left w:val="none" w:sz="0" w:space="0" w:color="auto"/>
        <w:bottom w:val="none" w:sz="0" w:space="0" w:color="auto"/>
        <w:right w:val="none" w:sz="0" w:space="0" w:color="auto"/>
      </w:divBdr>
    </w:div>
    <w:div w:id="2013412757">
      <w:bodyDiv w:val="1"/>
      <w:marLeft w:val="0"/>
      <w:marRight w:val="0"/>
      <w:marTop w:val="0"/>
      <w:marBottom w:val="0"/>
      <w:divBdr>
        <w:top w:val="none" w:sz="0" w:space="0" w:color="auto"/>
        <w:left w:val="none" w:sz="0" w:space="0" w:color="auto"/>
        <w:bottom w:val="none" w:sz="0" w:space="0" w:color="auto"/>
        <w:right w:val="none" w:sz="0" w:space="0" w:color="auto"/>
      </w:divBdr>
    </w:div>
    <w:div w:id="2013415146">
      <w:bodyDiv w:val="1"/>
      <w:marLeft w:val="0"/>
      <w:marRight w:val="0"/>
      <w:marTop w:val="0"/>
      <w:marBottom w:val="0"/>
      <w:divBdr>
        <w:top w:val="none" w:sz="0" w:space="0" w:color="auto"/>
        <w:left w:val="none" w:sz="0" w:space="0" w:color="auto"/>
        <w:bottom w:val="none" w:sz="0" w:space="0" w:color="auto"/>
        <w:right w:val="none" w:sz="0" w:space="0" w:color="auto"/>
      </w:divBdr>
    </w:div>
    <w:div w:id="2014647153">
      <w:bodyDiv w:val="1"/>
      <w:marLeft w:val="0"/>
      <w:marRight w:val="0"/>
      <w:marTop w:val="0"/>
      <w:marBottom w:val="0"/>
      <w:divBdr>
        <w:top w:val="none" w:sz="0" w:space="0" w:color="auto"/>
        <w:left w:val="none" w:sz="0" w:space="0" w:color="auto"/>
        <w:bottom w:val="none" w:sz="0" w:space="0" w:color="auto"/>
        <w:right w:val="none" w:sz="0" w:space="0" w:color="auto"/>
      </w:divBdr>
    </w:div>
    <w:div w:id="2014797551">
      <w:bodyDiv w:val="1"/>
      <w:marLeft w:val="0"/>
      <w:marRight w:val="0"/>
      <w:marTop w:val="0"/>
      <w:marBottom w:val="0"/>
      <w:divBdr>
        <w:top w:val="none" w:sz="0" w:space="0" w:color="auto"/>
        <w:left w:val="none" w:sz="0" w:space="0" w:color="auto"/>
        <w:bottom w:val="none" w:sz="0" w:space="0" w:color="auto"/>
        <w:right w:val="none" w:sz="0" w:space="0" w:color="auto"/>
      </w:divBdr>
    </w:div>
    <w:div w:id="2015261353">
      <w:bodyDiv w:val="1"/>
      <w:marLeft w:val="0"/>
      <w:marRight w:val="0"/>
      <w:marTop w:val="0"/>
      <w:marBottom w:val="0"/>
      <w:divBdr>
        <w:top w:val="none" w:sz="0" w:space="0" w:color="auto"/>
        <w:left w:val="none" w:sz="0" w:space="0" w:color="auto"/>
        <w:bottom w:val="none" w:sz="0" w:space="0" w:color="auto"/>
        <w:right w:val="none" w:sz="0" w:space="0" w:color="auto"/>
      </w:divBdr>
    </w:div>
    <w:div w:id="2015494147">
      <w:bodyDiv w:val="1"/>
      <w:marLeft w:val="0"/>
      <w:marRight w:val="0"/>
      <w:marTop w:val="0"/>
      <w:marBottom w:val="0"/>
      <w:divBdr>
        <w:top w:val="none" w:sz="0" w:space="0" w:color="auto"/>
        <w:left w:val="none" w:sz="0" w:space="0" w:color="auto"/>
        <w:bottom w:val="none" w:sz="0" w:space="0" w:color="auto"/>
        <w:right w:val="none" w:sz="0" w:space="0" w:color="auto"/>
      </w:divBdr>
    </w:div>
    <w:div w:id="2015497588">
      <w:bodyDiv w:val="1"/>
      <w:marLeft w:val="0"/>
      <w:marRight w:val="0"/>
      <w:marTop w:val="0"/>
      <w:marBottom w:val="0"/>
      <w:divBdr>
        <w:top w:val="none" w:sz="0" w:space="0" w:color="auto"/>
        <w:left w:val="none" w:sz="0" w:space="0" w:color="auto"/>
        <w:bottom w:val="none" w:sz="0" w:space="0" w:color="auto"/>
        <w:right w:val="none" w:sz="0" w:space="0" w:color="auto"/>
      </w:divBdr>
    </w:div>
    <w:div w:id="2015498629">
      <w:bodyDiv w:val="1"/>
      <w:marLeft w:val="0"/>
      <w:marRight w:val="0"/>
      <w:marTop w:val="0"/>
      <w:marBottom w:val="0"/>
      <w:divBdr>
        <w:top w:val="none" w:sz="0" w:space="0" w:color="auto"/>
        <w:left w:val="none" w:sz="0" w:space="0" w:color="auto"/>
        <w:bottom w:val="none" w:sz="0" w:space="0" w:color="auto"/>
        <w:right w:val="none" w:sz="0" w:space="0" w:color="auto"/>
      </w:divBdr>
    </w:div>
    <w:div w:id="2015768334">
      <w:bodyDiv w:val="1"/>
      <w:marLeft w:val="0"/>
      <w:marRight w:val="0"/>
      <w:marTop w:val="0"/>
      <w:marBottom w:val="0"/>
      <w:divBdr>
        <w:top w:val="none" w:sz="0" w:space="0" w:color="auto"/>
        <w:left w:val="none" w:sz="0" w:space="0" w:color="auto"/>
        <w:bottom w:val="none" w:sz="0" w:space="0" w:color="auto"/>
        <w:right w:val="none" w:sz="0" w:space="0" w:color="auto"/>
      </w:divBdr>
    </w:div>
    <w:div w:id="2016610991">
      <w:bodyDiv w:val="1"/>
      <w:marLeft w:val="0"/>
      <w:marRight w:val="0"/>
      <w:marTop w:val="0"/>
      <w:marBottom w:val="0"/>
      <w:divBdr>
        <w:top w:val="none" w:sz="0" w:space="0" w:color="auto"/>
        <w:left w:val="none" w:sz="0" w:space="0" w:color="auto"/>
        <w:bottom w:val="none" w:sz="0" w:space="0" w:color="auto"/>
        <w:right w:val="none" w:sz="0" w:space="0" w:color="auto"/>
      </w:divBdr>
    </w:div>
    <w:div w:id="2016884090">
      <w:bodyDiv w:val="1"/>
      <w:marLeft w:val="0"/>
      <w:marRight w:val="0"/>
      <w:marTop w:val="0"/>
      <w:marBottom w:val="0"/>
      <w:divBdr>
        <w:top w:val="none" w:sz="0" w:space="0" w:color="auto"/>
        <w:left w:val="none" w:sz="0" w:space="0" w:color="auto"/>
        <w:bottom w:val="none" w:sz="0" w:space="0" w:color="auto"/>
        <w:right w:val="none" w:sz="0" w:space="0" w:color="auto"/>
      </w:divBdr>
    </w:div>
    <w:div w:id="2017657279">
      <w:bodyDiv w:val="1"/>
      <w:marLeft w:val="0"/>
      <w:marRight w:val="0"/>
      <w:marTop w:val="0"/>
      <w:marBottom w:val="0"/>
      <w:divBdr>
        <w:top w:val="none" w:sz="0" w:space="0" w:color="auto"/>
        <w:left w:val="none" w:sz="0" w:space="0" w:color="auto"/>
        <w:bottom w:val="none" w:sz="0" w:space="0" w:color="auto"/>
        <w:right w:val="none" w:sz="0" w:space="0" w:color="auto"/>
      </w:divBdr>
    </w:div>
    <w:div w:id="2017682527">
      <w:bodyDiv w:val="1"/>
      <w:marLeft w:val="0"/>
      <w:marRight w:val="0"/>
      <w:marTop w:val="0"/>
      <w:marBottom w:val="0"/>
      <w:divBdr>
        <w:top w:val="none" w:sz="0" w:space="0" w:color="auto"/>
        <w:left w:val="none" w:sz="0" w:space="0" w:color="auto"/>
        <w:bottom w:val="none" w:sz="0" w:space="0" w:color="auto"/>
        <w:right w:val="none" w:sz="0" w:space="0" w:color="auto"/>
      </w:divBdr>
    </w:div>
    <w:div w:id="2017881307">
      <w:bodyDiv w:val="1"/>
      <w:marLeft w:val="0"/>
      <w:marRight w:val="0"/>
      <w:marTop w:val="0"/>
      <w:marBottom w:val="0"/>
      <w:divBdr>
        <w:top w:val="none" w:sz="0" w:space="0" w:color="auto"/>
        <w:left w:val="none" w:sz="0" w:space="0" w:color="auto"/>
        <w:bottom w:val="none" w:sz="0" w:space="0" w:color="auto"/>
        <w:right w:val="none" w:sz="0" w:space="0" w:color="auto"/>
      </w:divBdr>
    </w:div>
    <w:div w:id="2018077368">
      <w:bodyDiv w:val="1"/>
      <w:marLeft w:val="0"/>
      <w:marRight w:val="0"/>
      <w:marTop w:val="0"/>
      <w:marBottom w:val="0"/>
      <w:divBdr>
        <w:top w:val="none" w:sz="0" w:space="0" w:color="auto"/>
        <w:left w:val="none" w:sz="0" w:space="0" w:color="auto"/>
        <w:bottom w:val="none" w:sz="0" w:space="0" w:color="auto"/>
        <w:right w:val="none" w:sz="0" w:space="0" w:color="auto"/>
      </w:divBdr>
    </w:div>
    <w:div w:id="2018269525">
      <w:bodyDiv w:val="1"/>
      <w:marLeft w:val="0"/>
      <w:marRight w:val="0"/>
      <w:marTop w:val="0"/>
      <w:marBottom w:val="0"/>
      <w:divBdr>
        <w:top w:val="none" w:sz="0" w:space="0" w:color="auto"/>
        <w:left w:val="none" w:sz="0" w:space="0" w:color="auto"/>
        <w:bottom w:val="none" w:sz="0" w:space="0" w:color="auto"/>
        <w:right w:val="none" w:sz="0" w:space="0" w:color="auto"/>
      </w:divBdr>
    </w:div>
    <w:div w:id="2018845521">
      <w:bodyDiv w:val="1"/>
      <w:marLeft w:val="0"/>
      <w:marRight w:val="0"/>
      <w:marTop w:val="0"/>
      <w:marBottom w:val="0"/>
      <w:divBdr>
        <w:top w:val="none" w:sz="0" w:space="0" w:color="auto"/>
        <w:left w:val="none" w:sz="0" w:space="0" w:color="auto"/>
        <w:bottom w:val="none" w:sz="0" w:space="0" w:color="auto"/>
        <w:right w:val="none" w:sz="0" w:space="0" w:color="auto"/>
      </w:divBdr>
    </w:div>
    <w:div w:id="2019428001">
      <w:bodyDiv w:val="1"/>
      <w:marLeft w:val="0"/>
      <w:marRight w:val="0"/>
      <w:marTop w:val="0"/>
      <w:marBottom w:val="0"/>
      <w:divBdr>
        <w:top w:val="none" w:sz="0" w:space="0" w:color="auto"/>
        <w:left w:val="none" w:sz="0" w:space="0" w:color="auto"/>
        <w:bottom w:val="none" w:sz="0" w:space="0" w:color="auto"/>
        <w:right w:val="none" w:sz="0" w:space="0" w:color="auto"/>
      </w:divBdr>
    </w:div>
    <w:div w:id="2020351145">
      <w:bodyDiv w:val="1"/>
      <w:marLeft w:val="0"/>
      <w:marRight w:val="0"/>
      <w:marTop w:val="0"/>
      <w:marBottom w:val="0"/>
      <w:divBdr>
        <w:top w:val="none" w:sz="0" w:space="0" w:color="auto"/>
        <w:left w:val="none" w:sz="0" w:space="0" w:color="auto"/>
        <w:bottom w:val="none" w:sz="0" w:space="0" w:color="auto"/>
        <w:right w:val="none" w:sz="0" w:space="0" w:color="auto"/>
      </w:divBdr>
    </w:div>
    <w:div w:id="2020622887">
      <w:bodyDiv w:val="1"/>
      <w:marLeft w:val="0"/>
      <w:marRight w:val="0"/>
      <w:marTop w:val="0"/>
      <w:marBottom w:val="0"/>
      <w:divBdr>
        <w:top w:val="none" w:sz="0" w:space="0" w:color="auto"/>
        <w:left w:val="none" w:sz="0" w:space="0" w:color="auto"/>
        <w:bottom w:val="none" w:sz="0" w:space="0" w:color="auto"/>
        <w:right w:val="none" w:sz="0" w:space="0" w:color="auto"/>
      </w:divBdr>
    </w:div>
    <w:div w:id="2020933953">
      <w:bodyDiv w:val="1"/>
      <w:marLeft w:val="0"/>
      <w:marRight w:val="0"/>
      <w:marTop w:val="0"/>
      <w:marBottom w:val="0"/>
      <w:divBdr>
        <w:top w:val="none" w:sz="0" w:space="0" w:color="auto"/>
        <w:left w:val="none" w:sz="0" w:space="0" w:color="auto"/>
        <w:bottom w:val="none" w:sz="0" w:space="0" w:color="auto"/>
        <w:right w:val="none" w:sz="0" w:space="0" w:color="auto"/>
      </w:divBdr>
    </w:div>
    <w:div w:id="2021159798">
      <w:bodyDiv w:val="1"/>
      <w:marLeft w:val="0"/>
      <w:marRight w:val="0"/>
      <w:marTop w:val="0"/>
      <w:marBottom w:val="0"/>
      <w:divBdr>
        <w:top w:val="none" w:sz="0" w:space="0" w:color="auto"/>
        <w:left w:val="none" w:sz="0" w:space="0" w:color="auto"/>
        <w:bottom w:val="none" w:sz="0" w:space="0" w:color="auto"/>
        <w:right w:val="none" w:sz="0" w:space="0" w:color="auto"/>
      </w:divBdr>
    </w:div>
    <w:div w:id="2021930631">
      <w:bodyDiv w:val="1"/>
      <w:marLeft w:val="0"/>
      <w:marRight w:val="0"/>
      <w:marTop w:val="0"/>
      <w:marBottom w:val="0"/>
      <w:divBdr>
        <w:top w:val="none" w:sz="0" w:space="0" w:color="auto"/>
        <w:left w:val="none" w:sz="0" w:space="0" w:color="auto"/>
        <w:bottom w:val="none" w:sz="0" w:space="0" w:color="auto"/>
        <w:right w:val="none" w:sz="0" w:space="0" w:color="auto"/>
      </w:divBdr>
    </w:div>
    <w:div w:id="2022002319">
      <w:bodyDiv w:val="1"/>
      <w:marLeft w:val="0"/>
      <w:marRight w:val="0"/>
      <w:marTop w:val="0"/>
      <w:marBottom w:val="0"/>
      <w:divBdr>
        <w:top w:val="none" w:sz="0" w:space="0" w:color="auto"/>
        <w:left w:val="none" w:sz="0" w:space="0" w:color="auto"/>
        <w:bottom w:val="none" w:sz="0" w:space="0" w:color="auto"/>
        <w:right w:val="none" w:sz="0" w:space="0" w:color="auto"/>
      </w:divBdr>
    </w:div>
    <w:div w:id="2022465687">
      <w:bodyDiv w:val="1"/>
      <w:marLeft w:val="0"/>
      <w:marRight w:val="0"/>
      <w:marTop w:val="0"/>
      <w:marBottom w:val="0"/>
      <w:divBdr>
        <w:top w:val="none" w:sz="0" w:space="0" w:color="auto"/>
        <w:left w:val="none" w:sz="0" w:space="0" w:color="auto"/>
        <w:bottom w:val="none" w:sz="0" w:space="0" w:color="auto"/>
        <w:right w:val="none" w:sz="0" w:space="0" w:color="auto"/>
      </w:divBdr>
    </w:div>
    <w:div w:id="2023629551">
      <w:bodyDiv w:val="1"/>
      <w:marLeft w:val="0"/>
      <w:marRight w:val="0"/>
      <w:marTop w:val="0"/>
      <w:marBottom w:val="0"/>
      <w:divBdr>
        <w:top w:val="none" w:sz="0" w:space="0" w:color="auto"/>
        <w:left w:val="none" w:sz="0" w:space="0" w:color="auto"/>
        <w:bottom w:val="none" w:sz="0" w:space="0" w:color="auto"/>
        <w:right w:val="none" w:sz="0" w:space="0" w:color="auto"/>
      </w:divBdr>
    </w:div>
    <w:div w:id="2023775583">
      <w:bodyDiv w:val="1"/>
      <w:marLeft w:val="0"/>
      <w:marRight w:val="0"/>
      <w:marTop w:val="0"/>
      <w:marBottom w:val="0"/>
      <w:divBdr>
        <w:top w:val="none" w:sz="0" w:space="0" w:color="auto"/>
        <w:left w:val="none" w:sz="0" w:space="0" w:color="auto"/>
        <w:bottom w:val="none" w:sz="0" w:space="0" w:color="auto"/>
        <w:right w:val="none" w:sz="0" w:space="0" w:color="auto"/>
      </w:divBdr>
    </w:div>
    <w:div w:id="2023817467">
      <w:bodyDiv w:val="1"/>
      <w:marLeft w:val="0"/>
      <w:marRight w:val="0"/>
      <w:marTop w:val="0"/>
      <w:marBottom w:val="0"/>
      <w:divBdr>
        <w:top w:val="none" w:sz="0" w:space="0" w:color="auto"/>
        <w:left w:val="none" w:sz="0" w:space="0" w:color="auto"/>
        <w:bottom w:val="none" w:sz="0" w:space="0" w:color="auto"/>
        <w:right w:val="none" w:sz="0" w:space="0" w:color="auto"/>
      </w:divBdr>
    </w:div>
    <w:div w:id="2023971337">
      <w:bodyDiv w:val="1"/>
      <w:marLeft w:val="0"/>
      <w:marRight w:val="0"/>
      <w:marTop w:val="0"/>
      <w:marBottom w:val="0"/>
      <w:divBdr>
        <w:top w:val="none" w:sz="0" w:space="0" w:color="auto"/>
        <w:left w:val="none" w:sz="0" w:space="0" w:color="auto"/>
        <w:bottom w:val="none" w:sz="0" w:space="0" w:color="auto"/>
        <w:right w:val="none" w:sz="0" w:space="0" w:color="auto"/>
      </w:divBdr>
    </w:div>
    <w:div w:id="2024163795">
      <w:bodyDiv w:val="1"/>
      <w:marLeft w:val="0"/>
      <w:marRight w:val="0"/>
      <w:marTop w:val="0"/>
      <w:marBottom w:val="0"/>
      <w:divBdr>
        <w:top w:val="none" w:sz="0" w:space="0" w:color="auto"/>
        <w:left w:val="none" w:sz="0" w:space="0" w:color="auto"/>
        <w:bottom w:val="none" w:sz="0" w:space="0" w:color="auto"/>
        <w:right w:val="none" w:sz="0" w:space="0" w:color="auto"/>
      </w:divBdr>
    </w:div>
    <w:div w:id="2024627987">
      <w:bodyDiv w:val="1"/>
      <w:marLeft w:val="0"/>
      <w:marRight w:val="0"/>
      <w:marTop w:val="0"/>
      <w:marBottom w:val="0"/>
      <w:divBdr>
        <w:top w:val="none" w:sz="0" w:space="0" w:color="auto"/>
        <w:left w:val="none" w:sz="0" w:space="0" w:color="auto"/>
        <w:bottom w:val="none" w:sz="0" w:space="0" w:color="auto"/>
        <w:right w:val="none" w:sz="0" w:space="0" w:color="auto"/>
      </w:divBdr>
    </w:div>
    <w:div w:id="2025743383">
      <w:bodyDiv w:val="1"/>
      <w:marLeft w:val="0"/>
      <w:marRight w:val="0"/>
      <w:marTop w:val="0"/>
      <w:marBottom w:val="0"/>
      <w:divBdr>
        <w:top w:val="none" w:sz="0" w:space="0" w:color="auto"/>
        <w:left w:val="none" w:sz="0" w:space="0" w:color="auto"/>
        <w:bottom w:val="none" w:sz="0" w:space="0" w:color="auto"/>
        <w:right w:val="none" w:sz="0" w:space="0" w:color="auto"/>
      </w:divBdr>
    </w:div>
    <w:div w:id="2027175290">
      <w:bodyDiv w:val="1"/>
      <w:marLeft w:val="0"/>
      <w:marRight w:val="0"/>
      <w:marTop w:val="0"/>
      <w:marBottom w:val="0"/>
      <w:divBdr>
        <w:top w:val="none" w:sz="0" w:space="0" w:color="auto"/>
        <w:left w:val="none" w:sz="0" w:space="0" w:color="auto"/>
        <w:bottom w:val="none" w:sz="0" w:space="0" w:color="auto"/>
        <w:right w:val="none" w:sz="0" w:space="0" w:color="auto"/>
      </w:divBdr>
    </w:div>
    <w:div w:id="2027557498">
      <w:bodyDiv w:val="1"/>
      <w:marLeft w:val="0"/>
      <w:marRight w:val="0"/>
      <w:marTop w:val="0"/>
      <w:marBottom w:val="0"/>
      <w:divBdr>
        <w:top w:val="none" w:sz="0" w:space="0" w:color="auto"/>
        <w:left w:val="none" w:sz="0" w:space="0" w:color="auto"/>
        <w:bottom w:val="none" w:sz="0" w:space="0" w:color="auto"/>
        <w:right w:val="none" w:sz="0" w:space="0" w:color="auto"/>
      </w:divBdr>
    </w:div>
    <w:div w:id="2027823615">
      <w:bodyDiv w:val="1"/>
      <w:marLeft w:val="0"/>
      <w:marRight w:val="0"/>
      <w:marTop w:val="0"/>
      <w:marBottom w:val="0"/>
      <w:divBdr>
        <w:top w:val="none" w:sz="0" w:space="0" w:color="auto"/>
        <w:left w:val="none" w:sz="0" w:space="0" w:color="auto"/>
        <w:bottom w:val="none" w:sz="0" w:space="0" w:color="auto"/>
        <w:right w:val="none" w:sz="0" w:space="0" w:color="auto"/>
      </w:divBdr>
    </w:div>
    <w:div w:id="2028752274">
      <w:bodyDiv w:val="1"/>
      <w:marLeft w:val="0"/>
      <w:marRight w:val="0"/>
      <w:marTop w:val="0"/>
      <w:marBottom w:val="0"/>
      <w:divBdr>
        <w:top w:val="none" w:sz="0" w:space="0" w:color="auto"/>
        <w:left w:val="none" w:sz="0" w:space="0" w:color="auto"/>
        <w:bottom w:val="none" w:sz="0" w:space="0" w:color="auto"/>
        <w:right w:val="none" w:sz="0" w:space="0" w:color="auto"/>
      </w:divBdr>
    </w:div>
    <w:div w:id="2028827192">
      <w:bodyDiv w:val="1"/>
      <w:marLeft w:val="0"/>
      <w:marRight w:val="0"/>
      <w:marTop w:val="0"/>
      <w:marBottom w:val="0"/>
      <w:divBdr>
        <w:top w:val="none" w:sz="0" w:space="0" w:color="auto"/>
        <w:left w:val="none" w:sz="0" w:space="0" w:color="auto"/>
        <w:bottom w:val="none" w:sz="0" w:space="0" w:color="auto"/>
        <w:right w:val="none" w:sz="0" w:space="0" w:color="auto"/>
      </w:divBdr>
    </w:div>
    <w:div w:id="2029401833">
      <w:bodyDiv w:val="1"/>
      <w:marLeft w:val="0"/>
      <w:marRight w:val="0"/>
      <w:marTop w:val="0"/>
      <w:marBottom w:val="0"/>
      <w:divBdr>
        <w:top w:val="none" w:sz="0" w:space="0" w:color="auto"/>
        <w:left w:val="none" w:sz="0" w:space="0" w:color="auto"/>
        <w:bottom w:val="none" w:sz="0" w:space="0" w:color="auto"/>
        <w:right w:val="none" w:sz="0" w:space="0" w:color="auto"/>
      </w:divBdr>
    </w:div>
    <w:div w:id="2030600065">
      <w:bodyDiv w:val="1"/>
      <w:marLeft w:val="0"/>
      <w:marRight w:val="0"/>
      <w:marTop w:val="0"/>
      <w:marBottom w:val="0"/>
      <w:divBdr>
        <w:top w:val="none" w:sz="0" w:space="0" w:color="auto"/>
        <w:left w:val="none" w:sz="0" w:space="0" w:color="auto"/>
        <w:bottom w:val="none" w:sz="0" w:space="0" w:color="auto"/>
        <w:right w:val="none" w:sz="0" w:space="0" w:color="auto"/>
      </w:divBdr>
    </w:div>
    <w:div w:id="2030793796">
      <w:bodyDiv w:val="1"/>
      <w:marLeft w:val="0"/>
      <w:marRight w:val="0"/>
      <w:marTop w:val="0"/>
      <w:marBottom w:val="0"/>
      <w:divBdr>
        <w:top w:val="none" w:sz="0" w:space="0" w:color="auto"/>
        <w:left w:val="none" w:sz="0" w:space="0" w:color="auto"/>
        <w:bottom w:val="none" w:sz="0" w:space="0" w:color="auto"/>
        <w:right w:val="none" w:sz="0" w:space="0" w:color="auto"/>
      </w:divBdr>
    </w:div>
    <w:div w:id="2030835816">
      <w:bodyDiv w:val="1"/>
      <w:marLeft w:val="0"/>
      <w:marRight w:val="0"/>
      <w:marTop w:val="0"/>
      <w:marBottom w:val="0"/>
      <w:divBdr>
        <w:top w:val="none" w:sz="0" w:space="0" w:color="auto"/>
        <w:left w:val="none" w:sz="0" w:space="0" w:color="auto"/>
        <w:bottom w:val="none" w:sz="0" w:space="0" w:color="auto"/>
        <w:right w:val="none" w:sz="0" w:space="0" w:color="auto"/>
      </w:divBdr>
    </w:div>
    <w:div w:id="2030983434">
      <w:bodyDiv w:val="1"/>
      <w:marLeft w:val="0"/>
      <w:marRight w:val="0"/>
      <w:marTop w:val="0"/>
      <w:marBottom w:val="0"/>
      <w:divBdr>
        <w:top w:val="none" w:sz="0" w:space="0" w:color="auto"/>
        <w:left w:val="none" w:sz="0" w:space="0" w:color="auto"/>
        <w:bottom w:val="none" w:sz="0" w:space="0" w:color="auto"/>
        <w:right w:val="none" w:sz="0" w:space="0" w:color="auto"/>
      </w:divBdr>
    </w:div>
    <w:div w:id="2030984648">
      <w:bodyDiv w:val="1"/>
      <w:marLeft w:val="0"/>
      <w:marRight w:val="0"/>
      <w:marTop w:val="0"/>
      <w:marBottom w:val="0"/>
      <w:divBdr>
        <w:top w:val="none" w:sz="0" w:space="0" w:color="auto"/>
        <w:left w:val="none" w:sz="0" w:space="0" w:color="auto"/>
        <w:bottom w:val="none" w:sz="0" w:space="0" w:color="auto"/>
        <w:right w:val="none" w:sz="0" w:space="0" w:color="auto"/>
      </w:divBdr>
    </w:div>
    <w:div w:id="2031369555">
      <w:bodyDiv w:val="1"/>
      <w:marLeft w:val="0"/>
      <w:marRight w:val="0"/>
      <w:marTop w:val="0"/>
      <w:marBottom w:val="0"/>
      <w:divBdr>
        <w:top w:val="none" w:sz="0" w:space="0" w:color="auto"/>
        <w:left w:val="none" w:sz="0" w:space="0" w:color="auto"/>
        <w:bottom w:val="none" w:sz="0" w:space="0" w:color="auto"/>
        <w:right w:val="none" w:sz="0" w:space="0" w:color="auto"/>
      </w:divBdr>
    </w:div>
    <w:div w:id="2031446643">
      <w:bodyDiv w:val="1"/>
      <w:marLeft w:val="0"/>
      <w:marRight w:val="0"/>
      <w:marTop w:val="0"/>
      <w:marBottom w:val="0"/>
      <w:divBdr>
        <w:top w:val="none" w:sz="0" w:space="0" w:color="auto"/>
        <w:left w:val="none" w:sz="0" w:space="0" w:color="auto"/>
        <w:bottom w:val="none" w:sz="0" w:space="0" w:color="auto"/>
        <w:right w:val="none" w:sz="0" w:space="0" w:color="auto"/>
      </w:divBdr>
    </w:div>
    <w:div w:id="2031448437">
      <w:bodyDiv w:val="1"/>
      <w:marLeft w:val="0"/>
      <w:marRight w:val="0"/>
      <w:marTop w:val="0"/>
      <w:marBottom w:val="0"/>
      <w:divBdr>
        <w:top w:val="none" w:sz="0" w:space="0" w:color="auto"/>
        <w:left w:val="none" w:sz="0" w:space="0" w:color="auto"/>
        <w:bottom w:val="none" w:sz="0" w:space="0" w:color="auto"/>
        <w:right w:val="none" w:sz="0" w:space="0" w:color="auto"/>
      </w:divBdr>
    </w:div>
    <w:div w:id="2031493120">
      <w:bodyDiv w:val="1"/>
      <w:marLeft w:val="0"/>
      <w:marRight w:val="0"/>
      <w:marTop w:val="0"/>
      <w:marBottom w:val="0"/>
      <w:divBdr>
        <w:top w:val="none" w:sz="0" w:space="0" w:color="auto"/>
        <w:left w:val="none" w:sz="0" w:space="0" w:color="auto"/>
        <w:bottom w:val="none" w:sz="0" w:space="0" w:color="auto"/>
        <w:right w:val="none" w:sz="0" w:space="0" w:color="auto"/>
      </w:divBdr>
    </w:div>
    <w:div w:id="2031682578">
      <w:bodyDiv w:val="1"/>
      <w:marLeft w:val="0"/>
      <w:marRight w:val="0"/>
      <w:marTop w:val="0"/>
      <w:marBottom w:val="0"/>
      <w:divBdr>
        <w:top w:val="none" w:sz="0" w:space="0" w:color="auto"/>
        <w:left w:val="none" w:sz="0" w:space="0" w:color="auto"/>
        <w:bottom w:val="none" w:sz="0" w:space="0" w:color="auto"/>
        <w:right w:val="none" w:sz="0" w:space="0" w:color="auto"/>
      </w:divBdr>
    </w:div>
    <w:div w:id="2031831775">
      <w:bodyDiv w:val="1"/>
      <w:marLeft w:val="0"/>
      <w:marRight w:val="0"/>
      <w:marTop w:val="0"/>
      <w:marBottom w:val="0"/>
      <w:divBdr>
        <w:top w:val="none" w:sz="0" w:space="0" w:color="auto"/>
        <w:left w:val="none" w:sz="0" w:space="0" w:color="auto"/>
        <w:bottom w:val="none" w:sz="0" w:space="0" w:color="auto"/>
        <w:right w:val="none" w:sz="0" w:space="0" w:color="auto"/>
      </w:divBdr>
    </w:div>
    <w:div w:id="2032291969">
      <w:bodyDiv w:val="1"/>
      <w:marLeft w:val="0"/>
      <w:marRight w:val="0"/>
      <w:marTop w:val="0"/>
      <w:marBottom w:val="0"/>
      <w:divBdr>
        <w:top w:val="none" w:sz="0" w:space="0" w:color="auto"/>
        <w:left w:val="none" w:sz="0" w:space="0" w:color="auto"/>
        <w:bottom w:val="none" w:sz="0" w:space="0" w:color="auto"/>
        <w:right w:val="none" w:sz="0" w:space="0" w:color="auto"/>
      </w:divBdr>
    </w:div>
    <w:div w:id="2032297400">
      <w:bodyDiv w:val="1"/>
      <w:marLeft w:val="0"/>
      <w:marRight w:val="0"/>
      <w:marTop w:val="0"/>
      <w:marBottom w:val="0"/>
      <w:divBdr>
        <w:top w:val="none" w:sz="0" w:space="0" w:color="auto"/>
        <w:left w:val="none" w:sz="0" w:space="0" w:color="auto"/>
        <w:bottom w:val="none" w:sz="0" w:space="0" w:color="auto"/>
        <w:right w:val="none" w:sz="0" w:space="0" w:color="auto"/>
      </w:divBdr>
    </w:div>
    <w:div w:id="2032339514">
      <w:bodyDiv w:val="1"/>
      <w:marLeft w:val="0"/>
      <w:marRight w:val="0"/>
      <w:marTop w:val="0"/>
      <w:marBottom w:val="0"/>
      <w:divBdr>
        <w:top w:val="none" w:sz="0" w:space="0" w:color="auto"/>
        <w:left w:val="none" w:sz="0" w:space="0" w:color="auto"/>
        <w:bottom w:val="none" w:sz="0" w:space="0" w:color="auto"/>
        <w:right w:val="none" w:sz="0" w:space="0" w:color="auto"/>
      </w:divBdr>
    </w:div>
    <w:div w:id="2032489582">
      <w:bodyDiv w:val="1"/>
      <w:marLeft w:val="0"/>
      <w:marRight w:val="0"/>
      <w:marTop w:val="0"/>
      <w:marBottom w:val="0"/>
      <w:divBdr>
        <w:top w:val="none" w:sz="0" w:space="0" w:color="auto"/>
        <w:left w:val="none" w:sz="0" w:space="0" w:color="auto"/>
        <w:bottom w:val="none" w:sz="0" w:space="0" w:color="auto"/>
        <w:right w:val="none" w:sz="0" w:space="0" w:color="auto"/>
      </w:divBdr>
    </w:div>
    <w:div w:id="2032604312">
      <w:bodyDiv w:val="1"/>
      <w:marLeft w:val="0"/>
      <w:marRight w:val="0"/>
      <w:marTop w:val="0"/>
      <w:marBottom w:val="0"/>
      <w:divBdr>
        <w:top w:val="none" w:sz="0" w:space="0" w:color="auto"/>
        <w:left w:val="none" w:sz="0" w:space="0" w:color="auto"/>
        <w:bottom w:val="none" w:sz="0" w:space="0" w:color="auto"/>
        <w:right w:val="none" w:sz="0" w:space="0" w:color="auto"/>
      </w:divBdr>
    </w:div>
    <w:div w:id="2032801209">
      <w:bodyDiv w:val="1"/>
      <w:marLeft w:val="0"/>
      <w:marRight w:val="0"/>
      <w:marTop w:val="0"/>
      <w:marBottom w:val="0"/>
      <w:divBdr>
        <w:top w:val="none" w:sz="0" w:space="0" w:color="auto"/>
        <w:left w:val="none" w:sz="0" w:space="0" w:color="auto"/>
        <w:bottom w:val="none" w:sz="0" w:space="0" w:color="auto"/>
        <w:right w:val="none" w:sz="0" w:space="0" w:color="auto"/>
      </w:divBdr>
    </w:div>
    <w:div w:id="2033531446">
      <w:bodyDiv w:val="1"/>
      <w:marLeft w:val="0"/>
      <w:marRight w:val="0"/>
      <w:marTop w:val="0"/>
      <w:marBottom w:val="0"/>
      <w:divBdr>
        <w:top w:val="none" w:sz="0" w:space="0" w:color="auto"/>
        <w:left w:val="none" w:sz="0" w:space="0" w:color="auto"/>
        <w:bottom w:val="none" w:sz="0" w:space="0" w:color="auto"/>
        <w:right w:val="none" w:sz="0" w:space="0" w:color="auto"/>
      </w:divBdr>
    </w:div>
    <w:div w:id="2033797847">
      <w:bodyDiv w:val="1"/>
      <w:marLeft w:val="0"/>
      <w:marRight w:val="0"/>
      <w:marTop w:val="0"/>
      <w:marBottom w:val="0"/>
      <w:divBdr>
        <w:top w:val="none" w:sz="0" w:space="0" w:color="auto"/>
        <w:left w:val="none" w:sz="0" w:space="0" w:color="auto"/>
        <w:bottom w:val="none" w:sz="0" w:space="0" w:color="auto"/>
        <w:right w:val="none" w:sz="0" w:space="0" w:color="auto"/>
      </w:divBdr>
    </w:div>
    <w:div w:id="2034915135">
      <w:bodyDiv w:val="1"/>
      <w:marLeft w:val="0"/>
      <w:marRight w:val="0"/>
      <w:marTop w:val="0"/>
      <w:marBottom w:val="0"/>
      <w:divBdr>
        <w:top w:val="none" w:sz="0" w:space="0" w:color="auto"/>
        <w:left w:val="none" w:sz="0" w:space="0" w:color="auto"/>
        <w:bottom w:val="none" w:sz="0" w:space="0" w:color="auto"/>
        <w:right w:val="none" w:sz="0" w:space="0" w:color="auto"/>
      </w:divBdr>
    </w:div>
    <w:div w:id="2035182648">
      <w:bodyDiv w:val="1"/>
      <w:marLeft w:val="0"/>
      <w:marRight w:val="0"/>
      <w:marTop w:val="0"/>
      <w:marBottom w:val="0"/>
      <w:divBdr>
        <w:top w:val="none" w:sz="0" w:space="0" w:color="auto"/>
        <w:left w:val="none" w:sz="0" w:space="0" w:color="auto"/>
        <w:bottom w:val="none" w:sz="0" w:space="0" w:color="auto"/>
        <w:right w:val="none" w:sz="0" w:space="0" w:color="auto"/>
      </w:divBdr>
    </w:div>
    <w:div w:id="2035645697">
      <w:bodyDiv w:val="1"/>
      <w:marLeft w:val="0"/>
      <w:marRight w:val="0"/>
      <w:marTop w:val="0"/>
      <w:marBottom w:val="0"/>
      <w:divBdr>
        <w:top w:val="none" w:sz="0" w:space="0" w:color="auto"/>
        <w:left w:val="none" w:sz="0" w:space="0" w:color="auto"/>
        <w:bottom w:val="none" w:sz="0" w:space="0" w:color="auto"/>
        <w:right w:val="none" w:sz="0" w:space="0" w:color="auto"/>
      </w:divBdr>
    </w:div>
    <w:div w:id="2036156034">
      <w:bodyDiv w:val="1"/>
      <w:marLeft w:val="0"/>
      <w:marRight w:val="0"/>
      <w:marTop w:val="0"/>
      <w:marBottom w:val="0"/>
      <w:divBdr>
        <w:top w:val="none" w:sz="0" w:space="0" w:color="auto"/>
        <w:left w:val="none" w:sz="0" w:space="0" w:color="auto"/>
        <w:bottom w:val="none" w:sz="0" w:space="0" w:color="auto"/>
        <w:right w:val="none" w:sz="0" w:space="0" w:color="auto"/>
      </w:divBdr>
    </w:div>
    <w:div w:id="2036805500">
      <w:bodyDiv w:val="1"/>
      <w:marLeft w:val="0"/>
      <w:marRight w:val="0"/>
      <w:marTop w:val="0"/>
      <w:marBottom w:val="0"/>
      <w:divBdr>
        <w:top w:val="none" w:sz="0" w:space="0" w:color="auto"/>
        <w:left w:val="none" w:sz="0" w:space="0" w:color="auto"/>
        <w:bottom w:val="none" w:sz="0" w:space="0" w:color="auto"/>
        <w:right w:val="none" w:sz="0" w:space="0" w:color="auto"/>
      </w:divBdr>
    </w:div>
    <w:div w:id="2037005396">
      <w:bodyDiv w:val="1"/>
      <w:marLeft w:val="0"/>
      <w:marRight w:val="0"/>
      <w:marTop w:val="0"/>
      <w:marBottom w:val="0"/>
      <w:divBdr>
        <w:top w:val="none" w:sz="0" w:space="0" w:color="auto"/>
        <w:left w:val="none" w:sz="0" w:space="0" w:color="auto"/>
        <w:bottom w:val="none" w:sz="0" w:space="0" w:color="auto"/>
        <w:right w:val="none" w:sz="0" w:space="0" w:color="auto"/>
      </w:divBdr>
    </w:div>
    <w:div w:id="2037080998">
      <w:bodyDiv w:val="1"/>
      <w:marLeft w:val="0"/>
      <w:marRight w:val="0"/>
      <w:marTop w:val="0"/>
      <w:marBottom w:val="0"/>
      <w:divBdr>
        <w:top w:val="none" w:sz="0" w:space="0" w:color="auto"/>
        <w:left w:val="none" w:sz="0" w:space="0" w:color="auto"/>
        <w:bottom w:val="none" w:sz="0" w:space="0" w:color="auto"/>
        <w:right w:val="none" w:sz="0" w:space="0" w:color="auto"/>
      </w:divBdr>
    </w:div>
    <w:div w:id="2037848713">
      <w:bodyDiv w:val="1"/>
      <w:marLeft w:val="0"/>
      <w:marRight w:val="0"/>
      <w:marTop w:val="0"/>
      <w:marBottom w:val="0"/>
      <w:divBdr>
        <w:top w:val="none" w:sz="0" w:space="0" w:color="auto"/>
        <w:left w:val="none" w:sz="0" w:space="0" w:color="auto"/>
        <w:bottom w:val="none" w:sz="0" w:space="0" w:color="auto"/>
        <w:right w:val="none" w:sz="0" w:space="0" w:color="auto"/>
      </w:divBdr>
    </w:div>
    <w:div w:id="2038387013">
      <w:bodyDiv w:val="1"/>
      <w:marLeft w:val="0"/>
      <w:marRight w:val="0"/>
      <w:marTop w:val="0"/>
      <w:marBottom w:val="0"/>
      <w:divBdr>
        <w:top w:val="none" w:sz="0" w:space="0" w:color="auto"/>
        <w:left w:val="none" w:sz="0" w:space="0" w:color="auto"/>
        <w:bottom w:val="none" w:sz="0" w:space="0" w:color="auto"/>
        <w:right w:val="none" w:sz="0" w:space="0" w:color="auto"/>
      </w:divBdr>
    </w:div>
    <w:div w:id="2038464507">
      <w:bodyDiv w:val="1"/>
      <w:marLeft w:val="0"/>
      <w:marRight w:val="0"/>
      <w:marTop w:val="0"/>
      <w:marBottom w:val="0"/>
      <w:divBdr>
        <w:top w:val="none" w:sz="0" w:space="0" w:color="auto"/>
        <w:left w:val="none" w:sz="0" w:space="0" w:color="auto"/>
        <w:bottom w:val="none" w:sz="0" w:space="0" w:color="auto"/>
        <w:right w:val="none" w:sz="0" w:space="0" w:color="auto"/>
      </w:divBdr>
    </w:div>
    <w:div w:id="2038694360">
      <w:bodyDiv w:val="1"/>
      <w:marLeft w:val="0"/>
      <w:marRight w:val="0"/>
      <w:marTop w:val="0"/>
      <w:marBottom w:val="0"/>
      <w:divBdr>
        <w:top w:val="none" w:sz="0" w:space="0" w:color="auto"/>
        <w:left w:val="none" w:sz="0" w:space="0" w:color="auto"/>
        <w:bottom w:val="none" w:sz="0" w:space="0" w:color="auto"/>
        <w:right w:val="none" w:sz="0" w:space="0" w:color="auto"/>
      </w:divBdr>
    </w:div>
    <w:div w:id="2039424745">
      <w:bodyDiv w:val="1"/>
      <w:marLeft w:val="0"/>
      <w:marRight w:val="0"/>
      <w:marTop w:val="0"/>
      <w:marBottom w:val="0"/>
      <w:divBdr>
        <w:top w:val="none" w:sz="0" w:space="0" w:color="auto"/>
        <w:left w:val="none" w:sz="0" w:space="0" w:color="auto"/>
        <w:bottom w:val="none" w:sz="0" w:space="0" w:color="auto"/>
        <w:right w:val="none" w:sz="0" w:space="0" w:color="auto"/>
      </w:divBdr>
    </w:div>
    <w:div w:id="2040275608">
      <w:bodyDiv w:val="1"/>
      <w:marLeft w:val="0"/>
      <w:marRight w:val="0"/>
      <w:marTop w:val="0"/>
      <w:marBottom w:val="0"/>
      <w:divBdr>
        <w:top w:val="none" w:sz="0" w:space="0" w:color="auto"/>
        <w:left w:val="none" w:sz="0" w:space="0" w:color="auto"/>
        <w:bottom w:val="none" w:sz="0" w:space="0" w:color="auto"/>
        <w:right w:val="none" w:sz="0" w:space="0" w:color="auto"/>
      </w:divBdr>
    </w:div>
    <w:div w:id="2040932572">
      <w:bodyDiv w:val="1"/>
      <w:marLeft w:val="0"/>
      <w:marRight w:val="0"/>
      <w:marTop w:val="0"/>
      <w:marBottom w:val="0"/>
      <w:divBdr>
        <w:top w:val="none" w:sz="0" w:space="0" w:color="auto"/>
        <w:left w:val="none" w:sz="0" w:space="0" w:color="auto"/>
        <w:bottom w:val="none" w:sz="0" w:space="0" w:color="auto"/>
        <w:right w:val="none" w:sz="0" w:space="0" w:color="auto"/>
      </w:divBdr>
    </w:div>
    <w:div w:id="2041321870">
      <w:bodyDiv w:val="1"/>
      <w:marLeft w:val="0"/>
      <w:marRight w:val="0"/>
      <w:marTop w:val="0"/>
      <w:marBottom w:val="0"/>
      <w:divBdr>
        <w:top w:val="none" w:sz="0" w:space="0" w:color="auto"/>
        <w:left w:val="none" w:sz="0" w:space="0" w:color="auto"/>
        <w:bottom w:val="none" w:sz="0" w:space="0" w:color="auto"/>
        <w:right w:val="none" w:sz="0" w:space="0" w:color="auto"/>
      </w:divBdr>
    </w:div>
    <w:div w:id="2041391421">
      <w:bodyDiv w:val="1"/>
      <w:marLeft w:val="0"/>
      <w:marRight w:val="0"/>
      <w:marTop w:val="0"/>
      <w:marBottom w:val="0"/>
      <w:divBdr>
        <w:top w:val="none" w:sz="0" w:space="0" w:color="auto"/>
        <w:left w:val="none" w:sz="0" w:space="0" w:color="auto"/>
        <w:bottom w:val="none" w:sz="0" w:space="0" w:color="auto"/>
        <w:right w:val="none" w:sz="0" w:space="0" w:color="auto"/>
      </w:divBdr>
    </w:div>
    <w:div w:id="2042054243">
      <w:bodyDiv w:val="1"/>
      <w:marLeft w:val="0"/>
      <w:marRight w:val="0"/>
      <w:marTop w:val="0"/>
      <w:marBottom w:val="0"/>
      <w:divBdr>
        <w:top w:val="none" w:sz="0" w:space="0" w:color="auto"/>
        <w:left w:val="none" w:sz="0" w:space="0" w:color="auto"/>
        <w:bottom w:val="none" w:sz="0" w:space="0" w:color="auto"/>
        <w:right w:val="none" w:sz="0" w:space="0" w:color="auto"/>
      </w:divBdr>
    </w:div>
    <w:div w:id="2042244446">
      <w:bodyDiv w:val="1"/>
      <w:marLeft w:val="0"/>
      <w:marRight w:val="0"/>
      <w:marTop w:val="0"/>
      <w:marBottom w:val="0"/>
      <w:divBdr>
        <w:top w:val="none" w:sz="0" w:space="0" w:color="auto"/>
        <w:left w:val="none" w:sz="0" w:space="0" w:color="auto"/>
        <w:bottom w:val="none" w:sz="0" w:space="0" w:color="auto"/>
        <w:right w:val="none" w:sz="0" w:space="0" w:color="auto"/>
      </w:divBdr>
    </w:div>
    <w:div w:id="2042436032">
      <w:bodyDiv w:val="1"/>
      <w:marLeft w:val="0"/>
      <w:marRight w:val="0"/>
      <w:marTop w:val="0"/>
      <w:marBottom w:val="0"/>
      <w:divBdr>
        <w:top w:val="none" w:sz="0" w:space="0" w:color="auto"/>
        <w:left w:val="none" w:sz="0" w:space="0" w:color="auto"/>
        <w:bottom w:val="none" w:sz="0" w:space="0" w:color="auto"/>
        <w:right w:val="none" w:sz="0" w:space="0" w:color="auto"/>
      </w:divBdr>
    </w:div>
    <w:div w:id="2042901054">
      <w:bodyDiv w:val="1"/>
      <w:marLeft w:val="0"/>
      <w:marRight w:val="0"/>
      <w:marTop w:val="0"/>
      <w:marBottom w:val="0"/>
      <w:divBdr>
        <w:top w:val="none" w:sz="0" w:space="0" w:color="auto"/>
        <w:left w:val="none" w:sz="0" w:space="0" w:color="auto"/>
        <w:bottom w:val="none" w:sz="0" w:space="0" w:color="auto"/>
        <w:right w:val="none" w:sz="0" w:space="0" w:color="auto"/>
      </w:divBdr>
    </w:div>
    <w:div w:id="2043550184">
      <w:bodyDiv w:val="1"/>
      <w:marLeft w:val="0"/>
      <w:marRight w:val="0"/>
      <w:marTop w:val="0"/>
      <w:marBottom w:val="0"/>
      <w:divBdr>
        <w:top w:val="none" w:sz="0" w:space="0" w:color="auto"/>
        <w:left w:val="none" w:sz="0" w:space="0" w:color="auto"/>
        <w:bottom w:val="none" w:sz="0" w:space="0" w:color="auto"/>
        <w:right w:val="none" w:sz="0" w:space="0" w:color="auto"/>
      </w:divBdr>
    </w:div>
    <w:div w:id="2043822462">
      <w:bodyDiv w:val="1"/>
      <w:marLeft w:val="0"/>
      <w:marRight w:val="0"/>
      <w:marTop w:val="0"/>
      <w:marBottom w:val="0"/>
      <w:divBdr>
        <w:top w:val="none" w:sz="0" w:space="0" w:color="auto"/>
        <w:left w:val="none" w:sz="0" w:space="0" w:color="auto"/>
        <w:bottom w:val="none" w:sz="0" w:space="0" w:color="auto"/>
        <w:right w:val="none" w:sz="0" w:space="0" w:color="auto"/>
      </w:divBdr>
    </w:div>
    <w:div w:id="2044549181">
      <w:bodyDiv w:val="1"/>
      <w:marLeft w:val="0"/>
      <w:marRight w:val="0"/>
      <w:marTop w:val="0"/>
      <w:marBottom w:val="0"/>
      <w:divBdr>
        <w:top w:val="none" w:sz="0" w:space="0" w:color="auto"/>
        <w:left w:val="none" w:sz="0" w:space="0" w:color="auto"/>
        <w:bottom w:val="none" w:sz="0" w:space="0" w:color="auto"/>
        <w:right w:val="none" w:sz="0" w:space="0" w:color="auto"/>
      </w:divBdr>
    </w:div>
    <w:div w:id="2044624832">
      <w:bodyDiv w:val="1"/>
      <w:marLeft w:val="0"/>
      <w:marRight w:val="0"/>
      <w:marTop w:val="0"/>
      <w:marBottom w:val="0"/>
      <w:divBdr>
        <w:top w:val="none" w:sz="0" w:space="0" w:color="auto"/>
        <w:left w:val="none" w:sz="0" w:space="0" w:color="auto"/>
        <w:bottom w:val="none" w:sz="0" w:space="0" w:color="auto"/>
        <w:right w:val="none" w:sz="0" w:space="0" w:color="auto"/>
      </w:divBdr>
    </w:div>
    <w:div w:id="2045515570">
      <w:bodyDiv w:val="1"/>
      <w:marLeft w:val="0"/>
      <w:marRight w:val="0"/>
      <w:marTop w:val="0"/>
      <w:marBottom w:val="0"/>
      <w:divBdr>
        <w:top w:val="none" w:sz="0" w:space="0" w:color="auto"/>
        <w:left w:val="none" w:sz="0" w:space="0" w:color="auto"/>
        <w:bottom w:val="none" w:sz="0" w:space="0" w:color="auto"/>
        <w:right w:val="none" w:sz="0" w:space="0" w:color="auto"/>
      </w:divBdr>
    </w:div>
    <w:div w:id="2045598194">
      <w:bodyDiv w:val="1"/>
      <w:marLeft w:val="0"/>
      <w:marRight w:val="0"/>
      <w:marTop w:val="0"/>
      <w:marBottom w:val="0"/>
      <w:divBdr>
        <w:top w:val="none" w:sz="0" w:space="0" w:color="auto"/>
        <w:left w:val="none" w:sz="0" w:space="0" w:color="auto"/>
        <w:bottom w:val="none" w:sz="0" w:space="0" w:color="auto"/>
        <w:right w:val="none" w:sz="0" w:space="0" w:color="auto"/>
      </w:divBdr>
    </w:div>
    <w:div w:id="2045710164">
      <w:bodyDiv w:val="1"/>
      <w:marLeft w:val="0"/>
      <w:marRight w:val="0"/>
      <w:marTop w:val="0"/>
      <w:marBottom w:val="0"/>
      <w:divBdr>
        <w:top w:val="none" w:sz="0" w:space="0" w:color="auto"/>
        <w:left w:val="none" w:sz="0" w:space="0" w:color="auto"/>
        <w:bottom w:val="none" w:sz="0" w:space="0" w:color="auto"/>
        <w:right w:val="none" w:sz="0" w:space="0" w:color="auto"/>
      </w:divBdr>
    </w:div>
    <w:div w:id="2046170743">
      <w:bodyDiv w:val="1"/>
      <w:marLeft w:val="0"/>
      <w:marRight w:val="0"/>
      <w:marTop w:val="0"/>
      <w:marBottom w:val="0"/>
      <w:divBdr>
        <w:top w:val="none" w:sz="0" w:space="0" w:color="auto"/>
        <w:left w:val="none" w:sz="0" w:space="0" w:color="auto"/>
        <w:bottom w:val="none" w:sz="0" w:space="0" w:color="auto"/>
        <w:right w:val="none" w:sz="0" w:space="0" w:color="auto"/>
      </w:divBdr>
    </w:div>
    <w:div w:id="2046173946">
      <w:bodyDiv w:val="1"/>
      <w:marLeft w:val="0"/>
      <w:marRight w:val="0"/>
      <w:marTop w:val="0"/>
      <w:marBottom w:val="0"/>
      <w:divBdr>
        <w:top w:val="none" w:sz="0" w:space="0" w:color="auto"/>
        <w:left w:val="none" w:sz="0" w:space="0" w:color="auto"/>
        <w:bottom w:val="none" w:sz="0" w:space="0" w:color="auto"/>
        <w:right w:val="none" w:sz="0" w:space="0" w:color="auto"/>
      </w:divBdr>
    </w:div>
    <w:div w:id="2047561370">
      <w:bodyDiv w:val="1"/>
      <w:marLeft w:val="0"/>
      <w:marRight w:val="0"/>
      <w:marTop w:val="0"/>
      <w:marBottom w:val="0"/>
      <w:divBdr>
        <w:top w:val="none" w:sz="0" w:space="0" w:color="auto"/>
        <w:left w:val="none" w:sz="0" w:space="0" w:color="auto"/>
        <w:bottom w:val="none" w:sz="0" w:space="0" w:color="auto"/>
        <w:right w:val="none" w:sz="0" w:space="0" w:color="auto"/>
      </w:divBdr>
      <w:divsChild>
        <w:div w:id="477069108">
          <w:marLeft w:val="0"/>
          <w:marRight w:val="0"/>
          <w:marTop w:val="0"/>
          <w:marBottom w:val="0"/>
          <w:divBdr>
            <w:top w:val="none" w:sz="0" w:space="0" w:color="auto"/>
            <w:left w:val="none" w:sz="0" w:space="0" w:color="auto"/>
            <w:bottom w:val="none" w:sz="0" w:space="0" w:color="auto"/>
            <w:right w:val="none" w:sz="0" w:space="0" w:color="auto"/>
          </w:divBdr>
          <w:divsChild>
            <w:div w:id="1061176526">
              <w:marLeft w:val="0"/>
              <w:marRight w:val="0"/>
              <w:marTop w:val="0"/>
              <w:marBottom w:val="0"/>
              <w:divBdr>
                <w:top w:val="none" w:sz="0" w:space="0" w:color="auto"/>
                <w:left w:val="none" w:sz="0" w:space="0" w:color="auto"/>
                <w:bottom w:val="none" w:sz="0" w:space="0" w:color="auto"/>
                <w:right w:val="none" w:sz="0" w:space="0" w:color="auto"/>
              </w:divBdr>
              <w:divsChild>
                <w:div w:id="1663704528">
                  <w:marLeft w:val="0"/>
                  <w:marRight w:val="0"/>
                  <w:marTop w:val="0"/>
                  <w:marBottom w:val="0"/>
                  <w:divBdr>
                    <w:top w:val="none" w:sz="0" w:space="0" w:color="auto"/>
                    <w:left w:val="none" w:sz="0" w:space="0" w:color="auto"/>
                    <w:bottom w:val="none" w:sz="0" w:space="0" w:color="auto"/>
                    <w:right w:val="none" w:sz="0" w:space="0" w:color="auto"/>
                  </w:divBdr>
                  <w:divsChild>
                    <w:div w:id="610161409">
                      <w:marLeft w:val="0"/>
                      <w:marRight w:val="0"/>
                      <w:marTop w:val="0"/>
                      <w:marBottom w:val="0"/>
                      <w:divBdr>
                        <w:top w:val="none" w:sz="0" w:space="0" w:color="auto"/>
                        <w:left w:val="none" w:sz="0" w:space="0" w:color="auto"/>
                        <w:bottom w:val="none" w:sz="0" w:space="0" w:color="auto"/>
                        <w:right w:val="none" w:sz="0" w:space="0" w:color="auto"/>
                      </w:divBdr>
                      <w:divsChild>
                        <w:div w:id="180438992">
                          <w:marLeft w:val="0"/>
                          <w:marRight w:val="0"/>
                          <w:marTop w:val="0"/>
                          <w:marBottom w:val="0"/>
                          <w:divBdr>
                            <w:top w:val="none" w:sz="0" w:space="0" w:color="auto"/>
                            <w:left w:val="none" w:sz="0" w:space="0" w:color="auto"/>
                            <w:bottom w:val="none" w:sz="0" w:space="0" w:color="auto"/>
                            <w:right w:val="none" w:sz="0" w:space="0" w:color="auto"/>
                          </w:divBdr>
                          <w:divsChild>
                            <w:div w:id="483739667">
                              <w:marLeft w:val="0"/>
                              <w:marRight w:val="120"/>
                              <w:marTop w:val="0"/>
                              <w:marBottom w:val="0"/>
                              <w:divBdr>
                                <w:top w:val="none" w:sz="0" w:space="0" w:color="auto"/>
                                <w:left w:val="none" w:sz="0" w:space="0" w:color="auto"/>
                                <w:bottom w:val="none" w:sz="0" w:space="0" w:color="auto"/>
                                <w:right w:val="none" w:sz="0" w:space="0" w:color="auto"/>
                              </w:divBdr>
                              <w:divsChild>
                                <w:div w:id="1352996463">
                                  <w:marLeft w:val="-300"/>
                                  <w:marRight w:val="0"/>
                                  <w:marTop w:val="0"/>
                                  <w:marBottom w:val="0"/>
                                  <w:divBdr>
                                    <w:top w:val="none" w:sz="0" w:space="0" w:color="auto"/>
                                    <w:left w:val="none" w:sz="0" w:space="0" w:color="auto"/>
                                    <w:bottom w:val="none" w:sz="0" w:space="0" w:color="auto"/>
                                    <w:right w:val="none" w:sz="0" w:space="0" w:color="auto"/>
                                  </w:divBdr>
                                </w:div>
                              </w:divsChild>
                            </w:div>
                            <w:div w:id="1122846722">
                              <w:marLeft w:val="-240"/>
                              <w:marRight w:val="-120"/>
                              <w:marTop w:val="0"/>
                              <w:marBottom w:val="0"/>
                              <w:divBdr>
                                <w:top w:val="none" w:sz="0" w:space="0" w:color="auto"/>
                                <w:left w:val="none" w:sz="0" w:space="0" w:color="auto"/>
                                <w:bottom w:val="none" w:sz="0" w:space="0" w:color="auto"/>
                                <w:right w:val="none" w:sz="0" w:space="0" w:color="auto"/>
                              </w:divBdr>
                              <w:divsChild>
                                <w:div w:id="1972661951">
                                  <w:marLeft w:val="0"/>
                                  <w:marRight w:val="0"/>
                                  <w:marTop w:val="0"/>
                                  <w:marBottom w:val="60"/>
                                  <w:divBdr>
                                    <w:top w:val="none" w:sz="0" w:space="0" w:color="auto"/>
                                    <w:left w:val="none" w:sz="0" w:space="0" w:color="auto"/>
                                    <w:bottom w:val="none" w:sz="0" w:space="0" w:color="auto"/>
                                    <w:right w:val="none" w:sz="0" w:space="0" w:color="auto"/>
                                  </w:divBdr>
                                  <w:divsChild>
                                    <w:div w:id="1971813581">
                                      <w:marLeft w:val="0"/>
                                      <w:marRight w:val="0"/>
                                      <w:marTop w:val="0"/>
                                      <w:marBottom w:val="0"/>
                                      <w:divBdr>
                                        <w:top w:val="none" w:sz="0" w:space="0" w:color="auto"/>
                                        <w:left w:val="none" w:sz="0" w:space="0" w:color="auto"/>
                                        <w:bottom w:val="none" w:sz="0" w:space="0" w:color="auto"/>
                                        <w:right w:val="none" w:sz="0" w:space="0" w:color="auto"/>
                                      </w:divBdr>
                                      <w:divsChild>
                                        <w:div w:id="239412199">
                                          <w:marLeft w:val="0"/>
                                          <w:marRight w:val="0"/>
                                          <w:marTop w:val="0"/>
                                          <w:marBottom w:val="0"/>
                                          <w:divBdr>
                                            <w:top w:val="none" w:sz="0" w:space="0" w:color="auto"/>
                                            <w:left w:val="none" w:sz="0" w:space="0" w:color="auto"/>
                                            <w:bottom w:val="none" w:sz="0" w:space="0" w:color="auto"/>
                                            <w:right w:val="none" w:sz="0" w:space="0" w:color="auto"/>
                                          </w:divBdr>
                                          <w:divsChild>
                                            <w:div w:id="1010985651">
                                              <w:marLeft w:val="0"/>
                                              <w:marRight w:val="0"/>
                                              <w:marTop w:val="0"/>
                                              <w:marBottom w:val="0"/>
                                              <w:divBdr>
                                                <w:top w:val="none" w:sz="0" w:space="0" w:color="auto"/>
                                                <w:left w:val="none" w:sz="0" w:space="0" w:color="auto"/>
                                                <w:bottom w:val="none" w:sz="0" w:space="0" w:color="auto"/>
                                                <w:right w:val="none" w:sz="0" w:space="0" w:color="auto"/>
                                              </w:divBdr>
                                              <w:divsChild>
                                                <w:div w:id="6758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457671">
          <w:marLeft w:val="0"/>
          <w:marRight w:val="0"/>
          <w:marTop w:val="0"/>
          <w:marBottom w:val="0"/>
          <w:divBdr>
            <w:top w:val="none" w:sz="0" w:space="0" w:color="auto"/>
            <w:left w:val="none" w:sz="0" w:space="0" w:color="auto"/>
            <w:bottom w:val="none" w:sz="0" w:space="0" w:color="auto"/>
            <w:right w:val="none" w:sz="0" w:space="0" w:color="auto"/>
          </w:divBdr>
          <w:divsChild>
            <w:div w:id="2046640751">
              <w:marLeft w:val="0"/>
              <w:marRight w:val="0"/>
              <w:marTop w:val="0"/>
              <w:marBottom w:val="0"/>
              <w:divBdr>
                <w:top w:val="none" w:sz="0" w:space="0" w:color="auto"/>
                <w:left w:val="none" w:sz="0" w:space="0" w:color="auto"/>
                <w:bottom w:val="none" w:sz="0" w:space="0" w:color="auto"/>
                <w:right w:val="none" w:sz="0" w:space="0" w:color="auto"/>
              </w:divBdr>
              <w:divsChild>
                <w:div w:id="1561869099">
                  <w:marLeft w:val="0"/>
                  <w:marRight w:val="0"/>
                  <w:marTop w:val="0"/>
                  <w:marBottom w:val="0"/>
                  <w:divBdr>
                    <w:top w:val="none" w:sz="0" w:space="0" w:color="auto"/>
                    <w:left w:val="none" w:sz="0" w:space="0" w:color="auto"/>
                    <w:bottom w:val="none" w:sz="0" w:space="0" w:color="auto"/>
                    <w:right w:val="none" w:sz="0" w:space="0" w:color="auto"/>
                  </w:divBdr>
                  <w:divsChild>
                    <w:div w:id="49236779">
                      <w:marLeft w:val="0"/>
                      <w:marRight w:val="0"/>
                      <w:marTop w:val="0"/>
                      <w:marBottom w:val="0"/>
                      <w:divBdr>
                        <w:top w:val="none" w:sz="0" w:space="0" w:color="auto"/>
                        <w:left w:val="none" w:sz="0" w:space="0" w:color="auto"/>
                        <w:bottom w:val="none" w:sz="0" w:space="0" w:color="auto"/>
                        <w:right w:val="none" w:sz="0" w:space="0" w:color="auto"/>
                      </w:divBdr>
                      <w:divsChild>
                        <w:div w:id="1617449810">
                          <w:marLeft w:val="0"/>
                          <w:marRight w:val="0"/>
                          <w:marTop w:val="0"/>
                          <w:marBottom w:val="0"/>
                          <w:divBdr>
                            <w:top w:val="none" w:sz="0" w:space="0" w:color="auto"/>
                            <w:left w:val="none" w:sz="0" w:space="0" w:color="auto"/>
                            <w:bottom w:val="none" w:sz="0" w:space="0" w:color="auto"/>
                            <w:right w:val="none" w:sz="0" w:space="0" w:color="auto"/>
                          </w:divBdr>
                          <w:divsChild>
                            <w:div w:id="431440339">
                              <w:marLeft w:val="0"/>
                              <w:marRight w:val="120"/>
                              <w:marTop w:val="0"/>
                              <w:marBottom w:val="0"/>
                              <w:divBdr>
                                <w:top w:val="none" w:sz="0" w:space="0" w:color="auto"/>
                                <w:left w:val="none" w:sz="0" w:space="0" w:color="auto"/>
                                <w:bottom w:val="none" w:sz="0" w:space="0" w:color="auto"/>
                                <w:right w:val="none" w:sz="0" w:space="0" w:color="auto"/>
                              </w:divBdr>
                              <w:divsChild>
                                <w:div w:id="1953587351">
                                  <w:marLeft w:val="-300"/>
                                  <w:marRight w:val="0"/>
                                  <w:marTop w:val="0"/>
                                  <w:marBottom w:val="0"/>
                                  <w:divBdr>
                                    <w:top w:val="none" w:sz="0" w:space="0" w:color="auto"/>
                                    <w:left w:val="none" w:sz="0" w:space="0" w:color="auto"/>
                                    <w:bottom w:val="none" w:sz="0" w:space="0" w:color="auto"/>
                                    <w:right w:val="none" w:sz="0" w:space="0" w:color="auto"/>
                                  </w:divBdr>
                                </w:div>
                              </w:divsChild>
                            </w:div>
                            <w:div w:id="1562525286">
                              <w:marLeft w:val="-240"/>
                              <w:marRight w:val="-120"/>
                              <w:marTop w:val="0"/>
                              <w:marBottom w:val="0"/>
                              <w:divBdr>
                                <w:top w:val="none" w:sz="0" w:space="0" w:color="auto"/>
                                <w:left w:val="none" w:sz="0" w:space="0" w:color="auto"/>
                                <w:bottom w:val="none" w:sz="0" w:space="0" w:color="auto"/>
                                <w:right w:val="none" w:sz="0" w:space="0" w:color="auto"/>
                              </w:divBdr>
                              <w:divsChild>
                                <w:div w:id="222641232">
                                  <w:marLeft w:val="0"/>
                                  <w:marRight w:val="0"/>
                                  <w:marTop w:val="0"/>
                                  <w:marBottom w:val="60"/>
                                  <w:divBdr>
                                    <w:top w:val="none" w:sz="0" w:space="0" w:color="auto"/>
                                    <w:left w:val="none" w:sz="0" w:space="0" w:color="auto"/>
                                    <w:bottom w:val="none" w:sz="0" w:space="0" w:color="auto"/>
                                    <w:right w:val="none" w:sz="0" w:space="0" w:color="auto"/>
                                  </w:divBdr>
                                  <w:divsChild>
                                    <w:div w:id="705180442">
                                      <w:marLeft w:val="0"/>
                                      <w:marRight w:val="0"/>
                                      <w:marTop w:val="0"/>
                                      <w:marBottom w:val="0"/>
                                      <w:divBdr>
                                        <w:top w:val="none" w:sz="0" w:space="0" w:color="auto"/>
                                        <w:left w:val="none" w:sz="0" w:space="0" w:color="auto"/>
                                        <w:bottom w:val="none" w:sz="0" w:space="0" w:color="auto"/>
                                        <w:right w:val="none" w:sz="0" w:space="0" w:color="auto"/>
                                      </w:divBdr>
                                      <w:divsChild>
                                        <w:div w:id="345594477">
                                          <w:marLeft w:val="0"/>
                                          <w:marRight w:val="0"/>
                                          <w:marTop w:val="0"/>
                                          <w:marBottom w:val="0"/>
                                          <w:divBdr>
                                            <w:top w:val="none" w:sz="0" w:space="0" w:color="auto"/>
                                            <w:left w:val="none" w:sz="0" w:space="0" w:color="auto"/>
                                            <w:bottom w:val="none" w:sz="0" w:space="0" w:color="auto"/>
                                            <w:right w:val="none" w:sz="0" w:space="0" w:color="auto"/>
                                          </w:divBdr>
                                          <w:divsChild>
                                            <w:div w:id="639842639">
                                              <w:marLeft w:val="0"/>
                                              <w:marRight w:val="0"/>
                                              <w:marTop w:val="0"/>
                                              <w:marBottom w:val="0"/>
                                              <w:divBdr>
                                                <w:top w:val="none" w:sz="0" w:space="0" w:color="auto"/>
                                                <w:left w:val="none" w:sz="0" w:space="0" w:color="auto"/>
                                                <w:bottom w:val="none" w:sz="0" w:space="0" w:color="auto"/>
                                                <w:right w:val="none" w:sz="0" w:space="0" w:color="auto"/>
                                              </w:divBdr>
                                              <w:divsChild>
                                                <w:div w:id="17559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316902">
          <w:marLeft w:val="0"/>
          <w:marRight w:val="0"/>
          <w:marTop w:val="0"/>
          <w:marBottom w:val="0"/>
          <w:divBdr>
            <w:top w:val="none" w:sz="0" w:space="0" w:color="auto"/>
            <w:left w:val="none" w:sz="0" w:space="0" w:color="auto"/>
            <w:bottom w:val="none" w:sz="0" w:space="0" w:color="auto"/>
            <w:right w:val="none" w:sz="0" w:space="0" w:color="auto"/>
          </w:divBdr>
          <w:divsChild>
            <w:div w:id="1798524081">
              <w:marLeft w:val="0"/>
              <w:marRight w:val="0"/>
              <w:marTop w:val="0"/>
              <w:marBottom w:val="0"/>
              <w:divBdr>
                <w:top w:val="none" w:sz="0" w:space="0" w:color="auto"/>
                <w:left w:val="none" w:sz="0" w:space="0" w:color="auto"/>
                <w:bottom w:val="none" w:sz="0" w:space="0" w:color="auto"/>
                <w:right w:val="none" w:sz="0" w:space="0" w:color="auto"/>
              </w:divBdr>
              <w:divsChild>
                <w:div w:id="681324567">
                  <w:marLeft w:val="0"/>
                  <w:marRight w:val="0"/>
                  <w:marTop w:val="0"/>
                  <w:marBottom w:val="0"/>
                  <w:divBdr>
                    <w:top w:val="none" w:sz="0" w:space="0" w:color="auto"/>
                    <w:left w:val="none" w:sz="0" w:space="0" w:color="auto"/>
                    <w:bottom w:val="none" w:sz="0" w:space="0" w:color="auto"/>
                    <w:right w:val="none" w:sz="0" w:space="0" w:color="auto"/>
                  </w:divBdr>
                  <w:divsChild>
                    <w:div w:id="488138040">
                      <w:marLeft w:val="0"/>
                      <w:marRight w:val="0"/>
                      <w:marTop w:val="0"/>
                      <w:marBottom w:val="0"/>
                      <w:divBdr>
                        <w:top w:val="none" w:sz="0" w:space="0" w:color="auto"/>
                        <w:left w:val="none" w:sz="0" w:space="0" w:color="auto"/>
                        <w:bottom w:val="none" w:sz="0" w:space="0" w:color="auto"/>
                        <w:right w:val="none" w:sz="0" w:space="0" w:color="auto"/>
                      </w:divBdr>
                      <w:divsChild>
                        <w:div w:id="611592235">
                          <w:marLeft w:val="0"/>
                          <w:marRight w:val="0"/>
                          <w:marTop w:val="0"/>
                          <w:marBottom w:val="0"/>
                          <w:divBdr>
                            <w:top w:val="none" w:sz="0" w:space="0" w:color="auto"/>
                            <w:left w:val="none" w:sz="0" w:space="0" w:color="auto"/>
                            <w:bottom w:val="none" w:sz="0" w:space="0" w:color="auto"/>
                            <w:right w:val="none" w:sz="0" w:space="0" w:color="auto"/>
                          </w:divBdr>
                          <w:divsChild>
                            <w:div w:id="593242856">
                              <w:marLeft w:val="0"/>
                              <w:marRight w:val="120"/>
                              <w:marTop w:val="0"/>
                              <w:marBottom w:val="0"/>
                              <w:divBdr>
                                <w:top w:val="none" w:sz="0" w:space="0" w:color="auto"/>
                                <w:left w:val="none" w:sz="0" w:space="0" w:color="auto"/>
                                <w:bottom w:val="none" w:sz="0" w:space="0" w:color="auto"/>
                                <w:right w:val="none" w:sz="0" w:space="0" w:color="auto"/>
                              </w:divBdr>
                              <w:divsChild>
                                <w:div w:id="151872974">
                                  <w:marLeft w:val="-300"/>
                                  <w:marRight w:val="0"/>
                                  <w:marTop w:val="0"/>
                                  <w:marBottom w:val="0"/>
                                  <w:divBdr>
                                    <w:top w:val="none" w:sz="0" w:space="0" w:color="auto"/>
                                    <w:left w:val="none" w:sz="0" w:space="0" w:color="auto"/>
                                    <w:bottom w:val="none" w:sz="0" w:space="0" w:color="auto"/>
                                    <w:right w:val="none" w:sz="0" w:space="0" w:color="auto"/>
                                  </w:divBdr>
                                </w:div>
                              </w:divsChild>
                            </w:div>
                            <w:div w:id="1980768656">
                              <w:marLeft w:val="-240"/>
                              <w:marRight w:val="-120"/>
                              <w:marTop w:val="0"/>
                              <w:marBottom w:val="0"/>
                              <w:divBdr>
                                <w:top w:val="none" w:sz="0" w:space="0" w:color="auto"/>
                                <w:left w:val="none" w:sz="0" w:space="0" w:color="auto"/>
                                <w:bottom w:val="none" w:sz="0" w:space="0" w:color="auto"/>
                                <w:right w:val="none" w:sz="0" w:space="0" w:color="auto"/>
                              </w:divBdr>
                              <w:divsChild>
                                <w:div w:id="913660984">
                                  <w:marLeft w:val="0"/>
                                  <w:marRight w:val="0"/>
                                  <w:marTop w:val="0"/>
                                  <w:marBottom w:val="60"/>
                                  <w:divBdr>
                                    <w:top w:val="none" w:sz="0" w:space="0" w:color="auto"/>
                                    <w:left w:val="none" w:sz="0" w:space="0" w:color="auto"/>
                                    <w:bottom w:val="none" w:sz="0" w:space="0" w:color="auto"/>
                                    <w:right w:val="none" w:sz="0" w:space="0" w:color="auto"/>
                                  </w:divBdr>
                                  <w:divsChild>
                                    <w:div w:id="404573141">
                                      <w:marLeft w:val="0"/>
                                      <w:marRight w:val="0"/>
                                      <w:marTop w:val="0"/>
                                      <w:marBottom w:val="0"/>
                                      <w:divBdr>
                                        <w:top w:val="none" w:sz="0" w:space="0" w:color="auto"/>
                                        <w:left w:val="none" w:sz="0" w:space="0" w:color="auto"/>
                                        <w:bottom w:val="none" w:sz="0" w:space="0" w:color="auto"/>
                                        <w:right w:val="none" w:sz="0" w:space="0" w:color="auto"/>
                                      </w:divBdr>
                                      <w:divsChild>
                                        <w:div w:id="2095541703">
                                          <w:marLeft w:val="0"/>
                                          <w:marRight w:val="0"/>
                                          <w:marTop w:val="0"/>
                                          <w:marBottom w:val="0"/>
                                          <w:divBdr>
                                            <w:top w:val="none" w:sz="0" w:space="0" w:color="auto"/>
                                            <w:left w:val="none" w:sz="0" w:space="0" w:color="auto"/>
                                            <w:bottom w:val="none" w:sz="0" w:space="0" w:color="auto"/>
                                            <w:right w:val="none" w:sz="0" w:space="0" w:color="auto"/>
                                          </w:divBdr>
                                          <w:divsChild>
                                            <w:div w:id="956447531">
                                              <w:marLeft w:val="0"/>
                                              <w:marRight w:val="0"/>
                                              <w:marTop w:val="0"/>
                                              <w:marBottom w:val="0"/>
                                              <w:divBdr>
                                                <w:top w:val="none" w:sz="0" w:space="0" w:color="auto"/>
                                                <w:left w:val="none" w:sz="0" w:space="0" w:color="auto"/>
                                                <w:bottom w:val="none" w:sz="0" w:space="0" w:color="auto"/>
                                                <w:right w:val="none" w:sz="0" w:space="0" w:color="auto"/>
                                              </w:divBdr>
                                              <w:divsChild>
                                                <w:div w:id="5826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778449">
          <w:marLeft w:val="0"/>
          <w:marRight w:val="0"/>
          <w:marTop w:val="0"/>
          <w:marBottom w:val="0"/>
          <w:divBdr>
            <w:top w:val="none" w:sz="0" w:space="0" w:color="auto"/>
            <w:left w:val="none" w:sz="0" w:space="0" w:color="auto"/>
            <w:bottom w:val="none" w:sz="0" w:space="0" w:color="auto"/>
            <w:right w:val="none" w:sz="0" w:space="0" w:color="auto"/>
          </w:divBdr>
          <w:divsChild>
            <w:div w:id="852109293">
              <w:marLeft w:val="0"/>
              <w:marRight w:val="0"/>
              <w:marTop w:val="0"/>
              <w:marBottom w:val="0"/>
              <w:divBdr>
                <w:top w:val="none" w:sz="0" w:space="0" w:color="auto"/>
                <w:left w:val="none" w:sz="0" w:space="0" w:color="auto"/>
                <w:bottom w:val="none" w:sz="0" w:space="0" w:color="auto"/>
                <w:right w:val="none" w:sz="0" w:space="0" w:color="auto"/>
              </w:divBdr>
              <w:divsChild>
                <w:div w:id="855580762">
                  <w:marLeft w:val="0"/>
                  <w:marRight w:val="0"/>
                  <w:marTop w:val="0"/>
                  <w:marBottom w:val="0"/>
                  <w:divBdr>
                    <w:top w:val="none" w:sz="0" w:space="0" w:color="auto"/>
                    <w:left w:val="none" w:sz="0" w:space="0" w:color="auto"/>
                    <w:bottom w:val="none" w:sz="0" w:space="0" w:color="auto"/>
                    <w:right w:val="none" w:sz="0" w:space="0" w:color="auto"/>
                  </w:divBdr>
                  <w:divsChild>
                    <w:div w:id="168562233">
                      <w:marLeft w:val="0"/>
                      <w:marRight w:val="0"/>
                      <w:marTop w:val="0"/>
                      <w:marBottom w:val="0"/>
                      <w:divBdr>
                        <w:top w:val="none" w:sz="0" w:space="0" w:color="auto"/>
                        <w:left w:val="none" w:sz="0" w:space="0" w:color="auto"/>
                        <w:bottom w:val="none" w:sz="0" w:space="0" w:color="auto"/>
                        <w:right w:val="none" w:sz="0" w:space="0" w:color="auto"/>
                      </w:divBdr>
                      <w:divsChild>
                        <w:div w:id="1123617623">
                          <w:marLeft w:val="0"/>
                          <w:marRight w:val="0"/>
                          <w:marTop w:val="0"/>
                          <w:marBottom w:val="0"/>
                          <w:divBdr>
                            <w:top w:val="none" w:sz="0" w:space="0" w:color="auto"/>
                            <w:left w:val="none" w:sz="0" w:space="0" w:color="auto"/>
                            <w:bottom w:val="none" w:sz="0" w:space="0" w:color="auto"/>
                            <w:right w:val="none" w:sz="0" w:space="0" w:color="auto"/>
                          </w:divBdr>
                          <w:divsChild>
                            <w:div w:id="779304853">
                              <w:marLeft w:val="0"/>
                              <w:marRight w:val="120"/>
                              <w:marTop w:val="0"/>
                              <w:marBottom w:val="0"/>
                              <w:divBdr>
                                <w:top w:val="none" w:sz="0" w:space="0" w:color="auto"/>
                                <w:left w:val="none" w:sz="0" w:space="0" w:color="auto"/>
                                <w:bottom w:val="none" w:sz="0" w:space="0" w:color="auto"/>
                                <w:right w:val="none" w:sz="0" w:space="0" w:color="auto"/>
                              </w:divBdr>
                              <w:divsChild>
                                <w:div w:id="1144545078">
                                  <w:marLeft w:val="-300"/>
                                  <w:marRight w:val="0"/>
                                  <w:marTop w:val="0"/>
                                  <w:marBottom w:val="0"/>
                                  <w:divBdr>
                                    <w:top w:val="none" w:sz="0" w:space="0" w:color="auto"/>
                                    <w:left w:val="none" w:sz="0" w:space="0" w:color="auto"/>
                                    <w:bottom w:val="none" w:sz="0" w:space="0" w:color="auto"/>
                                    <w:right w:val="none" w:sz="0" w:space="0" w:color="auto"/>
                                  </w:divBdr>
                                </w:div>
                              </w:divsChild>
                            </w:div>
                            <w:div w:id="1818306181">
                              <w:marLeft w:val="-240"/>
                              <w:marRight w:val="-120"/>
                              <w:marTop w:val="0"/>
                              <w:marBottom w:val="0"/>
                              <w:divBdr>
                                <w:top w:val="none" w:sz="0" w:space="0" w:color="auto"/>
                                <w:left w:val="none" w:sz="0" w:space="0" w:color="auto"/>
                                <w:bottom w:val="none" w:sz="0" w:space="0" w:color="auto"/>
                                <w:right w:val="none" w:sz="0" w:space="0" w:color="auto"/>
                              </w:divBdr>
                              <w:divsChild>
                                <w:div w:id="124543509">
                                  <w:marLeft w:val="0"/>
                                  <w:marRight w:val="0"/>
                                  <w:marTop w:val="0"/>
                                  <w:marBottom w:val="60"/>
                                  <w:divBdr>
                                    <w:top w:val="none" w:sz="0" w:space="0" w:color="auto"/>
                                    <w:left w:val="none" w:sz="0" w:space="0" w:color="auto"/>
                                    <w:bottom w:val="none" w:sz="0" w:space="0" w:color="auto"/>
                                    <w:right w:val="none" w:sz="0" w:space="0" w:color="auto"/>
                                  </w:divBdr>
                                  <w:divsChild>
                                    <w:div w:id="1194921071">
                                      <w:marLeft w:val="0"/>
                                      <w:marRight w:val="0"/>
                                      <w:marTop w:val="0"/>
                                      <w:marBottom w:val="0"/>
                                      <w:divBdr>
                                        <w:top w:val="none" w:sz="0" w:space="0" w:color="auto"/>
                                        <w:left w:val="none" w:sz="0" w:space="0" w:color="auto"/>
                                        <w:bottom w:val="none" w:sz="0" w:space="0" w:color="auto"/>
                                        <w:right w:val="none" w:sz="0" w:space="0" w:color="auto"/>
                                      </w:divBdr>
                                      <w:divsChild>
                                        <w:div w:id="1520435996">
                                          <w:marLeft w:val="0"/>
                                          <w:marRight w:val="0"/>
                                          <w:marTop w:val="0"/>
                                          <w:marBottom w:val="0"/>
                                          <w:divBdr>
                                            <w:top w:val="none" w:sz="0" w:space="0" w:color="auto"/>
                                            <w:left w:val="none" w:sz="0" w:space="0" w:color="auto"/>
                                            <w:bottom w:val="none" w:sz="0" w:space="0" w:color="auto"/>
                                            <w:right w:val="none" w:sz="0" w:space="0" w:color="auto"/>
                                          </w:divBdr>
                                          <w:divsChild>
                                            <w:div w:id="1782608189">
                                              <w:marLeft w:val="0"/>
                                              <w:marRight w:val="0"/>
                                              <w:marTop w:val="0"/>
                                              <w:marBottom w:val="0"/>
                                              <w:divBdr>
                                                <w:top w:val="none" w:sz="0" w:space="0" w:color="auto"/>
                                                <w:left w:val="none" w:sz="0" w:space="0" w:color="auto"/>
                                                <w:bottom w:val="none" w:sz="0" w:space="0" w:color="auto"/>
                                                <w:right w:val="none" w:sz="0" w:space="0" w:color="auto"/>
                                              </w:divBdr>
                                              <w:divsChild>
                                                <w:div w:id="13585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828414">
          <w:marLeft w:val="0"/>
          <w:marRight w:val="0"/>
          <w:marTop w:val="0"/>
          <w:marBottom w:val="0"/>
          <w:divBdr>
            <w:top w:val="none" w:sz="0" w:space="0" w:color="auto"/>
            <w:left w:val="none" w:sz="0" w:space="0" w:color="auto"/>
            <w:bottom w:val="none" w:sz="0" w:space="0" w:color="auto"/>
            <w:right w:val="none" w:sz="0" w:space="0" w:color="auto"/>
          </w:divBdr>
          <w:divsChild>
            <w:div w:id="1236822909">
              <w:marLeft w:val="0"/>
              <w:marRight w:val="0"/>
              <w:marTop w:val="0"/>
              <w:marBottom w:val="0"/>
              <w:divBdr>
                <w:top w:val="none" w:sz="0" w:space="0" w:color="auto"/>
                <w:left w:val="none" w:sz="0" w:space="0" w:color="auto"/>
                <w:bottom w:val="none" w:sz="0" w:space="0" w:color="auto"/>
                <w:right w:val="none" w:sz="0" w:space="0" w:color="auto"/>
              </w:divBdr>
              <w:divsChild>
                <w:div w:id="1362507925">
                  <w:marLeft w:val="0"/>
                  <w:marRight w:val="0"/>
                  <w:marTop w:val="0"/>
                  <w:marBottom w:val="0"/>
                  <w:divBdr>
                    <w:top w:val="none" w:sz="0" w:space="0" w:color="auto"/>
                    <w:left w:val="none" w:sz="0" w:space="0" w:color="auto"/>
                    <w:bottom w:val="none" w:sz="0" w:space="0" w:color="auto"/>
                    <w:right w:val="none" w:sz="0" w:space="0" w:color="auto"/>
                  </w:divBdr>
                  <w:divsChild>
                    <w:div w:id="1507015086">
                      <w:marLeft w:val="0"/>
                      <w:marRight w:val="0"/>
                      <w:marTop w:val="0"/>
                      <w:marBottom w:val="0"/>
                      <w:divBdr>
                        <w:top w:val="none" w:sz="0" w:space="0" w:color="auto"/>
                        <w:left w:val="none" w:sz="0" w:space="0" w:color="auto"/>
                        <w:bottom w:val="none" w:sz="0" w:space="0" w:color="auto"/>
                        <w:right w:val="none" w:sz="0" w:space="0" w:color="auto"/>
                      </w:divBdr>
                      <w:divsChild>
                        <w:div w:id="909384938">
                          <w:marLeft w:val="0"/>
                          <w:marRight w:val="0"/>
                          <w:marTop w:val="0"/>
                          <w:marBottom w:val="0"/>
                          <w:divBdr>
                            <w:top w:val="none" w:sz="0" w:space="0" w:color="auto"/>
                            <w:left w:val="none" w:sz="0" w:space="0" w:color="auto"/>
                            <w:bottom w:val="none" w:sz="0" w:space="0" w:color="auto"/>
                            <w:right w:val="none" w:sz="0" w:space="0" w:color="auto"/>
                          </w:divBdr>
                          <w:divsChild>
                            <w:div w:id="1156454351">
                              <w:marLeft w:val="0"/>
                              <w:marRight w:val="120"/>
                              <w:marTop w:val="0"/>
                              <w:marBottom w:val="0"/>
                              <w:divBdr>
                                <w:top w:val="none" w:sz="0" w:space="0" w:color="auto"/>
                                <w:left w:val="none" w:sz="0" w:space="0" w:color="auto"/>
                                <w:bottom w:val="none" w:sz="0" w:space="0" w:color="auto"/>
                                <w:right w:val="none" w:sz="0" w:space="0" w:color="auto"/>
                              </w:divBdr>
                              <w:divsChild>
                                <w:div w:id="120537788">
                                  <w:marLeft w:val="-300"/>
                                  <w:marRight w:val="0"/>
                                  <w:marTop w:val="0"/>
                                  <w:marBottom w:val="0"/>
                                  <w:divBdr>
                                    <w:top w:val="none" w:sz="0" w:space="0" w:color="auto"/>
                                    <w:left w:val="none" w:sz="0" w:space="0" w:color="auto"/>
                                    <w:bottom w:val="none" w:sz="0" w:space="0" w:color="auto"/>
                                    <w:right w:val="none" w:sz="0" w:space="0" w:color="auto"/>
                                  </w:divBdr>
                                </w:div>
                              </w:divsChild>
                            </w:div>
                            <w:div w:id="2037656504">
                              <w:marLeft w:val="-240"/>
                              <w:marRight w:val="-120"/>
                              <w:marTop w:val="0"/>
                              <w:marBottom w:val="0"/>
                              <w:divBdr>
                                <w:top w:val="none" w:sz="0" w:space="0" w:color="auto"/>
                                <w:left w:val="none" w:sz="0" w:space="0" w:color="auto"/>
                                <w:bottom w:val="none" w:sz="0" w:space="0" w:color="auto"/>
                                <w:right w:val="none" w:sz="0" w:space="0" w:color="auto"/>
                              </w:divBdr>
                              <w:divsChild>
                                <w:div w:id="1445269251">
                                  <w:marLeft w:val="0"/>
                                  <w:marRight w:val="0"/>
                                  <w:marTop w:val="0"/>
                                  <w:marBottom w:val="60"/>
                                  <w:divBdr>
                                    <w:top w:val="none" w:sz="0" w:space="0" w:color="auto"/>
                                    <w:left w:val="none" w:sz="0" w:space="0" w:color="auto"/>
                                    <w:bottom w:val="none" w:sz="0" w:space="0" w:color="auto"/>
                                    <w:right w:val="none" w:sz="0" w:space="0" w:color="auto"/>
                                  </w:divBdr>
                                  <w:divsChild>
                                    <w:div w:id="1558935980">
                                      <w:marLeft w:val="0"/>
                                      <w:marRight w:val="0"/>
                                      <w:marTop w:val="0"/>
                                      <w:marBottom w:val="0"/>
                                      <w:divBdr>
                                        <w:top w:val="none" w:sz="0" w:space="0" w:color="auto"/>
                                        <w:left w:val="none" w:sz="0" w:space="0" w:color="auto"/>
                                        <w:bottom w:val="none" w:sz="0" w:space="0" w:color="auto"/>
                                        <w:right w:val="none" w:sz="0" w:space="0" w:color="auto"/>
                                      </w:divBdr>
                                      <w:divsChild>
                                        <w:div w:id="591858508">
                                          <w:marLeft w:val="0"/>
                                          <w:marRight w:val="0"/>
                                          <w:marTop w:val="0"/>
                                          <w:marBottom w:val="0"/>
                                          <w:divBdr>
                                            <w:top w:val="none" w:sz="0" w:space="0" w:color="auto"/>
                                            <w:left w:val="none" w:sz="0" w:space="0" w:color="auto"/>
                                            <w:bottom w:val="none" w:sz="0" w:space="0" w:color="auto"/>
                                            <w:right w:val="none" w:sz="0" w:space="0" w:color="auto"/>
                                          </w:divBdr>
                                          <w:divsChild>
                                            <w:div w:id="2116169011">
                                              <w:marLeft w:val="0"/>
                                              <w:marRight w:val="0"/>
                                              <w:marTop w:val="0"/>
                                              <w:marBottom w:val="0"/>
                                              <w:divBdr>
                                                <w:top w:val="none" w:sz="0" w:space="0" w:color="auto"/>
                                                <w:left w:val="none" w:sz="0" w:space="0" w:color="auto"/>
                                                <w:bottom w:val="none" w:sz="0" w:space="0" w:color="auto"/>
                                                <w:right w:val="none" w:sz="0" w:space="0" w:color="auto"/>
                                              </w:divBdr>
                                              <w:divsChild>
                                                <w:div w:id="1914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774698">
          <w:marLeft w:val="0"/>
          <w:marRight w:val="0"/>
          <w:marTop w:val="0"/>
          <w:marBottom w:val="0"/>
          <w:divBdr>
            <w:top w:val="none" w:sz="0" w:space="0" w:color="auto"/>
            <w:left w:val="none" w:sz="0" w:space="0" w:color="auto"/>
            <w:bottom w:val="none" w:sz="0" w:space="0" w:color="auto"/>
            <w:right w:val="none" w:sz="0" w:space="0" w:color="auto"/>
          </w:divBdr>
          <w:divsChild>
            <w:div w:id="2123380162">
              <w:marLeft w:val="0"/>
              <w:marRight w:val="0"/>
              <w:marTop w:val="0"/>
              <w:marBottom w:val="0"/>
              <w:divBdr>
                <w:top w:val="none" w:sz="0" w:space="0" w:color="auto"/>
                <w:left w:val="none" w:sz="0" w:space="0" w:color="auto"/>
                <w:bottom w:val="none" w:sz="0" w:space="0" w:color="auto"/>
                <w:right w:val="none" w:sz="0" w:space="0" w:color="auto"/>
              </w:divBdr>
              <w:divsChild>
                <w:div w:id="2015256299">
                  <w:marLeft w:val="0"/>
                  <w:marRight w:val="0"/>
                  <w:marTop w:val="0"/>
                  <w:marBottom w:val="0"/>
                  <w:divBdr>
                    <w:top w:val="none" w:sz="0" w:space="0" w:color="auto"/>
                    <w:left w:val="none" w:sz="0" w:space="0" w:color="auto"/>
                    <w:bottom w:val="none" w:sz="0" w:space="0" w:color="auto"/>
                    <w:right w:val="none" w:sz="0" w:space="0" w:color="auto"/>
                  </w:divBdr>
                  <w:divsChild>
                    <w:div w:id="1582988330">
                      <w:marLeft w:val="0"/>
                      <w:marRight w:val="0"/>
                      <w:marTop w:val="0"/>
                      <w:marBottom w:val="0"/>
                      <w:divBdr>
                        <w:top w:val="none" w:sz="0" w:space="0" w:color="auto"/>
                        <w:left w:val="none" w:sz="0" w:space="0" w:color="auto"/>
                        <w:bottom w:val="none" w:sz="0" w:space="0" w:color="auto"/>
                        <w:right w:val="none" w:sz="0" w:space="0" w:color="auto"/>
                      </w:divBdr>
                      <w:divsChild>
                        <w:div w:id="139426900">
                          <w:marLeft w:val="0"/>
                          <w:marRight w:val="0"/>
                          <w:marTop w:val="0"/>
                          <w:marBottom w:val="0"/>
                          <w:divBdr>
                            <w:top w:val="none" w:sz="0" w:space="0" w:color="auto"/>
                            <w:left w:val="none" w:sz="0" w:space="0" w:color="auto"/>
                            <w:bottom w:val="none" w:sz="0" w:space="0" w:color="auto"/>
                            <w:right w:val="none" w:sz="0" w:space="0" w:color="auto"/>
                          </w:divBdr>
                          <w:divsChild>
                            <w:div w:id="1531142845">
                              <w:marLeft w:val="-240"/>
                              <w:marRight w:val="-120"/>
                              <w:marTop w:val="0"/>
                              <w:marBottom w:val="0"/>
                              <w:divBdr>
                                <w:top w:val="none" w:sz="0" w:space="0" w:color="auto"/>
                                <w:left w:val="none" w:sz="0" w:space="0" w:color="auto"/>
                                <w:bottom w:val="none" w:sz="0" w:space="0" w:color="auto"/>
                                <w:right w:val="none" w:sz="0" w:space="0" w:color="auto"/>
                              </w:divBdr>
                              <w:divsChild>
                                <w:div w:id="276329409">
                                  <w:marLeft w:val="0"/>
                                  <w:marRight w:val="0"/>
                                  <w:marTop w:val="0"/>
                                  <w:marBottom w:val="60"/>
                                  <w:divBdr>
                                    <w:top w:val="none" w:sz="0" w:space="0" w:color="auto"/>
                                    <w:left w:val="none" w:sz="0" w:space="0" w:color="auto"/>
                                    <w:bottom w:val="none" w:sz="0" w:space="0" w:color="auto"/>
                                    <w:right w:val="none" w:sz="0" w:space="0" w:color="auto"/>
                                  </w:divBdr>
                                  <w:divsChild>
                                    <w:div w:id="1825389512">
                                      <w:marLeft w:val="0"/>
                                      <w:marRight w:val="0"/>
                                      <w:marTop w:val="0"/>
                                      <w:marBottom w:val="0"/>
                                      <w:divBdr>
                                        <w:top w:val="none" w:sz="0" w:space="0" w:color="auto"/>
                                        <w:left w:val="none" w:sz="0" w:space="0" w:color="auto"/>
                                        <w:bottom w:val="none" w:sz="0" w:space="0" w:color="auto"/>
                                        <w:right w:val="none" w:sz="0" w:space="0" w:color="auto"/>
                                      </w:divBdr>
                                      <w:divsChild>
                                        <w:div w:id="1433475200">
                                          <w:marLeft w:val="0"/>
                                          <w:marRight w:val="0"/>
                                          <w:marTop w:val="0"/>
                                          <w:marBottom w:val="0"/>
                                          <w:divBdr>
                                            <w:top w:val="none" w:sz="0" w:space="0" w:color="auto"/>
                                            <w:left w:val="none" w:sz="0" w:space="0" w:color="auto"/>
                                            <w:bottom w:val="none" w:sz="0" w:space="0" w:color="auto"/>
                                            <w:right w:val="none" w:sz="0" w:space="0" w:color="auto"/>
                                          </w:divBdr>
                                          <w:divsChild>
                                            <w:div w:id="1860582169">
                                              <w:marLeft w:val="0"/>
                                              <w:marRight w:val="0"/>
                                              <w:marTop w:val="0"/>
                                              <w:marBottom w:val="0"/>
                                              <w:divBdr>
                                                <w:top w:val="none" w:sz="0" w:space="0" w:color="auto"/>
                                                <w:left w:val="none" w:sz="0" w:space="0" w:color="auto"/>
                                                <w:bottom w:val="none" w:sz="0" w:space="0" w:color="auto"/>
                                                <w:right w:val="none" w:sz="0" w:space="0" w:color="auto"/>
                                              </w:divBdr>
                                              <w:divsChild>
                                                <w:div w:id="5321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333704">
      <w:bodyDiv w:val="1"/>
      <w:marLeft w:val="0"/>
      <w:marRight w:val="0"/>
      <w:marTop w:val="0"/>
      <w:marBottom w:val="0"/>
      <w:divBdr>
        <w:top w:val="none" w:sz="0" w:space="0" w:color="auto"/>
        <w:left w:val="none" w:sz="0" w:space="0" w:color="auto"/>
        <w:bottom w:val="none" w:sz="0" w:space="0" w:color="auto"/>
        <w:right w:val="none" w:sz="0" w:space="0" w:color="auto"/>
      </w:divBdr>
    </w:div>
    <w:div w:id="2048603109">
      <w:bodyDiv w:val="1"/>
      <w:marLeft w:val="0"/>
      <w:marRight w:val="0"/>
      <w:marTop w:val="0"/>
      <w:marBottom w:val="0"/>
      <w:divBdr>
        <w:top w:val="none" w:sz="0" w:space="0" w:color="auto"/>
        <w:left w:val="none" w:sz="0" w:space="0" w:color="auto"/>
        <w:bottom w:val="none" w:sz="0" w:space="0" w:color="auto"/>
        <w:right w:val="none" w:sz="0" w:space="0" w:color="auto"/>
      </w:divBdr>
    </w:div>
    <w:div w:id="2048793434">
      <w:bodyDiv w:val="1"/>
      <w:marLeft w:val="0"/>
      <w:marRight w:val="0"/>
      <w:marTop w:val="0"/>
      <w:marBottom w:val="0"/>
      <w:divBdr>
        <w:top w:val="none" w:sz="0" w:space="0" w:color="auto"/>
        <w:left w:val="none" w:sz="0" w:space="0" w:color="auto"/>
        <w:bottom w:val="none" w:sz="0" w:space="0" w:color="auto"/>
        <w:right w:val="none" w:sz="0" w:space="0" w:color="auto"/>
      </w:divBdr>
    </w:div>
    <w:div w:id="2048867545">
      <w:bodyDiv w:val="1"/>
      <w:marLeft w:val="0"/>
      <w:marRight w:val="0"/>
      <w:marTop w:val="0"/>
      <w:marBottom w:val="0"/>
      <w:divBdr>
        <w:top w:val="none" w:sz="0" w:space="0" w:color="auto"/>
        <w:left w:val="none" w:sz="0" w:space="0" w:color="auto"/>
        <w:bottom w:val="none" w:sz="0" w:space="0" w:color="auto"/>
        <w:right w:val="none" w:sz="0" w:space="0" w:color="auto"/>
      </w:divBdr>
    </w:div>
    <w:div w:id="2049135674">
      <w:bodyDiv w:val="1"/>
      <w:marLeft w:val="0"/>
      <w:marRight w:val="0"/>
      <w:marTop w:val="0"/>
      <w:marBottom w:val="0"/>
      <w:divBdr>
        <w:top w:val="none" w:sz="0" w:space="0" w:color="auto"/>
        <w:left w:val="none" w:sz="0" w:space="0" w:color="auto"/>
        <w:bottom w:val="none" w:sz="0" w:space="0" w:color="auto"/>
        <w:right w:val="none" w:sz="0" w:space="0" w:color="auto"/>
      </w:divBdr>
    </w:div>
    <w:div w:id="2049405424">
      <w:bodyDiv w:val="1"/>
      <w:marLeft w:val="0"/>
      <w:marRight w:val="0"/>
      <w:marTop w:val="0"/>
      <w:marBottom w:val="0"/>
      <w:divBdr>
        <w:top w:val="none" w:sz="0" w:space="0" w:color="auto"/>
        <w:left w:val="none" w:sz="0" w:space="0" w:color="auto"/>
        <w:bottom w:val="none" w:sz="0" w:space="0" w:color="auto"/>
        <w:right w:val="none" w:sz="0" w:space="0" w:color="auto"/>
      </w:divBdr>
    </w:div>
    <w:div w:id="2049445995">
      <w:bodyDiv w:val="1"/>
      <w:marLeft w:val="0"/>
      <w:marRight w:val="0"/>
      <w:marTop w:val="0"/>
      <w:marBottom w:val="0"/>
      <w:divBdr>
        <w:top w:val="none" w:sz="0" w:space="0" w:color="auto"/>
        <w:left w:val="none" w:sz="0" w:space="0" w:color="auto"/>
        <w:bottom w:val="none" w:sz="0" w:space="0" w:color="auto"/>
        <w:right w:val="none" w:sz="0" w:space="0" w:color="auto"/>
      </w:divBdr>
    </w:div>
    <w:div w:id="2050101843">
      <w:bodyDiv w:val="1"/>
      <w:marLeft w:val="0"/>
      <w:marRight w:val="0"/>
      <w:marTop w:val="0"/>
      <w:marBottom w:val="0"/>
      <w:divBdr>
        <w:top w:val="none" w:sz="0" w:space="0" w:color="auto"/>
        <w:left w:val="none" w:sz="0" w:space="0" w:color="auto"/>
        <w:bottom w:val="none" w:sz="0" w:space="0" w:color="auto"/>
        <w:right w:val="none" w:sz="0" w:space="0" w:color="auto"/>
      </w:divBdr>
    </w:div>
    <w:div w:id="2050302283">
      <w:bodyDiv w:val="1"/>
      <w:marLeft w:val="0"/>
      <w:marRight w:val="0"/>
      <w:marTop w:val="0"/>
      <w:marBottom w:val="0"/>
      <w:divBdr>
        <w:top w:val="none" w:sz="0" w:space="0" w:color="auto"/>
        <w:left w:val="none" w:sz="0" w:space="0" w:color="auto"/>
        <w:bottom w:val="none" w:sz="0" w:space="0" w:color="auto"/>
        <w:right w:val="none" w:sz="0" w:space="0" w:color="auto"/>
      </w:divBdr>
    </w:div>
    <w:div w:id="2050716777">
      <w:bodyDiv w:val="1"/>
      <w:marLeft w:val="0"/>
      <w:marRight w:val="0"/>
      <w:marTop w:val="0"/>
      <w:marBottom w:val="0"/>
      <w:divBdr>
        <w:top w:val="none" w:sz="0" w:space="0" w:color="auto"/>
        <w:left w:val="none" w:sz="0" w:space="0" w:color="auto"/>
        <w:bottom w:val="none" w:sz="0" w:space="0" w:color="auto"/>
        <w:right w:val="none" w:sz="0" w:space="0" w:color="auto"/>
      </w:divBdr>
    </w:div>
    <w:div w:id="2050959363">
      <w:bodyDiv w:val="1"/>
      <w:marLeft w:val="0"/>
      <w:marRight w:val="0"/>
      <w:marTop w:val="0"/>
      <w:marBottom w:val="0"/>
      <w:divBdr>
        <w:top w:val="none" w:sz="0" w:space="0" w:color="auto"/>
        <w:left w:val="none" w:sz="0" w:space="0" w:color="auto"/>
        <w:bottom w:val="none" w:sz="0" w:space="0" w:color="auto"/>
        <w:right w:val="none" w:sz="0" w:space="0" w:color="auto"/>
      </w:divBdr>
    </w:div>
    <w:div w:id="2052226565">
      <w:bodyDiv w:val="1"/>
      <w:marLeft w:val="0"/>
      <w:marRight w:val="0"/>
      <w:marTop w:val="0"/>
      <w:marBottom w:val="0"/>
      <w:divBdr>
        <w:top w:val="none" w:sz="0" w:space="0" w:color="auto"/>
        <w:left w:val="none" w:sz="0" w:space="0" w:color="auto"/>
        <w:bottom w:val="none" w:sz="0" w:space="0" w:color="auto"/>
        <w:right w:val="none" w:sz="0" w:space="0" w:color="auto"/>
      </w:divBdr>
    </w:div>
    <w:div w:id="2052537102">
      <w:bodyDiv w:val="1"/>
      <w:marLeft w:val="0"/>
      <w:marRight w:val="0"/>
      <w:marTop w:val="0"/>
      <w:marBottom w:val="0"/>
      <w:divBdr>
        <w:top w:val="none" w:sz="0" w:space="0" w:color="auto"/>
        <w:left w:val="none" w:sz="0" w:space="0" w:color="auto"/>
        <w:bottom w:val="none" w:sz="0" w:space="0" w:color="auto"/>
        <w:right w:val="none" w:sz="0" w:space="0" w:color="auto"/>
      </w:divBdr>
    </w:div>
    <w:div w:id="2052656163">
      <w:bodyDiv w:val="1"/>
      <w:marLeft w:val="0"/>
      <w:marRight w:val="0"/>
      <w:marTop w:val="0"/>
      <w:marBottom w:val="0"/>
      <w:divBdr>
        <w:top w:val="none" w:sz="0" w:space="0" w:color="auto"/>
        <w:left w:val="none" w:sz="0" w:space="0" w:color="auto"/>
        <w:bottom w:val="none" w:sz="0" w:space="0" w:color="auto"/>
        <w:right w:val="none" w:sz="0" w:space="0" w:color="auto"/>
      </w:divBdr>
    </w:div>
    <w:div w:id="2052923213">
      <w:bodyDiv w:val="1"/>
      <w:marLeft w:val="0"/>
      <w:marRight w:val="0"/>
      <w:marTop w:val="0"/>
      <w:marBottom w:val="0"/>
      <w:divBdr>
        <w:top w:val="none" w:sz="0" w:space="0" w:color="auto"/>
        <w:left w:val="none" w:sz="0" w:space="0" w:color="auto"/>
        <w:bottom w:val="none" w:sz="0" w:space="0" w:color="auto"/>
        <w:right w:val="none" w:sz="0" w:space="0" w:color="auto"/>
      </w:divBdr>
    </w:div>
    <w:div w:id="2052998108">
      <w:bodyDiv w:val="1"/>
      <w:marLeft w:val="0"/>
      <w:marRight w:val="0"/>
      <w:marTop w:val="0"/>
      <w:marBottom w:val="0"/>
      <w:divBdr>
        <w:top w:val="none" w:sz="0" w:space="0" w:color="auto"/>
        <w:left w:val="none" w:sz="0" w:space="0" w:color="auto"/>
        <w:bottom w:val="none" w:sz="0" w:space="0" w:color="auto"/>
        <w:right w:val="none" w:sz="0" w:space="0" w:color="auto"/>
      </w:divBdr>
    </w:div>
    <w:div w:id="2053265342">
      <w:bodyDiv w:val="1"/>
      <w:marLeft w:val="0"/>
      <w:marRight w:val="0"/>
      <w:marTop w:val="0"/>
      <w:marBottom w:val="0"/>
      <w:divBdr>
        <w:top w:val="none" w:sz="0" w:space="0" w:color="auto"/>
        <w:left w:val="none" w:sz="0" w:space="0" w:color="auto"/>
        <w:bottom w:val="none" w:sz="0" w:space="0" w:color="auto"/>
        <w:right w:val="none" w:sz="0" w:space="0" w:color="auto"/>
      </w:divBdr>
    </w:div>
    <w:div w:id="2053340041">
      <w:bodyDiv w:val="1"/>
      <w:marLeft w:val="0"/>
      <w:marRight w:val="0"/>
      <w:marTop w:val="0"/>
      <w:marBottom w:val="0"/>
      <w:divBdr>
        <w:top w:val="none" w:sz="0" w:space="0" w:color="auto"/>
        <w:left w:val="none" w:sz="0" w:space="0" w:color="auto"/>
        <w:bottom w:val="none" w:sz="0" w:space="0" w:color="auto"/>
        <w:right w:val="none" w:sz="0" w:space="0" w:color="auto"/>
      </w:divBdr>
    </w:div>
    <w:div w:id="2054192643">
      <w:bodyDiv w:val="1"/>
      <w:marLeft w:val="0"/>
      <w:marRight w:val="0"/>
      <w:marTop w:val="0"/>
      <w:marBottom w:val="0"/>
      <w:divBdr>
        <w:top w:val="none" w:sz="0" w:space="0" w:color="auto"/>
        <w:left w:val="none" w:sz="0" w:space="0" w:color="auto"/>
        <w:bottom w:val="none" w:sz="0" w:space="0" w:color="auto"/>
        <w:right w:val="none" w:sz="0" w:space="0" w:color="auto"/>
      </w:divBdr>
    </w:div>
    <w:div w:id="2054423689">
      <w:bodyDiv w:val="1"/>
      <w:marLeft w:val="0"/>
      <w:marRight w:val="0"/>
      <w:marTop w:val="0"/>
      <w:marBottom w:val="0"/>
      <w:divBdr>
        <w:top w:val="none" w:sz="0" w:space="0" w:color="auto"/>
        <w:left w:val="none" w:sz="0" w:space="0" w:color="auto"/>
        <w:bottom w:val="none" w:sz="0" w:space="0" w:color="auto"/>
        <w:right w:val="none" w:sz="0" w:space="0" w:color="auto"/>
      </w:divBdr>
    </w:div>
    <w:div w:id="2054688879">
      <w:bodyDiv w:val="1"/>
      <w:marLeft w:val="0"/>
      <w:marRight w:val="0"/>
      <w:marTop w:val="0"/>
      <w:marBottom w:val="0"/>
      <w:divBdr>
        <w:top w:val="none" w:sz="0" w:space="0" w:color="auto"/>
        <w:left w:val="none" w:sz="0" w:space="0" w:color="auto"/>
        <w:bottom w:val="none" w:sz="0" w:space="0" w:color="auto"/>
        <w:right w:val="none" w:sz="0" w:space="0" w:color="auto"/>
      </w:divBdr>
    </w:div>
    <w:div w:id="2055152784">
      <w:bodyDiv w:val="1"/>
      <w:marLeft w:val="0"/>
      <w:marRight w:val="0"/>
      <w:marTop w:val="0"/>
      <w:marBottom w:val="0"/>
      <w:divBdr>
        <w:top w:val="none" w:sz="0" w:space="0" w:color="auto"/>
        <w:left w:val="none" w:sz="0" w:space="0" w:color="auto"/>
        <w:bottom w:val="none" w:sz="0" w:space="0" w:color="auto"/>
        <w:right w:val="none" w:sz="0" w:space="0" w:color="auto"/>
      </w:divBdr>
    </w:div>
    <w:div w:id="2055615447">
      <w:bodyDiv w:val="1"/>
      <w:marLeft w:val="0"/>
      <w:marRight w:val="0"/>
      <w:marTop w:val="0"/>
      <w:marBottom w:val="0"/>
      <w:divBdr>
        <w:top w:val="none" w:sz="0" w:space="0" w:color="auto"/>
        <w:left w:val="none" w:sz="0" w:space="0" w:color="auto"/>
        <w:bottom w:val="none" w:sz="0" w:space="0" w:color="auto"/>
        <w:right w:val="none" w:sz="0" w:space="0" w:color="auto"/>
      </w:divBdr>
    </w:div>
    <w:div w:id="2055693318">
      <w:bodyDiv w:val="1"/>
      <w:marLeft w:val="0"/>
      <w:marRight w:val="0"/>
      <w:marTop w:val="0"/>
      <w:marBottom w:val="0"/>
      <w:divBdr>
        <w:top w:val="none" w:sz="0" w:space="0" w:color="auto"/>
        <w:left w:val="none" w:sz="0" w:space="0" w:color="auto"/>
        <w:bottom w:val="none" w:sz="0" w:space="0" w:color="auto"/>
        <w:right w:val="none" w:sz="0" w:space="0" w:color="auto"/>
      </w:divBdr>
    </w:div>
    <w:div w:id="2056536563">
      <w:bodyDiv w:val="1"/>
      <w:marLeft w:val="0"/>
      <w:marRight w:val="0"/>
      <w:marTop w:val="0"/>
      <w:marBottom w:val="0"/>
      <w:divBdr>
        <w:top w:val="none" w:sz="0" w:space="0" w:color="auto"/>
        <w:left w:val="none" w:sz="0" w:space="0" w:color="auto"/>
        <w:bottom w:val="none" w:sz="0" w:space="0" w:color="auto"/>
        <w:right w:val="none" w:sz="0" w:space="0" w:color="auto"/>
      </w:divBdr>
    </w:div>
    <w:div w:id="2056654538">
      <w:bodyDiv w:val="1"/>
      <w:marLeft w:val="0"/>
      <w:marRight w:val="0"/>
      <w:marTop w:val="0"/>
      <w:marBottom w:val="0"/>
      <w:divBdr>
        <w:top w:val="none" w:sz="0" w:space="0" w:color="auto"/>
        <w:left w:val="none" w:sz="0" w:space="0" w:color="auto"/>
        <w:bottom w:val="none" w:sz="0" w:space="0" w:color="auto"/>
        <w:right w:val="none" w:sz="0" w:space="0" w:color="auto"/>
      </w:divBdr>
    </w:div>
    <w:div w:id="2057194384">
      <w:bodyDiv w:val="1"/>
      <w:marLeft w:val="0"/>
      <w:marRight w:val="0"/>
      <w:marTop w:val="0"/>
      <w:marBottom w:val="0"/>
      <w:divBdr>
        <w:top w:val="none" w:sz="0" w:space="0" w:color="auto"/>
        <w:left w:val="none" w:sz="0" w:space="0" w:color="auto"/>
        <w:bottom w:val="none" w:sz="0" w:space="0" w:color="auto"/>
        <w:right w:val="none" w:sz="0" w:space="0" w:color="auto"/>
      </w:divBdr>
    </w:div>
    <w:div w:id="2057194844">
      <w:bodyDiv w:val="1"/>
      <w:marLeft w:val="0"/>
      <w:marRight w:val="0"/>
      <w:marTop w:val="0"/>
      <w:marBottom w:val="0"/>
      <w:divBdr>
        <w:top w:val="none" w:sz="0" w:space="0" w:color="auto"/>
        <w:left w:val="none" w:sz="0" w:space="0" w:color="auto"/>
        <w:bottom w:val="none" w:sz="0" w:space="0" w:color="auto"/>
        <w:right w:val="none" w:sz="0" w:space="0" w:color="auto"/>
      </w:divBdr>
    </w:div>
    <w:div w:id="2057503155">
      <w:bodyDiv w:val="1"/>
      <w:marLeft w:val="0"/>
      <w:marRight w:val="0"/>
      <w:marTop w:val="0"/>
      <w:marBottom w:val="0"/>
      <w:divBdr>
        <w:top w:val="none" w:sz="0" w:space="0" w:color="auto"/>
        <w:left w:val="none" w:sz="0" w:space="0" w:color="auto"/>
        <w:bottom w:val="none" w:sz="0" w:space="0" w:color="auto"/>
        <w:right w:val="none" w:sz="0" w:space="0" w:color="auto"/>
      </w:divBdr>
    </w:div>
    <w:div w:id="2057509662">
      <w:bodyDiv w:val="1"/>
      <w:marLeft w:val="0"/>
      <w:marRight w:val="0"/>
      <w:marTop w:val="0"/>
      <w:marBottom w:val="0"/>
      <w:divBdr>
        <w:top w:val="none" w:sz="0" w:space="0" w:color="auto"/>
        <w:left w:val="none" w:sz="0" w:space="0" w:color="auto"/>
        <w:bottom w:val="none" w:sz="0" w:space="0" w:color="auto"/>
        <w:right w:val="none" w:sz="0" w:space="0" w:color="auto"/>
      </w:divBdr>
    </w:div>
    <w:div w:id="2057847444">
      <w:bodyDiv w:val="1"/>
      <w:marLeft w:val="0"/>
      <w:marRight w:val="0"/>
      <w:marTop w:val="0"/>
      <w:marBottom w:val="0"/>
      <w:divBdr>
        <w:top w:val="none" w:sz="0" w:space="0" w:color="auto"/>
        <w:left w:val="none" w:sz="0" w:space="0" w:color="auto"/>
        <w:bottom w:val="none" w:sz="0" w:space="0" w:color="auto"/>
        <w:right w:val="none" w:sz="0" w:space="0" w:color="auto"/>
      </w:divBdr>
    </w:div>
    <w:div w:id="2057849171">
      <w:bodyDiv w:val="1"/>
      <w:marLeft w:val="0"/>
      <w:marRight w:val="0"/>
      <w:marTop w:val="0"/>
      <w:marBottom w:val="0"/>
      <w:divBdr>
        <w:top w:val="none" w:sz="0" w:space="0" w:color="auto"/>
        <w:left w:val="none" w:sz="0" w:space="0" w:color="auto"/>
        <w:bottom w:val="none" w:sz="0" w:space="0" w:color="auto"/>
        <w:right w:val="none" w:sz="0" w:space="0" w:color="auto"/>
      </w:divBdr>
    </w:div>
    <w:div w:id="2057854948">
      <w:bodyDiv w:val="1"/>
      <w:marLeft w:val="0"/>
      <w:marRight w:val="0"/>
      <w:marTop w:val="0"/>
      <w:marBottom w:val="0"/>
      <w:divBdr>
        <w:top w:val="none" w:sz="0" w:space="0" w:color="auto"/>
        <w:left w:val="none" w:sz="0" w:space="0" w:color="auto"/>
        <w:bottom w:val="none" w:sz="0" w:space="0" w:color="auto"/>
        <w:right w:val="none" w:sz="0" w:space="0" w:color="auto"/>
      </w:divBdr>
    </w:div>
    <w:div w:id="2058124447">
      <w:bodyDiv w:val="1"/>
      <w:marLeft w:val="0"/>
      <w:marRight w:val="0"/>
      <w:marTop w:val="0"/>
      <w:marBottom w:val="0"/>
      <w:divBdr>
        <w:top w:val="none" w:sz="0" w:space="0" w:color="auto"/>
        <w:left w:val="none" w:sz="0" w:space="0" w:color="auto"/>
        <w:bottom w:val="none" w:sz="0" w:space="0" w:color="auto"/>
        <w:right w:val="none" w:sz="0" w:space="0" w:color="auto"/>
      </w:divBdr>
    </w:div>
    <w:div w:id="2058160375">
      <w:bodyDiv w:val="1"/>
      <w:marLeft w:val="0"/>
      <w:marRight w:val="0"/>
      <w:marTop w:val="0"/>
      <w:marBottom w:val="0"/>
      <w:divBdr>
        <w:top w:val="none" w:sz="0" w:space="0" w:color="auto"/>
        <w:left w:val="none" w:sz="0" w:space="0" w:color="auto"/>
        <w:bottom w:val="none" w:sz="0" w:space="0" w:color="auto"/>
        <w:right w:val="none" w:sz="0" w:space="0" w:color="auto"/>
      </w:divBdr>
    </w:div>
    <w:div w:id="2058309368">
      <w:bodyDiv w:val="1"/>
      <w:marLeft w:val="0"/>
      <w:marRight w:val="0"/>
      <w:marTop w:val="0"/>
      <w:marBottom w:val="0"/>
      <w:divBdr>
        <w:top w:val="none" w:sz="0" w:space="0" w:color="auto"/>
        <w:left w:val="none" w:sz="0" w:space="0" w:color="auto"/>
        <w:bottom w:val="none" w:sz="0" w:space="0" w:color="auto"/>
        <w:right w:val="none" w:sz="0" w:space="0" w:color="auto"/>
      </w:divBdr>
    </w:div>
    <w:div w:id="2058358870">
      <w:bodyDiv w:val="1"/>
      <w:marLeft w:val="0"/>
      <w:marRight w:val="0"/>
      <w:marTop w:val="0"/>
      <w:marBottom w:val="0"/>
      <w:divBdr>
        <w:top w:val="none" w:sz="0" w:space="0" w:color="auto"/>
        <w:left w:val="none" w:sz="0" w:space="0" w:color="auto"/>
        <w:bottom w:val="none" w:sz="0" w:space="0" w:color="auto"/>
        <w:right w:val="none" w:sz="0" w:space="0" w:color="auto"/>
      </w:divBdr>
    </w:div>
    <w:div w:id="2058770442">
      <w:bodyDiv w:val="1"/>
      <w:marLeft w:val="0"/>
      <w:marRight w:val="0"/>
      <w:marTop w:val="0"/>
      <w:marBottom w:val="0"/>
      <w:divBdr>
        <w:top w:val="none" w:sz="0" w:space="0" w:color="auto"/>
        <w:left w:val="none" w:sz="0" w:space="0" w:color="auto"/>
        <w:bottom w:val="none" w:sz="0" w:space="0" w:color="auto"/>
        <w:right w:val="none" w:sz="0" w:space="0" w:color="auto"/>
      </w:divBdr>
    </w:div>
    <w:div w:id="2059015161">
      <w:bodyDiv w:val="1"/>
      <w:marLeft w:val="0"/>
      <w:marRight w:val="0"/>
      <w:marTop w:val="0"/>
      <w:marBottom w:val="0"/>
      <w:divBdr>
        <w:top w:val="none" w:sz="0" w:space="0" w:color="auto"/>
        <w:left w:val="none" w:sz="0" w:space="0" w:color="auto"/>
        <w:bottom w:val="none" w:sz="0" w:space="0" w:color="auto"/>
        <w:right w:val="none" w:sz="0" w:space="0" w:color="auto"/>
      </w:divBdr>
    </w:div>
    <w:div w:id="2059427460">
      <w:bodyDiv w:val="1"/>
      <w:marLeft w:val="0"/>
      <w:marRight w:val="0"/>
      <w:marTop w:val="0"/>
      <w:marBottom w:val="0"/>
      <w:divBdr>
        <w:top w:val="none" w:sz="0" w:space="0" w:color="auto"/>
        <w:left w:val="none" w:sz="0" w:space="0" w:color="auto"/>
        <w:bottom w:val="none" w:sz="0" w:space="0" w:color="auto"/>
        <w:right w:val="none" w:sz="0" w:space="0" w:color="auto"/>
      </w:divBdr>
    </w:div>
    <w:div w:id="2059545367">
      <w:bodyDiv w:val="1"/>
      <w:marLeft w:val="0"/>
      <w:marRight w:val="0"/>
      <w:marTop w:val="0"/>
      <w:marBottom w:val="0"/>
      <w:divBdr>
        <w:top w:val="none" w:sz="0" w:space="0" w:color="auto"/>
        <w:left w:val="none" w:sz="0" w:space="0" w:color="auto"/>
        <w:bottom w:val="none" w:sz="0" w:space="0" w:color="auto"/>
        <w:right w:val="none" w:sz="0" w:space="0" w:color="auto"/>
      </w:divBdr>
    </w:div>
    <w:div w:id="2059546295">
      <w:bodyDiv w:val="1"/>
      <w:marLeft w:val="0"/>
      <w:marRight w:val="0"/>
      <w:marTop w:val="0"/>
      <w:marBottom w:val="0"/>
      <w:divBdr>
        <w:top w:val="none" w:sz="0" w:space="0" w:color="auto"/>
        <w:left w:val="none" w:sz="0" w:space="0" w:color="auto"/>
        <w:bottom w:val="none" w:sz="0" w:space="0" w:color="auto"/>
        <w:right w:val="none" w:sz="0" w:space="0" w:color="auto"/>
      </w:divBdr>
    </w:div>
    <w:div w:id="2060594197">
      <w:bodyDiv w:val="1"/>
      <w:marLeft w:val="0"/>
      <w:marRight w:val="0"/>
      <w:marTop w:val="0"/>
      <w:marBottom w:val="0"/>
      <w:divBdr>
        <w:top w:val="none" w:sz="0" w:space="0" w:color="auto"/>
        <w:left w:val="none" w:sz="0" w:space="0" w:color="auto"/>
        <w:bottom w:val="none" w:sz="0" w:space="0" w:color="auto"/>
        <w:right w:val="none" w:sz="0" w:space="0" w:color="auto"/>
      </w:divBdr>
    </w:div>
    <w:div w:id="2060666493">
      <w:bodyDiv w:val="1"/>
      <w:marLeft w:val="0"/>
      <w:marRight w:val="0"/>
      <w:marTop w:val="0"/>
      <w:marBottom w:val="0"/>
      <w:divBdr>
        <w:top w:val="none" w:sz="0" w:space="0" w:color="auto"/>
        <w:left w:val="none" w:sz="0" w:space="0" w:color="auto"/>
        <w:bottom w:val="none" w:sz="0" w:space="0" w:color="auto"/>
        <w:right w:val="none" w:sz="0" w:space="0" w:color="auto"/>
      </w:divBdr>
    </w:div>
    <w:div w:id="2061052261">
      <w:bodyDiv w:val="1"/>
      <w:marLeft w:val="0"/>
      <w:marRight w:val="0"/>
      <w:marTop w:val="0"/>
      <w:marBottom w:val="0"/>
      <w:divBdr>
        <w:top w:val="none" w:sz="0" w:space="0" w:color="auto"/>
        <w:left w:val="none" w:sz="0" w:space="0" w:color="auto"/>
        <w:bottom w:val="none" w:sz="0" w:space="0" w:color="auto"/>
        <w:right w:val="none" w:sz="0" w:space="0" w:color="auto"/>
      </w:divBdr>
    </w:div>
    <w:div w:id="2062317006">
      <w:bodyDiv w:val="1"/>
      <w:marLeft w:val="0"/>
      <w:marRight w:val="0"/>
      <w:marTop w:val="0"/>
      <w:marBottom w:val="0"/>
      <w:divBdr>
        <w:top w:val="none" w:sz="0" w:space="0" w:color="auto"/>
        <w:left w:val="none" w:sz="0" w:space="0" w:color="auto"/>
        <w:bottom w:val="none" w:sz="0" w:space="0" w:color="auto"/>
        <w:right w:val="none" w:sz="0" w:space="0" w:color="auto"/>
      </w:divBdr>
    </w:div>
    <w:div w:id="2062557323">
      <w:bodyDiv w:val="1"/>
      <w:marLeft w:val="0"/>
      <w:marRight w:val="0"/>
      <w:marTop w:val="0"/>
      <w:marBottom w:val="0"/>
      <w:divBdr>
        <w:top w:val="none" w:sz="0" w:space="0" w:color="auto"/>
        <w:left w:val="none" w:sz="0" w:space="0" w:color="auto"/>
        <w:bottom w:val="none" w:sz="0" w:space="0" w:color="auto"/>
        <w:right w:val="none" w:sz="0" w:space="0" w:color="auto"/>
      </w:divBdr>
    </w:div>
    <w:div w:id="2063864171">
      <w:bodyDiv w:val="1"/>
      <w:marLeft w:val="0"/>
      <w:marRight w:val="0"/>
      <w:marTop w:val="0"/>
      <w:marBottom w:val="0"/>
      <w:divBdr>
        <w:top w:val="none" w:sz="0" w:space="0" w:color="auto"/>
        <w:left w:val="none" w:sz="0" w:space="0" w:color="auto"/>
        <w:bottom w:val="none" w:sz="0" w:space="0" w:color="auto"/>
        <w:right w:val="none" w:sz="0" w:space="0" w:color="auto"/>
      </w:divBdr>
    </w:div>
    <w:div w:id="2064136549">
      <w:bodyDiv w:val="1"/>
      <w:marLeft w:val="0"/>
      <w:marRight w:val="0"/>
      <w:marTop w:val="0"/>
      <w:marBottom w:val="0"/>
      <w:divBdr>
        <w:top w:val="none" w:sz="0" w:space="0" w:color="auto"/>
        <w:left w:val="none" w:sz="0" w:space="0" w:color="auto"/>
        <w:bottom w:val="none" w:sz="0" w:space="0" w:color="auto"/>
        <w:right w:val="none" w:sz="0" w:space="0" w:color="auto"/>
      </w:divBdr>
    </w:div>
    <w:div w:id="2064407189">
      <w:bodyDiv w:val="1"/>
      <w:marLeft w:val="0"/>
      <w:marRight w:val="0"/>
      <w:marTop w:val="0"/>
      <w:marBottom w:val="0"/>
      <w:divBdr>
        <w:top w:val="none" w:sz="0" w:space="0" w:color="auto"/>
        <w:left w:val="none" w:sz="0" w:space="0" w:color="auto"/>
        <w:bottom w:val="none" w:sz="0" w:space="0" w:color="auto"/>
        <w:right w:val="none" w:sz="0" w:space="0" w:color="auto"/>
      </w:divBdr>
    </w:div>
    <w:div w:id="2064865860">
      <w:bodyDiv w:val="1"/>
      <w:marLeft w:val="0"/>
      <w:marRight w:val="0"/>
      <w:marTop w:val="0"/>
      <w:marBottom w:val="0"/>
      <w:divBdr>
        <w:top w:val="none" w:sz="0" w:space="0" w:color="auto"/>
        <w:left w:val="none" w:sz="0" w:space="0" w:color="auto"/>
        <w:bottom w:val="none" w:sz="0" w:space="0" w:color="auto"/>
        <w:right w:val="none" w:sz="0" w:space="0" w:color="auto"/>
      </w:divBdr>
    </w:div>
    <w:div w:id="2065059935">
      <w:bodyDiv w:val="1"/>
      <w:marLeft w:val="0"/>
      <w:marRight w:val="0"/>
      <w:marTop w:val="0"/>
      <w:marBottom w:val="0"/>
      <w:divBdr>
        <w:top w:val="none" w:sz="0" w:space="0" w:color="auto"/>
        <w:left w:val="none" w:sz="0" w:space="0" w:color="auto"/>
        <w:bottom w:val="none" w:sz="0" w:space="0" w:color="auto"/>
        <w:right w:val="none" w:sz="0" w:space="0" w:color="auto"/>
      </w:divBdr>
    </w:div>
    <w:div w:id="2065061398">
      <w:bodyDiv w:val="1"/>
      <w:marLeft w:val="0"/>
      <w:marRight w:val="0"/>
      <w:marTop w:val="0"/>
      <w:marBottom w:val="0"/>
      <w:divBdr>
        <w:top w:val="none" w:sz="0" w:space="0" w:color="auto"/>
        <w:left w:val="none" w:sz="0" w:space="0" w:color="auto"/>
        <w:bottom w:val="none" w:sz="0" w:space="0" w:color="auto"/>
        <w:right w:val="none" w:sz="0" w:space="0" w:color="auto"/>
      </w:divBdr>
    </w:div>
    <w:div w:id="2065329191">
      <w:bodyDiv w:val="1"/>
      <w:marLeft w:val="0"/>
      <w:marRight w:val="0"/>
      <w:marTop w:val="0"/>
      <w:marBottom w:val="0"/>
      <w:divBdr>
        <w:top w:val="none" w:sz="0" w:space="0" w:color="auto"/>
        <w:left w:val="none" w:sz="0" w:space="0" w:color="auto"/>
        <w:bottom w:val="none" w:sz="0" w:space="0" w:color="auto"/>
        <w:right w:val="none" w:sz="0" w:space="0" w:color="auto"/>
      </w:divBdr>
    </w:div>
    <w:div w:id="2065442587">
      <w:bodyDiv w:val="1"/>
      <w:marLeft w:val="0"/>
      <w:marRight w:val="0"/>
      <w:marTop w:val="0"/>
      <w:marBottom w:val="0"/>
      <w:divBdr>
        <w:top w:val="none" w:sz="0" w:space="0" w:color="auto"/>
        <w:left w:val="none" w:sz="0" w:space="0" w:color="auto"/>
        <w:bottom w:val="none" w:sz="0" w:space="0" w:color="auto"/>
        <w:right w:val="none" w:sz="0" w:space="0" w:color="auto"/>
      </w:divBdr>
    </w:div>
    <w:div w:id="2065519292">
      <w:bodyDiv w:val="1"/>
      <w:marLeft w:val="0"/>
      <w:marRight w:val="0"/>
      <w:marTop w:val="0"/>
      <w:marBottom w:val="0"/>
      <w:divBdr>
        <w:top w:val="none" w:sz="0" w:space="0" w:color="auto"/>
        <w:left w:val="none" w:sz="0" w:space="0" w:color="auto"/>
        <w:bottom w:val="none" w:sz="0" w:space="0" w:color="auto"/>
        <w:right w:val="none" w:sz="0" w:space="0" w:color="auto"/>
      </w:divBdr>
    </w:div>
    <w:div w:id="2065522239">
      <w:bodyDiv w:val="1"/>
      <w:marLeft w:val="0"/>
      <w:marRight w:val="0"/>
      <w:marTop w:val="0"/>
      <w:marBottom w:val="0"/>
      <w:divBdr>
        <w:top w:val="none" w:sz="0" w:space="0" w:color="auto"/>
        <w:left w:val="none" w:sz="0" w:space="0" w:color="auto"/>
        <w:bottom w:val="none" w:sz="0" w:space="0" w:color="auto"/>
        <w:right w:val="none" w:sz="0" w:space="0" w:color="auto"/>
      </w:divBdr>
    </w:div>
    <w:div w:id="2065760436">
      <w:bodyDiv w:val="1"/>
      <w:marLeft w:val="0"/>
      <w:marRight w:val="0"/>
      <w:marTop w:val="0"/>
      <w:marBottom w:val="0"/>
      <w:divBdr>
        <w:top w:val="none" w:sz="0" w:space="0" w:color="auto"/>
        <w:left w:val="none" w:sz="0" w:space="0" w:color="auto"/>
        <w:bottom w:val="none" w:sz="0" w:space="0" w:color="auto"/>
        <w:right w:val="none" w:sz="0" w:space="0" w:color="auto"/>
      </w:divBdr>
    </w:div>
    <w:div w:id="2066296610">
      <w:bodyDiv w:val="1"/>
      <w:marLeft w:val="0"/>
      <w:marRight w:val="0"/>
      <w:marTop w:val="0"/>
      <w:marBottom w:val="0"/>
      <w:divBdr>
        <w:top w:val="none" w:sz="0" w:space="0" w:color="auto"/>
        <w:left w:val="none" w:sz="0" w:space="0" w:color="auto"/>
        <w:bottom w:val="none" w:sz="0" w:space="0" w:color="auto"/>
        <w:right w:val="none" w:sz="0" w:space="0" w:color="auto"/>
      </w:divBdr>
    </w:div>
    <w:div w:id="2066905759">
      <w:bodyDiv w:val="1"/>
      <w:marLeft w:val="0"/>
      <w:marRight w:val="0"/>
      <w:marTop w:val="0"/>
      <w:marBottom w:val="0"/>
      <w:divBdr>
        <w:top w:val="none" w:sz="0" w:space="0" w:color="auto"/>
        <w:left w:val="none" w:sz="0" w:space="0" w:color="auto"/>
        <w:bottom w:val="none" w:sz="0" w:space="0" w:color="auto"/>
        <w:right w:val="none" w:sz="0" w:space="0" w:color="auto"/>
      </w:divBdr>
    </w:div>
    <w:div w:id="2066948496">
      <w:bodyDiv w:val="1"/>
      <w:marLeft w:val="0"/>
      <w:marRight w:val="0"/>
      <w:marTop w:val="0"/>
      <w:marBottom w:val="0"/>
      <w:divBdr>
        <w:top w:val="none" w:sz="0" w:space="0" w:color="auto"/>
        <w:left w:val="none" w:sz="0" w:space="0" w:color="auto"/>
        <w:bottom w:val="none" w:sz="0" w:space="0" w:color="auto"/>
        <w:right w:val="none" w:sz="0" w:space="0" w:color="auto"/>
      </w:divBdr>
    </w:div>
    <w:div w:id="2067022261">
      <w:bodyDiv w:val="1"/>
      <w:marLeft w:val="0"/>
      <w:marRight w:val="0"/>
      <w:marTop w:val="0"/>
      <w:marBottom w:val="0"/>
      <w:divBdr>
        <w:top w:val="none" w:sz="0" w:space="0" w:color="auto"/>
        <w:left w:val="none" w:sz="0" w:space="0" w:color="auto"/>
        <w:bottom w:val="none" w:sz="0" w:space="0" w:color="auto"/>
        <w:right w:val="none" w:sz="0" w:space="0" w:color="auto"/>
      </w:divBdr>
    </w:div>
    <w:div w:id="2067411740">
      <w:bodyDiv w:val="1"/>
      <w:marLeft w:val="0"/>
      <w:marRight w:val="0"/>
      <w:marTop w:val="0"/>
      <w:marBottom w:val="0"/>
      <w:divBdr>
        <w:top w:val="none" w:sz="0" w:space="0" w:color="auto"/>
        <w:left w:val="none" w:sz="0" w:space="0" w:color="auto"/>
        <w:bottom w:val="none" w:sz="0" w:space="0" w:color="auto"/>
        <w:right w:val="none" w:sz="0" w:space="0" w:color="auto"/>
      </w:divBdr>
    </w:div>
    <w:div w:id="2068718373">
      <w:bodyDiv w:val="1"/>
      <w:marLeft w:val="0"/>
      <w:marRight w:val="0"/>
      <w:marTop w:val="0"/>
      <w:marBottom w:val="0"/>
      <w:divBdr>
        <w:top w:val="none" w:sz="0" w:space="0" w:color="auto"/>
        <w:left w:val="none" w:sz="0" w:space="0" w:color="auto"/>
        <w:bottom w:val="none" w:sz="0" w:space="0" w:color="auto"/>
        <w:right w:val="none" w:sz="0" w:space="0" w:color="auto"/>
      </w:divBdr>
    </w:div>
    <w:div w:id="2068845138">
      <w:bodyDiv w:val="1"/>
      <w:marLeft w:val="0"/>
      <w:marRight w:val="0"/>
      <w:marTop w:val="0"/>
      <w:marBottom w:val="0"/>
      <w:divBdr>
        <w:top w:val="none" w:sz="0" w:space="0" w:color="auto"/>
        <w:left w:val="none" w:sz="0" w:space="0" w:color="auto"/>
        <w:bottom w:val="none" w:sz="0" w:space="0" w:color="auto"/>
        <w:right w:val="none" w:sz="0" w:space="0" w:color="auto"/>
      </w:divBdr>
    </w:div>
    <w:div w:id="2068911580">
      <w:bodyDiv w:val="1"/>
      <w:marLeft w:val="0"/>
      <w:marRight w:val="0"/>
      <w:marTop w:val="0"/>
      <w:marBottom w:val="0"/>
      <w:divBdr>
        <w:top w:val="none" w:sz="0" w:space="0" w:color="auto"/>
        <w:left w:val="none" w:sz="0" w:space="0" w:color="auto"/>
        <w:bottom w:val="none" w:sz="0" w:space="0" w:color="auto"/>
        <w:right w:val="none" w:sz="0" w:space="0" w:color="auto"/>
      </w:divBdr>
    </w:div>
    <w:div w:id="2069724971">
      <w:bodyDiv w:val="1"/>
      <w:marLeft w:val="0"/>
      <w:marRight w:val="0"/>
      <w:marTop w:val="0"/>
      <w:marBottom w:val="0"/>
      <w:divBdr>
        <w:top w:val="none" w:sz="0" w:space="0" w:color="auto"/>
        <w:left w:val="none" w:sz="0" w:space="0" w:color="auto"/>
        <w:bottom w:val="none" w:sz="0" w:space="0" w:color="auto"/>
        <w:right w:val="none" w:sz="0" w:space="0" w:color="auto"/>
      </w:divBdr>
    </w:div>
    <w:div w:id="2069959311">
      <w:bodyDiv w:val="1"/>
      <w:marLeft w:val="0"/>
      <w:marRight w:val="0"/>
      <w:marTop w:val="0"/>
      <w:marBottom w:val="0"/>
      <w:divBdr>
        <w:top w:val="none" w:sz="0" w:space="0" w:color="auto"/>
        <w:left w:val="none" w:sz="0" w:space="0" w:color="auto"/>
        <w:bottom w:val="none" w:sz="0" w:space="0" w:color="auto"/>
        <w:right w:val="none" w:sz="0" w:space="0" w:color="auto"/>
      </w:divBdr>
    </w:div>
    <w:div w:id="2070032575">
      <w:bodyDiv w:val="1"/>
      <w:marLeft w:val="0"/>
      <w:marRight w:val="0"/>
      <w:marTop w:val="0"/>
      <w:marBottom w:val="0"/>
      <w:divBdr>
        <w:top w:val="none" w:sz="0" w:space="0" w:color="auto"/>
        <w:left w:val="none" w:sz="0" w:space="0" w:color="auto"/>
        <w:bottom w:val="none" w:sz="0" w:space="0" w:color="auto"/>
        <w:right w:val="none" w:sz="0" w:space="0" w:color="auto"/>
      </w:divBdr>
    </w:div>
    <w:div w:id="2070348134">
      <w:bodyDiv w:val="1"/>
      <w:marLeft w:val="0"/>
      <w:marRight w:val="0"/>
      <w:marTop w:val="0"/>
      <w:marBottom w:val="0"/>
      <w:divBdr>
        <w:top w:val="none" w:sz="0" w:space="0" w:color="auto"/>
        <w:left w:val="none" w:sz="0" w:space="0" w:color="auto"/>
        <w:bottom w:val="none" w:sz="0" w:space="0" w:color="auto"/>
        <w:right w:val="none" w:sz="0" w:space="0" w:color="auto"/>
      </w:divBdr>
    </w:div>
    <w:div w:id="2070617649">
      <w:bodyDiv w:val="1"/>
      <w:marLeft w:val="0"/>
      <w:marRight w:val="0"/>
      <w:marTop w:val="0"/>
      <w:marBottom w:val="0"/>
      <w:divBdr>
        <w:top w:val="none" w:sz="0" w:space="0" w:color="auto"/>
        <w:left w:val="none" w:sz="0" w:space="0" w:color="auto"/>
        <w:bottom w:val="none" w:sz="0" w:space="0" w:color="auto"/>
        <w:right w:val="none" w:sz="0" w:space="0" w:color="auto"/>
      </w:divBdr>
    </w:div>
    <w:div w:id="2070761001">
      <w:bodyDiv w:val="1"/>
      <w:marLeft w:val="0"/>
      <w:marRight w:val="0"/>
      <w:marTop w:val="0"/>
      <w:marBottom w:val="0"/>
      <w:divBdr>
        <w:top w:val="none" w:sz="0" w:space="0" w:color="auto"/>
        <w:left w:val="none" w:sz="0" w:space="0" w:color="auto"/>
        <w:bottom w:val="none" w:sz="0" w:space="0" w:color="auto"/>
        <w:right w:val="none" w:sz="0" w:space="0" w:color="auto"/>
      </w:divBdr>
    </w:div>
    <w:div w:id="2070885288">
      <w:bodyDiv w:val="1"/>
      <w:marLeft w:val="0"/>
      <w:marRight w:val="0"/>
      <w:marTop w:val="0"/>
      <w:marBottom w:val="0"/>
      <w:divBdr>
        <w:top w:val="none" w:sz="0" w:space="0" w:color="auto"/>
        <w:left w:val="none" w:sz="0" w:space="0" w:color="auto"/>
        <w:bottom w:val="none" w:sz="0" w:space="0" w:color="auto"/>
        <w:right w:val="none" w:sz="0" w:space="0" w:color="auto"/>
      </w:divBdr>
    </w:div>
    <w:div w:id="2070954612">
      <w:bodyDiv w:val="1"/>
      <w:marLeft w:val="0"/>
      <w:marRight w:val="0"/>
      <w:marTop w:val="0"/>
      <w:marBottom w:val="0"/>
      <w:divBdr>
        <w:top w:val="none" w:sz="0" w:space="0" w:color="auto"/>
        <w:left w:val="none" w:sz="0" w:space="0" w:color="auto"/>
        <w:bottom w:val="none" w:sz="0" w:space="0" w:color="auto"/>
        <w:right w:val="none" w:sz="0" w:space="0" w:color="auto"/>
      </w:divBdr>
    </w:div>
    <w:div w:id="2070961230">
      <w:bodyDiv w:val="1"/>
      <w:marLeft w:val="0"/>
      <w:marRight w:val="0"/>
      <w:marTop w:val="0"/>
      <w:marBottom w:val="0"/>
      <w:divBdr>
        <w:top w:val="none" w:sz="0" w:space="0" w:color="auto"/>
        <w:left w:val="none" w:sz="0" w:space="0" w:color="auto"/>
        <w:bottom w:val="none" w:sz="0" w:space="0" w:color="auto"/>
        <w:right w:val="none" w:sz="0" w:space="0" w:color="auto"/>
      </w:divBdr>
    </w:div>
    <w:div w:id="2071464999">
      <w:bodyDiv w:val="1"/>
      <w:marLeft w:val="0"/>
      <w:marRight w:val="0"/>
      <w:marTop w:val="0"/>
      <w:marBottom w:val="0"/>
      <w:divBdr>
        <w:top w:val="none" w:sz="0" w:space="0" w:color="auto"/>
        <w:left w:val="none" w:sz="0" w:space="0" w:color="auto"/>
        <w:bottom w:val="none" w:sz="0" w:space="0" w:color="auto"/>
        <w:right w:val="none" w:sz="0" w:space="0" w:color="auto"/>
      </w:divBdr>
    </w:div>
    <w:div w:id="2071884575">
      <w:bodyDiv w:val="1"/>
      <w:marLeft w:val="0"/>
      <w:marRight w:val="0"/>
      <w:marTop w:val="0"/>
      <w:marBottom w:val="0"/>
      <w:divBdr>
        <w:top w:val="none" w:sz="0" w:space="0" w:color="auto"/>
        <w:left w:val="none" w:sz="0" w:space="0" w:color="auto"/>
        <w:bottom w:val="none" w:sz="0" w:space="0" w:color="auto"/>
        <w:right w:val="none" w:sz="0" w:space="0" w:color="auto"/>
      </w:divBdr>
    </w:div>
    <w:div w:id="2072148011">
      <w:bodyDiv w:val="1"/>
      <w:marLeft w:val="0"/>
      <w:marRight w:val="0"/>
      <w:marTop w:val="0"/>
      <w:marBottom w:val="0"/>
      <w:divBdr>
        <w:top w:val="none" w:sz="0" w:space="0" w:color="auto"/>
        <w:left w:val="none" w:sz="0" w:space="0" w:color="auto"/>
        <w:bottom w:val="none" w:sz="0" w:space="0" w:color="auto"/>
        <w:right w:val="none" w:sz="0" w:space="0" w:color="auto"/>
      </w:divBdr>
    </w:div>
    <w:div w:id="2072386038">
      <w:bodyDiv w:val="1"/>
      <w:marLeft w:val="0"/>
      <w:marRight w:val="0"/>
      <w:marTop w:val="0"/>
      <w:marBottom w:val="0"/>
      <w:divBdr>
        <w:top w:val="none" w:sz="0" w:space="0" w:color="auto"/>
        <w:left w:val="none" w:sz="0" w:space="0" w:color="auto"/>
        <w:bottom w:val="none" w:sz="0" w:space="0" w:color="auto"/>
        <w:right w:val="none" w:sz="0" w:space="0" w:color="auto"/>
      </w:divBdr>
    </w:div>
    <w:div w:id="2072655873">
      <w:bodyDiv w:val="1"/>
      <w:marLeft w:val="0"/>
      <w:marRight w:val="0"/>
      <w:marTop w:val="0"/>
      <w:marBottom w:val="0"/>
      <w:divBdr>
        <w:top w:val="none" w:sz="0" w:space="0" w:color="auto"/>
        <w:left w:val="none" w:sz="0" w:space="0" w:color="auto"/>
        <w:bottom w:val="none" w:sz="0" w:space="0" w:color="auto"/>
        <w:right w:val="none" w:sz="0" w:space="0" w:color="auto"/>
      </w:divBdr>
    </w:div>
    <w:div w:id="2072925694">
      <w:bodyDiv w:val="1"/>
      <w:marLeft w:val="0"/>
      <w:marRight w:val="0"/>
      <w:marTop w:val="0"/>
      <w:marBottom w:val="0"/>
      <w:divBdr>
        <w:top w:val="none" w:sz="0" w:space="0" w:color="auto"/>
        <w:left w:val="none" w:sz="0" w:space="0" w:color="auto"/>
        <w:bottom w:val="none" w:sz="0" w:space="0" w:color="auto"/>
        <w:right w:val="none" w:sz="0" w:space="0" w:color="auto"/>
      </w:divBdr>
    </w:div>
    <w:div w:id="2073041815">
      <w:bodyDiv w:val="1"/>
      <w:marLeft w:val="0"/>
      <w:marRight w:val="0"/>
      <w:marTop w:val="0"/>
      <w:marBottom w:val="0"/>
      <w:divBdr>
        <w:top w:val="none" w:sz="0" w:space="0" w:color="auto"/>
        <w:left w:val="none" w:sz="0" w:space="0" w:color="auto"/>
        <w:bottom w:val="none" w:sz="0" w:space="0" w:color="auto"/>
        <w:right w:val="none" w:sz="0" w:space="0" w:color="auto"/>
      </w:divBdr>
    </w:div>
    <w:div w:id="2073231612">
      <w:bodyDiv w:val="1"/>
      <w:marLeft w:val="0"/>
      <w:marRight w:val="0"/>
      <w:marTop w:val="0"/>
      <w:marBottom w:val="0"/>
      <w:divBdr>
        <w:top w:val="none" w:sz="0" w:space="0" w:color="auto"/>
        <w:left w:val="none" w:sz="0" w:space="0" w:color="auto"/>
        <w:bottom w:val="none" w:sz="0" w:space="0" w:color="auto"/>
        <w:right w:val="none" w:sz="0" w:space="0" w:color="auto"/>
      </w:divBdr>
    </w:div>
    <w:div w:id="2073310935">
      <w:bodyDiv w:val="1"/>
      <w:marLeft w:val="0"/>
      <w:marRight w:val="0"/>
      <w:marTop w:val="0"/>
      <w:marBottom w:val="0"/>
      <w:divBdr>
        <w:top w:val="none" w:sz="0" w:space="0" w:color="auto"/>
        <w:left w:val="none" w:sz="0" w:space="0" w:color="auto"/>
        <w:bottom w:val="none" w:sz="0" w:space="0" w:color="auto"/>
        <w:right w:val="none" w:sz="0" w:space="0" w:color="auto"/>
      </w:divBdr>
    </w:div>
    <w:div w:id="2073693388">
      <w:bodyDiv w:val="1"/>
      <w:marLeft w:val="0"/>
      <w:marRight w:val="0"/>
      <w:marTop w:val="0"/>
      <w:marBottom w:val="0"/>
      <w:divBdr>
        <w:top w:val="none" w:sz="0" w:space="0" w:color="auto"/>
        <w:left w:val="none" w:sz="0" w:space="0" w:color="auto"/>
        <w:bottom w:val="none" w:sz="0" w:space="0" w:color="auto"/>
        <w:right w:val="none" w:sz="0" w:space="0" w:color="auto"/>
      </w:divBdr>
    </w:div>
    <w:div w:id="2073841783">
      <w:bodyDiv w:val="1"/>
      <w:marLeft w:val="0"/>
      <w:marRight w:val="0"/>
      <w:marTop w:val="0"/>
      <w:marBottom w:val="0"/>
      <w:divBdr>
        <w:top w:val="none" w:sz="0" w:space="0" w:color="auto"/>
        <w:left w:val="none" w:sz="0" w:space="0" w:color="auto"/>
        <w:bottom w:val="none" w:sz="0" w:space="0" w:color="auto"/>
        <w:right w:val="none" w:sz="0" w:space="0" w:color="auto"/>
      </w:divBdr>
    </w:div>
    <w:div w:id="2074428386">
      <w:bodyDiv w:val="1"/>
      <w:marLeft w:val="0"/>
      <w:marRight w:val="0"/>
      <w:marTop w:val="0"/>
      <w:marBottom w:val="0"/>
      <w:divBdr>
        <w:top w:val="none" w:sz="0" w:space="0" w:color="auto"/>
        <w:left w:val="none" w:sz="0" w:space="0" w:color="auto"/>
        <w:bottom w:val="none" w:sz="0" w:space="0" w:color="auto"/>
        <w:right w:val="none" w:sz="0" w:space="0" w:color="auto"/>
      </w:divBdr>
    </w:div>
    <w:div w:id="2074502265">
      <w:bodyDiv w:val="1"/>
      <w:marLeft w:val="0"/>
      <w:marRight w:val="0"/>
      <w:marTop w:val="0"/>
      <w:marBottom w:val="0"/>
      <w:divBdr>
        <w:top w:val="none" w:sz="0" w:space="0" w:color="auto"/>
        <w:left w:val="none" w:sz="0" w:space="0" w:color="auto"/>
        <w:bottom w:val="none" w:sz="0" w:space="0" w:color="auto"/>
        <w:right w:val="none" w:sz="0" w:space="0" w:color="auto"/>
      </w:divBdr>
    </w:div>
    <w:div w:id="2074742272">
      <w:bodyDiv w:val="1"/>
      <w:marLeft w:val="0"/>
      <w:marRight w:val="0"/>
      <w:marTop w:val="0"/>
      <w:marBottom w:val="0"/>
      <w:divBdr>
        <w:top w:val="none" w:sz="0" w:space="0" w:color="auto"/>
        <w:left w:val="none" w:sz="0" w:space="0" w:color="auto"/>
        <w:bottom w:val="none" w:sz="0" w:space="0" w:color="auto"/>
        <w:right w:val="none" w:sz="0" w:space="0" w:color="auto"/>
      </w:divBdr>
    </w:div>
    <w:div w:id="2075425328">
      <w:bodyDiv w:val="1"/>
      <w:marLeft w:val="0"/>
      <w:marRight w:val="0"/>
      <w:marTop w:val="0"/>
      <w:marBottom w:val="0"/>
      <w:divBdr>
        <w:top w:val="none" w:sz="0" w:space="0" w:color="auto"/>
        <w:left w:val="none" w:sz="0" w:space="0" w:color="auto"/>
        <w:bottom w:val="none" w:sz="0" w:space="0" w:color="auto"/>
        <w:right w:val="none" w:sz="0" w:space="0" w:color="auto"/>
      </w:divBdr>
    </w:div>
    <w:div w:id="2075466101">
      <w:bodyDiv w:val="1"/>
      <w:marLeft w:val="0"/>
      <w:marRight w:val="0"/>
      <w:marTop w:val="0"/>
      <w:marBottom w:val="0"/>
      <w:divBdr>
        <w:top w:val="none" w:sz="0" w:space="0" w:color="auto"/>
        <w:left w:val="none" w:sz="0" w:space="0" w:color="auto"/>
        <w:bottom w:val="none" w:sz="0" w:space="0" w:color="auto"/>
        <w:right w:val="none" w:sz="0" w:space="0" w:color="auto"/>
      </w:divBdr>
    </w:div>
    <w:div w:id="2075469031">
      <w:bodyDiv w:val="1"/>
      <w:marLeft w:val="0"/>
      <w:marRight w:val="0"/>
      <w:marTop w:val="0"/>
      <w:marBottom w:val="0"/>
      <w:divBdr>
        <w:top w:val="none" w:sz="0" w:space="0" w:color="auto"/>
        <w:left w:val="none" w:sz="0" w:space="0" w:color="auto"/>
        <w:bottom w:val="none" w:sz="0" w:space="0" w:color="auto"/>
        <w:right w:val="none" w:sz="0" w:space="0" w:color="auto"/>
      </w:divBdr>
    </w:div>
    <w:div w:id="2076194446">
      <w:bodyDiv w:val="1"/>
      <w:marLeft w:val="0"/>
      <w:marRight w:val="0"/>
      <w:marTop w:val="0"/>
      <w:marBottom w:val="0"/>
      <w:divBdr>
        <w:top w:val="none" w:sz="0" w:space="0" w:color="auto"/>
        <w:left w:val="none" w:sz="0" w:space="0" w:color="auto"/>
        <w:bottom w:val="none" w:sz="0" w:space="0" w:color="auto"/>
        <w:right w:val="none" w:sz="0" w:space="0" w:color="auto"/>
      </w:divBdr>
    </w:div>
    <w:div w:id="2076930221">
      <w:bodyDiv w:val="1"/>
      <w:marLeft w:val="0"/>
      <w:marRight w:val="0"/>
      <w:marTop w:val="0"/>
      <w:marBottom w:val="0"/>
      <w:divBdr>
        <w:top w:val="none" w:sz="0" w:space="0" w:color="auto"/>
        <w:left w:val="none" w:sz="0" w:space="0" w:color="auto"/>
        <w:bottom w:val="none" w:sz="0" w:space="0" w:color="auto"/>
        <w:right w:val="none" w:sz="0" w:space="0" w:color="auto"/>
      </w:divBdr>
    </w:div>
    <w:div w:id="2077236282">
      <w:bodyDiv w:val="1"/>
      <w:marLeft w:val="0"/>
      <w:marRight w:val="0"/>
      <w:marTop w:val="0"/>
      <w:marBottom w:val="0"/>
      <w:divBdr>
        <w:top w:val="none" w:sz="0" w:space="0" w:color="auto"/>
        <w:left w:val="none" w:sz="0" w:space="0" w:color="auto"/>
        <w:bottom w:val="none" w:sz="0" w:space="0" w:color="auto"/>
        <w:right w:val="none" w:sz="0" w:space="0" w:color="auto"/>
      </w:divBdr>
    </w:div>
    <w:div w:id="2077849477">
      <w:bodyDiv w:val="1"/>
      <w:marLeft w:val="0"/>
      <w:marRight w:val="0"/>
      <w:marTop w:val="0"/>
      <w:marBottom w:val="0"/>
      <w:divBdr>
        <w:top w:val="none" w:sz="0" w:space="0" w:color="auto"/>
        <w:left w:val="none" w:sz="0" w:space="0" w:color="auto"/>
        <w:bottom w:val="none" w:sz="0" w:space="0" w:color="auto"/>
        <w:right w:val="none" w:sz="0" w:space="0" w:color="auto"/>
      </w:divBdr>
    </w:div>
    <w:div w:id="2078161404">
      <w:bodyDiv w:val="1"/>
      <w:marLeft w:val="0"/>
      <w:marRight w:val="0"/>
      <w:marTop w:val="0"/>
      <w:marBottom w:val="0"/>
      <w:divBdr>
        <w:top w:val="none" w:sz="0" w:space="0" w:color="auto"/>
        <w:left w:val="none" w:sz="0" w:space="0" w:color="auto"/>
        <w:bottom w:val="none" w:sz="0" w:space="0" w:color="auto"/>
        <w:right w:val="none" w:sz="0" w:space="0" w:color="auto"/>
      </w:divBdr>
    </w:div>
    <w:div w:id="2078168976">
      <w:bodyDiv w:val="1"/>
      <w:marLeft w:val="0"/>
      <w:marRight w:val="0"/>
      <w:marTop w:val="0"/>
      <w:marBottom w:val="0"/>
      <w:divBdr>
        <w:top w:val="none" w:sz="0" w:space="0" w:color="auto"/>
        <w:left w:val="none" w:sz="0" w:space="0" w:color="auto"/>
        <w:bottom w:val="none" w:sz="0" w:space="0" w:color="auto"/>
        <w:right w:val="none" w:sz="0" w:space="0" w:color="auto"/>
      </w:divBdr>
    </w:div>
    <w:div w:id="2078242020">
      <w:bodyDiv w:val="1"/>
      <w:marLeft w:val="0"/>
      <w:marRight w:val="0"/>
      <w:marTop w:val="0"/>
      <w:marBottom w:val="0"/>
      <w:divBdr>
        <w:top w:val="none" w:sz="0" w:space="0" w:color="auto"/>
        <w:left w:val="none" w:sz="0" w:space="0" w:color="auto"/>
        <w:bottom w:val="none" w:sz="0" w:space="0" w:color="auto"/>
        <w:right w:val="none" w:sz="0" w:space="0" w:color="auto"/>
      </w:divBdr>
    </w:div>
    <w:div w:id="2078546725">
      <w:bodyDiv w:val="1"/>
      <w:marLeft w:val="0"/>
      <w:marRight w:val="0"/>
      <w:marTop w:val="0"/>
      <w:marBottom w:val="0"/>
      <w:divBdr>
        <w:top w:val="none" w:sz="0" w:space="0" w:color="auto"/>
        <w:left w:val="none" w:sz="0" w:space="0" w:color="auto"/>
        <w:bottom w:val="none" w:sz="0" w:space="0" w:color="auto"/>
        <w:right w:val="none" w:sz="0" w:space="0" w:color="auto"/>
      </w:divBdr>
    </w:div>
    <w:div w:id="2078698530">
      <w:bodyDiv w:val="1"/>
      <w:marLeft w:val="0"/>
      <w:marRight w:val="0"/>
      <w:marTop w:val="0"/>
      <w:marBottom w:val="0"/>
      <w:divBdr>
        <w:top w:val="none" w:sz="0" w:space="0" w:color="auto"/>
        <w:left w:val="none" w:sz="0" w:space="0" w:color="auto"/>
        <w:bottom w:val="none" w:sz="0" w:space="0" w:color="auto"/>
        <w:right w:val="none" w:sz="0" w:space="0" w:color="auto"/>
      </w:divBdr>
    </w:div>
    <w:div w:id="2079983031">
      <w:bodyDiv w:val="1"/>
      <w:marLeft w:val="0"/>
      <w:marRight w:val="0"/>
      <w:marTop w:val="0"/>
      <w:marBottom w:val="0"/>
      <w:divBdr>
        <w:top w:val="none" w:sz="0" w:space="0" w:color="auto"/>
        <w:left w:val="none" w:sz="0" w:space="0" w:color="auto"/>
        <w:bottom w:val="none" w:sz="0" w:space="0" w:color="auto"/>
        <w:right w:val="none" w:sz="0" w:space="0" w:color="auto"/>
      </w:divBdr>
    </w:div>
    <w:div w:id="2080202007">
      <w:bodyDiv w:val="1"/>
      <w:marLeft w:val="0"/>
      <w:marRight w:val="0"/>
      <w:marTop w:val="0"/>
      <w:marBottom w:val="0"/>
      <w:divBdr>
        <w:top w:val="none" w:sz="0" w:space="0" w:color="auto"/>
        <w:left w:val="none" w:sz="0" w:space="0" w:color="auto"/>
        <w:bottom w:val="none" w:sz="0" w:space="0" w:color="auto"/>
        <w:right w:val="none" w:sz="0" w:space="0" w:color="auto"/>
      </w:divBdr>
    </w:div>
    <w:div w:id="2080401603">
      <w:bodyDiv w:val="1"/>
      <w:marLeft w:val="0"/>
      <w:marRight w:val="0"/>
      <w:marTop w:val="0"/>
      <w:marBottom w:val="0"/>
      <w:divBdr>
        <w:top w:val="none" w:sz="0" w:space="0" w:color="auto"/>
        <w:left w:val="none" w:sz="0" w:space="0" w:color="auto"/>
        <w:bottom w:val="none" w:sz="0" w:space="0" w:color="auto"/>
        <w:right w:val="none" w:sz="0" w:space="0" w:color="auto"/>
      </w:divBdr>
    </w:div>
    <w:div w:id="2080980805">
      <w:bodyDiv w:val="1"/>
      <w:marLeft w:val="0"/>
      <w:marRight w:val="0"/>
      <w:marTop w:val="0"/>
      <w:marBottom w:val="0"/>
      <w:divBdr>
        <w:top w:val="none" w:sz="0" w:space="0" w:color="auto"/>
        <w:left w:val="none" w:sz="0" w:space="0" w:color="auto"/>
        <w:bottom w:val="none" w:sz="0" w:space="0" w:color="auto"/>
        <w:right w:val="none" w:sz="0" w:space="0" w:color="auto"/>
      </w:divBdr>
    </w:div>
    <w:div w:id="2081249158">
      <w:bodyDiv w:val="1"/>
      <w:marLeft w:val="0"/>
      <w:marRight w:val="0"/>
      <w:marTop w:val="0"/>
      <w:marBottom w:val="0"/>
      <w:divBdr>
        <w:top w:val="none" w:sz="0" w:space="0" w:color="auto"/>
        <w:left w:val="none" w:sz="0" w:space="0" w:color="auto"/>
        <w:bottom w:val="none" w:sz="0" w:space="0" w:color="auto"/>
        <w:right w:val="none" w:sz="0" w:space="0" w:color="auto"/>
      </w:divBdr>
    </w:div>
    <w:div w:id="2082630159">
      <w:bodyDiv w:val="1"/>
      <w:marLeft w:val="0"/>
      <w:marRight w:val="0"/>
      <w:marTop w:val="0"/>
      <w:marBottom w:val="0"/>
      <w:divBdr>
        <w:top w:val="none" w:sz="0" w:space="0" w:color="auto"/>
        <w:left w:val="none" w:sz="0" w:space="0" w:color="auto"/>
        <w:bottom w:val="none" w:sz="0" w:space="0" w:color="auto"/>
        <w:right w:val="none" w:sz="0" w:space="0" w:color="auto"/>
      </w:divBdr>
    </w:div>
    <w:div w:id="2082867671">
      <w:bodyDiv w:val="1"/>
      <w:marLeft w:val="0"/>
      <w:marRight w:val="0"/>
      <w:marTop w:val="0"/>
      <w:marBottom w:val="0"/>
      <w:divBdr>
        <w:top w:val="none" w:sz="0" w:space="0" w:color="auto"/>
        <w:left w:val="none" w:sz="0" w:space="0" w:color="auto"/>
        <w:bottom w:val="none" w:sz="0" w:space="0" w:color="auto"/>
        <w:right w:val="none" w:sz="0" w:space="0" w:color="auto"/>
      </w:divBdr>
    </w:div>
    <w:div w:id="2083331625">
      <w:bodyDiv w:val="1"/>
      <w:marLeft w:val="0"/>
      <w:marRight w:val="0"/>
      <w:marTop w:val="0"/>
      <w:marBottom w:val="0"/>
      <w:divBdr>
        <w:top w:val="none" w:sz="0" w:space="0" w:color="auto"/>
        <w:left w:val="none" w:sz="0" w:space="0" w:color="auto"/>
        <w:bottom w:val="none" w:sz="0" w:space="0" w:color="auto"/>
        <w:right w:val="none" w:sz="0" w:space="0" w:color="auto"/>
      </w:divBdr>
    </w:div>
    <w:div w:id="2083672006">
      <w:bodyDiv w:val="1"/>
      <w:marLeft w:val="0"/>
      <w:marRight w:val="0"/>
      <w:marTop w:val="0"/>
      <w:marBottom w:val="0"/>
      <w:divBdr>
        <w:top w:val="none" w:sz="0" w:space="0" w:color="auto"/>
        <w:left w:val="none" w:sz="0" w:space="0" w:color="auto"/>
        <w:bottom w:val="none" w:sz="0" w:space="0" w:color="auto"/>
        <w:right w:val="none" w:sz="0" w:space="0" w:color="auto"/>
      </w:divBdr>
    </w:div>
    <w:div w:id="2083914972">
      <w:bodyDiv w:val="1"/>
      <w:marLeft w:val="0"/>
      <w:marRight w:val="0"/>
      <w:marTop w:val="0"/>
      <w:marBottom w:val="0"/>
      <w:divBdr>
        <w:top w:val="none" w:sz="0" w:space="0" w:color="auto"/>
        <w:left w:val="none" w:sz="0" w:space="0" w:color="auto"/>
        <w:bottom w:val="none" w:sz="0" w:space="0" w:color="auto"/>
        <w:right w:val="none" w:sz="0" w:space="0" w:color="auto"/>
      </w:divBdr>
    </w:div>
    <w:div w:id="2084595715">
      <w:bodyDiv w:val="1"/>
      <w:marLeft w:val="0"/>
      <w:marRight w:val="0"/>
      <w:marTop w:val="0"/>
      <w:marBottom w:val="0"/>
      <w:divBdr>
        <w:top w:val="none" w:sz="0" w:space="0" w:color="auto"/>
        <w:left w:val="none" w:sz="0" w:space="0" w:color="auto"/>
        <w:bottom w:val="none" w:sz="0" w:space="0" w:color="auto"/>
        <w:right w:val="none" w:sz="0" w:space="0" w:color="auto"/>
      </w:divBdr>
    </w:div>
    <w:div w:id="2084790853">
      <w:bodyDiv w:val="1"/>
      <w:marLeft w:val="0"/>
      <w:marRight w:val="0"/>
      <w:marTop w:val="0"/>
      <w:marBottom w:val="0"/>
      <w:divBdr>
        <w:top w:val="none" w:sz="0" w:space="0" w:color="auto"/>
        <w:left w:val="none" w:sz="0" w:space="0" w:color="auto"/>
        <w:bottom w:val="none" w:sz="0" w:space="0" w:color="auto"/>
        <w:right w:val="none" w:sz="0" w:space="0" w:color="auto"/>
      </w:divBdr>
    </w:div>
    <w:div w:id="2084831783">
      <w:bodyDiv w:val="1"/>
      <w:marLeft w:val="0"/>
      <w:marRight w:val="0"/>
      <w:marTop w:val="0"/>
      <w:marBottom w:val="0"/>
      <w:divBdr>
        <w:top w:val="none" w:sz="0" w:space="0" w:color="auto"/>
        <w:left w:val="none" w:sz="0" w:space="0" w:color="auto"/>
        <w:bottom w:val="none" w:sz="0" w:space="0" w:color="auto"/>
        <w:right w:val="none" w:sz="0" w:space="0" w:color="auto"/>
      </w:divBdr>
    </w:div>
    <w:div w:id="2084908481">
      <w:bodyDiv w:val="1"/>
      <w:marLeft w:val="0"/>
      <w:marRight w:val="0"/>
      <w:marTop w:val="0"/>
      <w:marBottom w:val="0"/>
      <w:divBdr>
        <w:top w:val="none" w:sz="0" w:space="0" w:color="auto"/>
        <w:left w:val="none" w:sz="0" w:space="0" w:color="auto"/>
        <w:bottom w:val="none" w:sz="0" w:space="0" w:color="auto"/>
        <w:right w:val="none" w:sz="0" w:space="0" w:color="auto"/>
      </w:divBdr>
    </w:div>
    <w:div w:id="2085443873">
      <w:bodyDiv w:val="1"/>
      <w:marLeft w:val="0"/>
      <w:marRight w:val="0"/>
      <w:marTop w:val="0"/>
      <w:marBottom w:val="0"/>
      <w:divBdr>
        <w:top w:val="none" w:sz="0" w:space="0" w:color="auto"/>
        <w:left w:val="none" w:sz="0" w:space="0" w:color="auto"/>
        <w:bottom w:val="none" w:sz="0" w:space="0" w:color="auto"/>
        <w:right w:val="none" w:sz="0" w:space="0" w:color="auto"/>
      </w:divBdr>
    </w:div>
    <w:div w:id="2086877323">
      <w:bodyDiv w:val="1"/>
      <w:marLeft w:val="0"/>
      <w:marRight w:val="0"/>
      <w:marTop w:val="0"/>
      <w:marBottom w:val="0"/>
      <w:divBdr>
        <w:top w:val="none" w:sz="0" w:space="0" w:color="auto"/>
        <w:left w:val="none" w:sz="0" w:space="0" w:color="auto"/>
        <w:bottom w:val="none" w:sz="0" w:space="0" w:color="auto"/>
        <w:right w:val="none" w:sz="0" w:space="0" w:color="auto"/>
      </w:divBdr>
    </w:div>
    <w:div w:id="2087192632">
      <w:bodyDiv w:val="1"/>
      <w:marLeft w:val="0"/>
      <w:marRight w:val="0"/>
      <w:marTop w:val="0"/>
      <w:marBottom w:val="0"/>
      <w:divBdr>
        <w:top w:val="none" w:sz="0" w:space="0" w:color="auto"/>
        <w:left w:val="none" w:sz="0" w:space="0" w:color="auto"/>
        <w:bottom w:val="none" w:sz="0" w:space="0" w:color="auto"/>
        <w:right w:val="none" w:sz="0" w:space="0" w:color="auto"/>
      </w:divBdr>
    </w:div>
    <w:div w:id="2087342328">
      <w:bodyDiv w:val="1"/>
      <w:marLeft w:val="0"/>
      <w:marRight w:val="0"/>
      <w:marTop w:val="0"/>
      <w:marBottom w:val="0"/>
      <w:divBdr>
        <w:top w:val="none" w:sz="0" w:space="0" w:color="auto"/>
        <w:left w:val="none" w:sz="0" w:space="0" w:color="auto"/>
        <w:bottom w:val="none" w:sz="0" w:space="0" w:color="auto"/>
        <w:right w:val="none" w:sz="0" w:space="0" w:color="auto"/>
      </w:divBdr>
    </w:div>
    <w:div w:id="2087802432">
      <w:bodyDiv w:val="1"/>
      <w:marLeft w:val="0"/>
      <w:marRight w:val="0"/>
      <w:marTop w:val="0"/>
      <w:marBottom w:val="0"/>
      <w:divBdr>
        <w:top w:val="none" w:sz="0" w:space="0" w:color="auto"/>
        <w:left w:val="none" w:sz="0" w:space="0" w:color="auto"/>
        <w:bottom w:val="none" w:sz="0" w:space="0" w:color="auto"/>
        <w:right w:val="none" w:sz="0" w:space="0" w:color="auto"/>
      </w:divBdr>
    </w:div>
    <w:div w:id="2087918817">
      <w:bodyDiv w:val="1"/>
      <w:marLeft w:val="0"/>
      <w:marRight w:val="0"/>
      <w:marTop w:val="0"/>
      <w:marBottom w:val="0"/>
      <w:divBdr>
        <w:top w:val="none" w:sz="0" w:space="0" w:color="auto"/>
        <w:left w:val="none" w:sz="0" w:space="0" w:color="auto"/>
        <w:bottom w:val="none" w:sz="0" w:space="0" w:color="auto"/>
        <w:right w:val="none" w:sz="0" w:space="0" w:color="auto"/>
      </w:divBdr>
    </w:div>
    <w:div w:id="2088067838">
      <w:bodyDiv w:val="1"/>
      <w:marLeft w:val="0"/>
      <w:marRight w:val="0"/>
      <w:marTop w:val="0"/>
      <w:marBottom w:val="0"/>
      <w:divBdr>
        <w:top w:val="none" w:sz="0" w:space="0" w:color="auto"/>
        <w:left w:val="none" w:sz="0" w:space="0" w:color="auto"/>
        <w:bottom w:val="none" w:sz="0" w:space="0" w:color="auto"/>
        <w:right w:val="none" w:sz="0" w:space="0" w:color="auto"/>
      </w:divBdr>
    </w:div>
    <w:div w:id="2088644941">
      <w:bodyDiv w:val="1"/>
      <w:marLeft w:val="0"/>
      <w:marRight w:val="0"/>
      <w:marTop w:val="0"/>
      <w:marBottom w:val="0"/>
      <w:divBdr>
        <w:top w:val="none" w:sz="0" w:space="0" w:color="auto"/>
        <w:left w:val="none" w:sz="0" w:space="0" w:color="auto"/>
        <w:bottom w:val="none" w:sz="0" w:space="0" w:color="auto"/>
        <w:right w:val="none" w:sz="0" w:space="0" w:color="auto"/>
      </w:divBdr>
    </w:div>
    <w:div w:id="2089034503">
      <w:bodyDiv w:val="1"/>
      <w:marLeft w:val="0"/>
      <w:marRight w:val="0"/>
      <w:marTop w:val="0"/>
      <w:marBottom w:val="0"/>
      <w:divBdr>
        <w:top w:val="none" w:sz="0" w:space="0" w:color="auto"/>
        <w:left w:val="none" w:sz="0" w:space="0" w:color="auto"/>
        <w:bottom w:val="none" w:sz="0" w:space="0" w:color="auto"/>
        <w:right w:val="none" w:sz="0" w:space="0" w:color="auto"/>
      </w:divBdr>
    </w:div>
    <w:div w:id="2089109808">
      <w:bodyDiv w:val="1"/>
      <w:marLeft w:val="0"/>
      <w:marRight w:val="0"/>
      <w:marTop w:val="0"/>
      <w:marBottom w:val="0"/>
      <w:divBdr>
        <w:top w:val="none" w:sz="0" w:space="0" w:color="auto"/>
        <w:left w:val="none" w:sz="0" w:space="0" w:color="auto"/>
        <w:bottom w:val="none" w:sz="0" w:space="0" w:color="auto"/>
        <w:right w:val="none" w:sz="0" w:space="0" w:color="auto"/>
      </w:divBdr>
    </w:div>
    <w:div w:id="2089307604">
      <w:bodyDiv w:val="1"/>
      <w:marLeft w:val="0"/>
      <w:marRight w:val="0"/>
      <w:marTop w:val="0"/>
      <w:marBottom w:val="0"/>
      <w:divBdr>
        <w:top w:val="none" w:sz="0" w:space="0" w:color="auto"/>
        <w:left w:val="none" w:sz="0" w:space="0" w:color="auto"/>
        <w:bottom w:val="none" w:sz="0" w:space="0" w:color="auto"/>
        <w:right w:val="none" w:sz="0" w:space="0" w:color="auto"/>
      </w:divBdr>
    </w:div>
    <w:div w:id="2090350606">
      <w:bodyDiv w:val="1"/>
      <w:marLeft w:val="0"/>
      <w:marRight w:val="0"/>
      <w:marTop w:val="0"/>
      <w:marBottom w:val="0"/>
      <w:divBdr>
        <w:top w:val="none" w:sz="0" w:space="0" w:color="auto"/>
        <w:left w:val="none" w:sz="0" w:space="0" w:color="auto"/>
        <w:bottom w:val="none" w:sz="0" w:space="0" w:color="auto"/>
        <w:right w:val="none" w:sz="0" w:space="0" w:color="auto"/>
      </w:divBdr>
    </w:div>
    <w:div w:id="2090540901">
      <w:bodyDiv w:val="1"/>
      <w:marLeft w:val="0"/>
      <w:marRight w:val="0"/>
      <w:marTop w:val="0"/>
      <w:marBottom w:val="0"/>
      <w:divBdr>
        <w:top w:val="none" w:sz="0" w:space="0" w:color="auto"/>
        <w:left w:val="none" w:sz="0" w:space="0" w:color="auto"/>
        <w:bottom w:val="none" w:sz="0" w:space="0" w:color="auto"/>
        <w:right w:val="none" w:sz="0" w:space="0" w:color="auto"/>
      </w:divBdr>
    </w:div>
    <w:div w:id="2090617007">
      <w:bodyDiv w:val="1"/>
      <w:marLeft w:val="0"/>
      <w:marRight w:val="0"/>
      <w:marTop w:val="0"/>
      <w:marBottom w:val="0"/>
      <w:divBdr>
        <w:top w:val="none" w:sz="0" w:space="0" w:color="auto"/>
        <w:left w:val="none" w:sz="0" w:space="0" w:color="auto"/>
        <w:bottom w:val="none" w:sz="0" w:space="0" w:color="auto"/>
        <w:right w:val="none" w:sz="0" w:space="0" w:color="auto"/>
      </w:divBdr>
    </w:div>
    <w:div w:id="2090958029">
      <w:bodyDiv w:val="1"/>
      <w:marLeft w:val="0"/>
      <w:marRight w:val="0"/>
      <w:marTop w:val="0"/>
      <w:marBottom w:val="0"/>
      <w:divBdr>
        <w:top w:val="none" w:sz="0" w:space="0" w:color="auto"/>
        <w:left w:val="none" w:sz="0" w:space="0" w:color="auto"/>
        <w:bottom w:val="none" w:sz="0" w:space="0" w:color="auto"/>
        <w:right w:val="none" w:sz="0" w:space="0" w:color="auto"/>
      </w:divBdr>
    </w:div>
    <w:div w:id="2091074166">
      <w:bodyDiv w:val="1"/>
      <w:marLeft w:val="0"/>
      <w:marRight w:val="0"/>
      <w:marTop w:val="0"/>
      <w:marBottom w:val="0"/>
      <w:divBdr>
        <w:top w:val="none" w:sz="0" w:space="0" w:color="auto"/>
        <w:left w:val="none" w:sz="0" w:space="0" w:color="auto"/>
        <w:bottom w:val="none" w:sz="0" w:space="0" w:color="auto"/>
        <w:right w:val="none" w:sz="0" w:space="0" w:color="auto"/>
      </w:divBdr>
    </w:div>
    <w:div w:id="2091341821">
      <w:bodyDiv w:val="1"/>
      <w:marLeft w:val="0"/>
      <w:marRight w:val="0"/>
      <w:marTop w:val="0"/>
      <w:marBottom w:val="0"/>
      <w:divBdr>
        <w:top w:val="none" w:sz="0" w:space="0" w:color="auto"/>
        <w:left w:val="none" w:sz="0" w:space="0" w:color="auto"/>
        <w:bottom w:val="none" w:sz="0" w:space="0" w:color="auto"/>
        <w:right w:val="none" w:sz="0" w:space="0" w:color="auto"/>
      </w:divBdr>
    </w:div>
    <w:div w:id="2091387260">
      <w:bodyDiv w:val="1"/>
      <w:marLeft w:val="0"/>
      <w:marRight w:val="0"/>
      <w:marTop w:val="0"/>
      <w:marBottom w:val="0"/>
      <w:divBdr>
        <w:top w:val="none" w:sz="0" w:space="0" w:color="auto"/>
        <w:left w:val="none" w:sz="0" w:space="0" w:color="auto"/>
        <w:bottom w:val="none" w:sz="0" w:space="0" w:color="auto"/>
        <w:right w:val="none" w:sz="0" w:space="0" w:color="auto"/>
      </w:divBdr>
    </w:div>
    <w:div w:id="2091727242">
      <w:bodyDiv w:val="1"/>
      <w:marLeft w:val="0"/>
      <w:marRight w:val="0"/>
      <w:marTop w:val="0"/>
      <w:marBottom w:val="0"/>
      <w:divBdr>
        <w:top w:val="none" w:sz="0" w:space="0" w:color="auto"/>
        <w:left w:val="none" w:sz="0" w:space="0" w:color="auto"/>
        <w:bottom w:val="none" w:sz="0" w:space="0" w:color="auto"/>
        <w:right w:val="none" w:sz="0" w:space="0" w:color="auto"/>
      </w:divBdr>
    </w:div>
    <w:div w:id="2092042994">
      <w:bodyDiv w:val="1"/>
      <w:marLeft w:val="0"/>
      <w:marRight w:val="0"/>
      <w:marTop w:val="0"/>
      <w:marBottom w:val="0"/>
      <w:divBdr>
        <w:top w:val="none" w:sz="0" w:space="0" w:color="auto"/>
        <w:left w:val="none" w:sz="0" w:space="0" w:color="auto"/>
        <w:bottom w:val="none" w:sz="0" w:space="0" w:color="auto"/>
        <w:right w:val="none" w:sz="0" w:space="0" w:color="auto"/>
      </w:divBdr>
    </w:div>
    <w:div w:id="2092702276">
      <w:bodyDiv w:val="1"/>
      <w:marLeft w:val="0"/>
      <w:marRight w:val="0"/>
      <w:marTop w:val="0"/>
      <w:marBottom w:val="0"/>
      <w:divBdr>
        <w:top w:val="none" w:sz="0" w:space="0" w:color="auto"/>
        <w:left w:val="none" w:sz="0" w:space="0" w:color="auto"/>
        <w:bottom w:val="none" w:sz="0" w:space="0" w:color="auto"/>
        <w:right w:val="none" w:sz="0" w:space="0" w:color="auto"/>
      </w:divBdr>
    </w:div>
    <w:div w:id="2092895707">
      <w:bodyDiv w:val="1"/>
      <w:marLeft w:val="0"/>
      <w:marRight w:val="0"/>
      <w:marTop w:val="0"/>
      <w:marBottom w:val="0"/>
      <w:divBdr>
        <w:top w:val="none" w:sz="0" w:space="0" w:color="auto"/>
        <w:left w:val="none" w:sz="0" w:space="0" w:color="auto"/>
        <w:bottom w:val="none" w:sz="0" w:space="0" w:color="auto"/>
        <w:right w:val="none" w:sz="0" w:space="0" w:color="auto"/>
      </w:divBdr>
    </w:div>
    <w:div w:id="2092969524">
      <w:bodyDiv w:val="1"/>
      <w:marLeft w:val="0"/>
      <w:marRight w:val="0"/>
      <w:marTop w:val="0"/>
      <w:marBottom w:val="0"/>
      <w:divBdr>
        <w:top w:val="none" w:sz="0" w:space="0" w:color="auto"/>
        <w:left w:val="none" w:sz="0" w:space="0" w:color="auto"/>
        <w:bottom w:val="none" w:sz="0" w:space="0" w:color="auto"/>
        <w:right w:val="none" w:sz="0" w:space="0" w:color="auto"/>
      </w:divBdr>
    </w:div>
    <w:div w:id="2093163709">
      <w:bodyDiv w:val="1"/>
      <w:marLeft w:val="0"/>
      <w:marRight w:val="0"/>
      <w:marTop w:val="0"/>
      <w:marBottom w:val="0"/>
      <w:divBdr>
        <w:top w:val="none" w:sz="0" w:space="0" w:color="auto"/>
        <w:left w:val="none" w:sz="0" w:space="0" w:color="auto"/>
        <w:bottom w:val="none" w:sz="0" w:space="0" w:color="auto"/>
        <w:right w:val="none" w:sz="0" w:space="0" w:color="auto"/>
      </w:divBdr>
    </w:div>
    <w:div w:id="2093351964">
      <w:bodyDiv w:val="1"/>
      <w:marLeft w:val="0"/>
      <w:marRight w:val="0"/>
      <w:marTop w:val="0"/>
      <w:marBottom w:val="0"/>
      <w:divBdr>
        <w:top w:val="none" w:sz="0" w:space="0" w:color="auto"/>
        <w:left w:val="none" w:sz="0" w:space="0" w:color="auto"/>
        <w:bottom w:val="none" w:sz="0" w:space="0" w:color="auto"/>
        <w:right w:val="none" w:sz="0" w:space="0" w:color="auto"/>
      </w:divBdr>
    </w:div>
    <w:div w:id="2093503447">
      <w:bodyDiv w:val="1"/>
      <w:marLeft w:val="0"/>
      <w:marRight w:val="0"/>
      <w:marTop w:val="0"/>
      <w:marBottom w:val="0"/>
      <w:divBdr>
        <w:top w:val="none" w:sz="0" w:space="0" w:color="auto"/>
        <w:left w:val="none" w:sz="0" w:space="0" w:color="auto"/>
        <w:bottom w:val="none" w:sz="0" w:space="0" w:color="auto"/>
        <w:right w:val="none" w:sz="0" w:space="0" w:color="auto"/>
      </w:divBdr>
    </w:div>
    <w:div w:id="2093698165">
      <w:bodyDiv w:val="1"/>
      <w:marLeft w:val="0"/>
      <w:marRight w:val="0"/>
      <w:marTop w:val="0"/>
      <w:marBottom w:val="0"/>
      <w:divBdr>
        <w:top w:val="none" w:sz="0" w:space="0" w:color="auto"/>
        <w:left w:val="none" w:sz="0" w:space="0" w:color="auto"/>
        <w:bottom w:val="none" w:sz="0" w:space="0" w:color="auto"/>
        <w:right w:val="none" w:sz="0" w:space="0" w:color="auto"/>
      </w:divBdr>
    </w:div>
    <w:div w:id="2094038168">
      <w:bodyDiv w:val="1"/>
      <w:marLeft w:val="0"/>
      <w:marRight w:val="0"/>
      <w:marTop w:val="0"/>
      <w:marBottom w:val="0"/>
      <w:divBdr>
        <w:top w:val="none" w:sz="0" w:space="0" w:color="auto"/>
        <w:left w:val="none" w:sz="0" w:space="0" w:color="auto"/>
        <w:bottom w:val="none" w:sz="0" w:space="0" w:color="auto"/>
        <w:right w:val="none" w:sz="0" w:space="0" w:color="auto"/>
      </w:divBdr>
    </w:div>
    <w:div w:id="2094203597">
      <w:bodyDiv w:val="1"/>
      <w:marLeft w:val="0"/>
      <w:marRight w:val="0"/>
      <w:marTop w:val="0"/>
      <w:marBottom w:val="0"/>
      <w:divBdr>
        <w:top w:val="none" w:sz="0" w:space="0" w:color="auto"/>
        <w:left w:val="none" w:sz="0" w:space="0" w:color="auto"/>
        <w:bottom w:val="none" w:sz="0" w:space="0" w:color="auto"/>
        <w:right w:val="none" w:sz="0" w:space="0" w:color="auto"/>
      </w:divBdr>
    </w:div>
    <w:div w:id="2095279162">
      <w:bodyDiv w:val="1"/>
      <w:marLeft w:val="0"/>
      <w:marRight w:val="0"/>
      <w:marTop w:val="0"/>
      <w:marBottom w:val="0"/>
      <w:divBdr>
        <w:top w:val="none" w:sz="0" w:space="0" w:color="auto"/>
        <w:left w:val="none" w:sz="0" w:space="0" w:color="auto"/>
        <w:bottom w:val="none" w:sz="0" w:space="0" w:color="auto"/>
        <w:right w:val="none" w:sz="0" w:space="0" w:color="auto"/>
      </w:divBdr>
    </w:div>
    <w:div w:id="2095585151">
      <w:bodyDiv w:val="1"/>
      <w:marLeft w:val="0"/>
      <w:marRight w:val="0"/>
      <w:marTop w:val="0"/>
      <w:marBottom w:val="0"/>
      <w:divBdr>
        <w:top w:val="none" w:sz="0" w:space="0" w:color="auto"/>
        <w:left w:val="none" w:sz="0" w:space="0" w:color="auto"/>
        <w:bottom w:val="none" w:sz="0" w:space="0" w:color="auto"/>
        <w:right w:val="none" w:sz="0" w:space="0" w:color="auto"/>
      </w:divBdr>
    </w:div>
    <w:div w:id="2095588418">
      <w:bodyDiv w:val="1"/>
      <w:marLeft w:val="0"/>
      <w:marRight w:val="0"/>
      <w:marTop w:val="0"/>
      <w:marBottom w:val="0"/>
      <w:divBdr>
        <w:top w:val="none" w:sz="0" w:space="0" w:color="auto"/>
        <w:left w:val="none" w:sz="0" w:space="0" w:color="auto"/>
        <w:bottom w:val="none" w:sz="0" w:space="0" w:color="auto"/>
        <w:right w:val="none" w:sz="0" w:space="0" w:color="auto"/>
      </w:divBdr>
    </w:div>
    <w:div w:id="2095931475">
      <w:bodyDiv w:val="1"/>
      <w:marLeft w:val="0"/>
      <w:marRight w:val="0"/>
      <w:marTop w:val="0"/>
      <w:marBottom w:val="0"/>
      <w:divBdr>
        <w:top w:val="none" w:sz="0" w:space="0" w:color="auto"/>
        <w:left w:val="none" w:sz="0" w:space="0" w:color="auto"/>
        <w:bottom w:val="none" w:sz="0" w:space="0" w:color="auto"/>
        <w:right w:val="none" w:sz="0" w:space="0" w:color="auto"/>
      </w:divBdr>
    </w:div>
    <w:div w:id="2095935191">
      <w:bodyDiv w:val="1"/>
      <w:marLeft w:val="0"/>
      <w:marRight w:val="0"/>
      <w:marTop w:val="0"/>
      <w:marBottom w:val="0"/>
      <w:divBdr>
        <w:top w:val="none" w:sz="0" w:space="0" w:color="auto"/>
        <w:left w:val="none" w:sz="0" w:space="0" w:color="auto"/>
        <w:bottom w:val="none" w:sz="0" w:space="0" w:color="auto"/>
        <w:right w:val="none" w:sz="0" w:space="0" w:color="auto"/>
      </w:divBdr>
    </w:div>
    <w:div w:id="2096127300">
      <w:bodyDiv w:val="1"/>
      <w:marLeft w:val="0"/>
      <w:marRight w:val="0"/>
      <w:marTop w:val="0"/>
      <w:marBottom w:val="0"/>
      <w:divBdr>
        <w:top w:val="none" w:sz="0" w:space="0" w:color="auto"/>
        <w:left w:val="none" w:sz="0" w:space="0" w:color="auto"/>
        <w:bottom w:val="none" w:sz="0" w:space="0" w:color="auto"/>
        <w:right w:val="none" w:sz="0" w:space="0" w:color="auto"/>
      </w:divBdr>
    </w:div>
    <w:div w:id="2096242317">
      <w:bodyDiv w:val="1"/>
      <w:marLeft w:val="0"/>
      <w:marRight w:val="0"/>
      <w:marTop w:val="0"/>
      <w:marBottom w:val="0"/>
      <w:divBdr>
        <w:top w:val="none" w:sz="0" w:space="0" w:color="auto"/>
        <w:left w:val="none" w:sz="0" w:space="0" w:color="auto"/>
        <w:bottom w:val="none" w:sz="0" w:space="0" w:color="auto"/>
        <w:right w:val="none" w:sz="0" w:space="0" w:color="auto"/>
      </w:divBdr>
    </w:div>
    <w:div w:id="2096512093">
      <w:bodyDiv w:val="1"/>
      <w:marLeft w:val="0"/>
      <w:marRight w:val="0"/>
      <w:marTop w:val="0"/>
      <w:marBottom w:val="0"/>
      <w:divBdr>
        <w:top w:val="none" w:sz="0" w:space="0" w:color="auto"/>
        <w:left w:val="none" w:sz="0" w:space="0" w:color="auto"/>
        <w:bottom w:val="none" w:sz="0" w:space="0" w:color="auto"/>
        <w:right w:val="none" w:sz="0" w:space="0" w:color="auto"/>
      </w:divBdr>
    </w:div>
    <w:div w:id="2097439114">
      <w:bodyDiv w:val="1"/>
      <w:marLeft w:val="0"/>
      <w:marRight w:val="0"/>
      <w:marTop w:val="0"/>
      <w:marBottom w:val="0"/>
      <w:divBdr>
        <w:top w:val="none" w:sz="0" w:space="0" w:color="auto"/>
        <w:left w:val="none" w:sz="0" w:space="0" w:color="auto"/>
        <w:bottom w:val="none" w:sz="0" w:space="0" w:color="auto"/>
        <w:right w:val="none" w:sz="0" w:space="0" w:color="auto"/>
      </w:divBdr>
    </w:div>
    <w:div w:id="2097702046">
      <w:bodyDiv w:val="1"/>
      <w:marLeft w:val="0"/>
      <w:marRight w:val="0"/>
      <w:marTop w:val="0"/>
      <w:marBottom w:val="0"/>
      <w:divBdr>
        <w:top w:val="none" w:sz="0" w:space="0" w:color="auto"/>
        <w:left w:val="none" w:sz="0" w:space="0" w:color="auto"/>
        <w:bottom w:val="none" w:sz="0" w:space="0" w:color="auto"/>
        <w:right w:val="none" w:sz="0" w:space="0" w:color="auto"/>
      </w:divBdr>
    </w:div>
    <w:div w:id="2098284085">
      <w:bodyDiv w:val="1"/>
      <w:marLeft w:val="0"/>
      <w:marRight w:val="0"/>
      <w:marTop w:val="0"/>
      <w:marBottom w:val="0"/>
      <w:divBdr>
        <w:top w:val="none" w:sz="0" w:space="0" w:color="auto"/>
        <w:left w:val="none" w:sz="0" w:space="0" w:color="auto"/>
        <w:bottom w:val="none" w:sz="0" w:space="0" w:color="auto"/>
        <w:right w:val="none" w:sz="0" w:space="0" w:color="auto"/>
      </w:divBdr>
    </w:div>
    <w:div w:id="2098942791">
      <w:bodyDiv w:val="1"/>
      <w:marLeft w:val="0"/>
      <w:marRight w:val="0"/>
      <w:marTop w:val="0"/>
      <w:marBottom w:val="0"/>
      <w:divBdr>
        <w:top w:val="none" w:sz="0" w:space="0" w:color="auto"/>
        <w:left w:val="none" w:sz="0" w:space="0" w:color="auto"/>
        <w:bottom w:val="none" w:sz="0" w:space="0" w:color="auto"/>
        <w:right w:val="none" w:sz="0" w:space="0" w:color="auto"/>
      </w:divBdr>
    </w:div>
    <w:div w:id="2099977540">
      <w:bodyDiv w:val="1"/>
      <w:marLeft w:val="0"/>
      <w:marRight w:val="0"/>
      <w:marTop w:val="0"/>
      <w:marBottom w:val="0"/>
      <w:divBdr>
        <w:top w:val="none" w:sz="0" w:space="0" w:color="auto"/>
        <w:left w:val="none" w:sz="0" w:space="0" w:color="auto"/>
        <w:bottom w:val="none" w:sz="0" w:space="0" w:color="auto"/>
        <w:right w:val="none" w:sz="0" w:space="0" w:color="auto"/>
      </w:divBdr>
    </w:div>
    <w:div w:id="2100370404">
      <w:bodyDiv w:val="1"/>
      <w:marLeft w:val="0"/>
      <w:marRight w:val="0"/>
      <w:marTop w:val="0"/>
      <w:marBottom w:val="0"/>
      <w:divBdr>
        <w:top w:val="none" w:sz="0" w:space="0" w:color="auto"/>
        <w:left w:val="none" w:sz="0" w:space="0" w:color="auto"/>
        <w:bottom w:val="none" w:sz="0" w:space="0" w:color="auto"/>
        <w:right w:val="none" w:sz="0" w:space="0" w:color="auto"/>
      </w:divBdr>
    </w:div>
    <w:div w:id="2100901903">
      <w:bodyDiv w:val="1"/>
      <w:marLeft w:val="0"/>
      <w:marRight w:val="0"/>
      <w:marTop w:val="0"/>
      <w:marBottom w:val="0"/>
      <w:divBdr>
        <w:top w:val="none" w:sz="0" w:space="0" w:color="auto"/>
        <w:left w:val="none" w:sz="0" w:space="0" w:color="auto"/>
        <w:bottom w:val="none" w:sz="0" w:space="0" w:color="auto"/>
        <w:right w:val="none" w:sz="0" w:space="0" w:color="auto"/>
      </w:divBdr>
    </w:div>
    <w:div w:id="2100908910">
      <w:bodyDiv w:val="1"/>
      <w:marLeft w:val="0"/>
      <w:marRight w:val="0"/>
      <w:marTop w:val="0"/>
      <w:marBottom w:val="0"/>
      <w:divBdr>
        <w:top w:val="none" w:sz="0" w:space="0" w:color="auto"/>
        <w:left w:val="none" w:sz="0" w:space="0" w:color="auto"/>
        <w:bottom w:val="none" w:sz="0" w:space="0" w:color="auto"/>
        <w:right w:val="none" w:sz="0" w:space="0" w:color="auto"/>
      </w:divBdr>
    </w:div>
    <w:div w:id="2100983107">
      <w:bodyDiv w:val="1"/>
      <w:marLeft w:val="0"/>
      <w:marRight w:val="0"/>
      <w:marTop w:val="0"/>
      <w:marBottom w:val="0"/>
      <w:divBdr>
        <w:top w:val="none" w:sz="0" w:space="0" w:color="auto"/>
        <w:left w:val="none" w:sz="0" w:space="0" w:color="auto"/>
        <w:bottom w:val="none" w:sz="0" w:space="0" w:color="auto"/>
        <w:right w:val="none" w:sz="0" w:space="0" w:color="auto"/>
      </w:divBdr>
    </w:div>
    <w:div w:id="2101441365">
      <w:bodyDiv w:val="1"/>
      <w:marLeft w:val="0"/>
      <w:marRight w:val="0"/>
      <w:marTop w:val="0"/>
      <w:marBottom w:val="0"/>
      <w:divBdr>
        <w:top w:val="none" w:sz="0" w:space="0" w:color="auto"/>
        <w:left w:val="none" w:sz="0" w:space="0" w:color="auto"/>
        <w:bottom w:val="none" w:sz="0" w:space="0" w:color="auto"/>
        <w:right w:val="none" w:sz="0" w:space="0" w:color="auto"/>
      </w:divBdr>
    </w:div>
    <w:div w:id="2102214208">
      <w:bodyDiv w:val="1"/>
      <w:marLeft w:val="0"/>
      <w:marRight w:val="0"/>
      <w:marTop w:val="0"/>
      <w:marBottom w:val="0"/>
      <w:divBdr>
        <w:top w:val="none" w:sz="0" w:space="0" w:color="auto"/>
        <w:left w:val="none" w:sz="0" w:space="0" w:color="auto"/>
        <w:bottom w:val="none" w:sz="0" w:space="0" w:color="auto"/>
        <w:right w:val="none" w:sz="0" w:space="0" w:color="auto"/>
      </w:divBdr>
    </w:div>
    <w:div w:id="2102410115">
      <w:bodyDiv w:val="1"/>
      <w:marLeft w:val="0"/>
      <w:marRight w:val="0"/>
      <w:marTop w:val="0"/>
      <w:marBottom w:val="0"/>
      <w:divBdr>
        <w:top w:val="none" w:sz="0" w:space="0" w:color="auto"/>
        <w:left w:val="none" w:sz="0" w:space="0" w:color="auto"/>
        <w:bottom w:val="none" w:sz="0" w:space="0" w:color="auto"/>
        <w:right w:val="none" w:sz="0" w:space="0" w:color="auto"/>
      </w:divBdr>
    </w:div>
    <w:div w:id="2102483479">
      <w:bodyDiv w:val="1"/>
      <w:marLeft w:val="0"/>
      <w:marRight w:val="0"/>
      <w:marTop w:val="0"/>
      <w:marBottom w:val="0"/>
      <w:divBdr>
        <w:top w:val="none" w:sz="0" w:space="0" w:color="auto"/>
        <w:left w:val="none" w:sz="0" w:space="0" w:color="auto"/>
        <w:bottom w:val="none" w:sz="0" w:space="0" w:color="auto"/>
        <w:right w:val="none" w:sz="0" w:space="0" w:color="auto"/>
      </w:divBdr>
    </w:div>
    <w:div w:id="2102873068">
      <w:bodyDiv w:val="1"/>
      <w:marLeft w:val="0"/>
      <w:marRight w:val="0"/>
      <w:marTop w:val="0"/>
      <w:marBottom w:val="0"/>
      <w:divBdr>
        <w:top w:val="none" w:sz="0" w:space="0" w:color="auto"/>
        <w:left w:val="none" w:sz="0" w:space="0" w:color="auto"/>
        <w:bottom w:val="none" w:sz="0" w:space="0" w:color="auto"/>
        <w:right w:val="none" w:sz="0" w:space="0" w:color="auto"/>
      </w:divBdr>
    </w:div>
    <w:div w:id="2103061281">
      <w:bodyDiv w:val="1"/>
      <w:marLeft w:val="0"/>
      <w:marRight w:val="0"/>
      <w:marTop w:val="0"/>
      <w:marBottom w:val="0"/>
      <w:divBdr>
        <w:top w:val="none" w:sz="0" w:space="0" w:color="auto"/>
        <w:left w:val="none" w:sz="0" w:space="0" w:color="auto"/>
        <w:bottom w:val="none" w:sz="0" w:space="0" w:color="auto"/>
        <w:right w:val="none" w:sz="0" w:space="0" w:color="auto"/>
      </w:divBdr>
    </w:div>
    <w:div w:id="2103181762">
      <w:bodyDiv w:val="1"/>
      <w:marLeft w:val="0"/>
      <w:marRight w:val="0"/>
      <w:marTop w:val="0"/>
      <w:marBottom w:val="0"/>
      <w:divBdr>
        <w:top w:val="none" w:sz="0" w:space="0" w:color="auto"/>
        <w:left w:val="none" w:sz="0" w:space="0" w:color="auto"/>
        <w:bottom w:val="none" w:sz="0" w:space="0" w:color="auto"/>
        <w:right w:val="none" w:sz="0" w:space="0" w:color="auto"/>
      </w:divBdr>
    </w:div>
    <w:div w:id="2103261537">
      <w:bodyDiv w:val="1"/>
      <w:marLeft w:val="0"/>
      <w:marRight w:val="0"/>
      <w:marTop w:val="0"/>
      <w:marBottom w:val="0"/>
      <w:divBdr>
        <w:top w:val="none" w:sz="0" w:space="0" w:color="auto"/>
        <w:left w:val="none" w:sz="0" w:space="0" w:color="auto"/>
        <w:bottom w:val="none" w:sz="0" w:space="0" w:color="auto"/>
        <w:right w:val="none" w:sz="0" w:space="0" w:color="auto"/>
      </w:divBdr>
    </w:div>
    <w:div w:id="2103333292">
      <w:bodyDiv w:val="1"/>
      <w:marLeft w:val="0"/>
      <w:marRight w:val="0"/>
      <w:marTop w:val="0"/>
      <w:marBottom w:val="0"/>
      <w:divBdr>
        <w:top w:val="none" w:sz="0" w:space="0" w:color="auto"/>
        <w:left w:val="none" w:sz="0" w:space="0" w:color="auto"/>
        <w:bottom w:val="none" w:sz="0" w:space="0" w:color="auto"/>
        <w:right w:val="none" w:sz="0" w:space="0" w:color="auto"/>
      </w:divBdr>
    </w:div>
    <w:div w:id="2104180957">
      <w:bodyDiv w:val="1"/>
      <w:marLeft w:val="0"/>
      <w:marRight w:val="0"/>
      <w:marTop w:val="0"/>
      <w:marBottom w:val="0"/>
      <w:divBdr>
        <w:top w:val="none" w:sz="0" w:space="0" w:color="auto"/>
        <w:left w:val="none" w:sz="0" w:space="0" w:color="auto"/>
        <w:bottom w:val="none" w:sz="0" w:space="0" w:color="auto"/>
        <w:right w:val="none" w:sz="0" w:space="0" w:color="auto"/>
      </w:divBdr>
    </w:div>
    <w:div w:id="2104184954">
      <w:bodyDiv w:val="1"/>
      <w:marLeft w:val="0"/>
      <w:marRight w:val="0"/>
      <w:marTop w:val="0"/>
      <w:marBottom w:val="0"/>
      <w:divBdr>
        <w:top w:val="none" w:sz="0" w:space="0" w:color="auto"/>
        <w:left w:val="none" w:sz="0" w:space="0" w:color="auto"/>
        <w:bottom w:val="none" w:sz="0" w:space="0" w:color="auto"/>
        <w:right w:val="none" w:sz="0" w:space="0" w:color="auto"/>
      </w:divBdr>
    </w:div>
    <w:div w:id="2104256621">
      <w:bodyDiv w:val="1"/>
      <w:marLeft w:val="0"/>
      <w:marRight w:val="0"/>
      <w:marTop w:val="0"/>
      <w:marBottom w:val="0"/>
      <w:divBdr>
        <w:top w:val="none" w:sz="0" w:space="0" w:color="auto"/>
        <w:left w:val="none" w:sz="0" w:space="0" w:color="auto"/>
        <w:bottom w:val="none" w:sz="0" w:space="0" w:color="auto"/>
        <w:right w:val="none" w:sz="0" w:space="0" w:color="auto"/>
      </w:divBdr>
    </w:div>
    <w:div w:id="2104494540">
      <w:bodyDiv w:val="1"/>
      <w:marLeft w:val="0"/>
      <w:marRight w:val="0"/>
      <w:marTop w:val="0"/>
      <w:marBottom w:val="0"/>
      <w:divBdr>
        <w:top w:val="none" w:sz="0" w:space="0" w:color="auto"/>
        <w:left w:val="none" w:sz="0" w:space="0" w:color="auto"/>
        <w:bottom w:val="none" w:sz="0" w:space="0" w:color="auto"/>
        <w:right w:val="none" w:sz="0" w:space="0" w:color="auto"/>
      </w:divBdr>
    </w:div>
    <w:div w:id="2104957468">
      <w:bodyDiv w:val="1"/>
      <w:marLeft w:val="0"/>
      <w:marRight w:val="0"/>
      <w:marTop w:val="0"/>
      <w:marBottom w:val="0"/>
      <w:divBdr>
        <w:top w:val="none" w:sz="0" w:space="0" w:color="auto"/>
        <w:left w:val="none" w:sz="0" w:space="0" w:color="auto"/>
        <w:bottom w:val="none" w:sz="0" w:space="0" w:color="auto"/>
        <w:right w:val="none" w:sz="0" w:space="0" w:color="auto"/>
      </w:divBdr>
    </w:div>
    <w:div w:id="2105686285">
      <w:bodyDiv w:val="1"/>
      <w:marLeft w:val="0"/>
      <w:marRight w:val="0"/>
      <w:marTop w:val="0"/>
      <w:marBottom w:val="0"/>
      <w:divBdr>
        <w:top w:val="none" w:sz="0" w:space="0" w:color="auto"/>
        <w:left w:val="none" w:sz="0" w:space="0" w:color="auto"/>
        <w:bottom w:val="none" w:sz="0" w:space="0" w:color="auto"/>
        <w:right w:val="none" w:sz="0" w:space="0" w:color="auto"/>
      </w:divBdr>
    </w:div>
    <w:div w:id="2106145973">
      <w:bodyDiv w:val="1"/>
      <w:marLeft w:val="0"/>
      <w:marRight w:val="0"/>
      <w:marTop w:val="0"/>
      <w:marBottom w:val="0"/>
      <w:divBdr>
        <w:top w:val="none" w:sz="0" w:space="0" w:color="auto"/>
        <w:left w:val="none" w:sz="0" w:space="0" w:color="auto"/>
        <w:bottom w:val="none" w:sz="0" w:space="0" w:color="auto"/>
        <w:right w:val="none" w:sz="0" w:space="0" w:color="auto"/>
      </w:divBdr>
    </w:div>
    <w:div w:id="2106531616">
      <w:bodyDiv w:val="1"/>
      <w:marLeft w:val="0"/>
      <w:marRight w:val="0"/>
      <w:marTop w:val="0"/>
      <w:marBottom w:val="0"/>
      <w:divBdr>
        <w:top w:val="none" w:sz="0" w:space="0" w:color="auto"/>
        <w:left w:val="none" w:sz="0" w:space="0" w:color="auto"/>
        <w:bottom w:val="none" w:sz="0" w:space="0" w:color="auto"/>
        <w:right w:val="none" w:sz="0" w:space="0" w:color="auto"/>
      </w:divBdr>
    </w:div>
    <w:div w:id="2107340470">
      <w:bodyDiv w:val="1"/>
      <w:marLeft w:val="0"/>
      <w:marRight w:val="0"/>
      <w:marTop w:val="0"/>
      <w:marBottom w:val="0"/>
      <w:divBdr>
        <w:top w:val="none" w:sz="0" w:space="0" w:color="auto"/>
        <w:left w:val="none" w:sz="0" w:space="0" w:color="auto"/>
        <w:bottom w:val="none" w:sz="0" w:space="0" w:color="auto"/>
        <w:right w:val="none" w:sz="0" w:space="0" w:color="auto"/>
      </w:divBdr>
    </w:div>
    <w:div w:id="2107460949">
      <w:bodyDiv w:val="1"/>
      <w:marLeft w:val="0"/>
      <w:marRight w:val="0"/>
      <w:marTop w:val="0"/>
      <w:marBottom w:val="0"/>
      <w:divBdr>
        <w:top w:val="none" w:sz="0" w:space="0" w:color="auto"/>
        <w:left w:val="none" w:sz="0" w:space="0" w:color="auto"/>
        <w:bottom w:val="none" w:sz="0" w:space="0" w:color="auto"/>
        <w:right w:val="none" w:sz="0" w:space="0" w:color="auto"/>
      </w:divBdr>
    </w:div>
    <w:div w:id="2107580959">
      <w:bodyDiv w:val="1"/>
      <w:marLeft w:val="0"/>
      <w:marRight w:val="0"/>
      <w:marTop w:val="0"/>
      <w:marBottom w:val="0"/>
      <w:divBdr>
        <w:top w:val="none" w:sz="0" w:space="0" w:color="auto"/>
        <w:left w:val="none" w:sz="0" w:space="0" w:color="auto"/>
        <w:bottom w:val="none" w:sz="0" w:space="0" w:color="auto"/>
        <w:right w:val="none" w:sz="0" w:space="0" w:color="auto"/>
      </w:divBdr>
    </w:div>
    <w:div w:id="2107996067">
      <w:bodyDiv w:val="1"/>
      <w:marLeft w:val="0"/>
      <w:marRight w:val="0"/>
      <w:marTop w:val="0"/>
      <w:marBottom w:val="0"/>
      <w:divBdr>
        <w:top w:val="none" w:sz="0" w:space="0" w:color="auto"/>
        <w:left w:val="none" w:sz="0" w:space="0" w:color="auto"/>
        <w:bottom w:val="none" w:sz="0" w:space="0" w:color="auto"/>
        <w:right w:val="none" w:sz="0" w:space="0" w:color="auto"/>
      </w:divBdr>
    </w:div>
    <w:div w:id="2108691716">
      <w:bodyDiv w:val="1"/>
      <w:marLeft w:val="0"/>
      <w:marRight w:val="0"/>
      <w:marTop w:val="0"/>
      <w:marBottom w:val="0"/>
      <w:divBdr>
        <w:top w:val="none" w:sz="0" w:space="0" w:color="auto"/>
        <w:left w:val="none" w:sz="0" w:space="0" w:color="auto"/>
        <w:bottom w:val="none" w:sz="0" w:space="0" w:color="auto"/>
        <w:right w:val="none" w:sz="0" w:space="0" w:color="auto"/>
      </w:divBdr>
    </w:div>
    <w:div w:id="2109304628">
      <w:bodyDiv w:val="1"/>
      <w:marLeft w:val="0"/>
      <w:marRight w:val="0"/>
      <w:marTop w:val="0"/>
      <w:marBottom w:val="0"/>
      <w:divBdr>
        <w:top w:val="none" w:sz="0" w:space="0" w:color="auto"/>
        <w:left w:val="none" w:sz="0" w:space="0" w:color="auto"/>
        <w:bottom w:val="none" w:sz="0" w:space="0" w:color="auto"/>
        <w:right w:val="none" w:sz="0" w:space="0" w:color="auto"/>
      </w:divBdr>
    </w:div>
    <w:div w:id="2109621260">
      <w:bodyDiv w:val="1"/>
      <w:marLeft w:val="0"/>
      <w:marRight w:val="0"/>
      <w:marTop w:val="0"/>
      <w:marBottom w:val="0"/>
      <w:divBdr>
        <w:top w:val="none" w:sz="0" w:space="0" w:color="auto"/>
        <w:left w:val="none" w:sz="0" w:space="0" w:color="auto"/>
        <w:bottom w:val="none" w:sz="0" w:space="0" w:color="auto"/>
        <w:right w:val="none" w:sz="0" w:space="0" w:color="auto"/>
      </w:divBdr>
    </w:div>
    <w:div w:id="2109738897">
      <w:bodyDiv w:val="1"/>
      <w:marLeft w:val="0"/>
      <w:marRight w:val="0"/>
      <w:marTop w:val="0"/>
      <w:marBottom w:val="0"/>
      <w:divBdr>
        <w:top w:val="none" w:sz="0" w:space="0" w:color="auto"/>
        <w:left w:val="none" w:sz="0" w:space="0" w:color="auto"/>
        <w:bottom w:val="none" w:sz="0" w:space="0" w:color="auto"/>
        <w:right w:val="none" w:sz="0" w:space="0" w:color="auto"/>
      </w:divBdr>
    </w:div>
    <w:div w:id="2110927298">
      <w:bodyDiv w:val="1"/>
      <w:marLeft w:val="0"/>
      <w:marRight w:val="0"/>
      <w:marTop w:val="0"/>
      <w:marBottom w:val="0"/>
      <w:divBdr>
        <w:top w:val="none" w:sz="0" w:space="0" w:color="auto"/>
        <w:left w:val="none" w:sz="0" w:space="0" w:color="auto"/>
        <w:bottom w:val="none" w:sz="0" w:space="0" w:color="auto"/>
        <w:right w:val="none" w:sz="0" w:space="0" w:color="auto"/>
      </w:divBdr>
    </w:div>
    <w:div w:id="2111536736">
      <w:bodyDiv w:val="1"/>
      <w:marLeft w:val="0"/>
      <w:marRight w:val="0"/>
      <w:marTop w:val="0"/>
      <w:marBottom w:val="0"/>
      <w:divBdr>
        <w:top w:val="none" w:sz="0" w:space="0" w:color="auto"/>
        <w:left w:val="none" w:sz="0" w:space="0" w:color="auto"/>
        <w:bottom w:val="none" w:sz="0" w:space="0" w:color="auto"/>
        <w:right w:val="none" w:sz="0" w:space="0" w:color="auto"/>
      </w:divBdr>
    </w:div>
    <w:div w:id="2112166315">
      <w:bodyDiv w:val="1"/>
      <w:marLeft w:val="0"/>
      <w:marRight w:val="0"/>
      <w:marTop w:val="0"/>
      <w:marBottom w:val="0"/>
      <w:divBdr>
        <w:top w:val="none" w:sz="0" w:space="0" w:color="auto"/>
        <w:left w:val="none" w:sz="0" w:space="0" w:color="auto"/>
        <w:bottom w:val="none" w:sz="0" w:space="0" w:color="auto"/>
        <w:right w:val="none" w:sz="0" w:space="0" w:color="auto"/>
      </w:divBdr>
    </w:div>
    <w:div w:id="2112359308">
      <w:bodyDiv w:val="1"/>
      <w:marLeft w:val="0"/>
      <w:marRight w:val="0"/>
      <w:marTop w:val="0"/>
      <w:marBottom w:val="0"/>
      <w:divBdr>
        <w:top w:val="none" w:sz="0" w:space="0" w:color="auto"/>
        <w:left w:val="none" w:sz="0" w:space="0" w:color="auto"/>
        <w:bottom w:val="none" w:sz="0" w:space="0" w:color="auto"/>
        <w:right w:val="none" w:sz="0" w:space="0" w:color="auto"/>
      </w:divBdr>
    </w:div>
    <w:div w:id="2112432714">
      <w:bodyDiv w:val="1"/>
      <w:marLeft w:val="0"/>
      <w:marRight w:val="0"/>
      <w:marTop w:val="0"/>
      <w:marBottom w:val="0"/>
      <w:divBdr>
        <w:top w:val="none" w:sz="0" w:space="0" w:color="auto"/>
        <w:left w:val="none" w:sz="0" w:space="0" w:color="auto"/>
        <w:bottom w:val="none" w:sz="0" w:space="0" w:color="auto"/>
        <w:right w:val="none" w:sz="0" w:space="0" w:color="auto"/>
      </w:divBdr>
    </w:div>
    <w:div w:id="2112584925">
      <w:bodyDiv w:val="1"/>
      <w:marLeft w:val="0"/>
      <w:marRight w:val="0"/>
      <w:marTop w:val="0"/>
      <w:marBottom w:val="0"/>
      <w:divBdr>
        <w:top w:val="none" w:sz="0" w:space="0" w:color="auto"/>
        <w:left w:val="none" w:sz="0" w:space="0" w:color="auto"/>
        <w:bottom w:val="none" w:sz="0" w:space="0" w:color="auto"/>
        <w:right w:val="none" w:sz="0" w:space="0" w:color="auto"/>
      </w:divBdr>
    </w:div>
    <w:div w:id="2113894740">
      <w:bodyDiv w:val="1"/>
      <w:marLeft w:val="0"/>
      <w:marRight w:val="0"/>
      <w:marTop w:val="0"/>
      <w:marBottom w:val="0"/>
      <w:divBdr>
        <w:top w:val="none" w:sz="0" w:space="0" w:color="auto"/>
        <w:left w:val="none" w:sz="0" w:space="0" w:color="auto"/>
        <w:bottom w:val="none" w:sz="0" w:space="0" w:color="auto"/>
        <w:right w:val="none" w:sz="0" w:space="0" w:color="auto"/>
      </w:divBdr>
    </w:div>
    <w:div w:id="2114471429">
      <w:bodyDiv w:val="1"/>
      <w:marLeft w:val="0"/>
      <w:marRight w:val="0"/>
      <w:marTop w:val="0"/>
      <w:marBottom w:val="0"/>
      <w:divBdr>
        <w:top w:val="none" w:sz="0" w:space="0" w:color="auto"/>
        <w:left w:val="none" w:sz="0" w:space="0" w:color="auto"/>
        <w:bottom w:val="none" w:sz="0" w:space="0" w:color="auto"/>
        <w:right w:val="none" w:sz="0" w:space="0" w:color="auto"/>
      </w:divBdr>
    </w:div>
    <w:div w:id="2114666852">
      <w:bodyDiv w:val="1"/>
      <w:marLeft w:val="0"/>
      <w:marRight w:val="0"/>
      <w:marTop w:val="0"/>
      <w:marBottom w:val="0"/>
      <w:divBdr>
        <w:top w:val="none" w:sz="0" w:space="0" w:color="auto"/>
        <w:left w:val="none" w:sz="0" w:space="0" w:color="auto"/>
        <w:bottom w:val="none" w:sz="0" w:space="0" w:color="auto"/>
        <w:right w:val="none" w:sz="0" w:space="0" w:color="auto"/>
      </w:divBdr>
    </w:div>
    <w:div w:id="2115052517">
      <w:bodyDiv w:val="1"/>
      <w:marLeft w:val="0"/>
      <w:marRight w:val="0"/>
      <w:marTop w:val="0"/>
      <w:marBottom w:val="0"/>
      <w:divBdr>
        <w:top w:val="none" w:sz="0" w:space="0" w:color="auto"/>
        <w:left w:val="none" w:sz="0" w:space="0" w:color="auto"/>
        <w:bottom w:val="none" w:sz="0" w:space="0" w:color="auto"/>
        <w:right w:val="none" w:sz="0" w:space="0" w:color="auto"/>
      </w:divBdr>
    </w:div>
    <w:div w:id="2116097264">
      <w:bodyDiv w:val="1"/>
      <w:marLeft w:val="0"/>
      <w:marRight w:val="0"/>
      <w:marTop w:val="0"/>
      <w:marBottom w:val="0"/>
      <w:divBdr>
        <w:top w:val="none" w:sz="0" w:space="0" w:color="auto"/>
        <w:left w:val="none" w:sz="0" w:space="0" w:color="auto"/>
        <w:bottom w:val="none" w:sz="0" w:space="0" w:color="auto"/>
        <w:right w:val="none" w:sz="0" w:space="0" w:color="auto"/>
      </w:divBdr>
    </w:div>
    <w:div w:id="2116321061">
      <w:bodyDiv w:val="1"/>
      <w:marLeft w:val="0"/>
      <w:marRight w:val="0"/>
      <w:marTop w:val="0"/>
      <w:marBottom w:val="0"/>
      <w:divBdr>
        <w:top w:val="none" w:sz="0" w:space="0" w:color="auto"/>
        <w:left w:val="none" w:sz="0" w:space="0" w:color="auto"/>
        <w:bottom w:val="none" w:sz="0" w:space="0" w:color="auto"/>
        <w:right w:val="none" w:sz="0" w:space="0" w:color="auto"/>
      </w:divBdr>
    </w:div>
    <w:div w:id="2116443365">
      <w:bodyDiv w:val="1"/>
      <w:marLeft w:val="0"/>
      <w:marRight w:val="0"/>
      <w:marTop w:val="0"/>
      <w:marBottom w:val="0"/>
      <w:divBdr>
        <w:top w:val="none" w:sz="0" w:space="0" w:color="auto"/>
        <w:left w:val="none" w:sz="0" w:space="0" w:color="auto"/>
        <w:bottom w:val="none" w:sz="0" w:space="0" w:color="auto"/>
        <w:right w:val="none" w:sz="0" w:space="0" w:color="auto"/>
      </w:divBdr>
    </w:div>
    <w:div w:id="2116636110">
      <w:bodyDiv w:val="1"/>
      <w:marLeft w:val="0"/>
      <w:marRight w:val="0"/>
      <w:marTop w:val="0"/>
      <w:marBottom w:val="0"/>
      <w:divBdr>
        <w:top w:val="none" w:sz="0" w:space="0" w:color="auto"/>
        <w:left w:val="none" w:sz="0" w:space="0" w:color="auto"/>
        <w:bottom w:val="none" w:sz="0" w:space="0" w:color="auto"/>
        <w:right w:val="none" w:sz="0" w:space="0" w:color="auto"/>
      </w:divBdr>
    </w:div>
    <w:div w:id="2117023279">
      <w:bodyDiv w:val="1"/>
      <w:marLeft w:val="0"/>
      <w:marRight w:val="0"/>
      <w:marTop w:val="0"/>
      <w:marBottom w:val="0"/>
      <w:divBdr>
        <w:top w:val="none" w:sz="0" w:space="0" w:color="auto"/>
        <w:left w:val="none" w:sz="0" w:space="0" w:color="auto"/>
        <w:bottom w:val="none" w:sz="0" w:space="0" w:color="auto"/>
        <w:right w:val="none" w:sz="0" w:space="0" w:color="auto"/>
      </w:divBdr>
    </w:div>
    <w:div w:id="2117555252">
      <w:bodyDiv w:val="1"/>
      <w:marLeft w:val="0"/>
      <w:marRight w:val="0"/>
      <w:marTop w:val="0"/>
      <w:marBottom w:val="0"/>
      <w:divBdr>
        <w:top w:val="none" w:sz="0" w:space="0" w:color="auto"/>
        <w:left w:val="none" w:sz="0" w:space="0" w:color="auto"/>
        <w:bottom w:val="none" w:sz="0" w:space="0" w:color="auto"/>
        <w:right w:val="none" w:sz="0" w:space="0" w:color="auto"/>
      </w:divBdr>
    </w:div>
    <w:div w:id="2117827136">
      <w:bodyDiv w:val="1"/>
      <w:marLeft w:val="0"/>
      <w:marRight w:val="0"/>
      <w:marTop w:val="0"/>
      <w:marBottom w:val="0"/>
      <w:divBdr>
        <w:top w:val="none" w:sz="0" w:space="0" w:color="auto"/>
        <w:left w:val="none" w:sz="0" w:space="0" w:color="auto"/>
        <w:bottom w:val="none" w:sz="0" w:space="0" w:color="auto"/>
        <w:right w:val="none" w:sz="0" w:space="0" w:color="auto"/>
      </w:divBdr>
    </w:div>
    <w:div w:id="2118017779">
      <w:bodyDiv w:val="1"/>
      <w:marLeft w:val="0"/>
      <w:marRight w:val="0"/>
      <w:marTop w:val="0"/>
      <w:marBottom w:val="0"/>
      <w:divBdr>
        <w:top w:val="none" w:sz="0" w:space="0" w:color="auto"/>
        <w:left w:val="none" w:sz="0" w:space="0" w:color="auto"/>
        <w:bottom w:val="none" w:sz="0" w:space="0" w:color="auto"/>
        <w:right w:val="none" w:sz="0" w:space="0" w:color="auto"/>
      </w:divBdr>
    </w:div>
    <w:div w:id="2118525165">
      <w:bodyDiv w:val="1"/>
      <w:marLeft w:val="0"/>
      <w:marRight w:val="0"/>
      <w:marTop w:val="0"/>
      <w:marBottom w:val="0"/>
      <w:divBdr>
        <w:top w:val="none" w:sz="0" w:space="0" w:color="auto"/>
        <w:left w:val="none" w:sz="0" w:space="0" w:color="auto"/>
        <w:bottom w:val="none" w:sz="0" w:space="0" w:color="auto"/>
        <w:right w:val="none" w:sz="0" w:space="0" w:color="auto"/>
      </w:divBdr>
    </w:div>
    <w:div w:id="2118912435">
      <w:bodyDiv w:val="1"/>
      <w:marLeft w:val="0"/>
      <w:marRight w:val="0"/>
      <w:marTop w:val="0"/>
      <w:marBottom w:val="0"/>
      <w:divBdr>
        <w:top w:val="none" w:sz="0" w:space="0" w:color="auto"/>
        <w:left w:val="none" w:sz="0" w:space="0" w:color="auto"/>
        <w:bottom w:val="none" w:sz="0" w:space="0" w:color="auto"/>
        <w:right w:val="none" w:sz="0" w:space="0" w:color="auto"/>
      </w:divBdr>
    </w:div>
    <w:div w:id="2119327836">
      <w:bodyDiv w:val="1"/>
      <w:marLeft w:val="0"/>
      <w:marRight w:val="0"/>
      <w:marTop w:val="0"/>
      <w:marBottom w:val="0"/>
      <w:divBdr>
        <w:top w:val="none" w:sz="0" w:space="0" w:color="auto"/>
        <w:left w:val="none" w:sz="0" w:space="0" w:color="auto"/>
        <w:bottom w:val="none" w:sz="0" w:space="0" w:color="auto"/>
        <w:right w:val="none" w:sz="0" w:space="0" w:color="auto"/>
      </w:divBdr>
    </w:div>
    <w:div w:id="2119331507">
      <w:bodyDiv w:val="1"/>
      <w:marLeft w:val="0"/>
      <w:marRight w:val="0"/>
      <w:marTop w:val="0"/>
      <w:marBottom w:val="0"/>
      <w:divBdr>
        <w:top w:val="none" w:sz="0" w:space="0" w:color="auto"/>
        <w:left w:val="none" w:sz="0" w:space="0" w:color="auto"/>
        <w:bottom w:val="none" w:sz="0" w:space="0" w:color="auto"/>
        <w:right w:val="none" w:sz="0" w:space="0" w:color="auto"/>
      </w:divBdr>
    </w:div>
    <w:div w:id="2119450920">
      <w:bodyDiv w:val="1"/>
      <w:marLeft w:val="0"/>
      <w:marRight w:val="0"/>
      <w:marTop w:val="0"/>
      <w:marBottom w:val="0"/>
      <w:divBdr>
        <w:top w:val="none" w:sz="0" w:space="0" w:color="auto"/>
        <w:left w:val="none" w:sz="0" w:space="0" w:color="auto"/>
        <w:bottom w:val="none" w:sz="0" w:space="0" w:color="auto"/>
        <w:right w:val="none" w:sz="0" w:space="0" w:color="auto"/>
      </w:divBdr>
    </w:div>
    <w:div w:id="2120102222">
      <w:bodyDiv w:val="1"/>
      <w:marLeft w:val="0"/>
      <w:marRight w:val="0"/>
      <w:marTop w:val="0"/>
      <w:marBottom w:val="0"/>
      <w:divBdr>
        <w:top w:val="none" w:sz="0" w:space="0" w:color="auto"/>
        <w:left w:val="none" w:sz="0" w:space="0" w:color="auto"/>
        <w:bottom w:val="none" w:sz="0" w:space="0" w:color="auto"/>
        <w:right w:val="none" w:sz="0" w:space="0" w:color="auto"/>
      </w:divBdr>
    </w:div>
    <w:div w:id="2121217681">
      <w:bodyDiv w:val="1"/>
      <w:marLeft w:val="0"/>
      <w:marRight w:val="0"/>
      <w:marTop w:val="0"/>
      <w:marBottom w:val="0"/>
      <w:divBdr>
        <w:top w:val="none" w:sz="0" w:space="0" w:color="auto"/>
        <w:left w:val="none" w:sz="0" w:space="0" w:color="auto"/>
        <w:bottom w:val="none" w:sz="0" w:space="0" w:color="auto"/>
        <w:right w:val="none" w:sz="0" w:space="0" w:color="auto"/>
      </w:divBdr>
    </w:div>
    <w:div w:id="2121291582">
      <w:bodyDiv w:val="1"/>
      <w:marLeft w:val="0"/>
      <w:marRight w:val="0"/>
      <w:marTop w:val="0"/>
      <w:marBottom w:val="0"/>
      <w:divBdr>
        <w:top w:val="none" w:sz="0" w:space="0" w:color="auto"/>
        <w:left w:val="none" w:sz="0" w:space="0" w:color="auto"/>
        <w:bottom w:val="none" w:sz="0" w:space="0" w:color="auto"/>
        <w:right w:val="none" w:sz="0" w:space="0" w:color="auto"/>
      </w:divBdr>
    </w:div>
    <w:div w:id="2121291824">
      <w:bodyDiv w:val="1"/>
      <w:marLeft w:val="0"/>
      <w:marRight w:val="0"/>
      <w:marTop w:val="0"/>
      <w:marBottom w:val="0"/>
      <w:divBdr>
        <w:top w:val="none" w:sz="0" w:space="0" w:color="auto"/>
        <w:left w:val="none" w:sz="0" w:space="0" w:color="auto"/>
        <w:bottom w:val="none" w:sz="0" w:space="0" w:color="auto"/>
        <w:right w:val="none" w:sz="0" w:space="0" w:color="auto"/>
      </w:divBdr>
    </w:div>
    <w:div w:id="2121803537">
      <w:bodyDiv w:val="1"/>
      <w:marLeft w:val="0"/>
      <w:marRight w:val="0"/>
      <w:marTop w:val="0"/>
      <w:marBottom w:val="0"/>
      <w:divBdr>
        <w:top w:val="none" w:sz="0" w:space="0" w:color="auto"/>
        <w:left w:val="none" w:sz="0" w:space="0" w:color="auto"/>
        <w:bottom w:val="none" w:sz="0" w:space="0" w:color="auto"/>
        <w:right w:val="none" w:sz="0" w:space="0" w:color="auto"/>
      </w:divBdr>
    </w:div>
    <w:div w:id="2122341081">
      <w:bodyDiv w:val="1"/>
      <w:marLeft w:val="0"/>
      <w:marRight w:val="0"/>
      <w:marTop w:val="0"/>
      <w:marBottom w:val="0"/>
      <w:divBdr>
        <w:top w:val="none" w:sz="0" w:space="0" w:color="auto"/>
        <w:left w:val="none" w:sz="0" w:space="0" w:color="auto"/>
        <w:bottom w:val="none" w:sz="0" w:space="0" w:color="auto"/>
        <w:right w:val="none" w:sz="0" w:space="0" w:color="auto"/>
      </w:divBdr>
    </w:div>
    <w:div w:id="2123255808">
      <w:bodyDiv w:val="1"/>
      <w:marLeft w:val="0"/>
      <w:marRight w:val="0"/>
      <w:marTop w:val="0"/>
      <w:marBottom w:val="0"/>
      <w:divBdr>
        <w:top w:val="none" w:sz="0" w:space="0" w:color="auto"/>
        <w:left w:val="none" w:sz="0" w:space="0" w:color="auto"/>
        <w:bottom w:val="none" w:sz="0" w:space="0" w:color="auto"/>
        <w:right w:val="none" w:sz="0" w:space="0" w:color="auto"/>
      </w:divBdr>
    </w:div>
    <w:div w:id="2123694098">
      <w:bodyDiv w:val="1"/>
      <w:marLeft w:val="0"/>
      <w:marRight w:val="0"/>
      <w:marTop w:val="0"/>
      <w:marBottom w:val="0"/>
      <w:divBdr>
        <w:top w:val="none" w:sz="0" w:space="0" w:color="auto"/>
        <w:left w:val="none" w:sz="0" w:space="0" w:color="auto"/>
        <w:bottom w:val="none" w:sz="0" w:space="0" w:color="auto"/>
        <w:right w:val="none" w:sz="0" w:space="0" w:color="auto"/>
      </w:divBdr>
    </w:div>
    <w:div w:id="2123768290">
      <w:bodyDiv w:val="1"/>
      <w:marLeft w:val="0"/>
      <w:marRight w:val="0"/>
      <w:marTop w:val="0"/>
      <w:marBottom w:val="0"/>
      <w:divBdr>
        <w:top w:val="none" w:sz="0" w:space="0" w:color="auto"/>
        <w:left w:val="none" w:sz="0" w:space="0" w:color="auto"/>
        <w:bottom w:val="none" w:sz="0" w:space="0" w:color="auto"/>
        <w:right w:val="none" w:sz="0" w:space="0" w:color="auto"/>
      </w:divBdr>
    </w:div>
    <w:div w:id="2123769738">
      <w:bodyDiv w:val="1"/>
      <w:marLeft w:val="0"/>
      <w:marRight w:val="0"/>
      <w:marTop w:val="0"/>
      <w:marBottom w:val="0"/>
      <w:divBdr>
        <w:top w:val="none" w:sz="0" w:space="0" w:color="auto"/>
        <w:left w:val="none" w:sz="0" w:space="0" w:color="auto"/>
        <w:bottom w:val="none" w:sz="0" w:space="0" w:color="auto"/>
        <w:right w:val="none" w:sz="0" w:space="0" w:color="auto"/>
      </w:divBdr>
    </w:div>
    <w:div w:id="2124029394">
      <w:bodyDiv w:val="1"/>
      <w:marLeft w:val="0"/>
      <w:marRight w:val="0"/>
      <w:marTop w:val="0"/>
      <w:marBottom w:val="0"/>
      <w:divBdr>
        <w:top w:val="none" w:sz="0" w:space="0" w:color="auto"/>
        <w:left w:val="none" w:sz="0" w:space="0" w:color="auto"/>
        <w:bottom w:val="none" w:sz="0" w:space="0" w:color="auto"/>
        <w:right w:val="none" w:sz="0" w:space="0" w:color="auto"/>
      </w:divBdr>
    </w:div>
    <w:div w:id="2124228235">
      <w:bodyDiv w:val="1"/>
      <w:marLeft w:val="0"/>
      <w:marRight w:val="0"/>
      <w:marTop w:val="0"/>
      <w:marBottom w:val="0"/>
      <w:divBdr>
        <w:top w:val="none" w:sz="0" w:space="0" w:color="auto"/>
        <w:left w:val="none" w:sz="0" w:space="0" w:color="auto"/>
        <w:bottom w:val="none" w:sz="0" w:space="0" w:color="auto"/>
        <w:right w:val="none" w:sz="0" w:space="0" w:color="auto"/>
      </w:divBdr>
    </w:div>
    <w:div w:id="2124377110">
      <w:bodyDiv w:val="1"/>
      <w:marLeft w:val="0"/>
      <w:marRight w:val="0"/>
      <w:marTop w:val="0"/>
      <w:marBottom w:val="0"/>
      <w:divBdr>
        <w:top w:val="none" w:sz="0" w:space="0" w:color="auto"/>
        <w:left w:val="none" w:sz="0" w:space="0" w:color="auto"/>
        <w:bottom w:val="none" w:sz="0" w:space="0" w:color="auto"/>
        <w:right w:val="none" w:sz="0" w:space="0" w:color="auto"/>
      </w:divBdr>
    </w:div>
    <w:div w:id="2124684745">
      <w:bodyDiv w:val="1"/>
      <w:marLeft w:val="0"/>
      <w:marRight w:val="0"/>
      <w:marTop w:val="0"/>
      <w:marBottom w:val="0"/>
      <w:divBdr>
        <w:top w:val="none" w:sz="0" w:space="0" w:color="auto"/>
        <w:left w:val="none" w:sz="0" w:space="0" w:color="auto"/>
        <w:bottom w:val="none" w:sz="0" w:space="0" w:color="auto"/>
        <w:right w:val="none" w:sz="0" w:space="0" w:color="auto"/>
      </w:divBdr>
    </w:div>
    <w:div w:id="2124880989">
      <w:bodyDiv w:val="1"/>
      <w:marLeft w:val="0"/>
      <w:marRight w:val="0"/>
      <w:marTop w:val="0"/>
      <w:marBottom w:val="0"/>
      <w:divBdr>
        <w:top w:val="none" w:sz="0" w:space="0" w:color="auto"/>
        <w:left w:val="none" w:sz="0" w:space="0" w:color="auto"/>
        <w:bottom w:val="none" w:sz="0" w:space="0" w:color="auto"/>
        <w:right w:val="none" w:sz="0" w:space="0" w:color="auto"/>
      </w:divBdr>
    </w:div>
    <w:div w:id="2125033415">
      <w:bodyDiv w:val="1"/>
      <w:marLeft w:val="0"/>
      <w:marRight w:val="0"/>
      <w:marTop w:val="0"/>
      <w:marBottom w:val="0"/>
      <w:divBdr>
        <w:top w:val="none" w:sz="0" w:space="0" w:color="auto"/>
        <w:left w:val="none" w:sz="0" w:space="0" w:color="auto"/>
        <w:bottom w:val="none" w:sz="0" w:space="0" w:color="auto"/>
        <w:right w:val="none" w:sz="0" w:space="0" w:color="auto"/>
      </w:divBdr>
    </w:div>
    <w:div w:id="2125416634">
      <w:bodyDiv w:val="1"/>
      <w:marLeft w:val="0"/>
      <w:marRight w:val="0"/>
      <w:marTop w:val="0"/>
      <w:marBottom w:val="0"/>
      <w:divBdr>
        <w:top w:val="none" w:sz="0" w:space="0" w:color="auto"/>
        <w:left w:val="none" w:sz="0" w:space="0" w:color="auto"/>
        <w:bottom w:val="none" w:sz="0" w:space="0" w:color="auto"/>
        <w:right w:val="none" w:sz="0" w:space="0" w:color="auto"/>
      </w:divBdr>
    </w:div>
    <w:div w:id="2125536030">
      <w:bodyDiv w:val="1"/>
      <w:marLeft w:val="0"/>
      <w:marRight w:val="0"/>
      <w:marTop w:val="0"/>
      <w:marBottom w:val="0"/>
      <w:divBdr>
        <w:top w:val="none" w:sz="0" w:space="0" w:color="auto"/>
        <w:left w:val="none" w:sz="0" w:space="0" w:color="auto"/>
        <w:bottom w:val="none" w:sz="0" w:space="0" w:color="auto"/>
        <w:right w:val="none" w:sz="0" w:space="0" w:color="auto"/>
      </w:divBdr>
    </w:div>
    <w:div w:id="2126654410">
      <w:bodyDiv w:val="1"/>
      <w:marLeft w:val="0"/>
      <w:marRight w:val="0"/>
      <w:marTop w:val="0"/>
      <w:marBottom w:val="0"/>
      <w:divBdr>
        <w:top w:val="none" w:sz="0" w:space="0" w:color="auto"/>
        <w:left w:val="none" w:sz="0" w:space="0" w:color="auto"/>
        <w:bottom w:val="none" w:sz="0" w:space="0" w:color="auto"/>
        <w:right w:val="none" w:sz="0" w:space="0" w:color="auto"/>
      </w:divBdr>
    </w:div>
    <w:div w:id="2127578665">
      <w:bodyDiv w:val="1"/>
      <w:marLeft w:val="0"/>
      <w:marRight w:val="0"/>
      <w:marTop w:val="0"/>
      <w:marBottom w:val="0"/>
      <w:divBdr>
        <w:top w:val="none" w:sz="0" w:space="0" w:color="auto"/>
        <w:left w:val="none" w:sz="0" w:space="0" w:color="auto"/>
        <w:bottom w:val="none" w:sz="0" w:space="0" w:color="auto"/>
        <w:right w:val="none" w:sz="0" w:space="0" w:color="auto"/>
      </w:divBdr>
    </w:div>
    <w:div w:id="2127848363">
      <w:bodyDiv w:val="1"/>
      <w:marLeft w:val="0"/>
      <w:marRight w:val="0"/>
      <w:marTop w:val="0"/>
      <w:marBottom w:val="0"/>
      <w:divBdr>
        <w:top w:val="none" w:sz="0" w:space="0" w:color="auto"/>
        <w:left w:val="none" w:sz="0" w:space="0" w:color="auto"/>
        <w:bottom w:val="none" w:sz="0" w:space="0" w:color="auto"/>
        <w:right w:val="none" w:sz="0" w:space="0" w:color="auto"/>
      </w:divBdr>
    </w:div>
    <w:div w:id="2128547238">
      <w:bodyDiv w:val="1"/>
      <w:marLeft w:val="0"/>
      <w:marRight w:val="0"/>
      <w:marTop w:val="0"/>
      <w:marBottom w:val="0"/>
      <w:divBdr>
        <w:top w:val="none" w:sz="0" w:space="0" w:color="auto"/>
        <w:left w:val="none" w:sz="0" w:space="0" w:color="auto"/>
        <w:bottom w:val="none" w:sz="0" w:space="0" w:color="auto"/>
        <w:right w:val="none" w:sz="0" w:space="0" w:color="auto"/>
      </w:divBdr>
    </w:div>
    <w:div w:id="2129078071">
      <w:bodyDiv w:val="1"/>
      <w:marLeft w:val="0"/>
      <w:marRight w:val="0"/>
      <w:marTop w:val="0"/>
      <w:marBottom w:val="0"/>
      <w:divBdr>
        <w:top w:val="none" w:sz="0" w:space="0" w:color="auto"/>
        <w:left w:val="none" w:sz="0" w:space="0" w:color="auto"/>
        <w:bottom w:val="none" w:sz="0" w:space="0" w:color="auto"/>
        <w:right w:val="none" w:sz="0" w:space="0" w:color="auto"/>
      </w:divBdr>
    </w:div>
    <w:div w:id="2129398482">
      <w:bodyDiv w:val="1"/>
      <w:marLeft w:val="0"/>
      <w:marRight w:val="0"/>
      <w:marTop w:val="0"/>
      <w:marBottom w:val="0"/>
      <w:divBdr>
        <w:top w:val="none" w:sz="0" w:space="0" w:color="auto"/>
        <w:left w:val="none" w:sz="0" w:space="0" w:color="auto"/>
        <w:bottom w:val="none" w:sz="0" w:space="0" w:color="auto"/>
        <w:right w:val="none" w:sz="0" w:space="0" w:color="auto"/>
      </w:divBdr>
    </w:div>
    <w:div w:id="2129661529">
      <w:bodyDiv w:val="1"/>
      <w:marLeft w:val="0"/>
      <w:marRight w:val="0"/>
      <w:marTop w:val="0"/>
      <w:marBottom w:val="0"/>
      <w:divBdr>
        <w:top w:val="none" w:sz="0" w:space="0" w:color="auto"/>
        <w:left w:val="none" w:sz="0" w:space="0" w:color="auto"/>
        <w:bottom w:val="none" w:sz="0" w:space="0" w:color="auto"/>
        <w:right w:val="none" w:sz="0" w:space="0" w:color="auto"/>
      </w:divBdr>
    </w:div>
    <w:div w:id="2129663963">
      <w:bodyDiv w:val="1"/>
      <w:marLeft w:val="0"/>
      <w:marRight w:val="0"/>
      <w:marTop w:val="0"/>
      <w:marBottom w:val="0"/>
      <w:divBdr>
        <w:top w:val="none" w:sz="0" w:space="0" w:color="auto"/>
        <w:left w:val="none" w:sz="0" w:space="0" w:color="auto"/>
        <w:bottom w:val="none" w:sz="0" w:space="0" w:color="auto"/>
        <w:right w:val="none" w:sz="0" w:space="0" w:color="auto"/>
      </w:divBdr>
    </w:div>
    <w:div w:id="2130003920">
      <w:bodyDiv w:val="1"/>
      <w:marLeft w:val="0"/>
      <w:marRight w:val="0"/>
      <w:marTop w:val="0"/>
      <w:marBottom w:val="0"/>
      <w:divBdr>
        <w:top w:val="none" w:sz="0" w:space="0" w:color="auto"/>
        <w:left w:val="none" w:sz="0" w:space="0" w:color="auto"/>
        <w:bottom w:val="none" w:sz="0" w:space="0" w:color="auto"/>
        <w:right w:val="none" w:sz="0" w:space="0" w:color="auto"/>
      </w:divBdr>
    </w:div>
    <w:div w:id="2131236727">
      <w:bodyDiv w:val="1"/>
      <w:marLeft w:val="0"/>
      <w:marRight w:val="0"/>
      <w:marTop w:val="0"/>
      <w:marBottom w:val="0"/>
      <w:divBdr>
        <w:top w:val="none" w:sz="0" w:space="0" w:color="auto"/>
        <w:left w:val="none" w:sz="0" w:space="0" w:color="auto"/>
        <w:bottom w:val="none" w:sz="0" w:space="0" w:color="auto"/>
        <w:right w:val="none" w:sz="0" w:space="0" w:color="auto"/>
      </w:divBdr>
    </w:div>
    <w:div w:id="2131627965">
      <w:bodyDiv w:val="1"/>
      <w:marLeft w:val="0"/>
      <w:marRight w:val="0"/>
      <w:marTop w:val="0"/>
      <w:marBottom w:val="0"/>
      <w:divBdr>
        <w:top w:val="none" w:sz="0" w:space="0" w:color="auto"/>
        <w:left w:val="none" w:sz="0" w:space="0" w:color="auto"/>
        <w:bottom w:val="none" w:sz="0" w:space="0" w:color="auto"/>
        <w:right w:val="none" w:sz="0" w:space="0" w:color="auto"/>
      </w:divBdr>
    </w:div>
    <w:div w:id="2131628235">
      <w:bodyDiv w:val="1"/>
      <w:marLeft w:val="0"/>
      <w:marRight w:val="0"/>
      <w:marTop w:val="0"/>
      <w:marBottom w:val="0"/>
      <w:divBdr>
        <w:top w:val="none" w:sz="0" w:space="0" w:color="auto"/>
        <w:left w:val="none" w:sz="0" w:space="0" w:color="auto"/>
        <w:bottom w:val="none" w:sz="0" w:space="0" w:color="auto"/>
        <w:right w:val="none" w:sz="0" w:space="0" w:color="auto"/>
      </w:divBdr>
    </w:div>
    <w:div w:id="2131969502">
      <w:bodyDiv w:val="1"/>
      <w:marLeft w:val="0"/>
      <w:marRight w:val="0"/>
      <w:marTop w:val="0"/>
      <w:marBottom w:val="0"/>
      <w:divBdr>
        <w:top w:val="none" w:sz="0" w:space="0" w:color="auto"/>
        <w:left w:val="none" w:sz="0" w:space="0" w:color="auto"/>
        <w:bottom w:val="none" w:sz="0" w:space="0" w:color="auto"/>
        <w:right w:val="none" w:sz="0" w:space="0" w:color="auto"/>
      </w:divBdr>
    </w:div>
    <w:div w:id="2132088905">
      <w:bodyDiv w:val="1"/>
      <w:marLeft w:val="0"/>
      <w:marRight w:val="0"/>
      <w:marTop w:val="0"/>
      <w:marBottom w:val="0"/>
      <w:divBdr>
        <w:top w:val="none" w:sz="0" w:space="0" w:color="auto"/>
        <w:left w:val="none" w:sz="0" w:space="0" w:color="auto"/>
        <w:bottom w:val="none" w:sz="0" w:space="0" w:color="auto"/>
        <w:right w:val="none" w:sz="0" w:space="0" w:color="auto"/>
      </w:divBdr>
    </w:div>
    <w:div w:id="2132431107">
      <w:bodyDiv w:val="1"/>
      <w:marLeft w:val="0"/>
      <w:marRight w:val="0"/>
      <w:marTop w:val="0"/>
      <w:marBottom w:val="0"/>
      <w:divBdr>
        <w:top w:val="none" w:sz="0" w:space="0" w:color="auto"/>
        <w:left w:val="none" w:sz="0" w:space="0" w:color="auto"/>
        <w:bottom w:val="none" w:sz="0" w:space="0" w:color="auto"/>
        <w:right w:val="none" w:sz="0" w:space="0" w:color="auto"/>
      </w:divBdr>
    </w:div>
    <w:div w:id="2132893287">
      <w:bodyDiv w:val="1"/>
      <w:marLeft w:val="0"/>
      <w:marRight w:val="0"/>
      <w:marTop w:val="0"/>
      <w:marBottom w:val="0"/>
      <w:divBdr>
        <w:top w:val="none" w:sz="0" w:space="0" w:color="auto"/>
        <w:left w:val="none" w:sz="0" w:space="0" w:color="auto"/>
        <w:bottom w:val="none" w:sz="0" w:space="0" w:color="auto"/>
        <w:right w:val="none" w:sz="0" w:space="0" w:color="auto"/>
      </w:divBdr>
    </w:div>
    <w:div w:id="2133086742">
      <w:bodyDiv w:val="1"/>
      <w:marLeft w:val="0"/>
      <w:marRight w:val="0"/>
      <w:marTop w:val="0"/>
      <w:marBottom w:val="0"/>
      <w:divBdr>
        <w:top w:val="none" w:sz="0" w:space="0" w:color="auto"/>
        <w:left w:val="none" w:sz="0" w:space="0" w:color="auto"/>
        <w:bottom w:val="none" w:sz="0" w:space="0" w:color="auto"/>
        <w:right w:val="none" w:sz="0" w:space="0" w:color="auto"/>
      </w:divBdr>
    </w:div>
    <w:div w:id="2133204449">
      <w:bodyDiv w:val="1"/>
      <w:marLeft w:val="0"/>
      <w:marRight w:val="0"/>
      <w:marTop w:val="0"/>
      <w:marBottom w:val="0"/>
      <w:divBdr>
        <w:top w:val="none" w:sz="0" w:space="0" w:color="auto"/>
        <w:left w:val="none" w:sz="0" w:space="0" w:color="auto"/>
        <w:bottom w:val="none" w:sz="0" w:space="0" w:color="auto"/>
        <w:right w:val="none" w:sz="0" w:space="0" w:color="auto"/>
      </w:divBdr>
    </w:div>
    <w:div w:id="2133791911">
      <w:bodyDiv w:val="1"/>
      <w:marLeft w:val="0"/>
      <w:marRight w:val="0"/>
      <w:marTop w:val="0"/>
      <w:marBottom w:val="0"/>
      <w:divBdr>
        <w:top w:val="none" w:sz="0" w:space="0" w:color="auto"/>
        <w:left w:val="none" w:sz="0" w:space="0" w:color="auto"/>
        <w:bottom w:val="none" w:sz="0" w:space="0" w:color="auto"/>
        <w:right w:val="none" w:sz="0" w:space="0" w:color="auto"/>
      </w:divBdr>
    </w:div>
    <w:div w:id="2134055962">
      <w:bodyDiv w:val="1"/>
      <w:marLeft w:val="0"/>
      <w:marRight w:val="0"/>
      <w:marTop w:val="0"/>
      <w:marBottom w:val="0"/>
      <w:divBdr>
        <w:top w:val="none" w:sz="0" w:space="0" w:color="auto"/>
        <w:left w:val="none" w:sz="0" w:space="0" w:color="auto"/>
        <w:bottom w:val="none" w:sz="0" w:space="0" w:color="auto"/>
        <w:right w:val="none" w:sz="0" w:space="0" w:color="auto"/>
      </w:divBdr>
    </w:div>
    <w:div w:id="2134329383">
      <w:bodyDiv w:val="1"/>
      <w:marLeft w:val="0"/>
      <w:marRight w:val="0"/>
      <w:marTop w:val="0"/>
      <w:marBottom w:val="0"/>
      <w:divBdr>
        <w:top w:val="none" w:sz="0" w:space="0" w:color="auto"/>
        <w:left w:val="none" w:sz="0" w:space="0" w:color="auto"/>
        <w:bottom w:val="none" w:sz="0" w:space="0" w:color="auto"/>
        <w:right w:val="none" w:sz="0" w:space="0" w:color="auto"/>
      </w:divBdr>
    </w:div>
    <w:div w:id="2134788058">
      <w:bodyDiv w:val="1"/>
      <w:marLeft w:val="0"/>
      <w:marRight w:val="0"/>
      <w:marTop w:val="0"/>
      <w:marBottom w:val="0"/>
      <w:divBdr>
        <w:top w:val="none" w:sz="0" w:space="0" w:color="auto"/>
        <w:left w:val="none" w:sz="0" w:space="0" w:color="auto"/>
        <w:bottom w:val="none" w:sz="0" w:space="0" w:color="auto"/>
        <w:right w:val="none" w:sz="0" w:space="0" w:color="auto"/>
      </w:divBdr>
    </w:div>
    <w:div w:id="2135830028">
      <w:bodyDiv w:val="1"/>
      <w:marLeft w:val="0"/>
      <w:marRight w:val="0"/>
      <w:marTop w:val="0"/>
      <w:marBottom w:val="0"/>
      <w:divBdr>
        <w:top w:val="none" w:sz="0" w:space="0" w:color="auto"/>
        <w:left w:val="none" w:sz="0" w:space="0" w:color="auto"/>
        <w:bottom w:val="none" w:sz="0" w:space="0" w:color="auto"/>
        <w:right w:val="none" w:sz="0" w:space="0" w:color="auto"/>
      </w:divBdr>
    </w:div>
    <w:div w:id="2136021754">
      <w:bodyDiv w:val="1"/>
      <w:marLeft w:val="0"/>
      <w:marRight w:val="0"/>
      <w:marTop w:val="0"/>
      <w:marBottom w:val="0"/>
      <w:divBdr>
        <w:top w:val="none" w:sz="0" w:space="0" w:color="auto"/>
        <w:left w:val="none" w:sz="0" w:space="0" w:color="auto"/>
        <w:bottom w:val="none" w:sz="0" w:space="0" w:color="auto"/>
        <w:right w:val="none" w:sz="0" w:space="0" w:color="auto"/>
      </w:divBdr>
    </w:div>
    <w:div w:id="2136360881">
      <w:bodyDiv w:val="1"/>
      <w:marLeft w:val="0"/>
      <w:marRight w:val="0"/>
      <w:marTop w:val="0"/>
      <w:marBottom w:val="0"/>
      <w:divBdr>
        <w:top w:val="none" w:sz="0" w:space="0" w:color="auto"/>
        <w:left w:val="none" w:sz="0" w:space="0" w:color="auto"/>
        <w:bottom w:val="none" w:sz="0" w:space="0" w:color="auto"/>
        <w:right w:val="none" w:sz="0" w:space="0" w:color="auto"/>
      </w:divBdr>
    </w:div>
    <w:div w:id="2137019151">
      <w:bodyDiv w:val="1"/>
      <w:marLeft w:val="0"/>
      <w:marRight w:val="0"/>
      <w:marTop w:val="0"/>
      <w:marBottom w:val="0"/>
      <w:divBdr>
        <w:top w:val="none" w:sz="0" w:space="0" w:color="auto"/>
        <w:left w:val="none" w:sz="0" w:space="0" w:color="auto"/>
        <w:bottom w:val="none" w:sz="0" w:space="0" w:color="auto"/>
        <w:right w:val="none" w:sz="0" w:space="0" w:color="auto"/>
      </w:divBdr>
    </w:div>
    <w:div w:id="2137723057">
      <w:bodyDiv w:val="1"/>
      <w:marLeft w:val="0"/>
      <w:marRight w:val="0"/>
      <w:marTop w:val="0"/>
      <w:marBottom w:val="0"/>
      <w:divBdr>
        <w:top w:val="none" w:sz="0" w:space="0" w:color="auto"/>
        <w:left w:val="none" w:sz="0" w:space="0" w:color="auto"/>
        <w:bottom w:val="none" w:sz="0" w:space="0" w:color="auto"/>
        <w:right w:val="none" w:sz="0" w:space="0" w:color="auto"/>
      </w:divBdr>
    </w:div>
    <w:div w:id="2137868589">
      <w:bodyDiv w:val="1"/>
      <w:marLeft w:val="0"/>
      <w:marRight w:val="0"/>
      <w:marTop w:val="0"/>
      <w:marBottom w:val="0"/>
      <w:divBdr>
        <w:top w:val="none" w:sz="0" w:space="0" w:color="auto"/>
        <w:left w:val="none" w:sz="0" w:space="0" w:color="auto"/>
        <w:bottom w:val="none" w:sz="0" w:space="0" w:color="auto"/>
        <w:right w:val="none" w:sz="0" w:space="0" w:color="auto"/>
      </w:divBdr>
    </w:div>
    <w:div w:id="2138134629">
      <w:bodyDiv w:val="1"/>
      <w:marLeft w:val="0"/>
      <w:marRight w:val="0"/>
      <w:marTop w:val="0"/>
      <w:marBottom w:val="0"/>
      <w:divBdr>
        <w:top w:val="none" w:sz="0" w:space="0" w:color="auto"/>
        <w:left w:val="none" w:sz="0" w:space="0" w:color="auto"/>
        <w:bottom w:val="none" w:sz="0" w:space="0" w:color="auto"/>
        <w:right w:val="none" w:sz="0" w:space="0" w:color="auto"/>
      </w:divBdr>
    </w:div>
    <w:div w:id="2138837822">
      <w:bodyDiv w:val="1"/>
      <w:marLeft w:val="0"/>
      <w:marRight w:val="0"/>
      <w:marTop w:val="0"/>
      <w:marBottom w:val="0"/>
      <w:divBdr>
        <w:top w:val="none" w:sz="0" w:space="0" w:color="auto"/>
        <w:left w:val="none" w:sz="0" w:space="0" w:color="auto"/>
        <w:bottom w:val="none" w:sz="0" w:space="0" w:color="auto"/>
        <w:right w:val="none" w:sz="0" w:space="0" w:color="auto"/>
      </w:divBdr>
    </w:div>
    <w:div w:id="2139907939">
      <w:bodyDiv w:val="1"/>
      <w:marLeft w:val="0"/>
      <w:marRight w:val="0"/>
      <w:marTop w:val="0"/>
      <w:marBottom w:val="0"/>
      <w:divBdr>
        <w:top w:val="none" w:sz="0" w:space="0" w:color="auto"/>
        <w:left w:val="none" w:sz="0" w:space="0" w:color="auto"/>
        <w:bottom w:val="none" w:sz="0" w:space="0" w:color="auto"/>
        <w:right w:val="none" w:sz="0" w:space="0" w:color="auto"/>
      </w:divBdr>
    </w:div>
    <w:div w:id="2140567757">
      <w:bodyDiv w:val="1"/>
      <w:marLeft w:val="0"/>
      <w:marRight w:val="0"/>
      <w:marTop w:val="0"/>
      <w:marBottom w:val="0"/>
      <w:divBdr>
        <w:top w:val="none" w:sz="0" w:space="0" w:color="auto"/>
        <w:left w:val="none" w:sz="0" w:space="0" w:color="auto"/>
        <w:bottom w:val="none" w:sz="0" w:space="0" w:color="auto"/>
        <w:right w:val="none" w:sz="0" w:space="0" w:color="auto"/>
      </w:divBdr>
    </w:div>
    <w:div w:id="2141150206">
      <w:bodyDiv w:val="1"/>
      <w:marLeft w:val="0"/>
      <w:marRight w:val="0"/>
      <w:marTop w:val="0"/>
      <w:marBottom w:val="0"/>
      <w:divBdr>
        <w:top w:val="none" w:sz="0" w:space="0" w:color="auto"/>
        <w:left w:val="none" w:sz="0" w:space="0" w:color="auto"/>
        <w:bottom w:val="none" w:sz="0" w:space="0" w:color="auto"/>
        <w:right w:val="none" w:sz="0" w:space="0" w:color="auto"/>
      </w:divBdr>
    </w:div>
    <w:div w:id="2141603320">
      <w:bodyDiv w:val="1"/>
      <w:marLeft w:val="0"/>
      <w:marRight w:val="0"/>
      <w:marTop w:val="0"/>
      <w:marBottom w:val="0"/>
      <w:divBdr>
        <w:top w:val="none" w:sz="0" w:space="0" w:color="auto"/>
        <w:left w:val="none" w:sz="0" w:space="0" w:color="auto"/>
        <w:bottom w:val="none" w:sz="0" w:space="0" w:color="auto"/>
        <w:right w:val="none" w:sz="0" w:space="0" w:color="auto"/>
      </w:divBdr>
    </w:div>
    <w:div w:id="2141806043">
      <w:bodyDiv w:val="1"/>
      <w:marLeft w:val="0"/>
      <w:marRight w:val="0"/>
      <w:marTop w:val="0"/>
      <w:marBottom w:val="0"/>
      <w:divBdr>
        <w:top w:val="none" w:sz="0" w:space="0" w:color="auto"/>
        <w:left w:val="none" w:sz="0" w:space="0" w:color="auto"/>
        <w:bottom w:val="none" w:sz="0" w:space="0" w:color="auto"/>
        <w:right w:val="none" w:sz="0" w:space="0" w:color="auto"/>
      </w:divBdr>
    </w:div>
    <w:div w:id="2141996975">
      <w:bodyDiv w:val="1"/>
      <w:marLeft w:val="0"/>
      <w:marRight w:val="0"/>
      <w:marTop w:val="0"/>
      <w:marBottom w:val="0"/>
      <w:divBdr>
        <w:top w:val="none" w:sz="0" w:space="0" w:color="auto"/>
        <w:left w:val="none" w:sz="0" w:space="0" w:color="auto"/>
        <w:bottom w:val="none" w:sz="0" w:space="0" w:color="auto"/>
        <w:right w:val="none" w:sz="0" w:space="0" w:color="auto"/>
      </w:divBdr>
    </w:div>
    <w:div w:id="2142188686">
      <w:bodyDiv w:val="1"/>
      <w:marLeft w:val="0"/>
      <w:marRight w:val="0"/>
      <w:marTop w:val="0"/>
      <w:marBottom w:val="0"/>
      <w:divBdr>
        <w:top w:val="none" w:sz="0" w:space="0" w:color="auto"/>
        <w:left w:val="none" w:sz="0" w:space="0" w:color="auto"/>
        <w:bottom w:val="none" w:sz="0" w:space="0" w:color="auto"/>
        <w:right w:val="none" w:sz="0" w:space="0" w:color="auto"/>
      </w:divBdr>
    </w:div>
    <w:div w:id="2143384953">
      <w:bodyDiv w:val="1"/>
      <w:marLeft w:val="0"/>
      <w:marRight w:val="0"/>
      <w:marTop w:val="0"/>
      <w:marBottom w:val="0"/>
      <w:divBdr>
        <w:top w:val="none" w:sz="0" w:space="0" w:color="auto"/>
        <w:left w:val="none" w:sz="0" w:space="0" w:color="auto"/>
        <w:bottom w:val="none" w:sz="0" w:space="0" w:color="auto"/>
        <w:right w:val="none" w:sz="0" w:space="0" w:color="auto"/>
      </w:divBdr>
    </w:div>
    <w:div w:id="2143422292">
      <w:bodyDiv w:val="1"/>
      <w:marLeft w:val="0"/>
      <w:marRight w:val="0"/>
      <w:marTop w:val="0"/>
      <w:marBottom w:val="0"/>
      <w:divBdr>
        <w:top w:val="none" w:sz="0" w:space="0" w:color="auto"/>
        <w:left w:val="none" w:sz="0" w:space="0" w:color="auto"/>
        <w:bottom w:val="none" w:sz="0" w:space="0" w:color="auto"/>
        <w:right w:val="none" w:sz="0" w:space="0" w:color="auto"/>
      </w:divBdr>
    </w:div>
    <w:div w:id="2144301804">
      <w:bodyDiv w:val="1"/>
      <w:marLeft w:val="0"/>
      <w:marRight w:val="0"/>
      <w:marTop w:val="0"/>
      <w:marBottom w:val="0"/>
      <w:divBdr>
        <w:top w:val="none" w:sz="0" w:space="0" w:color="auto"/>
        <w:left w:val="none" w:sz="0" w:space="0" w:color="auto"/>
        <w:bottom w:val="none" w:sz="0" w:space="0" w:color="auto"/>
        <w:right w:val="none" w:sz="0" w:space="0" w:color="auto"/>
      </w:divBdr>
    </w:div>
    <w:div w:id="2144807261">
      <w:bodyDiv w:val="1"/>
      <w:marLeft w:val="0"/>
      <w:marRight w:val="0"/>
      <w:marTop w:val="0"/>
      <w:marBottom w:val="0"/>
      <w:divBdr>
        <w:top w:val="none" w:sz="0" w:space="0" w:color="auto"/>
        <w:left w:val="none" w:sz="0" w:space="0" w:color="auto"/>
        <w:bottom w:val="none" w:sz="0" w:space="0" w:color="auto"/>
        <w:right w:val="none" w:sz="0" w:space="0" w:color="auto"/>
      </w:divBdr>
    </w:div>
    <w:div w:id="2144956425">
      <w:bodyDiv w:val="1"/>
      <w:marLeft w:val="0"/>
      <w:marRight w:val="0"/>
      <w:marTop w:val="0"/>
      <w:marBottom w:val="0"/>
      <w:divBdr>
        <w:top w:val="none" w:sz="0" w:space="0" w:color="auto"/>
        <w:left w:val="none" w:sz="0" w:space="0" w:color="auto"/>
        <w:bottom w:val="none" w:sz="0" w:space="0" w:color="auto"/>
        <w:right w:val="none" w:sz="0" w:space="0" w:color="auto"/>
      </w:divBdr>
    </w:div>
    <w:div w:id="2145154800">
      <w:bodyDiv w:val="1"/>
      <w:marLeft w:val="0"/>
      <w:marRight w:val="0"/>
      <w:marTop w:val="0"/>
      <w:marBottom w:val="0"/>
      <w:divBdr>
        <w:top w:val="none" w:sz="0" w:space="0" w:color="auto"/>
        <w:left w:val="none" w:sz="0" w:space="0" w:color="auto"/>
        <w:bottom w:val="none" w:sz="0" w:space="0" w:color="auto"/>
        <w:right w:val="none" w:sz="0" w:space="0" w:color="auto"/>
      </w:divBdr>
    </w:div>
    <w:div w:id="214585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wift.com/swift-resource/251596/download" TargetMode="External"/><Relationship Id="rId2" Type="http://schemas.openxmlformats.org/officeDocument/2006/relationships/hyperlink" Target="https://www.swift.com/about-us/community/swift-advisory-groups/payments-market-practice-group/disclaimer/swift-payments-market-practice-group-document-centre" TargetMode="External"/><Relationship Id="rId1" Type="http://schemas.openxmlformats.org/officeDocument/2006/relationships/hyperlink" Target="https://semver.org/"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modelbank.openfinance.ge/latest/v2/payments/domestic/666c7a59-a1c2-4758-ab7d-459e849652f6"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F27F0A31FD1D4C8AFEA0403AF02899" ma:contentTypeVersion="16" ma:contentTypeDescription="Create a new document." ma:contentTypeScope="" ma:versionID="75d2548b100c97057f08e9a3a5b38e08">
  <xsd:schema xmlns:xsd="http://www.w3.org/2001/XMLSchema" xmlns:xs="http://www.w3.org/2001/XMLSchema" xmlns:p="http://schemas.microsoft.com/office/2006/metadata/properties" xmlns:ns2="889d41f6-c691-42cb-8f40-7a62b460636c" xmlns:ns3="96193559-efff-4a16-80b6-d8fc678aa4ce" targetNamespace="http://schemas.microsoft.com/office/2006/metadata/properties" ma:root="true" ma:fieldsID="b423f0961ad35428741b9fbc3262a578" ns2:_="" ns3:_="">
    <xsd:import namespace="889d41f6-c691-42cb-8f40-7a62b460636c"/>
    <xsd:import namespace="96193559-efff-4a16-80b6-d8fc678aa4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d41f6-c691-42cb-8f40-7a62b4606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7af3646-fb1b-40ec-a24b-3e3c03ddcd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193559-efff-4a16-80b6-d8fc678aa4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d5f76d-3e95-49c3-83bf-03c614b9e525}" ma:internalName="TaxCatchAll" ma:showField="CatchAllData" ma:web="96193559-efff-4a16-80b6-d8fc678aa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d41f6-c691-42cb-8f40-7a62b460636c">
      <Terms xmlns="http://schemas.microsoft.com/office/infopath/2007/PartnerControls"/>
    </lcf76f155ced4ddcb4097134ff3c332f>
    <TaxCatchAll xmlns="96193559-efff-4a16-80b6-d8fc678aa4ce" xsi:nil="true"/>
  </documentManagement>
</p:properties>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XS2AOR</b:Tag>
    <b:SourceType>Misc</b:SourceType>
    <b:Guid>{01BF4608-A242-4489-9908-799BD3022715}</b:Guid>
    <b:Author>
      <b:Author>
        <b:Corporate>The Berlin Group Joint Initiative on a PSD2 Compliant XS2A Interface</b:Corporate>
      </b:Author>
    </b:Author>
    <b:Title>NexGenPSD2 XS2A Framework, Operational Rules</b:Title>
    <b:ShortTitle>XS2A-OR</b:ShortTitle>
    <b:Year>2018</b:Year>
    <b:Month>დეკემბერი</b:Month>
    <b:Day>21</b:Day>
    <b:Edition>ვერსია 1.3</b:Edition>
    <b:RefOrder>13</b:RefOrder>
  </b:Source>
  <b:Source>
    <b:Tag>FAPIp1</b:Tag>
    <b:SourceType>Book</b:SourceType>
    <b:Guid>{CBE98547-EA9B-41B9-8437-3EB2FBE41B5A}</b:Guid>
    <b:Title>Financial-grade API - Part 1: Read-Only API Security Profile</b:Title>
    <b:ShortTitle>FAPI-RO</b:ShortTitle>
    <b:RefOrder>14</b:RefOrder>
  </b:Source>
  <b:Source>
    <b:Tag>OpenID</b:Tag>
    <b:SourceType>Book</b:SourceType>
    <b:Guid>{59935F78-9457-4631-95B6-C803C6334DFA}</b:Guid>
    <b:Title>OpenID Connect Dynamic Client Registration 1.0</b:Title>
    <b:ShortTitle>OIDC-DCR</b:ShortTitle>
    <b:RefOrder>15</b:RefOrder>
  </b:Source>
  <b:Source>
    <b:Tag>RFC4122</b:Tag>
    <b:SourceType>Book</b:SourceType>
    <b:Guid>{66D68B66-17AC-4162-A169-64F460DACC50}</b:Guid>
    <b:Title>RFC 4122 (A Universally Unique IDentifier (UUID) URN Namespace)</b:Title>
    <b:ShortTitle>RFC 4122</b:ShortTitle>
    <b:RefOrder>16</b:RefOrder>
  </b:Source>
  <b:Source>
    <b:Tag>RFC5755</b:Tag>
    <b:SourceType>Book</b:SourceType>
    <b:Guid>{614D8747-7FD3-4F5B-AB8D-D9A7534B50A0}</b:Guid>
    <b:Title>RFC 5755 (An Internet Attribute Certificate Profile for Authorization)</b:Title>
    <b:ShortTitle>RFC 5755</b:ShortTitle>
    <b:RefOrder>17</b:RefOrder>
  </b:Source>
  <b:Source>
    <b:Tag>RFC7591</b:Tag>
    <b:SourceType>Book</b:SourceType>
    <b:Guid>{AB272DFB-6FCC-4F52-893A-14091705567E}</b:Guid>
    <b:Title>RFC 7591 (OAuth 2.0 Dynamic Client Registration Protocol)</b:Title>
    <b:ShortTitle>RFC 7591</b:ShortTitle>
    <b:RefOrder>18</b:RefOrder>
  </b:Source>
  <b:Source>
    <b:Tag>RFC7592</b:Tag>
    <b:SourceType>Book</b:SourceType>
    <b:Guid>{EDC8ACA4-E432-4CC3-BADC-869E4A4CE485}</b:Guid>
    <b:Title>RFC 7592 (OAuth 2.0 Dynamic Client Registration Management Protocol)</b:Title>
    <b:ShortTitle>RFC 7592</b:ShortTitle>
    <b:RefOrder>19</b:RefOrder>
  </b:Source>
  <b:Source>
    <b:Tag>RFC8414</b:Tag>
    <b:SourceType>Book</b:SourceType>
    <b:Guid>{C447CF7D-CF25-4EA0-A6C5-8A237CA18A8E}</b:Guid>
    <b:Title>RFC 8414 (OAuth 2.0 Authorization Server Metadata)</b:Title>
    <b:ShortTitle>RFC 8414</b:ShortTitle>
    <b:RefOrder>20</b:RefOrder>
  </b:Source>
  <b:Source>
    <b:Tag>RFC8705</b:Tag>
    <b:SourceType>Book</b:SourceType>
    <b:Guid>{C38963C9-4D5D-4C0E-A5D4-EF22D8D7730F}</b:Guid>
    <b:Title>RFC 8705 (OAuth 2.0 Mutual-TLS Client Authentication and Certificate-Bound Access Tokens)</b:Title>
    <b:ShortTitle>RFC 8705</b:ShortTitle>
    <b:RefOrder>21</b:RefOrder>
  </b:Source>
  <b:Source>
    <b:Tag>RFC2119</b:Tag>
    <b:SourceType>ElectronicSource</b:SourceType>
    <b:Guid>{33A79547-3954-46C4-80A3-BF4A622A1F64}</b:Guid>
    <b:Title>RFC 2119 (Key words for use in RFCs to Indicate Requirement Levels)</b:Title>
    <b:Year>1997</b:Year>
    <b:Author>
      <b:Author>
        <b:NameList>
          <b:Person>
            <b:Last>Bradner</b:Last>
            <b:First>Scott</b:First>
          </b:Person>
        </b:NameList>
      </b:Author>
    </b:Author>
    <b:Month>March</b:Month>
    <b:ShortTitle>RFC 2119</b:ShortTitle>
    <b:RefOrder>3</b:RefOrder>
  </b:Source>
  <b:Source>
    <b:Tag>ETSTS119495</b:Tag>
    <b:SourceType>Misc</b:SourceType>
    <b:Guid>{C7098DBD-91AA-4B1A-B70B-47C8895E2AD3}</b:Guid>
    <b:Title>TS 119 495 - Electronic Signatures and Infrastructures (ESI); Sector Specific Requirements; Qualified Certificate Profiles and TSP Policy Requirements under the payment services Directive (EU) 2015/2366</b:Title>
    <b:StandardNumber>ETSI TS 119 495</b:StandardNumber>
    <b:Author>
      <b:Author>
        <b:Corporate>ETSI</b:Corporate>
      </b:Author>
    </b:Author>
    <b:InternetSiteTitle>https://www.etsi.org</b:InternetSiteTitle>
    <b:Version> V1.2.1 (2018-11)</b:Version>
    <b:ShortTitle>ETSI TS 119 495</b:ShortTitle>
    <b:RefOrder>22</b:RefOrder>
  </b:Source>
  <b:Source>
    <b:Tag>HTTPBis00</b:Tag>
    <b:SourceType>InternetSite</b:SourceType>
    <b:Guid>{80AB37E7-B780-4109-8EBE-2AF6703BE902}</b:Guid>
    <b:Title>Signing HTTP Messages, draft-ietf-httpbis-message-signatures-00</b:Title>
    <b:URL>https://tools.ietf.org/html/draft-ietf-httpbis-message-signatures-00</b:URL>
    <b:ShortTitle>HTTPBis00</b:ShortTitle>
    <b:RefOrder>23</b:RefOrder>
  </b:Source>
  <b:Source>
    <b:Tag>HTTPSign12</b:Tag>
    <b:SourceType>InternetSite</b:SourceType>
    <b:Guid>{DF0971E1-A6DB-4A1D-A796-8126642412DE}</b:Guid>
    <b:Title>Signing HTTP Messages, draft-cavage-http-signatures-12</b:Title>
    <b:URL>https://tools.ietf.org/html/draft-cavage-http-signatures-12</b:URL>
    <b:ShortTitle>HTTPSign12</b:ShortTitle>
    <b:RefOrder>24</b:RefOrder>
  </b:Source>
  <b:Source>
    <b:Tag>XS2ARSNS</b:Tag>
    <b:SourceType>ElectronicSource</b:SourceType>
    <b:Guid>{DCAC1F35-5998-419B-93C1-859A83FF11F0}</b:Guid>
    <b:Author>
      <b:Author>
        <b:Corporate>The Berlin Group Joint Initiative on a PSD2 Compliant XS2A Interface</b:Corporate>
      </b:Author>
    </b:Author>
    <b:Title>NextGenPSD2 XS2A Framework, Extended Services, Resource Status Notification Service</b:Title>
    <b:Year>2019</b:Year>
    <b:Month>მარტი</b:Month>
    <b:Day>1</b:Day>
    <b:Edition>ვერსია 1.0</b:Edition>
    <b:ShortTitle>XS2A-RSNS</b:ShortTitle>
    <b:RefOrder>25</b:RefOrder>
  </b:Source>
  <b:Source>
    <b:Tag>XS2ASCARD</b:Tag>
    <b:SourceType>Misc</b:SourceType>
    <b:Guid>{CC256FB7-A1A6-42B3-B236-C87B635C257D}</b:Guid>
    <b:Author>
      <b:Author>
        <b:Corporate>The Berlin Group Joint Initiative on a PSD2 Compliant XS2A Interface</b:Corporate>
      </b:Author>
    </b:Author>
    <b:Title>NextGenPSD2 XS2A Framework, Extended Services, AIS for Single Cards</b:Title>
    <b:Year>2020</b:Year>
    <b:Month>12</b:Month>
    <b:Day>14</b:Day>
    <b:ShortTitle>XS2A-SCARDS</b:ShortTitle>
    <b:RefOrder>26</b:RefOrder>
  </b:Source>
  <b:Source>
    <b:Tag>XS2AMCON</b:Tag>
    <b:SourceType>Misc</b:SourceType>
    <b:Guid>{EBA66D8D-B3FE-46CC-A69C-768F5AB1D3B8}</b:Guid>
    <b:Author>
      <b:Author>
        <b:Corporate>The Berlin Group Joint Initiative on a PSD2 Compliant XS2A Interface</b:Corporate>
      </b:Author>
    </b:Author>
    <b:Title>NextGenPSD2 XS2A Framework, Extended Services,Multiple Consents Management</b:Title>
    <b:Year>2020</b:Year>
    <b:ShortTitle>XS2A-MCON</b:ShortTitle>
    <b:Edition>1.0</b:Edition>
    <b:Month>10</b:Month>
    <b:Day>30</b:Day>
    <b:RefOrder>27</b:RefOrder>
  </b:Source>
  <b:Source>
    <b:Tag>ETSIEN3194121</b:Tag>
    <b:SourceType>Misc</b:SourceType>
    <b:Guid>{0275EEAF-5F66-4B51-B535-C21D0DDE910D}</b:Guid>
    <b:Title>Electronic Signatures and Infrastructures (ESI); Certificate Profiles; Part 1: Overview and common data structures</b:Title>
    <b:StandardNumber>ETSI EN 319 412-1</b:StandardNumber>
    <b:Author>
      <b:Author>
        <b:Corporate>ETSI</b:Corporate>
      </b:Author>
    </b:Author>
    <b:Issue> V1.1.1 (2016-02)</b:Issue>
    <b:ShortTitle>ETSI EN 319 412-1</b:ShortTitle>
    <b:RefOrder>28</b:RefOrder>
  </b:Source>
  <b:Source>
    <b:Tag>XS2ADP</b:Tag>
    <b:SourceType>Misc</b:SourceType>
    <b:Guid>{CF2752B2-621B-46F0-B10E-C896ED2DFE3B}</b:Guid>
    <b:Author>
      <b:Author>
        <b:Corporate>The Berlin Group Joint Initiative on a PSD2 Compliant XS2A Interface</b:Corporate>
      </b:Author>
    </b:Author>
    <b:Title>NextGenPSD2 XS2A Framework, Domestic PIS and AIS Definitions</b:Title>
    <b:Year>2021</b:Year>
    <b:Month>აპრილი</b:Month>
    <b:Day>19</b:Day>
    <b:ShortTitle>XS2A-DP</b:ShortTitle>
    <b:RefOrder>10</b:RefOrder>
  </b:Source>
  <b:Source>
    <b:Tag>The20</b:Tag>
    <b:SourceType>Misc</b:SourceType>
    <b:Guid>{660AB1EC-F39E-46E3-8BD1-45009F87E460}</b:Guid>
    <b:Author>
      <b:Author>
        <b:Corporate>The Berlin Group Joint Initiative on a PSD2 Compliant XS2A Interface</b:Corporate>
      </b:Author>
    </b:Author>
    <b:Title>NexGenPSD2 XS2A Framework, Implementation Guidelines</b:Title>
    <b:Year>2021</b:Year>
    <b:Month>მარტი</b:Month>
    <b:Day>29</b:Day>
    <b:Edition>ვერსია 1.3.9</b:Edition>
    <b:ShortTitle>XS2A-IG</b:ShortTitle>
    <b:RefOrder>11</b:RefOrder>
  </b:Source>
  <b:Source>
    <b:Tag>OFGEIAA</b:Tag>
    <b:SourceType>Book</b:SourceType>
    <b:Guid>{9930F1A7-D85C-42A9-AC08-F832838E82A7}</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b:Edition>
    <b:RefOrder>9</b:RefOrder>
  </b:Source>
  <b:Source>
    <b:Tag>Placeholder1</b:Tag>
    <b:SourceType>Book</b:SourceType>
    <b:Guid>{CDB328B7-7E06-456C-B854-DFE79B4C672B}</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0.8.RC1</b:Edition>
    <b:RefOrder>12</b:RefOrder>
  </b:Source>
  <b:Source>
    <b:Tag>OBGEOJWS</b:Tag>
    <b:SourceType>Book</b:SourceType>
    <b:Guid>{8D93D7F1-D8A3-4F01-B3D2-17FBEFBBF709}</b:Guid>
    <b:Author>
      <b:Author>
        <b:Corporate>საქართველოს საბანკო ასოციაცია</b:Corporate>
      </b:Author>
    </b:Author>
    <b:Title>JSON Web Signature (JWS)  განხორციელების სახელმძღვანელო ღია ბანკინგისათვის</b:Title>
    <b:ShortTitle>OBGEO-JWS</b:ShortTitle>
    <b:Edition>ვერსია 0.5</b:Edition>
    <b:RefOrder>6</b:RefOrder>
  </b:Source>
  <b:Source>
    <b:Tag>oFAIGEPIS</b:Tag>
    <b:SourceType>Book</b:SourceType>
    <b:Guid>{D40A8A98-D875-46E1-BE96-66789D5CD274}</b:Guid>
    <b:Author>
      <b:Author>
        <b:Corporate>The Berlin Group</b:Corporate>
      </b:Author>
    </b:Author>
    <b:Title>openFinance API Framework, Implementation Guidelines for Extended Services, Extended Payment Initiation Services</b:Title>
    <b:Year>2023</b:Year>
    <b:Month>November</b:Month>
    <b:Day>07</b:Day>
    <b:Edition>Version 2.0</b:Edition>
    <b:ShortTitle>oFA-IG-EPIS</b:ShortTitle>
    <b:RefOrder>2</b:RefOrder>
  </b:Source>
  <b:Source>
    <b:Tag>oFADD</b:Tag>
    <b:SourceType>Misc</b:SourceType>
    <b:Guid>{F3B7EAC0-A596-4DA2-9077-DA4AB1D96562}</b:Guid>
    <b:Author>
      <b:Author>
        <b:Corporate>The Berlin Group</b:Corporate>
      </b:Author>
    </b:Author>
    <b:Title>openFinance API Framework, Data Dictionary for V2.x</b:Title>
    <b:Year>2023</b:Year>
    <b:Month>10</b:Month>
    <b:Day>05</b:Day>
    <b:ShortTitle>oFA-DD</b:ShortTitle>
    <b:Edition>Version 2.0</b:Edition>
    <b:RefOrder>8</b:RefOrder>
  </b:Source>
  <b:Source>
    <b:Tag>oFASMPF</b:Tag>
    <b:SourceType>Misc</b:SourceType>
    <b:Guid>{CEC19868-D4C1-49D7-B1B0-CD30FA248D13}</b:Guid>
    <b:Author>
      <b:Author>
        <b:Corporate>The Berlin Group</b:Corporate>
      </b:Author>
    </b:Author>
    <b:Title>openFinance API Framework, Security Measures and Protocol Functions for Version 2.x,</b:Title>
    <b:Year>2023</b:Year>
    <b:Month>October</b:Month>
    <b:Day>05</b:Day>
    <b:ShortTitle>oFA SMPF</b:ShortTitle>
    <b:RefOrder>4</b:RefOrder>
  </b:Source>
  <b:Source>
    <b:Tag>GBAoFAProtSecIG</b:Tag>
    <b:SourceType>Misc</b:SourceType>
    <b:Guid>{C79E69FF-07CA-46B0-9A9A-BAB38E5BD978}</b:Guid>
    <b:Author>
      <b:Author>
        <b:Corporate>საქართველოს საბანკო ასოციაცია</b:Corporate>
      </b:Author>
    </b:Author>
    <b:Title>ღია ფინანსების სისტემაში The Berlin Group openFinance API Framework, Protocol Functions and Security Measures in Version 2.x დანერგვის სახელმძღვანელო</b:Title>
    <b:Year>2024</b:Year>
    <b:ShortTitle>GBA-oFA-ProtSec-IG</b:ShortTitle>
    <b:RefOrder>5</b:RefOrder>
  </b:Source>
  <b:Source>
    <b:Tag>RFC7807</b:Tag>
    <b:SourceType>ElectronicSource</b:SourceType>
    <b:Guid>{067DAE4C-E145-40C9-B610-AC2531C57781}</b:Guid>
    <b:Title>RFC7807 (Problem Details for HTTP APIs“)</b:Title>
    <b:Year>2016</b:Year>
    <b:StandardNumber>RFC7807</b:StandardNumber>
    <b:Author>
      <b:Author>
        <b:NameList>
          <b:Person>
            <b:Last>M. Nottingham</b:Last>
            <b:First>Akamai,</b:First>
            <b:Middle>E. Wilde,</b:Middle>
          </b:Person>
        </b:NameList>
      </b:Author>
    </b:Author>
    <b:Month>მარტი</b:Month>
    <b:URL>https://tools.ietf.org/html/rfc7807</b:URL>
    <b:RefOrder>7</b:RefOrder>
  </b:Source>
  <b:Source xmlns:b="http://schemas.openxmlformats.org/officeDocument/2006/bibliography">
    <b:Tag>oFAIGCom</b:Tag>
    <b:SourceType>Misc</b:SourceType>
    <b:Guid>{9728918F-5375-4810-A7E7-1FC24A82D3A0}</b:Guid>
    <b:Author>
      <b:Author>
        <b:Corporate>The Berlin Group</b:Corporate>
      </b:Author>
    </b:Author>
    <b:Title>openFinance API Framework, XS2A API as PSD2 Interface Implementation Guidelines</b:Title>
    <b:Year>2023</b:Year>
    <b:ShortTitle>oFA-IG-Com</b:ShortTitle>
    <b:Edition>Version 2.0</b:Edition>
    <b:Month>October</b:Month>
    <b:Day>05</b:Day>
    <b:RefOrder>1</b:RefOrder>
  </b:Source>
</b:Sources>
</file>

<file path=customXml/itemProps1.xml><?xml version="1.0" encoding="utf-8"?>
<ds:datastoreItem xmlns:ds="http://schemas.openxmlformats.org/officeDocument/2006/customXml" ds:itemID="{1D738C15-EBBE-43E9-B407-2AEBC1A03E53}">
  <ds:schemaRefs>
    <ds:schemaRef ds:uri="http://schemas.microsoft.com/sharepoint/v3/contenttype/forms"/>
  </ds:schemaRefs>
</ds:datastoreItem>
</file>

<file path=customXml/itemProps2.xml><?xml version="1.0" encoding="utf-8"?>
<ds:datastoreItem xmlns:ds="http://schemas.openxmlformats.org/officeDocument/2006/customXml" ds:itemID="{5AD5B80E-ACF7-4F5A-9971-35D590A788DA}"/>
</file>

<file path=customXml/itemProps3.xml><?xml version="1.0" encoding="utf-8"?>
<ds:datastoreItem xmlns:ds="http://schemas.openxmlformats.org/officeDocument/2006/customXml" ds:itemID="{54C4175B-338B-4748-A9BB-7C25DAF158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7D9559-52F6-4D6B-8B6A-5969AB3556C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Kapanadze</dc:creator>
  <cp:keywords/>
  <dc:description/>
  <cp:lastModifiedBy>Giorgi Sheklashvili</cp:lastModifiedBy>
  <cp:revision>5040</cp:revision>
  <dcterms:created xsi:type="dcterms:W3CDTF">2020-07-17T23:29:00Z</dcterms:created>
  <dcterms:modified xsi:type="dcterms:W3CDTF">2024-09-04T10:17:49Z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0x01010000F27F0A31FD1D4C8AFEA0403AF02899</vt:lpwstr>
  </property>
</Properties>
</file>