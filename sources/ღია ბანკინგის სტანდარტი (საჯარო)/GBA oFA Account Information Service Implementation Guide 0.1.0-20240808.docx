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37B55AC6" w:rsidR="006C4EF3" w:rsidRPr="00CC1500" w:rsidRDefault="0074452E" w:rsidP="00D97806">
      <w:pPr>
        <w:pStyle w:val="Title"/>
        <w:rPr>
          <w:sz w:val="48"/>
          <w:szCs w:val="48"/>
          <w:lang w:val="ka-GE"/>
        </w:rPr>
      </w:pPr>
      <w:proofErr w:type="spellStart"/>
      <w:r>
        <w:rPr>
          <w:sz w:val="48"/>
          <w:szCs w:val="48"/>
        </w:rPr>
        <w:t>ღია</w:t>
      </w:r>
      <w:proofErr w:type="spellEnd"/>
      <w:r>
        <w:rPr>
          <w:sz w:val="48"/>
          <w:szCs w:val="48"/>
        </w:rPr>
        <w:t xml:space="preserve"> </w:t>
      </w:r>
      <w:proofErr w:type="spellStart"/>
      <w:r>
        <w:rPr>
          <w:sz w:val="48"/>
          <w:szCs w:val="48"/>
        </w:rPr>
        <w:t>ფინანსების</w:t>
      </w:r>
      <w:proofErr w:type="spellEnd"/>
      <w:r>
        <w:rPr>
          <w:sz w:val="48"/>
          <w:szCs w:val="48"/>
        </w:rPr>
        <w:t xml:space="preserve"> </w:t>
      </w:r>
      <w:proofErr w:type="spellStart"/>
      <w:r>
        <w:rPr>
          <w:sz w:val="48"/>
          <w:szCs w:val="48"/>
        </w:rPr>
        <w:t>სისტემაში</w:t>
      </w:r>
      <w:proofErr w:type="spellEnd"/>
      <w:r>
        <w:rPr>
          <w:sz w:val="48"/>
          <w:szCs w:val="48"/>
        </w:rPr>
        <w:t xml:space="preserve"> </w:t>
      </w:r>
      <w:proofErr w:type="spellStart"/>
      <w:r>
        <w:rPr>
          <w:sz w:val="48"/>
          <w:szCs w:val="48"/>
        </w:rPr>
        <w:t>ანგარიშის</w:t>
      </w:r>
      <w:proofErr w:type="spellEnd"/>
      <w:r>
        <w:rPr>
          <w:sz w:val="48"/>
          <w:szCs w:val="48"/>
        </w:rPr>
        <w:t xml:space="preserve"> </w:t>
      </w:r>
      <w:proofErr w:type="spellStart"/>
      <w:r>
        <w:rPr>
          <w:sz w:val="48"/>
          <w:szCs w:val="48"/>
        </w:rPr>
        <w:t>ინფორმაციის</w:t>
      </w:r>
      <w:proofErr w:type="spellEnd"/>
      <w:r>
        <w:rPr>
          <w:sz w:val="48"/>
          <w:szCs w:val="48"/>
        </w:rPr>
        <w:t xml:space="preserve"> </w:t>
      </w:r>
      <w:proofErr w:type="spellStart"/>
      <w:r>
        <w:rPr>
          <w:sz w:val="48"/>
          <w:szCs w:val="48"/>
        </w:rPr>
        <w:t>მომსახურების</w:t>
      </w:r>
      <w:proofErr w:type="spellEnd"/>
      <w:r>
        <w:rPr>
          <w:sz w:val="48"/>
          <w:szCs w:val="48"/>
        </w:rPr>
        <w:t xml:space="preserve"> </w:t>
      </w:r>
      <w:proofErr w:type="spellStart"/>
      <w:r>
        <w:rPr>
          <w:sz w:val="48"/>
          <w:szCs w:val="48"/>
        </w:rPr>
        <w:t>განხორციელების</w:t>
      </w:r>
      <w:proofErr w:type="spellEnd"/>
      <w:r>
        <w:rPr>
          <w:sz w:val="48"/>
          <w:szCs w:val="48"/>
        </w:rPr>
        <w:t xml:space="preserve"> </w:t>
      </w:r>
      <w:proofErr w:type="spellStart"/>
      <w:r>
        <w:rPr>
          <w:sz w:val="48"/>
          <w:szCs w:val="48"/>
        </w:rPr>
        <w:t>სახელმძღვანელო</w:t>
      </w:r>
      <w:proofErr w:type="spellEnd"/>
    </w:p>
    <w:p w14:paraId="571C6DE7" w14:textId="0935DECB" w:rsidR="00CF28A7" w:rsidRDefault="00CF28A7" w:rsidP="007A0E73">
      <w:pPr>
        <w:pStyle w:val="Subtitle"/>
        <w:rPr>
          <w:lang w:val="ka-GE"/>
        </w:rPr>
      </w:pPr>
      <w:r>
        <w:rPr>
          <w:lang w:val="ka-GE"/>
        </w:rPr>
        <w:t>ვერსია 0.</w:t>
      </w:r>
      <w:r w:rsidR="007126D0">
        <w:rPr>
          <w:lang w:val="ka-GE"/>
        </w:rPr>
        <w:t>1.0-20240808</w:t>
      </w:r>
    </w:p>
    <w:p w14:paraId="757E626F" w14:textId="77777777" w:rsidR="00CC59D1" w:rsidRDefault="00CC59D1" w:rsidP="00CC59D1">
      <w:pPr>
        <w:rPr>
          <w:lang w:val="ka-GE"/>
        </w:rPr>
      </w:pPr>
    </w:p>
    <w:p w14:paraId="212B23B1" w14:textId="77777777" w:rsidR="00CC59D1" w:rsidRDefault="00CC59D1" w:rsidP="00CC59D1">
      <w:pPr>
        <w:rPr>
          <w:lang w:val="ka-GE"/>
        </w:rPr>
      </w:pPr>
    </w:p>
    <w:p w14:paraId="27B93B27" w14:textId="77777777" w:rsidR="00CC59D1" w:rsidRPr="00D2398D" w:rsidRDefault="00CC59D1" w:rsidP="00CC59D1">
      <w:pPr>
        <w:jc w:val="center"/>
        <w:rPr>
          <w:lang w:val="ka-GE"/>
        </w:rPr>
      </w:pPr>
      <w:r w:rsidRPr="00271AED">
        <w:rPr>
          <w:color w:val="FF0000"/>
          <w:sz w:val="28"/>
          <w:szCs w:val="28"/>
          <w:lang w:val="ka-GE"/>
        </w:rPr>
        <w:t xml:space="preserve">(მხოლოდ შიდა </w:t>
      </w:r>
      <w:r>
        <w:rPr>
          <w:color w:val="FF0000"/>
          <w:sz w:val="28"/>
          <w:szCs w:val="28"/>
          <w:lang w:val="ka-GE"/>
        </w:rPr>
        <w:t>განხილვებისა</w:t>
      </w:r>
      <w:r w:rsidRPr="00271AED">
        <w:rPr>
          <w:color w:val="FF0000"/>
          <w:sz w:val="28"/>
          <w:szCs w:val="28"/>
          <w:lang w:val="ka-GE"/>
        </w:rPr>
        <w:t xml:space="preserve"> და კომენტარებისათვის)</w:t>
      </w:r>
    </w:p>
    <w:p w14:paraId="2795C564" w14:textId="77777777" w:rsidR="00CC59D1" w:rsidRPr="00CC59D1" w:rsidRDefault="00CC59D1" w:rsidP="00CC59D1">
      <w:pPr>
        <w:rPr>
          <w:lang w:val="ka-GE"/>
        </w:rPr>
      </w:pPr>
    </w:p>
    <w:p w14:paraId="324A58D1" w14:textId="45620192" w:rsidR="0085748C" w:rsidRDefault="1517BE60">
      <w:r>
        <w:t xml:space="preserve"> </w:t>
      </w:r>
      <w:r w:rsidR="004A74EB">
        <w:br w:type="page"/>
      </w:r>
    </w:p>
    <w:bookmarkStart w:id="0" w:name="_Toc174034558" w:displacedByCustomXml="next"/>
    <w:sdt>
      <w:sdtPr>
        <w:rPr>
          <w:rFonts w:asciiTheme="minorHAnsi" w:eastAsiaTheme="minorEastAsia" w:hAnsiTheme="minorHAnsi" w:cstheme="minorBidi"/>
          <w:color w:val="auto"/>
          <w:sz w:val="22"/>
          <w:szCs w:val="22"/>
        </w:rPr>
        <w:id w:val="1460069924"/>
        <w:docPartObj>
          <w:docPartGallery w:val="Table of Contents"/>
          <w:docPartUnique/>
        </w:docPartObj>
      </w:sdtPr>
      <w:sdtEndPr>
        <w:rPr>
          <w:b/>
          <w:bCs/>
        </w:rPr>
      </w:sdtEndPr>
      <w:sdtContent>
        <w:p w14:paraId="41EFDCCA" w14:textId="799D2F16" w:rsidR="00364700" w:rsidRDefault="123A9CD3" w:rsidP="00D97806">
          <w:pPr>
            <w:pStyle w:val="Heading1"/>
          </w:pPr>
          <w:proofErr w:type="spellStart"/>
          <w:r>
            <w:t>სარჩევი</w:t>
          </w:r>
          <w:bookmarkEnd w:id="0"/>
          <w:proofErr w:type="spellEnd"/>
        </w:p>
        <w:p w14:paraId="657B1258" w14:textId="2C6F1223" w:rsidR="001A3A20" w:rsidRDefault="00364700">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4034558" w:history="1">
            <w:r w:rsidR="001A3A20" w:rsidRPr="00012C87">
              <w:rPr>
                <w:rStyle w:val="Hyperlink"/>
                <w:noProof/>
              </w:rPr>
              <w:t>1</w:t>
            </w:r>
            <w:r w:rsidR="001A3A20">
              <w:rPr>
                <w:rFonts w:eastAsiaTheme="minorEastAsia"/>
                <w:noProof/>
                <w:kern w:val="2"/>
                <w:sz w:val="24"/>
                <w:szCs w:val="24"/>
                <w14:ligatures w14:val="standardContextual"/>
              </w:rPr>
              <w:tab/>
            </w:r>
            <w:r w:rsidR="001A3A20" w:rsidRPr="00012C87">
              <w:rPr>
                <w:rStyle w:val="Hyperlink"/>
                <w:noProof/>
              </w:rPr>
              <w:t>სარჩევი</w:t>
            </w:r>
            <w:r w:rsidR="001A3A20">
              <w:rPr>
                <w:noProof/>
                <w:webHidden/>
              </w:rPr>
              <w:tab/>
            </w:r>
            <w:r w:rsidR="001A3A20">
              <w:rPr>
                <w:noProof/>
                <w:webHidden/>
              </w:rPr>
              <w:fldChar w:fldCharType="begin"/>
            </w:r>
            <w:r w:rsidR="001A3A20">
              <w:rPr>
                <w:noProof/>
                <w:webHidden/>
              </w:rPr>
              <w:instrText xml:space="preserve"> PAGEREF _Toc174034558 \h </w:instrText>
            </w:r>
            <w:r w:rsidR="001A3A20">
              <w:rPr>
                <w:noProof/>
                <w:webHidden/>
              </w:rPr>
            </w:r>
            <w:r w:rsidR="001A3A20">
              <w:rPr>
                <w:noProof/>
                <w:webHidden/>
              </w:rPr>
              <w:fldChar w:fldCharType="separate"/>
            </w:r>
            <w:r w:rsidR="001D5EB5">
              <w:rPr>
                <w:noProof/>
                <w:webHidden/>
              </w:rPr>
              <w:t>2</w:t>
            </w:r>
            <w:r w:rsidR="001A3A20">
              <w:rPr>
                <w:noProof/>
                <w:webHidden/>
              </w:rPr>
              <w:fldChar w:fldCharType="end"/>
            </w:r>
          </w:hyperlink>
        </w:p>
        <w:p w14:paraId="3D7B9FB9" w14:textId="6CD8EBE6" w:rsidR="001A3A20" w:rsidRDefault="001A3A20">
          <w:pPr>
            <w:pStyle w:val="TOC1"/>
            <w:tabs>
              <w:tab w:val="left" w:pos="440"/>
              <w:tab w:val="right" w:leader="dot" w:pos="9350"/>
            </w:tabs>
            <w:rPr>
              <w:rFonts w:eastAsiaTheme="minorEastAsia"/>
              <w:noProof/>
              <w:kern w:val="2"/>
              <w:sz w:val="24"/>
              <w:szCs w:val="24"/>
              <w14:ligatures w14:val="standardContextual"/>
            </w:rPr>
          </w:pPr>
          <w:hyperlink w:anchor="_Toc174034559" w:history="1">
            <w:r w:rsidRPr="00012C87">
              <w:rPr>
                <w:rStyle w:val="Hyperlink"/>
                <w:noProof/>
                <w:lang w:val="ka-GE"/>
              </w:rPr>
              <w:t>2</w:t>
            </w:r>
            <w:r>
              <w:rPr>
                <w:rFonts w:eastAsiaTheme="minorEastAsia"/>
                <w:noProof/>
                <w:kern w:val="2"/>
                <w:sz w:val="24"/>
                <w:szCs w:val="24"/>
                <w14:ligatures w14:val="standardContextual"/>
              </w:rPr>
              <w:tab/>
            </w:r>
            <w:r w:rsidRPr="00012C87">
              <w:rPr>
                <w:rStyle w:val="Hyperlink"/>
                <w:noProof/>
                <w:lang w:val="ka-GE"/>
              </w:rPr>
              <w:t>დოკუმენტის შესახებ</w:t>
            </w:r>
            <w:r>
              <w:rPr>
                <w:noProof/>
                <w:webHidden/>
              </w:rPr>
              <w:tab/>
            </w:r>
            <w:r>
              <w:rPr>
                <w:noProof/>
                <w:webHidden/>
              </w:rPr>
              <w:fldChar w:fldCharType="begin"/>
            </w:r>
            <w:r>
              <w:rPr>
                <w:noProof/>
                <w:webHidden/>
              </w:rPr>
              <w:instrText xml:space="preserve"> PAGEREF _Toc174034559 \h </w:instrText>
            </w:r>
            <w:r>
              <w:rPr>
                <w:noProof/>
                <w:webHidden/>
              </w:rPr>
            </w:r>
            <w:r>
              <w:rPr>
                <w:noProof/>
                <w:webHidden/>
              </w:rPr>
              <w:fldChar w:fldCharType="separate"/>
            </w:r>
            <w:r w:rsidR="001D5EB5">
              <w:rPr>
                <w:noProof/>
                <w:webHidden/>
              </w:rPr>
              <w:t>3</w:t>
            </w:r>
            <w:r>
              <w:rPr>
                <w:noProof/>
                <w:webHidden/>
              </w:rPr>
              <w:fldChar w:fldCharType="end"/>
            </w:r>
          </w:hyperlink>
        </w:p>
        <w:p w14:paraId="4AAB494F" w14:textId="781B1FA2"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60" w:history="1">
            <w:r w:rsidRPr="00012C87">
              <w:rPr>
                <w:rStyle w:val="Hyperlink"/>
                <w:noProof/>
              </w:rPr>
              <w:t>2.1</w:t>
            </w:r>
            <w:r>
              <w:rPr>
                <w:rFonts w:eastAsiaTheme="minorEastAsia"/>
                <w:noProof/>
                <w:kern w:val="2"/>
                <w:sz w:val="24"/>
                <w:szCs w:val="24"/>
                <w14:ligatures w14:val="standardContextual"/>
              </w:rPr>
              <w:tab/>
            </w:r>
            <w:r w:rsidRPr="00012C87">
              <w:rPr>
                <w:rStyle w:val="Hyperlink"/>
                <w:noProof/>
              </w:rPr>
              <w:t>დოკუმენტის ისტორია</w:t>
            </w:r>
            <w:r>
              <w:rPr>
                <w:noProof/>
                <w:webHidden/>
              </w:rPr>
              <w:tab/>
            </w:r>
            <w:r>
              <w:rPr>
                <w:noProof/>
                <w:webHidden/>
              </w:rPr>
              <w:fldChar w:fldCharType="begin"/>
            </w:r>
            <w:r>
              <w:rPr>
                <w:noProof/>
                <w:webHidden/>
              </w:rPr>
              <w:instrText xml:space="preserve"> PAGEREF _Toc174034560 \h </w:instrText>
            </w:r>
            <w:r>
              <w:rPr>
                <w:noProof/>
                <w:webHidden/>
              </w:rPr>
            </w:r>
            <w:r>
              <w:rPr>
                <w:noProof/>
                <w:webHidden/>
              </w:rPr>
              <w:fldChar w:fldCharType="separate"/>
            </w:r>
            <w:r w:rsidR="001D5EB5">
              <w:rPr>
                <w:noProof/>
                <w:webHidden/>
              </w:rPr>
              <w:t>4</w:t>
            </w:r>
            <w:r>
              <w:rPr>
                <w:noProof/>
                <w:webHidden/>
              </w:rPr>
              <w:fldChar w:fldCharType="end"/>
            </w:r>
          </w:hyperlink>
        </w:p>
        <w:p w14:paraId="28283205" w14:textId="7471AB7B" w:rsidR="001A3A20" w:rsidRDefault="001A3A20">
          <w:pPr>
            <w:pStyle w:val="TOC1"/>
            <w:tabs>
              <w:tab w:val="left" w:pos="440"/>
              <w:tab w:val="right" w:leader="dot" w:pos="9350"/>
            </w:tabs>
            <w:rPr>
              <w:rFonts w:eastAsiaTheme="minorEastAsia"/>
              <w:noProof/>
              <w:kern w:val="2"/>
              <w:sz w:val="24"/>
              <w:szCs w:val="24"/>
              <w14:ligatures w14:val="standardContextual"/>
            </w:rPr>
          </w:pPr>
          <w:hyperlink w:anchor="_Toc174034561" w:history="1">
            <w:r w:rsidRPr="00012C87">
              <w:rPr>
                <w:rStyle w:val="Hyperlink"/>
                <w:noProof/>
                <w:lang w:val="ka-GE"/>
              </w:rPr>
              <w:t>3</w:t>
            </w:r>
            <w:r>
              <w:rPr>
                <w:rFonts w:eastAsiaTheme="minorEastAsia"/>
                <w:noProof/>
                <w:kern w:val="2"/>
                <w:sz w:val="24"/>
                <w:szCs w:val="24"/>
                <w14:ligatures w14:val="standardContextual"/>
              </w:rPr>
              <w:tab/>
            </w:r>
            <w:r w:rsidRPr="00012C87">
              <w:rPr>
                <w:rStyle w:val="Hyperlink"/>
                <w:noProof/>
                <w:lang w:val="ka-GE"/>
              </w:rPr>
              <w:t>ტერმინები და აბრევიატურები</w:t>
            </w:r>
            <w:r>
              <w:rPr>
                <w:noProof/>
                <w:webHidden/>
              </w:rPr>
              <w:tab/>
            </w:r>
            <w:r>
              <w:rPr>
                <w:noProof/>
                <w:webHidden/>
              </w:rPr>
              <w:fldChar w:fldCharType="begin"/>
            </w:r>
            <w:r>
              <w:rPr>
                <w:noProof/>
                <w:webHidden/>
              </w:rPr>
              <w:instrText xml:space="preserve"> PAGEREF _Toc174034561 \h </w:instrText>
            </w:r>
            <w:r>
              <w:rPr>
                <w:noProof/>
                <w:webHidden/>
              </w:rPr>
            </w:r>
            <w:r>
              <w:rPr>
                <w:noProof/>
                <w:webHidden/>
              </w:rPr>
              <w:fldChar w:fldCharType="separate"/>
            </w:r>
            <w:r w:rsidR="001D5EB5">
              <w:rPr>
                <w:noProof/>
                <w:webHidden/>
              </w:rPr>
              <w:t>4</w:t>
            </w:r>
            <w:r>
              <w:rPr>
                <w:noProof/>
                <w:webHidden/>
              </w:rPr>
              <w:fldChar w:fldCharType="end"/>
            </w:r>
          </w:hyperlink>
        </w:p>
        <w:p w14:paraId="2913A6E2" w14:textId="0E66240A" w:rsidR="001A3A20" w:rsidRDefault="001A3A20">
          <w:pPr>
            <w:pStyle w:val="TOC1"/>
            <w:tabs>
              <w:tab w:val="left" w:pos="440"/>
              <w:tab w:val="right" w:leader="dot" w:pos="9350"/>
            </w:tabs>
            <w:rPr>
              <w:rFonts w:eastAsiaTheme="minorEastAsia"/>
              <w:noProof/>
              <w:kern w:val="2"/>
              <w:sz w:val="24"/>
              <w:szCs w:val="24"/>
              <w14:ligatures w14:val="standardContextual"/>
            </w:rPr>
          </w:pPr>
          <w:hyperlink w:anchor="_Toc174034562" w:history="1">
            <w:r w:rsidRPr="00012C87">
              <w:rPr>
                <w:rStyle w:val="Hyperlink"/>
                <w:noProof/>
                <w:lang w:val="ka-GE"/>
              </w:rPr>
              <w:t>4</w:t>
            </w:r>
            <w:r>
              <w:rPr>
                <w:rFonts w:eastAsiaTheme="minorEastAsia"/>
                <w:noProof/>
                <w:kern w:val="2"/>
                <w:sz w:val="24"/>
                <w:szCs w:val="24"/>
                <w14:ligatures w14:val="standardContextual"/>
              </w:rPr>
              <w:tab/>
            </w:r>
            <w:r w:rsidRPr="00012C87">
              <w:rPr>
                <w:rStyle w:val="Hyperlink"/>
                <w:noProof/>
                <w:lang w:val="ka-GE"/>
              </w:rPr>
              <w:t>პროტოკოლისა და უსაფრთხოების საკითხები</w:t>
            </w:r>
            <w:r>
              <w:rPr>
                <w:noProof/>
                <w:webHidden/>
              </w:rPr>
              <w:tab/>
            </w:r>
            <w:r>
              <w:rPr>
                <w:noProof/>
                <w:webHidden/>
              </w:rPr>
              <w:fldChar w:fldCharType="begin"/>
            </w:r>
            <w:r>
              <w:rPr>
                <w:noProof/>
                <w:webHidden/>
              </w:rPr>
              <w:instrText xml:space="preserve"> PAGEREF _Toc174034562 \h </w:instrText>
            </w:r>
            <w:r>
              <w:rPr>
                <w:noProof/>
                <w:webHidden/>
              </w:rPr>
            </w:r>
            <w:r>
              <w:rPr>
                <w:noProof/>
                <w:webHidden/>
              </w:rPr>
              <w:fldChar w:fldCharType="separate"/>
            </w:r>
            <w:r w:rsidR="001D5EB5">
              <w:rPr>
                <w:noProof/>
                <w:webHidden/>
              </w:rPr>
              <w:t>5</w:t>
            </w:r>
            <w:r>
              <w:rPr>
                <w:noProof/>
                <w:webHidden/>
              </w:rPr>
              <w:fldChar w:fldCharType="end"/>
            </w:r>
          </w:hyperlink>
        </w:p>
        <w:p w14:paraId="71F6075D" w14:textId="1D9A6E75"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63" w:history="1">
            <w:r w:rsidRPr="00012C87">
              <w:rPr>
                <w:rStyle w:val="Hyperlink"/>
                <w:noProof/>
              </w:rPr>
              <w:t>4.1</w:t>
            </w:r>
            <w:r>
              <w:rPr>
                <w:rFonts w:eastAsiaTheme="minorEastAsia"/>
                <w:noProof/>
                <w:kern w:val="2"/>
                <w:sz w:val="24"/>
                <w:szCs w:val="24"/>
                <w14:ligatures w14:val="standardContextual"/>
              </w:rPr>
              <w:tab/>
            </w:r>
            <w:r w:rsidRPr="00012C87">
              <w:rPr>
                <w:rStyle w:val="Hyperlink"/>
                <w:noProof/>
              </w:rPr>
              <w:t>API სტრუქტურა</w:t>
            </w:r>
            <w:r>
              <w:rPr>
                <w:noProof/>
                <w:webHidden/>
              </w:rPr>
              <w:tab/>
            </w:r>
            <w:r>
              <w:rPr>
                <w:noProof/>
                <w:webHidden/>
              </w:rPr>
              <w:fldChar w:fldCharType="begin"/>
            </w:r>
            <w:r>
              <w:rPr>
                <w:noProof/>
                <w:webHidden/>
              </w:rPr>
              <w:instrText xml:space="preserve"> PAGEREF _Toc174034563 \h </w:instrText>
            </w:r>
            <w:r>
              <w:rPr>
                <w:noProof/>
                <w:webHidden/>
              </w:rPr>
            </w:r>
            <w:r>
              <w:rPr>
                <w:noProof/>
                <w:webHidden/>
              </w:rPr>
              <w:fldChar w:fldCharType="separate"/>
            </w:r>
            <w:r w:rsidR="001D5EB5">
              <w:rPr>
                <w:noProof/>
                <w:webHidden/>
              </w:rPr>
              <w:t>5</w:t>
            </w:r>
            <w:r>
              <w:rPr>
                <w:noProof/>
                <w:webHidden/>
              </w:rPr>
              <w:fldChar w:fldCharType="end"/>
            </w:r>
          </w:hyperlink>
        </w:p>
        <w:p w14:paraId="06855DC5" w14:textId="493D4FA0" w:rsidR="001A3A20" w:rsidRDefault="001A3A20">
          <w:pPr>
            <w:pStyle w:val="TOC1"/>
            <w:tabs>
              <w:tab w:val="left" w:pos="440"/>
              <w:tab w:val="right" w:leader="dot" w:pos="9350"/>
            </w:tabs>
            <w:rPr>
              <w:rFonts w:eastAsiaTheme="minorEastAsia"/>
              <w:noProof/>
              <w:kern w:val="2"/>
              <w:sz w:val="24"/>
              <w:szCs w:val="24"/>
              <w14:ligatures w14:val="standardContextual"/>
            </w:rPr>
          </w:pPr>
          <w:hyperlink w:anchor="_Toc174034564" w:history="1">
            <w:r w:rsidRPr="00012C87">
              <w:rPr>
                <w:rStyle w:val="Hyperlink"/>
                <w:noProof/>
                <w:lang w:val="ka-GE"/>
              </w:rPr>
              <w:t>5</w:t>
            </w:r>
            <w:r>
              <w:rPr>
                <w:rFonts w:eastAsiaTheme="minorEastAsia"/>
                <w:noProof/>
                <w:kern w:val="2"/>
                <w:sz w:val="24"/>
                <w:szCs w:val="24"/>
                <w14:ligatures w14:val="standardContextual"/>
              </w:rPr>
              <w:tab/>
            </w:r>
            <w:r w:rsidRPr="00012C87">
              <w:rPr>
                <w:rStyle w:val="Hyperlink"/>
                <w:noProof/>
                <w:lang w:val="ka-GE"/>
              </w:rPr>
              <w:t>ანგარიშების ინფორმაციის გაზიარების საერთო პრინციპები</w:t>
            </w:r>
            <w:r>
              <w:rPr>
                <w:noProof/>
                <w:webHidden/>
              </w:rPr>
              <w:tab/>
            </w:r>
            <w:r>
              <w:rPr>
                <w:noProof/>
                <w:webHidden/>
              </w:rPr>
              <w:fldChar w:fldCharType="begin"/>
            </w:r>
            <w:r>
              <w:rPr>
                <w:noProof/>
                <w:webHidden/>
              </w:rPr>
              <w:instrText xml:space="preserve"> PAGEREF _Toc174034564 \h </w:instrText>
            </w:r>
            <w:r>
              <w:rPr>
                <w:noProof/>
                <w:webHidden/>
              </w:rPr>
            </w:r>
            <w:r>
              <w:rPr>
                <w:noProof/>
                <w:webHidden/>
              </w:rPr>
              <w:fldChar w:fldCharType="separate"/>
            </w:r>
            <w:r w:rsidR="001D5EB5">
              <w:rPr>
                <w:noProof/>
                <w:webHidden/>
              </w:rPr>
              <w:t>6</w:t>
            </w:r>
            <w:r>
              <w:rPr>
                <w:noProof/>
                <w:webHidden/>
              </w:rPr>
              <w:fldChar w:fldCharType="end"/>
            </w:r>
          </w:hyperlink>
        </w:p>
        <w:p w14:paraId="456B0018" w14:textId="25CA72DA"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65" w:history="1">
            <w:r w:rsidRPr="00012C87">
              <w:rPr>
                <w:rStyle w:val="Hyperlink"/>
                <w:noProof/>
              </w:rPr>
              <w:t>5.1</w:t>
            </w:r>
            <w:r>
              <w:rPr>
                <w:rFonts w:eastAsiaTheme="minorEastAsia"/>
                <w:noProof/>
                <w:kern w:val="2"/>
                <w:sz w:val="24"/>
                <w:szCs w:val="24"/>
                <w14:ligatures w14:val="standardContextual"/>
              </w:rPr>
              <w:tab/>
            </w:r>
            <w:r w:rsidRPr="00012C87">
              <w:rPr>
                <w:rStyle w:val="Hyperlink"/>
                <w:noProof/>
              </w:rPr>
              <w:t>ინფორმაციის დეტალიზაციის მართვა თანხმობებით</w:t>
            </w:r>
            <w:r>
              <w:rPr>
                <w:noProof/>
                <w:webHidden/>
              </w:rPr>
              <w:tab/>
            </w:r>
            <w:r>
              <w:rPr>
                <w:noProof/>
                <w:webHidden/>
              </w:rPr>
              <w:fldChar w:fldCharType="begin"/>
            </w:r>
            <w:r>
              <w:rPr>
                <w:noProof/>
                <w:webHidden/>
              </w:rPr>
              <w:instrText xml:space="preserve"> PAGEREF _Toc174034565 \h </w:instrText>
            </w:r>
            <w:r>
              <w:rPr>
                <w:noProof/>
                <w:webHidden/>
              </w:rPr>
            </w:r>
            <w:r>
              <w:rPr>
                <w:noProof/>
                <w:webHidden/>
              </w:rPr>
              <w:fldChar w:fldCharType="separate"/>
            </w:r>
            <w:r w:rsidR="001D5EB5">
              <w:rPr>
                <w:noProof/>
                <w:webHidden/>
              </w:rPr>
              <w:t>6</w:t>
            </w:r>
            <w:r>
              <w:rPr>
                <w:noProof/>
                <w:webHidden/>
              </w:rPr>
              <w:fldChar w:fldCharType="end"/>
            </w:r>
          </w:hyperlink>
        </w:p>
        <w:p w14:paraId="34EF7508" w14:textId="6811F060"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66" w:history="1">
            <w:r w:rsidRPr="00012C87">
              <w:rPr>
                <w:rStyle w:val="Hyperlink"/>
                <w:noProof/>
              </w:rPr>
              <w:t>5.2</w:t>
            </w:r>
            <w:r>
              <w:rPr>
                <w:rFonts w:eastAsiaTheme="minorEastAsia"/>
                <w:noProof/>
                <w:kern w:val="2"/>
                <w:sz w:val="24"/>
                <w:szCs w:val="24"/>
                <w14:ligatures w14:val="standardContextual"/>
              </w:rPr>
              <w:tab/>
            </w:r>
            <w:r w:rsidRPr="00012C87">
              <w:rPr>
                <w:rStyle w:val="Hyperlink"/>
                <w:noProof/>
              </w:rPr>
              <w:t>მხარდაჭერილი ანგარიშის ტიპები</w:t>
            </w:r>
            <w:r>
              <w:rPr>
                <w:noProof/>
                <w:webHidden/>
              </w:rPr>
              <w:tab/>
            </w:r>
            <w:r>
              <w:rPr>
                <w:noProof/>
                <w:webHidden/>
              </w:rPr>
              <w:fldChar w:fldCharType="begin"/>
            </w:r>
            <w:r>
              <w:rPr>
                <w:noProof/>
                <w:webHidden/>
              </w:rPr>
              <w:instrText xml:space="preserve"> PAGEREF _Toc174034566 \h </w:instrText>
            </w:r>
            <w:r>
              <w:rPr>
                <w:noProof/>
                <w:webHidden/>
              </w:rPr>
            </w:r>
            <w:r>
              <w:rPr>
                <w:noProof/>
                <w:webHidden/>
              </w:rPr>
              <w:fldChar w:fldCharType="separate"/>
            </w:r>
            <w:r w:rsidR="001D5EB5">
              <w:rPr>
                <w:noProof/>
                <w:webHidden/>
              </w:rPr>
              <w:t>6</w:t>
            </w:r>
            <w:r>
              <w:rPr>
                <w:noProof/>
                <w:webHidden/>
              </w:rPr>
              <w:fldChar w:fldCharType="end"/>
            </w:r>
          </w:hyperlink>
        </w:p>
        <w:p w14:paraId="6169855A" w14:textId="084DBFB3"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67" w:history="1">
            <w:r w:rsidRPr="00012C87">
              <w:rPr>
                <w:rStyle w:val="Hyperlink"/>
                <w:noProof/>
              </w:rPr>
              <w:t>5.2.1</w:t>
            </w:r>
            <w:r>
              <w:rPr>
                <w:rFonts w:eastAsiaTheme="minorEastAsia"/>
                <w:noProof/>
                <w:kern w:val="2"/>
                <w:sz w:val="24"/>
                <w:szCs w:val="24"/>
                <w14:ligatures w14:val="standardContextual"/>
              </w:rPr>
              <w:tab/>
            </w:r>
            <w:r w:rsidRPr="00012C87">
              <w:rPr>
                <w:rStyle w:val="Hyperlink"/>
                <w:noProof/>
              </w:rPr>
              <w:t>მხარდაჭერის დანერგვის გრაფიკი</w:t>
            </w:r>
            <w:r>
              <w:rPr>
                <w:noProof/>
                <w:webHidden/>
              </w:rPr>
              <w:tab/>
            </w:r>
            <w:r>
              <w:rPr>
                <w:noProof/>
                <w:webHidden/>
              </w:rPr>
              <w:fldChar w:fldCharType="begin"/>
            </w:r>
            <w:r>
              <w:rPr>
                <w:noProof/>
                <w:webHidden/>
              </w:rPr>
              <w:instrText xml:space="preserve"> PAGEREF _Toc174034567 \h </w:instrText>
            </w:r>
            <w:r>
              <w:rPr>
                <w:noProof/>
                <w:webHidden/>
              </w:rPr>
            </w:r>
            <w:r>
              <w:rPr>
                <w:noProof/>
                <w:webHidden/>
              </w:rPr>
              <w:fldChar w:fldCharType="separate"/>
            </w:r>
            <w:r w:rsidR="001D5EB5">
              <w:rPr>
                <w:noProof/>
                <w:webHidden/>
              </w:rPr>
              <w:t>7</w:t>
            </w:r>
            <w:r>
              <w:rPr>
                <w:noProof/>
                <w:webHidden/>
              </w:rPr>
              <w:fldChar w:fldCharType="end"/>
            </w:r>
          </w:hyperlink>
        </w:p>
        <w:p w14:paraId="282DB88B" w14:textId="44EBEED3"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68" w:history="1">
            <w:r w:rsidRPr="00012C87">
              <w:rPr>
                <w:rStyle w:val="Hyperlink"/>
                <w:noProof/>
              </w:rPr>
              <w:t>5.3</w:t>
            </w:r>
            <w:r>
              <w:rPr>
                <w:rFonts w:eastAsiaTheme="minorEastAsia"/>
                <w:noProof/>
                <w:kern w:val="2"/>
                <w:sz w:val="24"/>
                <w:szCs w:val="24"/>
                <w14:ligatures w14:val="standardContextual"/>
              </w:rPr>
              <w:tab/>
            </w:r>
            <w:r w:rsidRPr="00012C87">
              <w:rPr>
                <w:rStyle w:val="Hyperlink"/>
                <w:noProof/>
              </w:rPr>
              <w:t>რესურსის იდენტიფიკატორი</w:t>
            </w:r>
            <w:r>
              <w:rPr>
                <w:noProof/>
                <w:webHidden/>
              </w:rPr>
              <w:tab/>
            </w:r>
            <w:r>
              <w:rPr>
                <w:noProof/>
                <w:webHidden/>
              </w:rPr>
              <w:fldChar w:fldCharType="begin"/>
            </w:r>
            <w:r>
              <w:rPr>
                <w:noProof/>
                <w:webHidden/>
              </w:rPr>
              <w:instrText xml:space="preserve"> PAGEREF _Toc174034568 \h </w:instrText>
            </w:r>
            <w:r>
              <w:rPr>
                <w:noProof/>
                <w:webHidden/>
              </w:rPr>
            </w:r>
            <w:r>
              <w:rPr>
                <w:noProof/>
                <w:webHidden/>
              </w:rPr>
              <w:fldChar w:fldCharType="separate"/>
            </w:r>
            <w:r w:rsidR="001D5EB5">
              <w:rPr>
                <w:noProof/>
                <w:webHidden/>
              </w:rPr>
              <w:t>7</w:t>
            </w:r>
            <w:r>
              <w:rPr>
                <w:noProof/>
                <w:webHidden/>
              </w:rPr>
              <w:fldChar w:fldCharType="end"/>
            </w:r>
          </w:hyperlink>
        </w:p>
        <w:p w14:paraId="7D0D8715" w14:textId="72DA2022"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69" w:history="1">
            <w:r w:rsidRPr="00012C87">
              <w:rPr>
                <w:rStyle w:val="Hyperlink"/>
                <w:noProof/>
              </w:rPr>
              <w:t>5.4</w:t>
            </w:r>
            <w:r>
              <w:rPr>
                <w:rFonts w:eastAsiaTheme="minorEastAsia"/>
                <w:noProof/>
                <w:kern w:val="2"/>
                <w:sz w:val="24"/>
                <w:szCs w:val="24"/>
                <w14:ligatures w14:val="standardContextual"/>
              </w:rPr>
              <w:tab/>
            </w:r>
            <w:r w:rsidRPr="00012C87">
              <w:rPr>
                <w:rStyle w:val="Hyperlink"/>
                <w:noProof/>
              </w:rPr>
              <w:t>ანგარიშის  მითითებითი იდენტიფიკატორი</w:t>
            </w:r>
            <w:r>
              <w:rPr>
                <w:noProof/>
                <w:webHidden/>
              </w:rPr>
              <w:tab/>
            </w:r>
            <w:r>
              <w:rPr>
                <w:noProof/>
                <w:webHidden/>
              </w:rPr>
              <w:fldChar w:fldCharType="begin"/>
            </w:r>
            <w:r>
              <w:rPr>
                <w:noProof/>
                <w:webHidden/>
              </w:rPr>
              <w:instrText xml:space="preserve"> PAGEREF _Toc174034569 \h </w:instrText>
            </w:r>
            <w:r>
              <w:rPr>
                <w:noProof/>
                <w:webHidden/>
              </w:rPr>
            </w:r>
            <w:r>
              <w:rPr>
                <w:noProof/>
                <w:webHidden/>
              </w:rPr>
              <w:fldChar w:fldCharType="separate"/>
            </w:r>
            <w:r w:rsidR="001D5EB5">
              <w:rPr>
                <w:noProof/>
                <w:webHidden/>
              </w:rPr>
              <w:t>7</w:t>
            </w:r>
            <w:r>
              <w:rPr>
                <w:noProof/>
                <w:webHidden/>
              </w:rPr>
              <w:fldChar w:fldCharType="end"/>
            </w:r>
          </w:hyperlink>
        </w:p>
        <w:p w14:paraId="0B0421A0" w14:textId="32DDE2BC"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70" w:history="1">
            <w:r w:rsidRPr="00012C87">
              <w:rPr>
                <w:rStyle w:val="Hyperlink"/>
                <w:noProof/>
              </w:rPr>
              <w:t>5.5</w:t>
            </w:r>
            <w:r>
              <w:rPr>
                <w:rFonts w:eastAsiaTheme="minorEastAsia"/>
                <w:noProof/>
                <w:kern w:val="2"/>
                <w:sz w:val="24"/>
                <w:szCs w:val="24"/>
                <w14:ligatures w14:val="standardContextual"/>
              </w:rPr>
              <w:tab/>
            </w:r>
            <w:r w:rsidRPr="00012C87">
              <w:rPr>
                <w:rStyle w:val="Hyperlink"/>
                <w:noProof/>
              </w:rPr>
              <w:t>დასაბრუნებელ მონაცემთა მოცულობა</w:t>
            </w:r>
            <w:r>
              <w:rPr>
                <w:noProof/>
                <w:webHidden/>
              </w:rPr>
              <w:tab/>
            </w:r>
            <w:r>
              <w:rPr>
                <w:noProof/>
                <w:webHidden/>
              </w:rPr>
              <w:fldChar w:fldCharType="begin"/>
            </w:r>
            <w:r>
              <w:rPr>
                <w:noProof/>
                <w:webHidden/>
              </w:rPr>
              <w:instrText xml:space="preserve"> PAGEREF _Toc174034570 \h </w:instrText>
            </w:r>
            <w:r>
              <w:rPr>
                <w:noProof/>
                <w:webHidden/>
              </w:rPr>
            </w:r>
            <w:r>
              <w:rPr>
                <w:noProof/>
                <w:webHidden/>
              </w:rPr>
              <w:fldChar w:fldCharType="separate"/>
            </w:r>
            <w:r w:rsidR="001D5EB5">
              <w:rPr>
                <w:noProof/>
                <w:webHidden/>
              </w:rPr>
              <w:t>8</w:t>
            </w:r>
            <w:r>
              <w:rPr>
                <w:noProof/>
                <w:webHidden/>
              </w:rPr>
              <w:fldChar w:fldCharType="end"/>
            </w:r>
          </w:hyperlink>
        </w:p>
        <w:p w14:paraId="388AA74E" w14:textId="6F1B82CE"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71" w:history="1">
            <w:r w:rsidRPr="00012C87">
              <w:rPr>
                <w:rStyle w:val="Hyperlink"/>
                <w:noProof/>
              </w:rPr>
              <w:t>5.5.1</w:t>
            </w:r>
            <w:r>
              <w:rPr>
                <w:rFonts w:eastAsiaTheme="minorEastAsia"/>
                <w:noProof/>
                <w:kern w:val="2"/>
                <w:sz w:val="24"/>
                <w:szCs w:val="24"/>
                <w14:ligatures w14:val="standardContextual"/>
              </w:rPr>
              <w:tab/>
            </w:r>
            <w:r w:rsidRPr="00012C87">
              <w:rPr>
                <w:rStyle w:val="Hyperlink"/>
                <w:noProof/>
              </w:rPr>
              <w:t>Account Details ტიპის ობიექტის შევსება ანგარიშების სიაში</w:t>
            </w:r>
            <w:r>
              <w:rPr>
                <w:noProof/>
                <w:webHidden/>
              </w:rPr>
              <w:tab/>
            </w:r>
            <w:r>
              <w:rPr>
                <w:noProof/>
                <w:webHidden/>
              </w:rPr>
              <w:fldChar w:fldCharType="begin"/>
            </w:r>
            <w:r>
              <w:rPr>
                <w:noProof/>
                <w:webHidden/>
              </w:rPr>
              <w:instrText xml:space="preserve"> PAGEREF _Toc174034571 \h </w:instrText>
            </w:r>
            <w:r>
              <w:rPr>
                <w:noProof/>
                <w:webHidden/>
              </w:rPr>
            </w:r>
            <w:r>
              <w:rPr>
                <w:noProof/>
                <w:webHidden/>
              </w:rPr>
              <w:fldChar w:fldCharType="separate"/>
            </w:r>
            <w:r w:rsidR="001D5EB5">
              <w:rPr>
                <w:noProof/>
                <w:webHidden/>
              </w:rPr>
              <w:t>8</w:t>
            </w:r>
            <w:r>
              <w:rPr>
                <w:noProof/>
                <w:webHidden/>
              </w:rPr>
              <w:fldChar w:fldCharType="end"/>
            </w:r>
          </w:hyperlink>
        </w:p>
        <w:p w14:paraId="3A412D4F" w14:textId="04FF19BA"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72" w:history="1">
            <w:r w:rsidRPr="00012C87">
              <w:rPr>
                <w:rStyle w:val="Hyperlink"/>
                <w:noProof/>
              </w:rPr>
              <w:t>5.5.2</w:t>
            </w:r>
            <w:r>
              <w:rPr>
                <w:rFonts w:eastAsiaTheme="minorEastAsia"/>
                <w:noProof/>
                <w:kern w:val="2"/>
                <w:sz w:val="24"/>
                <w:szCs w:val="24"/>
                <w14:ligatures w14:val="standardContextual"/>
              </w:rPr>
              <w:tab/>
            </w:r>
            <w:r w:rsidRPr="00012C87">
              <w:rPr>
                <w:rStyle w:val="Hyperlink"/>
                <w:noProof/>
              </w:rPr>
              <w:t>Account Details ტიპის ობიექტის შევსება ანგარიშის დეტალების გამოძახებისას</w:t>
            </w:r>
            <w:r>
              <w:rPr>
                <w:noProof/>
                <w:webHidden/>
              </w:rPr>
              <w:tab/>
            </w:r>
            <w:r>
              <w:rPr>
                <w:noProof/>
                <w:webHidden/>
              </w:rPr>
              <w:fldChar w:fldCharType="begin"/>
            </w:r>
            <w:r>
              <w:rPr>
                <w:noProof/>
                <w:webHidden/>
              </w:rPr>
              <w:instrText xml:space="preserve"> PAGEREF _Toc174034572 \h </w:instrText>
            </w:r>
            <w:r>
              <w:rPr>
                <w:noProof/>
                <w:webHidden/>
              </w:rPr>
            </w:r>
            <w:r>
              <w:rPr>
                <w:noProof/>
                <w:webHidden/>
              </w:rPr>
              <w:fldChar w:fldCharType="separate"/>
            </w:r>
            <w:r w:rsidR="001D5EB5">
              <w:rPr>
                <w:noProof/>
                <w:webHidden/>
              </w:rPr>
              <w:t>12</w:t>
            </w:r>
            <w:r>
              <w:rPr>
                <w:noProof/>
                <w:webHidden/>
              </w:rPr>
              <w:fldChar w:fldCharType="end"/>
            </w:r>
          </w:hyperlink>
        </w:p>
        <w:p w14:paraId="7173FE99" w14:textId="696BAE5D"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73" w:history="1">
            <w:r w:rsidRPr="00012C87">
              <w:rPr>
                <w:rStyle w:val="Hyperlink"/>
                <w:noProof/>
              </w:rPr>
              <w:t>5.5.3</w:t>
            </w:r>
            <w:r>
              <w:rPr>
                <w:rFonts w:eastAsiaTheme="minorEastAsia"/>
                <w:noProof/>
                <w:kern w:val="2"/>
                <w:sz w:val="24"/>
                <w:szCs w:val="24"/>
                <w14:ligatures w14:val="standardContextual"/>
              </w:rPr>
              <w:tab/>
            </w:r>
            <w:r w:rsidRPr="00012C87">
              <w:rPr>
                <w:rStyle w:val="Hyperlink"/>
                <w:noProof/>
              </w:rPr>
              <w:t>Card Account Details ობიექტის შევსება ანგარიშების სიაში, საბარათე ანგარიშებისათვის</w:t>
            </w:r>
            <w:r>
              <w:rPr>
                <w:noProof/>
                <w:webHidden/>
              </w:rPr>
              <w:tab/>
            </w:r>
            <w:r>
              <w:rPr>
                <w:noProof/>
                <w:webHidden/>
              </w:rPr>
              <w:fldChar w:fldCharType="begin"/>
            </w:r>
            <w:r>
              <w:rPr>
                <w:noProof/>
                <w:webHidden/>
              </w:rPr>
              <w:instrText xml:space="preserve"> PAGEREF _Toc174034573 \h </w:instrText>
            </w:r>
            <w:r>
              <w:rPr>
                <w:noProof/>
                <w:webHidden/>
              </w:rPr>
            </w:r>
            <w:r>
              <w:rPr>
                <w:noProof/>
                <w:webHidden/>
              </w:rPr>
              <w:fldChar w:fldCharType="separate"/>
            </w:r>
            <w:r w:rsidR="001D5EB5">
              <w:rPr>
                <w:noProof/>
                <w:webHidden/>
              </w:rPr>
              <w:t>12</w:t>
            </w:r>
            <w:r>
              <w:rPr>
                <w:noProof/>
                <w:webHidden/>
              </w:rPr>
              <w:fldChar w:fldCharType="end"/>
            </w:r>
          </w:hyperlink>
        </w:p>
        <w:p w14:paraId="09FB17B1" w14:textId="069D38F2"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74" w:history="1">
            <w:r w:rsidRPr="00012C87">
              <w:rPr>
                <w:rStyle w:val="Hyperlink"/>
                <w:noProof/>
              </w:rPr>
              <w:t>5.5.4</w:t>
            </w:r>
            <w:r>
              <w:rPr>
                <w:rFonts w:eastAsiaTheme="minorEastAsia"/>
                <w:noProof/>
                <w:kern w:val="2"/>
                <w:sz w:val="24"/>
                <w:szCs w:val="24"/>
                <w14:ligatures w14:val="standardContextual"/>
              </w:rPr>
              <w:tab/>
            </w:r>
            <w:r w:rsidRPr="00012C87">
              <w:rPr>
                <w:rStyle w:val="Hyperlink"/>
                <w:noProof/>
              </w:rPr>
              <w:t>Card Account Details ობიექტის შევსება ანგარიშის დეტალების გამოძახებისას, საბარათე ანგარიშებისათვის</w:t>
            </w:r>
            <w:r>
              <w:rPr>
                <w:noProof/>
                <w:webHidden/>
              </w:rPr>
              <w:tab/>
            </w:r>
            <w:r>
              <w:rPr>
                <w:noProof/>
                <w:webHidden/>
              </w:rPr>
              <w:fldChar w:fldCharType="begin"/>
            </w:r>
            <w:r>
              <w:rPr>
                <w:noProof/>
                <w:webHidden/>
              </w:rPr>
              <w:instrText xml:space="preserve"> PAGEREF _Toc174034574 \h </w:instrText>
            </w:r>
            <w:r>
              <w:rPr>
                <w:noProof/>
                <w:webHidden/>
              </w:rPr>
            </w:r>
            <w:r>
              <w:rPr>
                <w:noProof/>
                <w:webHidden/>
              </w:rPr>
              <w:fldChar w:fldCharType="separate"/>
            </w:r>
            <w:r w:rsidR="001D5EB5">
              <w:rPr>
                <w:noProof/>
                <w:webHidden/>
              </w:rPr>
              <w:t>12</w:t>
            </w:r>
            <w:r>
              <w:rPr>
                <w:noProof/>
                <w:webHidden/>
              </w:rPr>
              <w:fldChar w:fldCharType="end"/>
            </w:r>
          </w:hyperlink>
        </w:p>
        <w:p w14:paraId="00C88831" w14:textId="4B642BFE"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75" w:history="1">
            <w:r w:rsidRPr="00012C87">
              <w:rPr>
                <w:rStyle w:val="Hyperlink"/>
                <w:noProof/>
              </w:rPr>
              <w:t>5.5.5</w:t>
            </w:r>
            <w:r>
              <w:rPr>
                <w:rFonts w:eastAsiaTheme="minorEastAsia"/>
                <w:noProof/>
                <w:kern w:val="2"/>
                <w:sz w:val="24"/>
                <w:szCs w:val="24"/>
                <w14:ligatures w14:val="standardContextual"/>
              </w:rPr>
              <w:tab/>
            </w:r>
            <w:r w:rsidRPr="00012C87">
              <w:rPr>
                <w:rStyle w:val="Hyperlink"/>
                <w:noProof/>
              </w:rPr>
              <w:t>Card Account Details ობიექტის შევსება ანგარიშების სიაში, ცალკეული ბარათებისათვის</w:t>
            </w:r>
            <w:r>
              <w:rPr>
                <w:noProof/>
                <w:webHidden/>
              </w:rPr>
              <w:tab/>
            </w:r>
            <w:r>
              <w:rPr>
                <w:noProof/>
                <w:webHidden/>
              </w:rPr>
              <w:fldChar w:fldCharType="begin"/>
            </w:r>
            <w:r>
              <w:rPr>
                <w:noProof/>
                <w:webHidden/>
              </w:rPr>
              <w:instrText xml:space="preserve"> PAGEREF _Toc174034575 \h </w:instrText>
            </w:r>
            <w:r>
              <w:rPr>
                <w:noProof/>
                <w:webHidden/>
              </w:rPr>
            </w:r>
            <w:r>
              <w:rPr>
                <w:noProof/>
                <w:webHidden/>
              </w:rPr>
              <w:fldChar w:fldCharType="separate"/>
            </w:r>
            <w:r w:rsidR="001D5EB5">
              <w:rPr>
                <w:noProof/>
                <w:webHidden/>
              </w:rPr>
              <w:t>13</w:t>
            </w:r>
            <w:r>
              <w:rPr>
                <w:noProof/>
                <w:webHidden/>
              </w:rPr>
              <w:fldChar w:fldCharType="end"/>
            </w:r>
          </w:hyperlink>
        </w:p>
        <w:p w14:paraId="281D7DB1" w14:textId="46604751"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76" w:history="1">
            <w:r w:rsidRPr="00012C87">
              <w:rPr>
                <w:rStyle w:val="Hyperlink"/>
                <w:noProof/>
              </w:rPr>
              <w:t>5.5.6</w:t>
            </w:r>
            <w:r>
              <w:rPr>
                <w:rFonts w:eastAsiaTheme="minorEastAsia"/>
                <w:noProof/>
                <w:kern w:val="2"/>
                <w:sz w:val="24"/>
                <w:szCs w:val="24"/>
                <w14:ligatures w14:val="standardContextual"/>
              </w:rPr>
              <w:tab/>
            </w:r>
            <w:r w:rsidRPr="00012C87">
              <w:rPr>
                <w:rStyle w:val="Hyperlink"/>
                <w:noProof/>
              </w:rPr>
              <w:t>Card Account Details ობიექტის შევსება ანგარიშის დეტალების გამოძახებისას, ცალკეული ბარათებისათვის</w:t>
            </w:r>
            <w:r>
              <w:rPr>
                <w:noProof/>
                <w:webHidden/>
              </w:rPr>
              <w:tab/>
            </w:r>
            <w:r>
              <w:rPr>
                <w:noProof/>
                <w:webHidden/>
              </w:rPr>
              <w:fldChar w:fldCharType="begin"/>
            </w:r>
            <w:r>
              <w:rPr>
                <w:noProof/>
                <w:webHidden/>
              </w:rPr>
              <w:instrText xml:space="preserve"> PAGEREF _Toc174034576 \h </w:instrText>
            </w:r>
            <w:r>
              <w:rPr>
                <w:noProof/>
                <w:webHidden/>
              </w:rPr>
            </w:r>
            <w:r>
              <w:rPr>
                <w:noProof/>
                <w:webHidden/>
              </w:rPr>
              <w:fldChar w:fldCharType="separate"/>
            </w:r>
            <w:r w:rsidR="001D5EB5">
              <w:rPr>
                <w:noProof/>
                <w:webHidden/>
              </w:rPr>
              <w:t>13</w:t>
            </w:r>
            <w:r>
              <w:rPr>
                <w:noProof/>
                <w:webHidden/>
              </w:rPr>
              <w:fldChar w:fldCharType="end"/>
            </w:r>
          </w:hyperlink>
        </w:p>
        <w:p w14:paraId="0E6BCA7E" w14:textId="7A3CAD88"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77" w:history="1">
            <w:r w:rsidRPr="00012C87">
              <w:rPr>
                <w:rStyle w:val="Hyperlink"/>
                <w:noProof/>
              </w:rPr>
              <w:t>5.6</w:t>
            </w:r>
            <w:r>
              <w:rPr>
                <w:rFonts w:eastAsiaTheme="minorEastAsia"/>
                <w:noProof/>
                <w:kern w:val="2"/>
                <w:sz w:val="24"/>
                <w:szCs w:val="24"/>
                <w14:ligatures w14:val="standardContextual"/>
              </w:rPr>
              <w:tab/>
            </w:r>
            <w:r w:rsidRPr="00012C87">
              <w:rPr>
                <w:rStyle w:val="Hyperlink"/>
                <w:noProof/>
              </w:rPr>
              <w:t>ტრანზაქციების სიის დაყოფა პორციებად</w:t>
            </w:r>
            <w:r>
              <w:rPr>
                <w:noProof/>
                <w:webHidden/>
              </w:rPr>
              <w:tab/>
            </w:r>
            <w:r>
              <w:rPr>
                <w:noProof/>
                <w:webHidden/>
              </w:rPr>
              <w:fldChar w:fldCharType="begin"/>
            </w:r>
            <w:r>
              <w:rPr>
                <w:noProof/>
                <w:webHidden/>
              </w:rPr>
              <w:instrText xml:space="preserve"> PAGEREF _Toc174034577 \h </w:instrText>
            </w:r>
            <w:r>
              <w:rPr>
                <w:noProof/>
                <w:webHidden/>
              </w:rPr>
            </w:r>
            <w:r>
              <w:rPr>
                <w:noProof/>
                <w:webHidden/>
              </w:rPr>
              <w:fldChar w:fldCharType="separate"/>
            </w:r>
            <w:r w:rsidR="001D5EB5">
              <w:rPr>
                <w:noProof/>
                <w:webHidden/>
              </w:rPr>
              <w:t>13</w:t>
            </w:r>
            <w:r>
              <w:rPr>
                <w:noProof/>
                <w:webHidden/>
              </w:rPr>
              <w:fldChar w:fldCharType="end"/>
            </w:r>
          </w:hyperlink>
        </w:p>
        <w:p w14:paraId="584404EC" w14:textId="433B0217" w:rsidR="001A3A20" w:rsidRDefault="001A3A20">
          <w:pPr>
            <w:pStyle w:val="TOC1"/>
            <w:tabs>
              <w:tab w:val="left" w:pos="440"/>
              <w:tab w:val="right" w:leader="dot" w:pos="9350"/>
            </w:tabs>
            <w:rPr>
              <w:rFonts w:eastAsiaTheme="minorEastAsia"/>
              <w:noProof/>
              <w:kern w:val="2"/>
              <w:sz w:val="24"/>
              <w:szCs w:val="24"/>
              <w14:ligatures w14:val="standardContextual"/>
            </w:rPr>
          </w:pPr>
          <w:hyperlink w:anchor="_Toc174034578" w:history="1">
            <w:r w:rsidRPr="00012C87">
              <w:rPr>
                <w:rStyle w:val="Hyperlink"/>
                <w:noProof/>
                <w:lang w:val="ka-GE"/>
              </w:rPr>
              <w:t>6</w:t>
            </w:r>
            <w:r>
              <w:rPr>
                <w:rFonts w:eastAsiaTheme="minorEastAsia"/>
                <w:noProof/>
                <w:kern w:val="2"/>
                <w:sz w:val="24"/>
                <w:szCs w:val="24"/>
                <w14:ligatures w14:val="standardContextual"/>
              </w:rPr>
              <w:tab/>
            </w:r>
            <w:r w:rsidRPr="00012C87">
              <w:rPr>
                <w:rStyle w:val="Hyperlink"/>
                <w:noProof/>
                <w:lang w:val="ka-GE"/>
              </w:rPr>
              <w:t>ინფორმაციის გაზიარების დეტალები ანგარიშის ტიპების მიხედვით</w:t>
            </w:r>
            <w:r>
              <w:rPr>
                <w:noProof/>
                <w:webHidden/>
              </w:rPr>
              <w:tab/>
            </w:r>
            <w:r>
              <w:rPr>
                <w:noProof/>
                <w:webHidden/>
              </w:rPr>
              <w:fldChar w:fldCharType="begin"/>
            </w:r>
            <w:r>
              <w:rPr>
                <w:noProof/>
                <w:webHidden/>
              </w:rPr>
              <w:instrText xml:space="preserve"> PAGEREF _Toc174034578 \h </w:instrText>
            </w:r>
            <w:r>
              <w:rPr>
                <w:noProof/>
                <w:webHidden/>
              </w:rPr>
            </w:r>
            <w:r>
              <w:rPr>
                <w:noProof/>
                <w:webHidden/>
              </w:rPr>
              <w:fldChar w:fldCharType="separate"/>
            </w:r>
            <w:r w:rsidR="001D5EB5">
              <w:rPr>
                <w:noProof/>
                <w:webHidden/>
              </w:rPr>
              <w:t>14</w:t>
            </w:r>
            <w:r>
              <w:rPr>
                <w:noProof/>
                <w:webHidden/>
              </w:rPr>
              <w:fldChar w:fldCharType="end"/>
            </w:r>
          </w:hyperlink>
        </w:p>
        <w:p w14:paraId="447DBC52" w14:textId="34724E30"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79" w:history="1">
            <w:r w:rsidRPr="00012C87">
              <w:rPr>
                <w:rStyle w:val="Hyperlink"/>
                <w:noProof/>
              </w:rPr>
              <w:t>6.1</w:t>
            </w:r>
            <w:r>
              <w:rPr>
                <w:rFonts w:eastAsiaTheme="minorEastAsia"/>
                <w:noProof/>
                <w:kern w:val="2"/>
                <w:sz w:val="24"/>
                <w:szCs w:val="24"/>
                <w14:ligatures w14:val="standardContextual"/>
              </w:rPr>
              <w:tab/>
            </w:r>
            <w:r w:rsidRPr="00012C87">
              <w:rPr>
                <w:rStyle w:val="Hyperlink"/>
                <w:noProof/>
              </w:rPr>
              <w:t>საგადახდო ანგარიშების ინფორმაციის გაზიარება</w:t>
            </w:r>
            <w:r>
              <w:rPr>
                <w:noProof/>
                <w:webHidden/>
              </w:rPr>
              <w:tab/>
            </w:r>
            <w:r>
              <w:rPr>
                <w:noProof/>
                <w:webHidden/>
              </w:rPr>
              <w:fldChar w:fldCharType="begin"/>
            </w:r>
            <w:r>
              <w:rPr>
                <w:noProof/>
                <w:webHidden/>
              </w:rPr>
              <w:instrText xml:space="preserve"> PAGEREF _Toc174034579 \h </w:instrText>
            </w:r>
            <w:r>
              <w:rPr>
                <w:noProof/>
                <w:webHidden/>
              </w:rPr>
            </w:r>
            <w:r>
              <w:rPr>
                <w:noProof/>
                <w:webHidden/>
              </w:rPr>
              <w:fldChar w:fldCharType="separate"/>
            </w:r>
            <w:r w:rsidR="001D5EB5">
              <w:rPr>
                <w:noProof/>
                <w:webHidden/>
              </w:rPr>
              <w:t>14</w:t>
            </w:r>
            <w:r>
              <w:rPr>
                <w:noProof/>
                <w:webHidden/>
              </w:rPr>
              <w:fldChar w:fldCharType="end"/>
            </w:r>
          </w:hyperlink>
        </w:p>
        <w:p w14:paraId="26AE6B36" w14:textId="2E48531D"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80" w:history="1">
            <w:r w:rsidRPr="00012C87">
              <w:rPr>
                <w:rStyle w:val="Hyperlink"/>
                <w:noProof/>
              </w:rPr>
              <w:t>6.2</w:t>
            </w:r>
            <w:r>
              <w:rPr>
                <w:rFonts w:eastAsiaTheme="minorEastAsia"/>
                <w:noProof/>
                <w:kern w:val="2"/>
                <w:sz w:val="24"/>
                <w:szCs w:val="24"/>
                <w14:ligatures w14:val="standardContextual"/>
              </w:rPr>
              <w:tab/>
            </w:r>
            <w:r w:rsidRPr="00012C87">
              <w:rPr>
                <w:rStyle w:val="Hyperlink"/>
                <w:noProof/>
              </w:rPr>
              <w:t>საბარათე ანგარიშების ინფორმაციის გაზიარება</w:t>
            </w:r>
            <w:r>
              <w:rPr>
                <w:noProof/>
                <w:webHidden/>
              </w:rPr>
              <w:tab/>
            </w:r>
            <w:r>
              <w:rPr>
                <w:noProof/>
                <w:webHidden/>
              </w:rPr>
              <w:fldChar w:fldCharType="begin"/>
            </w:r>
            <w:r>
              <w:rPr>
                <w:noProof/>
                <w:webHidden/>
              </w:rPr>
              <w:instrText xml:space="preserve"> PAGEREF _Toc174034580 \h </w:instrText>
            </w:r>
            <w:r>
              <w:rPr>
                <w:noProof/>
                <w:webHidden/>
              </w:rPr>
            </w:r>
            <w:r>
              <w:rPr>
                <w:noProof/>
                <w:webHidden/>
              </w:rPr>
              <w:fldChar w:fldCharType="separate"/>
            </w:r>
            <w:r w:rsidR="001D5EB5">
              <w:rPr>
                <w:noProof/>
                <w:webHidden/>
              </w:rPr>
              <w:t>14</w:t>
            </w:r>
            <w:r>
              <w:rPr>
                <w:noProof/>
                <w:webHidden/>
              </w:rPr>
              <w:fldChar w:fldCharType="end"/>
            </w:r>
          </w:hyperlink>
        </w:p>
        <w:p w14:paraId="0C53ACCB" w14:textId="241C08FA"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81" w:history="1">
            <w:r w:rsidRPr="00012C87">
              <w:rPr>
                <w:rStyle w:val="Hyperlink"/>
                <w:noProof/>
              </w:rPr>
              <w:t>6.3</w:t>
            </w:r>
            <w:r>
              <w:rPr>
                <w:rFonts w:eastAsiaTheme="minorEastAsia"/>
                <w:noProof/>
                <w:kern w:val="2"/>
                <w:sz w:val="24"/>
                <w:szCs w:val="24"/>
                <w14:ligatures w14:val="standardContextual"/>
              </w:rPr>
              <w:tab/>
            </w:r>
            <w:r w:rsidRPr="00012C87">
              <w:rPr>
                <w:rStyle w:val="Hyperlink"/>
                <w:noProof/>
              </w:rPr>
              <w:t>ბარათების ინფორმაციის გაზიარება</w:t>
            </w:r>
            <w:r>
              <w:rPr>
                <w:noProof/>
                <w:webHidden/>
              </w:rPr>
              <w:tab/>
            </w:r>
            <w:r>
              <w:rPr>
                <w:noProof/>
                <w:webHidden/>
              </w:rPr>
              <w:fldChar w:fldCharType="begin"/>
            </w:r>
            <w:r>
              <w:rPr>
                <w:noProof/>
                <w:webHidden/>
              </w:rPr>
              <w:instrText xml:space="preserve"> PAGEREF _Toc174034581 \h </w:instrText>
            </w:r>
            <w:r>
              <w:rPr>
                <w:noProof/>
                <w:webHidden/>
              </w:rPr>
            </w:r>
            <w:r>
              <w:rPr>
                <w:noProof/>
                <w:webHidden/>
              </w:rPr>
              <w:fldChar w:fldCharType="separate"/>
            </w:r>
            <w:r w:rsidR="001D5EB5">
              <w:rPr>
                <w:noProof/>
                <w:webHidden/>
              </w:rPr>
              <w:t>15</w:t>
            </w:r>
            <w:r>
              <w:rPr>
                <w:noProof/>
                <w:webHidden/>
              </w:rPr>
              <w:fldChar w:fldCharType="end"/>
            </w:r>
          </w:hyperlink>
        </w:p>
        <w:p w14:paraId="0118A7BD" w14:textId="72FED933"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82" w:history="1">
            <w:r w:rsidRPr="00012C87">
              <w:rPr>
                <w:rStyle w:val="Hyperlink"/>
                <w:noProof/>
              </w:rPr>
              <w:t>6.4</w:t>
            </w:r>
            <w:r>
              <w:rPr>
                <w:rFonts w:eastAsiaTheme="minorEastAsia"/>
                <w:noProof/>
                <w:kern w:val="2"/>
                <w:sz w:val="24"/>
                <w:szCs w:val="24"/>
                <w14:ligatures w14:val="standardContextual"/>
              </w:rPr>
              <w:tab/>
            </w:r>
            <w:r w:rsidRPr="00012C87">
              <w:rPr>
                <w:rStyle w:val="Hyperlink"/>
                <w:noProof/>
              </w:rPr>
              <w:t>ვადიანი დეპოზიტების ინფორმაციის გაზიარება</w:t>
            </w:r>
            <w:r>
              <w:rPr>
                <w:noProof/>
                <w:webHidden/>
              </w:rPr>
              <w:tab/>
            </w:r>
            <w:r>
              <w:rPr>
                <w:noProof/>
                <w:webHidden/>
              </w:rPr>
              <w:fldChar w:fldCharType="begin"/>
            </w:r>
            <w:r>
              <w:rPr>
                <w:noProof/>
                <w:webHidden/>
              </w:rPr>
              <w:instrText xml:space="preserve"> PAGEREF _Toc174034582 \h </w:instrText>
            </w:r>
            <w:r>
              <w:rPr>
                <w:noProof/>
                <w:webHidden/>
              </w:rPr>
            </w:r>
            <w:r>
              <w:rPr>
                <w:noProof/>
                <w:webHidden/>
              </w:rPr>
              <w:fldChar w:fldCharType="separate"/>
            </w:r>
            <w:r w:rsidR="001D5EB5">
              <w:rPr>
                <w:noProof/>
                <w:webHidden/>
              </w:rPr>
              <w:t>15</w:t>
            </w:r>
            <w:r>
              <w:rPr>
                <w:noProof/>
                <w:webHidden/>
              </w:rPr>
              <w:fldChar w:fldCharType="end"/>
            </w:r>
          </w:hyperlink>
        </w:p>
        <w:p w14:paraId="29E7B5C8" w14:textId="58F4B09D"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83" w:history="1">
            <w:r w:rsidRPr="00012C87">
              <w:rPr>
                <w:rStyle w:val="Hyperlink"/>
                <w:noProof/>
                <w:lang w:val="ka-GE"/>
              </w:rPr>
              <w:t>6.4.1</w:t>
            </w:r>
            <w:r>
              <w:rPr>
                <w:rFonts w:eastAsiaTheme="minorEastAsia"/>
                <w:noProof/>
                <w:kern w:val="2"/>
                <w:sz w:val="24"/>
                <w:szCs w:val="24"/>
                <w14:ligatures w14:val="standardContextual"/>
              </w:rPr>
              <w:tab/>
            </w:r>
            <w:r w:rsidRPr="00012C87">
              <w:rPr>
                <w:rStyle w:val="Hyperlink"/>
                <w:noProof/>
                <w:lang w:val="ka-GE"/>
              </w:rPr>
              <w:t>ანგარიშების სიაში დასაბრუნებელი ინფორმაცია</w:t>
            </w:r>
            <w:r>
              <w:rPr>
                <w:noProof/>
                <w:webHidden/>
              </w:rPr>
              <w:tab/>
            </w:r>
            <w:r>
              <w:rPr>
                <w:noProof/>
                <w:webHidden/>
              </w:rPr>
              <w:fldChar w:fldCharType="begin"/>
            </w:r>
            <w:r>
              <w:rPr>
                <w:noProof/>
                <w:webHidden/>
              </w:rPr>
              <w:instrText xml:space="preserve"> PAGEREF _Toc174034583 \h </w:instrText>
            </w:r>
            <w:r>
              <w:rPr>
                <w:noProof/>
                <w:webHidden/>
              </w:rPr>
            </w:r>
            <w:r>
              <w:rPr>
                <w:noProof/>
                <w:webHidden/>
              </w:rPr>
              <w:fldChar w:fldCharType="separate"/>
            </w:r>
            <w:r w:rsidR="001D5EB5">
              <w:rPr>
                <w:noProof/>
                <w:webHidden/>
              </w:rPr>
              <w:t>15</w:t>
            </w:r>
            <w:r>
              <w:rPr>
                <w:noProof/>
                <w:webHidden/>
              </w:rPr>
              <w:fldChar w:fldCharType="end"/>
            </w:r>
          </w:hyperlink>
        </w:p>
        <w:p w14:paraId="3935955F" w14:textId="2D87FDF8"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84" w:history="1">
            <w:r w:rsidRPr="00012C87">
              <w:rPr>
                <w:rStyle w:val="Hyperlink"/>
                <w:noProof/>
                <w:lang w:val="ka-GE"/>
              </w:rPr>
              <w:t>6.4.2</w:t>
            </w:r>
            <w:r>
              <w:rPr>
                <w:rFonts w:eastAsiaTheme="minorEastAsia"/>
                <w:noProof/>
                <w:kern w:val="2"/>
                <w:sz w:val="24"/>
                <w:szCs w:val="24"/>
                <w14:ligatures w14:val="standardContextual"/>
              </w:rPr>
              <w:tab/>
            </w:r>
            <w:r w:rsidRPr="00012C87">
              <w:rPr>
                <w:rStyle w:val="Hyperlink"/>
                <w:noProof/>
                <w:lang w:val="ka-GE"/>
              </w:rPr>
              <w:t>ანგარიშის დეტალებში დასაბრუნებელი ინფორმაცია</w:t>
            </w:r>
            <w:r>
              <w:rPr>
                <w:noProof/>
                <w:webHidden/>
              </w:rPr>
              <w:tab/>
            </w:r>
            <w:r>
              <w:rPr>
                <w:noProof/>
                <w:webHidden/>
              </w:rPr>
              <w:fldChar w:fldCharType="begin"/>
            </w:r>
            <w:r>
              <w:rPr>
                <w:noProof/>
                <w:webHidden/>
              </w:rPr>
              <w:instrText xml:space="preserve"> PAGEREF _Toc174034584 \h </w:instrText>
            </w:r>
            <w:r>
              <w:rPr>
                <w:noProof/>
                <w:webHidden/>
              </w:rPr>
            </w:r>
            <w:r>
              <w:rPr>
                <w:noProof/>
                <w:webHidden/>
              </w:rPr>
              <w:fldChar w:fldCharType="separate"/>
            </w:r>
            <w:r w:rsidR="001D5EB5">
              <w:rPr>
                <w:noProof/>
                <w:webHidden/>
              </w:rPr>
              <w:t>15</w:t>
            </w:r>
            <w:r>
              <w:rPr>
                <w:noProof/>
                <w:webHidden/>
              </w:rPr>
              <w:fldChar w:fldCharType="end"/>
            </w:r>
          </w:hyperlink>
        </w:p>
        <w:p w14:paraId="57B02913" w14:textId="4E5CE107"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85" w:history="1">
            <w:r w:rsidRPr="00012C87">
              <w:rPr>
                <w:rStyle w:val="Hyperlink"/>
                <w:noProof/>
              </w:rPr>
              <w:t>6.4.3</w:t>
            </w:r>
            <w:r>
              <w:rPr>
                <w:rFonts w:eastAsiaTheme="minorEastAsia"/>
                <w:noProof/>
                <w:kern w:val="2"/>
                <w:sz w:val="24"/>
                <w:szCs w:val="24"/>
                <w14:ligatures w14:val="standardContextual"/>
              </w:rPr>
              <w:tab/>
            </w:r>
            <w:r w:rsidRPr="00012C87">
              <w:rPr>
                <w:rStyle w:val="Hyperlink"/>
                <w:noProof/>
              </w:rPr>
              <w:t>ანგარიშის ნაშთებში დასაბრუნებელი ინფორმაცია</w:t>
            </w:r>
            <w:r>
              <w:rPr>
                <w:noProof/>
                <w:webHidden/>
              </w:rPr>
              <w:tab/>
            </w:r>
            <w:r>
              <w:rPr>
                <w:noProof/>
                <w:webHidden/>
              </w:rPr>
              <w:fldChar w:fldCharType="begin"/>
            </w:r>
            <w:r>
              <w:rPr>
                <w:noProof/>
                <w:webHidden/>
              </w:rPr>
              <w:instrText xml:space="preserve"> PAGEREF _Toc174034585 \h </w:instrText>
            </w:r>
            <w:r>
              <w:rPr>
                <w:noProof/>
                <w:webHidden/>
              </w:rPr>
            </w:r>
            <w:r>
              <w:rPr>
                <w:noProof/>
                <w:webHidden/>
              </w:rPr>
              <w:fldChar w:fldCharType="separate"/>
            </w:r>
            <w:r w:rsidR="001D5EB5">
              <w:rPr>
                <w:noProof/>
                <w:webHidden/>
              </w:rPr>
              <w:t>15</w:t>
            </w:r>
            <w:r>
              <w:rPr>
                <w:noProof/>
                <w:webHidden/>
              </w:rPr>
              <w:fldChar w:fldCharType="end"/>
            </w:r>
          </w:hyperlink>
        </w:p>
        <w:p w14:paraId="1C24B20B" w14:textId="756FEE20"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86" w:history="1">
            <w:r w:rsidRPr="00012C87">
              <w:rPr>
                <w:rStyle w:val="Hyperlink"/>
                <w:noProof/>
              </w:rPr>
              <w:t>6.4.4</w:t>
            </w:r>
            <w:r>
              <w:rPr>
                <w:rFonts w:eastAsiaTheme="minorEastAsia"/>
                <w:noProof/>
                <w:kern w:val="2"/>
                <w:sz w:val="24"/>
                <w:szCs w:val="24"/>
                <w14:ligatures w14:val="standardContextual"/>
              </w:rPr>
              <w:tab/>
            </w:r>
            <w:r w:rsidRPr="00012C87">
              <w:rPr>
                <w:rStyle w:val="Hyperlink"/>
                <w:noProof/>
              </w:rPr>
              <w:t>ანგარიშის ტრანზაქციებში დასაბრუნებელი ინფორმაცია</w:t>
            </w:r>
            <w:r>
              <w:rPr>
                <w:noProof/>
                <w:webHidden/>
              </w:rPr>
              <w:tab/>
            </w:r>
            <w:r>
              <w:rPr>
                <w:noProof/>
                <w:webHidden/>
              </w:rPr>
              <w:fldChar w:fldCharType="begin"/>
            </w:r>
            <w:r>
              <w:rPr>
                <w:noProof/>
                <w:webHidden/>
              </w:rPr>
              <w:instrText xml:space="preserve"> PAGEREF _Toc174034586 \h </w:instrText>
            </w:r>
            <w:r>
              <w:rPr>
                <w:noProof/>
                <w:webHidden/>
              </w:rPr>
            </w:r>
            <w:r>
              <w:rPr>
                <w:noProof/>
                <w:webHidden/>
              </w:rPr>
              <w:fldChar w:fldCharType="separate"/>
            </w:r>
            <w:r w:rsidR="001D5EB5">
              <w:rPr>
                <w:noProof/>
                <w:webHidden/>
              </w:rPr>
              <w:t>16</w:t>
            </w:r>
            <w:r>
              <w:rPr>
                <w:noProof/>
                <w:webHidden/>
              </w:rPr>
              <w:fldChar w:fldCharType="end"/>
            </w:r>
          </w:hyperlink>
        </w:p>
        <w:p w14:paraId="46CF184D" w14:textId="7F2F0A3E" w:rsidR="001A3A20" w:rsidRDefault="001A3A20">
          <w:pPr>
            <w:pStyle w:val="TOC2"/>
            <w:tabs>
              <w:tab w:val="left" w:pos="880"/>
              <w:tab w:val="right" w:leader="dot" w:pos="9350"/>
            </w:tabs>
            <w:rPr>
              <w:rFonts w:eastAsiaTheme="minorEastAsia"/>
              <w:noProof/>
              <w:kern w:val="2"/>
              <w:sz w:val="24"/>
              <w:szCs w:val="24"/>
              <w14:ligatures w14:val="standardContextual"/>
            </w:rPr>
          </w:pPr>
          <w:hyperlink w:anchor="_Toc174034587" w:history="1">
            <w:r w:rsidRPr="00012C87">
              <w:rPr>
                <w:rStyle w:val="Hyperlink"/>
                <w:noProof/>
              </w:rPr>
              <w:t>6.5</w:t>
            </w:r>
            <w:r>
              <w:rPr>
                <w:rFonts w:eastAsiaTheme="minorEastAsia"/>
                <w:noProof/>
                <w:kern w:val="2"/>
                <w:sz w:val="24"/>
                <w:szCs w:val="24"/>
                <w14:ligatures w14:val="standardContextual"/>
              </w:rPr>
              <w:tab/>
            </w:r>
            <w:r w:rsidRPr="00012C87">
              <w:rPr>
                <w:rStyle w:val="Hyperlink"/>
                <w:noProof/>
              </w:rPr>
              <w:t>სესხების ინფორმაციის გაზიარება</w:t>
            </w:r>
            <w:r>
              <w:rPr>
                <w:noProof/>
                <w:webHidden/>
              </w:rPr>
              <w:tab/>
            </w:r>
            <w:r>
              <w:rPr>
                <w:noProof/>
                <w:webHidden/>
              </w:rPr>
              <w:fldChar w:fldCharType="begin"/>
            </w:r>
            <w:r>
              <w:rPr>
                <w:noProof/>
                <w:webHidden/>
              </w:rPr>
              <w:instrText xml:space="preserve"> PAGEREF _Toc174034587 \h </w:instrText>
            </w:r>
            <w:r>
              <w:rPr>
                <w:noProof/>
                <w:webHidden/>
              </w:rPr>
            </w:r>
            <w:r>
              <w:rPr>
                <w:noProof/>
                <w:webHidden/>
              </w:rPr>
              <w:fldChar w:fldCharType="separate"/>
            </w:r>
            <w:r w:rsidR="001D5EB5">
              <w:rPr>
                <w:noProof/>
                <w:webHidden/>
              </w:rPr>
              <w:t>16</w:t>
            </w:r>
            <w:r>
              <w:rPr>
                <w:noProof/>
                <w:webHidden/>
              </w:rPr>
              <w:fldChar w:fldCharType="end"/>
            </w:r>
          </w:hyperlink>
        </w:p>
        <w:p w14:paraId="11E426AE" w14:textId="4E6603B1"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88" w:history="1">
            <w:r w:rsidRPr="00012C87">
              <w:rPr>
                <w:rStyle w:val="Hyperlink"/>
                <w:noProof/>
                <w:lang w:val="ka-GE"/>
              </w:rPr>
              <w:t>6.5.1</w:t>
            </w:r>
            <w:r>
              <w:rPr>
                <w:rFonts w:eastAsiaTheme="minorEastAsia"/>
                <w:noProof/>
                <w:kern w:val="2"/>
                <w:sz w:val="24"/>
                <w:szCs w:val="24"/>
                <w14:ligatures w14:val="standardContextual"/>
              </w:rPr>
              <w:tab/>
            </w:r>
            <w:r w:rsidRPr="00012C87">
              <w:rPr>
                <w:rStyle w:val="Hyperlink"/>
                <w:noProof/>
                <w:lang w:val="ka-GE"/>
              </w:rPr>
              <w:t>ანგარიშების სიაში დასაბრუნებელი ინფორმაცია</w:t>
            </w:r>
            <w:r>
              <w:rPr>
                <w:noProof/>
                <w:webHidden/>
              </w:rPr>
              <w:tab/>
            </w:r>
            <w:r>
              <w:rPr>
                <w:noProof/>
                <w:webHidden/>
              </w:rPr>
              <w:fldChar w:fldCharType="begin"/>
            </w:r>
            <w:r>
              <w:rPr>
                <w:noProof/>
                <w:webHidden/>
              </w:rPr>
              <w:instrText xml:space="preserve"> PAGEREF _Toc174034588 \h </w:instrText>
            </w:r>
            <w:r>
              <w:rPr>
                <w:noProof/>
                <w:webHidden/>
              </w:rPr>
            </w:r>
            <w:r>
              <w:rPr>
                <w:noProof/>
                <w:webHidden/>
              </w:rPr>
              <w:fldChar w:fldCharType="separate"/>
            </w:r>
            <w:r w:rsidR="001D5EB5">
              <w:rPr>
                <w:noProof/>
                <w:webHidden/>
              </w:rPr>
              <w:t>16</w:t>
            </w:r>
            <w:r>
              <w:rPr>
                <w:noProof/>
                <w:webHidden/>
              </w:rPr>
              <w:fldChar w:fldCharType="end"/>
            </w:r>
          </w:hyperlink>
        </w:p>
        <w:p w14:paraId="78AC997B" w14:textId="6DA17E38"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89" w:history="1">
            <w:r w:rsidRPr="00012C87">
              <w:rPr>
                <w:rStyle w:val="Hyperlink"/>
                <w:noProof/>
                <w:lang w:val="ka-GE"/>
              </w:rPr>
              <w:t>6.5.2</w:t>
            </w:r>
            <w:r>
              <w:rPr>
                <w:rFonts w:eastAsiaTheme="minorEastAsia"/>
                <w:noProof/>
                <w:kern w:val="2"/>
                <w:sz w:val="24"/>
                <w:szCs w:val="24"/>
                <w14:ligatures w14:val="standardContextual"/>
              </w:rPr>
              <w:tab/>
            </w:r>
            <w:r w:rsidRPr="00012C87">
              <w:rPr>
                <w:rStyle w:val="Hyperlink"/>
                <w:noProof/>
                <w:lang w:val="ka-GE"/>
              </w:rPr>
              <w:t>ანგარიშის დეტალებში დასაბრუნებელი ინფორმაცია</w:t>
            </w:r>
            <w:r>
              <w:rPr>
                <w:noProof/>
                <w:webHidden/>
              </w:rPr>
              <w:tab/>
            </w:r>
            <w:r>
              <w:rPr>
                <w:noProof/>
                <w:webHidden/>
              </w:rPr>
              <w:fldChar w:fldCharType="begin"/>
            </w:r>
            <w:r>
              <w:rPr>
                <w:noProof/>
                <w:webHidden/>
              </w:rPr>
              <w:instrText xml:space="preserve"> PAGEREF _Toc174034589 \h </w:instrText>
            </w:r>
            <w:r>
              <w:rPr>
                <w:noProof/>
                <w:webHidden/>
              </w:rPr>
            </w:r>
            <w:r>
              <w:rPr>
                <w:noProof/>
                <w:webHidden/>
              </w:rPr>
              <w:fldChar w:fldCharType="separate"/>
            </w:r>
            <w:r w:rsidR="001D5EB5">
              <w:rPr>
                <w:noProof/>
                <w:webHidden/>
              </w:rPr>
              <w:t>16</w:t>
            </w:r>
            <w:r>
              <w:rPr>
                <w:noProof/>
                <w:webHidden/>
              </w:rPr>
              <w:fldChar w:fldCharType="end"/>
            </w:r>
          </w:hyperlink>
        </w:p>
        <w:p w14:paraId="1088ED56" w14:textId="6D3AFDEB"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90" w:history="1">
            <w:r w:rsidRPr="00012C87">
              <w:rPr>
                <w:rStyle w:val="Hyperlink"/>
                <w:noProof/>
              </w:rPr>
              <w:t>6.5.3</w:t>
            </w:r>
            <w:r>
              <w:rPr>
                <w:rFonts w:eastAsiaTheme="minorEastAsia"/>
                <w:noProof/>
                <w:kern w:val="2"/>
                <w:sz w:val="24"/>
                <w:szCs w:val="24"/>
                <w14:ligatures w14:val="standardContextual"/>
              </w:rPr>
              <w:tab/>
            </w:r>
            <w:r w:rsidRPr="00012C87">
              <w:rPr>
                <w:rStyle w:val="Hyperlink"/>
                <w:noProof/>
              </w:rPr>
              <w:t>ანგარიშის ნაშთებში დასაბრუნებელი ინფორმაცია</w:t>
            </w:r>
            <w:r>
              <w:rPr>
                <w:noProof/>
                <w:webHidden/>
              </w:rPr>
              <w:tab/>
            </w:r>
            <w:r>
              <w:rPr>
                <w:noProof/>
                <w:webHidden/>
              </w:rPr>
              <w:fldChar w:fldCharType="begin"/>
            </w:r>
            <w:r>
              <w:rPr>
                <w:noProof/>
                <w:webHidden/>
              </w:rPr>
              <w:instrText xml:space="preserve"> PAGEREF _Toc174034590 \h </w:instrText>
            </w:r>
            <w:r>
              <w:rPr>
                <w:noProof/>
                <w:webHidden/>
              </w:rPr>
            </w:r>
            <w:r>
              <w:rPr>
                <w:noProof/>
                <w:webHidden/>
              </w:rPr>
              <w:fldChar w:fldCharType="separate"/>
            </w:r>
            <w:r w:rsidR="001D5EB5">
              <w:rPr>
                <w:noProof/>
                <w:webHidden/>
              </w:rPr>
              <w:t>16</w:t>
            </w:r>
            <w:r>
              <w:rPr>
                <w:noProof/>
                <w:webHidden/>
              </w:rPr>
              <w:fldChar w:fldCharType="end"/>
            </w:r>
          </w:hyperlink>
        </w:p>
        <w:p w14:paraId="7005B436" w14:textId="359A285B" w:rsidR="001A3A20" w:rsidRDefault="001A3A20">
          <w:pPr>
            <w:pStyle w:val="TOC3"/>
            <w:tabs>
              <w:tab w:val="left" w:pos="1320"/>
              <w:tab w:val="right" w:leader="dot" w:pos="9350"/>
            </w:tabs>
            <w:rPr>
              <w:rFonts w:eastAsiaTheme="minorEastAsia"/>
              <w:noProof/>
              <w:kern w:val="2"/>
              <w:sz w:val="24"/>
              <w:szCs w:val="24"/>
              <w14:ligatures w14:val="standardContextual"/>
            </w:rPr>
          </w:pPr>
          <w:hyperlink w:anchor="_Toc174034591" w:history="1">
            <w:r w:rsidRPr="00012C87">
              <w:rPr>
                <w:rStyle w:val="Hyperlink"/>
                <w:noProof/>
              </w:rPr>
              <w:t>6.5.4</w:t>
            </w:r>
            <w:r>
              <w:rPr>
                <w:rFonts w:eastAsiaTheme="minorEastAsia"/>
                <w:noProof/>
                <w:kern w:val="2"/>
                <w:sz w:val="24"/>
                <w:szCs w:val="24"/>
                <w14:ligatures w14:val="standardContextual"/>
              </w:rPr>
              <w:tab/>
            </w:r>
            <w:r w:rsidRPr="00012C87">
              <w:rPr>
                <w:rStyle w:val="Hyperlink"/>
                <w:noProof/>
              </w:rPr>
              <w:t>ანგარიშის ტრანზაქციებში დასაბრუნებელი ინფორმაცია</w:t>
            </w:r>
            <w:r>
              <w:rPr>
                <w:noProof/>
                <w:webHidden/>
              </w:rPr>
              <w:tab/>
            </w:r>
            <w:r>
              <w:rPr>
                <w:noProof/>
                <w:webHidden/>
              </w:rPr>
              <w:fldChar w:fldCharType="begin"/>
            </w:r>
            <w:r>
              <w:rPr>
                <w:noProof/>
                <w:webHidden/>
              </w:rPr>
              <w:instrText xml:space="preserve"> PAGEREF _Toc174034591 \h </w:instrText>
            </w:r>
            <w:r>
              <w:rPr>
                <w:noProof/>
                <w:webHidden/>
              </w:rPr>
            </w:r>
            <w:r>
              <w:rPr>
                <w:noProof/>
                <w:webHidden/>
              </w:rPr>
              <w:fldChar w:fldCharType="separate"/>
            </w:r>
            <w:r w:rsidR="001D5EB5">
              <w:rPr>
                <w:noProof/>
                <w:webHidden/>
              </w:rPr>
              <w:t>17</w:t>
            </w:r>
            <w:r>
              <w:rPr>
                <w:noProof/>
                <w:webHidden/>
              </w:rPr>
              <w:fldChar w:fldCharType="end"/>
            </w:r>
          </w:hyperlink>
        </w:p>
        <w:p w14:paraId="25DF6FC2" w14:textId="1F51E288" w:rsidR="001A3A20" w:rsidRDefault="001A3A20">
          <w:pPr>
            <w:pStyle w:val="TOC1"/>
            <w:tabs>
              <w:tab w:val="left" w:pos="440"/>
              <w:tab w:val="right" w:leader="dot" w:pos="9350"/>
            </w:tabs>
            <w:rPr>
              <w:rFonts w:eastAsiaTheme="minorEastAsia"/>
              <w:noProof/>
              <w:kern w:val="2"/>
              <w:sz w:val="24"/>
              <w:szCs w:val="24"/>
              <w14:ligatures w14:val="standardContextual"/>
            </w:rPr>
          </w:pPr>
          <w:hyperlink w:anchor="_Toc174034592" w:history="1">
            <w:r w:rsidRPr="00012C87">
              <w:rPr>
                <w:rStyle w:val="Hyperlink"/>
                <w:noProof/>
              </w:rPr>
              <w:t>7</w:t>
            </w:r>
            <w:r>
              <w:rPr>
                <w:rFonts w:eastAsiaTheme="minorEastAsia"/>
                <w:noProof/>
                <w:kern w:val="2"/>
                <w:sz w:val="24"/>
                <w:szCs w:val="24"/>
                <w14:ligatures w14:val="standardContextual"/>
              </w:rPr>
              <w:tab/>
            </w:r>
            <w:r w:rsidRPr="00012C87">
              <w:rPr>
                <w:rStyle w:val="Hyperlink"/>
                <w:noProof/>
              </w:rPr>
              <w:t>Bibliography</w:t>
            </w:r>
            <w:r>
              <w:rPr>
                <w:noProof/>
                <w:webHidden/>
              </w:rPr>
              <w:tab/>
            </w:r>
            <w:r>
              <w:rPr>
                <w:noProof/>
                <w:webHidden/>
              </w:rPr>
              <w:fldChar w:fldCharType="begin"/>
            </w:r>
            <w:r>
              <w:rPr>
                <w:noProof/>
                <w:webHidden/>
              </w:rPr>
              <w:instrText xml:space="preserve"> PAGEREF _Toc174034592 \h </w:instrText>
            </w:r>
            <w:r>
              <w:rPr>
                <w:noProof/>
                <w:webHidden/>
              </w:rPr>
            </w:r>
            <w:r>
              <w:rPr>
                <w:noProof/>
                <w:webHidden/>
              </w:rPr>
              <w:fldChar w:fldCharType="separate"/>
            </w:r>
            <w:r w:rsidR="001D5EB5">
              <w:rPr>
                <w:noProof/>
                <w:webHidden/>
              </w:rPr>
              <w:t>17</w:t>
            </w:r>
            <w:r>
              <w:rPr>
                <w:noProof/>
                <w:webHidden/>
              </w:rPr>
              <w:fldChar w:fldCharType="end"/>
            </w:r>
          </w:hyperlink>
        </w:p>
        <w:p w14:paraId="20BF3129" w14:textId="07CF2DF0" w:rsidR="00335D19" w:rsidRDefault="00364700">
          <w:pPr>
            <w:rPr>
              <w:b/>
              <w:bCs/>
            </w:rPr>
          </w:pPr>
          <w:r>
            <w:rPr>
              <w:b/>
              <w:bCs/>
            </w:rPr>
            <w:fldChar w:fldCharType="end"/>
          </w:r>
        </w:p>
        <w:p w14:paraId="29F61B09" w14:textId="5BC7F2EC" w:rsidR="00364700" w:rsidRDefault="00C17110"/>
      </w:sdtContent>
    </w:sdt>
    <w:p w14:paraId="5F02FF03" w14:textId="6ABBFB24" w:rsidR="007578D3" w:rsidRPr="005426E5" w:rsidRDefault="0087166A">
      <w:pPr>
        <w:pStyle w:val="Heading1"/>
        <w:rPr>
          <w:lang w:val="ka-GE"/>
        </w:rPr>
      </w:pPr>
      <w:bookmarkStart w:id="1" w:name="_Ref48576272"/>
      <w:bookmarkStart w:id="2" w:name="_Ref48576292"/>
      <w:bookmarkStart w:id="3" w:name="_Toc174034559"/>
      <w:r w:rsidRPr="005426E5">
        <w:rPr>
          <w:lang w:val="ka-GE"/>
        </w:rPr>
        <w:t>დოკუმენტის შესახებ</w:t>
      </w:r>
      <w:bookmarkEnd w:id="1"/>
      <w:bookmarkEnd w:id="2"/>
      <w:bookmarkEnd w:id="3"/>
    </w:p>
    <w:p w14:paraId="65C00334" w14:textId="74A9D1DD" w:rsidR="002E2C70" w:rsidRDefault="002E2C70" w:rsidP="002E2C70">
      <w:pPr>
        <w:jc w:val="both"/>
        <w:rPr>
          <w:rFonts w:ascii="Calibri" w:hAnsi="Calibri"/>
          <w:lang w:val="ka-GE"/>
        </w:rPr>
      </w:pPr>
      <w:r w:rsidRPr="003B3179">
        <w:rPr>
          <w:rFonts w:ascii="Calibri" w:hAnsi="Calibri"/>
          <w:lang w:val="ka-GE"/>
        </w:rPr>
        <w:t xml:space="preserve">ეს დოკუმენტი </w:t>
      </w:r>
      <w:r>
        <w:rPr>
          <w:rFonts w:ascii="Calibri" w:hAnsi="Calibri"/>
          <w:lang w:val="ka-GE"/>
        </w:rPr>
        <w:t>არის</w:t>
      </w:r>
      <w:r w:rsidRPr="003B3179">
        <w:rPr>
          <w:rFonts w:ascii="Calibri" w:hAnsi="Calibri"/>
          <w:lang w:val="ka-GE"/>
        </w:rPr>
        <w:t xml:space="preserve"> </w:t>
      </w:r>
      <w:proofErr w:type="spellStart"/>
      <w:r>
        <w:rPr>
          <w:rFonts w:ascii="Calibri" w:hAnsi="Calibri"/>
          <w:lang w:val="ka-GE"/>
        </w:rPr>
        <w:t>The</w:t>
      </w:r>
      <w:proofErr w:type="spellEnd"/>
      <w:r>
        <w:rPr>
          <w:rFonts w:ascii="Calibri" w:hAnsi="Calibri"/>
          <w:lang w:val="ka-GE"/>
        </w:rPr>
        <w:t xml:space="preserve"> </w:t>
      </w:r>
      <w:proofErr w:type="spellStart"/>
      <w:r>
        <w:rPr>
          <w:rFonts w:ascii="Calibri" w:hAnsi="Calibri"/>
          <w:lang w:val="ka-GE"/>
        </w:rPr>
        <w:t>Berlin</w:t>
      </w:r>
      <w:proofErr w:type="spellEnd"/>
      <w:r>
        <w:rPr>
          <w:rFonts w:ascii="Calibri" w:hAnsi="Calibri"/>
          <w:lang w:val="ka-GE"/>
        </w:rPr>
        <w:t xml:space="preserve"> Group </w:t>
      </w:r>
      <w:proofErr w:type="spellStart"/>
      <w:r w:rsidRPr="00FE50F9">
        <w:rPr>
          <w:rFonts w:ascii="Calibri" w:hAnsi="Calibri"/>
          <w:lang w:val="ka-GE"/>
        </w:rPr>
        <w:t>openFinance</w:t>
      </w:r>
      <w:proofErr w:type="spellEnd"/>
      <w:r w:rsidRPr="00FE50F9">
        <w:rPr>
          <w:rFonts w:ascii="Calibri" w:hAnsi="Calibri"/>
          <w:lang w:val="ka-GE"/>
        </w:rPr>
        <w:t xml:space="preserve"> API </w:t>
      </w:r>
      <w:proofErr w:type="spellStart"/>
      <w:r w:rsidRPr="00FE50F9">
        <w:rPr>
          <w:rFonts w:ascii="Calibri" w:hAnsi="Calibri"/>
          <w:lang w:val="ka-GE"/>
        </w:rPr>
        <w:t>Framework</w:t>
      </w:r>
      <w:proofErr w:type="spellEnd"/>
      <w:r w:rsidRPr="003B3179">
        <w:rPr>
          <w:rFonts w:ascii="Calibri" w:hAnsi="Calibri"/>
          <w:lang w:val="ka-GE"/>
        </w:rPr>
        <w:t xml:space="preserve"> განხორციელების სახელმძღვანელო</w:t>
      </w:r>
      <w:r>
        <w:rPr>
          <w:rFonts w:ascii="Calibri" w:hAnsi="Calibri"/>
          <w:lang w:val="ka-GE"/>
        </w:rPr>
        <w:t>თა პაკეტის ნაწილი</w:t>
      </w:r>
      <w:r w:rsidRPr="003B3179">
        <w:rPr>
          <w:rFonts w:ascii="Calibri" w:hAnsi="Calibri"/>
          <w:lang w:val="ka-GE"/>
        </w:rPr>
        <w:t xml:space="preserve">, </w:t>
      </w:r>
      <w:r>
        <w:rPr>
          <w:rFonts w:ascii="Calibri" w:hAnsi="Calibri"/>
          <w:lang w:val="ka-GE"/>
        </w:rPr>
        <w:t xml:space="preserve">რომელიც შექმნილია </w:t>
      </w:r>
      <w:r w:rsidRPr="003B3179">
        <w:rPr>
          <w:rFonts w:ascii="Calibri" w:hAnsi="Calibri"/>
          <w:lang w:val="ka-GE"/>
        </w:rPr>
        <w:t xml:space="preserve">საქართველოს კანონმდებლობასთან თავსებადი ღია </w:t>
      </w:r>
      <w:proofErr w:type="spellStart"/>
      <w:r w:rsidRPr="003B3179">
        <w:rPr>
          <w:rFonts w:ascii="Calibri" w:hAnsi="Calibri"/>
          <w:lang w:val="ka-GE"/>
        </w:rPr>
        <w:t>ბანკინგის</w:t>
      </w:r>
      <w:r>
        <w:rPr>
          <w:rFonts w:ascii="Calibri" w:hAnsi="Calibri"/>
          <w:lang w:val="ka-GE"/>
        </w:rPr>
        <w:t>ა</w:t>
      </w:r>
      <w:proofErr w:type="spellEnd"/>
      <w:r>
        <w:rPr>
          <w:rFonts w:ascii="Calibri" w:hAnsi="Calibri"/>
          <w:lang w:val="ka-GE"/>
        </w:rPr>
        <w:t xml:space="preserve"> და მისი გაფართოების, ღია ფინანსების</w:t>
      </w:r>
      <w:r w:rsidRPr="003B3179">
        <w:rPr>
          <w:rFonts w:ascii="Calibri" w:hAnsi="Calibri"/>
          <w:lang w:val="ka-GE"/>
        </w:rPr>
        <w:t xml:space="preserve"> დანერგვის მიზნით. დოკუმენტი</w:t>
      </w:r>
      <w:r>
        <w:rPr>
          <w:rFonts w:ascii="Calibri" w:hAnsi="Calibri"/>
          <w:lang w:val="ka-GE"/>
        </w:rPr>
        <w:t>ს მიზანია,</w:t>
      </w:r>
      <w:r w:rsidRPr="003B3179">
        <w:rPr>
          <w:rFonts w:ascii="Calibri" w:hAnsi="Calibri"/>
          <w:lang w:val="ka-GE"/>
        </w:rPr>
        <w:t xml:space="preserve"> სრულად თავსებადი</w:t>
      </w:r>
      <w:r>
        <w:rPr>
          <w:rFonts w:ascii="Calibri" w:hAnsi="Calibri"/>
          <w:lang w:val="ka-GE"/>
        </w:rPr>
        <w:t xml:space="preserve"> იყოს</w:t>
      </w:r>
      <w:r w:rsidRPr="003B3179">
        <w:rPr>
          <w:rFonts w:ascii="Calibri" w:hAnsi="Calibri"/>
          <w:lang w:val="ka-GE"/>
        </w:rPr>
        <w:t xml:space="preserve"> შესაბამის ჩარჩოსთან</w:t>
      </w:r>
      <w:r>
        <w:rPr>
          <w:rFonts w:ascii="Calibri" w:hAnsi="Calibri"/>
          <w:lang w:val="ka-GE"/>
        </w:rPr>
        <w:t xml:space="preserve"> </w:t>
      </w:r>
      <w:sdt>
        <w:sdtPr>
          <w:rPr>
            <w:rFonts w:ascii="Calibri" w:hAnsi="Calibri"/>
            <w:lang w:val="ka-GE"/>
          </w:rPr>
          <w:id w:val="-668176898"/>
          <w:citation/>
        </w:sdtPr>
        <w:sdtEndPr/>
        <w:sdtContent>
          <w:r>
            <w:rPr>
              <w:rFonts w:ascii="Calibri" w:hAnsi="Calibri"/>
              <w:lang w:val="ka-GE"/>
            </w:rPr>
            <w:fldChar w:fldCharType="begin"/>
          </w:r>
          <w:r w:rsidR="008A3292">
            <w:rPr>
              <w:rFonts w:ascii="Calibri" w:hAnsi="Calibri"/>
              <w:lang w:val="ka-GE"/>
            </w:rPr>
            <w:instrText xml:space="preserve">CITATION oFAIGCom \l 1033 </w:instrText>
          </w:r>
          <w:r>
            <w:rPr>
              <w:rFonts w:ascii="Calibri" w:hAnsi="Calibri"/>
              <w:lang w:val="ka-GE"/>
            </w:rPr>
            <w:fldChar w:fldCharType="separate"/>
          </w:r>
          <w:r w:rsidR="00680AA7" w:rsidRPr="00680AA7">
            <w:rPr>
              <w:rFonts w:ascii="Calibri" w:hAnsi="Calibri"/>
              <w:noProof/>
              <w:lang w:val="ka-GE"/>
            </w:rPr>
            <w:t>(1)</w:t>
          </w:r>
          <w:r>
            <w:rPr>
              <w:rFonts w:ascii="Calibri" w:hAnsi="Calibri"/>
              <w:lang w:val="ka-GE"/>
            </w:rPr>
            <w:fldChar w:fldCharType="end"/>
          </w:r>
        </w:sdtContent>
      </w:sdt>
      <w:r>
        <w:rPr>
          <w:rFonts w:ascii="Calibri" w:hAnsi="Calibri"/>
          <w:lang w:val="ka-GE"/>
        </w:rPr>
        <w:t xml:space="preserve"> და</w:t>
      </w:r>
      <w:r w:rsidR="00A24132">
        <w:rPr>
          <w:rFonts w:ascii="Calibri" w:hAnsi="Calibri"/>
          <w:lang w:val="ka-GE"/>
        </w:rPr>
        <w:t xml:space="preserve"> </w:t>
      </w:r>
      <w:sdt>
        <w:sdtPr>
          <w:rPr>
            <w:rFonts w:ascii="Calibri" w:hAnsi="Calibri"/>
            <w:lang w:val="ka-GE"/>
          </w:rPr>
          <w:id w:val="-341705830"/>
          <w:citation/>
        </w:sdtPr>
        <w:sdtContent>
          <w:r w:rsidR="00A24132">
            <w:rPr>
              <w:rFonts w:ascii="Calibri" w:hAnsi="Calibri"/>
              <w:lang w:val="ka-GE"/>
            </w:rPr>
            <w:fldChar w:fldCharType="begin"/>
          </w:r>
          <w:r w:rsidR="00A24132">
            <w:rPr>
              <w:rFonts w:ascii="Calibri" w:hAnsi="Calibri"/>
            </w:rPr>
            <w:instrText xml:space="preserve"> CITATION oFAIGEAIS \l 1033 </w:instrText>
          </w:r>
          <w:r w:rsidR="00A24132">
            <w:rPr>
              <w:rFonts w:ascii="Calibri" w:hAnsi="Calibri"/>
              <w:lang w:val="ka-GE"/>
            </w:rPr>
            <w:fldChar w:fldCharType="separate"/>
          </w:r>
          <w:r w:rsidR="00680AA7" w:rsidRPr="00680AA7">
            <w:rPr>
              <w:rFonts w:ascii="Calibri" w:hAnsi="Calibri"/>
              <w:noProof/>
            </w:rPr>
            <w:t>(2)</w:t>
          </w:r>
          <w:r w:rsidR="00A24132">
            <w:rPr>
              <w:rFonts w:ascii="Calibri" w:hAnsi="Calibri"/>
              <w:lang w:val="ka-GE"/>
            </w:rPr>
            <w:fldChar w:fldCharType="end"/>
          </w:r>
        </w:sdtContent>
      </w:sdt>
      <w:r w:rsidR="00CA5797">
        <w:rPr>
          <w:rFonts w:ascii="Calibri" w:hAnsi="Calibri"/>
          <w:lang w:val="ka-GE"/>
        </w:rPr>
        <w:t xml:space="preserve"> </w:t>
      </w:r>
      <w:proofErr w:type="spellStart"/>
      <w:r>
        <w:rPr>
          <w:rFonts w:ascii="Calibri" w:hAnsi="Calibri"/>
          <w:lang w:val="ka-GE"/>
        </w:rPr>
        <w:t>და</w:t>
      </w:r>
      <w:proofErr w:type="spellEnd"/>
      <w:r>
        <w:rPr>
          <w:rFonts w:ascii="Calibri" w:hAnsi="Calibri"/>
          <w:lang w:val="ka-GE"/>
        </w:rPr>
        <w:t xml:space="preserve"> მხოლოდ </w:t>
      </w:r>
      <w:proofErr w:type="spellStart"/>
      <w:r w:rsidRPr="003B3179">
        <w:rPr>
          <w:rFonts w:ascii="Calibri" w:hAnsi="Calibri"/>
          <w:lang w:val="ka-GE"/>
        </w:rPr>
        <w:t>აზუსტებ</w:t>
      </w:r>
      <w:r>
        <w:rPr>
          <w:rFonts w:ascii="Calibri" w:hAnsi="Calibri"/>
          <w:lang w:val="ka-GE"/>
        </w:rPr>
        <w:t>დეს</w:t>
      </w:r>
      <w:proofErr w:type="spellEnd"/>
      <w:r w:rsidRPr="003B3179">
        <w:rPr>
          <w:rFonts w:ascii="Calibri" w:hAnsi="Calibri"/>
          <w:lang w:val="ka-GE"/>
        </w:rPr>
        <w:t xml:space="preserve"> მათ მოთხოვნებს, საქართველოს კანონმდებლობისა და ადგილობრივი კონტექსტის გათვალისწინებით.</w:t>
      </w:r>
    </w:p>
    <w:p w14:paraId="1247DA14" w14:textId="77777777" w:rsidR="002E2C70" w:rsidRDefault="002E2C70" w:rsidP="002E2C70">
      <w:pPr>
        <w:jc w:val="both"/>
        <w:rPr>
          <w:rFonts w:ascii="Calibri" w:hAnsi="Calibri"/>
          <w:lang w:val="ka-GE"/>
        </w:rPr>
      </w:pPr>
      <w:r>
        <w:rPr>
          <w:rFonts w:ascii="Calibri" w:hAnsi="Calibri"/>
          <w:lang w:val="ka-GE"/>
        </w:rPr>
        <w:t xml:space="preserve">დოკუმენტის მიზანია, მოახდინოს საქართველოში ღია </w:t>
      </w:r>
      <w:proofErr w:type="spellStart"/>
      <w:r>
        <w:rPr>
          <w:rFonts w:ascii="Calibri" w:hAnsi="Calibri"/>
          <w:lang w:val="ka-GE"/>
        </w:rPr>
        <w:t>ბანკინგის</w:t>
      </w:r>
      <w:proofErr w:type="spellEnd"/>
      <w:r>
        <w:rPr>
          <w:rFonts w:ascii="Calibri" w:hAnsi="Calibri"/>
          <w:lang w:val="ka-GE"/>
        </w:rPr>
        <w:t xml:space="preserve"> სერვისების მაქსიმალური ჰარმონიზაცია და ამ მიზნით, ის აწესებს ბევრ ისეთ შეზღუდვას, რომელთან დაკავშირებითაც </w:t>
      </w:r>
      <w:proofErr w:type="spellStart"/>
      <w:r>
        <w:rPr>
          <w:rFonts w:ascii="Calibri" w:hAnsi="Calibri"/>
          <w:lang w:val="ka-GE"/>
        </w:rPr>
        <w:t>The</w:t>
      </w:r>
      <w:proofErr w:type="spellEnd"/>
      <w:r>
        <w:rPr>
          <w:rFonts w:ascii="Calibri" w:hAnsi="Calibri"/>
          <w:lang w:val="ka-GE"/>
        </w:rPr>
        <w:t xml:space="preserve"> </w:t>
      </w:r>
      <w:proofErr w:type="spellStart"/>
      <w:r>
        <w:rPr>
          <w:rFonts w:ascii="Calibri" w:hAnsi="Calibri"/>
          <w:lang w:val="ka-GE"/>
        </w:rPr>
        <w:t>Berlin</w:t>
      </w:r>
      <w:proofErr w:type="spellEnd"/>
      <w:r>
        <w:rPr>
          <w:rFonts w:ascii="Calibri" w:hAnsi="Calibri"/>
          <w:lang w:val="ka-GE"/>
        </w:rPr>
        <w:t xml:space="preserve"> Group </w:t>
      </w:r>
      <w:proofErr w:type="spellStart"/>
      <w:r w:rsidRPr="00FE50F9">
        <w:rPr>
          <w:rFonts w:ascii="Calibri" w:hAnsi="Calibri"/>
          <w:lang w:val="ka-GE"/>
        </w:rPr>
        <w:t>openFinance</w:t>
      </w:r>
      <w:proofErr w:type="spellEnd"/>
      <w:r w:rsidRPr="00FE50F9">
        <w:rPr>
          <w:rFonts w:ascii="Calibri" w:hAnsi="Calibri"/>
          <w:lang w:val="ka-GE"/>
        </w:rPr>
        <w:t xml:space="preserve"> API </w:t>
      </w:r>
      <w:proofErr w:type="spellStart"/>
      <w:r w:rsidRPr="00FE50F9">
        <w:rPr>
          <w:rFonts w:ascii="Calibri" w:hAnsi="Calibri"/>
          <w:lang w:val="ka-GE"/>
        </w:rPr>
        <w:t>Framework</w:t>
      </w:r>
      <w:proofErr w:type="spellEnd"/>
      <w:r>
        <w:rPr>
          <w:rFonts w:ascii="Calibri" w:hAnsi="Calibri"/>
          <w:lang w:val="ka-GE"/>
        </w:rPr>
        <w:t xml:space="preserve"> ჩარჩო მეტ არჩევანს იძლევა. </w:t>
      </w:r>
    </w:p>
    <w:p w14:paraId="60F0E9E6" w14:textId="4714DA56" w:rsidR="000F320A" w:rsidRPr="003B3179" w:rsidRDefault="000F320A" w:rsidP="00014CE6">
      <w:pPr>
        <w:jc w:val="both"/>
        <w:rPr>
          <w:rFonts w:ascii="Calibri" w:hAnsi="Calibri"/>
          <w:lang w:val="ka-GE"/>
        </w:rPr>
      </w:pPr>
      <w:r w:rsidRPr="003B3179">
        <w:rPr>
          <w:rFonts w:ascii="Calibri" w:hAnsi="Calibri"/>
          <w:lang w:val="ka-GE"/>
        </w:rPr>
        <w:t>იმ გასაღები სიტყვების ქართული თარგმანების ინტერპრეტაცია, რომელიც მოცემულია</w:t>
      </w:r>
      <w:r w:rsidR="00C31B05" w:rsidRPr="003B3179">
        <w:rPr>
          <w:rFonts w:ascii="Calibri" w:hAnsi="Calibri"/>
          <w:lang w:val="ka-GE"/>
        </w:rPr>
        <w:t xml:space="preserve"> </w:t>
      </w:r>
      <w:r w:rsidRPr="003B3179">
        <w:rPr>
          <w:rFonts w:ascii="Calibri" w:hAnsi="Calibri"/>
          <w:lang w:val="ka-GE"/>
        </w:rPr>
        <w:t>ცხრილი 1-ში ("MUST", "MUST NOT", "REQUIRED", "SHALL", "SHALL NOT", "SHOULD",</w:t>
      </w:r>
      <w:r w:rsidR="00C31B05" w:rsidRPr="003B3179">
        <w:rPr>
          <w:rFonts w:ascii="Calibri" w:hAnsi="Calibri"/>
          <w:lang w:val="ka-GE"/>
        </w:rPr>
        <w:t xml:space="preserve"> </w:t>
      </w:r>
      <w:r w:rsidRPr="003B3179">
        <w:rPr>
          <w:rFonts w:ascii="Calibri" w:hAnsi="Calibri"/>
          <w:lang w:val="ka-GE"/>
        </w:rPr>
        <w:t>"SHOULD NOT", "RECOMMENDED", "MAY", და "OPTIONAL") უნდა მოხდეს</w:t>
      </w:r>
      <w:sdt>
        <w:sdtPr>
          <w:rPr>
            <w:rFonts w:ascii="Calibri" w:hAnsi="Calibri"/>
            <w:lang w:val="ka-GE"/>
          </w:rPr>
          <w:id w:val="452991262"/>
          <w:citation/>
        </w:sdtPr>
        <w:sdtEndPr/>
        <w:sdtContent>
          <w:r w:rsidR="00FD50F1" w:rsidRPr="003B3179">
            <w:rPr>
              <w:rFonts w:ascii="Calibri" w:hAnsi="Calibri"/>
              <w:lang w:val="ka-GE"/>
            </w:rPr>
            <w:fldChar w:fldCharType="begin"/>
          </w:r>
          <w:r w:rsidR="00003F8D" w:rsidRPr="00E3281E">
            <w:rPr>
              <w:rFonts w:ascii="Calibri" w:hAnsi="Calibri"/>
              <w:lang w:val="ka-GE"/>
            </w:rPr>
            <w:instrText xml:space="preserve">CITATION RFC2119 \l 1033 </w:instrText>
          </w:r>
          <w:r w:rsidR="00FD50F1" w:rsidRPr="003B3179">
            <w:rPr>
              <w:rFonts w:ascii="Calibri" w:hAnsi="Calibri"/>
              <w:lang w:val="ka-GE"/>
            </w:rPr>
            <w:fldChar w:fldCharType="separate"/>
          </w:r>
          <w:r w:rsidR="00680AA7">
            <w:rPr>
              <w:rFonts w:ascii="Calibri" w:hAnsi="Calibri"/>
              <w:noProof/>
              <w:lang w:val="ka-GE"/>
            </w:rPr>
            <w:t xml:space="preserve"> </w:t>
          </w:r>
          <w:r w:rsidR="00680AA7" w:rsidRPr="00680AA7">
            <w:rPr>
              <w:rFonts w:ascii="Calibri" w:hAnsi="Calibri"/>
              <w:noProof/>
              <w:lang w:val="ka-GE"/>
            </w:rPr>
            <w:t>(3)</w:t>
          </w:r>
          <w:r w:rsidR="00FD50F1" w:rsidRPr="003B3179">
            <w:rPr>
              <w:rFonts w:ascii="Calibri" w:hAnsi="Calibri"/>
              <w:lang w:val="ka-GE"/>
            </w:rPr>
            <w:fldChar w:fldCharType="end"/>
          </w:r>
        </w:sdtContent>
      </w:sdt>
      <w:r w:rsidRPr="003B3179">
        <w:rPr>
          <w:rFonts w:ascii="Calibri" w:hAnsi="Calibri"/>
          <w:lang w:val="ka-GE"/>
        </w:rPr>
        <w:t xml:space="preserve"> შესაბამისად.</w:t>
      </w:r>
      <w:r w:rsidR="002B7773" w:rsidRPr="003B3179">
        <w:rPr>
          <w:rFonts w:ascii="Calibri" w:hAnsi="Calibri"/>
          <w:lang w:val="ka-GE"/>
        </w:rPr>
        <w:t xml:space="preserve"> ტერმინებს</w:t>
      </w:r>
      <w:r w:rsidR="001C75B6" w:rsidRPr="003B3179">
        <w:rPr>
          <w:rFonts w:ascii="Calibri" w:hAnsi="Calibri"/>
          <w:lang w:val="ka-GE"/>
        </w:rPr>
        <w:t xml:space="preserve"> ეს მნიშვნელობა აქვთ მხოლოდ იმ შემთხვევაში, როცა ისინი</w:t>
      </w:r>
      <w:r w:rsidR="002B7773" w:rsidRPr="003B3179">
        <w:rPr>
          <w:rFonts w:ascii="Calibri" w:hAnsi="Calibri"/>
          <w:lang w:val="ka-GE"/>
        </w:rPr>
        <w:t xml:space="preserve"> </w:t>
      </w:r>
      <w:r w:rsidR="001C75B6" w:rsidRPr="003B3179">
        <w:rPr>
          <w:rFonts w:ascii="Calibri" w:hAnsi="Calibri"/>
          <w:b/>
          <w:bCs/>
          <w:lang w:val="ka-GE"/>
        </w:rPr>
        <w:t>მსხვილი</w:t>
      </w:r>
      <w:r w:rsidR="00DE60B1" w:rsidRPr="003B3179">
        <w:rPr>
          <w:rFonts w:ascii="Calibri" w:hAnsi="Calibri"/>
          <w:b/>
          <w:bCs/>
          <w:lang w:val="ka-GE"/>
        </w:rPr>
        <w:t xml:space="preserve"> მხედრული</w:t>
      </w:r>
      <w:r w:rsidR="00DE60B1" w:rsidRPr="00E3281E">
        <w:rPr>
          <w:rFonts w:ascii="Calibri" w:hAnsi="Calibri"/>
          <w:b/>
          <w:lang w:val="ka-GE"/>
        </w:rPr>
        <w:t xml:space="preserve"> </w:t>
      </w:r>
      <w:r w:rsidR="001C75B6" w:rsidRPr="003B3179">
        <w:rPr>
          <w:rFonts w:ascii="Calibri" w:hAnsi="Calibri"/>
          <w:lang w:val="ka-GE"/>
        </w:rPr>
        <w:t xml:space="preserve"> ან/და </w:t>
      </w:r>
      <w:r w:rsidR="00FE3CC4" w:rsidRPr="003B3179">
        <w:rPr>
          <w:rFonts w:ascii="Calibri" w:hAnsi="Calibri" w:cs="Sylfaen"/>
          <w:lang w:val="ka-GE"/>
        </w:rPr>
        <w:t>Მ</w:t>
      </w:r>
      <w:r w:rsidR="00DD1A4F" w:rsidRPr="003B3179">
        <w:rPr>
          <w:rFonts w:ascii="Calibri" w:hAnsi="Calibri" w:cs="Sylfaen"/>
          <w:lang w:val="ka-GE"/>
        </w:rPr>
        <w:t>ᲗᲐᲕ</w:t>
      </w:r>
      <w:r w:rsidR="00B00722" w:rsidRPr="003B3179">
        <w:rPr>
          <w:rFonts w:ascii="Calibri" w:hAnsi="Calibri" w:cs="Sylfaen"/>
          <w:lang w:val="ka-GE"/>
        </w:rPr>
        <w:t>ᲠᲣ</w:t>
      </w:r>
      <w:r w:rsidR="0074184D" w:rsidRPr="003B3179">
        <w:rPr>
          <w:rFonts w:ascii="Calibri" w:hAnsi="Calibri" w:cs="Sylfaen"/>
          <w:lang w:val="ka-GE"/>
        </w:rPr>
        <w:t>ᲚᲘ</w:t>
      </w:r>
      <w:r w:rsidR="0074184D" w:rsidRPr="00E3281E">
        <w:rPr>
          <w:rFonts w:ascii="Calibri" w:hAnsi="Calibri" w:cs="Sylfaen"/>
          <w:lang w:val="ka-GE"/>
        </w:rPr>
        <w:t xml:space="preserve"> (</w:t>
      </w:r>
      <w:r w:rsidR="0074184D" w:rsidRPr="003B3179">
        <w:rPr>
          <w:rFonts w:ascii="Calibri" w:hAnsi="Calibri" w:cs="Sylfaen"/>
          <w:lang w:val="ka-GE"/>
        </w:rPr>
        <w:t>მთავრული)</w:t>
      </w:r>
      <w:r w:rsidR="001C75B6" w:rsidRPr="003B3179">
        <w:rPr>
          <w:rFonts w:ascii="Calibri" w:hAnsi="Calibri"/>
          <w:lang w:val="ka-GE"/>
        </w:rPr>
        <w:t xml:space="preserve"> შრიფტით არიან გამოყენებული.</w:t>
      </w:r>
    </w:p>
    <w:p w14:paraId="291235AB" w14:textId="3AA1A11C" w:rsidR="00C31B05" w:rsidRPr="003B3179" w:rsidRDefault="00C31B05" w:rsidP="000F320A">
      <w:pPr>
        <w:rPr>
          <w:rFonts w:ascii="Calibri" w:hAnsi="Calibri"/>
          <w:lang w:val="ka-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31B05" w14:paraId="0A0DCA51" w14:textId="77777777" w:rsidTr="0038591D">
        <w:tc>
          <w:tcPr>
            <w:tcW w:w="4675" w:type="dxa"/>
            <w:shd w:val="clear" w:color="auto" w:fill="A6A6A6" w:themeFill="background1" w:themeFillShade="A6"/>
          </w:tcPr>
          <w:p w14:paraId="02590FF2" w14:textId="221CD5A7" w:rsidR="00C31B05" w:rsidRPr="0038591D" w:rsidRDefault="00C31B05" w:rsidP="000F320A">
            <w:pPr>
              <w:rPr>
                <w:rFonts w:ascii="Calibri" w:hAnsi="Calibri"/>
              </w:rPr>
            </w:pPr>
            <w:r w:rsidRPr="0038591D">
              <w:rPr>
                <w:rFonts w:ascii="Calibri" w:hAnsi="Calibri"/>
              </w:rPr>
              <w:t>English</w:t>
            </w:r>
          </w:p>
        </w:tc>
        <w:tc>
          <w:tcPr>
            <w:tcW w:w="4675" w:type="dxa"/>
            <w:shd w:val="clear" w:color="auto" w:fill="A6A6A6" w:themeFill="background1" w:themeFillShade="A6"/>
          </w:tcPr>
          <w:p w14:paraId="1486D848" w14:textId="77777777" w:rsidR="00C31B05" w:rsidRPr="0038591D" w:rsidRDefault="00C31B05" w:rsidP="000F320A">
            <w:pPr>
              <w:rPr>
                <w:rFonts w:ascii="Calibri" w:hAnsi="Calibri"/>
                <w:lang w:val="ka-GE"/>
              </w:rPr>
            </w:pPr>
            <w:r w:rsidRPr="0038591D">
              <w:rPr>
                <w:rFonts w:ascii="Calibri" w:hAnsi="Calibri"/>
                <w:lang w:val="ka-GE"/>
              </w:rPr>
              <w:t>ქართული</w:t>
            </w:r>
          </w:p>
          <w:p w14:paraId="2DC56DB0" w14:textId="39B5F50D" w:rsidR="00075E13" w:rsidRPr="0038591D" w:rsidRDefault="00075E13" w:rsidP="000F320A">
            <w:pPr>
              <w:rPr>
                <w:rFonts w:ascii="Calibri" w:hAnsi="Calibri"/>
                <w:lang w:val="ka-GE"/>
              </w:rPr>
            </w:pPr>
          </w:p>
        </w:tc>
      </w:tr>
      <w:tr w:rsidR="00C31B05" w14:paraId="2CE46702" w14:textId="77777777" w:rsidTr="0038591D">
        <w:tc>
          <w:tcPr>
            <w:tcW w:w="4675" w:type="dxa"/>
          </w:tcPr>
          <w:p w14:paraId="4E173395" w14:textId="45C8253B" w:rsidR="00C31B05" w:rsidRPr="00B64E75" w:rsidRDefault="00BF577B" w:rsidP="000F320A">
            <w:pPr>
              <w:rPr>
                <w:rFonts w:ascii="Calibri" w:hAnsi="Calibri"/>
              </w:rPr>
            </w:pPr>
            <w:r w:rsidRPr="003B3179">
              <w:rPr>
                <w:rFonts w:ascii="Calibri" w:hAnsi="Calibri"/>
              </w:rPr>
              <w:t>MUST</w:t>
            </w:r>
          </w:p>
        </w:tc>
        <w:tc>
          <w:tcPr>
            <w:tcW w:w="4675" w:type="dxa"/>
          </w:tcPr>
          <w:p w14:paraId="6B22B0C5" w14:textId="25E73421" w:rsidR="00C31B05" w:rsidRPr="003B3179" w:rsidRDefault="00BF577B" w:rsidP="000F320A">
            <w:pPr>
              <w:rPr>
                <w:rFonts w:ascii="Calibri" w:hAnsi="Calibri"/>
                <w:lang w:val="ka-GE"/>
              </w:rPr>
            </w:pPr>
            <w:r w:rsidRPr="003B3179">
              <w:rPr>
                <w:rFonts w:ascii="Calibri" w:hAnsi="Calibri"/>
                <w:lang w:val="ka-GE"/>
              </w:rPr>
              <w:t>უნდა</w:t>
            </w:r>
          </w:p>
        </w:tc>
      </w:tr>
      <w:tr w:rsidR="00C31B05" w14:paraId="52D78C49" w14:textId="77777777" w:rsidTr="0038591D">
        <w:tc>
          <w:tcPr>
            <w:tcW w:w="4675" w:type="dxa"/>
          </w:tcPr>
          <w:p w14:paraId="515091DD" w14:textId="13C91C2E" w:rsidR="00C31B05" w:rsidRPr="00B64E75" w:rsidRDefault="00BF577B" w:rsidP="000F320A">
            <w:pPr>
              <w:rPr>
                <w:rFonts w:ascii="Calibri" w:hAnsi="Calibri"/>
              </w:rPr>
            </w:pPr>
            <w:r w:rsidRPr="003B3179">
              <w:rPr>
                <w:rFonts w:ascii="Calibri" w:hAnsi="Calibri"/>
              </w:rPr>
              <w:t>MUST NOT</w:t>
            </w:r>
          </w:p>
        </w:tc>
        <w:tc>
          <w:tcPr>
            <w:tcW w:w="4675" w:type="dxa"/>
          </w:tcPr>
          <w:p w14:paraId="1AF8B8D5" w14:textId="3232A12E" w:rsidR="00C31B05" w:rsidRPr="003B3179" w:rsidRDefault="00BF577B" w:rsidP="000F320A">
            <w:pPr>
              <w:rPr>
                <w:rFonts w:ascii="Calibri" w:hAnsi="Calibri"/>
                <w:lang w:val="ka-GE"/>
              </w:rPr>
            </w:pPr>
            <w:r w:rsidRPr="003B3179">
              <w:rPr>
                <w:rFonts w:ascii="Calibri" w:hAnsi="Calibri"/>
                <w:lang w:val="ka-GE"/>
              </w:rPr>
              <w:t>არ უნდა</w:t>
            </w:r>
          </w:p>
        </w:tc>
      </w:tr>
      <w:tr w:rsidR="00BF577B" w14:paraId="534EAF4C" w14:textId="77777777" w:rsidTr="0038591D">
        <w:tc>
          <w:tcPr>
            <w:tcW w:w="4675" w:type="dxa"/>
          </w:tcPr>
          <w:p w14:paraId="2EDF9183" w14:textId="79E585AE" w:rsidR="00BF577B" w:rsidRPr="00B64E75" w:rsidRDefault="00BF577B" w:rsidP="000F320A">
            <w:pPr>
              <w:rPr>
                <w:rFonts w:ascii="Calibri" w:hAnsi="Calibri"/>
              </w:rPr>
            </w:pPr>
            <w:r w:rsidRPr="003B3179">
              <w:rPr>
                <w:rFonts w:ascii="Calibri" w:hAnsi="Calibri"/>
              </w:rPr>
              <w:t>REQUIRED</w:t>
            </w:r>
          </w:p>
        </w:tc>
        <w:tc>
          <w:tcPr>
            <w:tcW w:w="4675" w:type="dxa"/>
          </w:tcPr>
          <w:p w14:paraId="51DE2C19" w14:textId="410D4291" w:rsidR="00BF577B" w:rsidRPr="003B3179" w:rsidRDefault="00BF577B" w:rsidP="000F320A">
            <w:pPr>
              <w:rPr>
                <w:rFonts w:ascii="Calibri" w:hAnsi="Calibri"/>
                <w:lang w:val="ka-GE"/>
              </w:rPr>
            </w:pPr>
            <w:r w:rsidRPr="003B3179">
              <w:rPr>
                <w:rFonts w:ascii="Calibri" w:hAnsi="Calibri"/>
                <w:lang w:val="ka-GE"/>
              </w:rPr>
              <w:t>სავალდებულო</w:t>
            </w:r>
            <w:r w:rsidR="004E6AC8" w:rsidRPr="003B3179">
              <w:rPr>
                <w:rFonts w:ascii="Calibri" w:hAnsi="Calibri"/>
                <w:lang w:val="ka-GE"/>
              </w:rPr>
              <w:t>ა</w:t>
            </w:r>
          </w:p>
        </w:tc>
      </w:tr>
      <w:tr w:rsidR="0088700B" w14:paraId="0688EB19" w14:textId="77777777" w:rsidTr="0038591D">
        <w:tc>
          <w:tcPr>
            <w:tcW w:w="4675" w:type="dxa"/>
          </w:tcPr>
          <w:p w14:paraId="73141D0F" w14:textId="3557F17F" w:rsidR="0088700B" w:rsidRPr="00B64E75" w:rsidRDefault="0088700B" w:rsidP="000F320A">
            <w:pPr>
              <w:rPr>
                <w:rFonts w:ascii="Calibri" w:hAnsi="Calibri"/>
              </w:rPr>
            </w:pPr>
            <w:r w:rsidRPr="003B3179">
              <w:rPr>
                <w:rFonts w:ascii="Calibri" w:hAnsi="Calibri"/>
              </w:rPr>
              <w:t>SHALL</w:t>
            </w:r>
          </w:p>
        </w:tc>
        <w:tc>
          <w:tcPr>
            <w:tcW w:w="4675" w:type="dxa"/>
          </w:tcPr>
          <w:p w14:paraId="65ABAFEC" w14:textId="371A6315" w:rsidR="0088700B" w:rsidRPr="003B3179" w:rsidRDefault="0088700B" w:rsidP="000F320A">
            <w:pPr>
              <w:rPr>
                <w:rFonts w:ascii="Calibri" w:hAnsi="Calibri"/>
                <w:lang w:val="ka-GE"/>
              </w:rPr>
            </w:pPr>
            <w:r w:rsidRPr="003B3179">
              <w:rPr>
                <w:rFonts w:ascii="Calibri" w:hAnsi="Calibri"/>
                <w:lang w:val="ka-GE"/>
              </w:rPr>
              <w:t>აუცილებელი</w:t>
            </w:r>
            <w:r w:rsidR="004E6AC8" w:rsidRPr="003B3179">
              <w:rPr>
                <w:rFonts w:ascii="Calibri" w:hAnsi="Calibri"/>
                <w:lang w:val="ka-GE"/>
              </w:rPr>
              <w:t>ა</w:t>
            </w:r>
          </w:p>
        </w:tc>
      </w:tr>
      <w:tr w:rsidR="0088700B" w14:paraId="20E98009" w14:textId="77777777" w:rsidTr="0038591D">
        <w:tc>
          <w:tcPr>
            <w:tcW w:w="4675" w:type="dxa"/>
          </w:tcPr>
          <w:p w14:paraId="099E0369" w14:textId="0A22EC50" w:rsidR="0088700B" w:rsidRPr="00B64E75" w:rsidRDefault="000A1418" w:rsidP="000F320A">
            <w:pPr>
              <w:rPr>
                <w:rFonts w:ascii="Calibri" w:hAnsi="Calibri"/>
              </w:rPr>
            </w:pPr>
            <w:r w:rsidRPr="003B3179">
              <w:rPr>
                <w:rFonts w:ascii="Calibri" w:hAnsi="Calibri"/>
              </w:rPr>
              <w:t>S</w:t>
            </w:r>
            <w:r>
              <w:rPr>
                <w:rFonts w:ascii="Calibri" w:hAnsi="Calibri"/>
              </w:rPr>
              <w:t>H</w:t>
            </w:r>
            <w:r w:rsidRPr="003B3179">
              <w:rPr>
                <w:rFonts w:ascii="Calibri" w:hAnsi="Calibri"/>
              </w:rPr>
              <w:t xml:space="preserve">ALL </w:t>
            </w:r>
            <w:r w:rsidR="0088700B" w:rsidRPr="003B3179">
              <w:rPr>
                <w:rFonts w:ascii="Calibri" w:hAnsi="Calibri"/>
              </w:rPr>
              <w:t>NOT</w:t>
            </w:r>
          </w:p>
        </w:tc>
        <w:tc>
          <w:tcPr>
            <w:tcW w:w="4675" w:type="dxa"/>
          </w:tcPr>
          <w:p w14:paraId="0DF591DD" w14:textId="464FC70C" w:rsidR="0088700B" w:rsidRPr="003B3179" w:rsidRDefault="0088700B" w:rsidP="000F320A">
            <w:pPr>
              <w:rPr>
                <w:rFonts w:ascii="Calibri" w:hAnsi="Calibri"/>
                <w:lang w:val="ka-GE"/>
              </w:rPr>
            </w:pPr>
            <w:r w:rsidRPr="003B3179">
              <w:rPr>
                <w:rFonts w:ascii="Calibri" w:hAnsi="Calibri"/>
                <w:lang w:val="ka-GE"/>
              </w:rPr>
              <w:t>არავითარ შემთხვევაში</w:t>
            </w:r>
          </w:p>
        </w:tc>
      </w:tr>
      <w:tr w:rsidR="0088700B" w14:paraId="2ED2352E" w14:textId="77777777" w:rsidTr="0038591D">
        <w:tc>
          <w:tcPr>
            <w:tcW w:w="4675" w:type="dxa"/>
          </w:tcPr>
          <w:p w14:paraId="1BBF3DAC" w14:textId="6C0653BF" w:rsidR="0088700B" w:rsidRPr="00B64E75" w:rsidRDefault="0088700B" w:rsidP="000F320A">
            <w:pPr>
              <w:rPr>
                <w:rFonts w:ascii="Calibri" w:hAnsi="Calibri"/>
              </w:rPr>
            </w:pPr>
            <w:r w:rsidRPr="003B3179">
              <w:rPr>
                <w:rFonts w:ascii="Calibri" w:hAnsi="Calibri"/>
              </w:rPr>
              <w:t>SHOULD</w:t>
            </w:r>
          </w:p>
        </w:tc>
        <w:tc>
          <w:tcPr>
            <w:tcW w:w="4675" w:type="dxa"/>
          </w:tcPr>
          <w:p w14:paraId="12ADC102" w14:textId="0A57E949" w:rsidR="0088700B" w:rsidRPr="003B3179" w:rsidRDefault="0088700B" w:rsidP="000F320A">
            <w:pPr>
              <w:rPr>
                <w:rFonts w:ascii="Calibri" w:hAnsi="Calibri"/>
                <w:lang w:val="ka-GE"/>
              </w:rPr>
            </w:pPr>
            <w:r w:rsidRPr="003B3179">
              <w:rPr>
                <w:rFonts w:ascii="Calibri" w:hAnsi="Calibri"/>
                <w:lang w:val="ka-GE"/>
              </w:rPr>
              <w:t>უმჯობესი</w:t>
            </w:r>
            <w:r w:rsidR="004E6AC8" w:rsidRPr="003B3179">
              <w:rPr>
                <w:rFonts w:ascii="Calibri" w:hAnsi="Calibri"/>
                <w:lang w:val="ka-GE"/>
              </w:rPr>
              <w:t>ა</w:t>
            </w:r>
          </w:p>
        </w:tc>
      </w:tr>
      <w:tr w:rsidR="0088700B" w14:paraId="6F89FCFC" w14:textId="77777777" w:rsidTr="0038591D">
        <w:tc>
          <w:tcPr>
            <w:tcW w:w="4675" w:type="dxa"/>
          </w:tcPr>
          <w:p w14:paraId="0955A4BB" w14:textId="6A45486F" w:rsidR="0088700B" w:rsidRPr="00B64E75" w:rsidRDefault="0088700B" w:rsidP="000F320A">
            <w:pPr>
              <w:rPr>
                <w:rFonts w:ascii="Calibri" w:hAnsi="Calibri"/>
              </w:rPr>
            </w:pPr>
            <w:r w:rsidRPr="003B3179">
              <w:rPr>
                <w:rFonts w:ascii="Calibri" w:hAnsi="Calibri"/>
              </w:rPr>
              <w:t>SHOULD NOT</w:t>
            </w:r>
          </w:p>
        </w:tc>
        <w:tc>
          <w:tcPr>
            <w:tcW w:w="4675" w:type="dxa"/>
          </w:tcPr>
          <w:p w14:paraId="359D531B" w14:textId="699D4206" w:rsidR="0088700B" w:rsidRPr="003B3179" w:rsidRDefault="0088700B" w:rsidP="000F320A">
            <w:pPr>
              <w:rPr>
                <w:rFonts w:ascii="Calibri" w:hAnsi="Calibri"/>
                <w:lang w:val="ka-GE"/>
              </w:rPr>
            </w:pPr>
            <w:r w:rsidRPr="003B3179">
              <w:rPr>
                <w:rFonts w:ascii="Calibri" w:hAnsi="Calibri"/>
                <w:lang w:val="ka-GE"/>
              </w:rPr>
              <w:t>არარეკომენდებული</w:t>
            </w:r>
            <w:r w:rsidR="004E6AC8" w:rsidRPr="003B3179">
              <w:rPr>
                <w:rFonts w:ascii="Calibri" w:hAnsi="Calibri"/>
                <w:lang w:val="ka-GE"/>
              </w:rPr>
              <w:t>ა</w:t>
            </w:r>
          </w:p>
        </w:tc>
      </w:tr>
      <w:tr w:rsidR="0088700B" w14:paraId="5D1D107D" w14:textId="77777777" w:rsidTr="0038591D">
        <w:tc>
          <w:tcPr>
            <w:tcW w:w="4675" w:type="dxa"/>
          </w:tcPr>
          <w:p w14:paraId="5B0BD8A2" w14:textId="1E58F07A" w:rsidR="0088700B" w:rsidRPr="00B64E75" w:rsidRDefault="000B0CB2" w:rsidP="000F320A">
            <w:pPr>
              <w:rPr>
                <w:rFonts w:ascii="Calibri" w:hAnsi="Calibri"/>
              </w:rPr>
            </w:pPr>
            <w:r w:rsidRPr="003B3179">
              <w:rPr>
                <w:rFonts w:ascii="Calibri" w:hAnsi="Calibri"/>
              </w:rPr>
              <w:lastRenderedPageBreak/>
              <w:t>RECOMMENDED</w:t>
            </w:r>
          </w:p>
        </w:tc>
        <w:tc>
          <w:tcPr>
            <w:tcW w:w="4675" w:type="dxa"/>
          </w:tcPr>
          <w:p w14:paraId="70829863" w14:textId="50FADC56" w:rsidR="0088700B" w:rsidRPr="003B3179" w:rsidRDefault="000B0CB2" w:rsidP="000F320A">
            <w:pPr>
              <w:rPr>
                <w:rFonts w:ascii="Calibri" w:hAnsi="Calibri"/>
                <w:lang w:val="ka-GE"/>
              </w:rPr>
            </w:pPr>
            <w:r w:rsidRPr="003B3179">
              <w:rPr>
                <w:rFonts w:ascii="Calibri" w:hAnsi="Calibri"/>
                <w:lang w:val="ka-GE"/>
              </w:rPr>
              <w:t>რეკომენდებული</w:t>
            </w:r>
            <w:r w:rsidR="004E6AC8" w:rsidRPr="003B3179">
              <w:rPr>
                <w:rFonts w:ascii="Calibri" w:hAnsi="Calibri"/>
                <w:lang w:val="ka-GE"/>
              </w:rPr>
              <w:t>ა</w:t>
            </w:r>
          </w:p>
        </w:tc>
      </w:tr>
      <w:tr w:rsidR="000B0CB2" w14:paraId="4529FB8F" w14:textId="77777777" w:rsidTr="0038591D">
        <w:tc>
          <w:tcPr>
            <w:tcW w:w="4675" w:type="dxa"/>
          </w:tcPr>
          <w:p w14:paraId="5A772FEE" w14:textId="7D45D7B0" w:rsidR="000B0CB2" w:rsidRPr="00B64E75" w:rsidRDefault="000B0CB2" w:rsidP="000F320A">
            <w:pPr>
              <w:rPr>
                <w:rFonts w:ascii="Calibri" w:hAnsi="Calibri"/>
              </w:rPr>
            </w:pPr>
            <w:r w:rsidRPr="003B3179">
              <w:rPr>
                <w:rFonts w:ascii="Calibri" w:hAnsi="Calibri"/>
              </w:rPr>
              <w:t>MAY</w:t>
            </w:r>
          </w:p>
        </w:tc>
        <w:tc>
          <w:tcPr>
            <w:tcW w:w="4675" w:type="dxa"/>
          </w:tcPr>
          <w:p w14:paraId="29769474" w14:textId="42E3A842" w:rsidR="000B0CB2" w:rsidRPr="003B3179" w:rsidRDefault="000B0CB2" w:rsidP="000F320A">
            <w:pPr>
              <w:rPr>
                <w:rFonts w:ascii="Calibri" w:hAnsi="Calibri"/>
                <w:lang w:val="ka-GE"/>
              </w:rPr>
            </w:pPr>
            <w:r w:rsidRPr="003B3179">
              <w:rPr>
                <w:rFonts w:ascii="Calibri" w:hAnsi="Calibri"/>
                <w:lang w:val="ka-GE"/>
              </w:rPr>
              <w:t>შესაძლო</w:t>
            </w:r>
            <w:r w:rsidR="004E6AC8" w:rsidRPr="003B3179">
              <w:rPr>
                <w:rFonts w:ascii="Calibri" w:hAnsi="Calibri"/>
                <w:lang w:val="ka-GE"/>
              </w:rPr>
              <w:t>ა</w:t>
            </w:r>
          </w:p>
        </w:tc>
      </w:tr>
      <w:tr w:rsidR="000B0CB2" w14:paraId="429CA17D" w14:textId="77777777" w:rsidTr="0038591D">
        <w:tc>
          <w:tcPr>
            <w:tcW w:w="4675" w:type="dxa"/>
          </w:tcPr>
          <w:p w14:paraId="646725D7" w14:textId="023DD872" w:rsidR="000B0CB2" w:rsidRPr="00B64E75" w:rsidRDefault="000B0CB2" w:rsidP="000F320A">
            <w:pPr>
              <w:rPr>
                <w:rFonts w:ascii="Calibri" w:hAnsi="Calibri"/>
              </w:rPr>
            </w:pPr>
            <w:r w:rsidRPr="003B3179">
              <w:rPr>
                <w:rFonts w:ascii="Calibri" w:hAnsi="Calibri"/>
              </w:rPr>
              <w:t>OPTIONAL</w:t>
            </w:r>
          </w:p>
        </w:tc>
        <w:tc>
          <w:tcPr>
            <w:tcW w:w="4675" w:type="dxa"/>
          </w:tcPr>
          <w:p w14:paraId="64238B1C" w14:textId="32BABDB9" w:rsidR="000B0CB2" w:rsidRPr="003B3179" w:rsidRDefault="000B0CB2" w:rsidP="001162D6">
            <w:pPr>
              <w:keepNext/>
              <w:rPr>
                <w:rFonts w:ascii="Calibri" w:hAnsi="Calibri"/>
                <w:lang w:val="ka-GE"/>
              </w:rPr>
            </w:pPr>
            <w:proofErr w:type="spellStart"/>
            <w:r w:rsidRPr="003B3179">
              <w:rPr>
                <w:rFonts w:ascii="Calibri" w:hAnsi="Calibri"/>
                <w:lang w:val="ka-GE"/>
              </w:rPr>
              <w:t>არააუცილებელი</w:t>
            </w:r>
            <w:r w:rsidR="004E6AC8" w:rsidRPr="003B3179">
              <w:rPr>
                <w:rFonts w:ascii="Calibri" w:hAnsi="Calibri"/>
                <w:lang w:val="ka-GE"/>
              </w:rPr>
              <w:t>ა</w:t>
            </w:r>
            <w:proofErr w:type="spellEnd"/>
          </w:p>
        </w:tc>
      </w:tr>
    </w:tbl>
    <w:p w14:paraId="65AE8DA8" w14:textId="4728EC9F" w:rsidR="00C31B05" w:rsidRPr="003B3179" w:rsidRDefault="001162D6" w:rsidP="001162D6">
      <w:pPr>
        <w:rPr>
          <w:rFonts w:ascii="Calibri" w:hAnsi="Calibri"/>
          <w:lang w:val="ka-GE"/>
        </w:rPr>
      </w:pPr>
      <w:proofErr w:type="spellStart"/>
      <w:r>
        <w:t>ცხრილი</w:t>
      </w:r>
      <w:proofErr w:type="spellEnd"/>
      <w:r>
        <w:t xml:space="preserve"> </w:t>
      </w:r>
      <w:r>
        <w:fldChar w:fldCharType="begin"/>
      </w:r>
      <w:r>
        <w:instrText>SEQ ცხრილი \* ARABIC</w:instrText>
      </w:r>
      <w:r>
        <w:fldChar w:fldCharType="separate"/>
      </w:r>
      <w:r w:rsidR="0073316F">
        <w:rPr>
          <w:noProof/>
        </w:rPr>
        <w:t>1</w:t>
      </w:r>
      <w:r>
        <w:fldChar w:fldCharType="end"/>
      </w:r>
      <w:r w:rsidRPr="20AD5B8C">
        <w:rPr>
          <w:lang w:val="ka-GE"/>
        </w:rPr>
        <w:t>: ტერმინ</w:t>
      </w:r>
      <w:r w:rsidRPr="20AD5B8C">
        <w:rPr>
          <w:noProof/>
          <w:lang w:val="ka-GE"/>
        </w:rPr>
        <w:t xml:space="preserve">ოლოგიური შესაბამისობა </w:t>
      </w:r>
      <w:r w:rsidRPr="20AD5B8C">
        <w:rPr>
          <w:noProof/>
        </w:rPr>
        <w:t>RFC2119</w:t>
      </w:r>
      <w:r w:rsidRPr="20AD5B8C">
        <w:rPr>
          <w:noProof/>
          <w:lang w:val="ka-GE"/>
        </w:rPr>
        <w:t xml:space="preserve"> -თან</w:t>
      </w:r>
      <w:r w:rsidR="0E2B21CE" w:rsidRPr="20AD5B8C">
        <w:rPr>
          <w:noProof/>
          <w:lang w:val="ka-GE"/>
        </w:rPr>
        <w:t>.</w:t>
      </w:r>
    </w:p>
    <w:p w14:paraId="0987ECA7" w14:textId="3E8E843B" w:rsidR="000F320A" w:rsidRPr="003B3179" w:rsidRDefault="000F320A" w:rsidP="000F320A">
      <w:pPr>
        <w:rPr>
          <w:rFonts w:ascii="Calibri" w:hAnsi="Calibri"/>
          <w:lang w:val="ka-GE"/>
        </w:rPr>
      </w:pPr>
    </w:p>
    <w:p w14:paraId="4D653E21" w14:textId="77777777" w:rsidR="00F04F88" w:rsidRDefault="00AC1CD2" w:rsidP="00F04F88">
      <w:pPr>
        <w:jc w:val="both"/>
        <w:rPr>
          <w:rFonts w:ascii="Calibri" w:hAnsi="Calibri"/>
          <w:lang w:val="ka-GE"/>
        </w:rPr>
      </w:pPr>
      <w:r>
        <w:rPr>
          <w:rFonts w:ascii="Calibri" w:hAnsi="Calibri"/>
          <w:lang w:val="ka-GE"/>
        </w:rPr>
        <w:t xml:space="preserve">საკითხებს, რომლებიც მონიშნულია </w:t>
      </w:r>
      <w:r w:rsidR="00603570">
        <w:rPr>
          <w:rFonts w:ascii="Calibri" w:hAnsi="Calibri"/>
          <w:lang w:val="ka-GE"/>
        </w:rPr>
        <w:t>როგორც „</w:t>
      </w:r>
      <w:r w:rsidR="00603570" w:rsidRPr="00014CE6">
        <w:rPr>
          <w:rFonts w:ascii="Calibri" w:hAnsi="Calibri"/>
          <w:b/>
          <w:bCs/>
          <w:lang w:val="ka-GE"/>
        </w:rPr>
        <w:t>უმჯობესია</w:t>
      </w:r>
      <w:r w:rsidR="00603570">
        <w:rPr>
          <w:rFonts w:ascii="Calibri" w:hAnsi="Calibri"/>
          <w:lang w:val="ka-GE"/>
        </w:rPr>
        <w:t>“ „</w:t>
      </w:r>
      <w:r w:rsidR="00603570" w:rsidRPr="00014CE6">
        <w:rPr>
          <w:rFonts w:ascii="Calibri" w:hAnsi="Calibri"/>
          <w:b/>
          <w:bCs/>
          <w:lang w:val="ka-GE"/>
        </w:rPr>
        <w:t>რეკომენდებულია</w:t>
      </w:r>
      <w:r w:rsidR="00603570">
        <w:rPr>
          <w:rFonts w:ascii="Calibri" w:hAnsi="Calibri"/>
          <w:lang w:val="ka-GE"/>
        </w:rPr>
        <w:t xml:space="preserve">“ </w:t>
      </w:r>
      <w:r w:rsidR="00A171A6">
        <w:rPr>
          <w:rFonts w:ascii="Calibri" w:hAnsi="Calibri"/>
          <w:lang w:val="ka-GE"/>
        </w:rPr>
        <w:t>და „</w:t>
      </w:r>
      <w:r w:rsidR="00A171A6" w:rsidRPr="00014CE6">
        <w:rPr>
          <w:rFonts w:ascii="Calibri" w:hAnsi="Calibri"/>
          <w:b/>
          <w:bCs/>
          <w:lang w:val="ka-GE"/>
        </w:rPr>
        <w:t>არარეკომენდებულია</w:t>
      </w:r>
      <w:r w:rsidR="00A171A6">
        <w:rPr>
          <w:rFonts w:ascii="Calibri" w:hAnsi="Calibri"/>
          <w:lang w:val="ka-GE"/>
        </w:rPr>
        <w:t xml:space="preserve">“ ასევე მოჰყვება </w:t>
      </w:r>
      <w:proofErr w:type="spellStart"/>
      <w:r w:rsidR="00A171A6">
        <w:rPr>
          <w:rFonts w:ascii="Calibri" w:hAnsi="Calibri"/>
          <w:lang w:val="ka-GE"/>
        </w:rPr>
        <w:t>დამაზუსტებელი</w:t>
      </w:r>
      <w:proofErr w:type="spellEnd"/>
      <w:r w:rsidR="00A171A6">
        <w:rPr>
          <w:rFonts w:ascii="Calibri" w:hAnsi="Calibri"/>
          <w:lang w:val="ka-GE"/>
        </w:rPr>
        <w:t xml:space="preserve"> მითითება იმის თაობაზე, თუ რატომაა რეკომენდებული (ან არარეკომენდებული) აღნიშნული საკითხის გადაწყვეტა ამ დოკუმენტის დანაწესის მიხედვით.</w:t>
      </w:r>
    </w:p>
    <w:p w14:paraId="121408B5" w14:textId="77777777" w:rsidR="00EF4FB9" w:rsidRPr="00D04604" w:rsidRDefault="00EF4FB9" w:rsidP="00EF4FB9">
      <w:pPr>
        <w:jc w:val="both"/>
        <w:rPr>
          <w:rFonts w:ascii="Calibri" w:hAnsi="Calibri"/>
          <w:lang w:val="ka-GE"/>
        </w:rPr>
      </w:pPr>
      <w:r w:rsidRPr="001F6697">
        <w:rPr>
          <w:rFonts w:ascii="Calibri" w:hAnsi="Calibri"/>
          <w:lang w:val="ka-GE"/>
        </w:rPr>
        <w:t xml:space="preserve">დოკუმენტს გააჩნია იერარქიული სტრუქტურა. იმ შემთხვევაში, როდესაც დოკუმენტის გარკვეული თავით აღწერილი </w:t>
      </w:r>
      <w:r>
        <w:rPr>
          <w:rFonts w:ascii="Calibri" w:hAnsi="Calibri"/>
          <w:lang w:val="ka-GE"/>
        </w:rPr>
        <w:t>საკითხი (მაგ. საბარათე ანგარიშების ინფორმაციის სერვისები)</w:t>
      </w:r>
      <w:r w:rsidRPr="001F6697">
        <w:rPr>
          <w:rFonts w:ascii="Calibri" w:hAnsi="Calibri"/>
          <w:lang w:val="ka-GE"/>
        </w:rPr>
        <w:t xml:space="preserve"> მონიშნულია როგორც „</w:t>
      </w:r>
      <w:proofErr w:type="spellStart"/>
      <w:r w:rsidRPr="00014CE6">
        <w:rPr>
          <w:rFonts w:ascii="Calibri" w:hAnsi="Calibri"/>
          <w:b/>
          <w:bCs/>
          <w:lang w:val="ka-GE"/>
        </w:rPr>
        <w:t>არააუცილებელი</w:t>
      </w:r>
      <w:proofErr w:type="spellEnd"/>
      <w:r w:rsidRPr="001F6697">
        <w:rPr>
          <w:rFonts w:ascii="Calibri" w:hAnsi="Calibri"/>
          <w:lang w:val="ka-GE"/>
        </w:rPr>
        <w:t xml:space="preserve">“, აღნიშნულ თავში (და ასევე მის ქვეთავებში) მითითებული აუცილებელი მოთხოვნები ითვლება აუცილებლად მხოლოდ იმ პირობით, როდესაც ხდება </w:t>
      </w:r>
      <w:r>
        <w:rPr>
          <w:rFonts w:ascii="Calibri" w:hAnsi="Calibri"/>
          <w:lang w:val="ka-GE"/>
        </w:rPr>
        <w:t>შესაბამისი საკითხის რეალიზება</w:t>
      </w:r>
      <w:r>
        <w:rPr>
          <w:rFonts w:ascii="Calibri" w:hAnsi="Calibri"/>
        </w:rPr>
        <w:t>.</w:t>
      </w:r>
      <w:r w:rsidRPr="001F6697">
        <w:rPr>
          <w:rFonts w:ascii="Calibri" w:hAnsi="Calibri"/>
          <w:lang w:val="ka-GE"/>
        </w:rPr>
        <w:t xml:space="preserve"> </w:t>
      </w:r>
    </w:p>
    <w:p w14:paraId="6E8CCD10" w14:textId="77777777" w:rsidR="009A3DD5" w:rsidRPr="00E73BD3" w:rsidRDefault="009A3DD5" w:rsidP="00E73BD3">
      <w:pPr>
        <w:jc w:val="both"/>
        <w:rPr>
          <w:rFonts w:ascii="Calibri" w:hAnsi="Calibri"/>
          <w:lang w:val="ka-GE"/>
        </w:rPr>
      </w:pPr>
    </w:p>
    <w:p w14:paraId="7DC5BD3D" w14:textId="7ADBD839" w:rsidR="00A95C22" w:rsidRDefault="00A95C22" w:rsidP="00413D03">
      <w:pPr>
        <w:pStyle w:val="Heading2"/>
      </w:pPr>
      <w:bookmarkStart w:id="4" w:name="_Ref46911217"/>
      <w:bookmarkStart w:id="5" w:name="_Toc174034560"/>
      <w:r>
        <w:t>დოკუმენტის ისტორია</w:t>
      </w:r>
      <w:bookmarkEnd w:id="4"/>
      <w:bookmarkEnd w:id="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1220"/>
        <w:gridCol w:w="7069"/>
      </w:tblGrid>
      <w:tr w:rsidR="00F05E4A" w14:paraId="3E6A6E53" w14:textId="77777777" w:rsidTr="001D70D7">
        <w:tc>
          <w:tcPr>
            <w:tcW w:w="1062" w:type="dxa"/>
            <w:shd w:val="clear" w:color="auto" w:fill="A6A6A6" w:themeFill="background1" w:themeFillShade="A6"/>
          </w:tcPr>
          <w:p w14:paraId="78F39A0D" w14:textId="2F6A35CF" w:rsidR="00F05E4A" w:rsidRPr="00B64E75" w:rsidRDefault="00F05E4A" w:rsidP="007578D3">
            <w:pPr>
              <w:rPr>
                <w:rFonts w:ascii="Calibri" w:hAnsi="Calibri"/>
                <w:lang w:val="ka-GE"/>
              </w:rPr>
            </w:pPr>
            <w:r w:rsidRPr="003B3179">
              <w:rPr>
                <w:rFonts w:ascii="Calibri" w:hAnsi="Calibri"/>
                <w:lang w:val="ka-GE"/>
              </w:rPr>
              <w:t>ვერსია</w:t>
            </w:r>
          </w:p>
        </w:tc>
        <w:tc>
          <w:tcPr>
            <w:tcW w:w="1220" w:type="dxa"/>
            <w:shd w:val="clear" w:color="auto" w:fill="A6A6A6" w:themeFill="background1" w:themeFillShade="A6"/>
          </w:tcPr>
          <w:p w14:paraId="1DB2790D" w14:textId="1E3F207C" w:rsidR="00F05E4A" w:rsidRPr="00B64E75" w:rsidRDefault="00F05E4A" w:rsidP="007578D3">
            <w:pPr>
              <w:rPr>
                <w:rFonts w:ascii="Calibri" w:hAnsi="Calibri"/>
                <w:lang w:val="ka-GE"/>
              </w:rPr>
            </w:pPr>
            <w:r w:rsidRPr="00AC36E6">
              <w:rPr>
                <w:rFonts w:ascii="Calibri" w:hAnsi="Calibri"/>
                <w:lang w:val="ka-GE"/>
              </w:rPr>
              <w:t>თარიღი</w:t>
            </w:r>
          </w:p>
        </w:tc>
        <w:tc>
          <w:tcPr>
            <w:tcW w:w="7069" w:type="dxa"/>
            <w:shd w:val="clear" w:color="auto" w:fill="A6A6A6" w:themeFill="background1" w:themeFillShade="A6"/>
          </w:tcPr>
          <w:p w14:paraId="5C6C3642" w14:textId="3C32BDB4" w:rsidR="00F05E4A" w:rsidRPr="003B3179" w:rsidRDefault="00F05E4A" w:rsidP="007578D3">
            <w:pPr>
              <w:rPr>
                <w:rFonts w:ascii="Calibri" w:hAnsi="Calibri"/>
                <w:lang w:val="ka-GE"/>
              </w:rPr>
            </w:pPr>
            <w:r w:rsidRPr="003B3179">
              <w:rPr>
                <w:rFonts w:ascii="Calibri" w:hAnsi="Calibri"/>
                <w:lang w:val="ka-GE"/>
              </w:rPr>
              <w:t>ცვლილება</w:t>
            </w:r>
          </w:p>
        </w:tc>
      </w:tr>
      <w:tr w:rsidR="00F05E4A" w14:paraId="7207D82B" w14:textId="77777777" w:rsidTr="00DC5CAE">
        <w:tc>
          <w:tcPr>
            <w:tcW w:w="1062" w:type="dxa"/>
          </w:tcPr>
          <w:p w14:paraId="576E4B7E" w14:textId="4F956003" w:rsidR="00F05E4A" w:rsidRPr="00B64E75" w:rsidRDefault="00F05E4A" w:rsidP="007578D3">
            <w:pPr>
              <w:rPr>
                <w:rFonts w:ascii="Calibri" w:hAnsi="Calibri"/>
              </w:rPr>
            </w:pPr>
            <w:r w:rsidRPr="00AC36E6">
              <w:rPr>
                <w:rFonts w:ascii="Calibri" w:hAnsi="Calibri"/>
              </w:rPr>
              <w:t>0.</w:t>
            </w:r>
            <w:r w:rsidR="00C12767">
              <w:rPr>
                <w:rFonts w:ascii="Calibri" w:hAnsi="Calibri"/>
              </w:rPr>
              <w:t>1</w:t>
            </w:r>
          </w:p>
        </w:tc>
        <w:tc>
          <w:tcPr>
            <w:tcW w:w="1220" w:type="dxa"/>
          </w:tcPr>
          <w:p w14:paraId="42F8D1E2" w14:textId="4294D49B" w:rsidR="00F05E4A" w:rsidRPr="00C12767" w:rsidRDefault="00F05E4A" w:rsidP="007578D3">
            <w:pPr>
              <w:rPr>
                <w:rFonts w:ascii="Calibri" w:hAnsi="Calibri"/>
                <w:lang w:val="ka-GE"/>
              </w:rPr>
            </w:pPr>
          </w:p>
        </w:tc>
        <w:tc>
          <w:tcPr>
            <w:tcW w:w="7069" w:type="dxa"/>
          </w:tcPr>
          <w:p w14:paraId="365EE870" w14:textId="24EC37FE" w:rsidR="00F05E4A" w:rsidRPr="00AC36E6" w:rsidRDefault="00F05E4A" w:rsidP="007578D3">
            <w:pPr>
              <w:rPr>
                <w:rFonts w:ascii="Calibri" w:hAnsi="Calibri"/>
                <w:lang w:val="ka-GE"/>
              </w:rPr>
            </w:pPr>
            <w:r w:rsidRPr="00AC36E6">
              <w:rPr>
                <w:rFonts w:ascii="Calibri" w:hAnsi="Calibri"/>
                <w:lang w:val="ka-GE"/>
              </w:rPr>
              <w:t>საწყისი ვერსია</w:t>
            </w:r>
          </w:p>
        </w:tc>
      </w:tr>
      <w:tr w:rsidR="00F05E4A" w14:paraId="7B78B251" w14:textId="77777777" w:rsidTr="00DC5CAE">
        <w:tc>
          <w:tcPr>
            <w:tcW w:w="1062" w:type="dxa"/>
          </w:tcPr>
          <w:p w14:paraId="6CE783FB" w14:textId="07DA3015" w:rsidR="00F05E4A" w:rsidRPr="00B64E75" w:rsidRDefault="00F05E4A" w:rsidP="007578D3">
            <w:pPr>
              <w:rPr>
                <w:rFonts w:ascii="Calibri" w:hAnsi="Calibri"/>
                <w:lang w:val="ka-GE"/>
              </w:rPr>
            </w:pPr>
          </w:p>
        </w:tc>
        <w:tc>
          <w:tcPr>
            <w:tcW w:w="1220" w:type="dxa"/>
          </w:tcPr>
          <w:p w14:paraId="08BF166B" w14:textId="27D740B5" w:rsidR="00F05E4A" w:rsidRPr="00B64E75" w:rsidRDefault="00F05E4A" w:rsidP="007578D3">
            <w:pPr>
              <w:rPr>
                <w:rFonts w:ascii="Calibri" w:hAnsi="Calibri"/>
                <w:lang w:val="ka-GE"/>
              </w:rPr>
            </w:pPr>
          </w:p>
        </w:tc>
        <w:tc>
          <w:tcPr>
            <w:tcW w:w="7069" w:type="dxa"/>
          </w:tcPr>
          <w:p w14:paraId="147C3136" w14:textId="62AD27A8" w:rsidR="00F05E4A" w:rsidRPr="00AC36E6" w:rsidRDefault="00F05E4A" w:rsidP="007578D3">
            <w:pPr>
              <w:rPr>
                <w:rFonts w:ascii="Calibri" w:hAnsi="Calibri"/>
                <w:lang w:val="ka-GE"/>
              </w:rPr>
            </w:pPr>
          </w:p>
        </w:tc>
      </w:tr>
      <w:tr w:rsidR="00094ACC" w14:paraId="7AC1E27E" w14:textId="77777777" w:rsidTr="00DC5CAE">
        <w:tc>
          <w:tcPr>
            <w:tcW w:w="1062" w:type="dxa"/>
          </w:tcPr>
          <w:p w14:paraId="464DE70A" w14:textId="3152C7D6" w:rsidR="00094ACC" w:rsidRPr="00B64E75" w:rsidRDefault="00094ACC" w:rsidP="007578D3">
            <w:pPr>
              <w:rPr>
                <w:rFonts w:ascii="Calibri" w:hAnsi="Calibri"/>
              </w:rPr>
            </w:pPr>
          </w:p>
        </w:tc>
        <w:tc>
          <w:tcPr>
            <w:tcW w:w="1220" w:type="dxa"/>
          </w:tcPr>
          <w:p w14:paraId="35A5552F" w14:textId="39529CB6" w:rsidR="00094ACC" w:rsidRPr="00B64E75" w:rsidRDefault="00094ACC" w:rsidP="007578D3">
            <w:pPr>
              <w:rPr>
                <w:rFonts w:ascii="Calibri" w:hAnsi="Calibri"/>
              </w:rPr>
            </w:pPr>
          </w:p>
        </w:tc>
        <w:tc>
          <w:tcPr>
            <w:tcW w:w="7069" w:type="dxa"/>
          </w:tcPr>
          <w:p w14:paraId="22C1AACB" w14:textId="2FD5D4D4" w:rsidR="00094ACC" w:rsidRPr="00AC36E6" w:rsidRDefault="00094ACC" w:rsidP="007578D3">
            <w:pPr>
              <w:rPr>
                <w:rFonts w:ascii="Calibri" w:hAnsi="Calibri"/>
                <w:lang w:val="ka-GE"/>
              </w:rPr>
            </w:pPr>
          </w:p>
        </w:tc>
      </w:tr>
    </w:tbl>
    <w:p w14:paraId="35B05154" w14:textId="325670FB" w:rsidR="007578D3" w:rsidRDefault="007578D3" w:rsidP="007578D3">
      <w:pPr>
        <w:rPr>
          <w:rFonts w:ascii="Calibri" w:hAnsi="Calibri"/>
          <w:lang w:val="ka-GE"/>
        </w:rPr>
      </w:pPr>
    </w:p>
    <w:p w14:paraId="393913D7" w14:textId="46BD3236" w:rsidR="00C07F4B" w:rsidRPr="00830876" w:rsidRDefault="00BB09A4" w:rsidP="007A0E73">
      <w:pPr>
        <w:jc w:val="both"/>
        <w:rPr>
          <w:rFonts w:ascii="Calibri" w:hAnsi="Calibri"/>
          <w:lang w:val="ka-GE"/>
        </w:rPr>
      </w:pPr>
      <w:r w:rsidRPr="007A0E73">
        <w:rPr>
          <w:rFonts w:ascii="Calibri" w:hAnsi="Calibri"/>
          <w:b/>
          <w:bCs/>
          <w:i/>
          <w:iCs/>
          <w:u w:val="single"/>
          <w:lang w:val="ka-GE"/>
        </w:rPr>
        <w:t>შენიშვნა:</w:t>
      </w:r>
      <w:r>
        <w:rPr>
          <w:rFonts w:ascii="Calibri" w:hAnsi="Calibri"/>
          <w:lang w:val="ka-GE"/>
        </w:rPr>
        <w:t xml:space="preserve"> შესაძლოა დოკუმენტს ჰქონდეს მე-3 დონის ვერსიები (მაგ. 0.</w:t>
      </w:r>
      <w:r w:rsidR="00C12767">
        <w:rPr>
          <w:rFonts w:ascii="Calibri" w:hAnsi="Calibri"/>
          <w:lang w:val="ka-GE"/>
        </w:rPr>
        <w:t>1</w:t>
      </w:r>
      <w:r>
        <w:rPr>
          <w:rFonts w:ascii="Calibri" w:hAnsi="Calibri"/>
          <w:lang w:val="ka-GE"/>
        </w:rPr>
        <w:t>.</w:t>
      </w:r>
      <w:r>
        <w:rPr>
          <w:rFonts w:ascii="Calibri" w:hAnsi="Calibri"/>
        </w:rPr>
        <w:t>RC1)</w:t>
      </w:r>
      <w:r>
        <w:rPr>
          <w:rFonts w:ascii="Calibri" w:hAnsi="Calibri"/>
          <w:lang w:val="ka-GE"/>
        </w:rPr>
        <w:t>, რაც მითითებული</w:t>
      </w:r>
      <w:r w:rsidR="009950C3">
        <w:rPr>
          <w:rFonts w:ascii="Calibri" w:hAnsi="Calibri"/>
          <w:lang w:val="ka-GE"/>
        </w:rPr>
        <w:t xml:space="preserve"> იქნება სათაურის ქვემოთ</w:t>
      </w:r>
      <w:r>
        <w:rPr>
          <w:rFonts w:ascii="Calibri" w:hAnsi="Calibri"/>
          <w:lang w:val="ka-GE"/>
        </w:rPr>
        <w:t xml:space="preserve">. </w:t>
      </w:r>
      <w:r w:rsidR="009950C3">
        <w:rPr>
          <w:rFonts w:ascii="Calibri" w:hAnsi="Calibri"/>
          <w:lang w:val="ka-GE"/>
        </w:rPr>
        <w:t>აღნიშნული მიდგომა გამოიყენება იმ შემთხვევაში, როდესაც ვერსია ჯერ კიდევ არაა საბოლოო</w:t>
      </w:r>
      <w:r w:rsidR="0003401C">
        <w:rPr>
          <w:rFonts w:ascii="Calibri" w:hAnsi="Calibri"/>
          <w:lang w:val="ka-GE"/>
        </w:rPr>
        <w:t xml:space="preserve"> და მასში შეიძ</w:t>
      </w:r>
      <w:r w:rsidR="00F65934">
        <w:rPr>
          <w:rFonts w:ascii="Calibri" w:hAnsi="Calibri"/>
          <w:lang w:val="ka-GE"/>
        </w:rPr>
        <w:t>ლ</w:t>
      </w:r>
      <w:r w:rsidR="0003401C">
        <w:rPr>
          <w:rFonts w:ascii="Calibri" w:hAnsi="Calibri"/>
          <w:lang w:val="ka-GE"/>
        </w:rPr>
        <w:t>ება შევიდეს სარედაქციო ან/და სხვა ნაკლებად მნიშვნელოვანი შესწორებები.</w:t>
      </w:r>
      <w:r w:rsidR="009950C3">
        <w:rPr>
          <w:rFonts w:ascii="Calibri" w:hAnsi="Calibri"/>
          <w:lang w:val="ka-GE"/>
        </w:rPr>
        <w:t xml:space="preserve"> როდესაც ვერსიაზე მუშაობა დასრულდება</w:t>
      </w:r>
      <w:r w:rsidR="00C050FF">
        <w:rPr>
          <w:rFonts w:ascii="Calibri" w:hAnsi="Calibri"/>
          <w:lang w:val="ka-GE"/>
        </w:rPr>
        <w:t>, მე-3 დონის ვერსია მოიხსნება (ანუ, 0.</w:t>
      </w:r>
      <w:r w:rsidR="00C12767">
        <w:rPr>
          <w:rFonts w:ascii="Calibri" w:hAnsi="Calibri"/>
          <w:lang w:val="ka-GE"/>
        </w:rPr>
        <w:t>1</w:t>
      </w:r>
      <w:r w:rsidR="00C050FF">
        <w:rPr>
          <w:rFonts w:ascii="Calibri" w:hAnsi="Calibri"/>
          <w:lang w:val="ka-GE"/>
        </w:rPr>
        <w:t>.</w:t>
      </w:r>
      <w:r w:rsidR="00C050FF">
        <w:rPr>
          <w:rFonts w:ascii="Calibri" w:hAnsi="Calibri"/>
        </w:rPr>
        <w:t>RC1, 0.</w:t>
      </w:r>
      <w:r w:rsidR="00C12767">
        <w:rPr>
          <w:rFonts w:ascii="Calibri" w:hAnsi="Calibri"/>
          <w:lang w:val="ka-GE"/>
        </w:rPr>
        <w:t>1</w:t>
      </w:r>
      <w:r w:rsidR="00C050FF">
        <w:rPr>
          <w:rFonts w:ascii="Calibri" w:hAnsi="Calibri"/>
        </w:rPr>
        <w:t>.RC2, …0.</w:t>
      </w:r>
      <w:r w:rsidR="00C12767">
        <w:rPr>
          <w:rFonts w:ascii="Calibri" w:hAnsi="Calibri"/>
          <w:lang w:val="ka-GE"/>
        </w:rPr>
        <w:t>1</w:t>
      </w:r>
      <w:r w:rsidR="00C050FF">
        <w:rPr>
          <w:rFonts w:ascii="Calibri" w:hAnsi="Calibri"/>
        </w:rPr>
        <w:t>.</w:t>
      </w:r>
      <w:proofErr w:type="spellStart"/>
      <w:r w:rsidR="00C050FF">
        <w:rPr>
          <w:rFonts w:ascii="Calibri" w:hAnsi="Calibri"/>
        </w:rPr>
        <w:t>RCn</w:t>
      </w:r>
      <w:proofErr w:type="spellEnd"/>
      <w:r w:rsidR="00C050FF">
        <w:rPr>
          <w:rFonts w:ascii="Calibri" w:hAnsi="Calibri"/>
        </w:rPr>
        <w:t xml:space="preserve"> </w:t>
      </w:r>
      <w:r w:rsidR="00C050FF">
        <w:rPr>
          <w:rFonts w:ascii="Calibri" w:hAnsi="Calibri"/>
          <w:lang w:val="ka-GE"/>
        </w:rPr>
        <w:t>საბოლოოდ გადაიქცევა 0.</w:t>
      </w:r>
      <w:r w:rsidR="00C12767">
        <w:rPr>
          <w:rFonts w:ascii="Calibri" w:hAnsi="Calibri"/>
          <w:lang w:val="ka-GE"/>
        </w:rPr>
        <w:t>1</w:t>
      </w:r>
      <w:r w:rsidR="00C050FF">
        <w:rPr>
          <w:rFonts w:ascii="Calibri" w:hAnsi="Calibri"/>
          <w:lang w:val="ka-GE"/>
        </w:rPr>
        <w:t xml:space="preserve"> ვერსიად).</w:t>
      </w:r>
    </w:p>
    <w:p w14:paraId="6A93BA93" w14:textId="77777777" w:rsidR="00C07F4B" w:rsidRPr="003B3179" w:rsidRDefault="00C07F4B" w:rsidP="007578D3">
      <w:pPr>
        <w:rPr>
          <w:rFonts w:ascii="Calibri" w:hAnsi="Calibri"/>
          <w:lang w:val="ka-GE"/>
        </w:rPr>
      </w:pPr>
    </w:p>
    <w:p w14:paraId="42F7FB2B" w14:textId="63132E5B" w:rsidR="00685A96" w:rsidRDefault="00EF5A25" w:rsidP="00B95CE1">
      <w:pPr>
        <w:pStyle w:val="Heading1"/>
        <w:rPr>
          <w:lang w:val="ka-GE"/>
        </w:rPr>
      </w:pPr>
      <w:bookmarkStart w:id="6" w:name="_Toc174034561"/>
      <w:r>
        <w:rPr>
          <w:lang w:val="ka-GE"/>
        </w:rPr>
        <w:t xml:space="preserve">ტერმინები და </w:t>
      </w:r>
      <w:r w:rsidR="00B95CE1">
        <w:rPr>
          <w:lang w:val="ka-GE"/>
        </w:rPr>
        <w:t>აბრევიატურები</w:t>
      </w:r>
      <w:bookmarkEnd w:id="6"/>
    </w:p>
    <w:p w14:paraId="57FCD40B" w14:textId="2E188927" w:rsidR="00C939AE" w:rsidRDefault="00EF5A25">
      <w:pPr>
        <w:jc w:val="both"/>
        <w:rPr>
          <w:lang w:val="ka-GE"/>
        </w:rPr>
      </w:pPr>
      <w:r>
        <w:rPr>
          <w:lang w:val="ka-GE"/>
        </w:rPr>
        <w:t xml:space="preserve">ამ დოკუმენტში </w:t>
      </w:r>
      <w:r w:rsidR="0055728B">
        <w:rPr>
          <w:lang w:val="ka-GE"/>
        </w:rPr>
        <w:t>გამოყენებულ</w:t>
      </w:r>
      <w:r w:rsidR="000A7088">
        <w:rPr>
          <w:lang w:val="ka-GE"/>
        </w:rPr>
        <w:t xml:space="preserve"> ყველა ტერმინს, რომელიც</w:t>
      </w:r>
      <w:r w:rsidR="00C939AE">
        <w:rPr>
          <w:lang w:val="ka-GE"/>
        </w:rPr>
        <w:t xml:space="preserve"> განსაზღვრულია „</w:t>
      </w:r>
      <w:proofErr w:type="spellStart"/>
      <w:r w:rsidR="00C939AE" w:rsidRPr="00C939AE">
        <w:rPr>
          <w:lang w:val="ka-GE"/>
        </w:rPr>
        <w:t>საგადახდო</w:t>
      </w:r>
      <w:proofErr w:type="spellEnd"/>
      <w:r w:rsidR="00C939AE" w:rsidRPr="00C939AE">
        <w:rPr>
          <w:lang w:val="ka-GE"/>
        </w:rPr>
        <w:t xml:space="preserve"> სისტემისა და </w:t>
      </w:r>
      <w:proofErr w:type="spellStart"/>
      <w:r w:rsidR="00C939AE" w:rsidRPr="00C939AE">
        <w:rPr>
          <w:lang w:val="ka-GE"/>
        </w:rPr>
        <w:t>საგადახდო</w:t>
      </w:r>
      <w:proofErr w:type="spellEnd"/>
      <w:r w:rsidR="00C939AE" w:rsidRPr="00C939AE">
        <w:rPr>
          <w:lang w:val="ka-GE"/>
        </w:rPr>
        <w:t xml:space="preserve"> მომსახურების შესახებ</w:t>
      </w:r>
      <w:r w:rsidR="00C939AE">
        <w:rPr>
          <w:lang w:val="ka-GE"/>
        </w:rPr>
        <w:t>“ საქართველოს კანონში, აქვს ამავე კანონით განსაზღვრული მნიშვნელობა</w:t>
      </w:r>
      <w:r w:rsidR="00C15F40">
        <w:rPr>
          <w:lang w:val="ka-GE"/>
        </w:rPr>
        <w:t xml:space="preserve">, გარდა იმ შემთხვევებისა როცა </w:t>
      </w:r>
      <w:r w:rsidR="001A4234">
        <w:rPr>
          <w:lang w:val="ka-GE"/>
        </w:rPr>
        <w:t>ამ თავში ტერმინი სხვაგვარად არის განსაზღვრული</w:t>
      </w:r>
      <w:r w:rsidR="00C939AE">
        <w:rPr>
          <w:lang w:val="ka-GE"/>
        </w:rPr>
        <w:t>.</w:t>
      </w:r>
      <w:r w:rsidR="000A7088">
        <w:rPr>
          <w:lang w:val="ka-GE"/>
        </w:rPr>
        <w:t xml:space="preserve"> </w:t>
      </w:r>
    </w:p>
    <w:p w14:paraId="1B8115ED" w14:textId="580BCE79" w:rsidR="00DE4A05" w:rsidRPr="007D2E16" w:rsidRDefault="00DE4A05" w:rsidP="00DE4A05">
      <w:r>
        <w:rPr>
          <w:lang w:val="ka-GE"/>
        </w:rPr>
        <w:t>დოკუმენტში, შემოკლების მიზნით შესაძლოა გამოყენებული იყოს შემდეგი აბრევიატურები</w:t>
      </w:r>
      <w:r w:rsidR="007D2E16">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362"/>
      </w:tblGrid>
      <w:tr w:rsidR="00DE4A05" w14:paraId="6211AF0E" w14:textId="77777777" w:rsidTr="006A2201">
        <w:tc>
          <w:tcPr>
            <w:tcW w:w="988" w:type="dxa"/>
            <w:shd w:val="clear" w:color="auto" w:fill="auto"/>
          </w:tcPr>
          <w:p w14:paraId="5111F525" w14:textId="6953BB78" w:rsidR="00DE4A05" w:rsidRDefault="007D2E16" w:rsidP="00DE4A05">
            <w:pPr>
              <w:rPr>
                <w:lang w:val="ka-GE"/>
              </w:rPr>
            </w:pPr>
            <w:proofErr w:type="spellStart"/>
            <w:r>
              <w:rPr>
                <w:lang w:val="ka-GE"/>
              </w:rPr>
              <w:lastRenderedPageBreak/>
              <w:t>ამს</w:t>
            </w:r>
            <w:r w:rsidR="00664EE9">
              <w:rPr>
                <w:lang w:val="ka-GE"/>
              </w:rPr>
              <w:t>მ</w:t>
            </w:r>
            <w:r>
              <w:rPr>
                <w:lang w:val="ka-GE"/>
              </w:rPr>
              <w:t>პ</w:t>
            </w:r>
            <w:proofErr w:type="spellEnd"/>
          </w:p>
        </w:tc>
        <w:tc>
          <w:tcPr>
            <w:tcW w:w="8362" w:type="dxa"/>
            <w:shd w:val="clear" w:color="auto" w:fill="auto"/>
          </w:tcPr>
          <w:p w14:paraId="38F675CB" w14:textId="6D9AFC13" w:rsidR="00DE4A05" w:rsidRPr="00014CE6" w:rsidRDefault="007D2E16" w:rsidP="00DE4A05">
            <w:pPr>
              <w:rPr>
                <w:lang w:val="ka-GE"/>
              </w:rPr>
            </w:pPr>
            <w:r w:rsidRPr="58E7B15E">
              <w:rPr>
                <w:lang w:val="ka-GE"/>
              </w:rPr>
              <w:t xml:space="preserve">ანგარიშის მომსახურე </w:t>
            </w:r>
            <w:proofErr w:type="spellStart"/>
            <w:r w:rsidR="00FC4FEB">
              <w:rPr>
                <w:lang w:val="ka-GE"/>
              </w:rPr>
              <w:t>საგადახდო</w:t>
            </w:r>
            <w:proofErr w:type="spellEnd"/>
            <w:r w:rsidR="00FC4FEB" w:rsidRPr="58E7B15E">
              <w:rPr>
                <w:lang w:val="ka-GE"/>
              </w:rPr>
              <w:t xml:space="preserve"> </w:t>
            </w:r>
            <w:r w:rsidR="00664EE9" w:rsidRPr="58E7B15E">
              <w:rPr>
                <w:lang w:val="ka-GE"/>
              </w:rPr>
              <w:t>მომსახურების</w:t>
            </w:r>
            <w:r w:rsidRPr="58E7B15E">
              <w:rPr>
                <w:lang w:val="ka-GE"/>
              </w:rPr>
              <w:t xml:space="preserve"> პროვაიდერი (</w:t>
            </w:r>
            <w:r>
              <w:t>Account Servicing Payment Service Provider, ASPSP)</w:t>
            </w:r>
          </w:p>
        </w:tc>
      </w:tr>
      <w:tr w:rsidR="00DE4A05" w14:paraId="4DB2ECDC" w14:textId="77777777" w:rsidTr="006A2201">
        <w:tc>
          <w:tcPr>
            <w:tcW w:w="988" w:type="dxa"/>
            <w:shd w:val="clear" w:color="auto" w:fill="auto"/>
          </w:tcPr>
          <w:p w14:paraId="5B75A2C5" w14:textId="47587E53" w:rsidR="00DE4A05" w:rsidRDefault="009129EE" w:rsidP="00DE4A05">
            <w:pPr>
              <w:rPr>
                <w:lang w:val="ka-GE"/>
              </w:rPr>
            </w:pPr>
            <w:proofErr w:type="spellStart"/>
            <w:r>
              <w:rPr>
                <w:lang w:val="ka-GE"/>
              </w:rPr>
              <w:t>მმპ</w:t>
            </w:r>
            <w:proofErr w:type="spellEnd"/>
          </w:p>
        </w:tc>
        <w:tc>
          <w:tcPr>
            <w:tcW w:w="8362" w:type="dxa"/>
            <w:shd w:val="clear" w:color="auto" w:fill="auto"/>
          </w:tcPr>
          <w:p w14:paraId="4AF254FB" w14:textId="07FBB2AA" w:rsidR="00DE4A05" w:rsidRPr="00014CE6" w:rsidRDefault="009154C4" w:rsidP="00DE4A05">
            <w:pPr>
              <w:rPr>
                <w:lang w:val="ka-GE"/>
              </w:rPr>
            </w:pPr>
            <w:r>
              <w:rPr>
                <w:lang w:val="ka-GE"/>
              </w:rPr>
              <w:t>მესამე მხარის</w:t>
            </w:r>
            <w:r w:rsidR="009129EE">
              <w:rPr>
                <w:lang w:val="ka-GE"/>
              </w:rPr>
              <w:t xml:space="preserve"> პროვაიდერი (</w:t>
            </w:r>
            <w:r w:rsidR="009129EE">
              <w:t>Third Party Provider, TPP)</w:t>
            </w:r>
            <w:r w:rsidR="002E314E">
              <w:rPr>
                <w:lang w:val="ka-GE"/>
              </w:rPr>
              <w:t xml:space="preserve"> - </w:t>
            </w:r>
            <w:proofErr w:type="spellStart"/>
            <w:r w:rsidR="00340007" w:rsidRPr="00340007">
              <w:rPr>
                <w:lang w:val="ka-GE"/>
              </w:rPr>
              <w:t>საგადახდო</w:t>
            </w:r>
            <w:proofErr w:type="spellEnd"/>
            <w:r w:rsidR="00340007" w:rsidRPr="00340007">
              <w:rPr>
                <w:lang w:val="ka-GE"/>
              </w:rPr>
              <w:t xml:space="preserve"> მომსახურების პროვაიდერი</w:t>
            </w:r>
            <w:r w:rsidR="00340007">
              <w:rPr>
                <w:lang w:val="ka-GE"/>
              </w:rPr>
              <w:t xml:space="preserve">, გარდა </w:t>
            </w:r>
            <w:proofErr w:type="spellStart"/>
            <w:r w:rsidR="00340007">
              <w:rPr>
                <w:lang w:val="ka-GE"/>
              </w:rPr>
              <w:t>ამსმპ</w:t>
            </w:r>
            <w:proofErr w:type="spellEnd"/>
            <w:r w:rsidR="00985698">
              <w:rPr>
                <w:lang w:val="ka-GE"/>
              </w:rPr>
              <w:t>-ისა</w:t>
            </w:r>
          </w:p>
        </w:tc>
      </w:tr>
      <w:tr w:rsidR="00DE4A05" w14:paraId="6D639C64" w14:textId="77777777" w:rsidTr="006A2201">
        <w:tc>
          <w:tcPr>
            <w:tcW w:w="988" w:type="dxa"/>
            <w:shd w:val="clear" w:color="auto" w:fill="auto"/>
          </w:tcPr>
          <w:p w14:paraId="64359F4B" w14:textId="22E8A6E9" w:rsidR="00DE4A05" w:rsidRDefault="00933E7B" w:rsidP="00DE4A05">
            <w:pPr>
              <w:rPr>
                <w:lang w:val="ka-GE"/>
              </w:rPr>
            </w:pPr>
            <w:proofErr w:type="spellStart"/>
            <w:r>
              <w:rPr>
                <w:lang w:val="ka-GE"/>
              </w:rPr>
              <w:t>გი</w:t>
            </w:r>
            <w:r w:rsidR="00BA7F3B">
              <w:rPr>
                <w:lang w:val="ka-GE"/>
              </w:rPr>
              <w:t>მპ</w:t>
            </w:r>
            <w:proofErr w:type="spellEnd"/>
          </w:p>
        </w:tc>
        <w:tc>
          <w:tcPr>
            <w:tcW w:w="8362" w:type="dxa"/>
            <w:shd w:val="clear" w:color="auto" w:fill="auto"/>
          </w:tcPr>
          <w:p w14:paraId="782CE53F" w14:textId="3BC91D11" w:rsidR="00DE4A05" w:rsidRPr="00014CE6" w:rsidRDefault="00933E7B" w:rsidP="00DE4A05">
            <w:pPr>
              <w:rPr>
                <w:lang w:val="ka-GE"/>
              </w:rPr>
            </w:pPr>
            <w:r>
              <w:rPr>
                <w:lang w:val="ka-GE"/>
              </w:rPr>
              <w:t>გადახდის ინიცირების მომსახურების პროვაიდერი (</w:t>
            </w:r>
            <w:r>
              <w:t>Payment Initiation Service Provider</w:t>
            </w:r>
            <w:r w:rsidR="00455E6C">
              <w:t>, PISP</w:t>
            </w:r>
            <w:r>
              <w:t>)</w:t>
            </w:r>
          </w:p>
        </w:tc>
      </w:tr>
      <w:tr w:rsidR="00BA7F3B" w14:paraId="226CEF03" w14:textId="77777777" w:rsidTr="006A2201">
        <w:tc>
          <w:tcPr>
            <w:tcW w:w="988" w:type="dxa"/>
            <w:shd w:val="clear" w:color="auto" w:fill="auto"/>
          </w:tcPr>
          <w:p w14:paraId="4F6FFD42" w14:textId="6DC54C73" w:rsidR="00BA7F3B" w:rsidRPr="00455E6C" w:rsidRDefault="00A10B8C" w:rsidP="00DE4A05">
            <w:pPr>
              <w:rPr>
                <w:lang w:val="ka-GE"/>
              </w:rPr>
            </w:pPr>
            <w:proofErr w:type="spellStart"/>
            <w:r>
              <w:rPr>
                <w:lang w:val="ka-GE"/>
              </w:rPr>
              <w:t>აიწპ</w:t>
            </w:r>
            <w:proofErr w:type="spellEnd"/>
          </w:p>
        </w:tc>
        <w:tc>
          <w:tcPr>
            <w:tcW w:w="8362" w:type="dxa"/>
            <w:shd w:val="clear" w:color="auto" w:fill="auto"/>
          </w:tcPr>
          <w:p w14:paraId="1653A851" w14:textId="0BDC2578" w:rsidR="00BA7F3B" w:rsidRPr="00014CE6" w:rsidRDefault="00BA7F3B" w:rsidP="00DE4A05">
            <w:pPr>
              <w:rPr>
                <w:lang w:val="ka-GE"/>
              </w:rPr>
            </w:pPr>
            <w:r>
              <w:rPr>
                <w:lang w:val="ka-GE"/>
              </w:rPr>
              <w:t xml:space="preserve">ანგარიშის </w:t>
            </w:r>
            <w:r w:rsidR="00AB042A">
              <w:rPr>
                <w:lang w:val="ka-GE"/>
              </w:rPr>
              <w:t xml:space="preserve">ინფორმაციაზე წვდომის </w:t>
            </w:r>
            <w:r w:rsidR="00455E6C">
              <w:rPr>
                <w:lang w:val="ka-GE"/>
              </w:rPr>
              <w:t>პროვაიდერი (</w:t>
            </w:r>
            <w:r w:rsidR="00455E6C">
              <w:t>Account Information Service Provider, AISP)</w:t>
            </w:r>
          </w:p>
        </w:tc>
      </w:tr>
      <w:tr w:rsidR="00455E6C" w:rsidRPr="005B4C82" w14:paraId="08088605" w14:textId="77777777" w:rsidTr="006A2201">
        <w:tc>
          <w:tcPr>
            <w:tcW w:w="988" w:type="dxa"/>
            <w:shd w:val="clear" w:color="auto" w:fill="auto"/>
          </w:tcPr>
          <w:p w14:paraId="2C2A0923" w14:textId="4DCF69DB" w:rsidR="00455E6C" w:rsidRDefault="001C06B2" w:rsidP="00DE4A05">
            <w:pPr>
              <w:rPr>
                <w:lang w:val="ka-GE"/>
              </w:rPr>
            </w:pPr>
            <w:proofErr w:type="spellStart"/>
            <w:r>
              <w:rPr>
                <w:lang w:val="ka-GE"/>
              </w:rPr>
              <w:t>სიგმპ</w:t>
            </w:r>
            <w:proofErr w:type="spellEnd"/>
          </w:p>
        </w:tc>
        <w:tc>
          <w:tcPr>
            <w:tcW w:w="8362" w:type="dxa"/>
            <w:shd w:val="clear" w:color="auto" w:fill="auto"/>
          </w:tcPr>
          <w:p w14:paraId="63AD3CF6" w14:textId="30E2D2F0" w:rsidR="00455E6C" w:rsidRPr="00014CE6" w:rsidRDefault="00664EE9" w:rsidP="001C06B2">
            <w:pPr>
              <w:keepNext/>
              <w:rPr>
                <w:lang w:val="ka-GE"/>
              </w:rPr>
            </w:pPr>
            <w:r>
              <w:rPr>
                <w:lang w:val="ka-GE"/>
              </w:rPr>
              <w:t>საბარათე ინსტრუმენტის გაცემის მომსახურების პროვაიდერი (</w:t>
            </w:r>
            <w:proofErr w:type="spellStart"/>
            <w:r w:rsidR="001C06B2" w:rsidRPr="00E3281E">
              <w:rPr>
                <w:lang w:val="ka-GE"/>
              </w:rPr>
              <w:t>Payment</w:t>
            </w:r>
            <w:proofErr w:type="spellEnd"/>
            <w:r w:rsidR="001C06B2" w:rsidRPr="00E3281E">
              <w:rPr>
                <w:lang w:val="ka-GE"/>
              </w:rPr>
              <w:t xml:space="preserve"> </w:t>
            </w:r>
            <w:proofErr w:type="spellStart"/>
            <w:r w:rsidR="001C06B2" w:rsidRPr="00E3281E">
              <w:rPr>
                <w:lang w:val="ka-GE"/>
              </w:rPr>
              <w:t>Instrument</w:t>
            </w:r>
            <w:proofErr w:type="spellEnd"/>
            <w:r w:rsidR="001C06B2" w:rsidRPr="00E3281E">
              <w:rPr>
                <w:lang w:val="ka-GE"/>
              </w:rPr>
              <w:t xml:space="preserve"> </w:t>
            </w:r>
            <w:proofErr w:type="spellStart"/>
            <w:r w:rsidR="001C06B2" w:rsidRPr="00E3281E">
              <w:rPr>
                <w:lang w:val="ka-GE"/>
              </w:rPr>
              <w:t>Issuing</w:t>
            </w:r>
            <w:proofErr w:type="spellEnd"/>
            <w:r w:rsidR="001C06B2" w:rsidRPr="00E3281E">
              <w:rPr>
                <w:lang w:val="ka-GE"/>
              </w:rPr>
              <w:t xml:space="preserve"> Service </w:t>
            </w:r>
            <w:proofErr w:type="spellStart"/>
            <w:r w:rsidR="001C06B2" w:rsidRPr="00E3281E">
              <w:rPr>
                <w:lang w:val="ka-GE"/>
              </w:rPr>
              <w:t>Provider</w:t>
            </w:r>
            <w:proofErr w:type="spellEnd"/>
            <w:r w:rsidR="001C06B2" w:rsidRPr="00E3281E">
              <w:rPr>
                <w:lang w:val="ka-GE"/>
              </w:rPr>
              <w:t>, PIISP)</w:t>
            </w:r>
          </w:p>
        </w:tc>
      </w:tr>
      <w:tr w:rsidR="00BE0D31" w14:paraId="761A50BD" w14:textId="77777777" w:rsidTr="006A2201">
        <w:tc>
          <w:tcPr>
            <w:tcW w:w="988" w:type="dxa"/>
            <w:shd w:val="clear" w:color="auto" w:fill="auto"/>
          </w:tcPr>
          <w:p w14:paraId="7F247E25" w14:textId="3EB3D312" w:rsidR="00BE0D31" w:rsidRDefault="00BE0D31" w:rsidP="00DE4A05">
            <w:pPr>
              <w:rPr>
                <w:lang w:val="ka-GE"/>
              </w:rPr>
            </w:pPr>
            <w:proofErr w:type="spellStart"/>
            <w:r>
              <w:rPr>
                <w:lang w:val="ka-GE"/>
              </w:rPr>
              <w:t>სმმ</w:t>
            </w:r>
            <w:proofErr w:type="spellEnd"/>
          </w:p>
        </w:tc>
        <w:tc>
          <w:tcPr>
            <w:tcW w:w="8362" w:type="dxa"/>
            <w:shd w:val="clear" w:color="auto" w:fill="auto"/>
          </w:tcPr>
          <w:p w14:paraId="360843B5" w14:textId="562F3EF1" w:rsidR="00BE0D31" w:rsidRPr="00BE0D31" w:rsidRDefault="00BE0D31" w:rsidP="001C06B2">
            <w:pPr>
              <w:keepNext/>
            </w:pPr>
            <w:proofErr w:type="spellStart"/>
            <w:r>
              <w:rPr>
                <w:lang w:val="ka-GE"/>
              </w:rPr>
              <w:t>საგადახდო</w:t>
            </w:r>
            <w:proofErr w:type="spellEnd"/>
            <w:r>
              <w:rPr>
                <w:lang w:val="ka-GE"/>
              </w:rPr>
              <w:t xml:space="preserve"> მომსახურების მომხმარებელი </w:t>
            </w:r>
            <w:r>
              <w:t>(Payment Service User, PSU)</w:t>
            </w:r>
          </w:p>
        </w:tc>
      </w:tr>
    </w:tbl>
    <w:p w14:paraId="43F089A4" w14:textId="65601FF1" w:rsidR="00DE4A05" w:rsidRPr="00AD5CDF" w:rsidRDefault="001C06B2" w:rsidP="001C06B2">
      <w:pPr>
        <w:rPr>
          <w:i/>
          <w:iCs/>
          <w:lang w:val="ka-GE"/>
        </w:rPr>
      </w:pPr>
      <w:proofErr w:type="spellStart"/>
      <w:r w:rsidRPr="00AD5CDF">
        <w:rPr>
          <w:i/>
          <w:iCs/>
        </w:rPr>
        <w:t>ცხრილი</w:t>
      </w:r>
      <w:proofErr w:type="spellEnd"/>
      <w:r w:rsidRPr="00AD5CDF">
        <w:rPr>
          <w:i/>
          <w:iCs/>
        </w:rPr>
        <w:t xml:space="preserve"> </w:t>
      </w:r>
      <w:r w:rsidRPr="00AD5CDF">
        <w:rPr>
          <w:i/>
          <w:iCs/>
        </w:rPr>
        <w:fldChar w:fldCharType="begin"/>
      </w:r>
      <w:r w:rsidRPr="00AD5CDF">
        <w:rPr>
          <w:i/>
          <w:iCs/>
        </w:rPr>
        <w:instrText>SEQ ცხრილი \* ARABIC</w:instrText>
      </w:r>
      <w:r w:rsidRPr="00AD5CDF">
        <w:rPr>
          <w:i/>
          <w:iCs/>
        </w:rPr>
        <w:fldChar w:fldCharType="separate"/>
      </w:r>
      <w:r w:rsidR="0073316F" w:rsidRPr="00AD5CDF">
        <w:rPr>
          <w:i/>
          <w:iCs/>
          <w:noProof/>
        </w:rPr>
        <w:t>2</w:t>
      </w:r>
      <w:r w:rsidRPr="00AD5CDF">
        <w:rPr>
          <w:i/>
          <w:iCs/>
        </w:rPr>
        <w:fldChar w:fldCharType="end"/>
      </w:r>
      <w:r w:rsidRPr="00AD5CDF">
        <w:rPr>
          <w:i/>
          <w:iCs/>
          <w:lang w:val="ka-GE"/>
        </w:rPr>
        <w:t>:</w:t>
      </w:r>
      <w:r w:rsidR="30FC1C46" w:rsidRPr="00AD5CDF">
        <w:rPr>
          <w:i/>
          <w:iCs/>
          <w:lang w:val="ka-GE"/>
        </w:rPr>
        <w:t xml:space="preserve"> </w:t>
      </w:r>
      <w:r w:rsidRPr="00AD5CDF">
        <w:rPr>
          <w:i/>
          <w:iCs/>
          <w:lang w:val="ka-GE"/>
        </w:rPr>
        <w:t>გამოყენებული აბრევიატურები</w:t>
      </w:r>
      <w:r w:rsidR="398AAD9A" w:rsidRPr="00AD5CDF">
        <w:rPr>
          <w:i/>
          <w:iCs/>
          <w:lang w:val="ka-GE"/>
        </w:rPr>
        <w:t>.</w:t>
      </w:r>
    </w:p>
    <w:p w14:paraId="04B75DD0" w14:textId="77777777" w:rsidR="008D03F2" w:rsidRDefault="008D03F2" w:rsidP="008D03F2">
      <w:pPr>
        <w:jc w:val="both"/>
        <w:rPr>
          <w:lang w:val="ka-GE"/>
        </w:rPr>
      </w:pPr>
      <w:r w:rsidRPr="001A4234">
        <w:rPr>
          <w:lang w:val="ka-GE"/>
        </w:rPr>
        <w:t>ამ დოკუმენტის არც ერთ თავში ტერმინი „კლიენტი“ არ აღნიშნავს პირს, რომელ</w:t>
      </w:r>
      <w:r w:rsidRPr="00B64E75">
        <w:rPr>
          <w:rFonts w:ascii="Calibri" w:hAnsi="Calibri"/>
          <w:lang w:val="ka-GE"/>
        </w:rPr>
        <w:t>ი</w:t>
      </w:r>
      <w:r w:rsidRPr="001A4234">
        <w:rPr>
          <w:lang w:val="ka-GE"/>
        </w:rPr>
        <w:t xml:space="preserve">ც </w:t>
      </w:r>
      <w:r>
        <w:rPr>
          <w:lang w:val="ka-GE"/>
        </w:rPr>
        <w:t>სარგებლობს რაიმე სახის ფინანსური მომსახურებით. დოკუმენტის ამ ვერსიის მიზნებისათვის გამოიყენება ტერმინი „</w:t>
      </w:r>
      <w:r>
        <w:t>API</w:t>
      </w:r>
      <w:r>
        <w:rPr>
          <w:lang w:val="ka-GE"/>
        </w:rPr>
        <w:t xml:space="preserve"> კლიენტი“.</w:t>
      </w:r>
    </w:p>
    <w:p w14:paraId="0996B4C8" w14:textId="77777777" w:rsidR="008D03F2" w:rsidRPr="00D47520" w:rsidRDefault="008D03F2" w:rsidP="008D03F2">
      <w:pPr>
        <w:jc w:val="both"/>
        <w:rPr>
          <w:lang w:val="ka-GE"/>
        </w:rPr>
      </w:pPr>
      <w:r>
        <w:rPr>
          <w:lang w:val="ka-GE"/>
        </w:rPr>
        <w:t xml:space="preserve">ამ დოკუმენტის მიზნებისათვის </w:t>
      </w:r>
      <w:r>
        <w:t xml:space="preserve">API </w:t>
      </w:r>
      <w:proofErr w:type="spellStart"/>
      <w:r>
        <w:t>კლიენტი</w:t>
      </w:r>
      <w:proofErr w:type="spellEnd"/>
      <w:r>
        <w:t xml:space="preserve"> </w:t>
      </w:r>
      <w:proofErr w:type="spellStart"/>
      <w:r>
        <w:t>შეიძლება</w:t>
      </w:r>
      <w:proofErr w:type="spellEnd"/>
      <w:r>
        <w:t xml:space="preserve"> </w:t>
      </w:r>
      <w:proofErr w:type="spellStart"/>
      <w:r>
        <w:t>იყოს</w:t>
      </w:r>
      <w:proofErr w:type="spellEnd"/>
      <w:r>
        <w:t xml:space="preserve"> </w:t>
      </w:r>
      <w:r>
        <w:rPr>
          <w:lang w:val="ka-GE"/>
        </w:rPr>
        <w:t xml:space="preserve">ნებისმიერი მხარე, რომელიც </w:t>
      </w:r>
      <w:proofErr w:type="spellStart"/>
      <w:r>
        <w:rPr>
          <w:lang w:val="ka-GE"/>
        </w:rPr>
        <w:t>ამსმპ</w:t>
      </w:r>
      <w:proofErr w:type="spellEnd"/>
      <w:r>
        <w:rPr>
          <w:lang w:val="ka-GE"/>
        </w:rPr>
        <w:t>-</w:t>
      </w:r>
      <w:proofErr w:type="spellStart"/>
      <w:r>
        <w:t>ის</w:t>
      </w:r>
      <w:proofErr w:type="spellEnd"/>
      <w:r>
        <w:t xml:space="preserve"> </w:t>
      </w:r>
      <w:proofErr w:type="spellStart"/>
      <w:r>
        <w:t>სერვისებს</w:t>
      </w:r>
      <w:proofErr w:type="spellEnd"/>
      <w:r>
        <w:t xml:space="preserve"> </w:t>
      </w:r>
      <w:proofErr w:type="spellStart"/>
      <w:r>
        <w:t>უშუალოდ</w:t>
      </w:r>
      <w:proofErr w:type="spellEnd"/>
      <w:r>
        <w:t xml:space="preserve"> </w:t>
      </w:r>
      <w:proofErr w:type="spellStart"/>
      <w:r>
        <w:t>სწვდება</w:t>
      </w:r>
      <w:proofErr w:type="spellEnd"/>
      <w:r>
        <w:t xml:space="preserve">. </w:t>
      </w:r>
      <w:proofErr w:type="spellStart"/>
      <w:r>
        <w:t>მათ</w:t>
      </w:r>
      <w:proofErr w:type="spellEnd"/>
      <w:r>
        <w:t xml:space="preserve"> </w:t>
      </w:r>
      <w:proofErr w:type="spellStart"/>
      <w:r>
        <w:t>შორის</w:t>
      </w:r>
      <w:proofErr w:type="spellEnd"/>
      <w:r>
        <w:t>:</w:t>
      </w:r>
    </w:p>
    <w:p w14:paraId="75A20351" w14:textId="77777777" w:rsidR="008D03F2" w:rsidRDefault="008D03F2" w:rsidP="002D69E8">
      <w:pPr>
        <w:pStyle w:val="ListParagraph"/>
        <w:numPr>
          <w:ilvl w:val="0"/>
          <w:numId w:val="4"/>
        </w:numPr>
        <w:jc w:val="both"/>
      </w:pPr>
      <w:proofErr w:type="spellStart"/>
      <w:r>
        <w:t>მესამე</w:t>
      </w:r>
      <w:proofErr w:type="spellEnd"/>
      <w:r>
        <w:t xml:space="preserve"> </w:t>
      </w:r>
      <w:proofErr w:type="spellStart"/>
      <w:r>
        <w:t>მხარის</w:t>
      </w:r>
      <w:proofErr w:type="spellEnd"/>
      <w:r>
        <w:t xml:space="preserve"> </w:t>
      </w:r>
      <w:proofErr w:type="spellStart"/>
      <w:r>
        <w:t>პროვაიდერი</w:t>
      </w:r>
      <w:proofErr w:type="spellEnd"/>
      <w:r>
        <w:t xml:space="preserve">, </w:t>
      </w:r>
      <w:proofErr w:type="spellStart"/>
      <w:r>
        <w:t>რომლის</w:t>
      </w:r>
      <w:proofErr w:type="spellEnd"/>
      <w:r>
        <w:t xml:space="preserve"> </w:t>
      </w:r>
      <w:proofErr w:type="spellStart"/>
      <w:r>
        <w:t>საქმიანობა</w:t>
      </w:r>
      <w:proofErr w:type="spellEnd"/>
      <w:r>
        <w:t xml:space="preserve"> საქართველოს </w:t>
      </w:r>
      <w:proofErr w:type="spellStart"/>
      <w:r>
        <w:t>კანონმდებლობის</w:t>
      </w:r>
      <w:proofErr w:type="spellEnd"/>
      <w:r>
        <w:t xml:space="preserve"> </w:t>
      </w:r>
      <w:proofErr w:type="spellStart"/>
      <w:r>
        <w:t>მიხედვით</w:t>
      </w:r>
      <w:proofErr w:type="spellEnd"/>
      <w:r>
        <w:t xml:space="preserve"> </w:t>
      </w:r>
      <w:proofErr w:type="spellStart"/>
      <w:r>
        <w:t>რეგულირდება</w:t>
      </w:r>
      <w:proofErr w:type="spellEnd"/>
    </w:p>
    <w:p w14:paraId="63663023" w14:textId="77777777" w:rsidR="008D03F2" w:rsidRDefault="008D03F2" w:rsidP="002D69E8">
      <w:pPr>
        <w:pStyle w:val="ListParagraph"/>
        <w:numPr>
          <w:ilvl w:val="0"/>
          <w:numId w:val="4"/>
        </w:numPr>
        <w:jc w:val="both"/>
      </w:pPr>
      <w:proofErr w:type="spellStart"/>
      <w:r>
        <w:t>ორგანიზაცია</w:t>
      </w:r>
      <w:proofErr w:type="spellEnd"/>
      <w:r>
        <w:t xml:space="preserve">, </w:t>
      </w:r>
      <w:proofErr w:type="spellStart"/>
      <w:r>
        <w:t>რომელიც</w:t>
      </w:r>
      <w:proofErr w:type="spellEnd"/>
      <w:r>
        <w:t xml:space="preserve"> </w:t>
      </w:r>
      <w:proofErr w:type="spellStart"/>
      <w:r>
        <w:t>ამსმპ-ში</w:t>
      </w:r>
      <w:proofErr w:type="spellEnd"/>
      <w:r>
        <w:t xml:space="preserve"> </w:t>
      </w:r>
      <w:proofErr w:type="spellStart"/>
      <w:r>
        <w:t>გახსნილ</w:t>
      </w:r>
      <w:proofErr w:type="spellEnd"/>
      <w:r>
        <w:t xml:space="preserve"> </w:t>
      </w:r>
      <w:proofErr w:type="spellStart"/>
      <w:r>
        <w:t>საკუთარ</w:t>
      </w:r>
      <w:proofErr w:type="spellEnd"/>
      <w:r>
        <w:t xml:space="preserve"> </w:t>
      </w:r>
      <w:proofErr w:type="spellStart"/>
      <w:r>
        <w:t>ანგარიშებს</w:t>
      </w:r>
      <w:proofErr w:type="spellEnd"/>
      <w:r>
        <w:t xml:space="preserve"> </w:t>
      </w:r>
      <w:proofErr w:type="spellStart"/>
      <w:r>
        <w:t>წვდება</w:t>
      </w:r>
      <w:proofErr w:type="spellEnd"/>
      <w:r>
        <w:t xml:space="preserve"> </w:t>
      </w:r>
      <w:proofErr w:type="spellStart"/>
      <w:r>
        <w:t>პირდაპირ</w:t>
      </w:r>
      <w:proofErr w:type="spellEnd"/>
      <w:r>
        <w:t xml:space="preserve">, </w:t>
      </w:r>
      <w:proofErr w:type="spellStart"/>
      <w:r>
        <w:t>მმპ-ის</w:t>
      </w:r>
      <w:proofErr w:type="spellEnd"/>
      <w:r>
        <w:t xml:space="preserve"> </w:t>
      </w:r>
      <w:proofErr w:type="spellStart"/>
      <w:r>
        <w:t>გარეშე</w:t>
      </w:r>
      <w:proofErr w:type="spellEnd"/>
      <w:r>
        <w:t xml:space="preserve"> (</w:t>
      </w:r>
      <w:proofErr w:type="spellStart"/>
      <w:r>
        <w:t>მათ</w:t>
      </w:r>
      <w:proofErr w:type="spellEnd"/>
      <w:r>
        <w:t xml:space="preserve"> </w:t>
      </w:r>
      <w:proofErr w:type="spellStart"/>
      <w:r>
        <w:t>შორის</w:t>
      </w:r>
      <w:proofErr w:type="spellEnd"/>
      <w:r>
        <w:t xml:space="preserve"> </w:t>
      </w:r>
      <w:proofErr w:type="spellStart"/>
      <w:r>
        <w:t>ისეთ</w:t>
      </w:r>
      <w:proofErr w:type="spellEnd"/>
      <w:r>
        <w:t xml:space="preserve"> </w:t>
      </w:r>
      <w:proofErr w:type="spellStart"/>
      <w:r>
        <w:t>შემთხვევაში</w:t>
      </w:r>
      <w:proofErr w:type="spellEnd"/>
      <w:r>
        <w:t xml:space="preserve">, </w:t>
      </w:r>
      <w:proofErr w:type="spellStart"/>
      <w:r>
        <w:t>როდესაც</w:t>
      </w:r>
      <w:proofErr w:type="spellEnd"/>
      <w:r>
        <w:t xml:space="preserve"> </w:t>
      </w:r>
      <w:proofErr w:type="spellStart"/>
      <w:r>
        <w:t>წვდომა</w:t>
      </w:r>
      <w:proofErr w:type="spellEnd"/>
      <w:r>
        <w:t xml:space="preserve"> </w:t>
      </w:r>
      <w:proofErr w:type="spellStart"/>
      <w:r>
        <w:t>ხორციელდება</w:t>
      </w:r>
      <w:proofErr w:type="spellEnd"/>
      <w:r>
        <w:t xml:space="preserve"> </w:t>
      </w:r>
      <w:proofErr w:type="spellStart"/>
      <w:r>
        <w:t>ტექნიკური</w:t>
      </w:r>
      <w:proofErr w:type="spellEnd"/>
      <w:r>
        <w:t xml:space="preserve"> </w:t>
      </w:r>
      <w:proofErr w:type="spellStart"/>
      <w:r>
        <w:t>ქვეკონტრაქტორის</w:t>
      </w:r>
      <w:proofErr w:type="spellEnd"/>
      <w:r>
        <w:t xml:space="preserve"> </w:t>
      </w:r>
      <w:proofErr w:type="spellStart"/>
      <w:r>
        <w:t>მეშვეობით</w:t>
      </w:r>
      <w:proofErr w:type="spellEnd"/>
      <w:r>
        <w:t xml:space="preserve">) </w:t>
      </w:r>
    </w:p>
    <w:p w14:paraId="76A3CE28" w14:textId="77777777" w:rsidR="00650797" w:rsidRDefault="00650797" w:rsidP="00BB00DC">
      <w:pPr>
        <w:jc w:val="both"/>
      </w:pPr>
    </w:p>
    <w:p w14:paraId="4D98F5FB" w14:textId="77BFD12B" w:rsidR="00650797" w:rsidRPr="00B00532" w:rsidRDefault="00650797" w:rsidP="00BB00DC">
      <w:pPr>
        <w:pStyle w:val="Heading1"/>
        <w:rPr>
          <w:lang w:val="ka-GE"/>
        </w:rPr>
      </w:pPr>
      <w:bookmarkStart w:id="7" w:name="_Toc160721636"/>
      <w:bookmarkStart w:id="8" w:name="_Toc169726867"/>
      <w:bookmarkStart w:id="9" w:name="_Toc174034562"/>
      <w:r w:rsidRPr="1F51C7DE">
        <w:rPr>
          <w:lang w:val="ka-GE"/>
        </w:rPr>
        <w:t>პროტოკოლისა და უსაფრთხოების საკითხები</w:t>
      </w:r>
      <w:bookmarkEnd w:id="7"/>
      <w:bookmarkEnd w:id="8"/>
      <w:bookmarkEnd w:id="9"/>
    </w:p>
    <w:p w14:paraId="6F1FEBBA" w14:textId="77777777" w:rsidR="00650797" w:rsidRDefault="00650797" w:rsidP="00BB00DC">
      <w:pPr>
        <w:pStyle w:val="Heading2"/>
      </w:pPr>
      <w:bookmarkStart w:id="10" w:name="_Toc174034563"/>
      <w:r>
        <w:t>API სტრუქტურა</w:t>
      </w:r>
      <w:bookmarkEnd w:id="10"/>
    </w:p>
    <w:p w14:paraId="1ADFB898" w14:textId="79007455" w:rsidR="00650797" w:rsidRDefault="00650797" w:rsidP="00650797">
      <w:pPr>
        <w:rPr>
          <w:lang w:val="ka-GE"/>
        </w:rPr>
      </w:pPr>
      <w:r>
        <w:rPr>
          <w:lang w:val="ka-GE"/>
        </w:rPr>
        <w:t xml:space="preserve">აღნიშნული სრულად თავსებადია </w:t>
      </w:r>
      <w:sdt>
        <w:sdtPr>
          <w:rPr>
            <w:lang w:val="ka-GE"/>
          </w:rPr>
          <w:id w:val="-1726598279"/>
          <w:citation/>
        </w:sdtPr>
        <w:sdtEndPr/>
        <w:sdtContent>
          <w:r>
            <w:rPr>
              <w:lang w:val="ka-GE"/>
            </w:rPr>
            <w:fldChar w:fldCharType="begin"/>
          </w:r>
          <w:r w:rsidR="00680AA7">
            <w:rPr>
              <w:lang w:val="ka-GE"/>
            </w:rPr>
            <w:instrText xml:space="preserve">CITATION oFAPFSM \l 1079 </w:instrText>
          </w:r>
          <w:r>
            <w:rPr>
              <w:lang w:val="ka-GE"/>
            </w:rPr>
            <w:fldChar w:fldCharType="separate"/>
          </w:r>
          <w:r w:rsidR="00680AA7">
            <w:rPr>
              <w:noProof/>
              <w:lang w:val="ka-GE"/>
            </w:rPr>
            <w:t>(4)</w:t>
          </w:r>
          <w:r>
            <w:rPr>
              <w:lang w:val="ka-GE"/>
            </w:rPr>
            <w:fldChar w:fldCharType="end"/>
          </w:r>
        </w:sdtContent>
      </w:sdt>
      <w:r>
        <w:rPr>
          <w:lang w:val="ka-GE"/>
        </w:rPr>
        <w:t>-თან და რეგულირდება -</w:t>
      </w:r>
      <w:sdt>
        <w:sdtPr>
          <w:rPr>
            <w:lang w:val="ka-GE"/>
          </w:rPr>
          <w:id w:val="1546338787"/>
          <w:citation/>
        </w:sdtPr>
        <w:sdtEndPr/>
        <w:sdtContent>
          <w:r>
            <w:rPr>
              <w:lang w:val="ka-GE"/>
            </w:rPr>
            <w:fldChar w:fldCharType="begin"/>
          </w:r>
          <w:r>
            <w:rPr>
              <w:lang w:val="ka-GE"/>
            </w:rPr>
            <w:instrText xml:space="preserve"> CITATION GBAoFAProtSecIG \l 1079 </w:instrText>
          </w:r>
          <w:r>
            <w:rPr>
              <w:lang w:val="ka-GE"/>
            </w:rPr>
            <w:fldChar w:fldCharType="separate"/>
          </w:r>
          <w:r w:rsidR="00680AA7">
            <w:rPr>
              <w:noProof/>
              <w:lang w:val="ka-GE"/>
            </w:rPr>
            <w:t xml:space="preserve"> (5)</w:t>
          </w:r>
          <w:r>
            <w:rPr>
              <w:lang w:val="ka-GE"/>
            </w:rPr>
            <w:fldChar w:fldCharType="end"/>
          </w:r>
        </w:sdtContent>
      </w:sdt>
      <w:r>
        <w:rPr>
          <w:lang w:val="ka-GE"/>
        </w:rPr>
        <w:t xml:space="preserve"> </w:t>
      </w:r>
      <w:commentRangeStart w:id="11"/>
      <w:r>
        <w:rPr>
          <w:lang w:val="ka-GE"/>
        </w:rPr>
        <w:t>....ით</w:t>
      </w:r>
      <w:commentRangeEnd w:id="11"/>
      <w:r>
        <w:rPr>
          <w:rStyle w:val="CommentReference"/>
        </w:rPr>
        <w:commentReference w:id="11"/>
      </w:r>
      <w:r>
        <w:rPr>
          <w:lang w:val="ka-GE"/>
        </w:rPr>
        <w:t xml:space="preserve">. </w:t>
      </w:r>
    </w:p>
    <w:p w14:paraId="13B9510D" w14:textId="056FD897" w:rsidR="00650797" w:rsidRDefault="00650797" w:rsidP="00650797">
      <w:pPr>
        <w:rPr>
          <w:lang w:val="ka-GE"/>
        </w:rPr>
      </w:pPr>
      <w:r>
        <w:rPr>
          <w:lang w:val="ka-GE"/>
        </w:rPr>
        <w:t xml:space="preserve">ამ დოკუმენტში განისაზღვრება </w:t>
      </w:r>
      <w:r w:rsidRPr="00B4355A">
        <w:rPr>
          <w:lang w:val="ka-GE"/>
        </w:rPr>
        <w:t>API</w:t>
      </w:r>
      <w:r>
        <w:rPr>
          <w:lang w:val="ka-GE"/>
        </w:rPr>
        <w:t xml:space="preserve"> რესურსების იდენტიფიკატორები (მაგ. /</w:t>
      </w:r>
      <w:r w:rsidRPr="00B4355A">
        <w:rPr>
          <w:lang w:val="ka-GE"/>
        </w:rPr>
        <w:t>v2/</w:t>
      </w:r>
      <w:proofErr w:type="spellStart"/>
      <w:r w:rsidR="005C0204">
        <w:rPr>
          <w:lang w:val="ka-GE"/>
        </w:rPr>
        <w:t>savings</w:t>
      </w:r>
      <w:proofErr w:type="spellEnd"/>
      <w:r w:rsidRPr="00B4355A">
        <w:rPr>
          <w:lang w:val="ka-GE"/>
        </w:rPr>
        <w:t>/{</w:t>
      </w:r>
      <w:r w:rsidR="005C0204">
        <w:rPr>
          <w:lang w:val="ka-GE"/>
        </w:rPr>
        <w:t>savings-account0id</w:t>
      </w:r>
      <w:r w:rsidRPr="00B4355A">
        <w:rPr>
          <w:lang w:val="ka-GE"/>
        </w:rPr>
        <w:t>}</w:t>
      </w:r>
      <w:r w:rsidR="00CE2018">
        <w:rPr>
          <w:lang w:val="ka-GE"/>
        </w:rPr>
        <w:t>)</w:t>
      </w:r>
      <w:r w:rsidRPr="00B4355A">
        <w:rPr>
          <w:lang w:val="ka-GE"/>
        </w:rPr>
        <w:t xml:space="preserve">. </w:t>
      </w:r>
      <w:r w:rsidRPr="00DB4A4A">
        <w:rPr>
          <w:b/>
          <w:bCs/>
          <w:lang w:val="ka-GE"/>
        </w:rPr>
        <w:t>აუცილებელია</w:t>
      </w:r>
      <w:r>
        <w:rPr>
          <w:lang w:val="ka-GE"/>
        </w:rPr>
        <w:t xml:space="preserve">, გამოქვეყნებულ </w:t>
      </w:r>
      <w:r w:rsidRPr="00B4355A">
        <w:rPr>
          <w:lang w:val="ka-GE"/>
        </w:rPr>
        <w:t>API</w:t>
      </w:r>
      <w:r>
        <w:rPr>
          <w:lang w:val="ka-GE"/>
        </w:rPr>
        <w:t xml:space="preserve"> რესურსების მისამართებს ჰქონდეთ შემდეგი სახე: {პრეფიქსი}/{ამ დოკუმენტში განსაზღვრული მისამართი}</w:t>
      </w:r>
    </w:p>
    <w:p w14:paraId="47670B2E" w14:textId="517D46DB" w:rsidR="00650797" w:rsidRPr="00B4355A" w:rsidRDefault="00650797" w:rsidP="00650797">
      <w:pPr>
        <w:rPr>
          <w:lang w:val="ka-GE"/>
        </w:rPr>
      </w:pPr>
      <w:r>
        <w:rPr>
          <w:lang w:val="ka-GE"/>
        </w:rPr>
        <w:t xml:space="preserve">მაგალითად: </w:t>
      </w:r>
      <w:hyperlink r:id="rId15" w:history="1">
        <w:r w:rsidR="00422C2D" w:rsidRPr="00422C2D">
          <w:rPr>
            <w:rStyle w:val="Hyperlink"/>
            <w:lang w:val="ka-GE"/>
          </w:rPr>
          <w:t>https://modelbank.openfinance.ge/latest/v2/savings/666c7a59-a1c2-4758-ab7d-459e849652f6</w:t>
        </w:r>
      </w:hyperlink>
    </w:p>
    <w:p w14:paraId="5724CB09" w14:textId="50AF4CC8" w:rsidR="00650797" w:rsidRPr="00A535E8" w:rsidRDefault="00650797" w:rsidP="00650797">
      <w:pPr>
        <w:rPr>
          <w:lang w:val="ka-GE"/>
        </w:rPr>
      </w:pPr>
      <w:commentRangeStart w:id="12"/>
      <w:r>
        <w:t>{</w:t>
      </w:r>
      <w:r>
        <w:rPr>
          <w:lang w:val="ka-GE"/>
        </w:rPr>
        <w:t xml:space="preserve">პრეფიქსი} განისაზღვრება </w:t>
      </w:r>
      <w:sdt>
        <w:sdtPr>
          <w:rPr>
            <w:lang w:val="ka-GE"/>
          </w:rPr>
          <w:id w:val="-2109182060"/>
          <w:citation/>
        </w:sdtPr>
        <w:sdtEndPr/>
        <w:sdtContent>
          <w:r>
            <w:rPr>
              <w:lang w:val="ka-GE"/>
            </w:rPr>
            <w:fldChar w:fldCharType="begin"/>
          </w:r>
          <w:r>
            <w:rPr>
              <w:lang w:val="ka-GE"/>
            </w:rPr>
            <w:instrText xml:space="preserve"> CITATION GBAoFAProtSecIG \l 1079 </w:instrText>
          </w:r>
          <w:r>
            <w:rPr>
              <w:lang w:val="ka-GE"/>
            </w:rPr>
            <w:fldChar w:fldCharType="separate"/>
          </w:r>
          <w:r w:rsidR="00680AA7">
            <w:rPr>
              <w:noProof/>
              <w:lang w:val="ka-GE"/>
            </w:rPr>
            <w:t>(5)</w:t>
          </w:r>
          <w:r>
            <w:rPr>
              <w:lang w:val="ka-GE"/>
            </w:rPr>
            <w:fldChar w:fldCharType="end"/>
          </w:r>
        </w:sdtContent>
      </w:sdt>
      <w:r>
        <w:rPr>
          <w:lang w:val="ka-GE"/>
        </w:rPr>
        <w:t>-ით.</w:t>
      </w:r>
      <w:commentRangeEnd w:id="12"/>
      <w:r>
        <w:rPr>
          <w:rStyle w:val="CommentReference"/>
        </w:rPr>
        <w:commentReference w:id="12"/>
      </w:r>
    </w:p>
    <w:p w14:paraId="466C63E2" w14:textId="77777777" w:rsidR="00B54573" w:rsidRDefault="00B54573" w:rsidP="00B54573">
      <w:pPr>
        <w:jc w:val="both"/>
        <w:rPr>
          <w:lang w:val="ka-GE"/>
        </w:rPr>
      </w:pPr>
    </w:p>
    <w:p w14:paraId="738DE5C0" w14:textId="24D3A5B5" w:rsidR="008E31BE" w:rsidRDefault="00286B8D" w:rsidP="00F50EFB">
      <w:pPr>
        <w:pStyle w:val="Heading1"/>
        <w:rPr>
          <w:lang w:val="ka-GE"/>
        </w:rPr>
      </w:pPr>
      <w:bookmarkStart w:id="13" w:name="_Toc174034564"/>
      <w:r>
        <w:rPr>
          <w:lang w:val="ka-GE"/>
        </w:rPr>
        <w:lastRenderedPageBreak/>
        <w:t>ანგარიშების ინფორმაციის გაზიარების</w:t>
      </w:r>
      <w:r w:rsidR="00035227">
        <w:rPr>
          <w:lang w:val="ka-GE"/>
        </w:rPr>
        <w:t xml:space="preserve"> </w:t>
      </w:r>
      <w:r w:rsidR="008C4C30">
        <w:rPr>
          <w:lang w:val="ka-GE"/>
        </w:rPr>
        <w:t>საერთო</w:t>
      </w:r>
      <w:r w:rsidR="0076267D">
        <w:rPr>
          <w:lang w:val="ka-GE"/>
        </w:rPr>
        <w:t xml:space="preserve"> </w:t>
      </w:r>
      <w:r w:rsidR="00035227">
        <w:rPr>
          <w:lang w:val="ka-GE"/>
        </w:rPr>
        <w:t>პრინციპები</w:t>
      </w:r>
      <w:bookmarkEnd w:id="13"/>
    </w:p>
    <w:p w14:paraId="0928C4E9" w14:textId="00DDC286" w:rsidR="008C51D1" w:rsidRDefault="008C51D1" w:rsidP="00303035">
      <w:pPr>
        <w:jc w:val="both"/>
        <w:rPr>
          <w:rFonts w:ascii="Calibri" w:hAnsi="Calibri"/>
          <w:lang w:val="ka-GE"/>
        </w:rPr>
      </w:pPr>
      <w:r>
        <w:rPr>
          <w:rFonts w:ascii="Calibri" w:hAnsi="Calibri"/>
          <w:lang w:val="ka-GE"/>
        </w:rPr>
        <w:t xml:space="preserve">ეს დოკუმენტი არეგულირებს </w:t>
      </w:r>
      <w:r w:rsidR="00706C22">
        <w:rPr>
          <w:rFonts w:ascii="Calibri" w:hAnsi="Calibri"/>
          <w:lang w:val="ka-GE"/>
        </w:rPr>
        <w:t xml:space="preserve">სხვადასხვა ტიპის ანგარიშების </w:t>
      </w:r>
      <w:r>
        <w:rPr>
          <w:rFonts w:ascii="Calibri" w:hAnsi="Calibri"/>
          <w:lang w:val="ka-GE"/>
        </w:rPr>
        <w:t>გაზიარების</w:t>
      </w:r>
      <w:r w:rsidR="00706C22">
        <w:rPr>
          <w:rFonts w:ascii="Calibri" w:hAnsi="Calibri"/>
          <w:lang w:val="ka-GE"/>
        </w:rPr>
        <w:t xml:space="preserve"> წესს </w:t>
      </w:r>
      <w:sdt>
        <w:sdtPr>
          <w:rPr>
            <w:rFonts w:ascii="Calibri" w:hAnsi="Calibri"/>
            <w:lang w:val="ka-GE"/>
          </w:rPr>
          <w:id w:val="857850890"/>
          <w:citation/>
        </w:sdtPr>
        <w:sdtEndPr/>
        <w:sdtContent>
          <w:r w:rsidR="008E4CEB">
            <w:rPr>
              <w:rFonts w:ascii="Calibri" w:hAnsi="Calibri"/>
              <w:lang w:val="ka-GE"/>
            </w:rPr>
            <w:fldChar w:fldCharType="begin"/>
          </w:r>
          <w:r w:rsidR="008A3292">
            <w:rPr>
              <w:rFonts w:ascii="Calibri" w:hAnsi="Calibri"/>
              <w:lang w:val="ka-GE"/>
            </w:rPr>
            <w:instrText xml:space="preserve">CITATION oFAIGCom \l 1079 </w:instrText>
          </w:r>
          <w:r w:rsidR="008E4CEB">
            <w:rPr>
              <w:rFonts w:ascii="Calibri" w:hAnsi="Calibri"/>
              <w:lang w:val="ka-GE"/>
            </w:rPr>
            <w:fldChar w:fldCharType="separate"/>
          </w:r>
          <w:r w:rsidR="00680AA7" w:rsidRPr="00680AA7">
            <w:rPr>
              <w:rFonts w:ascii="Calibri" w:hAnsi="Calibri"/>
              <w:noProof/>
              <w:lang w:val="ka-GE"/>
            </w:rPr>
            <w:t>(1)</w:t>
          </w:r>
          <w:r w:rsidR="008E4CEB">
            <w:rPr>
              <w:rFonts w:ascii="Calibri" w:hAnsi="Calibri"/>
              <w:lang w:val="ka-GE"/>
            </w:rPr>
            <w:fldChar w:fldCharType="end"/>
          </w:r>
        </w:sdtContent>
      </w:sdt>
      <w:r w:rsidR="008E4CEB">
        <w:rPr>
          <w:rFonts w:ascii="Calibri" w:hAnsi="Calibri"/>
          <w:lang w:val="ka-GE"/>
        </w:rPr>
        <w:t xml:space="preserve">-სა და </w:t>
      </w:r>
      <w:sdt>
        <w:sdtPr>
          <w:rPr>
            <w:rFonts w:ascii="Calibri" w:hAnsi="Calibri"/>
            <w:lang w:val="ka-GE"/>
          </w:rPr>
          <w:id w:val="2009246070"/>
          <w:citation/>
        </w:sdtPr>
        <w:sdtEndPr/>
        <w:sdtContent>
          <w:r w:rsidR="008E4CEB">
            <w:rPr>
              <w:rFonts w:ascii="Calibri" w:hAnsi="Calibri"/>
              <w:lang w:val="ka-GE"/>
            </w:rPr>
            <w:fldChar w:fldCharType="begin"/>
          </w:r>
          <w:r w:rsidR="008E4CEB">
            <w:rPr>
              <w:rFonts w:ascii="Calibri" w:hAnsi="Calibri"/>
              <w:lang w:val="ka-GE"/>
            </w:rPr>
            <w:instrText xml:space="preserve"> CITATION oFAIGEAIS \l 1079 </w:instrText>
          </w:r>
          <w:r w:rsidR="008E4CEB">
            <w:rPr>
              <w:rFonts w:ascii="Calibri" w:hAnsi="Calibri"/>
              <w:lang w:val="ka-GE"/>
            </w:rPr>
            <w:fldChar w:fldCharType="separate"/>
          </w:r>
          <w:r w:rsidR="00680AA7" w:rsidRPr="00680AA7">
            <w:rPr>
              <w:rFonts w:ascii="Calibri" w:hAnsi="Calibri"/>
              <w:noProof/>
              <w:lang w:val="ka-GE"/>
            </w:rPr>
            <w:t>(2)</w:t>
          </w:r>
          <w:r w:rsidR="008E4CEB">
            <w:rPr>
              <w:rFonts w:ascii="Calibri" w:hAnsi="Calibri"/>
              <w:lang w:val="ka-GE"/>
            </w:rPr>
            <w:fldChar w:fldCharType="end"/>
          </w:r>
        </w:sdtContent>
      </w:sdt>
      <w:r w:rsidR="008E4CEB">
        <w:rPr>
          <w:rFonts w:ascii="Calibri" w:hAnsi="Calibri"/>
          <w:lang w:val="ka-GE"/>
        </w:rPr>
        <w:t>-ს შესაბამისად</w:t>
      </w:r>
      <w:r w:rsidR="00363DE6">
        <w:rPr>
          <w:rFonts w:ascii="Calibri" w:hAnsi="Calibri"/>
          <w:lang w:val="ka-GE"/>
        </w:rPr>
        <w:t xml:space="preserve">. </w:t>
      </w:r>
    </w:p>
    <w:p w14:paraId="008124E9" w14:textId="77777777" w:rsidR="00C95F44" w:rsidRDefault="00C95F44" w:rsidP="00303035">
      <w:pPr>
        <w:jc w:val="both"/>
        <w:rPr>
          <w:rFonts w:ascii="Calibri" w:hAnsi="Calibri"/>
          <w:lang w:val="ka-GE"/>
        </w:rPr>
      </w:pPr>
    </w:p>
    <w:p w14:paraId="47EDEFCA" w14:textId="5AB5F140" w:rsidR="00C95F44" w:rsidRDefault="00977C52" w:rsidP="00C95F44">
      <w:pPr>
        <w:pStyle w:val="Heading2"/>
      </w:pPr>
      <w:bookmarkStart w:id="14" w:name="_Toc174034565"/>
      <w:r>
        <w:t xml:space="preserve">ინფორმაციის დეტალიზაციის მართვა </w:t>
      </w:r>
      <w:proofErr w:type="spellStart"/>
      <w:r>
        <w:t>თანხმობებით</w:t>
      </w:r>
      <w:bookmarkEnd w:id="14"/>
      <w:proofErr w:type="spellEnd"/>
    </w:p>
    <w:p w14:paraId="682D1FDC" w14:textId="64A16E6D" w:rsidR="00C95F44" w:rsidRPr="003B3179" w:rsidRDefault="00977C52" w:rsidP="00C95F44">
      <w:pPr>
        <w:jc w:val="both"/>
        <w:rPr>
          <w:rFonts w:ascii="Calibri" w:hAnsi="Calibri"/>
          <w:lang w:val="ka-GE"/>
        </w:rPr>
      </w:pPr>
      <w:r>
        <w:rPr>
          <w:rFonts w:ascii="Calibri" w:hAnsi="Calibri"/>
          <w:lang w:val="ka-GE"/>
        </w:rPr>
        <w:t xml:space="preserve">ინფორმაციის </w:t>
      </w:r>
      <w:proofErr w:type="spellStart"/>
      <w:r>
        <w:rPr>
          <w:rFonts w:ascii="Calibri" w:hAnsi="Calibri"/>
          <w:lang w:val="ka-GE"/>
        </w:rPr>
        <w:t>გამოსათხოვად</w:t>
      </w:r>
      <w:proofErr w:type="spellEnd"/>
      <w:r>
        <w:rPr>
          <w:rFonts w:ascii="Calibri" w:hAnsi="Calibri"/>
          <w:lang w:val="ka-GE"/>
        </w:rPr>
        <w:t xml:space="preserve"> </w:t>
      </w:r>
      <w:r w:rsidRPr="005B3952">
        <w:rPr>
          <w:rFonts w:ascii="Calibri" w:hAnsi="Calibri"/>
          <w:b/>
          <w:bCs/>
          <w:lang w:val="ka-GE"/>
        </w:rPr>
        <w:t>აუცილებელია</w:t>
      </w:r>
      <w:r>
        <w:rPr>
          <w:rFonts w:ascii="Calibri" w:hAnsi="Calibri"/>
          <w:lang w:val="ka-GE"/>
        </w:rPr>
        <w:t xml:space="preserve">, </w:t>
      </w:r>
      <w:r w:rsidR="005B3952">
        <w:rPr>
          <w:rFonts w:ascii="Calibri" w:hAnsi="Calibri"/>
          <w:lang w:val="ka-GE"/>
        </w:rPr>
        <w:t xml:space="preserve">მოქმედებაზე არსებობდეს თანხმობა, რომელიც გამოიხატება </w:t>
      </w:r>
      <w:sdt>
        <w:sdtPr>
          <w:rPr>
            <w:rFonts w:ascii="Calibri" w:hAnsi="Calibri"/>
            <w:lang w:val="ka-GE"/>
          </w:rPr>
          <w:id w:val="137463608"/>
          <w:citation/>
        </w:sdtPr>
        <w:sdtContent>
          <w:r w:rsidR="005B3952">
            <w:rPr>
              <w:rFonts w:ascii="Calibri" w:hAnsi="Calibri"/>
              <w:lang w:val="ka-GE"/>
            </w:rPr>
            <w:fldChar w:fldCharType="begin"/>
          </w:r>
          <w:r w:rsidR="005B3952">
            <w:rPr>
              <w:rFonts w:ascii="Calibri" w:hAnsi="Calibri"/>
              <w:lang w:val="ka-GE"/>
            </w:rPr>
            <w:instrText xml:space="preserve"> CITATION GBAoFACONS \l 1079 </w:instrText>
          </w:r>
          <w:r w:rsidR="005B3952">
            <w:rPr>
              <w:rFonts w:ascii="Calibri" w:hAnsi="Calibri"/>
              <w:lang w:val="ka-GE"/>
            </w:rPr>
            <w:fldChar w:fldCharType="separate"/>
          </w:r>
          <w:r w:rsidR="00680AA7" w:rsidRPr="00680AA7">
            <w:rPr>
              <w:rFonts w:ascii="Calibri" w:hAnsi="Calibri"/>
              <w:noProof/>
              <w:lang w:val="ka-GE"/>
            </w:rPr>
            <w:t>(6)</w:t>
          </w:r>
          <w:r w:rsidR="005B3952">
            <w:rPr>
              <w:rFonts w:ascii="Calibri" w:hAnsi="Calibri"/>
              <w:lang w:val="ka-GE"/>
            </w:rPr>
            <w:fldChar w:fldCharType="end"/>
          </w:r>
        </w:sdtContent>
      </w:sdt>
      <w:r w:rsidR="005B3952">
        <w:rPr>
          <w:rFonts w:ascii="Calibri" w:hAnsi="Calibri"/>
          <w:lang w:val="ka-GE"/>
        </w:rPr>
        <w:t>-ის შესაბამისად.</w:t>
      </w:r>
    </w:p>
    <w:p w14:paraId="07BA4543" w14:textId="12888946" w:rsidR="00C95F44" w:rsidRDefault="00F5695A" w:rsidP="002D69E8">
      <w:pPr>
        <w:numPr>
          <w:ilvl w:val="0"/>
          <w:numId w:val="12"/>
        </w:numPr>
        <w:jc w:val="both"/>
        <w:rPr>
          <w:rFonts w:ascii="Calibri" w:hAnsi="Calibri"/>
          <w:lang w:val="ka-GE"/>
        </w:rPr>
      </w:pPr>
      <w:proofErr w:type="spellStart"/>
      <w:r>
        <w:rPr>
          <w:rFonts w:ascii="Calibri" w:hAnsi="Calibri"/>
          <w:lang w:val="ka-GE"/>
        </w:rPr>
        <w:t>accountList</w:t>
      </w:r>
      <w:proofErr w:type="spellEnd"/>
      <w:r>
        <w:rPr>
          <w:rFonts w:ascii="Calibri" w:hAnsi="Calibri"/>
          <w:lang w:val="ka-GE"/>
        </w:rPr>
        <w:t xml:space="preserve"> ტიპის თანხმობ</w:t>
      </w:r>
      <w:r w:rsidR="003A58BB">
        <w:rPr>
          <w:rFonts w:ascii="Calibri" w:hAnsi="Calibri"/>
          <w:lang w:val="ka-GE"/>
        </w:rPr>
        <w:t xml:space="preserve">ა გულისხმობს რომ </w:t>
      </w:r>
      <w:r w:rsidR="003A58BB" w:rsidRPr="003A58BB">
        <w:rPr>
          <w:rFonts w:ascii="Calibri" w:hAnsi="Calibri"/>
          <w:b/>
          <w:bCs/>
          <w:lang w:val="ka-GE"/>
        </w:rPr>
        <w:t>აუცილებელია</w:t>
      </w:r>
      <w:r w:rsidR="003A58BB">
        <w:rPr>
          <w:rFonts w:ascii="Calibri" w:hAnsi="Calibri"/>
          <w:lang w:val="ka-GE"/>
        </w:rPr>
        <w:t xml:space="preserve"> </w:t>
      </w:r>
      <w:r w:rsidR="00C96A2F">
        <w:rPr>
          <w:rFonts w:ascii="Calibri" w:hAnsi="Calibri"/>
          <w:lang w:val="ka-GE"/>
        </w:rPr>
        <w:t>ანგარიშების სიაში (იხ.</w:t>
      </w:r>
      <w:r w:rsidR="002F11AD">
        <w:rPr>
          <w:rFonts w:ascii="Calibri" w:hAnsi="Calibri"/>
          <w:lang w:val="ka-GE"/>
        </w:rPr>
        <w:t xml:space="preserve"> თავი </w:t>
      </w:r>
      <w:r w:rsidR="002F11AD">
        <w:rPr>
          <w:rFonts w:ascii="Calibri" w:hAnsi="Calibri"/>
          <w:lang w:val="ka-GE"/>
        </w:rPr>
        <w:fldChar w:fldCharType="begin"/>
      </w:r>
      <w:r w:rsidR="002F11AD">
        <w:rPr>
          <w:rFonts w:ascii="Calibri" w:hAnsi="Calibri"/>
          <w:lang w:val="ka-GE"/>
        </w:rPr>
        <w:instrText xml:space="preserve"> REF _Ref174029696 \r \h </w:instrText>
      </w:r>
      <w:r w:rsidR="002F11AD">
        <w:rPr>
          <w:rFonts w:ascii="Calibri" w:hAnsi="Calibri"/>
          <w:lang w:val="ka-GE"/>
        </w:rPr>
      </w:r>
      <w:r w:rsidR="002F11AD">
        <w:rPr>
          <w:rFonts w:ascii="Calibri" w:hAnsi="Calibri"/>
          <w:lang w:val="ka-GE"/>
        </w:rPr>
        <w:fldChar w:fldCharType="separate"/>
      </w:r>
      <w:r w:rsidR="002F11AD">
        <w:rPr>
          <w:rFonts w:ascii="Calibri" w:hAnsi="Calibri"/>
          <w:lang w:val="ka-GE"/>
        </w:rPr>
        <w:t>5.5.1</w:t>
      </w:r>
      <w:r w:rsidR="002F11AD">
        <w:rPr>
          <w:rFonts w:ascii="Calibri" w:hAnsi="Calibri"/>
          <w:lang w:val="ka-GE"/>
        </w:rPr>
        <w:fldChar w:fldCharType="end"/>
      </w:r>
      <w:r w:rsidR="002F11AD">
        <w:rPr>
          <w:rFonts w:ascii="Calibri" w:hAnsi="Calibri"/>
          <w:lang w:val="ka-GE"/>
        </w:rPr>
        <w:t xml:space="preserve">, </w:t>
      </w:r>
      <w:r w:rsidR="002F11AD">
        <w:rPr>
          <w:rFonts w:ascii="Calibri" w:hAnsi="Calibri"/>
          <w:lang w:val="ka-GE"/>
        </w:rPr>
        <w:fldChar w:fldCharType="begin"/>
      </w:r>
      <w:r w:rsidR="002F11AD">
        <w:rPr>
          <w:rFonts w:ascii="Calibri" w:hAnsi="Calibri"/>
          <w:lang w:val="ka-GE"/>
        </w:rPr>
        <w:instrText xml:space="preserve"> REF _Ref174032497 \r \h </w:instrText>
      </w:r>
      <w:r w:rsidR="002F11AD">
        <w:rPr>
          <w:rFonts w:ascii="Calibri" w:hAnsi="Calibri"/>
          <w:lang w:val="ka-GE"/>
        </w:rPr>
      </w:r>
      <w:r w:rsidR="002F11AD">
        <w:rPr>
          <w:rFonts w:ascii="Calibri" w:hAnsi="Calibri"/>
          <w:lang w:val="ka-GE"/>
        </w:rPr>
        <w:fldChar w:fldCharType="separate"/>
      </w:r>
      <w:r w:rsidR="002F11AD">
        <w:rPr>
          <w:rFonts w:ascii="Calibri" w:hAnsi="Calibri"/>
          <w:lang w:val="ka-GE"/>
        </w:rPr>
        <w:t>5.5.3</w:t>
      </w:r>
      <w:r w:rsidR="002F11AD">
        <w:rPr>
          <w:rFonts w:ascii="Calibri" w:hAnsi="Calibri"/>
          <w:lang w:val="ka-GE"/>
        </w:rPr>
        <w:fldChar w:fldCharType="end"/>
      </w:r>
      <w:r w:rsidR="002F11AD">
        <w:rPr>
          <w:rFonts w:ascii="Calibri" w:hAnsi="Calibri"/>
          <w:lang w:val="ka-GE"/>
        </w:rPr>
        <w:t xml:space="preserve"> და </w:t>
      </w:r>
      <w:r w:rsidR="002F11AD">
        <w:rPr>
          <w:rFonts w:ascii="Calibri" w:hAnsi="Calibri"/>
          <w:lang w:val="ka-GE"/>
        </w:rPr>
        <w:fldChar w:fldCharType="begin"/>
      </w:r>
      <w:r w:rsidR="002F11AD">
        <w:rPr>
          <w:rFonts w:ascii="Calibri" w:hAnsi="Calibri"/>
          <w:lang w:val="ka-GE"/>
        </w:rPr>
        <w:instrText xml:space="preserve"> REF _Ref174032499 \r \h </w:instrText>
      </w:r>
      <w:r w:rsidR="002F11AD">
        <w:rPr>
          <w:rFonts w:ascii="Calibri" w:hAnsi="Calibri"/>
          <w:lang w:val="ka-GE"/>
        </w:rPr>
      </w:r>
      <w:r w:rsidR="002F11AD">
        <w:rPr>
          <w:rFonts w:ascii="Calibri" w:hAnsi="Calibri"/>
          <w:lang w:val="ka-GE"/>
        </w:rPr>
        <w:fldChar w:fldCharType="separate"/>
      </w:r>
      <w:r w:rsidR="002F11AD">
        <w:rPr>
          <w:rFonts w:ascii="Calibri" w:hAnsi="Calibri"/>
          <w:lang w:val="ka-GE"/>
        </w:rPr>
        <w:t>5.5.5</w:t>
      </w:r>
      <w:r w:rsidR="002F11AD">
        <w:rPr>
          <w:rFonts w:ascii="Calibri" w:hAnsi="Calibri"/>
          <w:lang w:val="ka-GE"/>
        </w:rPr>
        <w:fldChar w:fldCharType="end"/>
      </w:r>
      <w:r w:rsidR="002F11AD">
        <w:rPr>
          <w:rFonts w:ascii="Calibri" w:hAnsi="Calibri"/>
          <w:lang w:val="ka-GE"/>
        </w:rPr>
        <w:t>)</w:t>
      </w:r>
      <w:r w:rsidR="00C96A2F">
        <w:rPr>
          <w:rFonts w:ascii="Calibri" w:hAnsi="Calibri"/>
          <w:lang w:val="ka-GE"/>
        </w:rPr>
        <w:t xml:space="preserve"> </w:t>
      </w:r>
      <w:r w:rsidR="003A58BB">
        <w:rPr>
          <w:rFonts w:ascii="Calibri" w:hAnsi="Calibri"/>
          <w:lang w:val="ka-GE"/>
        </w:rPr>
        <w:t xml:space="preserve">დაბრუნდეს შესაბამისი </w:t>
      </w:r>
      <w:r w:rsidR="00C132C7">
        <w:rPr>
          <w:rFonts w:ascii="Calibri" w:hAnsi="Calibri"/>
          <w:lang w:val="ka-GE"/>
        </w:rPr>
        <w:t>ტიპის</w:t>
      </w:r>
      <w:r w:rsidR="00B573FC">
        <w:rPr>
          <w:rFonts w:ascii="Calibri" w:hAnsi="Calibri"/>
          <w:lang w:val="ka-GE"/>
        </w:rPr>
        <w:t xml:space="preserve"> (იხ. თავი </w:t>
      </w:r>
      <w:r w:rsidR="00B573FC">
        <w:rPr>
          <w:rFonts w:ascii="Calibri" w:hAnsi="Calibri"/>
          <w:lang w:val="ka-GE"/>
        </w:rPr>
        <w:fldChar w:fldCharType="begin"/>
      </w:r>
      <w:r w:rsidR="00B573FC">
        <w:rPr>
          <w:rFonts w:ascii="Calibri" w:hAnsi="Calibri"/>
          <w:lang w:val="ka-GE"/>
        </w:rPr>
        <w:instrText xml:space="preserve"> REF _Ref169605490 \r \h </w:instrText>
      </w:r>
      <w:r w:rsidR="00B573FC">
        <w:rPr>
          <w:rFonts w:ascii="Calibri" w:hAnsi="Calibri"/>
          <w:lang w:val="ka-GE"/>
        </w:rPr>
      </w:r>
      <w:r w:rsidR="00B573FC">
        <w:rPr>
          <w:rFonts w:ascii="Calibri" w:hAnsi="Calibri"/>
          <w:lang w:val="ka-GE"/>
        </w:rPr>
        <w:fldChar w:fldCharType="separate"/>
      </w:r>
      <w:r w:rsidR="00B573FC">
        <w:rPr>
          <w:rFonts w:ascii="Calibri" w:hAnsi="Calibri"/>
          <w:lang w:val="ka-GE"/>
        </w:rPr>
        <w:t>5.2</w:t>
      </w:r>
      <w:r w:rsidR="00B573FC">
        <w:rPr>
          <w:rFonts w:ascii="Calibri" w:hAnsi="Calibri"/>
          <w:lang w:val="ka-GE"/>
        </w:rPr>
        <w:fldChar w:fldCharType="end"/>
      </w:r>
      <w:r w:rsidR="00B573FC">
        <w:rPr>
          <w:rFonts w:ascii="Calibri" w:hAnsi="Calibri"/>
          <w:lang w:val="ka-GE"/>
        </w:rPr>
        <w:t>)</w:t>
      </w:r>
      <w:r w:rsidR="00C132C7">
        <w:rPr>
          <w:rFonts w:ascii="Calibri" w:hAnsi="Calibri"/>
          <w:lang w:val="ka-GE"/>
        </w:rPr>
        <w:t xml:space="preserve"> ყველა ანგარიში, თუმცა </w:t>
      </w:r>
      <w:r w:rsidR="00C132C7" w:rsidRPr="00C132C7">
        <w:rPr>
          <w:rFonts w:ascii="Calibri" w:hAnsi="Calibri"/>
          <w:b/>
          <w:bCs/>
          <w:lang w:val="ka-GE"/>
        </w:rPr>
        <w:t>შესაძლოა</w:t>
      </w:r>
      <w:r w:rsidR="00C132C7">
        <w:rPr>
          <w:rFonts w:ascii="Calibri" w:hAnsi="Calibri"/>
          <w:lang w:val="ka-GE"/>
        </w:rPr>
        <w:t xml:space="preserve"> თითოეულ ანგარიშზე დაბრუნდეს ნაკლები ინფორმაცია</w:t>
      </w:r>
    </w:p>
    <w:p w14:paraId="2B08C713" w14:textId="66B7C4CF" w:rsidR="00C132C7" w:rsidRDefault="00984C3D" w:rsidP="002D69E8">
      <w:pPr>
        <w:numPr>
          <w:ilvl w:val="0"/>
          <w:numId w:val="12"/>
        </w:numPr>
        <w:jc w:val="both"/>
        <w:rPr>
          <w:rFonts w:ascii="Calibri" w:hAnsi="Calibri"/>
          <w:lang w:val="ka-GE"/>
        </w:rPr>
      </w:pPr>
      <w:proofErr w:type="spellStart"/>
      <w:r w:rsidRPr="00984C3D">
        <w:rPr>
          <w:rFonts w:ascii="Calibri" w:hAnsi="Calibri"/>
          <w:lang w:val="ka-GE"/>
        </w:rPr>
        <w:t>detailed</w:t>
      </w:r>
      <w:proofErr w:type="spellEnd"/>
      <w:r>
        <w:rPr>
          <w:rFonts w:ascii="Calibri" w:hAnsi="Calibri"/>
          <w:lang w:val="ka-GE"/>
        </w:rPr>
        <w:t xml:space="preserve"> და </w:t>
      </w:r>
      <w:proofErr w:type="spellStart"/>
      <w:r w:rsidRPr="00984C3D">
        <w:rPr>
          <w:rFonts w:ascii="Calibri" w:hAnsi="Calibri"/>
          <w:lang w:val="ka-GE"/>
        </w:rPr>
        <w:t>aspspManaged</w:t>
      </w:r>
      <w:proofErr w:type="spellEnd"/>
      <w:r>
        <w:rPr>
          <w:rFonts w:ascii="Calibri" w:hAnsi="Calibri"/>
          <w:lang w:val="ka-GE"/>
        </w:rPr>
        <w:t xml:space="preserve"> ტიპის თანხმობა </w:t>
      </w:r>
      <w:r w:rsidR="00D83809">
        <w:rPr>
          <w:rFonts w:ascii="Calibri" w:hAnsi="Calibri"/>
          <w:lang w:val="ka-GE"/>
        </w:rPr>
        <w:t>ნიშნავს რომ ანგარიშების სია აბრუნებს მხოლოდ იმ ანგარიშების ინფორმაციას, რომელზეც თანხმობა იქნა გამოხატული</w:t>
      </w:r>
      <w:r w:rsidR="008B667B">
        <w:rPr>
          <w:rFonts w:ascii="Calibri" w:hAnsi="Calibri"/>
          <w:lang w:val="ka-GE"/>
        </w:rPr>
        <w:t xml:space="preserve">, თუმცა შესაძლოა თითოეულ ანგარიშზე დაბრუნდეს მეტი ინფორმაცია, ვიდრე </w:t>
      </w:r>
      <w:proofErr w:type="spellStart"/>
      <w:r w:rsidR="008B667B">
        <w:rPr>
          <w:rFonts w:ascii="Calibri" w:hAnsi="Calibri"/>
        </w:rPr>
        <w:t>accountList</w:t>
      </w:r>
      <w:proofErr w:type="spellEnd"/>
      <w:r w:rsidR="008B667B">
        <w:rPr>
          <w:rFonts w:ascii="Calibri" w:hAnsi="Calibri"/>
          <w:lang w:val="ka-GE"/>
        </w:rPr>
        <w:t xml:space="preserve"> ტიპის თანხმობით დაბრუნდებოდა</w:t>
      </w:r>
    </w:p>
    <w:p w14:paraId="534860A2" w14:textId="4BFD3FAE" w:rsidR="008B667B" w:rsidRPr="00FA358E" w:rsidRDefault="00532D3F" w:rsidP="002D69E8">
      <w:pPr>
        <w:numPr>
          <w:ilvl w:val="0"/>
          <w:numId w:val="12"/>
        </w:numPr>
        <w:jc w:val="both"/>
        <w:rPr>
          <w:rFonts w:ascii="Calibri" w:hAnsi="Calibri"/>
          <w:lang w:val="ka-GE"/>
        </w:rPr>
      </w:pPr>
      <w:proofErr w:type="spellStart"/>
      <w:r w:rsidRPr="00532D3F">
        <w:rPr>
          <w:rFonts w:ascii="Calibri" w:hAnsi="Calibri"/>
          <w:lang w:val="ka-GE"/>
        </w:rPr>
        <w:t>global</w:t>
      </w:r>
      <w:proofErr w:type="spellEnd"/>
      <w:r>
        <w:rPr>
          <w:rFonts w:ascii="Calibri" w:hAnsi="Calibri"/>
          <w:lang w:val="ka-GE"/>
        </w:rPr>
        <w:t xml:space="preserve"> ტიპის თანხმობა მხარდაჭერილი არ არის </w:t>
      </w:r>
      <w:sdt>
        <w:sdtPr>
          <w:rPr>
            <w:rFonts w:ascii="Calibri" w:hAnsi="Calibri"/>
            <w:lang w:val="ka-GE"/>
          </w:rPr>
          <w:id w:val="-1787501689"/>
          <w:citation/>
        </w:sdtPr>
        <w:sdtContent>
          <w:r>
            <w:rPr>
              <w:rFonts w:ascii="Calibri" w:hAnsi="Calibri"/>
              <w:lang w:val="ka-GE"/>
            </w:rPr>
            <w:fldChar w:fldCharType="begin"/>
          </w:r>
          <w:r>
            <w:rPr>
              <w:rFonts w:ascii="Calibri" w:hAnsi="Calibri"/>
              <w:lang w:val="ka-GE"/>
            </w:rPr>
            <w:instrText xml:space="preserve"> CITATION GBAoFACONS \l 1079 </w:instrText>
          </w:r>
          <w:r>
            <w:rPr>
              <w:rFonts w:ascii="Calibri" w:hAnsi="Calibri"/>
              <w:lang w:val="ka-GE"/>
            </w:rPr>
            <w:fldChar w:fldCharType="separate"/>
          </w:r>
          <w:r w:rsidR="00680AA7" w:rsidRPr="00680AA7">
            <w:rPr>
              <w:rFonts w:ascii="Calibri" w:hAnsi="Calibri"/>
              <w:noProof/>
              <w:lang w:val="ka-GE"/>
            </w:rPr>
            <w:t>(6)</w:t>
          </w:r>
          <w:r>
            <w:rPr>
              <w:rFonts w:ascii="Calibri" w:hAnsi="Calibri"/>
              <w:lang w:val="ka-GE"/>
            </w:rPr>
            <w:fldChar w:fldCharType="end"/>
          </w:r>
        </w:sdtContent>
      </w:sdt>
      <w:r>
        <w:rPr>
          <w:rFonts w:ascii="Calibri" w:hAnsi="Calibri"/>
          <w:lang w:val="ka-GE"/>
        </w:rPr>
        <w:t>-ის შესაბამისად.</w:t>
      </w:r>
    </w:p>
    <w:p w14:paraId="43F3DDD5" w14:textId="77777777" w:rsidR="00C95F44" w:rsidRDefault="00C95F44" w:rsidP="00303035">
      <w:pPr>
        <w:jc w:val="both"/>
        <w:rPr>
          <w:rFonts w:ascii="Calibri" w:hAnsi="Calibri"/>
          <w:lang w:val="ka-GE"/>
        </w:rPr>
      </w:pPr>
    </w:p>
    <w:p w14:paraId="27981180" w14:textId="77777777" w:rsidR="00363DE6" w:rsidRDefault="00363DE6" w:rsidP="00303035">
      <w:pPr>
        <w:jc w:val="both"/>
        <w:rPr>
          <w:rFonts w:ascii="Calibri" w:hAnsi="Calibri"/>
          <w:lang w:val="ka-GE"/>
        </w:rPr>
      </w:pPr>
    </w:p>
    <w:p w14:paraId="0FD4577A" w14:textId="77777777" w:rsidR="00252691" w:rsidRDefault="00252691" w:rsidP="00252691">
      <w:pPr>
        <w:pStyle w:val="Heading2"/>
      </w:pPr>
      <w:bookmarkStart w:id="15" w:name="_Ref169605490"/>
      <w:bookmarkStart w:id="16" w:name="_Toc169726870"/>
      <w:bookmarkStart w:id="17" w:name="_Toc174034566"/>
      <w:r>
        <w:t>მხარდაჭერილი ანგარიშის ტიპები</w:t>
      </w:r>
      <w:bookmarkEnd w:id="15"/>
      <w:bookmarkEnd w:id="16"/>
      <w:bookmarkEnd w:id="17"/>
      <w:r>
        <w:t xml:space="preserve"> </w:t>
      </w:r>
    </w:p>
    <w:p w14:paraId="602CAFD2" w14:textId="77777777" w:rsidR="00252691" w:rsidRDefault="00252691" w:rsidP="00252691">
      <w:pPr>
        <w:rPr>
          <w:lang w:val="ka-GE"/>
        </w:rPr>
      </w:pPr>
      <w:r>
        <w:rPr>
          <w:lang w:val="ka-GE"/>
        </w:rPr>
        <w:t>შემდეგი ცხრილი განსაზღვრავს ანგარიშის ტიპებს და მათი მხარდაჭერის წესს, ამ დოკუმენტის მიზნებისათვის:</w:t>
      </w:r>
    </w:p>
    <w:tbl>
      <w:tblPr>
        <w:tblStyle w:val="TableGrid"/>
        <w:tblW w:w="0" w:type="auto"/>
        <w:tblLook w:val="04A0" w:firstRow="1" w:lastRow="0" w:firstColumn="1" w:lastColumn="0" w:noHBand="0" w:noVBand="1"/>
      </w:tblPr>
      <w:tblGrid>
        <w:gridCol w:w="1618"/>
        <w:gridCol w:w="2077"/>
        <w:gridCol w:w="3297"/>
        <w:gridCol w:w="2358"/>
      </w:tblGrid>
      <w:tr w:rsidR="00252691" w14:paraId="6574AA9D" w14:textId="77777777" w:rsidTr="004C61ED">
        <w:tc>
          <w:tcPr>
            <w:tcW w:w="1618" w:type="dxa"/>
            <w:shd w:val="clear" w:color="auto" w:fill="D9D9D9" w:themeFill="background1" w:themeFillShade="D9"/>
          </w:tcPr>
          <w:p w14:paraId="2D61F696" w14:textId="77777777" w:rsidR="00252691" w:rsidRPr="0063537A" w:rsidRDefault="00252691" w:rsidP="004C61ED">
            <w:pPr>
              <w:jc w:val="both"/>
              <w:rPr>
                <w:b/>
                <w:bCs/>
                <w:lang w:val="ka-GE"/>
              </w:rPr>
            </w:pPr>
            <w:r w:rsidRPr="0063537A">
              <w:rPr>
                <w:b/>
                <w:bCs/>
                <w:lang w:val="ka-GE"/>
              </w:rPr>
              <w:t>მნიშვნელობა</w:t>
            </w:r>
          </w:p>
        </w:tc>
        <w:tc>
          <w:tcPr>
            <w:tcW w:w="2077" w:type="dxa"/>
            <w:shd w:val="clear" w:color="auto" w:fill="D9D9D9" w:themeFill="background1" w:themeFillShade="D9"/>
          </w:tcPr>
          <w:p w14:paraId="223DB688" w14:textId="77777777" w:rsidR="00252691" w:rsidRPr="0063537A" w:rsidRDefault="00252691" w:rsidP="004C61ED">
            <w:pPr>
              <w:jc w:val="both"/>
              <w:rPr>
                <w:b/>
                <w:bCs/>
                <w:lang w:val="ka-GE"/>
              </w:rPr>
            </w:pPr>
            <w:r w:rsidRPr="0063537A">
              <w:rPr>
                <w:b/>
                <w:bCs/>
                <w:lang w:val="ka-GE"/>
              </w:rPr>
              <w:t>მხარდაჭერა?</w:t>
            </w:r>
          </w:p>
        </w:tc>
        <w:tc>
          <w:tcPr>
            <w:tcW w:w="3297" w:type="dxa"/>
            <w:shd w:val="clear" w:color="auto" w:fill="D9D9D9" w:themeFill="background1" w:themeFillShade="D9"/>
          </w:tcPr>
          <w:p w14:paraId="3490314F" w14:textId="77777777" w:rsidR="00252691" w:rsidRPr="0063537A" w:rsidRDefault="00252691" w:rsidP="004C61ED">
            <w:pPr>
              <w:jc w:val="both"/>
              <w:rPr>
                <w:b/>
                <w:bCs/>
                <w:lang w:val="ka-GE"/>
              </w:rPr>
            </w:pPr>
            <w:r w:rsidRPr="0063537A">
              <w:rPr>
                <w:b/>
                <w:bCs/>
                <w:lang w:val="ka-GE"/>
              </w:rPr>
              <w:t>აღწერა</w:t>
            </w:r>
          </w:p>
        </w:tc>
        <w:tc>
          <w:tcPr>
            <w:tcW w:w="2358" w:type="dxa"/>
            <w:shd w:val="clear" w:color="auto" w:fill="D9D9D9" w:themeFill="background1" w:themeFillShade="D9"/>
          </w:tcPr>
          <w:p w14:paraId="1AC07C7E" w14:textId="5C314290" w:rsidR="00252691" w:rsidRPr="0063537A" w:rsidRDefault="00C031BB" w:rsidP="004C61ED">
            <w:pPr>
              <w:jc w:val="both"/>
              <w:rPr>
                <w:b/>
                <w:bCs/>
                <w:lang w:val="ka-GE"/>
              </w:rPr>
            </w:pPr>
            <w:r>
              <w:rPr>
                <w:b/>
                <w:bCs/>
                <w:lang w:val="ka-GE"/>
              </w:rPr>
              <w:t>საფუძველი</w:t>
            </w:r>
            <w:r w:rsidR="00252691">
              <w:rPr>
                <w:b/>
                <w:bCs/>
                <w:lang w:val="ka-GE"/>
              </w:rPr>
              <w:t xml:space="preserve"> </w:t>
            </w:r>
          </w:p>
        </w:tc>
      </w:tr>
      <w:tr w:rsidR="00252691" w14:paraId="385746E3" w14:textId="77777777" w:rsidTr="004C61ED">
        <w:tc>
          <w:tcPr>
            <w:tcW w:w="1618" w:type="dxa"/>
          </w:tcPr>
          <w:p w14:paraId="47C235C2" w14:textId="77777777" w:rsidR="00252691" w:rsidRPr="0078213A" w:rsidRDefault="00252691" w:rsidP="004C61ED">
            <w:pPr>
              <w:jc w:val="both"/>
            </w:pPr>
            <w:r w:rsidRPr="00335FF6">
              <w:t>payments</w:t>
            </w:r>
          </w:p>
        </w:tc>
        <w:tc>
          <w:tcPr>
            <w:tcW w:w="2077" w:type="dxa"/>
          </w:tcPr>
          <w:p w14:paraId="00951C76" w14:textId="77777777" w:rsidR="00252691" w:rsidRPr="003B6ABD" w:rsidRDefault="00252691" w:rsidP="004C61ED">
            <w:pPr>
              <w:jc w:val="both"/>
              <w:rPr>
                <w:lang w:val="ka-GE"/>
              </w:rPr>
            </w:pPr>
            <w:r>
              <w:rPr>
                <w:lang w:val="ka-GE"/>
              </w:rPr>
              <w:t>პირობითი</w:t>
            </w:r>
          </w:p>
        </w:tc>
        <w:tc>
          <w:tcPr>
            <w:tcW w:w="3297" w:type="dxa"/>
          </w:tcPr>
          <w:p w14:paraId="73718B31" w14:textId="77777777" w:rsidR="00252691" w:rsidRDefault="00252691" w:rsidP="004C61ED">
            <w:pPr>
              <w:jc w:val="both"/>
              <w:rPr>
                <w:lang w:val="ka-GE"/>
              </w:rPr>
            </w:pPr>
            <w:r>
              <w:rPr>
                <w:lang w:val="ka-GE"/>
              </w:rPr>
              <w:t xml:space="preserve">საგადამხდელო ანგარიშები (მიმდინარე ანგარიში, მოთხოვნამდე ანაბარი და </w:t>
            </w:r>
            <w:proofErr w:type="spellStart"/>
            <w:r>
              <w:rPr>
                <w:lang w:val="ka-GE"/>
              </w:rPr>
              <w:t>ა.შ</w:t>
            </w:r>
            <w:proofErr w:type="spellEnd"/>
            <w:r>
              <w:rPr>
                <w:lang w:val="ka-GE"/>
              </w:rPr>
              <w:t>.)</w:t>
            </w:r>
          </w:p>
          <w:p w14:paraId="65F5DD12" w14:textId="77777777" w:rsidR="00252691" w:rsidRDefault="00252691" w:rsidP="004C61ED">
            <w:pPr>
              <w:jc w:val="both"/>
              <w:rPr>
                <w:lang w:val="ka-GE"/>
              </w:rPr>
            </w:pPr>
          </w:p>
        </w:tc>
        <w:tc>
          <w:tcPr>
            <w:tcW w:w="2358" w:type="dxa"/>
          </w:tcPr>
          <w:p w14:paraId="242EF41A" w14:textId="26F657B1" w:rsidR="00252691" w:rsidRDefault="007C4521" w:rsidP="004C61ED">
            <w:pPr>
              <w:jc w:val="both"/>
              <w:rPr>
                <w:lang w:val="ka-GE"/>
              </w:rPr>
            </w:pPr>
            <w:sdt>
              <w:sdtPr>
                <w:rPr>
                  <w:lang w:val="ka-GE"/>
                </w:rPr>
                <w:id w:val="237766286"/>
                <w:citation/>
              </w:sdtPr>
              <w:sdtContent>
                <w:r>
                  <w:rPr>
                    <w:lang w:val="ka-GE"/>
                  </w:rPr>
                  <w:fldChar w:fldCharType="begin"/>
                </w:r>
                <w:r w:rsidR="008A3292">
                  <w:rPr>
                    <w:lang w:val="ka-GE"/>
                  </w:rPr>
                  <w:instrText xml:space="preserve">CITATION oFAIGCom \l 1079 </w:instrText>
                </w:r>
                <w:r>
                  <w:rPr>
                    <w:lang w:val="ka-GE"/>
                  </w:rPr>
                  <w:fldChar w:fldCharType="separate"/>
                </w:r>
                <w:r w:rsidR="00680AA7">
                  <w:rPr>
                    <w:noProof/>
                    <w:lang w:val="ka-GE"/>
                  </w:rPr>
                  <w:t>(1)</w:t>
                </w:r>
                <w:r>
                  <w:rPr>
                    <w:lang w:val="ka-GE"/>
                  </w:rPr>
                  <w:fldChar w:fldCharType="end"/>
                </w:r>
              </w:sdtContent>
            </w:sdt>
          </w:p>
        </w:tc>
      </w:tr>
      <w:tr w:rsidR="00252691" w14:paraId="08656E0D" w14:textId="77777777" w:rsidTr="004C61ED">
        <w:tc>
          <w:tcPr>
            <w:tcW w:w="1618" w:type="dxa"/>
          </w:tcPr>
          <w:p w14:paraId="07474A36" w14:textId="77777777" w:rsidR="00252691" w:rsidRDefault="00252691" w:rsidP="004C61ED">
            <w:pPr>
              <w:jc w:val="both"/>
            </w:pPr>
            <w:r>
              <w:t>cards</w:t>
            </w:r>
          </w:p>
        </w:tc>
        <w:tc>
          <w:tcPr>
            <w:tcW w:w="2077" w:type="dxa"/>
          </w:tcPr>
          <w:p w14:paraId="54F6A1A1" w14:textId="77777777" w:rsidR="00252691" w:rsidRPr="003B6ABD" w:rsidRDefault="00252691" w:rsidP="004C61ED">
            <w:pPr>
              <w:jc w:val="both"/>
              <w:rPr>
                <w:lang w:val="ka-GE"/>
              </w:rPr>
            </w:pPr>
            <w:r>
              <w:rPr>
                <w:lang w:val="ka-GE"/>
              </w:rPr>
              <w:t>პირობითი</w:t>
            </w:r>
          </w:p>
        </w:tc>
        <w:tc>
          <w:tcPr>
            <w:tcW w:w="3297" w:type="dxa"/>
          </w:tcPr>
          <w:p w14:paraId="14A3772E" w14:textId="77777777" w:rsidR="00252691" w:rsidRDefault="00252691" w:rsidP="004C61ED">
            <w:pPr>
              <w:jc w:val="both"/>
              <w:rPr>
                <w:lang w:val="ka-GE"/>
              </w:rPr>
            </w:pPr>
            <w:r>
              <w:rPr>
                <w:lang w:val="ka-GE"/>
              </w:rPr>
              <w:t>საბარათე ანგარიშები ან/და სათითაო ბარათები</w:t>
            </w:r>
          </w:p>
        </w:tc>
        <w:tc>
          <w:tcPr>
            <w:tcW w:w="2358" w:type="dxa"/>
          </w:tcPr>
          <w:p w14:paraId="5E1FE372" w14:textId="62A85448" w:rsidR="00252691" w:rsidRDefault="007C4521" w:rsidP="004C61ED">
            <w:pPr>
              <w:jc w:val="both"/>
              <w:rPr>
                <w:lang w:val="ka-GE"/>
              </w:rPr>
            </w:pPr>
            <w:sdt>
              <w:sdtPr>
                <w:rPr>
                  <w:lang w:val="ka-GE"/>
                </w:rPr>
                <w:id w:val="945968712"/>
                <w:citation/>
              </w:sdtPr>
              <w:sdtContent>
                <w:r>
                  <w:rPr>
                    <w:lang w:val="ka-GE"/>
                  </w:rPr>
                  <w:fldChar w:fldCharType="begin"/>
                </w:r>
                <w:r w:rsidR="008A3292">
                  <w:rPr>
                    <w:lang w:val="ka-GE"/>
                  </w:rPr>
                  <w:instrText xml:space="preserve">CITATION oFAIGCom \l 1079 </w:instrText>
                </w:r>
                <w:r>
                  <w:rPr>
                    <w:lang w:val="ka-GE"/>
                  </w:rPr>
                  <w:fldChar w:fldCharType="separate"/>
                </w:r>
                <w:r w:rsidR="00680AA7">
                  <w:rPr>
                    <w:noProof/>
                    <w:lang w:val="ka-GE"/>
                  </w:rPr>
                  <w:t>(1)</w:t>
                </w:r>
                <w:r>
                  <w:rPr>
                    <w:lang w:val="ka-GE"/>
                  </w:rPr>
                  <w:fldChar w:fldCharType="end"/>
                </w:r>
              </w:sdtContent>
            </w:sdt>
            <w:r>
              <w:rPr>
                <w:lang w:val="ka-GE"/>
              </w:rPr>
              <w:t xml:space="preserve"> და </w:t>
            </w:r>
            <w:sdt>
              <w:sdtPr>
                <w:rPr>
                  <w:lang w:val="ka-GE"/>
                </w:rPr>
                <w:id w:val="37323342"/>
                <w:citation/>
              </w:sdtPr>
              <w:sdtContent>
                <w:r>
                  <w:rPr>
                    <w:lang w:val="ka-GE"/>
                  </w:rPr>
                  <w:fldChar w:fldCharType="begin"/>
                </w:r>
                <w:r>
                  <w:rPr>
                    <w:lang w:val="ka-GE"/>
                  </w:rPr>
                  <w:instrText xml:space="preserve"> CITATION oFAIGEAIS \l 1079 </w:instrText>
                </w:r>
                <w:r>
                  <w:rPr>
                    <w:lang w:val="ka-GE"/>
                  </w:rPr>
                  <w:fldChar w:fldCharType="separate"/>
                </w:r>
                <w:r w:rsidR="00680AA7">
                  <w:rPr>
                    <w:noProof/>
                    <w:lang w:val="ka-GE"/>
                  </w:rPr>
                  <w:t>(2)</w:t>
                </w:r>
                <w:r>
                  <w:rPr>
                    <w:lang w:val="ka-GE"/>
                  </w:rPr>
                  <w:fldChar w:fldCharType="end"/>
                </w:r>
              </w:sdtContent>
            </w:sdt>
          </w:p>
        </w:tc>
      </w:tr>
      <w:tr w:rsidR="00252691" w14:paraId="050C8974" w14:textId="77777777" w:rsidTr="004C61ED">
        <w:tc>
          <w:tcPr>
            <w:tcW w:w="1618" w:type="dxa"/>
          </w:tcPr>
          <w:p w14:paraId="363B8FD6" w14:textId="77777777" w:rsidR="00252691" w:rsidRDefault="00252691" w:rsidP="004C61ED">
            <w:pPr>
              <w:jc w:val="both"/>
            </w:pPr>
            <w:r>
              <w:t>savings</w:t>
            </w:r>
          </w:p>
        </w:tc>
        <w:tc>
          <w:tcPr>
            <w:tcW w:w="2077" w:type="dxa"/>
          </w:tcPr>
          <w:p w14:paraId="2609D78A" w14:textId="77777777" w:rsidR="00252691" w:rsidRPr="002926F2" w:rsidRDefault="00252691" w:rsidP="004C61ED">
            <w:pPr>
              <w:jc w:val="both"/>
              <w:rPr>
                <w:b/>
                <w:bCs/>
                <w:lang w:val="ka-GE"/>
              </w:rPr>
            </w:pPr>
            <w:r w:rsidRPr="002926F2">
              <w:rPr>
                <w:b/>
                <w:bCs/>
                <w:lang w:val="ka-GE"/>
              </w:rPr>
              <w:t>სავალდებულოა</w:t>
            </w:r>
          </w:p>
        </w:tc>
        <w:tc>
          <w:tcPr>
            <w:tcW w:w="3297" w:type="dxa"/>
          </w:tcPr>
          <w:p w14:paraId="629E97F5" w14:textId="77777777" w:rsidR="00252691" w:rsidRPr="00913B32" w:rsidRDefault="00252691" w:rsidP="004C61ED">
            <w:pPr>
              <w:jc w:val="both"/>
              <w:rPr>
                <w:lang w:val="ka-GE"/>
              </w:rPr>
            </w:pPr>
            <w:r>
              <w:rPr>
                <w:lang w:val="ka-GE"/>
              </w:rPr>
              <w:t xml:space="preserve">დეპოზიტები (ყურადღება: მოთხოვნამდე ანაბრები შედის საგადამხდელო ანგარიშებში).  </w:t>
            </w:r>
          </w:p>
        </w:tc>
        <w:tc>
          <w:tcPr>
            <w:tcW w:w="2358" w:type="dxa"/>
          </w:tcPr>
          <w:p w14:paraId="79386F23" w14:textId="539FA1D0" w:rsidR="00252691" w:rsidRDefault="00C17110" w:rsidP="004C61ED">
            <w:pPr>
              <w:jc w:val="both"/>
              <w:rPr>
                <w:lang w:val="ka-GE"/>
              </w:rPr>
            </w:pPr>
            <w:sdt>
              <w:sdtPr>
                <w:rPr>
                  <w:lang w:val="ka-GE"/>
                </w:rPr>
                <w:id w:val="122433086"/>
                <w:citation/>
              </w:sdtPr>
              <w:sdtEndPr/>
              <w:sdtContent>
                <w:r w:rsidR="00252691">
                  <w:rPr>
                    <w:lang w:val="ka-GE"/>
                  </w:rPr>
                  <w:fldChar w:fldCharType="begin"/>
                </w:r>
                <w:r w:rsidR="00252691">
                  <w:rPr>
                    <w:lang w:val="ka-GE"/>
                  </w:rPr>
                  <w:instrText xml:space="preserve"> CITATION oFAIGEAIS \l 1079 </w:instrText>
                </w:r>
                <w:r w:rsidR="00252691">
                  <w:rPr>
                    <w:lang w:val="ka-GE"/>
                  </w:rPr>
                  <w:fldChar w:fldCharType="separate"/>
                </w:r>
                <w:r w:rsidR="00680AA7">
                  <w:rPr>
                    <w:noProof/>
                    <w:lang w:val="ka-GE"/>
                  </w:rPr>
                  <w:t>(2)</w:t>
                </w:r>
                <w:r w:rsidR="00252691">
                  <w:rPr>
                    <w:lang w:val="ka-GE"/>
                  </w:rPr>
                  <w:fldChar w:fldCharType="end"/>
                </w:r>
              </w:sdtContent>
            </w:sdt>
          </w:p>
        </w:tc>
      </w:tr>
      <w:tr w:rsidR="00252691" w14:paraId="35FFC5E0" w14:textId="77777777" w:rsidTr="004C61ED">
        <w:tc>
          <w:tcPr>
            <w:tcW w:w="1618" w:type="dxa"/>
          </w:tcPr>
          <w:p w14:paraId="4D01E4CE" w14:textId="77777777" w:rsidR="00252691" w:rsidRDefault="00252691" w:rsidP="004C61ED">
            <w:pPr>
              <w:jc w:val="both"/>
            </w:pPr>
            <w:r>
              <w:t>loans</w:t>
            </w:r>
          </w:p>
        </w:tc>
        <w:tc>
          <w:tcPr>
            <w:tcW w:w="2077" w:type="dxa"/>
          </w:tcPr>
          <w:p w14:paraId="5CB39F7B" w14:textId="77777777" w:rsidR="00252691" w:rsidRPr="002926F2" w:rsidRDefault="00252691" w:rsidP="004C61ED">
            <w:pPr>
              <w:jc w:val="both"/>
              <w:rPr>
                <w:b/>
                <w:bCs/>
                <w:lang w:val="ka-GE"/>
              </w:rPr>
            </w:pPr>
            <w:r w:rsidRPr="002926F2">
              <w:rPr>
                <w:b/>
                <w:bCs/>
                <w:lang w:val="ka-GE"/>
              </w:rPr>
              <w:t>სავალდებულოა</w:t>
            </w:r>
          </w:p>
        </w:tc>
        <w:tc>
          <w:tcPr>
            <w:tcW w:w="3297" w:type="dxa"/>
          </w:tcPr>
          <w:p w14:paraId="71FA1A0E" w14:textId="77777777" w:rsidR="00252691" w:rsidRDefault="00252691" w:rsidP="004C61ED">
            <w:pPr>
              <w:jc w:val="both"/>
              <w:rPr>
                <w:lang w:val="ka-GE"/>
              </w:rPr>
            </w:pPr>
            <w:r>
              <w:rPr>
                <w:lang w:val="ka-GE"/>
              </w:rPr>
              <w:t>სესხები</w:t>
            </w:r>
          </w:p>
        </w:tc>
        <w:tc>
          <w:tcPr>
            <w:tcW w:w="2358" w:type="dxa"/>
          </w:tcPr>
          <w:p w14:paraId="22C68C44" w14:textId="0F9D4557" w:rsidR="00252691" w:rsidRDefault="00C17110" w:rsidP="004C61ED">
            <w:pPr>
              <w:jc w:val="both"/>
              <w:rPr>
                <w:lang w:val="ka-GE"/>
              </w:rPr>
            </w:pPr>
            <w:sdt>
              <w:sdtPr>
                <w:rPr>
                  <w:lang w:val="ka-GE"/>
                </w:rPr>
                <w:id w:val="2041770472"/>
                <w:citation/>
              </w:sdtPr>
              <w:sdtEndPr/>
              <w:sdtContent>
                <w:r w:rsidR="00252691">
                  <w:rPr>
                    <w:lang w:val="ka-GE"/>
                  </w:rPr>
                  <w:fldChar w:fldCharType="begin"/>
                </w:r>
                <w:r w:rsidR="00252691">
                  <w:rPr>
                    <w:lang w:val="ka-GE"/>
                  </w:rPr>
                  <w:instrText xml:space="preserve"> CITATION oFAIGEAIS \l 1079 </w:instrText>
                </w:r>
                <w:r w:rsidR="00252691">
                  <w:rPr>
                    <w:lang w:val="ka-GE"/>
                  </w:rPr>
                  <w:fldChar w:fldCharType="separate"/>
                </w:r>
                <w:r w:rsidR="00680AA7">
                  <w:rPr>
                    <w:noProof/>
                    <w:lang w:val="ka-GE"/>
                  </w:rPr>
                  <w:t>(2)</w:t>
                </w:r>
                <w:r w:rsidR="00252691">
                  <w:rPr>
                    <w:lang w:val="ka-GE"/>
                  </w:rPr>
                  <w:fldChar w:fldCharType="end"/>
                </w:r>
              </w:sdtContent>
            </w:sdt>
          </w:p>
        </w:tc>
      </w:tr>
      <w:tr w:rsidR="00252691" w14:paraId="77E2847A" w14:textId="77777777" w:rsidTr="004C61ED">
        <w:tc>
          <w:tcPr>
            <w:tcW w:w="1618" w:type="dxa"/>
          </w:tcPr>
          <w:p w14:paraId="3056EC8E" w14:textId="77777777" w:rsidR="00252691" w:rsidRDefault="00252691" w:rsidP="004C61ED">
            <w:pPr>
              <w:jc w:val="both"/>
            </w:pPr>
            <w:r w:rsidRPr="00C10FDB">
              <w:t>securities</w:t>
            </w:r>
          </w:p>
        </w:tc>
        <w:tc>
          <w:tcPr>
            <w:tcW w:w="2077" w:type="dxa"/>
          </w:tcPr>
          <w:p w14:paraId="11BDD6AF" w14:textId="77777777" w:rsidR="00252691" w:rsidRPr="002926F2" w:rsidRDefault="00252691" w:rsidP="004C61ED">
            <w:pPr>
              <w:jc w:val="both"/>
              <w:rPr>
                <w:b/>
                <w:bCs/>
                <w:lang w:val="ka-GE"/>
              </w:rPr>
            </w:pPr>
            <w:proofErr w:type="spellStart"/>
            <w:r w:rsidRPr="002926F2">
              <w:rPr>
                <w:b/>
                <w:bCs/>
                <w:lang w:val="ka-GE"/>
              </w:rPr>
              <w:t>არააუცილებელია</w:t>
            </w:r>
            <w:proofErr w:type="spellEnd"/>
          </w:p>
        </w:tc>
        <w:tc>
          <w:tcPr>
            <w:tcW w:w="3297" w:type="dxa"/>
          </w:tcPr>
          <w:p w14:paraId="3AE1BBE9" w14:textId="77777777" w:rsidR="00252691" w:rsidRDefault="00252691" w:rsidP="004C61ED">
            <w:pPr>
              <w:jc w:val="both"/>
              <w:rPr>
                <w:lang w:val="ka-GE"/>
              </w:rPr>
            </w:pPr>
            <w:r>
              <w:rPr>
                <w:lang w:val="ka-GE"/>
              </w:rPr>
              <w:t>ფასიანი ქაღალდები</w:t>
            </w:r>
          </w:p>
        </w:tc>
        <w:tc>
          <w:tcPr>
            <w:tcW w:w="2358" w:type="dxa"/>
          </w:tcPr>
          <w:p w14:paraId="00F2A64D" w14:textId="31837E42" w:rsidR="00252691" w:rsidRDefault="00C17110" w:rsidP="004C61ED">
            <w:pPr>
              <w:jc w:val="both"/>
              <w:rPr>
                <w:lang w:val="ka-GE"/>
              </w:rPr>
            </w:pPr>
            <w:sdt>
              <w:sdtPr>
                <w:rPr>
                  <w:lang w:val="ka-GE"/>
                </w:rPr>
                <w:id w:val="-892499029"/>
                <w:citation/>
              </w:sdtPr>
              <w:sdtEndPr/>
              <w:sdtContent>
                <w:r w:rsidR="00252691">
                  <w:rPr>
                    <w:lang w:val="ka-GE"/>
                  </w:rPr>
                  <w:fldChar w:fldCharType="begin"/>
                </w:r>
                <w:r w:rsidR="00252691">
                  <w:rPr>
                    <w:lang w:val="ka-GE"/>
                  </w:rPr>
                  <w:instrText xml:space="preserve"> CITATION oFAIGEAIS \l 1079 </w:instrText>
                </w:r>
                <w:r w:rsidR="00252691">
                  <w:rPr>
                    <w:lang w:val="ka-GE"/>
                  </w:rPr>
                  <w:fldChar w:fldCharType="separate"/>
                </w:r>
                <w:r w:rsidR="00680AA7">
                  <w:rPr>
                    <w:noProof/>
                    <w:lang w:val="ka-GE"/>
                  </w:rPr>
                  <w:t>(2)</w:t>
                </w:r>
                <w:r w:rsidR="00252691">
                  <w:rPr>
                    <w:lang w:val="ka-GE"/>
                  </w:rPr>
                  <w:fldChar w:fldCharType="end"/>
                </w:r>
              </w:sdtContent>
            </w:sdt>
          </w:p>
        </w:tc>
      </w:tr>
    </w:tbl>
    <w:p w14:paraId="13CCA2EE" w14:textId="77777777" w:rsidR="00363DE6" w:rsidRDefault="00363DE6" w:rsidP="00303035">
      <w:pPr>
        <w:jc w:val="both"/>
        <w:rPr>
          <w:rFonts w:ascii="Calibri" w:hAnsi="Calibri"/>
          <w:lang w:val="ka-GE"/>
        </w:rPr>
      </w:pPr>
    </w:p>
    <w:p w14:paraId="4DFE89A8" w14:textId="5B865896" w:rsidR="00CD1A1A" w:rsidRDefault="00CD1A1A" w:rsidP="00303035">
      <w:pPr>
        <w:jc w:val="both"/>
        <w:rPr>
          <w:rFonts w:ascii="Calibri" w:hAnsi="Calibri"/>
          <w:lang w:val="ka-GE"/>
        </w:rPr>
      </w:pPr>
      <w:r>
        <w:rPr>
          <w:rFonts w:ascii="Calibri" w:hAnsi="Calibri"/>
          <w:lang w:val="ka-GE"/>
        </w:rPr>
        <w:t xml:space="preserve">თუ </w:t>
      </w:r>
      <w:proofErr w:type="spellStart"/>
      <w:r>
        <w:rPr>
          <w:rFonts w:ascii="Calibri" w:hAnsi="Calibri"/>
          <w:lang w:val="ka-GE"/>
        </w:rPr>
        <w:t>ამსმპ</w:t>
      </w:r>
      <w:proofErr w:type="spellEnd"/>
      <w:r w:rsidR="000D47C1">
        <w:rPr>
          <w:rFonts w:ascii="Calibri" w:hAnsi="Calibri"/>
          <w:lang w:val="ka-GE"/>
        </w:rPr>
        <w:t xml:space="preserve">-ს </w:t>
      </w:r>
      <w:proofErr w:type="spellStart"/>
      <w:r w:rsidR="000D47C1">
        <w:rPr>
          <w:rFonts w:ascii="Calibri" w:hAnsi="Calibri"/>
          <w:lang w:val="ka-GE"/>
        </w:rPr>
        <w:t>სმმ</w:t>
      </w:r>
      <w:proofErr w:type="spellEnd"/>
      <w:r w:rsidR="000D47C1">
        <w:rPr>
          <w:rFonts w:ascii="Calibri" w:hAnsi="Calibri"/>
          <w:lang w:val="ka-GE"/>
        </w:rPr>
        <w:t xml:space="preserve">-ს სთავაზობს მულტისავალუტო ანგარიშებს რომელიმე ტიპისათვის, </w:t>
      </w:r>
      <w:r w:rsidR="000D47C1" w:rsidRPr="006C520A">
        <w:rPr>
          <w:rFonts w:ascii="Calibri" w:hAnsi="Calibri"/>
          <w:b/>
          <w:bCs/>
          <w:lang w:val="ka-GE"/>
        </w:rPr>
        <w:t>აუცილებელია</w:t>
      </w:r>
      <w:r w:rsidR="000D47C1">
        <w:rPr>
          <w:rFonts w:ascii="Calibri" w:hAnsi="Calibri"/>
          <w:lang w:val="ka-GE"/>
        </w:rPr>
        <w:t xml:space="preserve"> მულტისავალუტო ანგარიშების მხარდაჭერა</w:t>
      </w:r>
      <w:r w:rsidR="006C520A">
        <w:rPr>
          <w:rFonts w:ascii="Calibri" w:hAnsi="Calibri"/>
          <w:lang w:val="ka-GE"/>
        </w:rPr>
        <w:t xml:space="preserve"> იმ ტიპისათვის</w:t>
      </w:r>
      <w:r w:rsidR="00F8032D">
        <w:rPr>
          <w:rFonts w:ascii="Calibri" w:hAnsi="Calibri"/>
          <w:lang w:val="ka-GE"/>
        </w:rPr>
        <w:t xml:space="preserve">. მულტისავალუტო </w:t>
      </w:r>
      <w:proofErr w:type="spellStart"/>
      <w:r w:rsidR="00F8032D">
        <w:rPr>
          <w:rFonts w:ascii="Calibri" w:hAnsi="Calibri"/>
          <w:lang w:val="ka-GE"/>
        </w:rPr>
        <w:t>ანგარშზე</w:t>
      </w:r>
      <w:proofErr w:type="spellEnd"/>
      <w:r w:rsidR="00F8032D">
        <w:rPr>
          <w:rFonts w:ascii="Calibri" w:hAnsi="Calibri"/>
          <w:lang w:val="ka-GE"/>
        </w:rPr>
        <w:t xml:space="preserve"> თანხმობის გამოხატვის წესი განისაზღვრება </w:t>
      </w:r>
      <w:sdt>
        <w:sdtPr>
          <w:rPr>
            <w:rFonts w:ascii="Calibri" w:hAnsi="Calibri"/>
            <w:lang w:val="ka-GE"/>
          </w:rPr>
          <w:id w:val="-130940429"/>
          <w:citation/>
        </w:sdtPr>
        <w:sdtContent>
          <w:r w:rsidR="00F8032D">
            <w:rPr>
              <w:rFonts w:ascii="Calibri" w:hAnsi="Calibri"/>
              <w:lang w:val="ka-GE"/>
            </w:rPr>
            <w:fldChar w:fldCharType="begin"/>
          </w:r>
          <w:r w:rsidR="00F8032D">
            <w:rPr>
              <w:rFonts w:ascii="Calibri" w:hAnsi="Calibri"/>
              <w:lang w:val="ka-GE"/>
            </w:rPr>
            <w:instrText xml:space="preserve"> CITATION GBAoFACONS \l 1079 </w:instrText>
          </w:r>
          <w:r w:rsidR="00F8032D">
            <w:rPr>
              <w:rFonts w:ascii="Calibri" w:hAnsi="Calibri"/>
              <w:lang w:val="ka-GE"/>
            </w:rPr>
            <w:fldChar w:fldCharType="separate"/>
          </w:r>
          <w:r w:rsidR="00F8032D" w:rsidRPr="00F8032D">
            <w:rPr>
              <w:rFonts w:ascii="Calibri" w:hAnsi="Calibri"/>
              <w:noProof/>
              <w:lang w:val="ka-GE"/>
            </w:rPr>
            <w:t>(6)</w:t>
          </w:r>
          <w:r w:rsidR="00F8032D">
            <w:rPr>
              <w:rFonts w:ascii="Calibri" w:hAnsi="Calibri"/>
              <w:lang w:val="ka-GE"/>
            </w:rPr>
            <w:fldChar w:fldCharType="end"/>
          </w:r>
        </w:sdtContent>
      </w:sdt>
      <w:r w:rsidR="00F8032D">
        <w:rPr>
          <w:rFonts w:ascii="Calibri" w:hAnsi="Calibri"/>
          <w:lang w:val="ka-GE"/>
        </w:rPr>
        <w:t xml:space="preserve">-ით, ხოლო </w:t>
      </w:r>
      <w:r w:rsidR="00947771">
        <w:rPr>
          <w:rFonts w:ascii="Calibri" w:hAnsi="Calibri"/>
          <w:lang w:val="ka-GE"/>
        </w:rPr>
        <w:t xml:space="preserve">რესურსის </w:t>
      </w:r>
      <w:r w:rsidR="00F8032D">
        <w:rPr>
          <w:rFonts w:ascii="Calibri" w:hAnsi="Calibri"/>
          <w:lang w:val="ka-GE"/>
        </w:rPr>
        <w:t>იდენტიფიკატორის მინიჭების წესი - ამ დოკუმენტით.</w:t>
      </w:r>
    </w:p>
    <w:p w14:paraId="388C4534" w14:textId="77777777" w:rsidR="00252691" w:rsidRDefault="00252691" w:rsidP="00401D1E">
      <w:pPr>
        <w:pStyle w:val="Heading3"/>
      </w:pPr>
      <w:bookmarkStart w:id="18" w:name="_Toc169726871"/>
      <w:bookmarkStart w:id="19" w:name="_Toc174034567"/>
      <w:r>
        <w:lastRenderedPageBreak/>
        <w:t>მხარდაჭერის დანერგვის გრაფიკი</w:t>
      </w:r>
      <w:bookmarkEnd w:id="18"/>
      <w:bookmarkEnd w:id="19"/>
    </w:p>
    <w:p w14:paraId="78479E59" w14:textId="77777777" w:rsidR="00252691" w:rsidRPr="00850E5B" w:rsidRDefault="00252691" w:rsidP="00252691">
      <w:pPr>
        <w:rPr>
          <w:lang w:val="ka-GE"/>
        </w:rPr>
      </w:pPr>
      <w:proofErr w:type="spellStart"/>
      <w:r>
        <w:t>დოკუმენტის</w:t>
      </w:r>
      <w:proofErr w:type="spellEnd"/>
      <w:r>
        <w:t xml:space="preserve"> </w:t>
      </w:r>
      <w:proofErr w:type="spellStart"/>
      <w:r>
        <w:t>ამ</w:t>
      </w:r>
      <w:proofErr w:type="spellEnd"/>
      <w:r>
        <w:t xml:space="preserve"> </w:t>
      </w:r>
      <w:proofErr w:type="spellStart"/>
      <w:r>
        <w:t>ვერსიასთან</w:t>
      </w:r>
      <w:proofErr w:type="spellEnd"/>
      <w:r>
        <w:t xml:space="preserve"> </w:t>
      </w:r>
      <w:proofErr w:type="spellStart"/>
      <w:r>
        <w:t>თავსებადობის</w:t>
      </w:r>
      <w:proofErr w:type="spellEnd"/>
      <w:r>
        <w:t xml:space="preserve"> </w:t>
      </w:r>
      <w:proofErr w:type="spellStart"/>
      <w:r>
        <w:t>მიზნით</w:t>
      </w:r>
      <w:proofErr w:type="spellEnd"/>
      <w:r>
        <w:t xml:space="preserve"> </w:t>
      </w:r>
      <w:proofErr w:type="spellStart"/>
      <w:proofErr w:type="gramStart"/>
      <w:r w:rsidRPr="00850E5B">
        <w:rPr>
          <w:b/>
          <w:bCs/>
        </w:rPr>
        <w:t>აუცილებელია</w:t>
      </w:r>
      <w:proofErr w:type="spellEnd"/>
      <w:r w:rsidRPr="00850E5B">
        <w:rPr>
          <w:b/>
          <w:bCs/>
        </w:rPr>
        <w:t xml:space="preserve"> </w:t>
      </w:r>
      <w:r w:rsidRPr="00D82D9C">
        <w:rPr>
          <w:lang w:val="ka-GE"/>
        </w:rPr>
        <w:t xml:space="preserve"> </w:t>
      </w:r>
      <w:r>
        <w:t>payments</w:t>
      </w:r>
      <w:proofErr w:type="gramEnd"/>
      <w:r>
        <w:rPr>
          <w:lang w:val="ka-GE"/>
        </w:rPr>
        <w:t xml:space="preserve"> და </w:t>
      </w:r>
      <w:r>
        <w:t>cards</w:t>
      </w:r>
      <w:r>
        <w:rPr>
          <w:lang w:val="ka-GE"/>
        </w:rPr>
        <w:t xml:space="preserve"> ტიპების მხარდაჭერა არაუგვიანეს 2025 წლის 1 იანვრისა.</w:t>
      </w:r>
    </w:p>
    <w:p w14:paraId="0550AD8B" w14:textId="77777777" w:rsidR="006373D0" w:rsidRDefault="006373D0" w:rsidP="00303035">
      <w:pPr>
        <w:jc w:val="both"/>
        <w:rPr>
          <w:rFonts w:ascii="Calibri" w:hAnsi="Calibri"/>
          <w:lang w:val="ka-GE"/>
        </w:rPr>
      </w:pPr>
    </w:p>
    <w:p w14:paraId="50369356" w14:textId="77777777" w:rsidR="006373D0" w:rsidRDefault="006373D0" w:rsidP="006373D0">
      <w:pPr>
        <w:pStyle w:val="Heading2"/>
      </w:pPr>
      <w:bookmarkStart w:id="20" w:name="_Ref173945297"/>
      <w:bookmarkStart w:id="21" w:name="_Toc174034568"/>
      <w:r>
        <w:t>რესურსის იდენტიფიკატორი</w:t>
      </w:r>
      <w:bookmarkEnd w:id="20"/>
      <w:bookmarkEnd w:id="21"/>
    </w:p>
    <w:p w14:paraId="58BF34CA" w14:textId="1681A1DE" w:rsidR="006373D0" w:rsidRPr="00252630" w:rsidRDefault="00401D1E" w:rsidP="006373D0">
      <w:pPr>
        <w:jc w:val="both"/>
        <w:rPr>
          <w:lang w:val="ka-GE"/>
        </w:rPr>
      </w:pPr>
      <w:r w:rsidRPr="00401D1E">
        <w:rPr>
          <w:b/>
          <w:bCs/>
          <w:lang w:val="ka-GE"/>
        </w:rPr>
        <w:t>აუცილებელია</w:t>
      </w:r>
      <w:r>
        <w:rPr>
          <w:lang w:val="ka-GE"/>
        </w:rPr>
        <w:t xml:space="preserve"> </w:t>
      </w:r>
      <w:r w:rsidR="006373D0">
        <w:rPr>
          <w:lang w:val="ka-GE"/>
        </w:rPr>
        <w:t xml:space="preserve">ნებისმიერი ობიექტი, რომელიც </w:t>
      </w:r>
      <w:r>
        <w:rPr>
          <w:lang w:val="ka-GE"/>
        </w:rPr>
        <w:t xml:space="preserve">მიეკუთვნება </w:t>
      </w:r>
      <w:r>
        <w:rPr>
          <w:lang w:val="ka-GE"/>
        </w:rPr>
        <w:fldChar w:fldCharType="begin"/>
      </w:r>
      <w:r>
        <w:rPr>
          <w:lang w:val="ka-GE"/>
        </w:rPr>
        <w:instrText xml:space="preserve"> REF _Ref169605490 \r \h </w:instrText>
      </w:r>
      <w:r>
        <w:rPr>
          <w:lang w:val="ka-GE"/>
        </w:rPr>
      </w:r>
      <w:r>
        <w:rPr>
          <w:lang w:val="ka-GE"/>
        </w:rPr>
        <w:fldChar w:fldCharType="separate"/>
      </w:r>
      <w:r>
        <w:rPr>
          <w:lang w:val="ka-GE"/>
        </w:rPr>
        <w:t>5.1</w:t>
      </w:r>
      <w:r>
        <w:rPr>
          <w:lang w:val="ka-GE"/>
        </w:rPr>
        <w:fldChar w:fldCharType="end"/>
      </w:r>
      <w:r>
        <w:rPr>
          <w:lang w:val="ka-GE"/>
        </w:rPr>
        <w:t xml:space="preserve">-ით განსაზღვრულ </w:t>
      </w:r>
      <w:r w:rsidR="006373D0">
        <w:rPr>
          <w:lang w:val="ka-GE"/>
        </w:rPr>
        <w:t xml:space="preserve"> </w:t>
      </w:r>
      <w:r>
        <w:rPr>
          <w:lang w:val="ka-GE"/>
        </w:rPr>
        <w:t xml:space="preserve">ანგარიშის ტიპს, </w:t>
      </w:r>
      <w:proofErr w:type="spellStart"/>
      <w:r>
        <w:rPr>
          <w:lang w:val="ka-GE"/>
        </w:rPr>
        <w:t>იდენტიფიცირდებოდეს</w:t>
      </w:r>
      <w:proofErr w:type="spellEnd"/>
      <w:r>
        <w:rPr>
          <w:lang w:val="ka-GE"/>
        </w:rPr>
        <w:t xml:space="preserve"> </w:t>
      </w:r>
      <w:r w:rsidR="00E1596A">
        <w:rPr>
          <w:lang w:val="ka-GE"/>
        </w:rPr>
        <w:t>უნიკალური იდენტიფიკატორით. უნიკალურობის წესები განისაზღვრება ამ თავის შესაბამისად.</w:t>
      </w:r>
    </w:p>
    <w:p w14:paraId="3A590E76" w14:textId="252BDDFA" w:rsidR="006373D0" w:rsidRPr="00AC36E6" w:rsidRDefault="006373D0" w:rsidP="006373D0">
      <w:pPr>
        <w:jc w:val="both"/>
        <w:rPr>
          <w:rFonts w:ascii="Calibri" w:hAnsi="Calibri"/>
          <w:lang w:val="ka-GE"/>
        </w:rPr>
      </w:pPr>
      <w:r w:rsidRPr="0011397E">
        <w:rPr>
          <w:b/>
          <w:bCs/>
          <w:lang w:val="ka-GE"/>
        </w:rPr>
        <w:t>აუცილებელია</w:t>
      </w:r>
      <w:r>
        <w:rPr>
          <w:lang w:val="ka-GE"/>
        </w:rPr>
        <w:t xml:space="preserve"> </w:t>
      </w:r>
      <w:r w:rsidR="00A806A6">
        <w:rPr>
          <w:lang w:val="ka-GE"/>
        </w:rPr>
        <w:t xml:space="preserve">რესურსის იდენტიფიკატორი </w:t>
      </w:r>
      <w:r>
        <w:rPr>
          <w:lang w:val="ka-GE"/>
        </w:rPr>
        <w:t xml:space="preserve">იყოს </w:t>
      </w:r>
      <w:proofErr w:type="spellStart"/>
      <w:r>
        <w:rPr>
          <w:lang w:val="ka-GE"/>
        </w:rPr>
        <w:t>ტოკენიზებული</w:t>
      </w:r>
      <w:proofErr w:type="spellEnd"/>
      <w:r w:rsidR="00A806A6">
        <w:rPr>
          <w:lang w:val="ka-GE"/>
        </w:rPr>
        <w:t xml:space="preserve">, ანუ შეუძლებელი იყოს მისგან ანგარიშის </w:t>
      </w:r>
      <w:r w:rsidR="00582632">
        <w:rPr>
          <w:lang w:val="ka-GE"/>
        </w:rPr>
        <w:t xml:space="preserve">იდენტიფიკატორის (მაგ. </w:t>
      </w:r>
      <w:r w:rsidR="00582632">
        <w:t>Iban</w:t>
      </w:r>
      <w:r w:rsidR="00582632">
        <w:rPr>
          <w:lang w:val="ka-GE"/>
        </w:rPr>
        <w:t>-ის</w:t>
      </w:r>
      <w:r w:rsidR="00582632">
        <w:t xml:space="preserve">) </w:t>
      </w:r>
      <w:r w:rsidR="00582632">
        <w:rPr>
          <w:lang w:val="ka-GE"/>
        </w:rPr>
        <w:t>აღდგენა</w:t>
      </w:r>
      <w:r>
        <w:rPr>
          <w:lang w:val="ka-GE"/>
        </w:rPr>
        <w:t>.</w:t>
      </w:r>
    </w:p>
    <w:p w14:paraId="058C9FFC" w14:textId="37DB17A1" w:rsidR="006373D0" w:rsidRDefault="006373D0" w:rsidP="006373D0">
      <w:pPr>
        <w:jc w:val="both"/>
      </w:pPr>
      <w:r w:rsidRPr="00AC36E6">
        <w:rPr>
          <w:rFonts w:ascii="Calibri" w:hAnsi="Calibri"/>
          <w:b/>
          <w:bCs/>
          <w:lang w:val="ka-GE"/>
        </w:rPr>
        <w:t>აუცილებლია</w:t>
      </w:r>
      <w:r w:rsidRPr="00AC36E6">
        <w:rPr>
          <w:rFonts w:ascii="Calibri" w:hAnsi="Calibri"/>
          <w:lang w:val="ka-GE"/>
        </w:rPr>
        <w:t xml:space="preserve">, </w:t>
      </w:r>
      <w:proofErr w:type="spellStart"/>
      <w:r w:rsidRPr="00AC36E6">
        <w:rPr>
          <w:rFonts w:ascii="Calibri" w:hAnsi="Calibri"/>
          <w:lang w:val="ka-GE"/>
        </w:rPr>
        <w:t>ტოკენიზაციის</w:t>
      </w:r>
      <w:proofErr w:type="spellEnd"/>
      <w:r w:rsidRPr="00AC36E6">
        <w:rPr>
          <w:rFonts w:ascii="Calibri" w:hAnsi="Calibri"/>
          <w:lang w:val="ka-GE"/>
        </w:rPr>
        <w:t xml:space="preserve"> პროცესში გამოყენებული იყოს ცალმხრივი ალგორითმი, რათა გამოირიცხოს </w:t>
      </w:r>
      <w:proofErr w:type="spellStart"/>
      <w:r w:rsidRPr="00AC36E6">
        <w:rPr>
          <w:rFonts w:ascii="Calibri" w:hAnsi="Calibri"/>
          <w:lang w:val="ka-GE"/>
        </w:rPr>
        <w:t>ტოკენიდან</w:t>
      </w:r>
      <w:proofErr w:type="spellEnd"/>
      <w:r w:rsidRPr="00AC36E6">
        <w:rPr>
          <w:rFonts w:ascii="Calibri" w:hAnsi="Calibri"/>
          <w:lang w:val="ka-GE"/>
        </w:rPr>
        <w:t xml:space="preserve"> ანგარიშის რაიმე მახასიათებლის აღდგენა.  </w:t>
      </w:r>
      <w:r w:rsidRPr="009E55AD">
        <w:rPr>
          <w:b/>
          <w:bCs/>
          <w:lang w:val="ka-GE"/>
        </w:rPr>
        <w:t>რეკომენდებულია</w:t>
      </w:r>
      <w:r>
        <w:rPr>
          <w:lang w:val="ka-GE"/>
        </w:rPr>
        <w:t xml:space="preserve"> </w:t>
      </w:r>
      <w:proofErr w:type="spellStart"/>
      <w:r w:rsidRPr="00AC36E6">
        <w:rPr>
          <w:rFonts w:ascii="Calibri" w:hAnsi="Calibri"/>
          <w:lang w:val="ka-GE"/>
        </w:rPr>
        <w:t>ტოკენის</w:t>
      </w:r>
      <w:proofErr w:type="spellEnd"/>
      <w:r w:rsidRPr="00AC36E6">
        <w:rPr>
          <w:rFonts w:ascii="Calibri" w:hAnsi="Calibri"/>
          <w:lang w:val="ka-GE"/>
        </w:rPr>
        <w:t xml:space="preserve"> ჩაწერის ფორმად </w:t>
      </w:r>
      <w:r>
        <w:t>UUID</w:t>
      </w:r>
      <w:r>
        <w:rPr>
          <w:lang w:val="ka-GE"/>
        </w:rPr>
        <w:t xml:space="preserve">-ის (იხ. </w:t>
      </w:r>
      <w:sdt>
        <w:sdtPr>
          <w:rPr>
            <w:lang w:val="ka-GE"/>
          </w:rPr>
          <w:id w:val="269295980"/>
          <w:citation/>
        </w:sdtPr>
        <w:sdtEndPr/>
        <w:sdtContent>
          <w:r>
            <w:rPr>
              <w:lang w:val="ka-GE"/>
            </w:rPr>
            <w:fldChar w:fldCharType="begin"/>
          </w:r>
          <w:r w:rsidR="00681E15">
            <w:rPr>
              <w:lang w:val="ka-GE"/>
            </w:rPr>
            <w:instrText xml:space="preserve">CITATION RFC4122 \l 1079 </w:instrText>
          </w:r>
          <w:r>
            <w:rPr>
              <w:lang w:val="ka-GE"/>
            </w:rPr>
            <w:fldChar w:fldCharType="separate"/>
          </w:r>
          <w:r w:rsidR="00680AA7">
            <w:rPr>
              <w:noProof/>
              <w:lang w:val="ka-GE"/>
            </w:rPr>
            <w:t>(7)</w:t>
          </w:r>
          <w:r>
            <w:rPr>
              <w:lang w:val="ka-GE"/>
            </w:rPr>
            <w:fldChar w:fldCharType="end"/>
          </w:r>
        </w:sdtContent>
      </w:sdt>
      <w:r>
        <w:rPr>
          <w:lang w:val="ka-GE"/>
        </w:rPr>
        <w:t xml:space="preserve"> ) გამოყენება</w:t>
      </w:r>
      <w:r>
        <w:t>.</w:t>
      </w:r>
    </w:p>
    <w:p w14:paraId="7EE23539" w14:textId="77777777" w:rsidR="006373D0" w:rsidRDefault="006373D0" w:rsidP="006373D0">
      <w:pPr>
        <w:jc w:val="both"/>
        <w:rPr>
          <w:lang w:val="ka-GE"/>
        </w:rPr>
      </w:pPr>
      <w:r w:rsidRPr="007643F0">
        <w:rPr>
          <w:b/>
          <w:bCs/>
          <w:lang w:val="ka-GE"/>
        </w:rPr>
        <w:t>რეკომენდებულია</w:t>
      </w:r>
      <w:r>
        <w:rPr>
          <w:lang w:val="ka-GE"/>
        </w:rPr>
        <w:t xml:space="preserve"> </w:t>
      </w:r>
      <w:proofErr w:type="spellStart"/>
      <w:r>
        <w:rPr>
          <w:lang w:val="ka-GE"/>
        </w:rPr>
        <w:t>ამსმპ</w:t>
      </w:r>
      <w:proofErr w:type="spellEnd"/>
      <w:r>
        <w:rPr>
          <w:lang w:val="ka-GE"/>
        </w:rPr>
        <w:t xml:space="preserve">-მ გამოიყენოს დროებითი </w:t>
      </w:r>
      <w:proofErr w:type="spellStart"/>
      <w:r>
        <w:rPr>
          <w:lang w:val="ka-GE"/>
        </w:rPr>
        <w:t>ტოკენები</w:t>
      </w:r>
      <w:proofErr w:type="spellEnd"/>
      <w:r>
        <w:rPr>
          <w:lang w:val="ka-GE"/>
        </w:rPr>
        <w:t xml:space="preserve">. თუმცა ამ შემთხვევაში </w:t>
      </w:r>
      <w:r w:rsidRPr="007643F0">
        <w:rPr>
          <w:b/>
          <w:bCs/>
          <w:lang w:val="ka-GE"/>
        </w:rPr>
        <w:t>აუცილებელია</w:t>
      </w:r>
      <w:r>
        <w:rPr>
          <w:lang w:val="ka-GE"/>
        </w:rPr>
        <w:t xml:space="preserve"> თითოეული </w:t>
      </w:r>
      <w:proofErr w:type="spellStart"/>
      <w:r>
        <w:rPr>
          <w:lang w:val="ka-GE"/>
        </w:rPr>
        <w:t>ტოკენი</w:t>
      </w:r>
      <w:proofErr w:type="spellEnd"/>
      <w:r>
        <w:rPr>
          <w:lang w:val="ka-GE"/>
        </w:rPr>
        <w:t xml:space="preserve"> ძალაში დარჩეს იმ თანხმობის მოქმედების ვადის ამოწურვამდე, რომლის ფარგლებშიც აღნიშნული </w:t>
      </w:r>
      <w:proofErr w:type="spellStart"/>
      <w:r>
        <w:rPr>
          <w:lang w:val="ka-GE"/>
        </w:rPr>
        <w:t>ტოკენი</w:t>
      </w:r>
      <w:proofErr w:type="spellEnd"/>
      <w:r>
        <w:rPr>
          <w:lang w:val="ka-GE"/>
        </w:rPr>
        <w:t xml:space="preserve"> იქნა შექმნილი ან/და გამოყენებული.</w:t>
      </w:r>
    </w:p>
    <w:p w14:paraId="7FFC46BA" w14:textId="33D91720" w:rsidR="00420C75" w:rsidRPr="006C2446" w:rsidRDefault="00420C75" w:rsidP="00A465BD">
      <w:pPr>
        <w:keepNext/>
        <w:jc w:val="both"/>
        <w:rPr>
          <w:rFonts w:ascii="Calibri" w:hAnsi="Calibri"/>
          <w:lang w:val="ka-GE"/>
        </w:rPr>
      </w:pPr>
      <w:r w:rsidRPr="006C2446">
        <w:rPr>
          <w:rFonts w:ascii="Calibri" w:hAnsi="Calibri"/>
          <w:b/>
          <w:bCs/>
          <w:lang w:val="ka-GE"/>
        </w:rPr>
        <w:t xml:space="preserve">აუცილებელია </w:t>
      </w:r>
      <w:r w:rsidR="00A465BD">
        <w:rPr>
          <w:rFonts w:ascii="Calibri" w:hAnsi="Calibri"/>
          <w:lang w:val="ka-GE"/>
        </w:rPr>
        <w:t>იდენტიფიკატორი</w:t>
      </w:r>
      <w:r w:rsidRPr="006C2446">
        <w:rPr>
          <w:rFonts w:ascii="Calibri" w:hAnsi="Calibri"/>
          <w:lang w:val="ka-GE"/>
        </w:rPr>
        <w:t xml:space="preserve"> იყოს უნიკალური </w:t>
      </w:r>
      <w:r w:rsidR="00245731">
        <w:rPr>
          <w:rFonts w:ascii="Calibri" w:hAnsi="Calibri"/>
          <w:lang w:val="ka-GE"/>
        </w:rPr>
        <w:t>მულტისავალუტო ანგარიშების შემთხვევაშიც, ანუ</w:t>
      </w:r>
      <w:r w:rsidRPr="006C2446">
        <w:rPr>
          <w:rFonts w:ascii="Calibri" w:hAnsi="Calibri"/>
          <w:lang w:val="ka-GE"/>
        </w:rPr>
        <w:t xml:space="preserve"> „</w:t>
      </w:r>
      <w:proofErr w:type="spellStart"/>
      <w:r w:rsidRPr="006C2446">
        <w:rPr>
          <w:rFonts w:ascii="Calibri" w:hAnsi="Calibri"/>
          <w:lang w:val="ka-GE"/>
        </w:rPr>
        <w:t>აგრეგირებულ</w:t>
      </w:r>
      <w:proofErr w:type="spellEnd"/>
      <w:r w:rsidRPr="006C2446">
        <w:rPr>
          <w:rFonts w:ascii="Calibri" w:hAnsi="Calibri"/>
          <w:lang w:val="ka-GE"/>
        </w:rPr>
        <w:t>“</w:t>
      </w:r>
      <w:r w:rsidR="00245731">
        <w:rPr>
          <w:rFonts w:ascii="Calibri" w:hAnsi="Calibri"/>
          <w:lang w:val="ka-GE"/>
        </w:rPr>
        <w:t xml:space="preserve"> (</w:t>
      </w:r>
      <w:r w:rsidR="00245731">
        <w:rPr>
          <w:rFonts w:ascii="Calibri" w:hAnsi="Calibri"/>
        </w:rPr>
        <w:t>XXX</w:t>
      </w:r>
      <w:r w:rsidR="00245731">
        <w:rPr>
          <w:rFonts w:ascii="Calibri" w:hAnsi="Calibri"/>
          <w:lang w:val="ka-GE"/>
        </w:rPr>
        <w:t xml:space="preserve"> ვალუტის მქონე)</w:t>
      </w:r>
      <w:r w:rsidRPr="006C2446">
        <w:rPr>
          <w:rFonts w:ascii="Calibri" w:hAnsi="Calibri"/>
          <w:lang w:val="ka-GE"/>
        </w:rPr>
        <w:t xml:space="preserve"> და „ქვეანგარიშ“ </w:t>
      </w:r>
      <w:r w:rsidR="00245731">
        <w:rPr>
          <w:rFonts w:ascii="Calibri" w:hAnsi="Calibri"/>
          <w:lang w:val="ka-GE"/>
        </w:rPr>
        <w:t xml:space="preserve">(თითოეული ვალუტის შესაბამის) </w:t>
      </w:r>
      <w:r w:rsidRPr="006C2446">
        <w:rPr>
          <w:rFonts w:ascii="Calibri" w:hAnsi="Calibri"/>
          <w:lang w:val="ka-GE"/>
        </w:rPr>
        <w:t>ჩანაწერებს ჰქონდეთ სხვადასხვა იდენტიფიკატორ</w:t>
      </w:r>
      <w:r w:rsidR="0076343A">
        <w:rPr>
          <w:rFonts w:ascii="Calibri" w:hAnsi="Calibri"/>
          <w:lang w:val="ka-GE"/>
        </w:rPr>
        <w:t>ები.</w:t>
      </w:r>
    </w:p>
    <w:p w14:paraId="6E38A284" w14:textId="77777777" w:rsidR="00462256" w:rsidRDefault="00462256" w:rsidP="006373D0">
      <w:pPr>
        <w:jc w:val="both"/>
        <w:rPr>
          <w:lang w:val="ka-GE"/>
        </w:rPr>
      </w:pPr>
    </w:p>
    <w:p w14:paraId="54980510" w14:textId="5733DF66" w:rsidR="00462256" w:rsidRDefault="00462256" w:rsidP="00D222FA">
      <w:pPr>
        <w:pStyle w:val="Heading2"/>
      </w:pPr>
      <w:bookmarkStart w:id="22" w:name="_Ref174025133"/>
      <w:bookmarkStart w:id="23" w:name="_Toc174034569"/>
      <w:r>
        <w:t>ანგარიშის</w:t>
      </w:r>
      <w:r w:rsidR="00FC6900">
        <w:t xml:space="preserve"> </w:t>
      </w:r>
      <w:r>
        <w:t xml:space="preserve"> </w:t>
      </w:r>
      <w:proofErr w:type="spellStart"/>
      <w:r w:rsidR="00D222FA">
        <w:t>მითითებითი</w:t>
      </w:r>
      <w:proofErr w:type="spellEnd"/>
      <w:r w:rsidR="00D222FA">
        <w:t xml:space="preserve"> იდენტიფიკატორი</w:t>
      </w:r>
      <w:bookmarkEnd w:id="22"/>
      <w:bookmarkEnd w:id="23"/>
    </w:p>
    <w:p w14:paraId="1F07741E" w14:textId="5361479C" w:rsidR="00D222FA" w:rsidRDefault="00EB796C" w:rsidP="00EB796C">
      <w:pPr>
        <w:jc w:val="both"/>
        <w:rPr>
          <w:lang w:val="ka-GE"/>
        </w:rPr>
      </w:pPr>
      <w:r>
        <w:rPr>
          <w:lang w:val="ka-GE"/>
        </w:rPr>
        <w:t xml:space="preserve">ამ დოკუმენტის მიზნებისათვის, </w:t>
      </w:r>
      <w:r w:rsidR="00D222FA">
        <w:rPr>
          <w:lang w:val="ka-GE"/>
        </w:rPr>
        <w:t xml:space="preserve">ანგარიშის </w:t>
      </w:r>
      <w:proofErr w:type="spellStart"/>
      <w:r w:rsidR="00D222FA">
        <w:rPr>
          <w:lang w:val="ka-GE"/>
        </w:rPr>
        <w:t>მითითებითი</w:t>
      </w:r>
      <w:proofErr w:type="spellEnd"/>
      <w:r w:rsidR="00D222FA">
        <w:rPr>
          <w:lang w:val="ka-GE"/>
        </w:rPr>
        <w:t xml:space="preserve"> იდენტიფიკატორი არის ის იდენტიფიკატორი, რომელ</w:t>
      </w:r>
      <w:r>
        <w:rPr>
          <w:lang w:val="ka-GE"/>
        </w:rPr>
        <w:t xml:space="preserve">იც </w:t>
      </w:r>
      <w:proofErr w:type="spellStart"/>
      <w:r>
        <w:rPr>
          <w:lang w:val="ka-GE"/>
        </w:rPr>
        <w:t>ამსმპ</w:t>
      </w:r>
      <w:proofErr w:type="spellEnd"/>
      <w:r>
        <w:rPr>
          <w:lang w:val="ka-GE"/>
        </w:rPr>
        <w:t xml:space="preserve">-მა მიანიჭა აღნიშნულ ანგარიშს და ეს იდენტიფიკატორი </w:t>
      </w:r>
      <w:proofErr w:type="spellStart"/>
      <w:r>
        <w:rPr>
          <w:lang w:val="ka-GE"/>
        </w:rPr>
        <w:t>ამსმპ</w:t>
      </w:r>
      <w:proofErr w:type="spellEnd"/>
      <w:r>
        <w:rPr>
          <w:lang w:val="ka-GE"/>
        </w:rPr>
        <w:t xml:space="preserve">-ის ელექტრონული არხებით (მაგ. ინტერნეტ და მობილ ბანკით) </w:t>
      </w:r>
      <w:r w:rsidR="00D045FA">
        <w:rPr>
          <w:lang w:val="ka-GE"/>
        </w:rPr>
        <w:t>ზიარდება მომხმარებელთან. ეს იდენტიფიკატორი შეიძლება იყოს</w:t>
      </w:r>
      <w:r w:rsidR="0055744E">
        <w:rPr>
          <w:lang w:val="ka-GE"/>
        </w:rPr>
        <w:t>, მაგალითად</w:t>
      </w:r>
      <w:r w:rsidR="00D045FA">
        <w:rPr>
          <w:lang w:val="ka-GE"/>
        </w:rPr>
        <w:t>:</w:t>
      </w:r>
    </w:p>
    <w:p w14:paraId="0CC6B35B" w14:textId="57076C1B" w:rsidR="00D045FA" w:rsidRDefault="00D045FA" w:rsidP="002D69E8">
      <w:pPr>
        <w:pStyle w:val="ListParagraph"/>
        <w:numPr>
          <w:ilvl w:val="0"/>
          <w:numId w:val="11"/>
        </w:numPr>
        <w:jc w:val="both"/>
        <w:rPr>
          <w:lang w:val="ka-GE"/>
        </w:rPr>
      </w:pPr>
      <w:r>
        <w:rPr>
          <w:lang w:val="ka-GE"/>
        </w:rPr>
        <w:t xml:space="preserve">ანგარიშის </w:t>
      </w:r>
      <w:r>
        <w:t>IBAN</w:t>
      </w:r>
      <w:r>
        <w:rPr>
          <w:lang w:val="ka-GE"/>
        </w:rPr>
        <w:t xml:space="preserve"> ნომერი</w:t>
      </w:r>
    </w:p>
    <w:p w14:paraId="72720322" w14:textId="6571799D" w:rsidR="00D045FA" w:rsidRPr="00D045FA" w:rsidRDefault="00D045FA" w:rsidP="002D69E8">
      <w:pPr>
        <w:pStyle w:val="ListParagraph"/>
        <w:numPr>
          <w:ilvl w:val="0"/>
          <w:numId w:val="11"/>
        </w:numPr>
        <w:jc w:val="both"/>
        <w:rPr>
          <w:lang w:val="ka-GE"/>
        </w:rPr>
      </w:pPr>
      <w:r>
        <w:rPr>
          <w:lang w:val="ka-GE"/>
        </w:rPr>
        <w:t>ბარათის ნომერი (</w:t>
      </w:r>
      <w:r>
        <w:t xml:space="preserve">PAN) </w:t>
      </w:r>
      <w:proofErr w:type="spellStart"/>
      <w:r>
        <w:t>მასკირებულ</w:t>
      </w:r>
      <w:proofErr w:type="spellEnd"/>
      <w:r>
        <w:t xml:space="preserve"> </w:t>
      </w:r>
      <w:proofErr w:type="spellStart"/>
      <w:r>
        <w:t>ან</w:t>
      </w:r>
      <w:proofErr w:type="spellEnd"/>
      <w:r>
        <w:t xml:space="preserve"> </w:t>
      </w:r>
      <w:proofErr w:type="spellStart"/>
      <w:r>
        <w:t>არამასკირებულ</w:t>
      </w:r>
      <w:proofErr w:type="spellEnd"/>
      <w:r>
        <w:t xml:space="preserve"> </w:t>
      </w:r>
      <w:proofErr w:type="spellStart"/>
      <w:r>
        <w:t>მდგომარეობაში</w:t>
      </w:r>
      <w:proofErr w:type="spellEnd"/>
    </w:p>
    <w:p w14:paraId="76ADB82D" w14:textId="3CF19A28" w:rsidR="00D045FA" w:rsidRPr="0055744E" w:rsidRDefault="0055744E" w:rsidP="002D69E8">
      <w:pPr>
        <w:pStyle w:val="ListParagraph"/>
        <w:numPr>
          <w:ilvl w:val="0"/>
          <w:numId w:val="11"/>
        </w:numPr>
        <w:jc w:val="both"/>
        <w:rPr>
          <w:lang w:val="ka-GE"/>
        </w:rPr>
      </w:pPr>
      <w:proofErr w:type="spellStart"/>
      <w:r>
        <w:t>სესხის</w:t>
      </w:r>
      <w:proofErr w:type="spellEnd"/>
      <w:r>
        <w:t xml:space="preserve"> </w:t>
      </w:r>
      <w:proofErr w:type="spellStart"/>
      <w:r>
        <w:t>ხელშეკრულების</w:t>
      </w:r>
      <w:proofErr w:type="spellEnd"/>
      <w:r>
        <w:t xml:space="preserve"> </w:t>
      </w:r>
      <w:proofErr w:type="spellStart"/>
      <w:r>
        <w:t>ნომერი</w:t>
      </w:r>
      <w:proofErr w:type="spellEnd"/>
    </w:p>
    <w:p w14:paraId="18E8FF16" w14:textId="5673EF11" w:rsidR="0055744E" w:rsidRPr="0055744E" w:rsidRDefault="0055744E" w:rsidP="002D69E8">
      <w:pPr>
        <w:pStyle w:val="ListParagraph"/>
        <w:numPr>
          <w:ilvl w:val="0"/>
          <w:numId w:val="11"/>
        </w:numPr>
        <w:jc w:val="both"/>
        <w:rPr>
          <w:lang w:val="ka-GE"/>
        </w:rPr>
      </w:pPr>
      <w:proofErr w:type="spellStart"/>
      <w:r>
        <w:t>ანაბრის</w:t>
      </w:r>
      <w:proofErr w:type="spellEnd"/>
      <w:r>
        <w:t xml:space="preserve"> </w:t>
      </w:r>
      <w:proofErr w:type="spellStart"/>
      <w:r>
        <w:t>ხელშეკრულების</w:t>
      </w:r>
      <w:proofErr w:type="spellEnd"/>
      <w:r>
        <w:t xml:space="preserve"> </w:t>
      </w:r>
      <w:proofErr w:type="spellStart"/>
      <w:r>
        <w:t>ნომერი</w:t>
      </w:r>
      <w:proofErr w:type="spellEnd"/>
    </w:p>
    <w:p w14:paraId="5881ED5C" w14:textId="77777777" w:rsidR="0055744E" w:rsidRDefault="0055744E" w:rsidP="0055744E">
      <w:pPr>
        <w:jc w:val="both"/>
        <w:rPr>
          <w:lang w:val="ka-GE"/>
        </w:rPr>
      </w:pPr>
    </w:p>
    <w:p w14:paraId="33BC0ABE" w14:textId="50556540" w:rsidR="0055744E" w:rsidRDefault="0055744E" w:rsidP="007C049E">
      <w:pPr>
        <w:jc w:val="both"/>
        <w:rPr>
          <w:lang w:val="ka-GE"/>
        </w:rPr>
      </w:pPr>
      <w:r>
        <w:rPr>
          <w:lang w:val="ka-GE"/>
        </w:rPr>
        <w:t>ეს დოკუმენტი არ აკეთებს დათქმას იმის თაობაზე, კონკრეტულად რომელ</w:t>
      </w:r>
      <w:r w:rsidR="00911F03">
        <w:rPr>
          <w:lang w:val="ka-GE"/>
        </w:rPr>
        <w:t>ი იდენტიფიკატორით მოხდება სესხებისა და ანაბრების ანგარიშების იდენტიფიცირება</w:t>
      </w:r>
      <w:r w:rsidR="0098292D">
        <w:rPr>
          <w:lang w:val="ka-GE"/>
        </w:rPr>
        <w:t xml:space="preserve"> და რა სემანტიკა აქვს მინიჭებული აღნიშნულ იდენტიფიკატორებს.</w:t>
      </w:r>
    </w:p>
    <w:p w14:paraId="78E01C21" w14:textId="68041F7D" w:rsidR="0098292D" w:rsidRDefault="00FD2A4F" w:rsidP="007C049E">
      <w:pPr>
        <w:jc w:val="both"/>
        <w:rPr>
          <w:lang w:val="ka-GE"/>
        </w:rPr>
      </w:pPr>
      <w:r w:rsidRPr="00FD2A4F">
        <w:rPr>
          <w:b/>
          <w:bCs/>
          <w:lang w:val="ka-GE"/>
        </w:rPr>
        <w:t>აუცილებელია</w:t>
      </w:r>
      <w:r>
        <w:rPr>
          <w:lang w:val="ka-GE"/>
        </w:rPr>
        <w:t xml:space="preserve"> </w:t>
      </w:r>
      <w:proofErr w:type="spellStart"/>
      <w:r w:rsidR="0098292D">
        <w:rPr>
          <w:lang w:val="ka-GE"/>
        </w:rPr>
        <w:t>საგადახდო</w:t>
      </w:r>
      <w:proofErr w:type="spellEnd"/>
      <w:r w:rsidR="0098292D">
        <w:rPr>
          <w:lang w:val="ka-GE"/>
        </w:rPr>
        <w:t xml:space="preserve"> ანგარიშის </w:t>
      </w:r>
      <w:r>
        <w:rPr>
          <w:lang w:val="ka-GE"/>
        </w:rPr>
        <w:t xml:space="preserve">ძირითადი იდენტიფიკატორი იყოს </w:t>
      </w:r>
      <w:r>
        <w:t>IBAN</w:t>
      </w:r>
      <w:r>
        <w:rPr>
          <w:lang w:val="ka-GE"/>
        </w:rPr>
        <w:t xml:space="preserve"> ტიპისა.</w:t>
      </w:r>
    </w:p>
    <w:p w14:paraId="5CDC6F24" w14:textId="55E09DC9" w:rsidR="00FD2A4F" w:rsidRPr="0034022D" w:rsidRDefault="0034022D" w:rsidP="007C049E">
      <w:pPr>
        <w:jc w:val="both"/>
        <w:rPr>
          <w:lang w:val="ka-GE"/>
        </w:rPr>
      </w:pPr>
      <w:r>
        <w:rPr>
          <w:lang w:val="ka-GE"/>
        </w:rPr>
        <w:t xml:space="preserve">ანგარიშების იდენტიფიკატორების </w:t>
      </w:r>
      <w:r>
        <w:t>API</w:t>
      </w:r>
      <w:r>
        <w:rPr>
          <w:lang w:val="ka-GE"/>
        </w:rPr>
        <w:t xml:space="preserve">-ში წარმოდგენის საკითხები განისაზღვრება </w:t>
      </w:r>
      <w:sdt>
        <w:sdtPr>
          <w:rPr>
            <w:lang w:val="ka-GE"/>
          </w:rPr>
          <w:id w:val="165297419"/>
          <w:citation/>
        </w:sdtPr>
        <w:sdtEndPr/>
        <w:sdtContent>
          <w:r>
            <w:rPr>
              <w:lang w:val="ka-GE"/>
            </w:rPr>
            <w:fldChar w:fldCharType="begin"/>
          </w:r>
          <w:r>
            <w:rPr>
              <w:lang w:val="ka-GE"/>
            </w:rPr>
            <w:instrText xml:space="preserve"> CITATION GBAoFADOM \l 1079 </w:instrText>
          </w:r>
          <w:r>
            <w:rPr>
              <w:lang w:val="ka-GE"/>
            </w:rPr>
            <w:fldChar w:fldCharType="separate"/>
          </w:r>
          <w:r w:rsidR="00680AA7">
            <w:rPr>
              <w:noProof/>
              <w:lang w:val="ka-GE"/>
            </w:rPr>
            <w:t>(8)</w:t>
          </w:r>
          <w:r>
            <w:rPr>
              <w:lang w:val="ka-GE"/>
            </w:rPr>
            <w:fldChar w:fldCharType="end"/>
          </w:r>
        </w:sdtContent>
      </w:sdt>
      <w:r>
        <w:rPr>
          <w:lang w:val="ka-GE"/>
        </w:rPr>
        <w:t>-ით.</w:t>
      </w:r>
    </w:p>
    <w:p w14:paraId="194B273A" w14:textId="77777777" w:rsidR="006373D0" w:rsidRDefault="006373D0" w:rsidP="00303035">
      <w:pPr>
        <w:jc w:val="both"/>
        <w:rPr>
          <w:rFonts w:ascii="Calibri" w:hAnsi="Calibri"/>
          <w:lang w:val="ka-GE"/>
        </w:rPr>
      </w:pPr>
    </w:p>
    <w:p w14:paraId="31EC6A7C" w14:textId="577C82EC" w:rsidR="000E6CF1" w:rsidRDefault="000E6CF1" w:rsidP="00986C00">
      <w:pPr>
        <w:pStyle w:val="Heading2"/>
      </w:pPr>
      <w:bookmarkStart w:id="24" w:name="_Ref174027324"/>
      <w:bookmarkStart w:id="25" w:name="_Toc174034570"/>
      <w:r>
        <w:lastRenderedPageBreak/>
        <w:t>დასაბრუნებელ მონაცემთა მოცულო</w:t>
      </w:r>
      <w:r w:rsidR="00931F02">
        <w:t>ბა</w:t>
      </w:r>
      <w:bookmarkEnd w:id="25"/>
    </w:p>
    <w:p w14:paraId="195063E2" w14:textId="7ECA4062" w:rsidR="00A76C80" w:rsidRPr="00A76C80" w:rsidRDefault="00A76C80" w:rsidP="00A76C80">
      <w:pPr>
        <w:rPr>
          <w:lang w:val="ka-GE"/>
        </w:rPr>
      </w:pPr>
      <w:r>
        <w:rPr>
          <w:lang w:val="ka-GE"/>
        </w:rPr>
        <w:t xml:space="preserve">ამ თავის </w:t>
      </w:r>
      <w:proofErr w:type="spellStart"/>
      <w:r>
        <w:rPr>
          <w:lang w:val="ka-GE"/>
        </w:rPr>
        <w:t>ქვეთავებით</w:t>
      </w:r>
      <w:proofErr w:type="spellEnd"/>
      <w:r>
        <w:rPr>
          <w:lang w:val="ka-GE"/>
        </w:rPr>
        <w:t xml:space="preserve"> განისაზღვრება მონაცემთა მოცულობასთან დაკავშირებული საერთო წესები. ანგარიშის კონკრეტული ტიპების მიხედვით მოთხოვნები დამატებით განისაზღვრება მე-</w:t>
      </w:r>
      <w:r>
        <w:rPr>
          <w:lang w:val="ka-GE"/>
        </w:rPr>
        <w:fldChar w:fldCharType="begin"/>
      </w:r>
      <w:r>
        <w:rPr>
          <w:lang w:val="ka-GE"/>
        </w:rPr>
        <w:instrText xml:space="preserve"> REF _Ref174027342 \r \h </w:instrText>
      </w:r>
      <w:r>
        <w:rPr>
          <w:lang w:val="ka-GE"/>
        </w:rPr>
      </w:r>
      <w:r>
        <w:rPr>
          <w:lang w:val="ka-GE"/>
        </w:rPr>
        <w:fldChar w:fldCharType="separate"/>
      </w:r>
      <w:r>
        <w:rPr>
          <w:lang w:val="ka-GE"/>
        </w:rPr>
        <w:t>6</w:t>
      </w:r>
      <w:r>
        <w:rPr>
          <w:lang w:val="ka-GE"/>
        </w:rPr>
        <w:fldChar w:fldCharType="end"/>
      </w:r>
      <w:r>
        <w:rPr>
          <w:lang w:val="ka-GE"/>
        </w:rPr>
        <w:t xml:space="preserve"> თავის </w:t>
      </w:r>
      <w:proofErr w:type="spellStart"/>
      <w:r>
        <w:rPr>
          <w:lang w:val="ka-GE"/>
        </w:rPr>
        <w:t>ქვეთავებით</w:t>
      </w:r>
      <w:proofErr w:type="spellEnd"/>
      <w:r>
        <w:rPr>
          <w:lang w:val="ka-GE"/>
        </w:rPr>
        <w:t>.</w:t>
      </w:r>
    </w:p>
    <w:p w14:paraId="746A6E11" w14:textId="010B84A5" w:rsidR="005C66C1" w:rsidRDefault="00DC3779" w:rsidP="003C1416">
      <w:pPr>
        <w:pStyle w:val="Heading3"/>
      </w:pPr>
      <w:bookmarkStart w:id="26" w:name="_Ref174029696"/>
      <w:bookmarkStart w:id="27" w:name="_Toc174034571"/>
      <w:proofErr w:type="spellStart"/>
      <w:r>
        <w:t>Account</w:t>
      </w:r>
      <w:proofErr w:type="spellEnd"/>
      <w:r>
        <w:t xml:space="preserve"> </w:t>
      </w:r>
      <w:proofErr w:type="spellStart"/>
      <w:r>
        <w:t>Details</w:t>
      </w:r>
      <w:proofErr w:type="spellEnd"/>
      <w:r>
        <w:t xml:space="preserve"> ტიპის ობიექტის შევსება ანგარიშების სიაში</w:t>
      </w:r>
      <w:bookmarkEnd w:id="24"/>
      <w:bookmarkEnd w:id="26"/>
      <w:bookmarkEnd w:id="27"/>
    </w:p>
    <w:p w14:paraId="5E8F2E62" w14:textId="27EE1216" w:rsidR="00D27234" w:rsidRDefault="00DC3779" w:rsidP="00D27234">
      <w:pPr>
        <w:jc w:val="both"/>
        <w:rPr>
          <w:lang w:val="ka-GE"/>
        </w:rPr>
      </w:pPr>
      <w:r>
        <w:rPr>
          <w:lang w:val="ka-GE"/>
        </w:rPr>
        <w:t xml:space="preserve">ანგარიშების სიის გამოძახებები აბრუნებს </w:t>
      </w:r>
      <w:r>
        <w:t xml:space="preserve">Account Details </w:t>
      </w:r>
      <w:r>
        <w:rPr>
          <w:lang w:val="ka-GE"/>
        </w:rPr>
        <w:t xml:space="preserve">ტიპის ობიექტებს </w:t>
      </w:r>
      <w:sdt>
        <w:sdtPr>
          <w:rPr>
            <w:lang w:val="ka-GE"/>
          </w:rPr>
          <w:id w:val="257189404"/>
          <w:citation/>
        </w:sdtPr>
        <w:sdtEndPr/>
        <w:sdtContent>
          <w:r>
            <w:rPr>
              <w:lang w:val="ka-GE"/>
            </w:rPr>
            <w:fldChar w:fldCharType="begin"/>
          </w:r>
          <w:r w:rsidR="008A3292">
            <w:rPr>
              <w:lang w:val="ka-GE"/>
            </w:rPr>
            <w:instrText xml:space="preserve">CITATION oFAIGCom \l 1079 </w:instrText>
          </w:r>
          <w:r>
            <w:rPr>
              <w:lang w:val="ka-GE"/>
            </w:rPr>
            <w:fldChar w:fldCharType="separate"/>
          </w:r>
          <w:r w:rsidR="00680AA7">
            <w:rPr>
              <w:noProof/>
              <w:lang w:val="ka-GE"/>
            </w:rPr>
            <w:t>(1)</w:t>
          </w:r>
          <w:r>
            <w:rPr>
              <w:lang w:val="ka-GE"/>
            </w:rPr>
            <w:fldChar w:fldCharType="end"/>
          </w:r>
        </w:sdtContent>
      </w:sdt>
      <w:r>
        <w:rPr>
          <w:lang w:val="ka-GE"/>
        </w:rPr>
        <w:t xml:space="preserve">-ითა და </w:t>
      </w:r>
      <w:sdt>
        <w:sdtPr>
          <w:rPr>
            <w:lang w:val="ka-GE"/>
          </w:rPr>
          <w:id w:val="-2141410876"/>
          <w:citation/>
        </w:sdtPr>
        <w:sdtEndPr/>
        <w:sdtContent>
          <w:r>
            <w:rPr>
              <w:lang w:val="ka-GE"/>
            </w:rPr>
            <w:fldChar w:fldCharType="begin"/>
          </w:r>
          <w:r>
            <w:rPr>
              <w:lang w:val="ka-GE"/>
            </w:rPr>
            <w:instrText xml:space="preserve"> CITATION oFAIGEAIS \l 1079 </w:instrText>
          </w:r>
          <w:r>
            <w:rPr>
              <w:lang w:val="ka-GE"/>
            </w:rPr>
            <w:fldChar w:fldCharType="separate"/>
          </w:r>
          <w:r w:rsidR="00680AA7">
            <w:rPr>
              <w:noProof/>
              <w:lang w:val="ka-GE"/>
            </w:rPr>
            <w:t>(2)</w:t>
          </w:r>
          <w:r>
            <w:rPr>
              <w:lang w:val="ka-GE"/>
            </w:rPr>
            <w:fldChar w:fldCharType="end"/>
          </w:r>
        </w:sdtContent>
      </w:sdt>
      <w:r>
        <w:rPr>
          <w:lang w:val="ka-GE"/>
        </w:rPr>
        <w:t xml:space="preserve">-ით განსაზღვრულ სერვისებში. </w:t>
      </w:r>
      <w:r w:rsidR="00D27234">
        <w:rPr>
          <w:lang w:val="ka-GE"/>
        </w:rPr>
        <w:t>მაგალითად:</w:t>
      </w:r>
    </w:p>
    <w:p w14:paraId="352DC0C6" w14:textId="2221957B" w:rsidR="00D27234" w:rsidRDefault="00A413E2" w:rsidP="00A413E2">
      <w:pPr>
        <w:pStyle w:val="ListParagraph"/>
        <w:numPr>
          <w:ilvl w:val="0"/>
          <w:numId w:val="14"/>
        </w:numPr>
        <w:jc w:val="both"/>
        <w:rPr>
          <w:lang w:val="ka-GE"/>
        </w:rPr>
      </w:pPr>
      <w:r w:rsidRPr="00A413E2">
        <w:rPr>
          <w:lang w:val="ka-GE"/>
        </w:rPr>
        <w:t xml:space="preserve">4.4.1 </w:t>
      </w:r>
      <w:proofErr w:type="spellStart"/>
      <w:r w:rsidRPr="00A413E2">
        <w:rPr>
          <w:lang w:val="ka-GE"/>
        </w:rPr>
        <w:t>Read</w:t>
      </w:r>
      <w:proofErr w:type="spellEnd"/>
      <w:r w:rsidRPr="00A413E2">
        <w:rPr>
          <w:lang w:val="ka-GE"/>
        </w:rPr>
        <w:t xml:space="preserve"> </w:t>
      </w:r>
      <w:proofErr w:type="spellStart"/>
      <w:r w:rsidRPr="00A413E2">
        <w:rPr>
          <w:lang w:val="ka-GE"/>
        </w:rPr>
        <w:t>Account</w:t>
      </w:r>
      <w:proofErr w:type="spellEnd"/>
      <w:r w:rsidRPr="00A413E2">
        <w:rPr>
          <w:lang w:val="ka-GE"/>
        </w:rPr>
        <w:t xml:space="preserve"> </w:t>
      </w:r>
      <w:proofErr w:type="spellStart"/>
      <w:r w:rsidRPr="00A413E2">
        <w:rPr>
          <w:lang w:val="ka-GE"/>
        </w:rPr>
        <w:t>List</w:t>
      </w:r>
      <w:proofErr w:type="spellEnd"/>
      <w:r>
        <w:rPr>
          <w:lang w:val="ka-GE"/>
        </w:rPr>
        <w:t xml:space="preserve"> </w:t>
      </w:r>
      <w:sdt>
        <w:sdtPr>
          <w:rPr>
            <w:lang w:val="ka-GE"/>
          </w:rPr>
          <w:id w:val="-1823500238"/>
          <w:citation/>
        </w:sdtPr>
        <w:sdtEndPr/>
        <w:sdtContent>
          <w:r>
            <w:rPr>
              <w:lang w:val="ka-GE"/>
            </w:rPr>
            <w:fldChar w:fldCharType="begin"/>
          </w:r>
          <w:r w:rsidR="008A3292">
            <w:rPr>
              <w:lang w:val="ka-GE"/>
            </w:rPr>
            <w:instrText xml:space="preserve">CITATION oFAIGCom \l 1079 </w:instrText>
          </w:r>
          <w:r>
            <w:rPr>
              <w:lang w:val="ka-GE"/>
            </w:rPr>
            <w:fldChar w:fldCharType="separate"/>
          </w:r>
          <w:r w:rsidR="00680AA7">
            <w:rPr>
              <w:noProof/>
              <w:lang w:val="ka-GE"/>
            </w:rPr>
            <w:t>(1)</w:t>
          </w:r>
          <w:r>
            <w:rPr>
              <w:lang w:val="ka-GE"/>
            </w:rPr>
            <w:fldChar w:fldCharType="end"/>
          </w:r>
        </w:sdtContent>
      </w:sdt>
    </w:p>
    <w:p w14:paraId="10456A88" w14:textId="0A9DCC9D" w:rsidR="00A413E2" w:rsidRDefault="00D22F8A" w:rsidP="00A413E2">
      <w:pPr>
        <w:pStyle w:val="ListParagraph"/>
        <w:numPr>
          <w:ilvl w:val="0"/>
          <w:numId w:val="14"/>
        </w:numPr>
        <w:jc w:val="both"/>
        <w:rPr>
          <w:lang w:val="ka-GE"/>
        </w:rPr>
      </w:pPr>
      <w:r w:rsidRPr="00D22F8A">
        <w:rPr>
          <w:lang w:val="ka-GE"/>
        </w:rPr>
        <w:t xml:space="preserve">4.3.1 </w:t>
      </w:r>
      <w:proofErr w:type="spellStart"/>
      <w:r w:rsidRPr="00D22F8A">
        <w:rPr>
          <w:lang w:val="ka-GE"/>
        </w:rPr>
        <w:t>Read</w:t>
      </w:r>
      <w:proofErr w:type="spellEnd"/>
      <w:r w:rsidRPr="00D22F8A">
        <w:rPr>
          <w:lang w:val="ka-GE"/>
        </w:rPr>
        <w:t xml:space="preserve"> </w:t>
      </w:r>
      <w:proofErr w:type="spellStart"/>
      <w:r w:rsidRPr="00D22F8A">
        <w:rPr>
          <w:lang w:val="ka-GE"/>
        </w:rPr>
        <w:t>Account</w:t>
      </w:r>
      <w:proofErr w:type="spellEnd"/>
      <w:r w:rsidRPr="00D22F8A">
        <w:rPr>
          <w:lang w:val="ka-GE"/>
        </w:rPr>
        <w:t xml:space="preserve"> </w:t>
      </w:r>
      <w:proofErr w:type="spellStart"/>
      <w:r w:rsidRPr="00D22F8A">
        <w:rPr>
          <w:lang w:val="ka-GE"/>
        </w:rPr>
        <w:t>List</w:t>
      </w:r>
      <w:proofErr w:type="spellEnd"/>
      <w:r>
        <w:rPr>
          <w:lang w:val="ka-GE"/>
        </w:rPr>
        <w:t xml:space="preserve"> </w:t>
      </w:r>
      <w:sdt>
        <w:sdtPr>
          <w:rPr>
            <w:lang w:val="ka-GE"/>
          </w:rPr>
          <w:id w:val="182020164"/>
          <w:citation/>
        </w:sdtPr>
        <w:sdtEndPr/>
        <w:sdtContent>
          <w:r>
            <w:rPr>
              <w:lang w:val="ka-GE"/>
            </w:rPr>
            <w:fldChar w:fldCharType="begin"/>
          </w:r>
          <w:r>
            <w:rPr>
              <w:lang w:val="ka-GE"/>
            </w:rPr>
            <w:instrText xml:space="preserve"> CITATION oFAIGEAIS \l 1079 </w:instrText>
          </w:r>
          <w:r>
            <w:rPr>
              <w:lang w:val="ka-GE"/>
            </w:rPr>
            <w:fldChar w:fldCharType="separate"/>
          </w:r>
          <w:r w:rsidR="00680AA7">
            <w:rPr>
              <w:noProof/>
              <w:lang w:val="ka-GE"/>
            </w:rPr>
            <w:t>(2)</w:t>
          </w:r>
          <w:r>
            <w:rPr>
              <w:lang w:val="ka-GE"/>
            </w:rPr>
            <w:fldChar w:fldCharType="end"/>
          </w:r>
        </w:sdtContent>
      </w:sdt>
    </w:p>
    <w:p w14:paraId="4333056C" w14:textId="4A76F399" w:rsidR="00D22F8A" w:rsidRPr="00A413E2" w:rsidRDefault="00F74050" w:rsidP="00A413E2">
      <w:pPr>
        <w:pStyle w:val="ListParagraph"/>
        <w:numPr>
          <w:ilvl w:val="0"/>
          <w:numId w:val="14"/>
        </w:numPr>
        <w:jc w:val="both"/>
        <w:rPr>
          <w:lang w:val="ka-GE"/>
        </w:rPr>
      </w:pPr>
      <w:r w:rsidRPr="00F74050">
        <w:rPr>
          <w:lang w:val="ka-GE"/>
        </w:rPr>
        <w:t xml:space="preserve">4.4.1 </w:t>
      </w:r>
      <w:proofErr w:type="spellStart"/>
      <w:r w:rsidRPr="00F74050">
        <w:rPr>
          <w:lang w:val="ka-GE"/>
        </w:rPr>
        <w:t>Read</w:t>
      </w:r>
      <w:proofErr w:type="spellEnd"/>
      <w:r w:rsidRPr="00F74050">
        <w:rPr>
          <w:lang w:val="ka-GE"/>
        </w:rPr>
        <w:t xml:space="preserve"> </w:t>
      </w:r>
      <w:proofErr w:type="spellStart"/>
      <w:r w:rsidRPr="00F74050">
        <w:rPr>
          <w:lang w:val="ka-GE"/>
        </w:rPr>
        <w:t>Account</w:t>
      </w:r>
      <w:proofErr w:type="spellEnd"/>
      <w:r w:rsidRPr="00F74050">
        <w:rPr>
          <w:lang w:val="ka-GE"/>
        </w:rPr>
        <w:t xml:space="preserve"> </w:t>
      </w:r>
      <w:proofErr w:type="spellStart"/>
      <w:r w:rsidRPr="00F74050">
        <w:rPr>
          <w:lang w:val="ka-GE"/>
        </w:rPr>
        <w:t>List</w:t>
      </w:r>
      <w:proofErr w:type="spellEnd"/>
      <w:r>
        <w:rPr>
          <w:lang w:val="ka-GE"/>
        </w:rPr>
        <w:t xml:space="preserve"> </w:t>
      </w:r>
      <w:sdt>
        <w:sdtPr>
          <w:rPr>
            <w:lang w:val="ka-GE"/>
          </w:rPr>
          <w:id w:val="-1116756770"/>
          <w:citation/>
        </w:sdtPr>
        <w:sdtEndPr/>
        <w:sdtContent>
          <w:r w:rsidR="003559D2">
            <w:rPr>
              <w:lang w:val="ka-GE"/>
            </w:rPr>
            <w:fldChar w:fldCharType="begin"/>
          </w:r>
          <w:r w:rsidR="003559D2">
            <w:rPr>
              <w:lang w:val="ka-GE"/>
            </w:rPr>
            <w:instrText xml:space="preserve"> CITATION oFAIGEAIS \l 1079 </w:instrText>
          </w:r>
          <w:r w:rsidR="003559D2">
            <w:rPr>
              <w:lang w:val="ka-GE"/>
            </w:rPr>
            <w:fldChar w:fldCharType="separate"/>
          </w:r>
          <w:r w:rsidR="00680AA7">
            <w:rPr>
              <w:noProof/>
              <w:lang w:val="ka-GE"/>
            </w:rPr>
            <w:t>(2)</w:t>
          </w:r>
          <w:r w:rsidR="003559D2">
            <w:rPr>
              <w:lang w:val="ka-GE"/>
            </w:rPr>
            <w:fldChar w:fldCharType="end"/>
          </w:r>
        </w:sdtContent>
      </w:sdt>
    </w:p>
    <w:p w14:paraId="50385E29" w14:textId="77777777" w:rsidR="00A413E2" w:rsidRDefault="00A413E2" w:rsidP="00D27234">
      <w:pPr>
        <w:jc w:val="both"/>
        <w:rPr>
          <w:lang w:val="ka-GE"/>
        </w:rPr>
      </w:pPr>
    </w:p>
    <w:p w14:paraId="7D209671" w14:textId="07A4F672" w:rsidR="00DC3779" w:rsidRDefault="00DC3779" w:rsidP="00D27234">
      <w:pPr>
        <w:jc w:val="both"/>
        <w:rPr>
          <w:lang w:val="ka-GE"/>
        </w:rPr>
      </w:pPr>
      <w:r>
        <w:rPr>
          <w:lang w:val="ka-GE"/>
        </w:rPr>
        <w:t xml:space="preserve">გარდა აღნიშნულ დოკუმენტებში სავალდებულო წესებისა, </w:t>
      </w:r>
      <w:r w:rsidRPr="00DC3779">
        <w:rPr>
          <w:b/>
          <w:bCs/>
          <w:lang w:val="ka-GE"/>
        </w:rPr>
        <w:t>აუცილებელია</w:t>
      </w:r>
      <w:r>
        <w:rPr>
          <w:lang w:val="ka-GE"/>
        </w:rPr>
        <w:t xml:space="preserve"> ამ თავით მოთხოვნილი წესების დაცვაც.</w:t>
      </w:r>
    </w:p>
    <w:p w14:paraId="10D00C16" w14:textId="77777777" w:rsidR="00DC3779" w:rsidRDefault="00DC3779" w:rsidP="00DC3779">
      <w:pPr>
        <w:rPr>
          <w:lang w:val="ka-G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372"/>
        <w:gridCol w:w="1980"/>
        <w:gridCol w:w="4585"/>
      </w:tblGrid>
      <w:tr w:rsidR="00DC3779" w:rsidRPr="00C017F0" w14:paraId="28F3843E" w14:textId="77777777" w:rsidTr="00DC3779">
        <w:tc>
          <w:tcPr>
            <w:tcW w:w="1413" w:type="dxa"/>
            <w:shd w:val="clear" w:color="auto" w:fill="E7E6E6" w:themeFill="background2"/>
          </w:tcPr>
          <w:p w14:paraId="3FC85FAC" w14:textId="77777777" w:rsidR="00DC3779" w:rsidRPr="00523F99" w:rsidRDefault="00DC3779" w:rsidP="00AD6D62">
            <w:pPr>
              <w:jc w:val="both"/>
              <w:rPr>
                <w:bCs/>
                <w:lang w:val="ka-GE"/>
              </w:rPr>
            </w:pPr>
            <w:r w:rsidRPr="00523F99">
              <w:rPr>
                <w:bCs/>
                <w:lang w:val="ka-GE"/>
              </w:rPr>
              <w:t>სახელი</w:t>
            </w:r>
          </w:p>
        </w:tc>
        <w:tc>
          <w:tcPr>
            <w:tcW w:w="1372" w:type="dxa"/>
            <w:shd w:val="clear" w:color="auto" w:fill="E7E6E6" w:themeFill="background2"/>
          </w:tcPr>
          <w:p w14:paraId="050B293F" w14:textId="77777777" w:rsidR="00DC3779" w:rsidRPr="00523F99" w:rsidRDefault="00DC3779" w:rsidP="00AD6D62">
            <w:pPr>
              <w:jc w:val="both"/>
              <w:rPr>
                <w:bCs/>
                <w:lang w:val="ka-GE"/>
              </w:rPr>
            </w:pPr>
            <w:r w:rsidRPr="00523F99">
              <w:rPr>
                <w:bCs/>
                <w:lang w:val="ka-GE"/>
              </w:rPr>
              <w:t>ტიპი</w:t>
            </w:r>
          </w:p>
        </w:tc>
        <w:tc>
          <w:tcPr>
            <w:tcW w:w="1980" w:type="dxa"/>
            <w:shd w:val="clear" w:color="auto" w:fill="E7E6E6" w:themeFill="background2"/>
          </w:tcPr>
          <w:p w14:paraId="183A0E9C" w14:textId="77777777" w:rsidR="00DC3779" w:rsidRPr="00523F99" w:rsidRDefault="00DC3779" w:rsidP="00AD6D62">
            <w:pPr>
              <w:jc w:val="both"/>
              <w:rPr>
                <w:bCs/>
                <w:lang w:val="ka-GE"/>
              </w:rPr>
            </w:pPr>
            <w:r w:rsidRPr="00523F99">
              <w:rPr>
                <w:bCs/>
                <w:lang w:val="ka-GE"/>
              </w:rPr>
              <w:t>აუცილებლობა</w:t>
            </w:r>
          </w:p>
        </w:tc>
        <w:tc>
          <w:tcPr>
            <w:tcW w:w="4585" w:type="dxa"/>
            <w:shd w:val="clear" w:color="auto" w:fill="E7E6E6" w:themeFill="background2"/>
          </w:tcPr>
          <w:p w14:paraId="064F3D68" w14:textId="77777777" w:rsidR="00DC3779" w:rsidRPr="00523F99" w:rsidRDefault="00DC3779" w:rsidP="00AD6D62">
            <w:pPr>
              <w:jc w:val="both"/>
              <w:rPr>
                <w:bCs/>
                <w:lang w:val="ka-GE"/>
              </w:rPr>
            </w:pPr>
            <w:r w:rsidRPr="00523F99">
              <w:rPr>
                <w:bCs/>
                <w:lang w:val="ka-GE"/>
              </w:rPr>
              <w:t>კომენტარი</w:t>
            </w:r>
          </w:p>
        </w:tc>
      </w:tr>
      <w:tr w:rsidR="00DC3779" w:rsidRPr="00E133A9" w14:paraId="2596BF6A" w14:textId="77777777" w:rsidTr="00AD6D62">
        <w:tc>
          <w:tcPr>
            <w:tcW w:w="1413" w:type="dxa"/>
          </w:tcPr>
          <w:p w14:paraId="2125009D" w14:textId="77777777" w:rsidR="00DC3779" w:rsidRPr="00681C65" w:rsidRDefault="00DC3779" w:rsidP="00AD6D62">
            <w:pPr>
              <w:jc w:val="both"/>
            </w:pPr>
            <w:proofErr w:type="spellStart"/>
            <w:r>
              <w:t>resourceId</w:t>
            </w:r>
            <w:proofErr w:type="spellEnd"/>
          </w:p>
        </w:tc>
        <w:tc>
          <w:tcPr>
            <w:tcW w:w="1372" w:type="dxa"/>
          </w:tcPr>
          <w:p w14:paraId="23954275" w14:textId="0FFD856A" w:rsidR="00DC3779" w:rsidRPr="00F214B6" w:rsidRDefault="00890DE4" w:rsidP="00AD6D62">
            <w:pPr>
              <w:jc w:val="both"/>
              <w:rPr>
                <w:lang w:val="ka-GE"/>
              </w:rPr>
            </w:pPr>
            <w:commentRangeStart w:id="28"/>
            <w:r w:rsidRPr="00890DE4">
              <w:t>Max70Text</w:t>
            </w:r>
            <w:commentRangeEnd w:id="28"/>
            <w:r w:rsidR="00F214B6">
              <w:rPr>
                <w:rStyle w:val="CommentReference"/>
              </w:rPr>
              <w:commentReference w:id="28"/>
            </w:r>
          </w:p>
        </w:tc>
        <w:tc>
          <w:tcPr>
            <w:tcW w:w="1980" w:type="dxa"/>
          </w:tcPr>
          <w:p w14:paraId="3023378E" w14:textId="127BA8E6" w:rsidR="00DC3779" w:rsidRPr="00CB073A" w:rsidRDefault="0015175F" w:rsidP="00AD6D62">
            <w:pPr>
              <w:jc w:val="both"/>
              <w:rPr>
                <w:rFonts w:ascii="Calibri" w:hAnsi="Calibri"/>
                <w:b/>
                <w:lang w:val="ka-GE"/>
              </w:rPr>
            </w:pPr>
            <w:commentRangeStart w:id="29"/>
            <w:r>
              <w:rPr>
                <w:rFonts w:ascii="Calibri" w:hAnsi="Calibri"/>
                <w:b/>
                <w:bCs/>
                <w:lang w:val="ka-GE"/>
              </w:rPr>
              <w:t>აუცილებელია</w:t>
            </w:r>
            <w:commentRangeEnd w:id="29"/>
            <w:r w:rsidR="00CB073A">
              <w:rPr>
                <w:rStyle w:val="CommentReference"/>
              </w:rPr>
              <w:commentReference w:id="29"/>
            </w:r>
          </w:p>
        </w:tc>
        <w:tc>
          <w:tcPr>
            <w:tcW w:w="4585" w:type="dxa"/>
          </w:tcPr>
          <w:p w14:paraId="67DD085D" w14:textId="033A55B1" w:rsidR="00DC3779" w:rsidRPr="00011762" w:rsidRDefault="00011762" w:rsidP="00A20F96">
            <w:pPr>
              <w:keepNext/>
              <w:jc w:val="both"/>
              <w:rPr>
                <w:rFonts w:ascii="Calibri" w:hAnsi="Calibri"/>
                <w:lang w:val="ka-GE"/>
              </w:rPr>
            </w:pPr>
            <w:r>
              <w:rPr>
                <w:rFonts w:ascii="Calibri" w:hAnsi="Calibri"/>
                <w:lang w:val="ka-GE"/>
              </w:rPr>
              <w:t>რესურსის იდენტიფიკატორი</w:t>
            </w:r>
            <w:r w:rsidR="009649C8">
              <w:rPr>
                <w:rFonts w:ascii="Calibri" w:hAnsi="Calibri"/>
                <w:lang w:val="ka-GE"/>
              </w:rPr>
              <w:t>. ივსება</w:t>
            </w:r>
            <w:r>
              <w:rPr>
                <w:rFonts w:ascii="Calibri" w:hAnsi="Calibri"/>
                <w:lang w:val="ka-GE"/>
              </w:rPr>
              <w:t xml:space="preserve"> </w:t>
            </w:r>
            <w:r>
              <w:rPr>
                <w:rFonts w:ascii="Calibri" w:hAnsi="Calibri"/>
                <w:lang w:val="ka-GE"/>
              </w:rPr>
              <w:fldChar w:fldCharType="begin"/>
            </w:r>
            <w:r>
              <w:rPr>
                <w:rFonts w:ascii="Calibri" w:hAnsi="Calibri"/>
                <w:lang w:val="ka-GE"/>
              </w:rPr>
              <w:instrText xml:space="preserve"> REF _Ref173945297 \r \h </w:instrText>
            </w:r>
            <w:r>
              <w:rPr>
                <w:rFonts w:ascii="Calibri" w:hAnsi="Calibri"/>
                <w:lang w:val="ka-GE"/>
              </w:rPr>
            </w:r>
            <w:r>
              <w:rPr>
                <w:rFonts w:ascii="Calibri" w:hAnsi="Calibri"/>
                <w:lang w:val="ka-GE"/>
              </w:rPr>
              <w:fldChar w:fldCharType="separate"/>
            </w:r>
            <w:r>
              <w:rPr>
                <w:rFonts w:ascii="Calibri" w:hAnsi="Calibri"/>
                <w:lang w:val="ka-GE"/>
              </w:rPr>
              <w:t>5.3</w:t>
            </w:r>
            <w:r>
              <w:rPr>
                <w:rFonts w:ascii="Calibri" w:hAnsi="Calibri"/>
                <w:lang w:val="ka-GE"/>
              </w:rPr>
              <w:fldChar w:fldCharType="end"/>
            </w:r>
            <w:r>
              <w:rPr>
                <w:rFonts w:ascii="Calibri" w:hAnsi="Calibri"/>
                <w:lang w:val="ka-GE"/>
              </w:rPr>
              <w:t>-ის შესაბამისად</w:t>
            </w:r>
          </w:p>
        </w:tc>
      </w:tr>
      <w:tr w:rsidR="00F27DBD" w:rsidRPr="00E133A9" w14:paraId="389013EB" w14:textId="77777777" w:rsidTr="00AD6D62">
        <w:tc>
          <w:tcPr>
            <w:tcW w:w="1413" w:type="dxa"/>
          </w:tcPr>
          <w:p w14:paraId="233A0101" w14:textId="77777777" w:rsidR="00F27DBD" w:rsidRDefault="00F27DBD" w:rsidP="00AD6D62">
            <w:pPr>
              <w:jc w:val="both"/>
            </w:pPr>
            <w:proofErr w:type="spellStart"/>
            <w:r w:rsidRPr="00BF7E29">
              <w:t>iban</w:t>
            </w:r>
            <w:proofErr w:type="spellEnd"/>
          </w:p>
        </w:tc>
        <w:tc>
          <w:tcPr>
            <w:tcW w:w="1372" w:type="dxa"/>
          </w:tcPr>
          <w:p w14:paraId="03453F63" w14:textId="77777777" w:rsidR="00F27DBD" w:rsidRDefault="00F27DBD" w:rsidP="00AD6D62">
            <w:pPr>
              <w:jc w:val="both"/>
            </w:pPr>
            <w:r>
              <w:t>IBAN</w:t>
            </w:r>
          </w:p>
        </w:tc>
        <w:tc>
          <w:tcPr>
            <w:tcW w:w="1980" w:type="dxa"/>
          </w:tcPr>
          <w:p w14:paraId="129D590A" w14:textId="3D7913AE" w:rsidR="00F27DBD" w:rsidRPr="00B64E75" w:rsidRDefault="00F27DBD" w:rsidP="00AD6D62">
            <w:pPr>
              <w:jc w:val="both"/>
              <w:rPr>
                <w:rFonts w:ascii="Calibri" w:hAnsi="Calibri"/>
                <w:b/>
                <w:lang w:val="ka-GE"/>
              </w:rPr>
            </w:pPr>
            <w:r>
              <w:rPr>
                <w:rFonts w:ascii="Calibri" w:hAnsi="Calibri"/>
                <w:b/>
                <w:bCs/>
                <w:lang w:val="ka-GE"/>
              </w:rPr>
              <w:t>პირობითი</w:t>
            </w:r>
          </w:p>
        </w:tc>
        <w:tc>
          <w:tcPr>
            <w:tcW w:w="4585" w:type="dxa"/>
            <w:vMerge w:val="restart"/>
          </w:tcPr>
          <w:p w14:paraId="396D7E39" w14:textId="47ED7E12" w:rsidR="00252F60" w:rsidRPr="0032792B" w:rsidRDefault="0032792B" w:rsidP="00F93A6D">
            <w:pPr>
              <w:keepNext/>
              <w:jc w:val="both"/>
              <w:rPr>
                <w:rFonts w:ascii="Calibri" w:hAnsi="Calibri"/>
                <w:lang w:val="ka-GE"/>
              </w:rPr>
            </w:pPr>
            <w:r>
              <w:rPr>
                <w:rFonts w:ascii="Calibri" w:hAnsi="Calibri"/>
                <w:lang w:val="ka-GE"/>
              </w:rPr>
              <w:t xml:space="preserve">ანგარიშის </w:t>
            </w:r>
            <w:proofErr w:type="spellStart"/>
            <w:r w:rsidR="00F93A6D">
              <w:rPr>
                <w:rFonts w:ascii="Calibri" w:hAnsi="Calibri"/>
                <w:lang w:val="ka-GE"/>
              </w:rPr>
              <w:t>მითითებითი</w:t>
            </w:r>
            <w:proofErr w:type="spellEnd"/>
            <w:r w:rsidR="00F93A6D">
              <w:rPr>
                <w:rFonts w:ascii="Calibri" w:hAnsi="Calibri"/>
                <w:lang w:val="ka-GE"/>
              </w:rPr>
              <w:t xml:space="preserve"> იდენტიფიკატორი. ივსება </w:t>
            </w:r>
            <w:r w:rsidR="00F93A6D">
              <w:rPr>
                <w:rFonts w:ascii="Calibri" w:hAnsi="Calibri"/>
                <w:lang w:val="ka-GE"/>
              </w:rPr>
              <w:fldChar w:fldCharType="begin"/>
            </w:r>
            <w:r w:rsidR="00F93A6D">
              <w:rPr>
                <w:rFonts w:ascii="Calibri" w:hAnsi="Calibri"/>
                <w:lang w:val="ka-GE"/>
              </w:rPr>
              <w:instrText xml:space="preserve"> REF _Ref174025133 \r \h </w:instrText>
            </w:r>
            <w:r w:rsidR="00F93A6D">
              <w:rPr>
                <w:rFonts w:ascii="Calibri" w:hAnsi="Calibri"/>
                <w:lang w:val="ka-GE"/>
              </w:rPr>
            </w:r>
            <w:r w:rsidR="00F93A6D">
              <w:rPr>
                <w:rFonts w:ascii="Calibri" w:hAnsi="Calibri"/>
                <w:lang w:val="ka-GE"/>
              </w:rPr>
              <w:fldChar w:fldCharType="separate"/>
            </w:r>
            <w:r w:rsidR="009A5E87">
              <w:rPr>
                <w:rFonts w:ascii="Calibri" w:hAnsi="Calibri"/>
                <w:lang w:val="ka-GE"/>
              </w:rPr>
              <w:t>5.4</w:t>
            </w:r>
            <w:r w:rsidR="00F93A6D">
              <w:rPr>
                <w:rFonts w:ascii="Calibri" w:hAnsi="Calibri"/>
                <w:lang w:val="ka-GE"/>
              </w:rPr>
              <w:fldChar w:fldCharType="end"/>
            </w:r>
            <w:r w:rsidR="00F93A6D">
              <w:rPr>
                <w:rFonts w:ascii="Calibri" w:hAnsi="Calibri"/>
                <w:lang w:val="ka-GE"/>
              </w:rPr>
              <w:t>-ის შესაბამისად.</w:t>
            </w:r>
          </w:p>
        </w:tc>
      </w:tr>
      <w:tr w:rsidR="00F27DBD" w:rsidRPr="00E133A9" w14:paraId="28973ADF" w14:textId="77777777" w:rsidTr="00AD6D62">
        <w:tc>
          <w:tcPr>
            <w:tcW w:w="1413" w:type="dxa"/>
          </w:tcPr>
          <w:p w14:paraId="0A58F597" w14:textId="77777777" w:rsidR="00F27DBD" w:rsidRPr="00BF7E29" w:rsidRDefault="00F27DBD" w:rsidP="00AD6D62">
            <w:pPr>
              <w:jc w:val="both"/>
            </w:pPr>
            <w:proofErr w:type="spellStart"/>
            <w:r>
              <w:t>b</w:t>
            </w:r>
            <w:r w:rsidRPr="00782768">
              <w:t>ban</w:t>
            </w:r>
            <w:proofErr w:type="spellEnd"/>
          </w:p>
        </w:tc>
        <w:tc>
          <w:tcPr>
            <w:tcW w:w="1372" w:type="dxa"/>
          </w:tcPr>
          <w:p w14:paraId="11D265D2" w14:textId="77777777" w:rsidR="00F27DBD" w:rsidRDefault="00F27DBD" w:rsidP="00AD6D62">
            <w:pPr>
              <w:jc w:val="both"/>
            </w:pPr>
            <w:r w:rsidRPr="00782768">
              <w:t>BBAN</w:t>
            </w:r>
          </w:p>
        </w:tc>
        <w:tc>
          <w:tcPr>
            <w:tcW w:w="1980" w:type="dxa"/>
          </w:tcPr>
          <w:p w14:paraId="4F98D319" w14:textId="21F5E8FB" w:rsidR="00F27DBD" w:rsidRPr="00B64E75" w:rsidRDefault="00F27DBD" w:rsidP="00AD6D62">
            <w:pPr>
              <w:jc w:val="both"/>
              <w:rPr>
                <w:rFonts w:ascii="Calibri" w:hAnsi="Calibri"/>
                <w:b/>
                <w:lang w:val="ka-GE"/>
              </w:rPr>
            </w:pPr>
            <w:r>
              <w:rPr>
                <w:rFonts w:ascii="Calibri" w:hAnsi="Calibri"/>
                <w:b/>
                <w:bCs/>
                <w:lang w:val="ka-GE"/>
              </w:rPr>
              <w:t>პირობითი</w:t>
            </w:r>
          </w:p>
        </w:tc>
        <w:tc>
          <w:tcPr>
            <w:tcW w:w="4585" w:type="dxa"/>
            <w:vMerge/>
          </w:tcPr>
          <w:p w14:paraId="34E74D8F" w14:textId="46B50B5C" w:rsidR="00F27DBD" w:rsidRPr="006C2446" w:rsidRDefault="00F27DBD" w:rsidP="00AD6D62">
            <w:pPr>
              <w:keepNext/>
              <w:jc w:val="both"/>
              <w:rPr>
                <w:rFonts w:ascii="Calibri" w:hAnsi="Calibri"/>
                <w:lang w:val="ka-GE"/>
              </w:rPr>
            </w:pPr>
          </w:p>
        </w:tc>
      </w:tr>
      <w:tr w:rsidR="00F27DBD" w:rsidRPr="00E133A9" w14:paraId="00B4A268" w14:textId="77777777" w:rsidTr="00AD6D62">
        <w:tc>
          <w:tcPr>
            <w:tcW w:w="1413" w:type="dxa"/>
          </w:tcPr>
          <w:p w14:paraId="4CBA4145" w14:textId="77777777" w:rsidR="00F27DBD" w:rsidRPr="00782768" w:rsidRDefault="00F27DBD" w:rsidP="00AD6D62">
            <w:pPr>
              <w:jc w:val="both"/>
            </w:pPr>
            <w:proofErr w:type="spellStart"/>
            <w:r w:rsidRPr="002F1033">
              <w:t>msisdn</w:t>
            </w:r>
            <w:proofErr w:type="spellEnd"/>
          </w:p>
        </w:tc>
        <w:tc>
          <w:tcPr>
            <w:tcW w:w="1372" w:type="dxa"/>
          </w:tcPr>
          <w:p w14:paraId="2066E01E" w14:textId="77777777" w:rsidR="00F27DBD" w:rsidRPr="00782768" w:rsidRDefault="00F27DBD" w:rsidP="00AD6D62">
            <w:pPr>
              <w:jc w:val="both"/>
            </w:pPr>
            <w:r w:rsidRPr="002F1033">
              <w:t>Max35Text</w:t>
            </w:r>
          </w:p>
        </w:tc>
        <w:tc>
          <w:tcPr>
            <w:tcW w:w="1980" w:type="dxa"/>
          </w:tcPr>
          <w:p w14:paraId="25B08F87" w14:textId="77777777" w:rsidR="00F27DBD" w:rsidRPr="00E3281E" w:rsidRDefault="00F27DBD" w:rsidP="00AD6D62">
            <w:pPr>
              <w:jc w:val="both"/>
              <w:rPr>
                <w:rFonts w:ascii="Calibri" w:hAnsi="Calibri"/>
                <w:b/>
                <w:lang w:val="ka-GE"/>
              </w:rPr>
            </w:pPr>
            <w:r w:rsidRPr="00E3281E">
              <w:rPr>
                <w:rFonts w:ascii="Calibri" w:hAnsi="Calibri"/>
                <w:b/>
                <w:lang w:val="ka-GE"/>
              </w:rPr>
              <w:t>პირობითი</w:t>
            </w:r>
          </w:p>
        </w:tc>
        <w:tc>
          <w:tcPr>
            <w:tcW w:w="4585" w:type="dxa"/>
            <w:vMerge/>
          </w:tcPr>
          <w:p w14:paraId="017F0377" w14:textId="09BC1556" w:rsidR="00F27DBD" w:rsidRPr="00B64E75" w:rsidRDefault="00F27DBD" w:rsidP="00AD6D62">
            <w:pPr>
              <w:keepNext/>
              <w:jc w:val="both"/>
              <w:rPr>
                <w:rFonts w:ascii="Calibri" w:hAnsi="Calibri"/>
                <w:lang w:val="ka-GE"/>
              </w:rPr>
            </w:pPr>
          </w:p>
        </w:tc>
      </w:tr>
      <w:tr w:rsidR="00F27DBD" w:rsidRPr="00E133A9" w14:paraId="382D9531" w14:textId="77777777" w:rsidTr="00AD6D62">
        <w:tc>
          <w:tcPr>
            <w:tcW w:w="1413" w:type="dxa"/>
          </w:tcPr>
          <w:p w14:paraId="2D169438" w14:textId="2B0EE883" w:rsidR="00F27DBD" w:rsidRPr="002F1033" w:rsidRDefault="00F27DBD" w:rsidP="00AD6D62">
            <w:pPr>
              <w:jc w:val="both"/>
            </w:pPr>
            <w:r>
              <w:t>other</w:t>
            </w:r>
          </w:p>
        </w:tc>
        <w:tc>
          <w:tcPr>
            <w:tcW w:w="1372" w:type="dxa"/>
          </w:tcPr>
          <w:p w14:paraId="5640FEBC" w14:textId="6CF89D14" w:rsidR="00F27DBD" w:rsidRPr="002F1033" w:rsidRDefault="00F27DBD" w:rsidP="00AD6D62">
            <w:pPr>
              <w:jc w:val="both"/>
            </w:pPr>
            <w:r w:rsidRPr="00D64A9C">
              <w:t>Generic Account Identification</w:t>
            </w:r>
          </w:p>
        </w:tc>
        <w:tc>
          <w:tcPr>
            <w:tcW w:w="1980" w:type="dxa"/>
          </w:tcPr>
          <w:p w14:paraId="16795CB3" w14:textId="0CDF210A" w:rsidR="00F27DBD" w:rsidRPr="00E3281E" w:rsidRDefault="00F27DBD" w:rsidP="00AD6D62">
            <w:pPr>
              <w:jc w:val="both"/>
              <w:rPr>
                <w:rFonts w:ascii="Calibri" w:hAnsi="Calibri"/>
                <w:b/>
                <w:lang w:val="ka-GE"/>
              </w:rPr>
            </w:pPr>
            <w:r w:rsidRPr="00E3281E">
              <w:rPr>
                <w:rFonts w:ascii="Calibri" w:hAnsi="Calibri"/>
                <w:b/>
                <w:lang w:val="ka-GE"/>
              </w:rPr>
              <w:t>პირობითი</w:t>
            </w:r>
          </w:p>
        </w:tc>
        <w:tc>
          <w:tcPr>
            <w:tcW w:w="4585" w:type="dxa"/>
            <w:vMerge/>
          </w:tcPr>
          <w:p w14:paraId="48E5EFCE" w14:textId="77777777" w:rsidR="00F27DBD" w:rsidRPr="00E3281E" w:rsidRDefault="00F27DBD" w:rsidP="00AD6D62">
            <w:pPr>
              <w:keepNext/>
              <w:jc w:val="both"/>
              <w:rPr>
                <w:rFonts w:ascii="Calibri" w:hAnsi="Calibri"/>
                <w:lang w:val="ka-GE"/>
              </w:rPr>
            </w:pPr>
          </w:p>
        </w:tc>
      </w:tr>
      <w:tr w:rsidR="00F27DBD" w:rsidRPr="00E133A9" w14:paraId="6E1AC37B" w14:textId="77777777" w:rsidTr="00AD6D62">
        <w:tc>
          <w:tcPr>
            <w:tcW w:w="1413" w:type="dxa"/>
          </w:tcPr>
          <w:p w14:paraId="79D9B167" w14:textId="3CBEBC20" w:rsidR="00F27DBD" w:rsidRPr="003F7B70" w:rsidRDefault="00F27DBD" w:rsidP="00AD6D62">
            <w:pPr>
              <w:jc w:val="both"/>
            </w:pPr>
            <w:r>
              <w:t>proxy</w:t>
            </w:r>
          </w:p>
        </w:tc>
        <w:tc>
          <w:tcPr>
            <w:tcW w:w="1372" w:type="dxa"/>
          </w:tcPr>
          <w:p w14:paraId="67697767" w14:textId="77777777" w:rsidR="00F27DBD" w:rsidRDefault="00F27DBD" w:rsidP="005570C4">
            <w:pPr>
              <w:jc w:val="both"/>
            </w:pPr>
            <w:r>
              <w:t xml:space="preserve">Proxy </w:t>
            </w:r>
          </w:p>
          <w:p w14:paraId="5416939E" w14:textId="77777777" w:rsidR="00F27DBD" w:rsidRDefault="00F27DBD" w:rsidP="005570C4">
            <w:pPr>
              <w:jc w:val="both"/>
            </w:pPr>
            <w:r>
              <w:t xml:space="preserve">Account </w:t>
            </w:r>
          </w:p>
          <w:p w14:paraId="2F77C756" w14:textId="0129EF24" w:rsidR="00F27DBD" w:rsidRPr="003B263A" w:rsidRDefault="00F27DBD" w:rsidP="005570C4">
            <w:pPr>
              <w:jc w:val="both"/>
            </w:pPr>
            <w:r>
              <w:t>Identification</w:t>
            </w:r>
          </w:p>
        </w:tc>
        <w:tc>
          <w:tcPr>
            <w:tcW w:w="1980" w:type="dxa"/>
          </w:tcPr>
          <w:p w14:paraId="2126FF18" w14:textId="62220EE5" w:rsidR="00F27DBD" w:rsidRPr="006C2446" w:rsidRDefault="00F27DBD" w:rsidP="00AD6D62">
            <w:pPr>
              <w:jc w:val="both"/>
              <w:rPr>
                <w:rFonts w:ascii="Calibri" w:hAnsi="Calibri"/>
                <w:b/>
                <w:bCs/>
                <w:lang w:val="ka-GE"/>
              </w:rPr>
            </w:pPr>
            <w:r w:rsidRPr="00E3281E">
              <w:rPr>
                <w:rFonts w:ascii="Calibri" w:hAnsi="Calibri"/>
                <w:b/>
                <w:lang w:val="ka-GE"/>
              </w:rPr>
              <w:t>პირობითი</w:t>
            </w:r>
          </w:p>
        </w:tc>
        <w:tc>
          <w:tcPr>
            <w:tcW w:w="4585" w:type="dxa"/>
            <w:vMerge/>
          </w:tcPr>
          <w:p w14:paraId="7014EED1" w14:textId="77777777" w:rsidR="00F27DBD" w:rsidRPr="006C2446" w:rsidRDefault="00F27DBD" w:rsidP="00AD6D62">
            <w:pPr>
              <w:keepNext/>
              <w:jc w:val="both"/>
              <w:rPr>
                <w:rFonts w:ascii="Calibri" w:hAnsi="Calibri"/>
                <w:lang w:val="ka-GE"/>
              </w:rPr>
            </w:pPr>
          </w:p>
        </w:tc>
      </w:tr>
      <w:tr w:rsidR="00F27DBD" w:rsidRPr="00E133A9" w14:paraId="75F1DD94" w14:textId="77777777" w:rsidTr="00AD6D62">
        <w:tc>
          <w:tcPr>
            <w:tcW w:w="1413" w:type="dxa"/>
          </w:tcPr>
          <w:p w14:paraId="5706E535" w14:textId="1788E0FF" w:rsidR="00F27DBD" w:rsidRPr="00E838D9" w:rsidRDefault="00F27DBD" w:rsidP="00F27DBD">
            <w:pPr>
              <w:jc w:val="both"/>
            </w:pPr>
            <w:r w:rsidRPr="003F7B70">
              <w:t>currency</w:t>
            </w:r>
          </w:p>
        </w:tc>
        <w:tc>
          <w:tcPr>
            <w:tcW w:w="1372" w:type="dxa"/>
          </w:tcPr>
          <w:p w14:paraId="3E9409F4" w14:textId="792C5473" w:rsidR="00F27DBD" w:rsidRPr="009707E7" w:rsidRDefault="00F27DBD" w:rsidP="00F27DBD">
            <w:pPr>
              <w:jc w:val="both"/>
            </w:pPr>
            <w:r w:rsidRPr="003B263A">
              <w:t>Currency Code</w:t>
            </w:r>
          </w:p>
        </w:tc>
        <w:tc>
          <w:tcPr>
            <w:tcW w:w="1980" w:type="dxa"/>
          </w:tcPr>
          <w:p w14:paraId="504EBE77" w14:textId="34B0BA5C" w:rsidR="00F27DBD" w:rsidRPr="006C2446" w:rsidRDefault="00F27DBD" w:rsidP="00F27DBD">
            <w:pPr>
              <w:jc w:val="both"/>
              <w:rPr>
                <w:rFonts w:ascii="Calibri" w:hAnsi="Calibri"/>
                <w:b/>
                <w:bCs/>
                <w:lang w:val="ka-GE"/>
              </w:rPr>
            </w:pPr>
            <w:r w:rsidRPr="006C2446">
              <w:rPr>
                <w:rFonts w:ascii="Calibri" w:hAnsi="Calibri"/>
                <w:b/>
                <w:bCs/>
                <w:lang w:val="ka-GE"/>
              </w:rPr>
              <w:t>სავალდებულო</w:t>
            </w:r>
          </w:p>
        </w:tc>
        <w:tc>
          <w:tcPr>
            <w:tcW w:w="4585" w:type="dxa"/>
          </w:tcPr>
          <w:p w14:paraId="77EDB97D" w14:textId="7AEA3B8D" w:rsidR="00F27DBD" w:rsidRPr="00B64E75" w:rsidRDefault="00F27DBD" w:rsidP="00F27DBD">
            <w:pPr>
              <w:keepNext/>
              <w:jc w:val="both"/>
              <w:rPr>
                <w:rFonts w:ascii="Calibri" w:hAnsi="Calibri"/>
                <w:lang w:val="ka-GE"/>
              </w:rPr>
            </w:pPr>
            <w:r w:rsidRPr="006C2446">
              <w:rPr>
                <w:rFonts w:ascii="Calibri" w:hAnsi="Calibri"/>
                <w:lang w:val="ka-GE"/>
              </w:rPr>
              <w:t xml:space="preserve">მულტისავალუტო ანგარიშებზე </w:t>
            </w:r>
            <w:r w:rsidRPr="006C2446">
              <w:rPr>
                <w:rFonts w:ascii="Calibri" w:hAnsi="Calibri"/>
                <w:b/>
                <w:bCs/>
                <w:lang w:val="ka-GE"/>
              </w:rPr>
              <w:t>აუცილებელია</w:t>
            </w:r>
            <w:r w:rsidRPr="006C2446">
              <w:rPr>
                <w:rFonts w:ascii="Calibri" w:hAnsi="Calibri"/>
                <w:lang w:val="ka-GE"/>
              </w:rPr>
              <w:t xml:space="preserve"> დაბრუნდეს </w:t>
            </w:r>
            <w:r w:rsidRPr="006C2446">
              <w:rPr>
                <w:rFonts w:ascii="Calibri" w:hAnsi="Calibri"/>
              </w:rPr>
              <w:t>XXX</w:t>
            </w:r>
          </w:p>
        </w:tc>
      </w:tr>
      <w:tr w:rsidR="00F27DBD" w:rsidRPr="00E133A9" w14:paraId="2488AA1B" w14:textId="77777777" w:rsidTr="00AD6D62">
        <w:tc>
          <w:tcPr>
            <w:tcW w:w="1413" w:type="dxa"/>
          </w:tcPr>
          <w:p w14:paraId="2D844A36" w14:textId="77777777" w:rsidR="00F27DBD" w:rsidRPr="00CC47BF" w:rsidRDefault="00F27DBD" w:rsidP="00F27DBD">
            <w:pPr>
              <w:jc w:val="both"/>
              <w:rPr>
                <w:lang w:val="ka-GE"/>
              </w:rPr>
            </w:pPr>
            <w:proofErr w:type="spellStart"/>
            <w:r w:rsidRPr="00E838D9">
              <w:t>ownerName</w:t>
            </w:r>
            <w:proofErr w:type="spellEnd"/>
          </w:p>
        </w:tc>
        <w:tc>
          <w:tcPr>
            <w:tcW w:w="1372" w:type="dxa"/>
          </w:tcPr>
          <w:p w14:paraId="471FC3A5" w14:textId="77777777" w:rsidR="00F27DBD" w:rsidRPr="003B263A" w:rsidRDefault="00F27DBD" w:rsidP="00F27DBD">
            <w:pPr>
              <w:jc w:val="both"/>
            </w:pPr>
            <w:r w:rsidRPr="009707E7">
              <w:t>Max140Text</w:t>
            </w:r>
          </w:p>
        </w:tc>
        <w:tc>
          <w:tcPr>
            <w:tcW w:w="1980" w:type="dxa"/>
          </w:tcPr>
          <w:p w14:paraId="28A17C77" w14:textId="6B2444B8" w:rsidR="00F27DBD" w:rsidRPr="00B64E75" w:rsidRDefault="00F27DBD" w:rsidP="00F27DBD">
            <w:pPr>
              <w:jc w:val="both"/>
              <w:rPr>
                <w:rFonts w:ascii="Calibri" w:hAnsi="Calibri"/>
                <w:b/>
                <w:lang w:val="ka-GE"/>
              </w:rPr>
            </w:pPr>
            <w:r w:rsidRPr="006C2446">
              <w:rPr>
                <w:rFonts w:ascii="Calibri" w:hAnsi="Calibri"/>
                <w:b/>
                <w:bCs/>
                <w:lang w:val="ka-GE"/>
              </w:rPr>
              <w:t>არავითარ შემთხვევაში</w:t>
            </w:r>
          </w:p>
        </w:tc>
        <w:tc>
          <w:tcPr>
            <w:tcW w:w="4585" w:type="dxa"/>
          </w:tcPr>
          <w:p w14:paraId="5630ADCE" w14:textId="3D1CC232" w:rsidR="00F27DBD" w:rsidRPr="00B64E75" w:rsidRDefault="00F27DBD" w:rsidP="00F27DBD">
            <w:pPr>
              <w:keepNext/>
              <w:jc w:val="both"/>
              <w:rPr>
                <w:rFonts w:ascii="Calibri" w:hAnsi="Calibri"/>
                <w:lang w:val="ka-GE"/>
              </w:rPr>
            </w:pPr>
          </w:p>
        </w:tc>
      </w:tr>
      <w:tr w:rsidR="00F27DBD" w:rsidRPr="00E133A9" w14:paraId="11E905D5" w14:textId="77777777" w:rsidTr="00AD6D62">
        <w:tc>
          <w:tcPr>
            <w:tcW w:w="1413" w:type="dxa"/>
          </w:tcPr>
          <w:p w14:paraId="15556512" w14:textId="63057164" w:rsidR="00F27DBD" w:rsidRPr="006C2446" w:rsidRDefault="00F27DBD" w:rsidP="00F27DBD">
            <w:pPr>
              <w:jc w:val="both"/>
              <w:rPr>
                <w:rFonts w:ascii="Calibri" w:hAnsi="Calibri"/>
              </w:rPr>
            </w:pPr>
            <w:proofErr w:type="spellStart"/>
            <w:r w:rsidRPr="002D7E3F">
              <w:rPr>
                <w:rFonts w:ascii="Calibri" w:hAnsi="Calibri"/>
              </w:rPr>
              <w:t>ownerNames</w:t>
            </w:r>
            <w:proofErr w:type="spellEnd"/>
          </w:p>
        </w:tc>
        <w:tc>
          <w:tcPr>
            <w:tcW w:w="1372" w:type="dxa"/>
          </w:tcPr>
          <w:p w14:paraId="4D1FA5AD" w14:textId="77777777" w:rsidR="00F27DBD" w:rsidRDefault="00F27DBD" w:rsidP="00F27DBD">
            <w:pPr>
              <w:jc w:val="both"/>
            </w:pPr>
            <w:r>
              <w:t xml:space="preserve">Array of </w:t>
            </w:r>
          </w:p>
          <w:p w14:paraId="5223C9AB" w14:textId="77777777" w:rsidR="00F27DBD" w:rsidRDefault="00F27DBD" w:rsidP="00F27DBD">
            <w:pPr>
              <w:jc w:val="both"/>
            </w:pPr>
            <w:r>
              <w:lastRenderedPageBreak/>
              <w:t xml:space="preserve">Account </w:t>
            </w:r>
          </w:p>
          <w:p w14:paraId="08132B66" w14:textId="41FC8D92" w:rsidR="00F27DBD" w:rsidRPr="003D6BCF" w:rsidRDefault="00F27DBD" w:rsidP="00F27DBD">
            <w:pPr>
              <w:jc w:val="both"/>
            </w:pPr>
            <w:r>
              <w:t>Owner</w:t>
            </w:r>
          </w:p>
        </w:tc>
        <w:tc>
          <w:tcPr>
            <w:tcW w:w="1980" w:type="dxa"/>
          </w:tcPr>
          <w:p w14:paraId="6274A2F2" w14:textId="746C6F0D" w:rsidR="00F27DBD" w:rsidRPr="006C2446" w:rsidRDefault="00F27DBD" w:rsidP="00F27DBD">
            <w:pPr>
              <w:jc w:val="both"/>
              <w:rPr>
                <w:rFonts w:ascii="Calibri" w:hAnsi="Calibri"/>
                <w:b/>
                <w:bCs/>
                <w:lang w:val="ka-GE"/>
              </w:rPr>
            </w:pPr>
            <w:r>
              <w:rPr>
                <w:rFonts w:ascii="Calibri" w:hAnsi="Calibri"/>
                <w:b/>
                <w:bCs/>
                <w:lang w:val="ka-GE"/>
              </w:rPr>
              <w:lastRenderedPageBreak/>
              <w:t>პირობითი</w:t>
            </w:r>
          </w:p>
        </w:tc>
        <w:tc>
          <w:tcPr>
            <w:tcW w:w="4585" w:type="dxa"/>
          </w:tcPr>
          <w:p w14:paraId="2F9C1547" w14:textId="6B39EFAD" w:rsidR="00F27DBD" w:rsidRPr="00AA208B" w:rsidRDefault="00F27DBD" w:rsidP="00F27DBD">
            <w:pPr>
              <w:keepNext/>
              <w:jc w:val="both"/>
              <w:rPr>
                <w:rFonts w:ascii="Calibri" w:hAnsi="Calibri"/>
                <w:lang w:val="ka-GE"/>
              </w:rPr>
            </w:pPr>
            <w:r w:rsidRPr="006C2446">
              <w:rPr>
                <w:rFonts w:ascii="Calibri" w:hAnsi="Calibri"/>
                <w:b/>
                <w:bCs/>
                <w:lang w:val="ka-GE"/>
              </w:rPr>
              <w:t>აუცილებელია</w:t>
            </w:r>
            <w:r w:rsidRPr="006C2446">
              <w:rPr>
                <w:rFonts w:ascii="Calibri" w:hAnsi="Calibri"/>
                <w:lang w:val="ka-GE"/>
              </w:rPr>
              <w:t xml:space="preserve"> დაბრუნდეს იმ შემთხვევაში, როდესაც ცხადად არის თანხმობა </w:t>
            </w:r>
            <w:r w:rsidRPr="006C2446">
              <w:rPr>
                <w:rFonts w:ascii="Calibri" w:hAnsi="Calibri"/>
                <w:lang w:val="ka-GE"/>
              </w:rPr>
              <w:lastRenderedPageBreak/>
              <w:t xml:space="preserve">გამოხატული ანგარიშის მფლობელის სახელის დაბრუნებაზე </w:t>
            </w:r>
            <w:sdt>
              <w:sdtPr>
                <w:rPr>
                  <w:rFonts w:ascii="Calibri" w:hAnsi="Calibri"/>
                  <w:lang w:val="ka-GE"/>
                </w:rPr>
                <w:id w:val="-1971115197"/>
                <w:citation/>
              </w:sdtPr>
              <w:sdtEndPr/>
              <w:sdtContent>
                <w:r>
                  <w:rPr>
                    <w:rFonts w:ascii="Calibri" w:hAnsi="Calibri"/>
                    <w:lang w:val="ka-GE"/>
                  </w:rPr>
                  <w:fldChar w:fldCharType="begin"/>
                </w:r>
                <w:r>
                  <w:rPr>
                    <w:rFonts w:ascii="Calibri" w:hAnsi="Calibri"/>
                    <w:lang w:val="ka-GE"/>
                  </w:rPr>
                  <w:instrText xml:space="preserve"> CITATION GBAoFACONS \l 1079 </w:instrText>
                </w:r>
                <w:r>
                  <w:rPr>
                    <w:rFonts w:ascii="Calibri" w:hAnsi="Calibri"/>
                    <w:lang w:val="ka-GE"/>
                  </w:rPr>
                  <w:fldChar w:fldCharType="separate"/>
                </w:r>
                <w:r w:rsidR="00680AA7" w:rsidRPr="00680AA7">
                  <w:rPr>
                    <w:rFonts w:ascii="Calibri" w:hAnsi="Calibri"/>
                    <w:noProof/>
                    <w:lang w:val="ka-GE"/>
                  </w:rPr>
                  <w:t>(6)</w:t>
                </w:r>
                <w:r>
                  <w:rPr>
                    <w:rFonts w:ascii="Calibri" w:hAnsi="Calibri"/>
                    <w:lang w:val="ka-GE"/>
                  </w:rPr>
                  <w:fldChar w:fldCharType="end"/>
                </w:r>
              </w:sdtContent>
            </w:sdt>
            <w:r w:rsidRPr="006C2446">
              <w:rPr>
                <w:rFonts w:ascii="Calibri" w:hAnsi="Calibri"/>
                <w:lang w:val="ka-GE"/>
              </w:rPr>
              <w:t>-ის შესაბამისად.</w:t>
            </w:r>
            <w:r>
              <w:rPr>
                <w:rFonts w:ascii="Calibri" w:hAnsi="Calibri"/>
                <w:lang w:val="ka-GE"/>
              </w:rPr>
              <w:t xml:space="preserve"> </w:t>
            </w:r>
            <w:r w:rsidRPr="006C2446">
              <w:rPr>
                <w:rFonts w:ascii="Calibri" w:hAnsi="Calibri"/>
                <w:lang w:val="ka-GE"/>
              </w:rPr>
              <w:t xml:space="preserve">თუ აღნიშნული თანხმობა ცხადად არ არის გამოხატული, ველი </w:t>
            </w:r>
            <w:r w:rsidRPr="006C2446">
              <w:rPr>
                <w:rFonts w:ascii="Calibri" w:hAnsi="Calibri"/>
                <w:b/>
                <w:bCs/>
                <w:lang w:val="ka-GE"/>
              </w:rPr>
              <w:t>არავითარ შემთხვევაში</w:t>
            </w:r>
            <w:r w:rsidRPr="006C2446">
              <w:rPr>
                <w:rFonts w:ascii="Calibri" w:hAnsi="Calibri"/>
                <w:lang w:val="ka-GE"/>
              </w:rPr>
              <w:t xml:space="preserve"> არ უნდა დაბრუნდეს</w:t>
            </w:r>
            <w:r w:rsidRPr="00B64E75">
              <w:rPr>
                <w:rFonts w:ascii="Calibri" w:hAnsi="Calibri"/>
                <w:lang w:val="ka-GE"/>
              </w:rPr>
              <w:t>.</w:t>
            </w:r>
          </w:p>
        </w:tc>
      </w:tr>
      <w:tr w:rsidR="00F27DBD" w:rsidRPr="00E133A9" w14:paraId="1D9511AB" w14:textId="77777777" w:rsidTr="00AD6D62">
        <w:tc>
          <w:tcPr>
            <w:tcW w:w="1413" w:type="dxa"/>
          </w:tcPr>
          <w:p w14:paraId="29F2815C" w14:textId="77777777" w:rsidR="00F27DBD" w:rsidRPr="006C2446" w:rsidRDefault="00F27DBD" w:rsidP="00F27DBD">
            <w:pPr>
              <w:jc w:val="both"/>
              <w:rPr>
                <w:rFonts w:ascii="Calibri" w:hAnsi="Calibri"/>
              </w:rPr>
            </w:pPr>
            <w:r w:rsidRPr="006C2446">
              <w:rPr>
                <w:rFonts w:ascii="Calibri" w:hAnsi="Calibri"/>
              </w:rPr>
              <w:lastRenderedPageBreak/>
              <w:t>name</w:t>
            </w:r>
          </w:p>
        </w:tc>
        <w:tc>
          <w:tcPr>
            <w:tcW w:w="1372" w:type="dxa"/>
          </w:tcPr>
          <w:p w14:paraId="57597F10" w14:textId="77777777" w:rsidR="00F27DBD" w:rsidRPr="009707E7" w:rsidRDefault="00F27DBD" w:rsidP="00F27DBD">
            <w:pPr>
              <w:jc w:val="both"/>
            </w:pPr>
            <w:r w:rsidRPr="003D6BCF">
              <w:t>Max70Text</w:t>
            </w:r>
          </w:p>
        </w:tc>
        <w:tc>
          <w:tcPr>
            <w:tcW w:w="1980" w:type="dxa"/>
          </w:tcPr>
          <w:p w14:paraId="1F6C5E15" w14:textId="77777777" w:rsidR="00F27DBD" w:rsidRPr="00B64E75" w:rsidRDefault="00F27DBD" w:rsidP="00F27DBD">
            <w:pPr>
              <w:jc w:val="both"/>
              <w:rPr>
                <w:rFonts w:ascii="Calibri" w:hAnsi="Calibri"/>
                <w:b/>
                <w:lang w:val="ka-GE"/>
              </w:rPr>
            </w:pPr>
            <w:r w:rsidRPr="006C2446">
              <w:rPr>
                <w:rFonts w:ascii="Calibri" w:hAnsi="Calibri"/>
                <w:b/>
                <w:bCs/>
                <w:lang w:val="ka-GE"/>
              </w:rPr>
              <w:t>პირობითი</w:t>
            </w:r>
          </w:p>
        </w:tc>
        <w:tc>
          <w:tcPr>
            <w:tcW w:w="4585" w:type="dxa"/>
          </w:tcPr>
          <w:p w14:paraId="1B621A3B" w14:textId="77777777" w:rsidR="00F27DBD" w:rsidRPr="00B64E75" w:rsidRDefault="00F27DBD" w:rsidP="00F27DBD">
            <w:pPr>
              <w:keepNext/>
              <w:jc w:val="both"/>
              <w:rPr>
                <w:rFonts w:ascii="Calibri" w:hAnsi="Calibri"/>
                <w:lang w:val="ka-GE"/>
              </w:rPr>
            </w:pPr>
            <w:r w:rsidRPr="006C2446">
              <w:rPr>
                <w:rFonts w:ascii="Calibri" w:hAnsi="Calibri"/>
                <w:b/>
                <w:bCs/>
                <w:lang w:val="ka-GE"/>
              </w:rPr>
              <w:t>აუცილებელია</w:t>
            </w:r>
            <w:r w:rsidRPr="006C2446">
              <w:rPr>
                <w:rFonts w:ascii="Calibri" w:hAnsi="Calibri"/>
                <w:lang w:val="ka-GE"/>
              </w:rPr>
              <w:t xml:space="preserve"> ამ ველის დაბრუნება იმ შემთხვევაში, როცა </w:t>
            </w:r>
            <w:proofErr w:type="spellStart"/>
            <w:r w:rsidRPr="006C2446">
              <w:rPr>
                <w:rFonts w:ascii="Calibri" w:hAnsi="Calibri"/>
              </w:rPr>
              <w:t>displayName</w:t>
            </w:r>
            <w:proofErr w:type="spellEnd"/>
            <w:r w:rsidRPr="006C2446">
              <w:rPr>
                <w:rFonts w:ascii="Calibri" w:hAnsi="Calibri"/>
              </w:rPr>
              <w:t xml:space="preserve"> </w:t>
            </w:r>
            <w:r w:rsidRPr="006C2446">
              <w:rPr>
                <w:rFonts w:ascii="Calibri" w:hAnsi="Calibri"/>
                <w:lang w:val="ka-GE"/>
              </w:rPr>
              <w:t>არის ცარიელი</w:t>
            </w:r>
            <w:r w:rsidRPr="00B64E75">
              <w:rPr>
                <w:rFonts w:ascii="Calibri" w:hAnsi="Calibri"/>
                <w:lang w:val="ka-GE"/>
              </w:rPr>
              <w:t>.</w:t>
            </w:r>
          </w:p>
        </w:tc>
      </w:tr>
      <w:tr w:rsidR="00F27DBD" w:rsidRPr="00E133A9" w14:paraId="6C966D93" w14:textId="77777777" w:rsidTr="00AD6D62">
        <w:tc>
          <w:tcPr>
            <w:tcW w:w="1413" w:type="dxa"/>
          </w:tcPr>
          <w:p w14:paraId="7AD3847D" w14:textId="77777777" w:rsidR="00F27DBD" w:rsidRPr="006C2446" w:rsidRDefault="00F27DBD" w:rsidP="00F27DBD">
            <w:pPr>
              <w:jc w:val="both"/>
              <w:rPr>
                <w:rFonts w:ascii="Calibri" w:hAnsi="Calibri"/>
              </w:rPr>
            </w:pPr>
            <w:proofErr w:type="spellStart"/>
            <w:r w:rsidRPr="006C2446">
              <w:rPr>
                <w:rFonts w:ascii="Calibri" w:hAnsi="Calibri"/>
              </w:rPr>
              <w:t>displayName</w:t>
            </w:r>
            <w:proofErr w:type="spellEnd"/>
          </w:p>
        </w:tc>
        <w:tc>
          <w:tcPr>
            <w:tcW w:w="1372" w:type="dxa"/>
          </w:tcPr>
          <w:p w14:paraId="1F8EB888" w14:textId="77777777" w:rsidR="00F27DBD" w:rsidRPr="003D6BCF" w:rsidRDefault="00F27DBD" w:rsidP="00F27DBD">
            <w:pPr>
              <w:jc w:val="both"/>
            </w:pPr>
            <w:r w:rsidRPr="008271A9">
              <w:t>Max70Text</w:t>
            </w:r>
          </w:p>
        </w:tc>
        <w:tc>
          <w:tcPr>
            <w:tcW w:w="1980" w:type="dxa"/>
          </w:tcPr>
          <w:p w14:paraId="4149FC78" w14:textId="77777777" w:rsidR="00F27DBD" w:rsidRPr="00B64E75" w:rsidRDefault="00F27DBD" w:rsidP="00F27DBD">
            <w:pPr>
              <w:jc w:val="both"/>
              <w:rPr>
                <w:rFonts w:ascii="Calibri" w:hAnsi="Calibri"/>
                <w:b/>
                <w:lang w:val="ka-GE"/>
              </w:rPr>
            </w:pPr>
            <w:r w:rsidRPr="006C2446">
              <w:rPr>
                <w:rFonts w:ascii="Calibri" w:hAnsi="Calibri"/>
                <w:b/>
                <w:bCs/>
                <w:lang w:val="ka-GE"/>
              </w:rPr>
              <w:t>პირობითი</w:t>
            </w:r>
          </w:p>
        </w:tc>
        <w:tc>
          <w:tcPr>
            <w:tcW w:w="4585" w:type="dxa"/>
          </w:tcPr>
          <w:p w14:paraId="4E6750E0" w14:textId="77777777" w:rsidR="00F27DBD" w:rsidRPr="00B64E75" w:rsidRDefault="00F27DBD" w:rsidP="00F27DBD">
            <w:pPr>
              <w:keepNext/>
              <w:jc w:val="both"/>
              <w:rPr>
                <w:rFonts w:ascii="Calibri" w:hAnsi="Calibri"/>
                <w:lang w:val="ka-GE"/>
              </w:rPr>
            </w:pPr>
            <w:r w:rsidRPr="006C2446">
              <w:rPr>
                <w:rFonts w:ascii="Calibri" w:hAnsi="Calibri"/>
                <w:b/>
                <w:bCs/>
                <w:lang w:val="ka-GE"/>
              </w:rPr>
              <w:t xml:space="preserve">აუცილებელია </w:t>
            </w:r>
            <w:r w:rsidRPr="006C2446">
              <w:rPr>
                <w:rFonts w:ascii="Calibri" w:hAnsi="Calibri"/>
                <w:lang w:val="ka-GE"/>
              </w:rPr>
              <w:t xml:space="preserve">ამ ველის დაბრუნება, თუ </w:t>
            </w:r>
            <w:proofErr w:type="spellStart"/>
            <w:r w:rsidRPr="006C2446">
              <w:rPr>
                <w:rFonts w:ascii="Calibri" w:hAnsi="Calibri"/>
                <w:lang w:val="ka-GE"/>
              </w:rPr>
              <w:t>სმმ</w:t>
            </w:r>
            <w:proofErr w:type="spellEnd"/>
            <w:r w:rsidRPr="006C2446">
              <w:rPr>
                <w:rFonts w:ascii="Calibri" w:hAnsi="Calibri"/>
                <w:lang w:val="ka-GE"/>
              </w:rPr>
              <w:t xml:space="preserve">-მა </w:t>
            </w:r>
            <w:proofErr w:type="spellStart"/>
            <w:r w:rsidRPr="006C2446">
              <w:rPr>
                <w:rFonts w:ascii="Calibri" w:hAnsi="Calibri"/>
                <w:lang w:val="ka-GE"/>
              </w:rPr>
              <w:t>ამსმპ</w:t>
            </w:r>
            <w:proofErr w:type="spellEnd"/>
            <w:r w:rsidRPr="006C2446">
              <w:rPr>
                <w:rFonts w:ascii="Calibri" w:hAnsi="Calibri"/>
                <w:lang w:val="ka-GE"/>
              </w:rPr>
              <w:t xml:space="preserve">-ს რომელიმე არხში განსაზღვრა აღნიშნული სახელი. როდესაც სახელი განსაზღვრულია რამდენიმე არხში, </w:t>
            </w:r>
            <w:r w:rsidRPr="006C2446">
              <w:rPr>
                <w:rFonts w:ascii="Calibri" w:hAnsi="Calibri"/>
                <w:b/>
                <w:bCs/>
                <w:lang w:val="ka-GE"/>
              </w:rPr>
              <w:t>აუცილებელია</w:t>
            </w:r>
            <w:r w:rsidRPr="006C2446">
              <w:rPr>
                <w:rFonts w:ascii="Calibri" w:hAnsi="Calibri"/>
                <w:lang w:val="ka-GE"/>
              </w:rPr>
              <w:t xml:space="preserve"> უპირატესობა მიენიჭოს ინტერნეტ ან </w:t>
            </w:r>
            <w:proofErr w:type="spellStart"/>
            <w:r w:rsidRPr="006C2446">
              <w:rPr>
                <w:rFonts w:ascii="Calibri" w:hAnsi="Calibri"/>
                <w:lang w:val="ka-GE"/>
              </w:rPr>
              <w:t>მობილბანკში</w:t>
            </w:r>
            <w:proofErr w:type="spellEnd"/>
            <w:r w:rsidRPr="006C2446">
              <w:rPr>
                <w:rFonts w:ascii="Calibri" w:hAnsi="Calibri"/>
                <w:lang w:val="ka-GE"/>
              </w:rPr>
              <w:t xml:space="preserve"> განსაზღვრულ სახელს</w:t>
            </w:r>
            <w:r w:rsidRPr="00B64E75">
              <w:rPr>
                <w:rFonts w:ascii="Calibri" w:hAnsi="Calibri"/>
                <w:lang w:val="ka-GE"/>
              </w:rPr>
              <w:t>.</w:t>
            </w:r>
          </w:p>
        </w:tc>
      </w:tr>
      <w:tr w:rsidR="00F27DBD" w:rsidRPr="00E133A9" w14:paraId="24D6D9F4" w14:textId="77777777" w:rsidTr="00AD6D62">
        <w:tc>
          <w:tcPr>
            <w:tcW w:w="1413" w:type="dxa"/>
          </w:tcPr>
          <w:p w14:paraId="61F69630" w14:textId="77777777" w:rsidR="00F27DBD" w:rsidRPr="006C2446" w:rsidRDefault="00F27DBD" w:rsidP="00F27DBD">
            <w:pPr>
              <w:jc w:val="both"/>
              <w:rPr>
                <w:rFonts w:ascii="Calibri" w:hAnsi="Calibri"/>
              </w:rPr>
            </w:pPr>
            <w:r w:rsidRPr="006C2446">
              <w:rPr>
                <w:rFonts w:ascii="Calibri" w:hAnsi="Calibri"/>
              </w:rPr>
              <w:t>product</w:t>
            </w:r>
          </w:p>
        </w:tc>
        <w:tc>
          <w:tcPr>
            <w:tcW w:w="1372" w:type="dxa"/>
          </w:tcPr>
          <w:p w14:paraId="4BEC9DF5" w14:textId="77777777" w:rsidR="00F27DBD" w:rsidRPr="008271A9" w:rsidRDefault="00F27DBD" w:rsidP="00F27DBD">
            <w:pPr>
              <w:jc w:val="both"/>
            </w:pPr>
            <w:r w:rsidRPr="00CE47CE">
              <w:t>Max35Text</w:t>
            </w:r>
          </w:p>
        </w:tc>
        <w:tc>
          <w:tcPr>
            <w:tcW w:w="1980" w:type="dxa"/>
          </w:tcPr>
          <w:p w14:paraId="4F7496C5" w14:textId="60BB322B" w:rsidR="00F27DBD" w:rsidRPr="00B64E75" w:rsidRDefault="000C2A6E" w:rsidP="00F27DBD">
            <w:pPr>
              <w:jc w:val="both"/>
              <w:rPr>
                <w:rFonts w:ascii="Calibri" w:hAnsi="Calibri"/>
                <w:b/>
                <w:lang w:val="ka-GE"/>
              </w:rPr>
            </w:pPr>
            <w:commentRangeStart w:id="30"/>
            <w:r>
              <w:rPr>
                <w:rFonts w:ascii="Calibri" w:hAnsi="Calibri"/>
                <w:b/>
                <w:bCs/>
                <w:lang w:val="ka-GE"/>
              </w:rPr>
              <w:t>პირობითი</w:t>
            </w:r>
            <w:commentRangeEnd w:id="30"/>
            <w:r w:rsidR="0075129A">
              <w:rPr>
                <w:rStyle w:val="CommentReference"/>
              </w:rPr>
              <w:commentReference w:id="30"/>
            </w:r>
          </w:p>
        </w:tc>
        <w:tc>
          <w:tcPr>
            <w:tcW w:w="4585" w:type="dxa"/>
          </w:tcPr>
          <w:p w14:paraId="46C8EA71" w14:textId="3757DB27" w:rsidR="00F27DBD" w:rsidRPr="00555AAA" w:rsidRDefault="000C2A6E" w:rsidP="00F27DBD">
            <w:pPr>
              <w:keepNext/>
              <w:jc w:val="both"/>
              <w:rPr>
                <w:rFonts w:ascii="Calibri" w:hAnsi="Calibri"/>
                <w:lang w:val="ka-GE"/>
              </w:rPr>
            </w:pPr>
            <w:r>
              <w:rPr>
                <w:rFonts w:ascii="Calibri" w:hAnsi="Calibri"/>
                <w:b/>
                <w:bCs/>
                <w:lang w:val="ka-GE"/>
              </w:rPr>
              <w:t>უმჯობესია</w:t>
            </w:r>
            <w:r w:rsidR="00555AAA">
              <w:rPr>
                <w:rFonts w:ascii="Calibri" w:hAnsi="Calibri"/>
                <w:lang w:val="ka-GE"/>
              </w:rPr>
              <w:t xml:space="preserve"> ეს ველი დაბრუნდეს და მასში მიეთითოს </w:t>
            </w:r>
            <w:proofErr w:type="spellStart"/>
            <w:r w:rsidR="00555AAA">
              <w:rPr>
                <w:rFonts w:ascii="Calibri" w:hAnsi="Calibri"/>
                <w:lang w:val="ka-GE"/>
              </w:rPr>
              <w:t>ამსმპ</w:t>
            </w:r>
            <w:proofErr w:type="spellEnd"/>
            <w:r w:rsidR="00555AAA">
              <w:rPr>
                <w:rFonts w:ascii="Calibri" w:hAnsi="Calibri"/>
                <w:lang w:val="ka-GE"/>
              </w:rPr>
              <w:t>-ის მიერ მინიჭებული პროდუქტის დასახელება</w:t>
            </w:r>
          </w:p>
        </w:tc>
      </w:tr>
      <w:tr w:rsidR="00F27DBD" w:rsidRPr="00E133A9" w14:paraId="0564F790" w14:textId="77777777" w:rsidTr="00AD6D62">
        <w:tc>
          <w:tcPr>
            <w:tcW w:w="1413" w:type="dxa"/>
          </w:tcPr>
          <w:p w14:paraId="61742481" w14:textId="77777777" w:rsidR="00F27DBD" w:rsidRPr="006C2446" w:rsidRDefault="00F27DBD" w:rsidP="00F27DBD">
            <w:pPr>
              <w:jc w:val="both"/>
              <w:rPr>
                <w:rFonts w:ascii="Calibri" w:hAnsi="Calibri"/>
              </w:rPr>
            </w:pPr>
            <w:proofErr w:type="spellStart"/>
            <w:r w:rsidRPr="006C2446">
              <w:rPr>
                <w:rFonts w:ascii="Calibri" w:hAnsi="Calibri"/>
              </w:rPr>
              <w:t>cashAccountType</w:t>
            </w:r>
            <w:proofErr w:type="spellEnd"/>
          </w:p>
        </w:tc>
        <w:tc>
          <w:tcPr>
            <w:tcW w:w="1372" w:type="dxa"/>
          </w:tcPr>
          <w:p w14:paraId="3FA951EA" w14:textId="77777777" w:rsidR="00F27DBD" w:rsidRPr="00CE47CE" w:rsidRDefault="00F27DBD" w:rsidP="00F27DBD">
            <w:pPr>
              <w:jc w:val="both"/>
            </w:pPr>
            <w:r w:rsidRPr="00AA3E74">
              <w:t>Cash Account Type</w:t>
            </w:r>
          </w:p>
        </w:tc>
        <w:tc>
          <w:tcPr>
            <w:tcW w:w="1980" w:type="dxa"/>
          </w:tcPr>
          <w:p w14:paraId="5DB84ACF" w14:textId="77777777" w:rsidR="00F27DBD" w:rsidRPr="00B64E75" w:rsidRDefault="00F27DBD" w:rsidP="00F27DBD">
            <w:pPr>
              <w:jc w:val="both"/>
              <w:rPr>
                <w:rFonts w:ascii="Calibri" w:hAnsi="Calibri"/>
                <w:b/>
                <w:lang w:val="ka-GE"/>
              </w:rPr>
            </w:pPr>
            <w:r w:rsidRPr="006C2446">
              <w:rPr>
                <w:rFonts w:ascii="Calibri" w:hAnsi="Calibri"/>
                <w:b/>
                <w:bCs/>
                <w:lang w:val="ka-GE"/>
              </w:rPr>
              <w:t>სავალდებულო</w:t>
            </w:r>
          </w:p>
        </w:tc>
        <w:tc>
          <w:tcPr>
            <w:tcW w:w="4585" w:type="dxa"/>
          </w:tcPr>
          <w:p w14:paraId="5C89A6C4" w14:textId="4691AFF1" w:rsidR="00E02C00" w:rsidRDefault="001F1537" w:rsidP="00F27DBD">
            <w:pPr>
              <w:keepNext/>
              <w:jc w:val="both"/>
              <w:rPr>
                <w:rFonts w:ascii="Calibri" w:hAnsi="Calibri"/>
                <w:lang w:val="ka-GE"/>
              </w:rPr>
            </w:pPr>
            <w:r>
              <w:rPr>
                <w:rFonts w:ascii="Calibri" w:hAnsi="Calibri"/>
                <w:lang w:val="ka-GE"/>
              </w:rPr>
              <w:t xml:space="preserve">გარდა </w:t>
            </w:r>
            <w:sdt>
              <w:sdtPr>
                <w:rPr>
                  <w:rFonts w:ascii="Calibri" w:hAnsi="Calibri"/>
                  <w:lang w:val="ka-GE"/>
                </w:rPr>
                <w:id w:val="-210805316"/>
                <w:citation/>
              </w:sdtPr>
              <w:sdtContent>
                <w:r w:rsidR="002250D1">
                  <w:rPr>
                    <w:rFonts w:ascii="Calibri" w:hAnsi="Calibri"/>
                    <w:lang w:val="ka-GE"/>
                  </w:rPr>
                  <w:fldChar w:fldCharType="begin"/>
                </w:r>
                <w:r w:rsidR="002250D1">
                  <w:rPr>
                    <w:rFonts w:ascii="Calibri" w:hAnsi="Calibri"/>
                  </w:rPr>
                  <w:instrText xml:space="preserve"> CITATION oFADaD \l 1033 </w:instrText>
                </w:r>
                <w:r w:rsidR="002250D1">
                  <w:rPr>
                    <w:rFonts w:ascii="Calibri" w:hAnsi="Calibri"/>
                    <w:lang w:val="ka-GE"/>
                  </w:rPr>
                  <w:fldChar w:fldCharType="separate"/>
                </w:r>
                <w:r w:rsidR="00680AA7" w:rsidRPr="00680AA7">
                  <w:rPr>
                    <w:rFonts w:ascii="Calibri" w:hAnsi="Calibri"/>
                    <w:noProof/>
                  </w:rPr>
                  <w:t>(9)</w:t>
                </w:r>
                <w:r w:rsidR="002250D1">
                  <w:rPr>
                    <w:rFonts w:ascii="Calibri" w:hAnsi="Calibri"/>
                    <w:lang w:val="ka-GE"/>
                  </w:rPr>
                  <w:fldChar w:fldCharType="end"/>
                </w:r>
              </w:sdtContent>
            </w:sdt>
            <w:r w:rsidR="002250D1">
              <w:rPr>
                <w:rFonts w:ascii="Calibri" w:hAnsi="Calibri"/>
                <w:lang w:val="ka-GE"/>
              </w:rPr>
              <w:t>-</w:t>
            </w:r>
            <w:r w:rsidR="006020DD">
              <w:rPr>
                <w:rFonts w:ascii="Calibri" w:hAnsi="Calibri"/>
                <w:lang w:val="ka-GE"/>
              </w:rPr>
              <w:t>ით მითითებულის უგულვებელყოფის გარეშე, შევსების წესი შემდეგია:</w:t>
            </w:r>
          </w:p>
          <w:p w14:paraId="03BC7F29" w14:textId="77777777" w:rsidR="006E1C81" w:rsidRDefault="00F27DBD" w:rsidP="002D69E8">
            <w:pPr>
              <w:pStyle w:val="ListParagraph"/>
              <w:keepNext/>
              <w:numPr>
                <w:ilvl w:val="0"/>
                <w:numId w:val="13"/>
              </w:numPr>
              <w:jc w:val="both"/>
              <w:rPr>
                <w:rFonts w:ascii="Calibri" w:hAnsi="Calibri"/>
                <w:lang w:val="ka-GE"/>
              </w:rPr>
            </w:pPr>
            <w:r w:rsidRPr="006020DD">
              <w:rPr>
                <w:rFonts w:ascii="Calibri" w:hAnsi="Calibri"/>
                <w:lang w:val="ka-GE"/>
              </w:rPr>
              <w:t>CACC</w:t>
            </w:r>
            <w:r w:rsidR="006020DD">
              <w:rPr>
                <w:rFonts w:ascii="Calibri" w:hAnsi="Calibri"/>
                <w:lang w:val="ka-GE"/>
              </w:rPr>
              <w:t xml:space="preserve"> - მიმდინარე ანგარიში</w:t>
            </w:r>
            <w:r w:rsidRPr="006020DD">
              <w:rPr>
                <w:rFonts w:ascii="Calibri" w:hAnsi="Calibri"/>
                <w:lang w:val="ka-GE"/>
              </w:rPr>
              <w:t xml:space="preserve"> </w:t>
            </w:r>
          </w:p>
          <w:p w14:paraId="5FA4DFB7" w14:textId="77777777" w:rsidR="00F27DBD" w:rsidRPr="006E1C81" w:rsidRDefault="00F27DBD" w:rsidP="002D69E8">
            <w:pPr>
              <w:pStyle w:val="ListParagraph"/>
              <w:keepNext/>
              <w:numPr>
                <w:ilvl w:val="0"/>
                <w:numId w:val="13"/>
              </w:numPr>
              <w:jc w:val="both"/>
              <w:rPr>
                <w:rFonts w:ascii="Calibri" w:hAnsi="Calibri"/>
                <w:b/>
              </w:rPr>
            </w:pPr>
            <w:r w:rsidRPr="006020DD">
              <w:rPr>
                <w:rFonts w:ascii="Calibri" w:hAnsi="Calibri"/>
                <w:lang w:val="ka-GE"/>
              </w:rPr>
              <w:t xml:space="preserve">CARD </w:t>
            </w:r>
            <w:r w:rsidR="006E1C81">
              <w:rPr>
                <w:rFonts w:ascii="Calibri" w:hAnsi="Calibri"/>
                <w:lang w:val="ka-GE"/>
              </w:rPr>
              <w:t xml:space="preserve">- ანგარიში რომელზეც </w:t>
            </w:r>
            <w:r w:rsidRPr="00E3281E">
              <w:rPr>
                <w:rFonts w:ascii="Calibri" w:hAnsi="Calibri"/>
                <w:lang w:val="ka-GE"/>
              </w:rPr>
              <w:t>ანგარიშზე მიბმულია ან ოდესმე ყოფილა მიბმული პლასტიკური ბარათი</w:t>
            </w:r>
          </w:p>
          <w:p w14:paraId="7973E59F" w14:textId="77777777" w:rsidR="006E1C81" w:rsidRPr="006E1C81" w:rsidRDefault="006E1C81" w:rsidP="002D69E8">
            <w:pPr>
              <w:pStyle w:val="ListParagraph"/>
              <w:keepNext/>
              <w:numPr>
                <w:ilvl w:val="0"/>
                <w:numId w:val="13"/>
              </w:numPr>
              <w:jc w:val="both"/>
              <w:rPr>
                <w:rFonts w:ascii="Calibri" w:hAnsi="Calibri"/>
                <w:b/>
              </w:rPr>
            </w:pPr>
            <w:r>
              <w:rPr>
                <w:rFonts w:ascii="Calibri" w:hAnsi="Calibri"/>
                <w:lang w:val="ka-GE"/>
              </w:rPr>
              <w:t>LOAN - სესხის ანგარიში</w:t>
            </w:r>
          </w:p>
          <w:p w14:paraId="5877C247" w14:textId="6B56B6F8" w:rsidR="006E1C81" w:rsidRPr="00B64E75" w:rsidRDefault="00BD6F92" w:rsidP="002D69E8">
            <w:pPr>
              <w:pStyle w:val="ListParagraph"/>
              <w:keepNext/>
              <w:numPr>
                <w:ilvl w:val="0"/>
                <w:numId w:val="13"/>
              </w:numPr>
              <w:jc w:val="both"/>
              <w:rPr>
                <w:rFonts w:ascii="Calibri" w:hAnsi="Calibri"/>
                <w:b/>
              </w:rPr>
            </w:pPr>
            <w:r>
              <w:rPr>
                <w:rFonts w:ascii="Calibri" w:hAnsi="Calibri"/>
              </w:rPr>
              <w:t xml:space="preserve">SVGS </w:t>
            </w:r>
            <w:r>
              <w:rPr>
                <w:rFonts w:ascii="Calibri" w:hAnsi="Calibri"/>
                <w:lang w:val="ka-GE"/>
              </w:rPr>
              <w:t>- დეპოზიტის ანგარიში</w:t>
            </w:r>
          </w:p>
        </w:tc>
      </w:tr>
      <w:tr w:rsidR="00F27DBD" w:rsidRPr="00E133A9" w14:paraId="05763E32" w14:textId="77777777" w:rsidTr="00AD6D62">
        <w:tc>
          <w:tcPr>
            <w:tcW w:w="1413" w:type="dxa"/>
          </w:tcPr>
          <w:p w14:paraId="0D7A0AA9" w14:textId="77777777" w:rsidR="00F27DBD" w:rsidRPr="006C2446" w:rsidRDefault="00F27DBD" w:rsidP="00F27DBD">
            <w:pPr>
              <w:jc w:val="both"/>
              <w:rPr>
                <w:rFonts w:ascii="Calibri" w:hAnsi="Calibri"/>
              </w:rPr>
            </w:pPr>
            <w:r w:rsidRPr="006C2446">
              <w:rPr>
                <w:rFonts w:ascii="Calibri" w:hAnsi="Calibri"/>
              </w:rPr>
              <w:t>status</w:t>
            </w:r>
          </w:p>
        </w:tc>
        <w:tc>
          <w:tcPr>
            <w:tcW w:w="1372" w:type="dxa"/>
          </w:tcPr>
          <w:p w14:paraId="1DF7A37A" w14:textId="77777777" w:rsidR="00F27DBD" w:rsidRPr="00AA3E74" w:rsidRDefault="00F27DBD" w:rsidP="00F27DBD">
            <w:pPr>
              <w:jc w:val="both"/>
            </w:pPr>
            <w:r w:rsidRPr="006C5C2A">
              <w:t>String</w:t>
            </w:r>
          </w:p>
        </w:tc>
        <w:tc>
          <w:tcPr>
            <w:tcW w:w="1980" w:type="dxa"/>
          </w:tcPr>
          <w:p w14:paraId="40474DFF" w14:textId="77777777" w:rsidR="00F27DBD" w:rsidRPr="00B64E75" w:rsidRDefault="00F27DBD" w:rsidP="00F27DBD">
            <w:pPr>
              <w:jc w:val="both"/>
              <w:rPr>
                <w:rFonts w:ascii="Calibri" w:hAnsi="Calibri"/>
                <w:b/>
                <w:lang w:val="ka-GE"/>
              </w:rPr>
            </w:pPr>
            <w:r w:rsidRPr="006C2446">
              <w:rPr>
                <w:rFonts w:ascii="Calibri" w:hAnsi="Calibri"/>
                <w:b/>
                <w:bCs/>
                <w:lang w:val="ka-GE"/>
              </w:rPr>
              <w:t>პირობითი</w:t>
            </w:r>
          </w:p>
        </w:tc>
        <w:tc>
          <w:tcPr>
            <w:tcW w:w="4585" w:type="dxa"/>
          </w:tcPr>
          <w:p w14:paraId="0A87FED7" w14:textId="77777777" w:rsidR="00F27DBD" w:rsidRDefault="00F27DBD" w:rsidP="002D69E8">
            <w:pPr>
              <w:keepNext/>
              <w:numPr>
                <w:ilvl w:val="0"/>
                <w:numId w:val="9"/>
              </w:numPr>
              <w:jc w:val="both"/>
              <w:rPr>
                <w:rFonts w:ascii="Calibri" w:hAnsi="Calibri"/>
                <w:lang w:val="ka-GE"/>
              </w:rPr>
            </w:pPr>
            <w:r w:rsidRPr="006C2446">
              <w:rPr>
                <w:rFonts w:ascii="Calibri" w:hAnsi="Calibri"/>
                <w:b/>
                <w:bCs/>
                <w:lang w:val="ka-GE"/>
              </w:rPr>
              <w:t>აუცილებელია</w:t>
            </w:r>
            <w:r w:rsidRPr="006C2446">
              <w:rPr>
                <w:rFonts w:ascii="Calibri" w:hAnsi="Calibri"/>
                <w:lang w:val="ka-GE"/>
              </w:rPr>
              <w:t xml:space="preserve"> დაბრუნდეს </w:t>
            </w:r>
            <w:r w:rsidRPr="006C2446">
              <w:rPr>
                <w:rFonts w:ascii="Calibri" w:hAnsi="Calibri"/>
              </w:rPr>
              <w:t>blocked</w:t>
            </w:r>
            <w:r w:rsidRPr="006C2446">
              <w:rPr>
                <w:rFonts w:ascii="Calibri" w:hAnsi="Calibri"/>
                <w:lang w:val="ka-GE"/>
              </w:rPr>
              <w:t xml:space="preserve">, თუ ანგარიშის გამოყენება შეზღუდულია რაიმე მიზეზით (მაგ. </w:t>
            </w:r>
            <w:r w:rsidRPr="00E3281E">
              <w:rPr>
                <w:rFonts w:ascii="Calibri" w:hAnsi="Calibri"/>
                <w:lang w:val="ka-GE"/>
              </w:rPr>
              <w:t xml:space="preserve">ყადაღის). </w:t>
            </w:r>
          </w:p>
          <w:p w14:paraId="1E48315C" w14:textId="77777777" w:rsidR="00F27DBD" w:rsidRPr="00170896" w:rsidRDefault="00F27DBD" w:rsidP="002D69E8">
            <w:pPr>
              <w:keepNext/>
              <w:numPr>
                <w:ilvl w:val="0"/>
                <w:numId w:val="9"/>
              </w:numPr>
              <w:jc w:val="both"/>
              <w:rPr>
                <w:rFonts w:ascii="Calibri" w:hAnsi="Calibri"/>
                <w:lang w:val="ka-GE"/>
              </w:rPr>
            </w:pPr>
            <w:r>
              <w:rPr>
                <w:rFonts w:ascii="Calibri" w:hAnsi="Calibri"/>
                <w:lang w:val="ka-GE"/>
              </w:rPr>
              <w:t xml:space="preserve">თუ </w:t>
            </w:r>
            <w:proofErr w:type="spellStart"/>
            <w:r>
              <w:rPr>
                <w:rFonts w:ascii="Calibri" w:hAnsi="Calibri"/>
                <w:lang w:val="ka-GE"/>
              </w:rPr>
              <w:t>ამსმპ</w:t>
            </w:r>
            <w:proofErr w:type="spellEnd"/>
            <w:r>
              <w:rPr>
                <w:rFonts w:ascii="Calibri" w:hAnsi="Calibri"/>
                <w:lang w:val="ka-GE"/>
              </w:rPr>
              <w:t xml:space="preserve"> </w:t>
            </w:r>
            <w:proofErr w:type="spellStart"/>
            <w:r>
              <w:rPr>
                <w:rFonts w:ascii="Calibri" w:hAnsi="Calibri"/>
                <w:lang w:val="ka-GE"/>
              </w:rPr>
              <w:t>სმმს</w:t>
            </w:r>
            <w:proofErr w:type="spellEnd"/>
            <w:r>
              <w:rPr>
                <w:rFonts w:ascii="Calibri" w:hAnsi="Calibri"/>
                <w:lang w:val="ka-GE"/>
              </w:rPr>
              <w:t xml:space="preserve"> საკუთარ სხვა ონლაინ არხებში უჩვენებს დახურულ ანგარიშებსაც, </w:t>
            </w:r>
            <w:r w:rsidRPr="00E3281E">
              <w:rPr>
                <w:rFonts w:ascii="Calibri" w:hAnsi="Calibri"/>
                <w:b/>
                <w:lang w:val="ka-GE"/>
              </w:rPr>
              <w:t>აუცილებელია</w:t>
            </w:r>
            <w:r>
              <w:rPr>
                <w:rFonts w:ascii="Calibri" w:hAnsi="Calibri"/>
                <w:lang w:val="ka-GE"/>
              </w:rPr>
              <w:t xml:space="preserve"> </w:t>
            </w:r>
            <w:r>
              <w:rPr>
                <w:rFonts w:ascii="Calibri" w:hAnsi="Calibri"/>
                <w:lang w:val="ka-GE"/>
              </w:rPr>
              <w:lastRenderedPageBreak/>
              <w:t xml:space="preserve">აღნიშნული ანგარიშები დაბრუნდეს </w:t>
            </w:r>
            <w:r>
              <w:rPr>
                <w:rFonts w:ascii="Calibri" w:hAnsi="Calibri"/>
              </w:rPr>
              <w:t>deleted</w:t>
            </w:r>
            <w:r>
              <w:rPr>
                <w:rFonts w:ascii="Calibri" w:hAnsi="Calibri"/>
                <w:lang w:val="ka-GE"/>
              </w:rPr>
              <w:t xml:space="preserve"> სტატუსით.</w:t>
            </w:r>
          </w:p>
          <w:p w14:paraId="529A5330" w14:textId="77777777" w:rsidR="00F27DBD" w:rsidRPr="006C2446" w:rsidRDefault="00F27DBD" w:rsidP="002D69E8">
            <w:pPr>
              <w:keepNext/>
              <w:numPr>
                <w:ilvl w:val="0"/>
                <w:numId w:val="9"/>
              </w:numPr>
              <w:jc w:val="both"/>
              <w:rPr>
                <w:rFonts w:ascii="Calibri" w:hAnsi="Calibri"/>
                <w:lang w:val="ka-GE"/>
              </w:rPr>
            </w:pPr>
            <w:r w:rsidRPr="006C2446">
              <w:rPr>
                <w:rFonts w:ascii="Calibri" w:hAnsi="Calibri"/>
                <w:lang w:val="ka-GE"/>
              </w:rPr>
              <w:t xml:space="preserve">სხვა შემთხვევაში ველის დაბრუნება </w:t>
            </w:r>
            <w:proofErr w:type="spellStart"/>
            <w:r w:rsidRPr="006C2446">
              <w:rPr>
                <w:rFonts w:ascii="Calibri" w:hAnsi="Calibri"/>
                <w:b/>
                <w:bCs/>
                <w:lang w:val="ka-GE"/>
              </w:rPr>
              <w:t>არააუცილებელია</w:t>
            </w:r>
            <w:proofErr w:type="spellEnd"/>
          </w:p>
        </w:tc>
      </w:tr>
      <w:tr w:rsidR="00F27DBD" w:rsidRPr="00E133A9" w14:paraId="637A32DB" w14:textId="77777777" w:rsidTr="00AD6D62">
        <w:tc>
          <w:tcPr>
            <w:tcW w:w="1413" w:type="dxa"/>
          </w:tcPr>
          <w:p w14:paraId="243CAAE7" w14:textId="77777777" w:rsidR="00F27DBD" w:rsidRPr="006C2446" w:rsidRDefault="00F27DBD" w:rsidP="00F27DBD">
            <w:pPr>
              <w:jc w:val="both"/>
              <w:rPr>
                <w:rFonts w:ascii="Calibri" w:hAnsi="Calibri"/>
              </w:rPr>
            </w:pPr>
            <w:proofErr w:type="spellStart"/>
            <w:r w:rsidRPr="006C2446">
              <w:rPr>
                <w:rFonts w:ascii="Calibri" w:hAnsi="Calibri"/>
              </w:rPr>
              <w:lastRenderedPageBreak/>
              <w:t>bic</w:t>
            </w:r>
            <w:proofErr w:type="spellEnd"/>
          </w:p>
        </w:tc>
        <w:tc>
          <w:tcPr>
            <w:tcW w:w="1372" w:type="dxa"/>
          </w:tcPr>
          <w:p w14:paraId="4675363C" w14:textId="77777777" w:rsidR="00F27DBD" w:rsidRPr="006C5C2A" w:rsidRDefault="00F27DBD" w:rsidP="00F27DBD">
            <w:pPr>
              <w:jc w:val="both"/>
            </w:pPr>
            <w:r>
              <w:t>BICFI</w:t>
            </w:r>
          </w:p>
        </w:tc>
        <w:tc>
          <w:tcPr>
            <w:tcW w:w="1980" w:type="dxa"/>
          </w:tcPr>
          <w:p w14:paraId="19AE7F3B" w14:textId="77777777" w:rsidR="00F27DBD" w:rsidRPr="00B64E75" w:rsidRDefault="00F27DBD" w:rsidP="00F27DBD">
            <w:pPr>
              <w:jc w:val="both"/>
              <w:rPr>
                <w:rFonts w:ascii="Calibri" w:hAnsi="Calibri"/>
                <w:b/>
                <w:lang w:val="ka-GE"/>
              </w:rPr>
            </w:pPr>
            <w:r w:rsidRPr="006C2446">
              <w:rPr>
                <w:rFonts w:ascii="Calibri" w:hAnsi="Calibri"/>
                <w:b/>
                <w:bCs/>
                <w:lang w:val="ka-GE"/>
              </w:rPr>
              <w:t>სავალდებულო</w:t>
            </w:r>
          </w:p>
        </w:tc>
        <w:tc>
          <w:tcPr>
            <w:tcW w:w="4585" w:type="dxa"/>
          </w:tcPr>
          <w:p w14:paraId="5653AF55" w14:textId="77777777" w:rsidR="00F27DBD" w:rsidRPr="00C13EB6" w:rsidRDefault="00F27DBD" w:rsidP="00F27DBD">
            <w:pPr>
              <w:keepNext/>
              <w:jc w:val="both"/>
              <w:rPr>
                <w:rFonts w:ascii="Calibri" w:hAnsi="Calibri"/>
                <w:b/>
                <w:bCs/>
              </w:rPr>
            </w:pPr>
          </w:p>
        </w:tc>
      </w:tr>
      <w:tr w:rsidR="00F27DBD" w:rsidRPr="00E133A9" w14:paraId="3FE396EF" w14:textId="77777777" w:rsidTr="00AD6D62">
        <w:tc>
          <w:tcPr>
            <w:tcW w:w="1413" w:type="dxa"/>
          </w:tcPr>
          <w:p w14:paraId="61FDF9BC" w14:textId="77777777" w:rsidR="00F27DBD" w:rsidRPr="006C2446" w:rsidRDefault="00F27DBD" w:rsidP="00F27DBD">
            <w:pPr>
              <w:jc w:val="both"/>
              <w:rPr>
                <w:rFonts w:ascii="Calibri" w:hAnsi="Calibri"/>
              </w:rPr>
            </w:pPr>
            <w:proofErr w:type="spellStart"/>
            <w:r w:rsidRPr="006C2446">
              <w:rPr>
                <w:rFonts w:ascii="Calibri" w:hAnsi="Calibri"/>
              </w:rPr>
              <w:t>linkedAccounts</w:t>
            </w:r>
            <w:proofErr w:type="spellEnd"/>
          </w:p>
        </w:tc>
        <w:tc>
          <w:tcPr>
            <w:tcW w:w="1372" w:type="dxa"/>
          </w:tcPr>
          <w:p w14:paraId="67629D00" w14:textId="77777777" w:rsidR="00F27DBD" w:rsidRDefault="00F27DBD" w:rsidP="00F27DBD">
            <w:pPr>
              <w:jc w:val="both"/>
            </w:pPr>
            <w:r>
              <w:t>Max70Text</w:t>
            </w:r>
          </w:p>
        </w:tc>
        <w:tc>
          <w:tcPr>
            <w:tcW w:w="1980" w:type="dxa"/>
          </w:tcPr>
          <w:p w14:paraId="4D2E04EE" w14:textId="77777777" w:rsidR="00F27DBD" w:rsidRPr="00B64E75" w:rsidRDefault="00F27DBD" w:rsidP="00F27DBD">
            <w:pPr>
              <w:jc w:val="both"/>
              <w:rPr>
                <w:rFonts w:ascii="Calibri" w:hAnsi="Calibri"/>
                <w:b/>
                <w:lang w:val="ka-GE"/>
              </w:rPr>
            </w:pPr>
            <w:r w:rsidRPr="006C2446">
              <w:rPr>
                <w:rFonts w:ascii="Calibri" w:hAnsi="Calibri"/>
                <w:b/>
                <w:bCs/>
                <w:lang w:val="ka-GE"/>
              </w:rPr>
              <w:t>არავითარ შემთხვევაში</w:t>
            </w:r>
          </w:p>
        </w:tc>
        <w:tc>
          <w:tcPr>
            <w:tcW w:w="4585" w:type="dxa"/>
          </w:tcPr>
          <w:p w14:paraId="798008EE" w14:textId="77777777" w:rsidR="00F27DBD" w:rsidRPr="006C2446" w:rsidRDefault="00F27DBD" w:rsidP="00F27DBD">
            <w:pPr>
              <w:keepNext/>
              <w:jc w:val="both"/>
              <w:rPr>
                <w:rFonts w:ascii="Calibri" w:hAnsi="Calibri"/>
                <w:b/>
                <w:bCs/>
                <w:lang w:val="ka-GE"/>
              </w:rPr>
            </w:pPr>
          </w:p>
        </w:tc>
      </w:tr>
      <w:tr w:rsidR="00F27DBD" w:rsidRPr="00E133A9" w14:paraId="0DF905B5" w14:textId="77777777" w:rsidTr="00AD6D62">
        <w:tc>
          <w:tcPr>
            <w:tcW w:w="1413" w:type="dxa"/>
          </w:tcPr>
          <w:p w14:paraId="19222E10" w14:textId="77777777" w:rsidR="00F27DBD" w:rsidRPr="006C2446" w:rsidRDefault="00F27DBD" w:rsidP="00F27DBD">
            <w:pPr>
              <w:jc w:val="both"/>
              <w:rPr>
                <w:rFonts w:ascii="Calibri" w:hAnsi="Calibri"/>
              </w:rPr>
            </w:pPr>
            <w:r w:rsidRPr="006C2446">
              <w:rPr>
                <w:rFonts w:ascii="Calibri" w:hAnsi="Calibri"/>
              </w:rPr>
              <w:t>usage</w:t>
            </w:r>
          </w:p>
        </w:tc>
        <w:tc>
          <w:tcPr>
            <w:tcW w:w="1372" w:type="dxa"/>
          </w:tcPr>
          <w:p w14:paraId="4F4DCA1E" w14:textId="77777777" w:rsidR="00F27DBD" w:rsidRDefault="00F27DBD" w:rsidP="00F27DBD">
            <w:pPr>
              <w:jc w:val="both"/>
            </w:pPr>
            <w:r w:rsidRPr="00212FC6">
              <w:t>Max4Text</w:t>
            </w:r>
          </w:p>
        </w:tc>
        <w:tc>
          <w:tcPr>
            <w:tcW w:w="1980" w:type="dxa"/>
          </w:tcPr>
          <w:p w14:paraId="764FC47A" w14:textId="77777777" w:rsidR="00F27DBD" w:rsidRPr="00B64E75" w:rsidRDefault="00F27DBD" w:rsidP="00F27DBD">
            <w:pPr>
              <w:jc w:val="both"/>
              <w:rPr>
                <w:rFonts w:ascii="Calibri" w:hAnsi="Calibri"/>
                <w:b/>
                <w:lang w:val="ka-GE"/>
              </w:rPr>
            </w:pPr>
            <w:commentRangeStart w:id="31"/>
            <w:r w:rsidRPr="006C2446">
              <w:rPr>
                <w:rFonts w:ascii="Calibri" w:hAnsi="Calibri"/>
                <w:b/>
                <w:bCs/>
                <w:lang w:val="ka-GE"/>
              </w:rPr>
              <w:t>პირობითი</w:t>
            </w:r>
            <w:commentRangeEnd w:id="31"/>
            <w:r>
              <w:rPr>
                <w:rStyle w:val="CommentReference"/>
              </w:rPr>
              <w:commentReference w:id="31"/>
            </w:r>
          </w:p>
        </w:tc>
        <w:tc>
          <w:tcPr>
            <w:tcW w:w="4585" w:type="dxa"/>
          </w:tcPr>
          <w:p w14:paraId="6D316584" w14:textId="77777777" w:rsidR="00F27DBD" w:rsidRPr="006C2446" w:rsidRDefault="00F27DBD" w:rsidP="00F27DBD">
            <w:pPr>
              <w:keepNext/>
              <w:jc w:val="both"/>
              <w:rPr>
                <w:rFonts w:ascii="Calibri" w:hAnsi="Calibri"/>
                <w:lang w:val="ka-GE"/>
              </w:rPr>
            </w:pPr>
            <w:r w:rsidRPr="006C2446">
              <w:rPr>
                <w:rFonts w:ascii="Calibri" w:hAnsi="Calibri"/>
                <w:b/>
                <w:bCs/>
                <w:lang w:val="ka-GE"/>
              </w:rPr>
              <w:t xml:space="preserve">აუცილებელია </w:t>
            </w:r>
            <w:r w:rsidRPr="006C2446">
              <w:rPr>
                <w:rFonts w:ascii="Calibri" w:hAnsi="Calibri"/>
                <w:lang w:val="ka-GE"/>
              </w:rPr>
              <w:t xml:space="preserve">დაბრუნდეს იმ შემთხვევაში, თუ </w:t>
            </w:r>
            <w:proofErr w:type="spellStart"/>
            <w:r w:rsidRPr="006C2446">
              <w:rPr>
                <w:rFonts w:ascii="Calibri" w:hAnsi="Calibri"/>
                <w:lang w:val="ka-GE"/>
              </w:rPr>
              <w:t>ამსმპ</w:t>
            </w:r>
            <w:proofErr w:type="spellEnd"/>
            <w:r w:rsidRPr="006C2446">
              <w:rPr>
                <w:rFonts w:ascii="Calibri" w:hAnsi="Calibri"/>
                <w:lang w:val="ka-GE"/>
              </w:rPr>
              <w:t>-ს შეუძლია ცალსახად განსაზღვროს ანგარიშის ტიპი</w:t>
            </w:r>
          </w:p>
          <w:p w14:paraId="1B107A0F" w14:textId="77777777" w:rsidR="00F27DBD" w:rsidRPr="006C2446" w:rsidRDefault="00F27DBD" w:rsidP="002D69E8">
            <w:pPr>
              <w:keepNext/>
              <w:numPr>
                <w:ilvl w:val="0"/>
                <w:numId w:val="3"/>
              </w:numPr>
              <w:jc w:val="both"/>
              <w:rPr>
                <w:rFonts w:ascii="Calibri" w:hAnsi="Calibri"/>
                <w:lang w:val="ka-GE"/>
              </w:rPr>
            </w:pPr>
            <w:r w:rsidRPr="006C2446">
              <w:rPr>
                <w:rFonts w:ascii="Calibri" w:hAnsi="Calibri"/>
              </w:rPr>
              <w:t xml:space="preserve">PRIV - </w:t>
            </w:r>
            <w:r w:rsidRPr="006C2446">
              <w:rPr>
                <w:rFonts w:ascii="Calibri" w:hAnsi="Calibri"/>
                <w:lang w:val="ka-GE"/>
              </w:rPr>
              <w:t>ფიზიკური პირის ანგარიში</w:t>
            </w:r>
          </w:p>
          <w:p w14:paraId="622743B9" w14:textId="77777777" w:rsidR="00F27DBD" w:rsidRPr="006C2446" w:rsidRDefault="00F27DBD" w:rsidP="002D69E8">
            <w:pPr>
              <w:keepNext/>
              <w:numPr>
                <w:ilvl w:val="0"/>
                <w:numId w:val="3"/>
              </w:numPr>
              <w:jc w:val="both"/>
              <w:rPr>
                <w:rFonts w:ascii="Calibri" w:hAnsi="Calibri"/>
                <w:lang w:val="ka-GE"/>
              </w:rPr>
            </w:pPr>
            <w:r w:rsidRPr="006C2446">
              <w:rPr>
                <w:rFonts w:ascii="Calibri" w:hAnsi="Calibri"/>
              </w:rPr>
              <w:t>ORGA</w:t>
            </w:r>
            <w:r w:rsidRPr="006C2446">
              <w:rPr>
                <w:rFonts w:ascii="Calibri" w:hAnsi="Calibri"/>
                <w:lang w:val="ka-GE"/>
              </w:rPr>
              <w:t xml:space="preserve"> - ინდმეწარმის ან იურიდიული პირის ანგარიში</w:t>
            </w:r>
          </w:p>
          <w:p w14:paraId="175E0BD7" w14:textId="77777777" w:rsidR="00F27DBD" w:rsidRPr="006C2446" w:rsidRDefault="00F27DBD" w:rsidP="00F27DBD">
            <w:pPr>
              <w:keepNext/>
              <w:jc w:val="both"/>
              <w:rPr>
                <w:rFonts w:ascii="Calibri" w:hAnsi="Calibri"/>
                <w:lang w:val="ka-GE"/>
              </w:rPr>
            </w:pPr>
            <w:r w:rsidRPr="006C2446">
              <w:rPr>
                <w:rFonts w:ascii="Calibri" w:hAnsi="Calibri"/>
                <w:lang w:val="ka-GE"/>
              </w:rPr>
              <w:t xml:space="preserve">თუ </w:t>
            </w:r>
            <w:proofErr w:type="spellStart"/>
            <w:r w:rsidRPr="006C2446">
              <w:rPr>
                <w:rFonts w:ascii="Calibri" w:hAnsi="Calibri"/>
                <w:lang w:val="ka-GE"/>
              </w:rPr>
              <w:t>ამსმპ</w:t>
            </w:r>
            <w:proofErr w:type="spellEnd"/>
            <w:r w:rsidRPr="006C2446">
              <w:rPr>
                <w:rFonts w:ascii="Calibri" w:hAnsi="Calibri"/>
                <w:lang w:val="ka-GE"/>
              </w:rPr>
              <w:t xml:space="preserve">-ს არ შეუძლია დანამდვილებით განსაზღვროს ამ ველის მნიშვნელობა, იგი </w:t>
            </w:r>
            <w:r w:rsidRPr="006C2446">
              <w:rPr>
                <w:rFonts w:ascii="Calibri" w:hAnsi="Calibri"/>
                <w:b/>
                <w:bCs/>
                <w:lang w:val="ka-GE"/>
              </w:rPr>
              <w:t>არავითარ შემთხვევაში</w:t>
            </w:r>
            <w:r w:rsidRPr="006C2446">
              <w:rPr>
                <w:rFonts w:ascii="Calibri" w:hAnsi="Calibri"/>
                <w:lang w:val="ka-GE"/>
              </w:rPr>
              <w:t xml:space="preserve"> არ უნდა დაბრუნდეს</w:t>
            </w:r>
          </w:p>
        </w:tc>
      </w:tr>
      <w:tr w:rsidR="00F27DBD" w:rsidRPr="00E133A9" w14:paraId="4B088C7E" w14:textId="77777777" w:rsidTr="00AD6D62">
        <w:tc>
          <w:tcPr>
            <w:tcW w:w="1413" w:type="dxa"/>
          </w:tcPr>
          <w:p w14:paraId="255CB8FD" w14:textId="77777777" w:rsidR="00F27DBD" w:rsidRPr="006C2446" w:rsidRDefault="00F27DBD" w:rsidP="00F27DBD">
            <w:pPr>
              <w:jc w:val="both"/>
              <w:rPr>
                <w:rFonts w:ascii="Calibri" w:hAnsi="Calibri"/>
              </w:rPr>
            </w:pPr>
            <w:r w:rsidRPr="006C2446">
              <w:rPr>
                <w:rFonts w:ascii="Calibri" w:hAnsi="Calibri"/>
              </w:rPr>
              <w:t>details</w:t>
            </w:r>
          </w:p>
        </w:tc>
        <w:tc>
          <w:tcPr>
            <w:tcW w:w="1372" w:type="dxa"/>
          </w:tcPr>
          <w:p w14:paraId="71317948" w14:textId="77777777" w:rsidR="00F27DBD" w:rsidRPr="00212FC6" w:rsidRDefault="00F27DBD" w:rsidP="00F27DBD">
            <w:pPr>
              <w:jc w:val="both"/>
            </w:pPr>
            <w:r w:rsidRPr="00A73DDA">
              <w:t>Max500 Text</w:t>
            </w:r>
          </w:p>
        </w:tc>
        <w:tc>
          <w:tcPr>
            <w:tcW w:w="1980" w:type="dxa"/>
          </w:tcPr>
          <w:p w14:paraId="1206A1EA" w14:textId="77777777" w:rsidR="00F27DBD" w:rsidRPr="00B64E75" w:rsidRDefault="00F27DBD" w:rsidP="00F27DBD">
            <w:pPr>
              <w:jc w:val="both"/>
              <w:rPr>
                <w:rFonts w:ascii="Calibri" w:hAnsi="Calibri"/>
                <w:b/>
                <w:lang w:val="ka-GE"/>
              </w:rPr>
            </w:pPr>
            <w:r w:rsidRPr="006C2446">
              <w:rPr>
                <w:rFonts w:ascii="Calibri" w:hAnsi="Calibri"/>
                <w:b/>
                <w:bCs/>
                <w:lang w:val="ka-GE"/>
              </w:rPr>
              <w:t>პირობითი</w:t>
            </w:r>
          </w:p>
        </w:tc>
        <w:tc>
          <w:tcPr>
            <w:tcW w:w="4585" w:type="dxa"/>
          </w:tcPr>
          <w:p w14:paraId="237E5112" w14:textId="77777777" w:rsidR="00F27DBD" w:rsidRPr="006C2446" w:rsidRDefault="00F27DBD" w:rsidP="002D69E8">
            <w:pPr>
              <w:keepNext/>
              <w:numPr>
                <w:ilvl w:val="0"/>
                <w:numId w:val="8"/>
              </w:numPr>
              <w:jc w:val="both"/>
              <w:rPr>
                <w:rFonts w:ascii="Calibri" w:hAnsi="Calibri"/>
                <w:lang w:val="ka-GE"/>
              </w:rPr>
            </w:pPr>
            <w:r w:rsidRPr="006C2446">
              <w:rPr>
                <w:rFonts w:ascii="Calibri" w:hAnsi="Calibri"/>
                <w:b/>
                <w:bCs/>
                <w:lang w:val="ka-GE"/>
              </w:rPr>
              <w:t xml:space="preserve">აუცილებელია </w:t>
            </w:r>
            <w:r w:rsidRPr="006C2446">
              <w:rPr>
                <w:rFonts w:ascii="Calibri" w:hAnsi="Calibri"/>
                <w:lang w:val="ka-GE"/>
              </w:rPr>
              <w:t xml:space="preserve">ამ ველის დაბრუნება მხოლოდ იმ შემთხვევაში, თუ ანგარიშის სტატუსი არის </w:t>
            </w:r>
            <w:r w:rsidRPr="006C2446">
              <w:rPr>
                <w:rFonts w:ascii="Calibri" w:hAnsi="Calibri"/>
              </w:rPr>
              <w:t>blocked</w:t>
            </w:r>
            <w:r w:rsidRPr="006C2446">
              <w:rPr>
                <w:rFonts w:ascii="Calibri" w:hAnsi="Calibri"/>
                <w:lang w:val="ka-GE"/>
              </w:rPr>
              <w:t xml:space="preserve"> და ამ შემთხვევაში </w:t>
            </w:r>
            <w:r w:rsidRPr="006C2446">
              <w:rPr>
                <w:rFonts w:ascii="Calibri" w:hAnsi="Calibri"/>
                <w:b/>
                <w:bCs/>
                <w:lang w:val="ka-GE"/>
              </w:rPr>
              <w:t>აუცილებელია</w:t>
            </w:r>
            <w:r w:rsidRPr="006C2446">
              <w:rPr>
                <w:rFonts w:ascii="Calibri" w:hAnsi="Calibri"/>
                <w:lang w:val="ka-GE"/>
              </w:rPr>
              <w:t xml:space="preserve"> ის გამოყენებული იქნას ბლოკირების მიზეზის მისათითებლად.</w:t>
            </w:r>
          </w:p>
          <w:p w14:paraId="3FF8E8D2" w14:textId="77777777" w:rsidR="00F27DBD" w:rsidRPr="006C2446" w:rsidRDefault="00F27DBD" w:rsidP="002D69E8">
            <w:pPr>
              <w:keepNext/>
              <w:numPr>
                <w:ilvl w:val="0"/>
                <w:numId w:val="8"/>
              </w:numPr>
              <w:jc w:val="both"/>
              <w:rPr>
                <w:rFonts w:ascii="Calibri" w:hAnsi="Calibri"/>
                <w:lang w:val="ka-GE"/>
              </w:rPr>
            </w:pPr>
            <w:r w:rsidRPr="006C2446">
              <w:rPr>
                <w:rFonts w:ascii="Calibri" w:hAnsi="Calibri"/>
                <w:lang w:val="ka-GE"/>
              </w:rPr>
              <w:t xml:space="preserve">სხვა შემთხვევაში ველი </w:t>
            </w:r>
            <w:r w:rsidRPr="006C2446">
              <w:rPr>
                <w:rFonts w:ascii="Calibri" w:hAnsi="Calibri"/>
                <w:b/>
                <w:bCs/>
                <w:lang w:val="ka-GE"/>
              </w:rPr>
              <w:t>არავითარ შემთხვევაში</w:t>
            </w:r>
            <w:r w:rsidRPr="006C2446">
              <w:rPr>
                <w:rFonts w:ascii="Calibri" w:hAnsi="Calibri"/>
                <w:lang w:val="ka-GE"/>
              </w:rPr>
              <w:t xml:space="preserve"> არ უნდა დაბრუნდეს.</w:t>
            </w:r>
          </w:p>
        </w:tc>
      </w:tr>
      <w:tr w:rsidR="00F27DBD" w:rsidRPr="00E133A9" w14:paraId="5B49495B" w14:textId="77777777" w:rsidTr="00AD6D62">
        <w:tc>
          <w:tcPr>
            <w:tcW w:w="1413" w:type="dxa"/>
          </w:tcPr>
          <w:p w14:paraId="22028D33" w14:textId="77777777" w:rsidR="00F27DBD" w:rsidRPr="006C2446" w:rsidRDefault="00F27DBD" w:rsidP="00F27DBD">
            <w:pPr>
              <w:jc w:val="both"/>
              <w:rPr>
                <w:rFonts w:ascii="Calibri" w:hAnsi="Calibri"/>
              </w:rPr>
            </w:pPr>
            <w:r w:rsidRPr="006C2446">
              <w:rPr>
                <w:rFonts w:ascii="Calibri" w:hAnsi="Calibri"/>
              </w:rPr>
              <w:t>balances</w:t>
            </w:r>
          </w:p>
        </w:tc>
        <w:tc>
          <w:tcPr>
            <w:tcW w:w="1372" w:type="dxa"/>
          </w:tcPr>
          <w:p w14:paraId="56EFA5AF" w14:textId="77777777" w:rsidR="00F27DBD" w:rsidRPr="00B64E75" w:rsidRDefault="00F27DBD" w:rsidP="00F27DBD">
            <w:pPr>
              <w:jc w:val="both"/>
              <w:rPr>
                <w:rFonts w:ascii="Calibri" w:hAnsi="Calibri"/>
                <w:lang w:val="ka-GE"/>
              </w:rPr>
            </w:pPr>
            <w:r w:rsidRPr="00C775BC">
              <w:t>Balances</w:t>
            </w:r>
            <w:r>
              <w:t xml:space="preserve"> </w:t>
            </w:r>
            <w:r w:rsidRPr="006C2446">
              <w:rPr>
                <w:rFonts w:ascii="Calibri" w:hAnsi="Calibri"/>
                <w:lang w:val="ka-GE"/>
              </w:rPr>
              <w:t>მასივი</w:t>
            </w:r>
          </w:p>
        </w:tc>
        <w:tc>
          <w:tcPr>
            <w:tcW w:w="1980" w:type="dxa"/>
          </w:tcPr>
          <w:p w14:paraId="42B40157" w14:textId="77777777" w:rsidR="00F27DBD" w:rsidRPr="00B64E75" w:rsidRDefault="00F27DBD" w:rsidP="00F27DBD">
            <w:pPr>
              <w:jc w:val="both"/>
              <w:rPr>
                <w:rFonts w:ascii="Calibri" w:hAnsi="Calibri"/>
                <w:b/>
                <w:lang w:val="ka-GE"/>
              </w:rPr>
            </w:pPr>
            <w:r w:rsidRPr="006C2446">
              <w:rPr>
                <w:rFonts w:ascii="Calibri" w:hAnsi="Calibri"/>
                <w:b/>
                <w:bCs/>
                <w:lang w:val="ka-GE"/>
              </w:rPr>
              <w:t>პირობითი</w:t>
            </w:r>
          </w:p>
        </w:tc>
        <w:tc>
          <w:tcPr>
            <w:tcW w:w="4585" w:type="dxa"/>
          </w:tcPr>
          <w:p w14:paraId="2E351287" w14:textId="3B91169D" w:rsidR="00F27DBD" w:rsidRPr="00F56027" w:rsidRDefault="00F27DBD" w:rsidP="00F27DBD">
            <w:pPr>
              <w:keepNext/>
              <w:jc w:val="both"/>
              <w:rPr>
                <w:rFonts w:ascii="Calibri" w:hAnsi="Calibri"/>
                <w:lang w:val="ka-GE"/>
              </w:rPr>
            </w:pPr>
            <w:proofErr w:type="spellStart"/>
            <w:r>
              <w:rPr>
                <w:rFonts w:ascii="Calibri" w:hAnsi="Calibri"/>
                <w:lang w:val="ka-GE"/>
              </w:rPr>
              <w:t>საგადახდო</w:t>
            </w:r>
            <w:proofErr w:type="spellEnd"/>
            <w:r>
              <w:rPr>
                <w:rFonts w:ascii="Calibri" w:hAnsi="Calibri"/>
                <w:lang w:val="ka-GE"/>
              </w:rPr>
              <w:t xml:space="preserve"> ანგარიშების შემთხვევაში:</w:t>
            </w:r>
          </w:p>
          <w:p w14:paraId="0EA44D7C" w14:textId="068B6F2F" w:rsidR="00F27DBD" w:rsidRPr="006C2446" w:rsidRDefault="00F27DBD" w:rsidP="002D69E8">
            <w:pPr>
              <w:keepNext/>
              <w:numPr>
                <w:ilvl w:val="0"/>
                <w:numId w:val="6"/>
              </w:numPr>
              <w:jc w:val="both"/>
              <w:rPr>
                <w:rFonts w:ascii="Calibri" w:hAnsi="Calibri"/>
                <w:b/>
                <w:bCs/>
                <w:lang w:val="ka-GE"/>
              </w:rPr>
            </w:pPr>
            <w:r w:rsidRPr="006C2446">
              <w:rPr>
                <w:rFonts w:ascii="Calibri" w:hAnsi="Calibri"/>
                <w:lang w:val="ka-GE"/>
              </w:rPr>
              <w:t xml:space="preserve">თუ მეთოდი გამოძახებულია პარამეტრით </w:t>
            </w:r>
            <w:proofErr w:type="spellStart"/>
            <w:r w:rsidRPr="00E3281E">
              <w:rPr>
                <w:rFonts w:ascii="Calibri" w:hAnsi="Calibri"/>
                <w:lang w:val="ka-GE"/>
              </w:rPr>
              <w:t>withBalance</w:t>
            </w:r>
            <w:proofErr w:type="spellEnd"/>
            <w:r w:rsidRPr="006C2446">
              <w:rPr>
                <w:rFonts w:ascii="Calibri" w:hAnsi="Calibri"/>
                <w:lang w:val="ka-GE"/>
              </w:rPr>
              <w:t>=</w:t>
            </w:r>
            <w:proofErr w:type="spellStart"/>
            <w:r w:rsidRPr="00E3281E">
              <w:rPr>
                <w:rFonts w:ascii="Calibri" w:hAnsi="Calibri"/>
                <w:lang w:val="ka-GE"/>
              </w:rPr>
              <w:t>true</w:t>
            </w:r>
            <w:proofErr w:type="spellEnd"/>
            <w:r w:rsidRPr="00E3281E">
              <w:rPr>
                <w:rFonts w:ascii="Calibri" w:hAnsi="Calibri"/>
                <w:lang w:val="ka-GE"/>
              </w:rPr>
              <w:t xml:space="preserve"> </w:t>
            </w:r>
            <w:r w:rsidRPr="006C2446">
              <w:rPr>
                <w:rFonts w:ascii="Calibri" w:hAnsi="Calibri"/>
                <w:lang w:val="ka-GE"/>
              </w:rPr>
              <w:t xml:space="preserve">და არსებობს შესაბამისი თანხმობა, ველის დაბრუნება </w:t>
            </w:r>
            <w:r w:rsidRPr="007A0E73">
              <w:rPr>
                <w:rFonts w:ascii="Calibri" w:hAnsi="Calibri"/>
                <w:b/>
                <w:bCs/>
                <w:lang w:val="ka-GE"/>
              </w:rPr>
              <w:t>აუცილებელია</w:t>
            </w:r>
            <w:r w:rsidRPr="006C2446">
              <w:rPr>
                <w:rFonts w:ascii="Calibri" w:hAnsi="Calibri"/>
                <w:lang w:val="ka-GE"/>
              </w:rPr>
              <w:t xml:space="preserve">. თუ </w:t>
            </w:r>
            <w:proofErr w:type="spellStart"/>
            <w:r w:rsidRPr="006C2446">
              <w:rPr>
                <w:rFonts w:ascii="Calibri" w:hAnsi="Calibri"/>
                <w:lang w:val="ka-GE"/>
              </w:rPr>
              <w:t>withBalance</w:t>
            </w:r>
            <w:proofErr w:type="spellEnd"/>
            <w:r w:rsidRPr="006C2446">
              <w:rPr>
                <w:rFonts w:ascii="Calibri" w:hAnsi="Calibri"/>
                <w:lang w:val="ka-GE"/>
              </w:rPr>
              <w:t>=</w:t>
            </w:r>
            <w:proofErr w:type="spellStart"/>
            <w:r w:rsidRPr="00E3281E">
              <w:rPr>
                <w:rFonts w:ascii="Calibri" w:hAnsi="Calibri"/>
                <w:lang w:val="ka-GE"/>
              </w:rPr>
              <w:t>false</w:t>
            </w:r>
            <w:proofErr w:type="spellEnd"/>
            <w:r w:rsidRPr="006C2446">
              <w:rPr>
                <w:rFonts w:ascii="Calibri" w:hAnsi="Calibri"/>
                <w:lang w:val="ka-GE"/>
              </w:rPr>
              <w:t xml:space="preserve"> ან ეს პარამეტრ გადაცემული არ არის, ველი </w:t>
            </w:r>
            <w:proofErr w:type="spellStart"/>
            <w:r w:rsidRPr="00E3281E">
              <w:rPr>
                <w:rFonts w:ascii="Calibri" w:hAnsi="Calibri"/>
                <w:lang w:val="ka-GE"/>
              </w:rPr>
              <w:t>balances</w:t>
            </w:r>
            <w:proofErr w:type="spellEnd"/>
            <w:r w:rsidRPr="006C2446">
              <w:rPr>
                <w:rFonts w:ascii="Calibri" w:hAnsi="Calibri"/>
                <w:lang w:val="ka-GE"/>
              </w:rPr>
              <w:t xml:space="preserve"> </w:t>
            </w:r>
            <w:r w:rsidRPr="006C2446">
              <w:rPr>
                <w:rFonts w:ascii="Calibri" w:hAnsi="Calibri"/>
                <w:b/>
                <w:bCs/>
                <w:lang w:val="ka-GE"/>
              </w:rPr>
              <w:t>არავითარ შემთხვევაში</w:t>
            </w:r>
            <w:r w:rsidRPr="00E3281E">
              <w:rPr>
                <w:rFonts w:ascii="Calibri" w:hAnsi="Calibri"/>
                <w:lang w:val="ka-GE"/>
              </w:rPr>
              <w:t xml:space="preserve"> </w:t>
            </w:r>
            <w:r w:rsidRPr="006C2446">
              <w:rPr>
                <w:rFonts w:ascii="Calibri" w:hAnsi="Calibri"/>
                <w:lang w:val="ka-GE"/>
              </w:rPr>
              <w:t>არ უნდა დაბრუნდეს</w:t>
            </w:r>
          </w:p>
          <w:p w14:paraId="368D6CB2" w14:textId="77777777" w:rsidR="00F27DBD" w:rsidRPr="00B512EE" w:rsidRDefault="00F27DBD" w:rsidP="002D69E8">
            <w:pPr>
              <w:keepNext/>
              <w:numPr>
                <w:ilvl w:val="0"/>
                <w:numId w:val="6"/>
              </w:numPr>
              <w:jc w:val="both"/>
              <w:rPr>
                <w:rFonts w:ascii="Calibri" w:hAnsi="Calibri"/>
                <w:b/>
                <w:bCs/>
                <w:lang w:val="ka-GE"/>
              </w:rPr>
            </w:pPr>
            <w:r>
              <w:rPr>
                <w:rFonts w:ascii="Calibri" w:hAnsi="Calibri"/>
                <w:lang w:val="ka-GE"/>
              </w:rPr>
              <w:t xml:space="preserve">როდესაც </w:t>
            </w:r>
            <w:r>
              <w:rPr>
                <w:rFonts w:ascii="Calibri" w:hAnsi="Calibri"/>
              </w:rPr>
              <w:t>balances</w:t>
            </w:r>
            <w:r>
              <w:rPr>
                <w:rFonts w:ascii="Calibri" w:hAnsi="Calibri"/>
                <w:lang w:val="ka-GE"/>
              </w:rPr>
              <w:t xml:space="preserve"> ელემენტი ბრუნდება, </w:t>
            </w:r>
            <w:r w:rsidRPr="006C2446">
              <w:rPr>
                <w:rFonts w:ascii="Calibri" w:hAnsi="Calibri"/>
                <w:b/>
                <w:bCs/>
                <w:lang w:val="ka-GE"/>
              </w:rPr>
              <w:t>აუცილებელია</w:t>
            </w:r>
            <w:r w:rsidRPr="006C2446">
              <w:rPr>
                <w:rFonts w:ascii="Calibri" w:hAnsi="Calibri"/>
                <w:lang w:val="ka-GE"/>
              </w:rPr>
              <w:t xml:space="preserve"> დაბრუნდეს </w:t>
            </w:r>
            <w:r>
              <w:rPr>
                <w:rFonts w:ascii="Calibri" w:hAnsi="Calibri"/>
                <w:lang w:val="ka-GE"/>
              </w:rPr>
              <w:t xml:space="preserve">სულ მცირე ერთი </w:t>
            </w:r>
            <w:r>
              <w:rPr>
                <w:rFonts w:ascii="Calibri" w:hAnsi="Calibri"/>
              </w:rPr>
              <w:t xml:space="preserve">interim </w:t>
            </w:r>
            <w:r>
              <w:rPr>
                <w:rFonts w:ascii="Calibri" w:hAnsi="Calibri"/>
                <w:lang w:val="ka-GE"/>
              </w:rPr>
              <w:lastRenderedPageBreak/>
              <w:t xml:space="preserve">ტიპის </w:t>
            </w:r>
            <w:r w:rsidRPr="006C2446">
              <w:rPr>
                <w:rFonts w:ascii="Calibri" w:hAnsi="Calibri"/>
                <w:lang w:val="ka-GE"/>
              </w:rPr>
              <w:t xml:space="preserve">ნაშთი </w:t>
            </w:r>
            <w:r w:rsidRPr="006C2446">
              <w:rPr>
                <w:rFonts w:ascii="Calibri" w:hAnsi="Calibri"/>
              </w:rPr>
              <w:t>balances</w:t>
            </w:r>
            <w:r w:rsidRPr="006C2446">
              <w:rPr>
                <w:rFonts w:ascii="Calibri" w:hAnsi="Calibri"/>
                <w:lang w:val="ka-GE"/>
              </w:rPr>
              <w:t xml:space="preserve"> სტრუქტურის შიგნით</w:t>
            </w:r>
            <w:r>
              <w:rPr>
                <w:rFonts w:ascii="Calibri" w:hAnsi="Calibri"/>
                <w:lang w:val="ka-GE"/>
              </w:rPr>
              <w:t xml:space="preserve">. </w:t>
            </w:r>
            <w:r w:rsidRPr="00056E60">
              <w:rPr>
                <w:rFonts w:ascii="Calibri" w:hAnsi="Calibri"/>
                <w:b/>
                <w:bCs/>
                <w:lang w:val="ka-GE"/>
              </w:rPr>
              <w:t>უმჯობესია</w:t>
            </w:r>
            <w:r>
              <w:rPr>
                <w:rFonts w:ascii="Calibri" w:hAnsi="Calibri"/>
                <w:lang w:val="ka-GE"/>
              </w:rPr>
              <w:t xml:space="preserve"> ეს იყოს </w:t>
            </w:r>
            <w:proofErr w:type="spellStart"/>
            <w:r>
              <w:rPr>
                <w:rFonts w:ascii="Calibri" w:hAnsi="Calibri"/>
              </w:rPr>
              <w:t>interimAvailable</w:t>
            </w:r>
            <w:proofErr w:type="spellEnd"/>
            <w:r>
              <w:rPr>
                <w:rFonts w:ascii="Calibri" w:hAnsi="Calibri"/>
              </w:rPr>
              <w:t>.</w:t>
            </w:r>
          </w:p>
          <w:p w14:paraId="6937F773" w14:textId="77777777" w:rsidR="00F27DBD" w:rsidRDefault="00F27DBD" w:rsidP="00F27DBD">
            <w:pPr>
              <w:keepNext/>
              <w:jc w:val="both"/>
              <w:rPr>
                <w:rFonts w:ascii="Calibri" w:hAnsi="Calibri"/>
              </w:rPr>
            </w:pPr>
            <w:proofErr w:type="spellStart"/>
            <w:r>
              <w:rPr>
                <w:rFonts w:ascii="Calibri" w:hAnsi="Calibri"/>
              </w:rPr>
              <w:t>სესხებისა</w:t>
            </w:r>
            <w:proofErr w:type="spellEnd"/>
            <w:r>
              <w:rPr>
                <w:rFonts w:ascii="Calibri" w:hAnsi="Calibri"/>
              </w:rPr>
              <w:t xml:space="preserve"> </w:t>
            </w:r>
            <w:proofErr w:type="spellStart"/>
            <w:r>
              <w:rPr>
                <w:rFonts w:ascii="Calibri" w:hAnsi="Calibri"/>
              </w:rPr>
              <w:t>და</w:t>
            </w:r>
            <w:proofErr w:type="spellEnd"/>
            <w:r>
              <w:rPr>
                <w:rFonts w:ascii="Calibri" w:hAnsi="Calibri"/>
              </w:rPr>
              <w:t xml:space="preserve"> </w:t>
            </w:r>
            <w:proofErr w:type="spellStart"/>
            <w:r>
              <w:rPr>
                <w:rFonts w:ascii="Calibri" w:hAnsi="Calibri"/>
              </w:rPr>
              <w:t>დეპოზიტების</w:t>
            </w:r>
            <w:proofErr w:type="spellEnd"/>
            <w:r>
              <w:rPr>
                <w:rFonts w:ascii="Calibri" w:hAnsi="Calibri"/>
              </w:rPr>
              <w:t xml:space="preserve"> </w:t>
            </w:r>
            <w:proofErr w:type="spellStart"/>
            <w:r>
              <w:rPr>
                <w:rFonts w:ascii="Calibri" w:hAnsi="Calibri"/>
              </w:rPr>
              <w:t>შემთხვევაში</w:t>
            </w:r>
            <w:proofErr w:type="spellEnd"/>
            <w:r>
              <w:rPr>
                <w:rFonts w:ascii="Calibri" w:hAnsi="Calibri"/>
              </w:rPr>
              <w:t>:</w:t>
            </w:r>
          </w:p>
          <w:p w14:paraId="503D5095" w14:textId="13D2205C" w:rsidR="00F27DBD" w:rsidRPr="00B512EE" w:rsidRDefault="00F27DBD" w:rsidP="002D69E8">
            <w:pPr>
              <w:pStyle w:val="ListParagraph"/>
              <w:keepNext/>
              <w:numPr>
                <w:ilvl w:val="0"/>
                <w:numId w:val="10"/>
              </w:numPr>
              <w:jc w:val="both"/>
              <w:rPr>
                <w:rFonts w:ascii="Calibri" w:hAnsi="Calibri"/>
                <w:b/>
                <w:bCs/>
                <w:lang w:val="ka-GE"/>
              </w:rPr>
            </w:pPr>
            <w:commentRangeStart w:id="32"/>
            <w:proofErr w:type="spellStart"/>
            <w:r>
              <w:rPr>
                <w:rFonts w:ascii="Calibri" w:hAnsi="Calibri"/>
              </w:rPr>
              <w:t>ელემენტი</w:t>
            </w:r>
            <w:proofErr w:type="spellEnd"/>
            <w:r>
              <w:rPr>
                <w:rFonts w:ascii="Calibri" w:hAnsi="Calibri"/>
              </w:rPr>
              <w:t xml:space="preserve"> </w:t>
            </w:r>
            <w:r>
              <w:rPr>
                <w:rFonts w:ascii="Calibri" w:hAnsi="Calibri"/>
                <w:b/>
                <w:bCs/>
                <w:lang w:val="ka-GE"/>
              </w:rPr>
              <w:t xml:space="preserve">არავითარ შემთხვევაში </w:t>
            </w:r>
            <w:r>
              <w:rPr>
                <w:rFonts w:ascii="Calibri" w:hAnsi="Calibri"/>
                <w:lang w:val="ka-GE"/>
              </w:rPr>
              <w:t>არ უნდა დაბრუნდეს</w:t>
            </w:r>
            <w:r w:rsidR="000250A3">
              <w:rPr>
                <w:rFonts w:ascii="Calibri" w:hAnsi="Calibri"/>
                <w:lang w:val="ka-GE"/>
              </w:rPr>
              <w:t xml:space="preserve">. </w:t>
            </w:r>
            <w:r w:rsidR="000250A3" w:rsidRPr="000A5014">
              <w:rPr>
                <w:rFonts w:ascii="Calibri" w:hAnsi="Calibri"/>
                <w:b/>
                <w:bCs/>
                <w:lang w:val="ka-GE"/>
              </w:rPr>
              <w:t>აუცილებელია</w:t>
            </w:r>
            <w:r w:rsidR="000250A3">
              <w:rPr>
                <w:rFonts w:ascii="Calibri" w:hAnsi="Calibri"/>
                <w:lang w:val="ka-GE"/>
              </w:rPr>
              <w:t xml:space="preserve"> ნაშთები გაიცეს</w:t>
            </w:r>
            <w:r w:rsidR="000A5014">
              <w:rPr>
                <w:rFonts w:ascii="Calibri" w:hAnsi="Calibri"/>
                <w:lang w:val="ka-GE"/>
              </w:rPr>
              <w:t xml:space="preserve"> შესაბამისი </w:t>
            </w:r>
            <w:r w:rsidR="00F942CE">
              <w:rPr>
                <w:rFonts w:ascii="Calibri" w:hAnsi="Calibri"/>
              </w:rPr>
              <w:t>API</w:t>
            </w:r>
            <w:r w:rsidR="00F942CE">
              <w:rPr>
                <w:rFonts w:ascii="Calibri" w:hAnsi="Calibri"/>
                <w:lang w:val="ka-GE"/>
              </w:rPr>
              <w:t xml:space="preserve"> </w:t>
            </w:r>
            <w:r w:rsidR="000A5014">
              <w:rPr>
                <w:rFonts w:ascii="Calibri" w:hAnsi="Calibri"/>
                <w:lang w:val="ka-GE"/>
              </w:rPr>
              <w:t>გამოძახებების ფარგლებში.</w:t>
            </w:r>
            <w:commentRangeEnd w:id="32"/>
            <w:r w:rsidR="00E2735B">
              <w:rPr>
                <w:rStyle w:val="CommentReference"/>
              </w:rPr>
              <w:commentReference w:id="32"/>
            </w:r>
          </w:p>
        </w:tc>
      </w:tr>
      <w:tr w:rsidR="00F27DBD" w:rsidRPr="00E133A9" w14:paraId="6A79F645" w14:textId="77777777" w:rsidTr="00AD6D62">
        <w:tc>
          <w:tcPr>
            <w:tcW w:w="1413" w:type="dxa"/>
          </w:tcPr>
          <w:p w14:paraId="2590111C" w14:textId="77777777" w:rsidR="00F27DBD" w:rsidRPr="006C2446" w:rsidRDefault="00F27DBD" w:rsidP="00F27DBD">
            <w:pPr>
              <w:jc w:val="both"/>
              <w:rPr>
                <w:rFonts w:ascii="Calibri" w:hAnsi="Calibri"/>
              </w:rPr>
            </w:pPr>
            <w:r w:rsidRPr="006C2446">
              <w:rPr>
                <w:rFonts w:ascii="Calibri" w:hAnsi="Calibri"/>
              </w:rPr>
              <w:lastRenderedPageBreak/>
              <w:t>_links</w:t>
            </w:r>
          </w:p>
        </w:tc>
        <w:tc>
          <w:tcPr>
            <w:tcW w:w="1372" w:type="dxa"/>
          </w:tcPr>
          <w:p w14:paraId="22ED2BFA" w14:textId="77777777" w:rsidR="00F27DBD" w:rsidRPr="00C775BC" w:rsidRDefault="00F27DBD" w:rsidP="00F27DBD">
            <w:pPr>
              <w:jc w:val="both"/>
            </w:pPr>
            <w:r>
              <w:t>Links</w:t>
            </w:r>
          </w:p>
        </w:tc>
        <w:tc>
          <w:tcPr>
            <w:tcW w:w="1980" w:type="dxa"/>
          </w:tcPr>
          <w:p w14:paraId="7FBCD043" w14:textId="77777777" w:rsidR="00F27DBD" w:rsidRPr="00B64E75" w:rsidRDefault="00F27DBD" w:rsidP="00F27DBD">
            <w:pPr>
              <w:jc w:val="both"/>
              <w:rPr>
                <w:rFonts w:ascii="Calibri" w:hAnsi="Calibri"/>
                <w:b/>
                <w:lang w:val="ka-GE"/>
              </w:rPr>
            </w:pPr>
            <w:r w:rsidRPr="006C2446">
              <w:rPr>
                <w:rFonts w:ascii="Calibri" w:hAnsi="Calibri"/>
                <w:b/>
                <w:bCs/>
                <w:lang w:val="ka-GE"/>
              </w:rPr>
              <w:t>პირობითი</w:t>
            </w:r>
          </w:p>
        </w:tc>
        <w:tc>
          <w:tcPr>
            <w:tcW w:w="4585" w:type="dxa"/>
          </w:tcPr>
          <w:p w14:paraId="098E8E42" w14:textId="4A279FFB" w:rsidR="00F27DBD" w:rsidRPr="006C2446" w:rsidRDefault="00F27DBD" w:rsidP="002D69E8">
            <w:pPr>
              <w:keepNext/>
              <w:numPr>
                <w:ilvl w:val="0"/>
                <w:numId w:val="7"/>
              </w:numPr>
              <w:jc w:val="both"/>
              <w:rPr>
                <w:rFonts w:ascii="Calibri" w:hAnsi="Calibri"/>
                <w:lang w:val="ka-GE"/>
              </w:rPr>
            </w:pPr>
            <w:r w:rsidRPr="006C2446">
              <w:rPr>
                <w:rFonts w:ascii="Calibri" w:hAnsi="Calibri"/>
                <w:lang w:val="ka-GE"/>
              </w:rPr>
              <w:t xml:space="preserve">გამოსადეგი ანგარიშების სიის შემთხვევაში  </w:t>
            </w:r>
            <w:r w:rsidRPr="006C2446">
              <w:rPr>
                <w:rFonts w:ascii="Calibri" w:hAnsi="Calibri"/>
                <w:b/>
                <w:bCs/>
                <w:lang w:val="ka-GE"/>
              </w:rPr>
              <w:t>შესაძლოა</w:t>
            </w:r>
            <w:r w:rsidRPr="006C2446">
              <w:rPr>
                <w:rFonts w:ascii="Calibri" w:hAnsi="Calibri"/>
                <w:lang w:val="ka-GE"/>
              </w:rPr>
              <w:t xml:space="preserve"> </w:t>
            </w:r>
            <w:proofErr w:type="spellStart"/>
            <w:r w:rsidRPr="00CA4864">
              <w:rPr>
                <w:rFonts w:ascii="Calibri" w:hAnsi="Calibri"/>
                <w:lang w:val="ka-GE"/>
              </w:rPr>
              <w:t>ამსმპ</w:t>
            </w:r>
            <w:proofErr w:type="spellEnd"/>
            <w:r w:rsidRPr="00CA4864">
              <w:rPr>
                <w:rFonts w:ascii="Calibri" w:hAnsi="Calibri"/>
                <w:lang w:val="ka-GE"/>
              </w:rPr>
              <w:t xml:space="preserve">-მა დააბრუნოს </w:t>
            </w:r>
            <w:proofErr w:type="spellStart"/>
            <w:r w:rsidRPr="00CA4864">
              <w:rPr>
                <w:rFonts w:ascii="Calibri" w:hAnsi="Calibri"/>
                <w:lang w:val="ka-GE"/>
              </w:rPr>
              <w:t>ჰიპერბმული</w:t>
            </w:r>
            <w:proofErr w:type="spellEnd"/>
            <w:r w:rsidRPr="00CA4864">
              <w:rPr>
                <w:rFonts w:ascii="Calibri" w:hAnsi="Calibri"/>
                <w:lang w:val="ka-GE"/>
              </w:rPr>
              <w:t xml:space="preserve"> ნაშთებ</w:t>
            </w:r>
            <w:r w:rsidRPr="00B64E75">
              <w:rPr>
                <w:rFonts w:ascii="Calibri" w:hAnsi="Calibri"/>
                <w:lang w:val="ka-GE"/>
              </w:rPr>
              <w:t>ზე,</w:t>
            </w:r>
            <w:r w:rsidRPr="00CA4864">
              <w:rPr>
                <w:rFonts w:ascii="Calibri" w:hAnsi="Calibri"/>
                <w:lang w:val="ka-GE"/>
              </w:rPr>
              <w:t xml:space="preserve"> შესაბამისი თანხმობის არსებობის შემთხვევაში.</w:t>
            </w:r>
            <w:r w:rsidR="002D69E8">
              <w:rPr>
                <w:rFonts w:ascii="Calibri" w:hAnsi="Calibri"/>
                <w:lang w:val="ka-GE"/>
              </w:rPr>
              <w:t xml:space="preserve"> </w:t>
            </w:r>
            <w:r w:rsidR="002D69E8" w:rsidRPr="006C2446">
              <w:rPr>
                <w:rFonts w:ascii="Calibri" w:hAnsi="Calibri"/>
                <w:b/>
                <w:bCs/>
                <w:lang w:val="ka-GE"/>
              </w:rPr>
              <w:t>შესაძლოა</w:t>
            </w:r>
            <w:r w:rsidR="002D69E8" w:rsidRPr="006C2446">
              <w:rPr>
                <w:rFonts w:ascii="Calibri" w:hAnsi="Calibri"/>
                <w:lang w:val="ka-GE"/>
              </w:rPr>
              <w:t xml:space="preserve"> </w:t>
            </w:r>
            <w:proofErr w:type="spellStart"/>
            <w:r w:rsidR="002D69E8" w:rsidRPr="006C2446">
              <w:rPr>
                <w:rFonts w:ascii="Calibri" w:hAnsi="Calibri"/>
                <w:lang w:val="ka-GE"/>
              </w:rPr>
              <w:t>ამსმპ</w:t>
            </w:r>
            <w:proofErr w:type="spellEnd"/>
            <w:r w:rsidR="002D69E8" w:rsidRPr="006C2446">
              <w:rPr>
                <w:rFonts w:ascii="Calibri" w:hAnsi="Calibri"/>
                <w:lang w:val="ka-GE"/>
              </w:rPr>
              <w:t xml:space="preserve">-მა დააბრუნოს </w:t>
            </w:r>
            <w:proofErr w:type="spellStart"/>
            <w:r w:rsidR="002D69E8" w:rsidRPr="006C2446">
              <w:rPr>
                <w:rFonts w:ascii="Calibri" w:hAnsi="Calibri"/>
                <w:lang w:val="ka-GE"/>
              </w:rPr>
              <w:t>ჰიპერბმული</w:t>
            </w:r>
            <w:proofErr w:type="spellEnd"/>
            <w:r w:rsidR="002D69E8" w:rsidRPr="006C2446">
              <w:rPr>
                <w:rFonts w:ascii="Calibri" w:hAnsi="Calibri"/>
                <w:lang w:val="ka-GE"/>
              </w:rPr>
              <w:t xml:space="preserve"> ანგარიშის დეტალებზე</w:t>
            </w:r>
          </w:p>
          <w:p w14:paraId="3CF42D74" w14:textId="77777777" w:rsidR="00F27DBD" w:rsidRPr="00E3281E" w:rsidRDefault="00F27DBD" w:rsidP="002D69E8">
            <w:pPr>
              <w:keepNext/>
              <w:numPr>
                <w:ilvl w:val="0"/>
                <w:numId w:val="7"/>
              </w:numPr>
              <w:jc w:val="both"/>
              <w:rPr>
                <w:rFonts w:ascii="Calibri" w:hAnsi="Calibri"/>
                <w:lang w:val="ka-GE"/>
              </w:rPr>
            </w:pPr>
            <w:r w:rsidRPr="006C2446">
              <w:rPr>
                <w:rFonts w:ascii="Calibri" w:hAnsi="Calibri"/>
                <w:lang w:val="ka-GE"/>
              </w:rPr>
              <w:t xml:space="preserve">ხელმისაწვდომი ანგარიშების სიის შემთხვევაში </w:t>
            </w:r>
            <w:r w:rsidRPr="006C2446">
              <w:rPr>
                <w:rFonts w:ascii="Calibri" w:hAnsi="Calibri"/>
                <w:b/>
                <w:bCs/>
                <w:lang w:val="ka-GE"/>
              </w:rPr>
              <w:t>შესაძლოა</w:t>
            </w:r>
            <w:r w:rsidRPr="006C2446">
              <w:rPr>
                <w:rFonts w:ascii="Calibri" w:hAnsi="Calibri"/>
                <w:lang w:val="ka-GE"/>
              </w:rPr>
              <w:t xml:space="preserve"> </w:t>
            </w:r>
            <w:proofErr w:type="spellStart"/>
            <w:r w:rsidRPr="006C2446">
              <w:rPr>
                <w:rFonts w:ascii="Calibri" w:hAnsi="Calibri"/>
                <w:lang w:val="ka-GE"/>
              </w:rPr>
              <w:t>ამსმპ</w:t>
            </w:r>
            <w:proofErr w:type="spellEnd"/>
            <w:r w:rsidRPr="006C2446">
              <w:rPr>
                <w:rFonts w:ascii="Calibri" w:hAnsi="Calibri"/>
                <w:lang w:val="ka-GE"/>
              </w:rPr>
              <w:t xml:space="preserve">-მა დააბრუნოს </w:t>
            </w:r>
            <w:proofErr w:type="spellStart"/>
            <w:r w:rsidRPr="006C2446">
              <w:rPr>
                <w:rFonts w:ascii="Calibri" w:hAnsi="Calibri"/>
                <w:lang w:val="ka-GE"/>
              </w:rPr>
              <w:t>ჰიპერბმულები</w:t>
            </w:r>
            <w:proofErr w:type="spellEnd"/>
            <w:r w:rsidRPr="006C2446">
              <w:rPr>
                <w:rFonts w:ascii="Calibri" w:hAnsi="Calibri"/>
                <w:lang w:val="ka-GE"/>
              </w:rPr>
              <w:t xml:space="preserve"> </w:t>
            </w:r>
            <w:proofErr w:type="spellStart"/>
            <w:r w:rsidRPr="006C2446">
              <w:rPr>
                <w:rFonts w:ascii="Calibri" w:hAnsi="Calibri"/>
                <w:lang w:val="ka-GE"/>
              </w:rPr>
              <w:t>ნაშთებსა</w:t>
            </w:r>
            <w:proofErr w:type="spellEnd"/>
            <w:r w:rsidRPr="006C2446">
              <w:rPr>
                <w:rFonts w:ascii="Calibri" w:hAnsi="Calibri"/>
                <w:lang w:val="ka-GE"/>
              </w:rPr>
              <w:t xml:space="preserve"> და ტრანზაქციებზე მხოლოდ შესაბამისი თანხმობის არსებობის შემთხვევაში. </w:t>
            </w:r>
            <w:r w:rsidRPr="006C2446">
              <w:rPr>
                <w:rFonts w:ascii="Calibri" w:hAnsi="Calibri"/>
                <w:b/>
                <w:bCs/>
                <w:lang w:val="ka-GE"/>
              </w:rPr>
              <w:t>შესაძლოა</w:t>
            </w:r>
            <w:r w:rsidRPr="006C2446">
              <w:rPr>
                <w:rFonts w:ascii="Calibri" w:hAnsi="Calibri"/>
                <w:lang w:val="ka-GE"/>
              </w:rPr>
              <w:t xml:space="preserve"> </w:t>
            </w:r>
            <w:proofErr w:type="spellStart"/>
            <w:r w:rsidRPr="006C2446">
              <w:rPr>
                <w:rFonts w:ascii="Calibri" w:hAnsi="Calibri"/>
                <w:lang w:val="ka-GE"/>
              </w:rPr>
              <w:t>ამსმპ</w:t>
            </w:r>
            <w:proofErr w:type="spellEnd"/>
            <w:r w:rsidRPr="006C2446">
              <w:rPr>
                <w:rFonts w:ascii="Calibri" w:hAnsi="Calibri"/>
                <w:lang w:val="ka-GE"/>
              </w:rPr>
              <w:t xml:space="preserve">-მა დააბრუნოს </w:t>
            </w:r>
            <w:proofErr w:type="spellStart"/>
            <w:r w:rsidRPr="006C2446">
              <w:rPr>
                <w:rFonts w:ascii="Calibri" w:hAnsi="Calibri"/>
                <w:lang w:val="ka-GE"/>
              </w:rPr>
              <w:t>ჰიპერბმული</w:t>
            </w:r>
            <w:proofErr w:type="spellEnd"/>
            <w:r w:rsidRPr="006C2446">
              <w:rPr>
                <w:rFonts w:ascii="Calibri" w:hAnsi="Calibri"/>
                <w:lang w:val="ka-GE"/>
              </w:rPr>
              <w:t xml:space="preserve"> ანგარიშის დეტალებზე</w:t>
            </w:r>
          </w:p>
          <w:p w14:paraId="7E808CCF" w14:textId="77777777" w:rsidR="00F27DBD" w:rsidRDefault="00F27DBD" w:rsidP="002D69E8">
            <w:pPr>
              <w:keepNext/>
              <w:numPr>
                <w:ilvl w:val="0"/>
                <w:numId w:val="7"/>
              </w:numPr>
              <w:jc w:val="both"/>
              <w:rPr>
                <w:rFonts w:ascii="Calibri" w:hAnsi="Calibri"/>
                <w:lang w:val="ka-GE"/>
              </w:rPr>
            </w:pPr>
            <w:commentRangeStart w:id="33"/>
            <w:r w:rsidRPr="00E3281E">
              <w:rPr>
                <w:rFonts w:ascii="Calibri" w:hAnsi="Calibri"/>
                <w:lang w:val="ka-GE"/>
              </w:rPr>
              <w:t xml:space="preserve">თუ </w:t>
            </w:r>
            <w:r>
              <w:rPr>
                <w:rFonts w:ascii="Calibri" w:hAnsi="Calibri"/>
                <w:lang w:val="ka-GE"/>
              </w:rPr>
              <w:t xml:space="preserve">ღია </w:t>
            </w:r>
            <w:proofErr w:type="spellStart"/>
            <w:r>
              <w:rPr>
                <w:rFonts w:ascii="Calibri" w:hAnsi="Calibri"/>
                <w:lang w:val="ka-GE"/>
              </w:rPr>
              <w:t>ბანკინგის</w:t>
            </w:r>
            <w:proofErr w:type="spellEnd"/>
            <w:r>
              <w:rPr>
                <w:rFonts w:ascii="Calibri" w:hAnsi="Calibri"/>
                <w:lang w:val="ka-GE"/>
              </w:rPr>
              <w:t xml:space="preserve"> </w:t>
            </w:r>
            <w:r w:rsidRPr="00E3281E">
              <w:rPr>
                <w:rFonts w:ascii="Calibri" w:hAnsi="Calibri"/>
                <w:lang w:val="ka-GE"/>
              </w:rPr>
              <w:t xml:space="preserve">ანგარიში ასევე მონაწილეობს საბარათე ანგარიშში, </w:t>
            </w:r>
            <w:r w:rsidRPr="00E3281E">
              <w:rPr>
                <w:rFonts w:ascii="Calibri" w:hAnsi="Calibri"/>
                <w:b/>
                <w:lang w:val="ka-GE"/>
              </w:rPr>
              <w:t>აუცილებელია</w:t>
            </w:r>
            <w:r w:rsidRPr="00E3281E">
              <w:rPr>
                <w:rFonts w:ascii="Calibri" w:hAnsi="Calibri"/>
                <w:lang w:val="ka-GE"/>
              </w:rPr>
              <w:t xml:space="preserve"> დაბრუნდეს </w:t>
            </w:r>
            <w:proofErr w:type="spellStart"/>
            <w:r w:rsidRPr="00E3281E">
              <w:rPr>
                <w:rFonts w:ascii="Calibri" w:hAnsi="Calibri"/>
                <w:lang w:val="ka-GE"/>
              </w:rPr>
              <w:t>cardAccount</w:t>
            </w:r>
            <w:proofErr w:type="spellEnd"/>
            <w:r w:rsidRPr="00E3281E">
              <w:rPr>
                <w:rFonts w:ascii="Calibri" w:hAnsi="Calibri"/>
                <w:lang w:val="ka-GE"/>
              </w:rPr>
              <w:t xml:space="preserve"> ტიპის </w:t>
            </w:r>
            <w:proofErr w:type="spellStart"/>
            <w:r w:rsidRPr="00E3281E">
              <w:rPr>
                <w:rFonts w:ascii="Calibri" w:hAnsi="Calibri"/>
                <w:lang w:val="ka-GE"/>
              </w:rPr>
              <w:t>ჰიპერბმული</w:t>
            </w:r>
            <w:proofErr w:type="spellEnd"/>
            <w:r w:rsidRPr="00E3281E">
              <w:rPr>
                <w:rFonts w:ascii="Calibri" w:hAnsi="Calibri"/>
                <w:lang w:val="ka-GE"/>
              </w:rPr>
              <w:t xml:space="preserve"> აღნიშნულ საბარათე</w:t>
            </w:r>
            <w:r w:rsidRPr="00B64E75">
              <w:rPr>
                <w:rFonts w:ascii="Calibri" w:hAnsi="Calibri"/>
                <w:lang w:val="ka-GE"/>
              </w:rPr>
              <w:t xml:space="preserve"> </w:t>
            </w:r>
            <w:r w:rsidRPr="00E3281E">
              <w:rPr>
                <w:rFonts w:ascii="Calibri" w:hAnsi="Calibri"/>
                <w:lang w:val="ka-GE"/>
              </w:rPr>
              <w:t xml:space="preserve">ანგარიშზე. </w:t>
            </w:r>
            <w:proofErr w:type="spellStart"/>
            <w:r w:rsidRPr="00E3281E">
              <w:rPr>
                <w:rFonts w:ascii="Calibri" w:hAnsi="Calibri"/>
                <w:lang w:val="ka-GE"/>
              </w:rPr>
              <w:t>ჰიპე</w:t>
            </w:r>
            <w:r w:rsidRPr="00B64E75">
              <w:rPr>
                <w:rFonts w:ascii="Calibri" w:hAnsi="Calibri"/>
                <w:lang w:val="ka-GE"/>
              </w:rPr>
              <w:t>რ</w:t>
            </w:r>
            <w:r w:rsidRPr="00E3281E">
              <w:rPr>
                <w:rFonts w:ascii="Calibri" w:hAnsi="Calibri"/>
                <w:lang w:val="ka-GE"/>
              </w:rPr>
              <w:t>ბმული</w:t>
            </w:r>
            <w:proofErr w:type="spellEnd"/>
            <w:r w:rsidRPr="00E3281E">
              <w:rPr>
                <w:rFonts w:ascii="Calibri" w:hAnsi="Calibri"/>
                <w:lang w:val="ka-GE"/>
              </w:rPr>
              <w:t xml:space="preserve"> არავითარ შემთხვევაში არ უნდა ამჟღავნებდეს ბარათის ან </w:t>
            </w:r>
            <w:r>
              <w:rPr>
                <w:rFonts w:ascii="Calibri" w:hAnsi="Calibri"/>
                <w:lang w:val="ka-GE"/>
              </w:rPr>
              <w:t xml:space="preserve">ღია </w:t>
            </w:r>
            <w:proofErr w:type="spellStart"/>
            <w:r>
              <w:rPr>
                <w:rFonts w:ascii="Calibri" w:hAnsi="Calibri"/>
                <w:lang w:val="ka-GE"/>
              </w:rPr>
              <w:t>ბანკინგის</w:t>
            </w:r>
            <w:proofErr w:type="spellEnd"/>
            <w:r w:rsidRPr="00E3281E">
              <w:rPr>
                <w:rFonts w:ascii="Calibri" w:hAnsi="Calibri"/>
                <w:lang w:val="ka-GE"/>
              </w:rPr>
              <w:t xml:space="preserve"> ანგარიშის ნომერს და</w:t>
            </w:r>
            <w:r w:rsidRPr="00E3281E">
              <w:rPr>
                <w:rFonts w:ascii="Calibri" w:hAnsi="Calibri"/>
                <w:b/>
                <w:lang w:val="ka-GE"/>
              </w:rPr>
              <w:t xml:space="preserve"> აუცილებელია </w:t>
            </w:r>
            <w:r w:rsidRPr="00E3281E">
              <w:rPr>
                <w:rFonts w:ascii="Calibri" w:hAnsi="Calibri"/>
                <w:lang w:val="ka-GE"/>
              </w:rPr>
              <w:t>იგი იყოს მუდმივი მიმდინარე თანხმობის მოქმედების ვადის განმავლობაში.</w:t>
            </w:r>
          </w:p>
          <w:p w14:paraId="24A6E0F4" w14:textId="77777777" w:rsidR="00F27DBD" w:rsidRDefault="00F27DBD" w:rsidP="002D69E8">
            <w:pPr>
              <w:keepNext/>
              <w:numPr>
                <w:ilvl w:val="0"/>
                <w:numId w:val="7"/>
              </w:numPr>
              <w:jc w:val="both"/>
              <w:rPr>
                <w:rFonts w:ascii="Calibri" w:hAnsi="Calibri"/>
                <w:lang w:val="ka-GE"/>
              </w:rPr>
            </w:pPr>
            <w:r>
              <w:rPr>
                <w:rFonts w:ascii="Calibri" w:hAnsi="Calibri"/>
                <w:lang w:val="ka-GE"/>
              </w:rPr>
              <w:t xml:space="preserve">მულტისავალუტო ანგარიშის </w:t>
            </w:r>
            <w:proofErr w:type="spellStart"/>
            <w:r>
              <w:rPr>
                <w:rFonts w:ascii="Calibri" w:hAnsi="Calibri"/>
                <w:lang w:val="ka-GE"/>
              </w:rPr>
              <w:t>აგრეგირებული</w:t>
            </w:r>
            <w:proofErr w:type="spellEnd"/>
            <w:r>
              <w:rPr>
                <w:rFonts w:ascii="Calibri" w:hAnsi="Calibri"/>
                <w:lang w:val="ka-GE"/>
              </w:rPr>
              <w:t xml:space="preserve"> ჩანაწერის (ვალუტა </w:t>
            </w:r>
            <w:r>
              <w:rPr>
                <w:rFonts w:ascii="Calibri" w:hAnsi="Calibri"/>
              </w:rPr>
              <w:t>XXX</w:t>
            </w:r>
            <w:r>
              <w:rPr>
                <w:rFonts w:ascii="Calibri" w:hAnsi="Calibri"/>
                <w:lang w:val="ka-GE"/>
              </w:rPr>
              <w:t xml:space="preserve">) შემთხვევაში აუცილებელია დაბრუნდეს </w:t>
            </w:r>
            <w:r>
              <w:rPr>
                <w:rFonts w:ascii="Calibri" w:hAnsi="Calibri"/>
              </w:rPr>
              <w:t>account</w:t>
            </w:r>
            <w:r>
              <w:rPr>
                <w:rFonts w:ascii="Calibri" w:hAnsi="Calibri"/>
                <w:lang w:val="ka-GE"/>
              </w:rPr>
              <w:t xml:space="preserve"> ტიპის </w:t>
            </w:r>
            <w:proofErr w:type="spellStart"/>
            <w:r>
              <w:rPr>
                <w:rFonts w:ascii="Calibri" w:hAnsi="Calibri"/>
                <w:lang w:val="ka-GE"/>
              </w:rPr>
              <w:t>ჰიპერბმული</w:t>
            </w:r>
            <w:proofErr w:type="spellEnd"/>
            <w:r>
              <w:rPr>
                <w:rFonts w:ascii="Calibri" w:hAnsi="Calibri"/>
                <w:lang w:val="ka-GE"/>
              </w:rPr>
              <w:t xml:space="preserve">. </w:t>
            </w:r>
            <w:r w:rsidRPr="00E3281E">
              <w:rPr>
                <w:rFonts w:ascii="Calibri" w:hAnsi="Calibri"/>
                <w:b/>
                <w:lang w:val="ka-GE"/>
              </w:rPr>
              <w:t xml:space="preserve">აუცილებელია </w:t>
            </w:r>
            <w:r w:rsidRPr="00E3281E">
              <w:rPr>
                <w:rFonts w:ascii="Calibri" w:hAnsi="Calibri"/>
                <w:lang w:val="ka-GE"/>
              </w:rPr>
              <w:t xml:space="preserve">იგი </w:t>
            </w:r>
            <w:r w:rsidRPr="00E3281E">
              <w:rPr>
                <w:rFonts w:ascii="Calibri" w:hAnsi="Calibri"/>
                <w:lang w:val="ka-GE"/>
              </w:rPr>
              <w:lastRenderedPageBreak/>
              <w:t>იყოს მუდმივი მიმდინარე თანხმობის მოქმედების ვადის განმავლობაში.</w:t>
            </w:r>
          </w:p>
          <w:p w14:paraId="3110BEF1" w14:textId="77777777" w:rsidR="00F27DBD" w:rsidRPr="006C2446" w:rsidRDefault="00F27DBD" w:rsidP="002D69E8">
            <w:pPr>
              <w:keepNext/>
              <w:numPr>
                <w:ilvl w:val="0"/>
                <w:numId w:val="7"/>
              </w:numPr>
              <w:jc w:val="both"/>
              <w:rPr>
                <w:rFonts w:ascii="Calibri" w:hAnsi="Calibri"/>
                <w:lang w:val="ka-GE"/>
              </w:rPr>
            </w:pPr>
            <w:r>
              <w:rPr>
                <w:rFonts w:ascii="Calibri" w:hAnsi="Calibri"/>
                <w:lang w:val="ka-GE"/>
              </w:rPr>
              <w:t xml:space="preserve">მულტისავალუტო ანგარიშში შემავალი ანგარიშისათვის </w:t>
            </w:r>
            <w:r w:rsidRPr="00CE314A">
              <w:rPr>
                <w:rFonts w:ascii="Calibri" w:hAnsi="Calibri"/>
                <w:b/>
                <w:bCs/>
                <w:lang w:val="ka-GE"/>
              </w:rPr>
              <w:t>აუცილებელია</w:t>
            </w:r>
            <w:r>
              <w:rPr>
                <w:rFonts w:ascii="Calibri" w:hAnsi="Calibri"/>
                <w:lang w:val="ka-GE"/>
              </w:rPr>
              <w:t xml:space="preserve"> დაბრუნდეს</w:t>
            </w:r>
            <w:r>
              <w:rPr>
                <w:rFonts w:ascii="Calibri" w:hAnsi="Calibri"/>
              </w:rPr>
              <w:t xml:space="preserve"> </w:t>
            </w:r>
            <w:proofErr w:type="spellStart"/>
            <w:r>
              <w:rPr>
                <w:rFonts w:ascii="Calibri" w:hAnsi="Calibri"/>
              </w:rPr>
              <w:t>aggregationAccount</w:t>
            </w:r>
            <w:proofErr w:type="spellEnd"/>
            <w:r>
              <w:rPr>
                <w:rFonts w:ascii="Calibri" w:hAnsi="Calibri"/>
                <w:lang w:val="ka-GE"/>
              </w:rPr>
              <w:t xml:space="preserve"> ტიპის </w:t>
            </w:r>
            <w:proofErr w:type="spellStart"/>
            <w:r>
              <w:rPr>
                <w:rFonts w:ascii="Calibri" w:hAnsi="Calibri"/>
                <w:lang w:val="ka-GE"/>
              </w:rPr>
              <w:t>ჰიპერბმული</w:t>
            </w:r>
            <w:proofErr w:type="spellEnd"/>
            <w:r>
              <w:rPr>
                <w:rFonts w:ascii="Calibri" w:hAnsi="Calibri"/>
                <w:lang w:val="ka-GE"/>
              </w:rPr>
              <w:t xml:space="preserve">, რომელიც მკაცრად ემთხვევა ამ თანხმობის ფარგლებში იმავე სიაში დაბრუნებული  </w:t>
            </w:r>
            <w:proofErr w:type="spellStart"/>
            <w:r>
              <w:rPr>
                <w:rFonts w:ascii="Calibri" w:hAnsi="Calibri"/>
                <w:lang w:val="ka-GE"/>
              </w:rPr>
              <w:t>აგრეგირებული</w:t>
            </w:r>
            <w:proofErr w:type="spellEnd"/>
            <w:r>
              <w:rPr>
                <w:rFonts w:ascii="Calibri" w:hAnsi="Calibri"/>
                <w:lang w:val="ka-GE"/>
              </w:rPr>
              <w:t xml:space="preserve"> ჩანაწერის (ვალუტა </w:t>
            </w:r>
            <w:r>
              <w:rPr>
                <w:rFonts w:ascii="Calibri" w:hAnsi="Calibri"/>
              </w:rPr>
              <w:t>XXX</w:t>
            </w:r>
            <w:r>
              <w:rPr>
                <w:rFonts w:ascii="Calibri" w:hAnsi="Calibri"/>
                <w:lang w:val="ka-GE"/>
              </w:rPr>
              <w:t xml:space="preserve">) </w:t>
            </w:r>
            <w:r>
              <w:rPr>
                <w:rFonts w:ascii="Calibri" w:hAnsi="Calibri"/>
              </w:rPr>
              <w:t>account</w:t>
            </w:r>
            <w:r>
              <w:rPr>
                <w:rFonts w:ascii="Calibri" w:hAnsi="Calibri"/>
                <w:lang w:val="ka-GE"/>
              </w:rPr>
              <w:t xml:space="preserve"> ტიპის </w:t>
            </w:r>
            <w:proofErr w:type="spellStart"/>
            <w:r>
              <w:rPr>
                <w:rFonts w:ascii="Calibri" w:hAnsi="Calibri"/>
                <w:lang w:val="ka-GE"/>
              </w:rPr>
              <w:t>ჰიპერბმულს</w:t>
            </w:r>
            <w:proofErr w:type="spellEnd"/>
            <w:r>
              <w:rPr>
                <w:rFonts w:ascii="Calibri" w:hAnsi="Calibri"/>
                <w:lang w:val="ka-GE"/>
              </w:rPr>
              <w:t xml:space="preserve">. </w:t>
            </w:r>
            <w:r w:rsidRPr="00E3281E">
              <w:rPr>
                <w:rFonts w:ascii="Calibri" w:hAnsi="Calibri"/>
                <w:b/>
                <w:lang w:val="ka-GE"/>
              </w:rPr>
              <w:t xml:space="preserve">აუცილებელია </w:t>
            </w:r>
            <w:proofErr w:type="spellStart"/>
            <w:r>
              <w:rPr>
                <w:rFonts w:ascii="Calibri" w:hAnsi="Calibri"/>
              </w:rPr>
              <w:t>accregationAccount</w:t>
            </w:r>
            <w:proofErr w:type="spellEnd"/>
            <w:r>
              <w:rPr>
                <w:rFonts w:ascii="Calibri" w:hAnsi="Calibri"/>
              </w:rPr>
              <w:t xml:space="preserve"> </w:t>
            </w:r>
            <w:proofErr w:type="spellStart"/>
            <w:r>
              <w:rPr>
                <w:rFonts w:ascii="Calibri" w:hAnsi="Calibri"/>
                <w:lang w:val="ka-GE"/>
              </w:rPr>
              <w:t>ჰიპერბმულის</w:t>
            </w:r>
            <w:proofErr w:type="spellEnd"/>
            <w:r>
              <w:rPr>
                <w:rFonts w:ascii="Calibri" w:hAnsi="Calibri"/>
                <w:lang w:val="ka-GE"/>
              </w:rPr>
              <w:t xml:space="preserve"> მნიშვნელობა</w:t>
            </w:r>
            <w:r>
              <w:rPr>
                <w:rFonts w:ascii="Calibri" w:hAnsi="Calibri"/>
              </w:rPr>
              <w:t xml:space="preserve"> </w:t>
            </w:r>
            <w:r>
              <w:rPr>
                <w:rFonts w:ascii="Calibri" w:hAnsi="Calibri"/>
                <w:lang w:val="ka-GE"/>
              </w:rPr>
              <w:t xml:space="preserve"> </w:t>
            </w:r>
            <w:r w:rsidRPr="00E3281E">
              <w:rPr>
                <w:rFonts w:ascii="Calibri" w:hAnsi="Calibri"/>
                <w:lang w:val="ka-GE"/>
              </w:rPr>
              <w:t xml:space="preserve"> იყოს მუდმივი მიმდინარე თანხმობის მოქმედების ვადის განმავლობაში.</w:t>
            </w:r>
            <w:commentRangeEnd w:id="33"/>
            <w:r w:rsidR="0076267D">
              <w:rPr>
                <w:rStyle w:val="CommentReference"/>
              </w:rPr>
              <w:commentReference w:id="33"/>
            </w:r>
          </w:p>
        </w:tc>
      </w:tr>
    </w:tbl>
    <w:p w14:paraId="66057016" w14:textId="77777777" w:rsidR="005C66C1" w:rsidRDefault="005C66C1" w:rsidP="00303035">
      <w:pPr>
        <w:jc w:val="both"/>
        <w:rPr>
          <w:rFonts w:ascii="Calibri" w:hAnsi="Calibri"/>
          <w:lang w:val="ka-GE"/>
        </w:rPr>
      </w:pPr>
    </w:p>
    <w:p w14:paraId="6B849ACB" w14:textId="730E5383" w:rsidR="00D27234" w:rsidRDefault="00627730" w:rsidP="00303035">
      <w:pPr>
        <w:jc w:val="both"/>
        <w:rPr>
          <w:lang w:val="ka-GE"/>
        </w:rPr>
      </w:pPr>
      <w:r>
        <w:rPr>
          <w:lang w:val="ka-GE"/>
        </w:rPr>
        <w:t xml:space="preserve">ანგარიშების სიაში </w:t>
      </w:r>
      <w:r w:rsidR="008A142C">
        <w:rPr>
          <w:lang w:val="ka-GE"/>
        </w:rPr>
        <w:t>დამატებითი დასაბრუნებელი ინფორმაცია განისაზღვრება მე-</w:t>
      </w:r>
      <w:r w:rsidR="008A142C">
        <w:rPr>
          <w:lang w:val="ka-GE"/>
        </w:rPr>
        <w:fldChar w:fldCharType="begin"/>
      </w:r>
      <w:r w:rsidR="008A142C">
        <w:rPr>
          <w:lang w:val="ka-GE"/>
        </w:rPr>
        <w:instrText xml:space="preserve"> REF _Ref174027342 \r \h </w:instrText>
      </w:r>
      <w:r w:rsidR="008A142C">
        <w:rPr>
          <w:lang w:val="ka-GE"/>
        </w:rPr>
      </w:r>
      <w:r w:rsidR="008A142C">
        <w:rPr>
          <w:lang w:val="ka-GE"/>
        </w:rPr>
        <w:fldChar w:fldCharType="separate"/>
      </w:r>
      <w:r w:rsidR="008A142C">
        <w:rPr>
          <w:lang w:val="ka-GE"/>
        </w:rPr>
        <w:t>6</w:t>
      </w:r>
      <w:r w:rsidR="008A142C">
        <w:rPr>
          <w:lang w:val="ka-GE"/>
        </w:rPr>
        <w:fldChar w:fldCharType="end"/>
      </w:r>
      <w:r w:rsidR="008A142C">
        <w:rPr>
          <w:lang w:val="ka-GE"/>
        </w:rPr>
        <w:t xml:space="preserve"> თავის </w:t>
      </w:r>
      <w:r w:rsidR="00310514">
        <w:rPr>
          <w:lang w:val="ka-GE"/>
        </w:rPr>
        <w:t xml:space="preserve">შესაბამისი </w:t>
      </w:r>
      <w:proofErr w:type="spellStart"/>
      <w:r w:rsidR="008A142C">
        <w:rPr>
          <w:lang w:val="ka-GE"/>
        </w:rPr>
        <w:t>ქვეთავებით</w:t>
      </w:r>
      <w:proofErr w:type="spellEnd"/>
      <w:r w:rsidR="00310514">
        <w:rPr>
          <w:lang w:val="ka-GE"/>
        </w:rPr>
        <w:t xml:space="preserve"> (ანგარიშის ტიპის მიხედვით)</w:t>
      </w:r>
      <w:r w:rsidR="008A142C">
        <w:rPr>
          <w:lang w:val="ka-GE"/>
        </w:rPr>
        <w:t>.</w:t>
      </w:r>
    </w:p>
    <w:p w14:paraId="72E6871E" w14:textId="77777777" w:rsidR="00AC4777" w:rsidRDefault="00AC4777" w:rsidP="00303035">
      <w:pPr>
        <w:jc w:val="both"/>
        <w:rPr>
          <w:lang w:val="ka-GE"/>
        </w:rPr>
      </w:pPr>
    </w:p>
    <w:p w14:paraId="77612B93" w14:textId="77777777" w:rsidR="00D27234" w:rsidRDefault="00D27234" w:rsidP="00303035">
      <w:pPr>
        <w:jc w:val="both"/>
        <w:rPr>
          <w:rFonts w:ascii="Calibri" w:hAnsi="Calibri"/>
          <w:lang w:val="ka-GE"/>
        </w:rPr>
      </w:pPr>
    </w:p>
    <w:p w14:paraId="3EC7F56C" w14:textId="56B6217D" w:rsidR="0022725A" w:rsidRDefault="0022725A" w:rsidP="003C1416">
      <w:pPr>
        <w:pStyle w:val="Heading3"/>
      </w:pPr>
      <w:bookmarkStart w:id="34" w:name="_Ref174027880"/>
      <w:bookmarkStart w:id="35" w:name="_Toc174034572"/>
      <w:proofErr w:type="spellStart"/>
      <w:r>
        <w:t>Account</w:t>
      </w:r>
      <w:proofErr w:type="spellEnd"/>
      <w:r>
        <w:t xml:space="preserve"> </w:t>
      </w:r>
      <w:proofErr w:type="spellStart"/>
      <w:r>
        <w:t>Details</w:t>
      </w:r>
      <w:proofErr w:type="spellEnd"/>
      <w:r>
        <w:t xml:space="preserve"> ტიპის ობიექტის შევსება </w:t>
      </w:r>
      <w:r w:rsidR="009D2188">
        <w:t>ანგარიშის დეტალების გამოძახებისას</w:t>
      </w:r>
      <w:bookmarkEnd w:id="34"/>
      <w:bookmarkEnd w:id="35"/>
    </w:p>
    <w:p w14:paraId="48F9FF96" w14:textId="1F2C92A3" w:rsidR="00FF58AD" w:rsidRDefault="00FF58AD" w:rsidP="00FF58AD">
      <w:pPr>
        <w:jc w:val="both"/>
        <w:rPr>
          <w:lang w:val="ka-GE"/>
        </w:rPr>
      </w:pPr>
      <w:r>
        <w:rPr>
          <w:lang w:val="ka-GE"/>
        </w:rPr>
        <w:t xml:space="preserve">ანგარიშების დეტალების გამოძახებები აბრუნებს </w:t>
      </w:r>
      <w:r>
        <w:t xml:space="preserve">Account Details </w:t>
      </w:r>
      <w:r>
        <w:rPr>
          <w:lang w:val="ka-GE"/>
        </w:rPr>
        <w:t xml:space="preserve">ტიპის ობიექტებს </w:t>
      </w:r>
      <w:sdt>
        <w:sdtPr>
          <w:rPr>
            <w:lang w:val="ka-GE"/>
          </w:rPr>
          <w:id w:val="-1335064797"/>
          <w:citation/>
        </w:sdtPr>
        <w:sdtEndPr/>
        <w:sdtContent>
          <w:r>
            <w:rPr>
              <w:lang w:val="ka-GE"/>
            </w:rPr>
            <w:fldChar w:fldCharType="begin"/>
          </w:r>
          <w:r w:rsidR="008A3292">
            <w:rPr>
              <w:lang w:val="ka-GE"/>
            </w:rPr>
            <w:instrText xml:space="preserve">CITATION oFAIGCom \l 1079 </w:instrText>
          </w:r>
          <w:r>
            <w:rPr>
              <w:lang w:val="ka-GE"/>
            </w:rPr>
            <w:fldChar w:fldCharType="separate"/>
          </w:r>
          <w:r w:rsidR="00680AA7">
            <w:rPr>
              <w:noProof/>
              <w:lang w:val="ka-GE"/>
            </w:rPr>
            <w:t>(1)</w:t>
          </w:r>
          <w:r>
            <w:rPr>
              <w:lang w:val="ka-GE"/>
            </w:rPr>
            <w:fldChar w:fldCharType="end"/>
          </w:r>
        </w:sdtContent>
      </w:sdt>
      <w:r>
        <w:rPr>
          <w:lang w:val="ka-GE"/>
        </w:rPr>
        <w:t xml:space="preserve">-ითა და </w:t>
      </w:r>
      <w:sdt>
        <w:sdtPr>
          <w:rPr>
            <w:lang w:val="ka-GE"/>
          </w:rPr>
          <w:id w:val="-1714800025"/>
          <w:citation/>
        </w:sdtPr>
        <w:sdtEndPr/>
        <w:sdtContent>
          <w:r>
            <w:rPr>
              <w:lang w:val="ka-GE"/>
            </w:rPr>
            <w:fldChar w:fldCharType="begin"/>
          </w:r>
          <w:r>
            <w:rPr>
              <w:lang w:val="ka-GE"/>
            </w:rPr>
            <w:instrText xml:space="preserve"> CITATION oFAIGEAIS \l 1079 </w:instrText>
          </w:r>
          <w:r>
            <w:rPr>
              <w:lang w:val="ka-GE"/>
            </w:rPr>
            <w:fldChar w:fldCharType="separate"/>
          </w:r>
          <w:r w:rsidR="00680AA7">
            <w:rPr>
              <w:noProof/>
              <w:lang w:val="ka-GE"/>
            </w:rPr>
            <w:t>(2)</w:t>
          </w:r>
          <w:r>
            <w:rPr>
              <w:lang w:val="ka-GE"/>
            </w:rPr>
            <w:fldChar w:fldCharType="end"/>
          </w:r>
        </w:sdtContent>
      </w:sdt>
      <w:r>
        <w:rPr>
          <w:lang w:val="ka-GE"/>
        </w:rPr>
        <w:t>-ით განსაზღვრულ სერვისებში. მაგალითად:</w:t>
      </w:r>
    </w:p>
    <w:p w14:paraId="39CEFD10" w14:textId="50A1AB47" w:rsidR="00FF58AD" w:rsidRDefault="00FF58AD" w:rsidP="00FF58AD">
      <w:pPr>
        <w:pStyle w:val="ListParagraph"/>
        <w:numPr>
          <w:ilvl w:val="0"/>
          <w:numId w:val="14"/>
        </w:numPr>
        <w:jc w:val="both"/>
        <w:rPr>
          <w:lang w:val="ka-GE"/>
        </w:rPr>
      </w:pPr>
      <w:r w:rsidRPr="00A413E2">
        <w:rPr>
          <w:lang w:val="ka-GE"/>
        </w:rPr>
        <w:t>4.4.</w:t>
      </w:r>
      <w:r w:rsidR="00E24FA3">
        <w:rPr>
          <w:lang w:val="ka-GE"/>
        </w:rPr>
        <w:t>2</w:t>
      </w:r>
      <w:r w:rsidRPr="00A413E2">
        <w:rPr>
          <w:lang w:val="ka-GE"/>
        </w:rPr>
        <w:t xml:space="preserve"> </w:t>
      </w:r>
      <w:proofErr w:type="spellStart"/>
      <w:r w:rsidRPr="00A413E2">
        <w:rPr>
          <w:lang w:val="ka-GE"/>
        </w:rPr>
        <w:t>Read</w:t>
      </w:r>
      <w:proofErr w:type="spellEnd"/>
      <w:r w:rsidRPr="00A413E2">
        <w:rPr>
          <w:lang w:val="ka-GE"/>
        </w:rPr>
        <w:t xml:space="preserve"> </w:t>
      </w:r>
      <w:proofErr w:type="spellStart"/>
      <w:r w:rsidRPr="00A413E2">
        <w:rPr>
          <w:lang w:val="ka-GE"/>
        </w:rPr>
        <w:t>Account</w:t>
      </w:r>
      <w:proofErr w:type="spellEnd"/>
      <w:r w:rsidRPr="00A413E2">
        <w:rPr>
          <w:lang w:val="ka-GE"/>
        </w:rPr>
        <w:t xml:space="preserve"> </w:t>
      </w:r>
      <w:proofErr w:type="spellStart"/>
      <w:r w:rsidR="00E24FA3">
        <w:rPr>
          <w:lang w:val="ka-GE"/>
        </w:rPr>
        <w:t>Details</w:t>
      </w:r>
      <w:proofErr w:type="spellEnd"/>
      <w:r>
        <w:rPr>
          <w:lang w:val="ka-GE"/>
        </w:rPr>
        <w:t xml:space="preserve"> </w:t>
      </w:r>
      <w:sdt>
        <w:sdtPr>
          <w:rPr>
            <w:lang w:val="ka-GE"/>
          </w:rPr>
          <w:id w:val="-445841408"/>
          <w:citation/>
        </w:sdtPr>
        <w:sdtEndPr/>
        <w:sdtContent>
          <w:r>
            <w:rPr>
              <w:lang w:val="ka-GE"/>
            </w:rPr>
            <w:fldChar w:fldCharType="begin"/>
          </w:r>
          <w:r w:rsidR="008A3292">
            <w:rPr>
              <w:lang w:val="ka-GE"/>
            </w:rPr>
            <w:instrText xml:space="preserve">CITATION oFAIGCom \l 1079 </w:instrText>
          </w:r>
          <w:r>
            <w:rPr>
              <w:lang w:val="ka-GE"/>
            </w:rPr>
            <w:fldChar w:fldCharType="separate"/>
          </w:r>
          <w:r w:rsidR="00680AA7">
            <w:rPr>
              <w:noProof/>
              <w:lang w:val="ka-GE"/>
            </w:rPr>
            <w:t>(1)</w:t>
          </w:r>
          <w:r>
            <w:rPr>
              <w:lang w:val="ka-GE"/>
            </w:rPr>
            <w:fldChar w:fldCharType="end"/>
          </w:r>
        </w:sdtContent>
      </w:sdt>
    </w:p>
    <w:p w14:paraId="54CF2F9E" w14:textId="0FB97C9F" w:rsidR="00FF58AD" w:rsidRDefault="00FF58AD" w:rsidP="00FF58AD">
      <w:pPr>
        <w:pStyle w:val="ListParagraph"/>
        <w:numPr>
          <w:ilvl w:val="0"/>
          <w:numId w:val="14"/>
        </w:numPr>
        <w:jc w:val="both"/>
        <w:rPr>
          <w:lang w:val="ka-GE"/>
        </w:rPr>
      </w:pPr>
      <w:r w:rsidRPr="00D22F8A">
        <w:rPr>
          <w:lang w:val="ka-GE"/>
        </w:rPr>
        <w:t>4.3.</w:t>
      </w:r>
      <w:r w:rsidR="00E24FA3">
        <w:rPr>
          <w:lang w:val="ka-GE"/>
        </w:rPr>
        <w:t>2</w:t>
      </w:r>
      <w:r w:rsidRPr="00D22F8A">
        <w:rPr>
          <w:lang w:val="ka-GE"/>
        </w:rPr>
        <w:t xml:space="preserve"> </w:t>
      </w:r>
      <w:proofErr w:type="spellStart"/>
      <w:r w:rsidRPr="00D22F8A">
        <w:rPr>
          <w:lang w:val="ka-GE"/>
        </w:rPr>
        <w:t>Read</w:t>
      </w:r>
      <w:proofErr w:type="spellEnd"/>
      <w:r w:rsidRPr="00D22F8A">
        <w:rPr>
          <w:lang w:val="ka-GE"/>
        </w:rPr>
        <w:t xml:space="preserve"> </w:t>
      </w:r>
      <w:proofErr w:type="spellStart"/>
      <w:r w:rsidRPr="00D22F8A">
        <w:rPr>
          <w:lang w:val="ka-GE"/>
        </w:rPr>
        <w:t>Account</w:t>
      </w:r>
      <w:proofErr w:type="spellEnd"/>
      <w:r w:rsidRPr="00D22F8A">
        <w:rPr>
          <w:lang w:val="ka-GE"/>
        </w:rPr>
        <w:t xml:space="preserve"> </w:t>
      </w:r>
      <w:proofErr w:type="spellStart"/>
      <w:r w:rsidR="00E24FA3">
        <w:rPr>
          <w:lang w:val="ka-GE"/>
        </w:rPr>
        <w:t>Details</w:t>
      </w:r>
      <w:proofErr w:type="spellEnd"/>
      <w:r>
        <w:rPr>
          <w:lang w:val="ka-GE"/>
        </w:rPr>
        <w:t xml:space="preserve"> </w:t>
      </w:r>
      <w:sdt>
        <w:sdtPr>
          <w:rPr>
            <w:lang w:val="ka-GE"/>
          </w:rPr>
          <w:id w:val="1423065732"/>
          <w:citation/>
        </w:sdtPr>
        <w:sdtEndPr/>
        <w:sdtContent>
          <w:r>
            <w:rPr>
              <w:lang w:val="ka-GE"/>
            </w:rPr>
            <w:fldChar w:fldCharType="begin"/>
          </w:r>
          <w:r>
            <w:rPr>
              <w:lang w:val="ka-GE"/>
            </w:rPr>
            <w:instrText xml:space="preserve"> CITATION oFAIGEAIS \l 1079 </w:instrText>
          </w:r>
          <w:r>
            <w:rPr>
              <w:lang w:val="ka-GE"/>
            </w:rPr>
            <w:fldChar w:fldCharType="separate"/>
          </w:r>
          <w:r w:rsidR="00680AA7">
            <w:rPr>
              <w:noProof/>
              <w:lang w:val="ka-GE"/>
            </w:rPr>
            <w:t>(2)</w:t>
          </w:r>
          <w:r>
            <w:rPr>
              <w:lang w:val="ka-GE"/>
            </w:rPr>
            <w:fldChar w:fldCharType="end"/>
          </w:r>
        </w:sdtContent>
      </w:sdt>
    </w:p>
    <w:p w14:paraId="2B62B450" w14:textId="60E1CECA" w:rsidR="00FF58AD" w:rsidRDefault="00FF58AD" w:rsidP="00FF58AD">
      <w:pPr>
        <w:pStyle w:val="ListParagraph"/>
        <w:numPr>
          <w:ilvl w:val="0"/>
          <w:numId w:val="14"/>
        </w:numPr>
        <w:jc w:val="both"/>
        <w:rPr>
          <w:lang w:val="ka-GE"/>
        </w:rPr>
      </w:pPr>
      <w:r w:rsidRPr="00F74050">
        <w:rPr>
          <w:lang w:val="ka-GE"/>
        </w:rPr>
        <w:t>4.4.</w:t>
      </w:r>
      <w:r w:rsidR="00E24FA3">
        <w:rPr>
          <w:lang w:val="ka-GE"/>
        </w:rPr>
        <w:t>2</w:t>
      </w:r>
      <w:r w:rsidRPr="00F74050">
        <w:rPr>
          <w:lang w:val="ka-GE"/>
        </w:rPr>
        <w:t xml:space="preserve"> </w:t>
      </w:r>
      <w:proofErr w:type="spellStart"/>
      <w:r w:rsidRPr="00F74050">
        <w:rPr>
          <w:lang w:val="ka-GE"/>
        </w:rPr>
        <w:t>Read</w:t>
      </w:r>
      <w:proofErr w:type="spellEnd"/>
      <w:r w:rsidRPr="00F74050">
        <w:rPr>
          <w:lang w:val="ka-GE"/>
        </w:rPr>
        <w:t xml:space="preserve"> </w:t>
      </w:r>
      <w:proofErr w:type="spellStart"/>
      <w:r w:rsidRPr="00F74050">
        <w:rPr>
          <w:lang w:val="ka-GE"/>
        </w:rPr>
        <w:t>Account</w:t>
      </w:r>
      <w:proofErr w:type="spellEnd"/>
      <w:r w:rsidRPr="00F74050">
        <w:rPr>
          <w:lang w:val="ka-GE"/>
        </w:rPr>
        <w:t xml:space="preserve"> </w:t>
      </w:r>
      <w:proofErr w:type="spellStart"/>
      <w:r w:rsidR="00E24FA3">
        <w:rPr>
          <w:lang w:val="ka-GE"/>
        </w:rPr>
        <w:t>Details</w:t>
      </w:r>
      <w:proofErr w:type="spellEnd"/>
      <w:r>
        <w:rPr>
          <w:lang w:val="ka-GE"/>
        </w:rPr>
        <w:t xml:space="preserve"> </w:t>
      </w:r>
      <w:sdt>
        <w:sdtPr>
          <w:rPr>
            <w:lang w:val="ka-GE"/>
          </w:rPr>
          <w:id w:val="42490191"/>
          <w:citation/>
        </w:sdtPr>
        <w:sdtEndPr/>
        <w:sdtContent>
          <w:r>
            <w:rPr>
              <w:lang w:val="ka-GE"/>
            </w:rPr>
            <w:fldChar w:fldCharType="begin"/>
          </w:r>
          <w:r>
            <w:rPr>
              <w:lang w:val="ka-GE"/>
            </w:rPr>
            <w:instrText xml:space="preserve"> CITATION oFAIGEAIS \l 1079 </w:instrText>
          </w:r>
          <w:r>
            <w:rPr>
              <w:lang w:val="ka-GE"/>
            </w:rPr>
            <w:fldChar w:fldCharType="separate"/>
          </w:r>
          <w:r w:rsidR="00680AA7">
            <w:rPr>
              <w:noProof/>
              <w:lang w:val="ka-GE"/>
            </w:rPr>
            <w:t>(2)</w:t>
          </w:r>
          <w:r>
            <w:rPr>
              <w:lang w:val="ka-GE"/>
            </w:rPr>
            <w:fldChar w:fldCharType="end"/>
          </w:r>
        </w:sdtContent>
      </w:sdt>
    </w:p>
    <w:p w14:paraId="5171EFA4" w14:textId="77777777" w:rsidR="00871D35" w:rsidRDefault="00871D35" w:rsidP="00871D35">
      <w:pPr>
        <w:jc w:val="both"/>
        <w:rPr>
          <w:lang w:val="ka-GE"/>
        </w:rPr>
      </w:pPr>
    </w:p>
    <w:p w14:paraId="267C2258" w14:textId="2803E0F6" w:rsidR="00C82E5B" w:rsidRDefault="00C82E5B" w:rsidP="00871D35">
      <w:pPr>
        <w:jc w:val="both"/>
        <w:rPr>
          <w:lang w:val="ka-GE"/>
        </w:rPr>
      </w:pPr>
      <w:r w:rsidRPr="008908B7">
        <w:rPr>
          <w:b/>
          <w:bCs/>
          <w:lang w:val="ka-GE"/>
        </w:rPr>
        <w:t>აუცილებელია</w:t>
      </w:r>
      <w:r>
        <w:rPr>
          <w:lang w:val="ka-GE"/>
        </w:rPr>
        <w:t xml:space="preserve"> </w:t>
      </w:r>
      <w:r w:rsidR="008908B7">
        <w:rPr>
          <w:lang w:val="ka-GE"/>
        </w:rPr>
        <w:t xml:space="preserve">ანგარიშის დეტალებისას დაბრუნდეს, სულ მცირე, ის ინფორმაცია რაც ბრუნდება ანგარიშების სიის გამოძახებისას </w:t>
      </w:r>
      <w:r w:rsidR="001A77D4">
        <w:rPr>
          <w:lang w:val="ka-GE"/>
        </w:rPr>
        <w:fldChar w:fldCharType="begin"/>
      </w:r>
      <w:r w:rsidR="001A77D4">
        <w:rPr>
          <w:lang w:val="ka-GE"/>
        </w:rPr>
        <w:instrText xml:space="preserve"> REF _Ref174029696 \r \h </w:instrText>
      </w:r>
      <w:r w:rsidR="001A77D4">
        <w:rPr>
          <w:lang w:val="ka-GE"/>
        </w:rPr>
      </w:r>
      <w:r w:rsidR="001A77D4">
        <w:rPr>
          <w:lang w:val="ka-GE"/>
        </w:rPr>
        <w:fldChar w:fldCharType="separate"/>
      </w:r>
      <w:r w:rsidR="001A77D4">
        <w:rPr>
          <w:lang w:val="ka-GE"/>
        </w:rPr>
        <w:t>5.5.1</w:t>
      </w:r>
      <w:r w:rsidR="001A77D4">
        <w:rPr>
          <w:lang w:val="ka-GE"/>
        </w:rPr>
        <w:fldChar w:fldCharType="end"/>
      </w:r>
      <w:r w:rsidR="00072EA5">
        <w:rPr>
          <w:lang w:val="ka-GE"/>
        </w:rPr>
        <w:t>-ით</w:t>
      </w:r>
      <w:r w:rsidR="00B75933">
        <w:rPr>
          <w:lang w:val="ka-GE"/>
        </w:rPr>
        <w:t>.</w:t>
      </w:r>
      <w:r w:rsidR="00072EA5">
        <w:rPr>
          <w:lang w:val="ka-GE"/>
        </w:rPr>
        <w:t xml:space="preserve"> </w:t>
      </w:r>
      <w:r w:rsidR="00B75933">
        <w:rPr>
          <w:lang w:val="ka-GE"/>
        </w:rPr>
        <w:t>დამატებითი დასაბრუნებელი ინფორმაცია განისაზღვრება</w:t>
      </w:r>
      <w:r w:rsidR="00072EA5">
        <w:rPr>
          <w:lang w:val="ka-GE"/>
        </w:rPr>
        <w:t xml:space="preserve"> მე-</w:t>
      </w:r>
      <w:r w:rsidR="00072EA5">
        <w:rPr>
          <w:lang w:val="ka-GE"/>
        </w:rPr>
        <w:fldChar w:fldCharType="begin"/>
      </w:r>
      <w:r w:rsidR="00072EA5">
        <w:rPr>
          <w:lang w:val="ka-GE"/>
        </w:rPr>
        <w:instrText xml:space="preserve"> REF _Ref174027342 \r \h </w:instrText>
      </w:r>
      <w:r w:rsidR="00072EA5">
        <w:rPr>
          <w:lang w:val="ka-GE"/>
        </w:rPr>
      </w:r>
      <w:r w:rsidR="00072EA5">
        <w:rPr>
          <w:lang w:val="ka-GE"/>
        </w:rPr>
        <w:fldChar w:fldCharType="separate"/>
      </w:r>
      <w:r w:rsidR="00072EA5">
        <w:rPr>
          <w:lang w:val="ka-GE"/>
        </w:rPr>
        <w:t>6</w:t>
      </w:r>
      <w:r w:rsidR="00072EA5">
        <w:rPr>
          <w:lang w:val="ka-GE"/>
        </w:rPr>
        <w:fldChar w:fldCharType="end"/>
      </w:r>
      <w:r w:rsidR="00072EA5">
        <w:rPr>
          <w:lang w:val="ka-GE"/>
        </w:rPr>
        <w:t xml:space="preserve"> თავი</w:t>
      </w:r>
      <w:r w:rsidR="00B75933">
        <w:rPr>
          <w:lang w:val="ka-GE"/>
        </w:rPr>
        <w:t xml:space="preserve">ს </w:t>
      </w:r>
      <w:r w:rsidR="00310514">
        <w:rPr>
          <w:lang w:val="ka-GE"/>
        </w:rPr>
        <w:t xml:space="preserve">შესაბამისი </w:t>
      </w:r>
      <w:proofErr w:type="spellStart"/>
      <w:r w:rsidR="00310514">
        <w:rPr>
          <w:lang w:val="ka-GE"/>
        </w:rPr>
        <w:t>ქვეთავებით</w:t>
      </w:r>
      <w:proofErr w:type="spellEnd"/>
      <w:r w:rsidR="00310514">
        <w:rPr>
          <w:lang w:val="ka-GE"/>
        </w:rPr>
        <w:t xml:space="preserve"> (ანგარიშის ტიპის მიხედვით)</w:t>
      </w:r>
      <w:r w:rsidR="00B75933">
        <w:rPr>
          <w:lang w:val="ka-GE"/>
        </w:rPr>
        <w:t>.</w:t>
      </w:r>
    </w:p>
    <w:p w14:paraId="09F100A5" w14:textId="5188E7CC" w:rsidR="00EC76E2" w:rsidRDefault="00EC76E2" w:rsidP="003C1416">
      <w:pPr>
        <w:pStyle w:val="Heading3"/>
      </w:pPr>
      <w:bookmarkStart w:id="36" w:name="_Ref174032497"/>
      <w:bookmarkStart w:id="37" w:name="_Toc174034573"/>
      <w:commentRangeStart w:id="38"/>
      <w:proofErr w:type="spellStart"/>
      <w:r w:rsidRPr="00EC76E2">
        <w:t>Card</w:t>
      </w:r>
      <w:proofErr w:type="spellEnd"/>
      <w:r w:rsidRPr="00EC76E2">
        <w:t xml:space="preserve"> </w:t>
      </w:r>
      <w:proofErr w:type="spellStart"/>
      <w:r w:rsidRPr="00EC76E2">
        <w:t>Account</w:t>
      </w:r>
      <w:proofErr w:type="spellEnd"/>
      <w:r w:rsidRPr="00EC76E2">
        <w:t xml:space="preserve"> </w:t>
      </w:r>
      <w:proofErr w:type="spellStart"/>
      <w:r w:rsidRPr="00EC76E2">
        <w:t>Details</w:t>
      </w:r>
      <w:proofErr w:type="spellEnd"/>
      <w:r>
        <w:t xml:space="preserve"> ობიექტის შევსება ანგარიშების სიაში</w:t>
      </w:r>
      <w:r w:rsidR="00062B07">
        <w:t>, საბარათე ანგარიშებისათვის</w:t>
      </w:r>
      <w:bookmarkEnd w:id="36"/>
      <w:bookmarkEnd w:id="37"/>
    </w:p>
    <w:p w14:paraId="20FAF8C0" w14:textId="368C11A3" w:rsidR="00871D35" w:rsidRPr="00871D35" w:rsidRDefault="00EC76E2" w:rsidP="00EC76E2">
      <w:pPr>
        <w:jc w:val="both"/>
        <w:rPr>
          <w:lang w:val="ka-GE"/>
        </w:rPr>
      </w:pPr>
      <w:r>
        <w:rPr>
          <w:lang w:val="ka-GE"/>
        </w:rPr>
        <w:t xml:space="preserve">დაიწერება </w:t>
      </w:r>
      <w:r w:rsidR="00062B07">
        <w:rPr>
          <w:lang w:val="ka-GE"/>
        </w:rPr>
        <w:t>შემდეგ ვერსიებში</w:t>
      </w:r>
      <w:r w:rsidRPr="00EC76E2">
        <w:rPr>
          <w:lang w:val="ka-GE"/>
        </w:rPr>
        <w:cr/>
      </w:r>
    </w:p>
    <w:p w14:paraId="3FDA6DC8" w14:textId="6153BB6A" w:rsidR="00062B07" w:rsidRDefault="00062B07" w:rsidP="003C1416">
      <w:pPr>
        <w:pStyle w:val="Heading3"/>
      </w:pPr>
      <w:bookmarkStart w:id="39" w:name="_Toc174034574"/>
      <w:proofErr w:type="spellStart"/>
      <w:r w:rsidRPr="00EC76E2">
        <w:t>Card</w:t>
      </w:r>
      <w:proofErr w:type="spellEnd"/>
      <w:r w:rsidRPr="00EC76E2">
        <w:t xml:space="preserve"> </w:t>
      </w:r>
      <w:proofErr w:type="spellStart"/>
      <w:r w:rsidRPr="00EC76E2">
        <w:t>Account</w:t>
      </w:r>
      <w:proofErr w:type="spellEnd"/>
      <w:r w:rsidRPr="00EC76E2">
        <w:t xml:space="preserve"> </w:t>
      </w:r>
      <w:proofErr w:type="spellStart"/>
      <w:r w:rsidRPr="00EC76E2">
        <w:t>Details</w:t>
      </w:r>
      <w:proofErr w:type="spellEnd"/>
      <w:r>
        <w:t xml:space="preserve"> ობიექტის შევსება ანგარიშის დეტალების გამოძახებისას, საბარათე ანგარიშებისათვის</w:t>
      </w:r>
      <w:bookmarkEnd w:id="39"/>
    </w:p>
    <w:p w14:paraId="7F175657" w14:textId="39B27649" w:rsidR="0022725A" w:rsidRDefault="00062B07" w:rsidP="00062B07">
      <w:pPr>
        <w:jc w:val="both"/>
        <w:rPr>
          <w:rFonts w:ascii="Calibri" w:hAnsi="Calibri"/>
        </w:rPr>
      </w:pPr>
      <w:r>
        <w:rPr>
          <w:lang w:val="ka-GE"/>
        </w:rPr>
        <w:t>დაიწერება შემდეგ ვერსიებში</w:t>
      </w:r>
    </w:p>
    <w:p w14:paraId="5DC7361C" w14:textId="77777777" w:rsidR="00D27234" w:rsidRDefault="00D27234" w:rsidP="00303035">
      <w:pPr>
        <w:jc w:val="both"/>
        <w:rPr>
          <w:rFonts w:ascii="Calibri" w:hAnsi="Calibri"/>
        </w:rPr>
      </w:pPr>
    </w:p>
    <w:p w14:paraId="09419B10" w14:textId="7992ADBD" w:rsidR="00062B07" w:rsidRDefault="00062B07" w:rsidP="003C1416">
      <w:pPr>
        <w:pStyle w:val="Heading3"/>
      </w:pPr>
      <w:bookmarkStart w:id="40" w:name="_Ref174032499"/>
      <w:bookmarkStart w:id="41" w:name="_Toc174034575"/>
      <w:proofErr w:type="spellStart"/>
      <w:r w:rsidRPr="00EC76E2">
        <w:t>Card</w:t>
      </w:r>
      <w:proofErr w:type="spellEnd"/>
      <w:r w:rsidRPr="00EC76E2">
        <w:t xml:space="preserve"> </w:t>
      </w:r>
      <w:proofErr w:type="spellStart"/>
      <w:r w:rsidRPr="00EC76E2">
        <w:t>Account</w:t>
      </w:r>
      <w:proofErr w:type="spellEnd"/>
      <w:r w:rsidRPr="00EC76E2">
        <w:t xml:space="preserve"> </w:t>
      </w:r>
      <w:proofErr w:type="spellStart"/>
      <w:r w:rsidRPr="00EC76E2">
        <w:t>Details</w:t>
      </w:r>
      <w:proofErr w:type="spellEnd"/>
      <w:r>
        <w:t xml:space="preserve"> ობიექტის შევსება ანგარიშების სიაში, ცალკეული ბარათებისათვის</w:t>
      </w:r>
      <w:bookmarkEnd w:id="40"/>
      <w:bookmarkEnd w:id="41"/>
    </w:p>
    <w:p w14:paraId="34E65F13" w14:textId="77777777" w:rsidR="00062B07" w:rsidRPr="00871D35" w:rsidRDefault="00062B07" w:rsidP="00062B07">
      <w:pPr>
        <w:jc w:val="both"/>
        <w:rPr>
          <w:lang w:val="ka-GE"/>
        </w:rPr>
      </w:pPr>
      <w:r>
        <w:rPr>
          <w:lang w:val="ka-GE"/>
        </w:rPr>
        <w:t>დაიწერება შემდეგ ვერსიებში</w:t>
      </w:r>
      <w:r w:rsidRPr="00EC76E2">
        <w:rPr>
          <w:lang w:val="ka-GE"/>
        </w:rPr>
        <w:cr/>
      </w:r>
    </w:p>
    <w:p w14:paraId="04DA2077" w14:textId="1C6E8F73" w:rsidR="00062B07" w:rsidRDefault="00062B07" w:rsidP="003C1416">
      <w:pPr>
        <w:pStyle w:val="Heading3"/>
      </w:pPr>
      <w:bookmarkStart w:id="42" w:name="_Toc174034576"/>
      <w:proofErr w:type="spellStart"/>
      <w:r w:rsidRPr="00EC76E2">
        <w:t>Card</w:t>
      </w:r>
      <w:proofErr w:type="spellEnd"/>
      <w:r w:rsidRPr="00EC76E2">
        <w:t xml:space="preserve"> </w:t>
      </w:r>
      <w:proofErr w:type="spellStart"/>
      <w:r w:rsidRPr="00EC76E2">
        <w:t>Account</w:t>
      </w:r>
      <w:proofErr w:type="spellEnd"/>
      <w:r w:rsidRPr="00EC76E2">
        <w:t xml:space="preserve"> </w:t>
      </w:r>
      <w:proofErr w:type="spellStart"/>
      <w:r w:rsidRPr="00EC76E2">
        <w:t>Details</w:t>
      </w:r>
      <w:proofErr w:type="spellEnd"/>
      <w:r>
        <w:t xml:space="preserve"> ობიექტის შევსება ანგარიშის დეტალების გამოძახებისას, ცალკეული ბარათებისათვის</w:t>
      </w:r>
      <w:bookmarkEnd w:id="42"/>
    </w:p>
    <w:p w14:paraId="3F1C306D" w14:textId="77777777" w:rsidR="00062B07" w:rsidRDefault="00062B07" w:rsidP="00062B07">
      <w:pPr>
        <w:jc w:val="both"/>
        <w:rPr>
          <w:rFonts w:ascii="Calibri" w:hAnsi="Calibri"/>
        </w:rPr>
      </w:pPr>
      <w:r>
        <w:rPr>
          <w:lang w:val="ka-GE"/>
        </w:rPr>
        <w:t>დაიწერება შემდეგ ვერსიებში</w:t>
      </w:r>
      <w:commentRangeEnd w:id="38"/>
      <w:r w:rsidR="0040712C">
        <w:rPr>
          <w:rStyle w:val="CommentReference"/>
        </w:rPr>
        <w:commentReference w:id="38"/>
      </w:r>
    </w:p>
    <w:p w14:paraId="06AFAFAB" w14:textId="77777777" w:rsidR="00121F90" w:rsidRDefault="00121F90" w:rsidP="00121F90">
      <w:pPr>
        <w:pStyle w:val="Heading2"/>
      </w:pPr>
      <w:bookmarkStart w:id="43" w:name="_Ref174030193"/>
      <w:bookmarkStart w:id="44" w:name="_Toc174034577"/>
      <w:commentRangeStart w:id="45"/>
      <w:proofErr w:type="spellStart"/>
      <w:r>
        <w:t>ტრანზაქციების</w:t>
      </w:r>
      <w:proofErr w:type="spellEnd"/>
      <w:r>
        <w:t xml:space="preserve"> </w:t>
      </w:r>
      <w:proofErr w:type="spellStart"/>
      <w:r>
        <w:t>სიის</w:t>
      </w:r>
      <w:proofErr w:type="spellEnd"/>
      <w:r>
        <w:t xml:space="preserve"> </w:t>
      </w:r>
      <w:proofErr w:type="spellStart"/>
      <w:r>
        <w:t>დაყოფა</w:t>
      </w:r>
      <w:proofErr w:type="spellEnd"/>
      <w:r>
        <w:t xml:space="preserve"> </w:t>
      </w:r>
      <w:proofErr w:type="spellStart"/>
      <w:r>
        <w:t>პორციებად</w:t>
      </w:r>
      <w:bookmarkEnd w:id="43"/>
      <w:commentRangeEnd w:id="45"/>
      <w:proofErr w:type="spellEnd"/>
      <w:r>
        <w:rPr>
          <w:rStyle w:val="CommentReference"/>
          <w:rFonts w:asciiTheme="minorHAnsi" w:eastAsiaTheme="minorHAnsi" w:hAnsiTheme="minorHAnsi" w:cstheme="minorBidi"/>
          <w:i/>
          <w:iCs/>
          <w:color w:val="auto"/>
        </w:rPr>
        <w:commentReference w:id="45"/>
      </w:r>
      <w:bookmarkEnd w:id="44"/>
    </w:p>
    <w:p w14:paraId="1CF2FA61" w14:textId="77777777" w:rsidR="00121F90" w:rsidRDefault="00121F90" w:rsidP="00121F90">
      <w:pPr>
        <w:jc w:val="both"/>
        <w:rPr>
          <w:lang w:val="ka-GE"/>
        </w:rPr>
      </w:pPr>
      <w:r>
        <w:rPr>
          <w:lang w:val="ka-GE"/>
        </w:rPr>
        <w:t xml:space="preserve">თუ დასაბრუნებელი ტრანზაქციების საერთო რაოდენობა აღემატება 50-ს, </w:t>
      </w:r>
      <w:r w:rsidRPr="00053BA0">
        <w:rPr>
          <w:b/>
          <w:bCs/>
          <w:lang w:val="ka-GE"/>
        </w:rPr>
        <w:t>აუცილებელია</w:t>
      </w:r>
      <w:r>
        <w:rPr>
          <w:lang w:val="ka-GE"/>
        </w:rPr>
        <w:t xml:space="preserve"> </w:t>
      </w:r>
      <w:proofErr w:type="spellStart"/>
      <w:r>
        <w:rPr>
          <w:lang w:val="ka-GE"/>
        </w:rPr>
        <w:t>ამსმპ</w:t>
      </w:r>
      <w:proofErr w:type="spellEnd"/>
      <w:r>
        <w:rPr>
          <w:lang w:val="ka-GE"/>
        </w:rPr>
        <w:t xml:space="preserve">-მა პასუხი დააბრუნონ დანაწილებული ფორმით. </w:t>
      </w:r>
      <w:r w:rsidRPr="00B64E75">
        <w:rPr>
          <w:rFonts w:ascii="Calibri" w:hAnsi="Calibri"/>
          <w:b/>
          <w:lang w:val="ka-GE"/>
        </w:rPr>
        <w:t>შესაძლოა</w:t>
      </w:r>
      <w:r w:rsidRPr="00B64E75">
        <w:rPr>
          <w:rFonts w:ascii="Calibri" w:hAnsi="Calibri"/>
          <w:lang w:val="ka-GE"/>
        </w:rPr>
        <w:t xml:space="preserve"> </w:t>
      </w:r>
      <w:proofErr w:type="spellStart"/>
      <w:r>
        <w:rPr>
          <w:lang w:val="ka-GE"/>
        </w:rPr>
        <w:t>მმპ</w:t>
      </w:r>
      <w:proofErr w:type="spellEnd"/>
      <w:r>
        <w:rPr>
          <w:lang w:val="ka-GE"/>
        </w:rPr>
        <w:t xml:space="preserve"> და </w:t>
      </w:r>
      <w:proofErr w:type="spellStart"/>
      <w:r>
        <w:rPr>
          <w:lang w:val="ka-GE"/>
        </w:rPr>
        <w:t>ამსმპ</w:t>
      </w:r>
      <w:proofErr w:type="spellEnd"/>
      <w:r w:rsidDel="00CF6995">
        <w:rPr>
          <w:lang w:val="ka-GE"/>
        </w:rPr>
        <w:t xml:space="preserve"> </w:t>
      </w:r>
      <w:r>
        <w:rPr>
          <w:lang w:val="ka-GE"/>
        </w:rPr>
        <w:t xml:space="preserve">ხელშეკრულების საფუძველზე </w:t>
      </w:r>
      <w:r w:rsidRPr="00B64E75">
        <w:rPr>
          <w:rFonts w:ascii="Calibri" w:hAnsi="Calibri"/>
          <w:lang w:val="ka-GE"/>
        </w:rPr>
        <w:t xml:space="preserve">(ასეთის არსებობის შემთხვევაში) </w:t>
      </w:r>
      <w:r>
        <w:rPr>
          <w:lang w:val="ka-GE"/>
        </w:rPr>
        <w:t>შეთანხმდნენ აღნიშნული მოთხოვნის გაუქმებაზე ან ლიმიტის შეცვლაზე.</w:t>
      </w:r>
    </w:p>
    <w:p w14:paraId="307C2B1D" w14:textId="77777777" w:rsidR="00121F90" w:rsidRDefault="00121F90" w:rsidP="00121F90">
      <w:pPr>
        <w:jc w:val="both"/>
        <w:rPr>
          <w:lang w:val="ka-GE"/>
        </w:rPr>
      </w:pPr>
      <w:r w:rsidRPr="00053BA0">
        <w:rPr>
          <w:b/>
          <w:bCs/>
          <w:lang w:val="ka-GE"/>
        </w:rPr>
        <w:t>აუცილებელია</w:t>
      </w:r>
      <w:r>
        <w:rPr>
          <w:lang w:val="ka-GE"/>
        </w:rPr>
        <w:t xml:space="preserve">, </w:t>
      </w:r>
      <w:proofErr w:type="spellStart"/>
      <w:r>
        <w:rPr>
          <w:lang w:val="ka-GE"/>
        </w:rPr>
        <w:t>ამსმპ</w:t>
      </w:r>
      <w:proofErr w:type="spellEnd"/>
      <w:r>
        <w:rPr>
          <w:lang w:val="ka-GE"/>
        </w:rPr>
        <w:t>-მა მხარი დაუჭიროს დანაწილებული ფორმით პასუხის დაბრუნების სულ მცირე შემდეგ სცენარს:</w:t>
      </w:r>
    </w:p>
    <w:p w14:paraId="268EC324" w14:textId="77777777" w:rsidR="00121F90" w:rsidRDefault="00121F90" w:rsidP="00121F90">
      <w:pPr>
        <w:numPr>
          <w:ilvl w:val="0"/>
          <w:numId w:val="17"/>
        </w:numPr>
        <w:jc w:val="both"/>
        <w:rPr>
          <w:lang w:val="ka-GE"/>
        </w:rPr>
      </w:pPr>
      <w:r>
        <w:rPr>
          <w:lang w:val="ka-GE"/>
        </w:rPr>
        <w:t>პორციაში იყოს 50 ან უფრო ნაკლები ტრანზაქცია</w:t>
      </w:r>
      <w:r>
        <w:t>.</w:t>
      </w:r>
    </w:p>
    <w:p w14:paraId="4DE0FA1E" w14:textId="77777777" w:rsidR="00121F90" w:rsidRDefault="00121F90" w:rsidP="00121F90">
      <w:pPr>
        <w:numPr>
          <w:ilvl w:val="0"/>
          <w:numId w:val="17"/>
        </w:numPr>
        <w:jc w:val="both"/>
        <w:rPr>
          <w:lang w:val="ka-GE"/>
        </w:rPr>
      </w:pPr>
      <w:r>
        <w:rPr>
          <w:lang w:val="ka-GE"/>
        </w:rPr>
        <w:t xml:space="preserve">პირველი პორციისათვის </w:t>
      </w:r>
      <w:proofErr w:type="spellStart"/>
      <w:r>
        <w:rPr>
          <w:lang w:val="ka-GE"/>
        </w:rPr>
        <w:t>ჰიპერბმულების</w:t>
      </w:r>
      <w:proofErr w:type="spellEnd"/>
      <w:r>
        <w:rPr>
          <w:lang w:val="ka-GE"/>
        </w:rPr>
        <w:t xml:space="preserve"> სექციაში (</w:t>
      </w:r>
      <w:r>
        <w:t>_links)</w:t>
      </w:r>
      <w:r>
        <w:rPr>
          <w:lang w:val="ka-GE"/>
        </w:rPr>
        <w:t xml:space="preserve"> მითითებულია </w:t>
      </w:r>
      <w:r>
        <w:t>first</w:t>
      </w:r>
      <w:r>
        <w:rPr>
          <w:lang w:val="ka-GE"/>
        </w:rPr>
        <w:t xml:space="preserve"> და </w:t>
      </w:r>
      <w:r>
        <w:t>next</w:t>
      </w:r>
      <w:r>
        <w:rPr>
          <w:lang w:val="ka-GE"/>
        </w:rPr>
        <w:t xml:space="preserve"> ტიპის </w:t>
      </w:r>
      <w:proofErr w:type="spellStart"/>
      <w:r>
        <w:rPr>
          <w:lang w:val="ka-GE"/>
        </w:rPr>
        <w:t>ჰიპერბმულები</w:t>
      </w:r>
      <w:proofErr w:type="spellEnd"/>
      <w:r>
        <w:t>.</w:t>
      </w:r>
    </w:p>
    <w:p w14:paraId="4AE83A06" w14:textId="77777777" w:rsidR="00121F90" w:rsidRDefault="00121F90" w:rsidP="00121F90">
      <w:pPr>
        <w:numPr>
          <w:ilvl w:val="0"/>
          <w:numId w:val="17"/>
        </w:numPr>
        <w:jc w:val="both"/>
        <w:rPr>
          <w:lang w:val="ka-GE"/>
        </w:rPr>
      </w:pPr>
      <w:r>
        <w:rPr>
          <w:lang w:val="ka-GE"/>
        </w:rPr>
        <w:t xml:space="preserve">შუალედური (არც პირველი, არც უკანასკნელი) პორციისათვის </w:t>
      </w:r>
      <w:proofErr w:type="spellStart"/>
      <w:r>
        <w:rPr>
          <w:lang w:val="ka-GE"/>
        </w:rPr>
        <w:t>ჰიპერბმულების</w:t>
      </w:r>
      <w:proofErr w:type="spellEnd"/>
      <w:r>
        <w:rPr>
          <w:lang w:val="ka-GE"/>
        </w:rPr>
        <w:t xml:space="preserve"> სექციაში მითითებულია </w:t>
      </w:r>
      <w:r>
        <w:t>first</w:t>
      </w:r>
      <w:r>
        <w:rPr>
          <w:lang w:val="ka-GE"/>
        </w:rPr>
        <w:t xml:space="preserve"> და</w:t>
      </w:r>
      <w:r>
        <w:t xml:space="preserve"> next</w:t>
      </w:r>
      <w:r>
        <w:rPr>
          <w:lang w:val="ka-GE"/>
        </w:rPr>
        <w:t xml:space="preserve"> </w:t>
      </w:r>
      <w:proofErr w:type="spellStart"/>
      <w:r>
        <w:rPr>
          <w:lang w:val="ka-GE"/>
        </w:rPr>
        <w:t>ჰიპერბმულები</w:t>
      </w:r>
      <w:proofErr w:type="spellEnd"/>
      <w:r>
        <w:t>.</w:t>
      </w:r>
    </w:p>
    <w:p w14:paraId="4A06CBF3" w14:textId="77777777" w:rsidR="00121F90" w:rsidRDefault="00121F90" w:rsidP="00121F90">
      <w:pPr>
        <w:numPr>
          <w:ilvl w:val="0"/>
          <w:numId w:val="17"/>
        </w:numPr>
        <w:jc w:val="both"/>
        <w:rPr>
          <w:lang w:val="ka-GE"/>
        </w:rPr>
      </w:pPr>
      <w:r>
        <w:rPr>
          <w:lang w:val="ka-GE"/>
        </w:rPr>
        <w:t xml:space="preserve">ბოლო პორციისათვის </w:t>
      </w:r>
      <w:proofErr w:type="spellStart"/>
      <w:r>
        <w:rPr>
          <w:lang w:val="ka-GE"/>
        </w:rPr>
        <w:t>ჰიპერბმულების</w:t>
      </w:r>
      <w:proofErr w:type="spellEnd"/>
      <w:r>
        <w:rPr>
          <w:lang w:val="ka-GE"/>
        </w:rPr>
        <w:t xml:space="preserve"> სექციაში მითითებულია მხოლოდ </w:t>
      </w:r>
      <w:r>
        <w:t>first</w:t>
      </w:r>
      <w:r>
        <w:rPr>
          <w:lang w:val="ka-GE"/>
        </w:rPr>
        <w:t xml:space="preserve"> </w:t>
      </w:r>
      <w:proofErr w:type="spellStart"/>
      <w:r>
        <w:rPr>
          <w:lang w:val="ka-GE"/>
        </w:rPr>
        <w:t>ჰიპერბმული</w:t>
      </w:r>
      <w:proofErr w:type="spellEnd"/>
      <w:r>
        <w:t>.</w:t>
      </w:r>
    </w:p>
    <w:p w14:paraId="01CB05F8" w14:textId="77777777" w:rsidR="00121F90" w:rsidRPr="00014CE6" w:rsidRDefault="00121F90" w:rsidP="00121F90">
      <w:pPr>
        <w:numPr>
          <w:ilvl w:val="0"/>
          <w:numId w:val="17"/>
        </w:numPr>
        <w:jc w:val="both"/>
        <w:rPr>
          <w:lang w:val="ka-GE"/>
        </w:rPr>
      </w:pPr>
      <w:proofErr w:type="spellStart"/>
      <w:r>
        <w:rPr>
          <w:lang w:val="ka-GE"/>
        </w:rPr>
        <w:t>ჰიპერბმული</w:t>
      </w:r>
      <w:proofErr w:type="spellEnd"/>
      <w:r>
        <w:rPr>
          <w:lang w:val="ka-GE"/>
        </w:rPr>
        <w:t xml:space="preserve"> </w:t>
      </w:r>
      <w:r>
        <w:t>first</w:t>
      </w:r>
      <w:r>
        <w:rPr>
          <w:lang w:val="ka-GE"/>
        </w:rPr>
        <w:t xml:space="preserve"> ყველა შემთხვევაში მიუთითებს ზუსტად იგივე მისამართს, რა მისამართის გამოყენებითაც მოხდა ტრანზაქციების სიის გამოძახება</w:t>
      </w:r>
      <w:r>
        <w:t>.</w:t>
      </w:r>
    </w:p>
    <w:p w14:paraId="64B0A2A7" w14:textId="77777777" w:rsidR="00121F90" w:rsidRPr="00B64E75" w:rsidRDefault="00121F90" w:rsidP="00121F90">
      <w:pPr>
        <w:jc w:val="both"/>
        <w:rPr>
          <w:rFonts w:ascii="Calibri" w:hAnsi="Calibri"/>
          <w:lang w:val="ka-GE"/>
        </w:rPr>
      </w:pPr>
      <w:r w:rsidRPr="6A8E44D3">
        <w:rPr>
          <w:b/>
          <w:bCs/>
          <w:lang w:val="ka-GE"/>
        </w:rPr>
        <w:t>უმჯობესია</w:t>
      </w:r>
      <w:r w:rsidRPr="6A8E44D3">
        <w:rPr>
          <w:lang w:val="ka-GE"/>
        </w:rPr>
        <w:t xml:space="preserve">, </w:t>
      </w:r>
      <w:r>
        <w:t>next</w:t>
      </w:r>
      <w:r w:rsidRPr="6A8E44D3">
        <w:rPr>
          <w:lang w:val="ka-GE"/>
        </w:rPr>
        <w:t xml:space="preserve"> </w:t>
      </w:r>
      <w:proofErr w:type="spellStart"/>
      <w:r w:rsidRPr="6A8E44D3">
        <w:rPr>
          <w:lang w:val="ka-GE"/>
        </w:rPr>
        <w:t>ჰიპერბმულში</w:t>
      </w:r>
      <w:proofErr w:type="spellEnd"/>
      <w:r w:rsidRPr="6A8E44D3">
        <w:rPr>
          <w:lang w:val="ka-GE"/>
        </w:rPr>
        <w:t xml:space="preserve">, რომელსაც </w:t>
      </w:r>
      <w:proofErr w:type="spellStart"/>
      <w:r w:rsidRPr="6A8E44D3">
        <w:rPr>
          <w:lang w:val="ka-GE"/>
        </w:rPr>
        <w:t>მმპ</w:t>
      </w:r>
      <w:proofErr w:type="spellEnd"/>
      <w:r w:rsidRPr="6A8E44D3">
        <w:rPr>
          <w:lang w:val="ka-GE"/>
        </w:rPr>
        <w:t xml:space="preserve">-ს დაუბრუნებს, </w:t>
      </w:r>
      <w:proofErr w:type="spellStart"/>
      <w:r w:rsidRPr="6A8E44D3">
        <w:rPr>
          <w:lang w:val="ka-GE"/>
        </w:rPr>
        <w:t>ამსმპ</w:t>
      </w:r>
      <w:proofErr w:type="spellEnd"/>
      <w:r w:rsidRPr="6A8E44D3">
        <w:rPr>
          <w:lang w:val="ka-GE"/>
        </w:rPr>
        <w:t>-მა საკუთარი სერვისს</w:t>
      </w:r>
      <w:r w:rsidRPr="00B64E75">
        <w:rPr>
          <w:rFonts w:ascii="Calibri" w:hAnsi="Calibri"/>
          <w:lang w:val="ka-GE"/>
        </w:rPr>
        <w:t xml:space="preserve"> </w:t>
      </w:r>
      <w:proofErr w:type="spellStart"/>
      <w:r w:rsidRPr="00B64E75">
        <w:rPr>
          <w:rFonts w:ascii="Calibri" w:hAnsi="Calibri"/>
          <w:lang w:val="ka-GE"/>
        </w:rPr>
        <w:t>გამოსაძახებლად</w:t>
      </w:r>
      <w:proofErr w:type="spellEnd"/>
      <w:r w:rsidRPr="6A8E44D3">
        <w:rPr>
          <w:lang w:val="ka-GE"/>
        </w:rPr>
        <w:t xml:space="preserve"> </w:t>
      </w:r>
      <w:r w:rsidRPr="00B64E75">
        <w:rPr>
          <w:rFonts w:ascii="Calibri" w:hAnsi="Calibri"/>
          <w:lang w:val="ka-GE"/>
        </w:rPr>
        <w:t>გამოიყენოს</w:t>
      </w:r>
      <w:r w:rsidRPr="6A8E44D3">
        <w:rPr>
          <w:lang w:val="ka-GE"/>
        </w:rPr>
        <w:t xml:space="preserve"> </w:t>
      </w:r>
      <w:proofErr w:type="spellStart"/>
      <w:r w:rsidRPr="6A8E44D3">
        <w:rPr>
          <w:lang w:val="ka-GE"/>
        </w:rPr>
        <w:t>entryReferenceFrom</w:t>
      </w:r>
      <w:proofErr w:type="spellEnd"/>
      <w:r w:rsidRPr="6A8E44D3">
        <w:rPr>
          <w:lang w:val="ka-GE"/>
        </w:rPr>
        <w:t xml:space="preserve"> პარამეტრი.</w:t>
      </w:r>
    </w:p>
    <w:p w14:paraId="675CDD46" w14:textId="77777777" w:rsidR="00121F90" w:rsidRPr="00B64E75" w:rsidRDefault="00121F90" w:rsidP="00121F90">
      <w:pPr>
        <w:jc w:val="both"/>
        <w:rPr>
          <w:rFonts w:ascii="Calibri" w:hAnsi="Calibri"/>
          <w:lang w:val="ka-GE"/>
        </w:rPr>
      </w:pPr>
      <w:r w:rsidRPr="00B64E75">
        <w:rPr>
          <w:rFonts w:ascii="Calibri" w:hAnsi="Calibri"/>
          <w:b/>
          <w:bCs/>
          <w:lang w:val="ka-GE"/>
        </w:rPr>
        <w:t>შესაძლოა</w:t>
      </w:r>
      <w:r w:rsidRPr="00B64E75">
        <w:rPr>
          <w:rFonts w:ascii="Calibri" w:hAnsi="Calibri"/>
          <w:lang w:val="ka-GE"/>
        </w:rPr>
        <w:t xml:space="preserve"> </w:t>
      </w:r>
      <w:proofErr w:type="spellStart"/>
      <w:r w:rsidRPr="00B64E75">
        <w:rPr>
          <w:rFonts w:ascii="Calibri" w:hAnsi="Calibri"/>
        </w:rPr>
        <w:t>entryReferenceFrom</w:t>
      </w:r>
      <w:proofErr w:type="spellEnd"/>
      <w:r w:rsidRPr="00B64E75">
        <w:rPr>
          <w:rFonts w:ascii="Calibri" w:hAnsi="Calibri"/>
        </w:rPr>
        <w:t xml:space="preserve"> </w:t>
      </w:r>
      <w:r w:rsidRPr="00B64E75">
        <w:rPr>
          <w:rFonts w:ascii="Calibri" w:hAnsi="Calibri"/>
          <w:lang w:val="ka-GE"/>
        </w:rPr>
        <w:t xml:space="preserve">პარამეტრი მითითებული იყოს </w:t>
      </w:r>
      <w:proofErr w:type="spellStart"/>
      <w:r w:rsidRPr="00B64E75">
        <w:rPr>
          <w:rFonts w:ascii="Calibri" w:hAnsi="Calibri"/>
        </w:rPr>
        <w:t>dateFrom</w:t>
      </w:r>
      <w:proofErr w:type="spellEnd"/>
      <w:r w:rsidRPr="00B64E75">
        <w:rPr>
          <w:rFonts w:ascii="Calibri" w:hAnsi="Calibri"/>
        </w:rPr>
        <w:t xml:space="preserve"> </w:t>
      </w:r>
      <w:r w:rsidRPr="00B64E75">
        <w:rPr>
          <w:rFonts w:ascii="Calibri" w:hAnsi="Calibri"/>
          <w:lang w:val="ka-GE"/>
        </w:rPr>
        <w:t xml:space="preserve">და </w:t>
      </w:r>
      <w:proofErr w:type="spellStart"/>
      <w:r w:rsidRPr="00B64E75">
        <w:rPr>
          <w:rFonts w:ascii="Calibri" w:hAnsi="Calibri"/>
        </w:rPr>
        <w:t>dateTo</w:t>
      </w:r>
      <w:proofErr w:type="spellEnd"/>
      <w:r w:rsidRPr="00B64E75">
        <w:rPr>
          <w:rFonts w:ascii="Calibri" w:hAnsi="Calibri"/>
        </w:rPr>
        <w:t xml:space="preserve"> </w:t>
      </w:r>
      <w:r w:rsidRPr="00B64E75">
        <w:rPr>
          <w:rFonts w:ascii="Calibri" w:hAnsi="Calibri"/>
          <w:lang w:val="ka-GE"/>
        </w:rPr>
        <w:t xml:space="preserve">პარამეტრებთან (ან ერთ-ერთ მათგანთან) ერთობლიობაში. ამ შემთხვევაში </w:t>
      </w:r>
      <w:r w:rsidRPr="00B64E75">
        <w:rPr>
          <w:rFonts w:ascii="Calibri" w:hAnsi="Calibri"/>
          <w:b/>
          <w:bCs/>
          <w:lang w:val="ka-GE"/>
        </w:rPr>
        <w:t>აუცილებელია</w:t>
      </w:r>
      <w:r w:rsidRPr="00B64E75">
        <w:rPr>
          <w:rFonts w:ascii="Calibri" w:hAnsi="Calibri"/>
          <w:lang w:val="ka-GE"/>
        </w:rPr>
        <w:t xml:space="preserve"> </w:t>
      </w:r>
      <w:proofErr w:type="spellStart"/>
      <w:r w:rsidRPr="00B64E75">
        <w:rPr>
          <w:rFonts w:ascii="Calibri" w:hAnsi="Calibri"/>
          <w:lang w:val="ka-GE"/>
        </w:rPr>
        <w:t>ამსმპ</w:t>
      </w:r>
      <w:proofErr w:type="spellEnd"/>
      <w:r w:rsidRPr="00B64E75">
        <w:rPr>
          <w:rFonts w:ascii="Calibri" w:hAnsi="Calibri"/>
          <w:lang w:val="ka-GE"/>
        </w:rPr>
        <w:t xml:space="preserve">-მა დააბრუნოს ტრანზაქციები პარამეტრ(ებ)ით მითითებულ დიაპაზონში. </w:t>
      </w:r>
    </w:p>
    <w:p w14:paraId="70A1B9E4" w14:textId="77777777" w:rsidR="00121F90" w:rsidRPr="00B64E75" w:rsidRDefault="00121F90" w:rsidP="00121F90">
      <w:pPr>
        <w:jc w:val="both"/>
        <w:rPr>
          <w:rFonts w:ascii="Calibri" w:hAnsi="Calibri"/>
          <w:lang w:val="ka-GE"/>
        </w:rPr>
      </w:pPr>
      <w:r w:rsidRPr="00B64E75">
        <w:rPr>
          <w:rFonts w:ascii="Calibri" w:hAnsi="Calibri"/>
          <w:b/>
          <w:bCs/>
          <w:lang w:val="ka-GE"/>
        </w:rPr>
        <w:t xml:space="preserve">აუცილებელია </w:t>
      </w:r>
      <w:bookmarkStart w:id="46" w:name="_Hlk72417304"/>
      <w:proofErr w:type="spellStart"/>
      <w:r w:rsidRPr="00B64E75">
        <w:rPr>
          <w:rFonts w:ascii="Calibri" w:hAnsi="Calibri"/>
        </w:rPr>
        <w:t>entryReferenceFrom</w:t>
      </w:r>
      <w:proofErr w:type="spellEnd"/>
      <w:r w:rsidRPr="00B64E75">
        <w:rPr>
          <w:rFonts w:ascii="Calibri" w:hAnsi="Calibri"/>
        </w:rPr>
        <w:t xml:space="preserve"> </w:t>
      </w:r>
      <w:bookmarkEnd w:id="46"/>
      <w:r w:rsidRPr="00B64E75">
        <w:rPr>
          <w:rFonts w:ascii="Calibri" w:hAnsi="Calibri"/>
          <w:lang w:val="ka-GE"/>
        </w:rPr>
        <w:t xml:space="preserve">პარამეტრი გაგებული იქნას როგორც „ტრანზაქციები ამ იდენტიფიკატორით მითითებული ტრანზაქციის შემდეგ“, ანუ სიაში </w:t>
      </w:r>
      <w:r w:rsidRPr="000B4225">
        <w:rPr>
          <w:rFonts w:ascii="Calibri" w:hAnsi="Calibri"/>
          <w:b/>
          <w:bCs/>
          <w:lang w:val="ka-GE"/>
        </w:rPr>
        <w:t>არავითარ შემთხვევაში</w:t>
      </w:r>
      <w:r w:rsidRPr="00B64E75">
        <w:rPr>
          <w:rFonts w:ascii="Calibri" w:hAnsi="Calibri"/>
          <w:lang w:val="ka-GE"/>
        </w:rPr>
        <w:t xml:space="preserve"> არ უნდა დაბრუნდეს ის ტრანზაქცია, რომლის </w:t>
      </w:r>
      <w:proofErr w:type="spellStart"/>
      <w:r w:rsidRPr="00B64E75">
        <w:rPr>
          <w:rFonts w:ascii="Calibri" w:hAnsi="Calibri"/>
        </w:rPr>
        <w:t>entryReference</w:t>
      </w:r>
      <w:proofErr w:type="spellEnd"/>
      <w:r w:rsidRPr="00B64E75">
        <w:rPr>
          <w:rFonts w:ascii="Calibri" w:hAnsi="Calibri"/>
        </w:rPr>
        <w:t xml:space="preserve"> </w:t>
      </w:r>
      <w:r w:rsidRPr="00B64E75">
        <w:rPr>
          <w:rFonts w:ascii="Calibri" w:hAnsi="Calibri"/>
          <w:lang w:val="ka-GE"/>
        </w:rPr>
        <w:t xml:space="preserve">იდენტიფიკატორი უდრის </w:t>
      </w:r>
      <w:proofErr w:type="spellStart"/>
      <w:r w:rsidRPr="00B64E75">
        <w:rPr>
          <w:rFonts w:ascii="Calibri" w:hAnsi="Calibri"/>
          <w:lang w:val="ka-GE"/>
        </w:rPr>
        <w:t>entryReferenceFrom</w:t>
      </w:r>
      <w:proofErr w:type="spellEnd"/>
      <w:r w:rsidRPr="00B64E75">
        <w:rPr>
          <w:rFonts w:ascii="Calibri" w:hAnsi="Calibri"/>
          <w:lang w:val="ka-GE"/>
        </w:rPr>
        <w:t xml:space="preserve"> პარამეტრში გადაცემულ მნიშვნელობას.</w:t>
      </w:r>
    </w:p>
    <w:p w14:paraId="07655C83" w14:textId="7C0ABCFA" w:rsidR="00121F90" w:rsidRPr="00B64E75" w:rsidRDefault="00121F90" w:rsidP="00121F90">
      <w:pPr>
        <w:jc w:val="both"/>
        <w:rPr>
          <w:rFonts w:ascii="Calibri" w:hAnsi="Calibri"/>
          <w:lang w:val="ka-GE"/>
        </w:rPr>
      </w:pPr>
      <w:r w:rsidRPr="00B64E75">
        <w:rPr>
          <w:rFonts w:ascii="Calibri" w:hAnsi="Calibri"/>
          <w:lang w:val="ka-GE"/>
        </w:rPr>
        <w:t xml:space="preserve">იმ შემთხვევაში,  თუ </w:t>
      </w:r>
      <w:proofErr w:type="spellStart"/>
      <w:r w:rsidRPr="00B64E75">
        <w:rPr>
          <w:rFonts w:ascii="Calibri" w:hAnsi="Calibri"/>
          <w:lang w:val="ka-GE"/>
        </w:rPr>
        <w:t>entryReferenceFrom</w:t>
      </w:r>
      <w:proofErr w:type="spellEnd"/>
      <w:r w:rsidRPr="00B64E75">
        <w:rPr>
          <w:rFonts w:ascii="Calibri" w:hAnsi="Calibri"/>
          <w:lang w:val="ka-GE"/>
        </w:rPr>
        <w:t xml:space="preserve"> პარამეტრში გადაცემული ტრანზაქციის სტატუსი, შესაბამისი იდენტიფიკატორის დაბრუნების მომენტში იყო </w:t>
      </w:r>
      <w:proofErr w:type="spellStart"/>
      <w:r w:rsidRPr="00B64E75">
        <w:rPr>
          <w:rFonts w:ascii="Calibri" w:hAnsi="Calibri"/>
          <w:lang w:val="ka-GE"/>
        </w:rPr>
        <w:t>booked</w:t>
      </w:r>
      <w:proofErr w:type="spellEnd"/>
      <w:r w:rsidRPr="00B64E75">
        <w:rPr>
          <w:rFonts w:ascii="Calibri" w:hAnsi="Calibri"/>
          <w:lang w:val="ka-GE"/>
        </w:rPr>
        <w:t xml:space="preserve"> და ეს ტრანზაქცია ან ამ ტრანზაქციის წინამორბედი </w:t>
      </w:r>
      <w:proofErr w:type="spellStart"/>
      <w:r w:rsidRPr="00B64E75">
        <w:rPr>
          <w:rFonts w:ascii="Calibri" w:hAnsi="Calibri"/>
          <w:lang w:val="ka-GE"/>
        </w:rPr>
        <w:t>booked</w:t>
      </w:r>
      <w:proofErr w:type="spellEnd"/>
      <w:r w:rsidRPr="00B64E75">
        <w:rPr>
          <w:rFonts w:ascii="Calibri" w:hAnsi="Calibri"/>
          <w:lang w:val="ka-GE"/>
        </w:rPr>
        <w:t xml:space="preserve"> ტიპის ტრანზაქცია რაიმე მიზეზით გაუქმდა ან სტატუსი </w:t>
      </w:r>
      <w:r w:rsidRPr="00B64E75">
        <w:rPr>
          <w:rFonts w:ascii="Calibri" w:hAnsi="Calibri"/>
          <w:lang w:val="ka-GE"/>
        </w:rPr>
        <w:lastRenderedPageBreak/>
        <w:t xml:space="preserve">შეეცვალა (აღნიშნული პრაქტიკა წინამდებარე დოკუმენტის შექმნის მომენტისათვის არსებობს ზოგიერთი </w:t>
      </w:r>
      <w:proofErr w:type="spellStart"/>
      <w:r w:rsidRPr="00B64E75">
        <w:rPr>
          <w:rFonts w:ascii="Calibri" w:hAnsi="Calibri"/>
          <w:lang w:val="ka-GE"/>
        </w:rPr>
        <w:t>ამსმპ</w:t>
      </w:r>
      <w:proofErr w:type="spellEnd"/>
      <w:r w:rsidRPr="00B64E75">
        <w:rPr>
          <w:rFonts w:ascii="Calibri" w:hAnsi="Calibri"/>
          <w:lang w:val="ka-GE"/>
        </w:rPr>
        <w:t xml:space="preserve">-ს შემთხვევაში), </w:t>
      </w:r>
      <w:r w:rsidRPr="00B64E75">
        <w:rPr>
          <w:rFonts w:ascii="Calibri" w:hAnsi="Calibri"/>
          <w:b/>
          <w:bCs/>
          <w:lang w:val="ka-GE"/>
        </w:rPr>
        <w:t>აუცილებელია</w:t>
      </w:r>
      <w:r w:rsidRPr="00B64E75">
        <w:rPr>
          <w:rFonts w:ascii="Calibri" w:hAnsi="Calibri"/>
          <w:lang w:val="ka-GE"/>
        </w:rPr>
        <w:t xml:space="preserve"> </w:t>
      </w:r>
      <w:proofErr w:type="spellStart"/>
      <w:r w:rsidRPr="00B64E75">
        <w:rPr>
          <w:rFonts w:ascii="Calibri" w:hAnsi="Calibri"/>
          <w:lang w:val="ka-GE"/>
        </w:rPr>
        <w:t>ამსმპ</w:t>
      </w:r>
      <w:proofErr w:type="spellEnd"/>
      <w:r w:rsidRPr="00B64E75">
        <w:rPr>
          <w:rFonts w:ascii="Calibri" w:hAnsi="Calibri"/>
          <w:lang w:val="ka-GE"/>
        </w:rPr>
        <w:t>-მა დააბრუნოს შეცდომა PARAMETER_NOT_CONSISTENT</w:t>
      </w:r>
      <w:r w:rsidR="00F959CF">
        <w:rPr>
          <w:rFonts w:ascii="Calibri" w:hAnsi="Calibri"/>
          <w:lang w:val="ka-GE"/>
        </w:rPr>
        <w:t xml:space="preserve"> (</w:t>
      </w:r>
      <w:sdt>
        <w:sdtPr>
          <w:rPr>
            <w:rFonts w:ascii="Calibri" w:hAnsi="Calibri"/>
            <w:lang w:val="ka-GE"/>
          </w:rPr>
          <w:id w:val="-69350692"/>
          <w:citation/>
        </w:sdtPr>
        <w:sdtContent>
          <w:r w:rsidR="00A34524">
            <w:rPr>
              <w:rFonts w:ascii="Calibri" w:hAnsi="Calibri"/>
              <w:lang w:val="ka-GE"/>
            </w:rPr>
            <w:fldChar w:fldCharType="begin"/>
          </w:r>
          <w:r w:rsidR="00A34524">
            <w:rPr>
              <w:rFonts w:ascii="Calibri" w:hAnsi="Calibri"/>
            </w:rPr>
            <w:instrText xml:space="preserve"> CITATION oFADaD \l 1033 </w:instrText>
          </w:r>
          <w:r w:rsidR="00A34524">
            <w:rPr>
              <w:rFonts w:ascii="Calibri" w:hAnsi="Calibri"/>
              <w:lang w:val="ka-GE"/>
            </w:rPr>
            <w:fldChar w:fldCharType="separate"/>
          </w:r>
          <w:r w:rsidR="00680AA7">
            <w:rPr>
              <w:rFonts w:ascii="Calibri" w:hAnsi="Calibri"/>
              <w:noProof/>
            </w:rPr>
            <w:t xml:space="preserve"> </w:t>
          </w:r>
          <w:r w:rsidR="00680AA7" w:rsidRPr="00680AA7">
            <w:rPr>
              <w:rFonts w:ascii="Calibri" w:hAnsi="Calibri"/>
              <w:noProof/>
            </w:rPr>
            <w:t>(9)</w:t>
          </w:r>
          <w:r w:rsidR="00A34524">
            <w:rPr>
              <w:rFonts w:ascii="Calibri" w:hAnsi="Calibri"/>
              <w:lang w:val="ka-GE"/>
            </w:rPr>
            <w:fldChar w:fldCharType="end"/>
          </w:r>
        </w:sdtContent>
      </w:sdt>
      <w:r w:rsidR="0098389D">
        <w:rPr>
          <w:rFonts w:ascii="Calibri" w:hAnsi="Calibri"/>
          <w:lang w:val="ka-GE"/>
        </w:rPr>
        <w:t>-ის შესაბამისად)</w:t>
      </w:r>
      <w:r w:rsidRPr="00B64E75">
        <w:rPr>
          <w:rFonts w:ascii="Calibri" w:hAnsi="Calibri"/>
          <w:lang w:val="ka-GE"/>
        </w:rPr>
        <w:t xml:space="preserve"> და მან </w:t>
      </w:r>
      <w:r w:rsidRPr="00B64E75">
        <w:rPr>
          <w:rFonts w:ascii="Calibri" w:hAnsi="Calibri"/>
          <w:b/>
          <w:bCs/>
          <w:lang w:val="ka-GE"/>
        </w:rPr>
        <w:t>არავითარ შემთხვევაში</w:t>
      </w:r>
      <w:r w:rsidRPr="00B64E75">
        <w:rPr>
          <w:rFonts w:ascii="Calibri" w:hAnsi="Calibri"/>
          <w:lang w:val="ka-GE"/>
        </w:rPr>
        <w:t xml:space="preserve"> არ უნდა დაუბრუნოს იგივე იდენტიფიკატორები ამ </w:t>
      </w:r>
      <w:proofErr w:type="spellStart"/>
      <w:r w:rsidRPr="00B64E75">
        <w:rPr>
          <w:rFonts w:ascii="Calibri" w:hAnsi="Calibri"/>
          <w:lang w:val="ka-GE"/>
        </w:rPr>
        <w:t>მმპ</w:t>
      </w:r>
      <w:proofErr w:type="spellEnd"/>
      <w:r w:rsidRPr="00B64E75">
        <w:rPr>
          <w:rFonts w:ascii="Calibri" w:hAnsi="Calibri"/>
          <w:lang w:val="ka-GE"/>
        </w:rPr>
        <w:t xml:space="preserve">-ს აღნიშნული თანხმობის ფარგლებში.. </w:t>
      </w:r>
      <w:r w:rsidRPr="00B64E75">
        <w:rPr>
          <w:rFonts w:ascii="Calibri" w:hAnsi="Calibri"/>
          <w:b/>
          <w:bCs/>
          <w:lang w:val="ka-GE"/>
        </w:rPr>
        <w:t>უმჯობესია</w:t>
      </w:r>
      <w:r w:rsidRPr="00B64E75">
        <w:rPr>
          <w:rFonts w:ascii="Calibri" w:hAnsi="Calibri"/>
          <w:lang w:val="ka-GE"/>
        </w:rPr>
        <w:t xml:space="preserve"> </w:t>
      </w:r>
      <w:proofErr w:type="spellStart"/>
      <w:r w:rsidRPr="00B64E75">
        <w:rPr>
          <w:rFonts w:ascii="Calibri" w:hAnsi="Calibri"/>
          <w:lang w:val="ka-GE"/>
        </w:rPr>
        <w:t>ამსმპ</w:t>
      </w:r>
      <w:proofErr w:type="spellEnd"/>
      <w:r w:rsidRPr="00B64E75">
        <w:rPr>
          <w:rFonts w:ascii="Calibri" w:hAnsi="Calibri"/>
          <w:lang w:val="ka-GE"/>
        </w:rPr>
        <w:t xml:space="preserve">-მა </w:t>
      </w:r>
      <w:ins w:id="47" w:author="Mikheil Kapanadze" w:date="2024-08-08T17:29:00Z" w16du:dateUtc="2024-08-08T13:29:00Z">
        <w:r>
          <w:rPr>
            <w:rFonts w:ascii="Calibri" w:hAnsi="Calibri"/>
          </w:rPr>
          <w:t>booked</w:t>
        </w:r>
        <w:r>
          <w:rPr>
            <w:rFonts w:ascii="Calibri" w:hAnsi="Calibri"/>
            <w:lang w:val="ka-GE"/>
          </w:rPr>
          <w:t xml:space="preserve"> ტიპის ტრანზაქციების გაუქმების </w:t>
        </w:r>
      </w:ins>
      <w:r w:rsidRPr="00B64E75">
        <w:rPr>
          <w:rFonts w:ascii="Calibri" w:hAnsi="Calibri"/>
          <w:lang w:val="ka-GE"/>
        </w:rPr>
        <w:t xml:space="preserve">აღნიშნული პრაქტიკა არ გამოიყენოს </w:t>
      </w:r>
      <w:del w:id="48" w:author="Mikheil Kapanadze" w:date="2024-08-08T17:30:00Z" w16du:dateUtc="2024-08-08T13:30:00Z">
        <w:r w:rsidRPr="00B64E75" w:rsidDel="00D44CB5">
          <w:rPr>
            <w:rFonts w:ascii="Calibri" w:hAnsi="Calibri"/>
            <w:lang w:val="ka-GE"/>
          </w:rPr>
          <w:delText>ღია ბანკინგით</w:delText>
        </w:r>
      </w:del>
      <w:ins w:id="49" w:author="Mikheil Kapanadze" w:date="2024-08-08T17:30:00Z" w16du:dateUtc="2024-08-08T13:30:00Z">
        <w:r>
          <w:rPr>
            <w:rFonts w:ascii="Calibri" w:hAnsi="Calibri"/>
            <w:lang w:val="ka-GE"/>
          </w:rPr>
          <w:t>ამ დოკუმენტის შესაბამისად</w:t>
        </w:r>
      </w:ins>
      <w:r w:rsidRPr="00B64E75">
        <w:rPr>
          <w:rFonts w:ascii="Calibri" w:hAnsi="Calibri"/>
          <w:lang w:val="ka-GE"/>
        </w:rPr>
        <w:t xml:space="preserve"> </w:t>
      </w:r>
      <w:del w:id="50" w:author="Mikheil Kapanadze" w:date="2024-08-08T17:30:00Z" w16du:dateUtc="2024-08-08T13:30:00Z">
        <w:r w:rsidRPr="00B64E75" w:rsidDel="00D44CB5">
          <w:rPr>
            <w:rFonts w:ascii="Calibri" w:hAnsi="Calibri"/>
            <w:lang w:val="ka-GE"/>
          </w:rPr>
          <w:delText xml:space="preserve">გაზიარებული </w:delText>
        </w:r>
      </w:del>
      <w:ins w:id="51" w:author="Mikheil Kapanadze" w:date="2024-08-08T17:30:00Z" w16du:dateUtc="2024-08-08T13:30:00Z">
        <w:r>
          <w:rPr>
            <w:rFonts w:ascii="Calibri" w:hAnsi="Calibri"/>
            <w:lang w:val="ka-GE"/>
          </w:rPr>
          <w:t>გასაზიარებელი</w:t>
        </w:r>
        <w:r w:rsidRPr="00B64E75">
          <w:rPr>
            <w:rFonts w:ascii="Calibri" w:hAnsi="Calibri"/>
            <w:lang w:val="ka-GE"/>
          </w:rPr>
          <w:t xml:space="preserve"> </w:t>
        </w:r>
      </w:ins>
      <w:r w:rsidRPr="00B64E75">
        <w:rPr>
          <w:rFonts w:ascii="Calibri" w:hAnsi="Calibri"/>
          <w:lang w:val="ka-GE"/>
        </w:rPr>
        <w:t>ანგარიშების შემთხვევაში.</w:t>
      </w:r>
    </w:p>
    <w:p w14:paraId="569ACAA8" w14:textId="77777777" w:rsidR="00121F90" w:rsidRPr="00B64E75" w:rsidRDefault="00121F90" w:rsidP="00121F90">
      <w:pPr>
        <w:jc w:val="both"/>
        <w:rPr>
          <w:rFonts w:ascii="Calibri" w:hAnsi="Calibri"/>
          <w:lang w:val="ka-GE"/>
        </w:rPr>
      </w:pPr>
      <w:r w:rsidRPr="00B64E75">
        <w:rPr>
          <w:rFonts w:ascii="Calibri" w:hAnsi="Calibri"/>
          <w:lang w:val="ka-GE"/>
        </w:rPr>
        <w:t xml:space="preserve">იმ შემთხვევაში,  თუ </w:t>
      </w:r>
      <w:proofErr w:type="spellStart"/>
      <w:r w:rsidRPr="00B64E75">
        <w:rPr>
          <w:rFonts w:ascii="Calibri" w:hAnsi="Calibri"/>
        </w:rPr>
        <w:t>entryReferenceFrom</w:t>
      </w:r>
      <w:proofErr w:type="spellEnd"/>
      <w:r w:rsidRPr="00B64E75">
        <w:rPr>
          <w:rFonts w:ascii="Calibri" w:hAnsi="Calibri"/>
        </w:rPr>
        <w:t xml:space="preserve"> </w:t>
      </w:r>
      <w:r w:rsidRPr="00B64E75">
        <w:rPr>
          <w:rFonts w:ascii="Calibri" w:hAnsi="Calibri"/>
          <w:lang w:val="ka-GE"/>
        </w:rPr>
        <w:t xml:space="preserve">პარამეტრში გადაცემული ტრანზაქციის სტატუსი, შესაბამისი იდენტიფიკატორის დაბრუნების მომენტში იყო </w:t>
      </w:r>
      <w:r w:rsidRPr="00B64E75">
        <w:rPr>
          <w:rFonts w:ascii="Calibri" w:hAnsi="Calibri"/>
        </w:rPr>
        <w:t>pending</w:t>
      </w:r>
      <w:r w:rsidRPr="00B64E75">
        <w:rPr>
          <w:rFonts w:ascii="Calibri" w:hAnsi="Calibri"/>
          <w:lang w:val="ka-GE"/>
        </w:rPr>
        <w:t xml:space="preserve"> და ეს ტრანზაქცია გაუქმდა ან სტატუსი შეეცვალა, </w:t>
      </w:r>
      <w:proofErr w:type="spellStart"/>
      <w:r w:rsidRPr="00B64E75">
        <w:rPr>
          <w:rFonts w:ascii="Calibri" w:hAnsi="Calibri"/>
          <w:lang w:val="ka-GE"/>
        </w:rPr>
        <w:t>ამსმპ</w:t>
      </w:r>
      <w:proofErr w:type="spellEnd"/>
      <w:r w:rsidRPr="00B64E75">
        <w:rPr>
          <w:rFonts w:ascii="Calibri" w:hAnsi="Calibri"/>
          <w:lang w:val="ka-GE"/>
        </w:rPr>
        <w:t xml:space="preserve">-მა </w:t>
      </w:r>
      <w:r w:rsidRPr="00B64E75">
        <w:rPr>
          <w:rFonts w:ascii="Calibri" w:hAnsi="Calibri"/>
          <w:b/>
          <w:bCs/>
          <w:lang w:val="ka-GE"/>
        </w:rPr>
        <w:t>არავითარ შემთხვევაში</w:t>
      </w:r>
      <w:r w:rsidRPr="00B64E75">
        <w:rPr>
          <w:rFonts w:ascii="Calibri" w:hAnsi="Calibri"/>
          <w:lang w:val="ka-GE"/>
        </w:rPr>
        <w:t xml:space="preserve"> არ უნდა დააბრუნოს შეცდომა. </w:t>
      </w:r>
      <w:r w:rsidRPr="00B64E75">
        <w:rPr>
          <w:rFonts w:ascii="Calibri" w:hAnsi="Calibri"/>
          <w:b/>
          <w:bCs/>
          <w:lang w:val="ka-GE"/>
        </w:rPr>
        <w:t>აუცილებელია</w:t>
      </w:r>
      <w:r w:rsidRPr="00B64E75">
        <w:rPr>
          <w:rFonts w:ascii="Calibri" w:hAnsi="Calibri"/>
          <w:lang w:val="ka-GE"/>
        </w:rPr>
        <w:t xml:space="preserve"> ტრანზაქციების სიაში დაბრუნდეს ის ტრანზაქციები, რომლებიც განხორციელდა აღნიშნული ტრანზაქციის შემდეგ (ანუ ისე, თითქოს აღნიშნული ტრანზაქცია არ გაუქმებულიყო).</w:t>
      </w:r>
    </w:p>
    <w:p w14:paraId="0B5D6A4C" w14:textId="77777777" w:rsidR="00121F90" w:rsidRPr="00B64E75" w:rsidRDefault="00121F90" w:rsidP="00121F90">
      <w:pPr>
        <w:jc w:val="both"/>
        <w:rPr>
          <w:rFonts w:ascii="Calibri" w:hAnsi="Calibri"/>
          <w:lang w:val="ka-GE"/>
        </w:rPr>
      </w:pPr>
      <w:r w:rsidRPr="00B64E75">
        <w:rPr>
          <w:rFonts w:ascii="Calibri" w:hAnsi="Calibri"/>
          <w:b/>
          <w:bCs/>
          <w:i/>
          <w:iCs/>
          <w:u w:val="single"/>
          <w:lang w:val="ka-GE"/>
        </w:rPr>
        <w:t>შენიშვნა:</w:t>
      </w:r>
      <w:r w:rsidRPr="00B64E75">
        <w:rPr>
          <w:rFonts w:ascii="Calibri" w:hAnsi="Calibri"/>
          <w:lang w:val="ka-GE"/>
        </w:rPr>
        <w:t xml:space="preserve"> იმისათვის, რომ </w:t>
      </w:r>
      <w:proofErr w:type="spellStart"/>
      <w:r w:rsidRPr="00B64E75">
        <w:rPr>
          <w:rFonts w:ascii="Calibri" w:hAnsi="Calibri"/>
          <w:lang w:val="ka-GE"/>
        </w:rPr>
        <w:t>ამსმპ</w:t>
      </w:r>
      <w:proofErr w:type="spellEnd"/>
      <w:r w:rsidRPr="00B64E75">
        <w:rPr>
          <w:rFonts w:ascii="Calibri" w:hAnsi="Calibri"/>
          <w:lang w:val="ka-GE"/>
        </w:rPr>
        <w:t xml:space="preserve">-ს არ დასჭირდეს </w:t>
      </w:r>
      <w:proofErr w:type="spellStart"/>
      <w:r w:rsidRPr="00B64E75">
        <w:rPr>
          <w:rFonts w:ascii="Calibri" w:hAnsi="Calibri"/>
          <w:lang w:val="ka-GE"/>
        </w:rPr>
        <w:t>მმპ-სათვის</w:t>
      </w:r>
      <w:proofErr w:type="spellEnd"/>
      <w:r w:rsidRPr="00B64E75">
        <w:rPr>
          <w:rFonts w:ascii="Calibri" w:hAnsi="Calibri"/>
          <w:lang w:val="ka-GE"/>
        </w:rPr>
        <w:t xml:space="preserve"> უკვე დაბრუნებული იდენტიფიკატორის </w:t>
      </w:r>
      <w:proofErr w:type="spellStart"/>
      <w:r w:rsidRPr="00B64E75">
        <w:rPr>
          <w:rFonts w:ascii="Calibri" w:hAnsi="Calibri"/>
          <w:lang w:val="ka-GE"/>
        </w:rPr>
        <w:t>ტრეკინგი</w:t>
      </w:r>
      <w:proofErr w:type="spellEnd"/>
      <w:r w:rsidRPr="00B64E75">
        <w:rPr>
          <w:rFonts w:ascii="Calibri" w:hAnsi="Calibri"/>
          <w:lang w:val="ka-GE"/>
        </w:rPr>
        <w:t xml:space="preserve">, შესაძლოა </w:t>
      </w:r>
      <w:proofErr w:type="spellStart"/>
      <w:r w:rsidRPr="00B64E75">
        <w:rPr>
          <w:rFonts w:ascii="Calibri" w:hAnsi="Calibri"/>
        </w:rPr>
        <w:t>entryReference</w:t>
      </w:r>
      <w:proofErr w:type="spellEnd"/>
      <w:r w:rsidRPr="00B64E75">
        <w:rPr>
          <w:rFonts w:ascii="Calibri" w:hAnsi="Calibri"/>
          <w:lang w:val="ka-GE"/>
        </w:rPr>
        <w:t xml:space="preserve"> იდენტიფიკატორში გამოიყენებოდეს დროის მითითება </w:t>
      </w:r>
      <w:proofErr w:type="spellStart"/>
      <w:r w:rsidRPr="00B64E75">
        <w:rPr>
          <w:rFonts w:ascii="Calibri" w:hAnsi="Calibri"/>
          <w:lang w:val="ka-GE"/>
        </w:rPr>
        <w:t>მილიწამებით</w:t>
      </w:r>
      <w:proofErr w:type="spellEnd"/>
      <w:r w:rsidRPr="00B64E75">
        <w:rPr>
          <w:rFonts w:ascii="Calibri" w:hAnsi="Calibri"/>
          <w:lang w:val="ka-GE"/>
        </w:rPr>
        <w:t xml:space="preserve">, მონაცემთა ბაზის ცხრილის ჩანაწერის უნიკალური იდენტიფიკატორი (ან, თუ ინფორმაცია რამდენიმე ცხრილიდან მოდის - იდენტიფიკატორებს შორის მაქსიმუმი) ან ნებისმიერი სხვა სიდიდე </w:t>
      </w:r>
      <w:proofErr w:type="spellStart"/>
      <w:r w:rsidRPr="00B64E75">
        <w:rPr>
          <w:rFonts w:ascii="Calibri" w:hAnsi="Calibri"/>
          <w:lang w:val="ka-GE"/>
        </w:rPr>
        <w:t>ამსმპ</w:t>
      </w:r>
      <w:proofErr w:type="spellEnd"/>
      <w:r w:rsidRPr="00B64E75">
        <w:rPr>
          <w:rFonts w:ascii="Calibri" w:hAnsi="Calibri"/>
          <w:lang w:val="ka-GE"/>
        </w:rPr>
        <w:t xml:space="preserve">-ს </w:t>
      </w:r>
      <w:proofErr w:type="spellStart"/>
      <w:r w:rsidRPr="00B64E75">
        <w:rPr>
          <w:rFonts w:ascii="Calibri" w:hAnsi="Calibri"/>
          <w:lang w:val="ka-GE"/>
        </w:rPr>
        <w:t>შეხედულებისამებრ</w:t>
      </w:r>
      <w:proofErr w:type="spellEnd"/>
      <w:r w:rsidRPr="00B64E75">
        <w:rPr>
          <w:rFonts w:ascii="Calibri" w:hAnsi="Calibri"/>
          <w:lang w:val="ka-GE"/>
        </w:rPr>
        <w:t xml:space="preserve">. </w:t>
      </w:r>
    </w:p>
    <w:p w14:paraId="19C3A23B" w14:textId="77777777" w:rsidR="00121F90" w:rsidRPr="00B64E75" w:rsidRDefault="00121F90" w:rsidP="00121F90">
      <w:pPr>
        <w:jc w:val="both"/>
        <w:rPr>
          <w:rFonts w:ascii="Calibri" w:hAnsi="Calibri"/>
          <w:lang w:val="ka-GE"/>
        </w:rPr>
      </w:pPr>
      <w:r w:rsidRPr="00B64E75">
        <w:rPr>
          <w:rFonts w:ascii="Calibri" w:hAnsi="Calibri"/>
          <w:b/>
          <w:bCs/>
          <w:i/>
          <w:iCs/>
          <w:u w:val="single"/>
          <w:lang w:val="ka-GE"/>
        </w:rPr>
        <w:t>შენიშვნა:</w:t>
      </w:r>
      <w:r w:rsidRPr="00B64E75">
        <w:rPr>
          <w:rFonts w:ascii="Calibri" w:hAnsi="Calibri"/>
          <w:lang w:val="ka-GE"/>
        </w:rPr>
        <w:t xml:space="preserve"> იმისათვის, რომ შესაძლებელი გახდეს </w:t>
      </w:r>
      <w:r w:rsidRPr="00B64E75">
        <w:rPr>
          <w:rFonts w:ascii="Calibri" w:hAnsi="Calibri"/>
        </w:rPr>
        <w:t>booked</w:t>
      </w:r>
      <w:r w:rsidRPr="00B64E75">
        <w:rPr>
          <w:rFonts w:ascii="Calibri" w:hAnsi="Calibri"/>
          <w:lang w:val="ka-GE"/>
        </w:rPr>
        <w:t xml:space="preserve"> ტიპის ტრანზაქციების შემთხვევაში </w:t>
      </w:r>
      <w:proofErr w:type="spellStart"/>
      <w:r w:rsidRPr="00B64E75">
        <w:rPr>
          <w:rFonts w:ascii="Calibri" w:hAnsi="Calibri"/>
        </w:rPr>
        <w:t>entryReference</w:t>
      </w:r>
      <w:proofErr w:type="spellEnd"/>
      <w:r w:rsidRPr="00B64E75">
        <w:rPr>
          <w:rFonts w:ascii="Calibri" w:hAnsi="Calibri"/>
          <w:lang w:val="ka-GE"/>
        </w:rPr>
        <w:t xml:space="preserve"> მონაცემის გაუქმება, </w:t>
      </w:r>
      <w:proofErr w:type="spellStart"/>
      <w:r w:rsidRPr="00B64E75">
        <w:rPr>
          <w:rFonts w:ascii="Calibri" w:hAnsi="Calibri"/>
          <w:lang w:val="ka-GE"/>
        </w:rPr>
        <w:t>ამსმპ</w:t>
      </w:r>
      <w:proofErr w:type="spellEnd"/>
      <w:r w:rsidRPr="00B64E75">
        <w:rPr>
          <w:rFonts w:ascii="Calibri" w:hAnsi="Calibri"/>
          <w:lang w:val="ka-GE"/>
        </w:rPr>
        <w:t xml:space="preserve">-ს შეუძლია აღნიშნულ მნიშვნელობაში რომელიმე პოზიციაში გაითვალისწინოს, მაგალითად, „ვერსია“, ანუ რიცხვი რომელიც გაიზრდება ყოველ ჯერზე როდესაც ამ ანგარიშზე გატარებული </w:t>
      </w:r>
      <w:r w:rsidRPr="00B64E75">
        <w:rPr>
          <w:rFonts w:ascii="Calibri" w:hAnsi="Calibri"/>
        </w:rPr>
        <w:t>booked</w:t>
      </w:r>
      <w:r w:rsidRPr="00B64E75">
        <w:rPr>
          <w:rFonts w:ascii="Calibri" w:hAnsi="Calibri"/>
          <w:lang w:val="ka-GE"/>
        </w:rPr>
        <w:t xml:space="preserve"> ტიპის ტრანზაქცია გაუქმდება. </w:t>
      </w:r>
    </w:p>
    <w:p w14:paraId="013362E4" w14:textId="77777777" w:rsidR="00121F90" w:rsidRPr="00B64E75" w:rsidRDefault="00121F90" w:rsidP="00121F90">
      <w:pPr>
        <w:jc w:val="both"/>
        <w:rPr>
          <w:rFonts w:ascii="Calibri" w:hAnsi="Calibri"/>
          <w:b/>
          <w:bCs/>
          <w:lang w:val="ka-GE"/>
        </w:rPr>
      </w:pPr>
      <w:proofErr w:type="spellStart"/>
      <w:r w:rsidRPr="00B64E75">
        <w:rPr>
          <w:rFonts w:ascii="Calibri" w:hAnsi="Calibri"/>
          <w:lang w:val="ka-GE"/>
        </w:rPr>
        <w:t>მმპ</w:t>
      </w:r>
      <w:proofErr w:type="spellEnd"/>
      <w:r w:rsidRPr="00B64E75">
        <w:rPr>
          <w:rFonts w:ascii="Calibri" w:hAnsi="Calibri"/>
          <w:lang w:val="ka-GE"/>
        </w:rPr>
        <w:t xml:space="preserve">-მა </w:t>
      </w:r>
      <w:r w:rsidRPr="00B64E75">
        <w:rPr>
          <w:rFonts w:ascii="Calibri" w:hAnsi="Calibri"/>
          <w:b/>
          <w:bCs/>
          <w:lang w:val="ka-GE"/>
        </w:rPr>
        <w:t>არავითარ შემთხვევაში</w:t>
      </w:r>
      <w:r w:rsidRPr="00B64E75">
        <w:rPr>
          <w:rFonts w:ascii="Calibri" w:hAnsi="Calibri"/>
          <w:lang w:val="ka-GE"/>
        </w:rPr>
        <w:t xml:space="preserve"> არ უნდა </w:t>
      </w:r>
      <w:proofErr w:type="spellStart"/>
      <w:r w:rsidRPr="00B64E75">
        <w:rPr>
          <w:rFonts w:ascii="Calibri" w:hAnsi="Calibri"/>
          <w:lang w:val="ka-GE"/>
        </w:rPr>
        <w:t>დააგენერიროს</w:t>
      </w:r>
      <w:proofErr w:type="spellEnd"/>
      <w:r w:rsidRPr="00B64E75">
        <w:rPr>
          <w:rFonts w:ascii="Calibri" w:hAnsi="Calibri"/>
          <w:lang w:val="ka-GE"/>
        </w:rPr>
        <w:t xml:space="preserve"> </w:t>
      </w:r>
      <w:proofErr w:type="spellStart"/>
      <w:r w:rsidRPr="00B64E75">
        <w:rPr>
          <w:rFonts w:ascii="Calibri" w:hAnsi="Calibri"/>
        </w:rPr>
        <w:t>entryReferenceFrom</w:t>
      </w:r>
      <w:proofErr w:type="spellEnd"/>
      <w:r w:rsidRPr="00B64E75">
        <w:rPr>
          <w:rFonts w:ascii="Calibri" w:hAnsi="Calibri"/>
          <w:lang w:val="ka-GE"/>
        </w:rPr>
        <w:t xml:space="preserve"> პარამეტრის მნიშვნელობა დამოუკიდებლად. </w:t>
      </w:r>
      <w:r w:rsidRPr="00B64E75">
        <w:rPr>
          <w:rFonts w:ascii="Calibri" w:hAnsi="Calibri"/>
          <w:b/>
          <w:bCs/>
          <w:lang w:val="ka-GE"/>
        </w:rPr>
        <w:t>აუცილებელია</w:t>
      </w:r>
      <w:r w:rsidRPr="00B64E75">
        <w:rPr>
          <w:rFonts w:ascii="Calibri" w:hAnsi="Calibri"/>
          <w:lang w:val="ka-GE"/>
        </w:rPr>
        <w:t xml:space="preserve"> იგი დაეყრდნოს </w:t>
      </w:r>
      <w:proofErr w:type="spellStart"/>
      <w:r w:rsidRPr="00B64E75">
        <w:rPr>
          <w:rFonts w:ascii="Calibri" w:hAnsi="Calibri"/>
          <w:lang w:val="ka-GE"/>
        </w:rPr>
        <w:t>ამსმპ</w:t>
      </w:r>
      <w:proofErr w:type="spellEnd"/>
      <w:r w:rsidRPr="00B64E75">
        <w:rPr>
          <w:rFonts w:ascii="Calibri" w:hAnsi="Calibri"/>
          <w:lang w:val="ka-GE"/>
        </w:rPr>
        <w:t>-ს მიერ დაბრუნებულ მნიშვნელობებს.</w:t>
      </w:r>
    </w:p>
    <w:p w14:paraId="2B6573CF" w14:textId="77777777" w:rsidR="00121F90" w:rsidRDefault="00121F90" w:rsidP="00121F90">
      <w:pPr>
        <w:jc w:val="both"/>
        <w:rPr>
          <w:rFonts w:ascii="Calibri" w:hAnsi="Calibri"/>
          <w:lang w:val="ka-GE"/>
        </w:rPr>
      </w:pPr>
    </w:p>
    <w:p w14:paraId="44182893" w14:textId="77777777" w:rsidR="00062B07" w:rsidRDefault="00062B07" w:rsidP="00303035">
      <w:pPr>
        <w:jc w:val="both"/>
        <w:rPr>
          <w:rFonts w:ascii="Calibri" w:hAnsi="Calibri"/>
        </w:rPr>
      </w:pPr>
    </w:p>
    <w:p w14:paraId="324CF3BB" w14:textId="77777777" w:rsidR="00AF3CAD" w:rsidRPr="00AF3CAD" w:rsidRDefault="00AF3CAD" w:rsidP="00AF3CAD">
      <w:pPr>
        <w:rPr>
          <w:lang w:val="ka-GE"/>
        </w:rPr>
      </w:pPr>
    </w:p>
    <w:p w14:paraId="2E76CE9D" w14:textId="5C37E022" w:rsidR="0022725A" w:rsidRDefault="002F4C81" w:rsidP="002F4C81">
      <w:pPr>
        <w:pStyle w:val="Heading1"/>
        <w:rPr>
          <w:lang w:val="ka-GE"/>
        </w:rPr>
      </w:pPr>
      <w:bookmarkStart w:id="52" w:name="_Ref174027342"/>
      <w:bookmarkStart w:id="53" w:name="_Toc174034578"/>
      <w:r>
        <w:rPr>
          <w:lang w:val="ka-GE"/>
        </w:rPr>
        <w:t>ინფორმაციის გაზიარების დეტალები ანგარიშის ტიპების მიხედვით</w:t>
      </w:r>
      <w:bookmarkEnd w:id="52"/>
      <w:bookmarkEnd w:id="53"/>
    </w:p>
    <w:p w14:paraId="29B43F3A" w14:textId="03892EED" w:rsidR="0022725A" w:rsidRDefault="0040712C" w:rsidP="002F4C81">
      <w:pPr>
        <w:pStyle w:val="Heading2"/>
      </w:pPr>
      <w:bookmarkStart w:id="54" w:name="_Toc174034579"/>
      <w:commentRangeStart w:id="55"/>
      <w:proofErr w:type="spellStart"/>
      <w:r>
        <w:t>საგადახდო</w:t>
      </w:r>
      <w:proofErr w:type="spellEnd"/>
      <w:r w:rsidR="0022725A">
        <w:t xml:space="preserve"> ანგარიშების ინფორმაციის გაზიარება</w:t>
      </w:r>
      <w:bookmarkEnd w:id="54"/>
    </w:p>
    <w:p w14:paraId="24472E2D" w14:textId="0DECD60B" w:rsidR="0022725A" w:rsidRDefault="002F4C81" w:rsidP="00303035">
      <w:pPr>
        <w:jc w:val="both"/>
        <w:rPr>
          <w:lang w:val="ka-GE"/>
        </w:rPr>
      </w:pPr>
      <w:r>
        <w:rPr>
          <w:lang w:val="ka-GE"/>
        </w:rPr>
        <w:t>დაიწერება შემდეგ ვერსიებში</w:t>
      </w:r>
    </w:p>
    <w:p w14:paraId="787F2495" w14:textId="77777777" w:rsidR="002F4C81" w:rsidRDefault="002F4C81" w:rsidP="00303035">
      <w:pPr>
        <w:jc w:val="both"/>
        <w:rPr>
          <w:rFonts w:ascii="Calibri" w:hAnsi="Calibri"/>
          <w:lang w:val="ka-GE"/>
        </w:rPr>
      </w:pPr>
    </w:p>
    <w:p w14:paraId="376F30E7" w14:textId="6DC62448" w:rsidR="0022725A" w:rsidRDefault="0022725A" w:rsidP="002F4C81">
      <w:pPr>
        <w:pStyle w:val="Heading2"/>
      </w:pPr>
      <w:bookmarkStart w:id="56" w:name="_Toc174034580"/>
      <w:r>
        <w:t>საბარათე ანგარიშების ინფორმაციის გაზიარება</w:t>
      </w:r>
      <w:bookmarkEnd w:id="56"/>
    </w:p>
    <w:p w14:paraId="17923961" w14:textId="6517FFD6" w:rsidR="0022725A" w:rsidRDefault="002F4C81" w:rsidP="00303035">
      <w:pPr>
        <w:jc w:val="both"/>
        <w:rPr>
          <w:lang w:val="ka-GE"/>
        </w:rPr>
      </w:pPr>
      <w:r>
        <w:rPr>
          <w:lang w:val="ka-GE"/>
        </w:rPr>
        <w:t>დაიწერება შემდეგ ვერსიებში</w:t>
      </w:r>
    </w:p>
    <w:p w14:paraId="2B9620EA" w14:textId="77777777" w:rsidR="002F4C81" w:rsidRDefault="002F4C81" w:rsidP="00303035">
      <w:pPr>
        <w:jc w:val="both"/>
        <w:rPr>
          <w:rFonts w:ascii="Calibri" w:hAnsi="Calibri"/>
          <w:lang w:val="ka-GE"/>
        </w:rPr>
      </w:pPr>
    </w:p>
    <w:p w14:paraId="09FB8C54" w14:textId="7F6D0015" w:rsidR="0022725A" w:rsidRDefault="0022725A" w:rsidP="002F4C81">
      <w:pPr>
        <w:pStyle w:val="Heading2"/>
      </w:pPr>
      <w:bookmarkStart w:id="57" w:name="_Toc174034581"/>
      <w:r>
        <w:lastRenderedPageBreak/>
        <w:t>ბარათების ინფორმაციის გაზიარება</w:t>
      </w:r>
      <w:bookmarkEnd w:id="57"/>
    </w:p>
    <w:p w14:paraId="7DF30B6C" w14:textId="2D10B222" w:rsidR="0022725A" w:rsidRDefault="002F4C81" w:rsidP="00303035">
      <w:pPr>
        <w:jc w:val="both"/>
        <w:rPr>
          <w:lang w:val="ka-GE"/>
        </w:rPr>
      </w:pPr>
      <w:r>
        <w:rPr>
          <w:lang w:val="ka-GE"/>
        </w:rPr>
        <w:t>დაიწერება შემდეგ ვერსიებში</w:t>
      </w:r>
      <w:commentRangeEnd w:id="55"/>
      <w:r w:rsidR="00502F3D">
        <w:rPr>
          <w:rStyle w:val="CommentReference"/>
        </w:rPr>
        <w:commentReference w:id="55"/>
      </w:r>
    </w:p>
    <w:p w14:paraId="5772DF10" w14:textId="77777777" w:rsidR="002F4C81" w:rsidRDefault="002F4C81" w:rsidP="00303035">
      <w:pPr>
        <w:jc w:val="both"/>
        <w:rPr>
          <w:rFonts w:ascii="Calibri" w:hAnsi="Calibri"/>
          <w:lang w:val="ka-GE"/>
        </w:rPr>
      </w:pPr>
    </w:p>
    <w:p w14:paraId="016492C3" w14:textId="09889A48" w:rsidR="00820DD4" w:rsidRDefault="003D4788" w:rsidP="00820DD4">
      <w:pPr>
        <w:pStyle w:val="Heading2"/>
      </w:pPr>
      <w:bookmarkStart w:id="58" w:name="_Toc174034582"/>
      <w:r>
        <w:t xml:space="preserve">ვადიანი </w:t>
      </w:r>
      <w:r w:rsidR="00820DD4">
        <w:t>დეპოზიტების ინფორმაციის გაზიარება</w:t>
      </w:r>
      <w:bookmarkEnd w:id="58"/>
    </w:p>
    <w:p w14:paraId="1C7156E8" w14:textId="77777777" w:rsidR="009245D8" w:rsidRDefault="009245D8" w:rsidP="009245D8">
      <w:pPr>
        <w:pStyle w:val="Heading3"/>
        <w:rPr>
          <w:lang w:val="ka-GE"/>
        </w:rPr>
      </w:pPr>
      <w:bookmarkStart w:id="59" w:name="_Toc174034583"/>
      <w:r>
        <w:rPr>
          <w:lang w:val="ka-GE"/>
        </w:rPr>
        <w:t>ანგარიშების სიაში დასაბრუნებელი ინფორმაცია</w:t>
      </w:r>
      <w:bookmarkEnd w:id="59"/>
    </w:p>
    <w:p w14:paraId="431FB72E" w14:textId="436D23F4" w:rsidR="009245D8" w:rsidRPr="002C60A8" w:rsidRDefault="002A319D" w:rsidP="009245D8">
      <w:pPr>
        <w:rPr>
          <w:lang w:val="ka-GE"/>
        </w:rPr>
      </w:pPr>
      <w:r>
        <w:rPr>
          <w:lang w:val="ka-GE"/>
        </w:rPr>
        <w:fldChar w:fldCharType="begin"/>
      </w:r>
      <w:r>
        <w:rPr>
          <w:lang w:val="ka-GE"/>
        </w:rPr>
        <w:instrText xml:space="preserve"> REF _Ref174029696 \r \h </w:instrText>
      </w:r>
      <w:r>
        <w:rPr>
          <w:lang w:val="ka-GE"/>
        </w:rPr>
      </w:r>
      <w:r>
        <w:rPr>
          <w:lang w:val="ka-GE"/>
        </w:rPr>
        <w:fldChar w:fldCharType="separate"/>
      </w:r>
      <w:r>
        <w:rPr>
          <w:lang w:val="ka-GE"/>
        </w:rPr>
        <w:t>5.5.1</w:t>
      </w:r>
      <w:r>
        <w:rPr>
          <w:lang w:val="ka-GE"/>
        </w:rPr>
        <w:fldChar w:fldCharType="end"/>
      </w:r>
      <w:r>
        <w:rPr>
          <w:lang w:val="ka-GE"/>
        </w:rPr>
        <w:t xml:space="preserve"> თავ</w:t>
      </w:r>
      <w:r w:rsidR="009245D8">
        <w:rPr>
          <w:lang w:val="ka-GE"/>
        </w:rPr>
        <w:t>ით განსაზღვრულზე დამატებით განისაზღვრება შემდეგი ატრიბუტები: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372"/>
        <w:gridCol w:w="1980"/>
        <w:gridCol w:w="4585"/>
      </w:tblGrid>
      <w:tr w:rsidR="009245D8" w:rsidRPr="00C017F0" w14:paraId="76A4A8D3" w14:textId="77777777" w:rsidTr="00AD6D62">
        <w:tc>
          <w:tcPr>
            <w:tcW w:w="1413" w:type="dxa"/>
            <w:shd w:val="clear" w:color="auto" w:fill="E7E6E6" w:themeFill="background2"/>
          </w:tcPr>
          <w:p w14:paraId="32C342B1" w14:textId="77777777" w:rsidR="009245D8" w:rsidRPr="00523F99" w:rsidRDefault="009245D8" w:rsidP="00AD6D62">
            <w:pPr>
              <w:jc w:val="both"/>
              <w:rPr>
                <w:bCs/>
                <w:lang w:val="ka-GE"/>
              </w:rPr>
            </w:pPr>
            <w:r w:rsidRPr="00523F99">
              <w:rPr>
                <w:bCs/>
                <w:lang w:val="ka-GE"/>
              </w:rPr>
              <w:t>სახელი</w:t>
            </w:r>
          </w:p>
        </w:tc>
        <w:tc>
          <w:tcPr>
            <w:tcW w:w="1372" w:type="dxa"/>
            <w:shd w:val="clear" w:color="auto" w:fill="E7E6E6" w:themeFill="background2"/>
          </w:tcPr>
          <w:p w14:paraId="07E2581F" w14:textId="77777777" w:rsidR="009245D8" w:rsidRPr="00523F99" w:rsidRDefault="009245D8" w:rsidP="00AD6D62">
            <w:pPr>
              <w:jc w:val="both"/>
              <w:rPr>
                <w:bCs/>
                <w:lang w:val="ka-GE"/>
              </w:rPr>
            </w:pPr>
            <w:r w:rsidRPr="00523F99">
              <w:rPr>
                <w:bCs/>
                <w:lang w:val="ka-GE"/>
              </w:rPr>
              <w:t>ტიპი</w:t>
            </w:r>
          </w:p>
        </w:tc>
        <w:tc>
          <w:tcPr>
            <w:tcW w:w="1980" w:type="dxa"/>
            <w:shd w:val="clear" w:color="auto" w:fill="E7E6E6" w:themeFill="background2"/>
          </w:tcPr>
          <w:p w14:paraId="115B4C3F" w14:textId="77777777" w:rsidR="009245D8" w:rsidRPr="00523F99" w:rsidRDefault="009245D8" w:rsidP="00AD6D62">
            <w:pPr>
              <w:jc w:val="both"/>
              <w:rPr>
                <w:bCs/>
                <w:lang w:val="ka-GE"/>
              </w:rPr>
            </w:pPr>
            <w:r w:rsidRPr="00523F99">
              <w:rPr>
                <w:bCs/>
                <w:lang w:val="ka-GE"/>
              </w:rPr>
              <w:t>აუცილებლობა</w:t>
            </w:r>
          </w:p>
        </w:tc>
        <w:tc>
          <w:tcPr>
            <w:tcW w:w="4585" w:type="dxa"/>
            <w:shd w:val="clear" w:color="auto" w:fill="E7E6E6" w:themeFill="background2"/>
          </w:tcPr>
          <w:p w14:paraId="7688BC17" w14:textId="77777777" w:rsidR="009245D8" w:rsidRPr="00523F99" w:rsidRDefault="009245D8" w:rsidP="00AD6D62">
            <w:pPr>
              <w:jc w:val="both"/>
              <w:rPr>
                <w:bCs/>
                <w:lang w:val="ka-GE"/>
              </w:rPr>
            </w:pPr>
            <w:r w:rsidRPr="00523F99">
              <w:rPr>
                <w:bCs/>
                <w:lang w:val="ka-GE"/>
              </w:rPr>
              <w:t>კომენტარი</w:t>
            </w:r>
          </w:p>
        </w:tc>
      </w:tr>
      <w:tr w:rsidR="009245D8" w:rsidRPr="00E133A9" w14:paraId="567B0F7F" w14:textId="77777777" w:rsidTr="00AD6D62">
        <w:tc>
          <w:tcPr>
            <w:tcW w:w="1413" w:type="dxa"/>
          </w:tcPr>
          <w:p w14:paraId="25EDAB34" w14:textId="77777777" w:rsidR="009245D8" w:rsidRPr="00681C65" w:rsidRDefault="009245D8" w:rsidP="00AD6D62">
            <w:pPr>
              <w:jc w:val="both"/>
            </w:pPr>
            <w:proofErr w:type="spellStart"/>
            <w:r w:rsidRPr="00916A26">
              <w:t>relatedDates</w:t>
            </w:r>
            <w:proofErr w:type="spellEnd"/>
          </w:p>
        </w:tc>
        <w:tc>
          <w:tcPr>
            <w:tcW w:w="1372" w:type="dxa"/>
          </w:tcPr>
          <w:p w14:paraId="29CDA9CE" w14:textId="77777777" w:rsidR="009245D8" w:rsidRPr="00F214B6" w:rsidRDefault="009245D8" w:rsidP="00AD6D62">
            <w:pPr>
              <w:jc w:val="both"/>
              <w:rPr>
                <w:lang w:val="ka-GE"/>
              </w:rPr>
            </w:pPr>
            <w:proofErr w:type="spellStart"/>
            <w:r w:rsidRPr="00D00618">
              <w:rPr>
                <w:lang w:val="ka-GE"/>
              </w:rPr>
              <w:t>Account</w:t>
            </w:r>
            <w:proofErr w:type="spellEnd"/>
            <w:r w:rsidRPr="00D00618">
              <w:rPr>
                <w:lang w:val="ka-GE"/>
              </w:rPr>
              <w:t xml:space="preserve"> </w:t>
            </w:r>
            <w:r>
              <w:t>R</w:t>
            </w:r>
            <w:proofErr w:type="spellStart"/>
            <w:r w:rsidRPr="00D00618">
              <w:rPr>
                <w:lang w:val="ka-GE"/>
              </w:rPr>
              <w:t>elated</w:t>
            </w:r>
            <w:proofErr w:type="spellEnd"/>
            <w:r w:rsidRPr="00D00618">
              <w:rPr>
                <w:lang w:val="ka-GE"/>
              </w:rPr>
              <w:t xml:space="preserve"> </w:t>
            </w:r>
            <w:proofErr w:type="spellStart"/>
            <w:r w:rsidRPr="00D00618">
              <w:rPr>
                <w:lang w:val="ka-GE"/>
              </w:rPr>
              <w:t>Dates</w:t>
            </w:r>
            <w:proofErr w:type="spellEnd"/>
          </w:p>
        </w:tc>
        <w:tc>
          <w:tcPr>
            <w:tcW w:w="1980" w:type="dxa"/>
          </w:tcPr>
          <w:p w14:paraId="51F81B5A" w14:textId="77777777" w:rsidR="009245D8" w:rsidRPr="00B64E75" w:rsidRDefault="009245D8" w:rsidP="00AD6D62">
            <w:pPr>
              <w:jc w:val="both"/>
              <w:rPr>
                <w:rFonts w:ascii="Calibri" w:hAnsi="Calibri"/>
                <w:b/>
                <w:lang w:val="ka-GE"/>
              </w:rPr>
            </w:pPr>
            <w:r>
              <w:rPr>
                <w:rFonts w:ascii="Calibri" w:hAnsi="Calibri"/>
                <w:b/>
                <w:bCs/>
                <w:lang w:val="ka-GE"/>
              </w:rPr>
              <w:t>აუცილებელი</w:t>
            </w:r>
          </w:p>
        </w:tc>
        <w:tc>
          <w:tcPr>
            <w:tcW w:w="4585" w:type="dxa"/>
          </w:tcPr>
          <w:p w14:paraId="363E2B88" w14:textId="77777777" w:rsidR="009245D8" w:rsidRDefault="009245D8" w:rsidP="00AD6D62">
            <w:pPr>
              <w:keepNext/>
              <w:jc w:val="both"/>
              <w:rPr>
                <w:rFonts w:ascii="Calibri" w:hAnsi="Calibri"/>
                <w:lang w:val="ka-GE"/>
              </w:rPr>
            </w:pPr>
            <w:r>
              <w:rPr>
                <w:rFonts w:ascii="Calibri" w:hAnsi="Calibri"/>
                <w:lang w:val="ka-GE"/>
              </w:rPr>
              <w:t>აუცილებელია, შევსებული იყოს შემდეგი ველები:</w:t>
            </w:r>
          </w:p>
          <w:p w14:paraId="0A18C019" w14:textId="77777777" w:rsidR="009245D8" w:rsidRDefault="009245D8" w:rsidP="00AD6D62">
            <w:pPr>
              <w:pStyle w:val="ListParagraph"/>
              <w:keepNext/>
              <w:numPr>
                <w:ilvl w:val="0"/>
                <w:numId w:val="15"/>
              </w:numPr>
              <w:jc w:val="both"/>
              <w:rPr>
                <w:rFonts w:ascii="Calibri" w:hAnsi="Calibri"/>
                <w:lang w:val="ka-GE"/>
              </w:rPr>
            </w:pPr>
            <w:proofErr w:type="spellStart"/>
            <w:r w:rsidRPr="003C24A7">
              <w:rPr>
                <w:rFonts w:ascii="Calibri" w:hAnsi="Calibri"/>
                <w:lang w:val="ka-GE"/>
              </w:rPr>
              <w:t>contractStartDate</w:t>
            </w:r>
            <w:proofErr w:type="spellEnd"/>
          </w:p>
          <w:p w14:paraId="728E41B1" w14:textId="77777777" w:rsidR="009245D8" w:rsidRPr="003C24A7" w:rsidRDefault="009245D8" w:rsidP="00AD6D62">
            <w:pPr>
              <w:pStyle w:val="ListParagraph"/>
              <w:keepNext/>
              <w:numPr>
                <w:ilvl w:val="0"/>
                <w:numId w:val="15"/>
              </w:numPr>
              <w:jc w:val="both"/>
              <w:rPr>
                <w:rFonts w:ascii="Calibri" w:hAnsi="Calibri"/>
                <w:lang w:val="ka-GE"/>
              </w:rPr>
            </w:pPr>
            <w:proofErr w:type="spellStart"/>
            <w:r w:rsidRPr="00DD5458">
              <w:rPr>
                <w:rFonts w:ascii="Calibri" w:hAnsi="Calibri"/>
                <w:lang w:val="ka-GE"/>
              </w:rPr>
              <w:t>contractEndDate</w:t>
            </w:r>
            <w:proofErr w:type="spellEnd"/>
          </w:p>
        </w:tc>
      </w:tr>
    </w:tbl>
    <w:p w14:paraId="4A0E6011" w14:textId="77777777" w:rsidR="009245D8" w:rsidRDefault="009245D8" w:rsidP="009245D8">
      <w:pPr>
        <w:jc w:val="both"/>
        <w:rPr>
          <w:rFonts w:ascii="Calibri" w:hAnsi="Calibri"/>
          <w:lang w:val="ka-GE"/>
        </w:rPr>
      </w:pPr>
    </w:p>
    <w:p w14:paraId="2488395B" w14:textId="77777777" w:rsidR="009245D8" w:rsidRDefault="009245D8" w:rsidP="009245D8">
      <w:pPr>
        <w:pStyle w:val="Heading3"/>
        <w:rPr>
          <w:lang w:val="ka-GE"/>
        </w:rPr>
      </w:pPr>
      <w:bookmarkStart w:id="60" w:name="_Toc174034584"/>
      <w:r>
        <w:rPr>
          <w:lang w:val="ka-GE"/>
        </w:rPr>
        <w:t>ანგარიშის დეტალებში დასაბრუნებელი ინფორმაცია</w:t>
      </w:r>
      <w:bookmarkEnd w:id="60"/>
    </w:p>
    <w:p w14:paraId="190D0EFC" w14:textId="1E072043" w:rsidR="009245D8" w:rsidRPr="002C60A8" w:rsidRDefault="00F569DF" w:rsidP="009245D8">
      <w:pPr>
        <w:rPr>
          <w:lang w:val="ka-GE"/>
        </w:rPr>
      </w:pPr>
      <w:r>
        <w:rPr>
          <w:lang w:val="ka-GE"/>
        </w:rPr>
        <w:fldChar w:fldCharType="begin"/>
      </w:r>
      <w:r>
        <w:rPr>
          <w:lang w:val="ka-GE"/>
        </w:rPr>
        <w:instrText xml:space="preserve"> REF _Ref174027880 \r \h </w:instrText>
      </w:r>
      <w:r>
        <w:rPr>
          <w:lang w:val="ka-GE"/>
        </w:rPr>
      </w:r>
      <w:r>
        <w:rPr>
          <w:lang w:val="ka-GE"/>
        </w:rPr>
        <w:fldChar w:fldCharType="separate"/>
      </w:r>
      <w:r>
        <w:rPr>
          <w:lang w:val="ka-GE"/>
        </w:rPr>
        <w:t>5.5.2</w:t>
      </w:r>
      <w:r>
        <w:rPr>
          <w:lang w:val="ka-GE"/>
        </w:rPr>
        <w:fldChar w:fldCharType="end"/>
      </w:r>
      <w:r>
        <w:rPr>
          <w:lang w:val="ka-GE"/>
        </w:rPr>
        <w:t xml:space="preserve"> თავ</w:t>
      </w:r>
      <w:r w:rsidR="009245D8">
        <w:rPr>
          <w:lang w:val="ka-GE"/>
        </w:rPr>
        <w:t>ით განსაზღვრულზე დამატებით განისაზღვრება შემდეგი ატრიბუტები: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372"/>
        <w:gridCol w:w="1980"/>
        <w:gridCol w:w="4585"/>
      </w:tblGrid>
      <w:tr w:rsidR="009245D8" w:rsidRPr="00C017F0" w14:paraId="45664488" w14:textId="77777777" w:rsidTr="00AD6D62">
        <w:tc>
          <w:tcPr>
            <w:tcW w:w="1413" w:type="dxa"/>
            <w:shd w:val="clear" w:color="auto" w:fill="E7E6E6" w:themeFill="background2"/>
          </w:tcPr>
          <w:p w14:paraId="2504927F" w14:textId="77777777" w:rsidR="009245D8" w:rsidRPr="00523F99" w:rsidRDefault="009245D8" w:rsidP="00AD6D62">
            <w:pPr>
              <w:jc w:val="both"/>
              <w:rPr>
                <w:bCs/>
                <w:lang w:val="ka-GE"/>
              </w:rPr>
            </w:pPr>
            <w:r w:rsidRPr="00523F99">
              <w:rPr>
                <w:bCs/>
                <w:lang w:val="ka-GE"/>
              </w:rPr>
              <w:t>სახელი</w:t>
            </w:r>
          </w:p>
        </w:tc>
        <w:tc>
          <w:tcPr>
            <w:tcW w:w="1372" w:type="dxa"/>
            <w:shd w:val="clear" w:color="auto" w:fill="E7E6E6" w:themeFill="background2"/>
          </w:tcPr>
          <w:p w14:paraId="3B74C769" w14:textId="77777777" w:rsidR="009245D8" w:rsidRPr="00523F99" w:rsidRDefault="009245D8" w:rsidP="00AD6D62">
            <w:pPr>
              <w:jc w:val="both"/>
              <w:rPr>
                <w:bCs/>
                <w:lang w:val="ka-GE"/>
              </w:rPr>
            </w:pPr>
            <w:r w:rsidRPr="00523F99">
              <w:rPr>
                <w:bCs/>
                <w:lang w:val="ka-GE"/>
              </w:rPr>
              <w:t>ტიპი</w:t>
            </w:r>
          </w:p>
        </w:tc>
        <w:tc>
          <w:tcPr>
            <w:tcW w:w="1980" w:type="dxa"/>
            <w:shd w:val="clear" w:color="auto" w:fill="E7E6E6" w:themeFill="background2"/>
          </w:tcPr>
          <w:p w14:paraId="0A12E69B" w14:textId="77777777" w:rsidR="009245D8" w:rsidRPr="00523F99" w:rsidRDefault="009245D8" w:rsidP="00AD6D62">
            <w:pPr>
              <w:jc w:val="both"/>
              <w:rPr>
                <w:bCs/>
                <w:lang w:val="ka-GE"/>
              </w:rPr>
            </w:pPr>
            <w:r w:rsidRPr="00523F99">
              <w:rPr>
                <w:bCs/>
                <w:lang w:val="ka-GE"/>
              </w:rPr>
              <w:t>აუცილებლობა</w:t>
            </w:r>
          </w:p>
        </w:tc>
        <w:tc>
          <w:tcPr>
            <w:tcW w:w="4585" w:type="dxa"/>
            <w:shd w:val="clear" w:color="auto" w:fill="E7E6E6" w:themeFill="background2"/>
          </w:tcPr>
          <w:p w14:paraId="12258B86" w14:textId="77777777" w:rsidR="009245D8" w:rsidRPr="00523F99" w:rsidRDefault="009245D8" w:rsidP="00AD6D62">
            <w:pPr>
              <w:jc w:val="both"/>
              <w:rPr>
                <w:bCs/>
                <w:lang w:val="ka-GE"/>
              </w:rPr>
            </w:pPr>
            <w:r w:rsidRPr="00523F99">
              <w:rPr>
                <w:bCs/>
                <w:lang w:val="ka-GE"/>
              </w:rPr>
              <w:t>კომენტარი</w:t>
            </w:r>
          </w:p>
        </w:tc>
      </w:tr>
      <w:tr w:rsidR="009245D8" w:rsidRPr="00E133A9" w14:paraId="6166661D" w14:textId="77777777" w:rsidTr="00AD6D62">
        <w:tc>
          <w:tcPr>
            <w:tcW w:w="1413" w:type="dxa"/>
          </w:tcPr>
          <w:p w14:paraId="7F5FFFBA" w14:textId="77777777" w:rsidR="009245D8" w:rsidRPr="00681C65" w:rsidRDefault="009245D8" w:rsidP="00AD6D62">
            <w:pPr>
              <w:jc w:val="both"/>
            </w:pPr>
            <w:proofErr w:type="spellStart"/>
            <w:r w:rsidRPr="00916A26">
              <w:t>relatedDates</w:t>
            </w:r>
            <w:proofErr w:type="spellEnd"/>
          </w:p>
        </w:tc>
        <w:tc>
          <w:tcPr>
            <w:tcW w:w="1372" w:type="dxa"/>
          </w:tcPr>
          <w:p w14:paraId="20E2791C" w14:textId="77777777" w:rsidR="009245D8" w:rsidRPr="00F214B6" w:rsidRDefault="009245D8" w:rsidP="00AD6D62">
            <w:pPr>
              <w:jc w:val="both"/>
              <w:rPr>
                <w:lang w:val="ka-GE"/>
              </w:rPr>
            </w:pPr>
            <w:proofErr w:type="spellStart"/>
            <w:r w:rsidRPr="00D00618">
              <w:rPr>
                <w:lang w:val="ka-GE"/>
              </w:rPr>
              <w:t>Account</w:t>
            </w:r>
            <w:proofErr w:type="spellEnd"/>
            <w:r w:rsidRPr="00D00618">
              <w:rPr>
                <w:lang w:val="ka-GE"/>
              </w:rPr>
              <w:t xml:space="preserve"> </w:t>
            </w:r>
            <w:r>
              <w:t>R</w:t>
            </w:r>
            <w:proofErr w:type="spellStart"/>
            <w:r w:rsidRPr="00D00618">
              <w:rPr>
                <w:lang w:val="ka-GE"/>
              </w:rPr>
              <w:t>elated</w:t>
            </w:r>
            <w:proofErr w:type="spellEnd"/>
            <w:r w:rsidRPr="00D00618">
              <w:rPr>
                <w:lang w:val="ka-GE"/>
              </w:rPr>
              <w:t xml:space="preserve"> </w:t>
            </w:r>
            <w:proofErr w:type="spellStart"/>
            <w:r w:rsidRPr="00D00618">
              <w:rPr>
                <w:lang w:val="ka-GE"/>
              </w:rPr>
              <w:t>Dates</w:t>
            </w:r>
            <w:proofErr w:type="spellEnd"/>
          </w:p>
        </w:tc>
        <w:tc>
          <w:tcPr>
            <w:tcW w:w="1980" w:type="dxa"/>
          </w:tcPr>
          <w:p w14:paraId="2B4CE870" w14:textId="77777777" w:rsidR="009245D8" w:rsidRPr="00B64E75" w:rsidRDefault="009245D8" w:rsidP="00AD6D62">
            <w:pPr>
              <w:jc w:val="both"/>
              <w:rPr>
                <w:rFonts w:ascii="Calibri" w:hAnsi="Calibri"/>
                <w:b/>
                <w:lang w:val="ka-GE"/>
              </w:rPr>
            </w:pPr>
            <w:r>
              <w:rPr>
                <w:rFonts w:ascii="Calibri" w:hAnsi="Calibri"/>
                <w:b/>
                <w:bCs/>
                <w:lang w:val="ka-GE"/>
              </w:rPr>
              <w:t>აუცილებელი</w:t>
            </w:r>
          </w:p>
        </w:tc>
        <w:tc>
          <w:tcPr>
            <w:tcW w:w="4585" w:type="dxa"/>
          </w:tcPr>
          <w:p w14:paraId="407DCC2E" w14:textId="77777777" w:rsidR="009245D8" w:rsidRDefault="009245D8" w:rsidP="00AD6D62">
            <w:pPr>
              <w:keepNext/>
              <w:jc w:val="both"/>
              <w:rPr>
                <w:rFonts w:ascii="Calibri" w:hAnsi="Calibri"/>
                <w:lang w:val="ka-GE"/>
              </w:rPr>
            </w:pPr>
            <w:r>
              <w:rPr>
                <w:rFonts w:ascii="Calibri" w:hAnsi="Calibri"/>
                <w:lang w:val="ka-GE"/>
              </w:rPr>
              <w:t>აუცილებელია, შევსებული იყოს შემდეგი ველები:</w:t>
            </w:r>
          </w:p>
          <w:p w14:paraId="350EE318" w14:textId="77777777" w:rsidR="009245D8" w:rsidRDefault="009245D8" w:rsidP="00AD6D62">
            <w:pPr>
              <w:pStyle w:val="ListParagraph"/>
              <w:keepNext/>
              <w:numPr>
                <w:ilvl w:val="0"/>
                <w:numId w:val="15"/>
              </w:numPr>
              <w:jc w:val="both"/>
              <w:rPr>
                <w:rFonts w:ascii="Calibri" w:hAnsi="Calibri"/>
                <w:lang w:val="ka-GE"/>
              </w:rPr>
            </w:pPr>
            <w:proofErr w:type="spellStart"/>
            <w:r w:rsidRPr="003C24A7">
              <w:rPr>
                <w:rFonts w:ascii="Calibri" w:hAnsi="Calibri"/>
                <w:lang w:val="ka-GE"/>
              </w:rPr>
              <w:t>contractStartDate</w:t>
            </w:r>
            <w:proofErr w:type="spellEnd"/>
          </w:p>
          <w:p w14:paraId="172AD627" w14:textId="77777777" w:rsidR="009245D8" w:rsidRPr="003C24A7" w:rsidRDefault="009245D8" w:rsidP="00AD6D62">
            <w:pPr>
              <w:pStyle w:val="ListParagraph"/>
              <w:keepNext/>
              <w:numPr>
                <w:ilvl w:val="0"/>
                <w:numId w:val="15"/>
              </w:numPr>
              <w:jc w:val="both"/>
              <w:rPr>
                <w:rFonts w:ascii="Calibri" w:hAnsi="Calibri"/>
                <w:lang w:val="ka-GE"/>
              </w:rPr>
            </w:pPr>
            <w:proofErr w:type="spellStart"/>
            <w:r w:rsidRPr="00DD5458">
              <w:rPr>
                <w:rFonts w:ascii="Calibri" w:hAnsi="Calibri"/>
                <w:lang w:val="ka-GE"/>
              </w:rPr>
              <w:t>contractEndDate</w:t>
            </w:r>
            <w:proofErr w:type="spellEnd"/>
          </w:p>
        </w:tc>
      </w:tr>
      <w:tr w:rsidR="009245D8" w:rsidRPr="00E133A9" w14:paraId="12149F49" w14:textId="77777777" w:rsidTr="00AD6D62">
        <w:tc>
          <w:tcPr>
            <w:tcW w:w="1413" w:type="dxa"/>
          </w:tcPr>
          <w:p w14:paraId="30685F78" w14:textId="77777777" w:rsidR="009245D8" w:rsidRPr="00916A26" w:rsidRDefault="009245D8" w:rsidP="00AD6D62">
            <w:pPr>
              <w:jc w:val="both"/>
            </w:pPr>
            <w:r>
              <w:t>interest</w:t>
            </w:r>
          </w:p>
        </w:tc>
        <w:tc>
          <w:tcPr>
            <w:tcW w:w="1372" w:type="dxa"/>
          </w:tcPr>
          <w:p w14:paraId="2F235EE1" w14:textId="77777777" w:rsidR="009245D8" w:rsidRPr="00D00618" w:rsidRDefault="009245D8" w:rsidP="00AD6D62">
            <w:pPr>
              <w:jc w:val="both"/>
              <w:rPr>
                <w:lang w:val="ka-GE"/>
              </w:rPr>
            </w:pPr>
            <w:proofErr w:type="spellStart"/>
            <w:r>
              <w:rPr>
                <w:lang w:val="ka-GE"/>
              </w:rPr>
              <w:t>Interest</w:t>
            </w:r>
            <w:proofErr w:type="spellEnd"/>
          </w:p>
        </w:tc>
        <w:tc>
          <w:tcPr>
            <w:tcW w:w="1980" w:type="dxa"/>
          </w:tcPr>
          <w:p w14:paraId="7AFBA0DF" w14:textId="77777777" w:rsidR="009245D8" w:rsidRDefault="009245D8" w:rsidP="00AD6D62">
            <w:pPr>
              <w:jc w:val="both"/>
              <w:rPr>
                <w:rFonts w:ascii="Calibri" w:hAnsi="Calibri"/>
                <w:b/>
                <w:bCs/>
                <w:lang w:val="ka-GE"/>
              </w:rPr>
            </w:pPr>
            <w:r>
              <w:rPr>
                <w:rFonts w:ascii="Calibri" w:hAnsi="Calibri"/>
                <w:b/>
                <w:bCs/>
                <w:lang w:val="ka-GE"/>
              </w:rPr>
              <w:t>აუცილებელი</w:t>
            </w:r>
          </w:p>
        </w:tc>
        <w:tc>
          <w:tcPr>
            <w:tcW w:w="4585" w:type="dxa"/>
          </w:tcPr>
          <w:p w14:paraId="225781A0" w14:textId="2523ECA9" w:rsidR="009245D8" w:rsidRDefault="009245D8" w:rsidP="00AD6D62">
            <w:pPr>
              <w:keepNext/>
              <w:jc w:val="both"/>
              <w:rPr>
                <w:rFonts w:ascii="Calibri" w:hAnsi="Calibri"/>
                <w:lang w:val="ka-GE"/>
              </w:rPr>
            </w:pPr>
            <w:proofErr w:type="spellStart"/>
            <w:r>
              <w:rPr>
                <w:rFonts w:ascii="Calibri" w:hAnsi="Calibri"/>
                <w:lang w:val="ka-GE"/>
              </w:rPr>
              <w:t>საპროცენტო</w:t>
            </w:r>
            <w:proofErr w:type="spellEnd"/>
            <w:r>
              <w:rPr>
                <w:rFonts w:ascii="Calibri" w:hAnsi="Calibri"/>
                <w:lang w:val="ka-GE"/>
              </w:rPr>
              <w:t xml:space="preserve"> განაკვეთი. შევსების წესი განისაზღვრება </w:t>
            </w:r>
            <w:sdt>
              <w:sdtPr>
                <w:rPr>
                  <w:rFonts w:ascii="Calibri" w:hAnsi="Calibri"/>
                  <w:lang w:val="ka-GE"/>
                </w:rPr>
                <w:id w:val="284932548"/>
                <w:citation/>
              </w:sdtPr>
              <w:sdtEndPr/>
              <w:sdtContent>
                <w:r>
                  <w:rPr>
                    <w:rFonts w:ascii="Calibri" w:hAnsi="Calibri"/>
                    <w:lang w:val="ka-GE"/>
                  </w:rPr>
                  <w:fldChar w:fldCharType="begin"/>
                </w:r>
                <w:r>
                  <w:rPr>
                    <w:rFonts w:ascii="Calibri" w:hAnsi="Calibri"/>
                    <w:lang w:val="ka-GE"/>
                  </w:rPr>
                  <w:instrText xml:space="preserve"> CITATION GBAoFADOM \l 1079 </w:instrText>
                </w:r>
                <w:r>
                  <w:rPr>
                    <w:rFonts w:ascii="Calibri" w:hAnsi="Calibri"/>
                    <w:lang w:val="ka-GE"/>
                  </w:rPr>
                  <w:fldChar w:fldCharType="separate"/>
                </w:r>
                <w:r w:rsidR="00680AA7" w:rsidRPr="00680AA7">
                  <w:rPr>
                    <w:rFonts w:ascii="Calibri" w:hAnsi="Calibri"/>
                    <w:noProof/>
                    <w:lang w:val="ka-GE"/>
                  </w:rPr>
                  <w:t>(8)</w:t>
                </w:r>
                <w:r>
                  <w:rPr>
                    <w:rFonts w:ascii="Calibri" w:hAnsi="Calibri"/>
                    <w:lang w:val="ka-GE"/>
                  </w:rPr>
                  <w:fldChar w:fldCharType="end"/>
                </w:r>
              </w:sdtContent>
            </w:sdt>
            <w:r>
              <w:rPr>
                <w:rFonts w:ascii="Calibri" w:hAnsi="Calibri"/>
                <w:lang w:val="ka-GE"/>
              </w:rPr>
              <w:t>-ის მიხედვით</w:t>
            </w:r>
          </w:p>
        </w:tc>
      </w:tr>
      <w:tr w:rsidR="009245D8" w:rsidRPr="00E133A9" w14:paraId="308A4462" w14:textId="77777777" w:rsidTr="00AD6D62">
        <w:tc>
          <w:tcPr>
            <w:tcW w:w="1413" w:type="dxa"/>
          </w:tcPr>
          <w:p w14:paraId="0E8AA822" w14:textId="77777777" w:rsidR="009245D8" w:rsidRPr="00FF611A" w:rsidRDefault="009245D8" w:rsidP="00AD6D62">
            <w:pPr>
              <w:jc w:val="both"/>
            </w:pPr>
            <w:r>
              <w:t>balances</w:t>
            </w:r>
          </w:p>
        </w:tc>
        <w:tc>
          <w:tcPr>
            <w:tcW w:w="1372" w:type="dxa"/>
          </w:tcPr>
          <w:p w14:paraId="7860CA15" w14:textId="77777777" w:rsidR="009245D8" w:rsidRDefault="009245D8" w:rsidP="00AD6D62">
            <w:pPr>
              <w:jc w:val="both"/>
              <w:rPr>
                <w:lang w:val="ka-GE"/>
              </w:rPr>
            </w:pPr>
            <w:proofErr w:type="spellStart"/>
            <w:r>
              <w:rPr>
                <w:lang w:val="ka-GE"/>
              </w:rPr>
              <w:t>Array</w:t>
            </w:r>
            <w:proofErr w:type="spellEnd"/>
            <w:r>
              <w:rPr>
                <w:lang w:val="ka-GE"/>
              </w:rPr>
              <w:t xml:space="preserve"> </w:t>
            </w:r>
            <w:proofErr w:type="spellStart"/>
            <w:r>
              <w:rPr>
                <w:lang w:val="ka-GE"/>
              </w:rPr>
              <w:t>of</w:t>
            </w:r>
            <w:proofErr w:type="spellEnd"/>
            <w:r>
              <w:rPr>
                <w:lang w:val="ka-GE"/>
              </w:rPr>
              <w:t xml:space="preserve"> </w:t>
            </w:r>
            <w:proofErr w:type="spellStart"/>
            <w:r>
              <w:rPr>
                <w:lang w:val="ka-GE"/>
              </w:rPr>
              <w:t>Balances</w:t>
            </w:r>
            <w:proofErr w:type="spellEnd"/>
          </w:p>
        </w:tc>
        <w:tc>
          <w:tcPr>
            <w:tcW w:w="1980" w:type="dxa"/>
          </w:tcPr>
          <w:p w14:paraId="34358E80" w14:textId="77777777" w:rsidR="009245D8" w:rsidRDefault="009245D8" w:rsidP="00AD6D62">
            <w:pPr>
              <w:jc w:val="both"/>
              <w:rPr>
                <w:rFonts w:ascii="Calibri" w:hAnsi="Calibri"/>
                <w:b/>
                <w:bCs/>
                <w:lang w:val="ka-GE"/>
              </w:rPr>
            </w:pPr>
            <w:proofErr w:type="spellStart"/>
            <w:r>
              <w:rPr>
                <w:rFonts w:ascii="Calibri" w:hAnsi="Calibri"/>
                <w:b/>
                <w:bCs/>
                <w:lang w:val="ka-GE"/>
              </w:rPr>
              <w:t>არააუცილებელი</w:t>
            </w:r>
            <w:proofErr w:type="spellEnd"/>
          </w:p>
        </w:tc>
        <w:tc>
          <w:tcPr>
            <w:tcW w:w="4585" w:type="dxa"/>
          </w:tcPr>
          <w:p w14:paraId="05A89C8B" w14:textId="4DF84C7F" w:rsidR="009245D8" w:rsidRDefault="009245D8" w:rsidP="00AD6D62">
            <w:pPr>
              <w:keepNext/>
              <w:jc w:val="both"/>
              <w:rPr>
                <w:rFonts w:ascii="Calibri" w:hAnsi="Calibri"/>
                <w:lang w:val="ka-GE"/>
              </w:rPr>
            </w:pPr>
            <w:r w:rsidRPr="008D486E">
              <w:rPr>
                <w:rFonts w:ascii="Calibri" w:hAnsi="Calibri"/>
                <w:b/>
                <w:bCs/>
                <w:lang w:val="ka-GE"/>
              </w:rPr>
              <w:t>შესაძლოა</w:t>
            </w:r>
            <w:r>
              <w:rPr>
                <w:rFonts w:ascii="Calibri" w:hAnsi="Calibri"/>
                <w:lang w:val="ka-GE"/>
              </w:rPr>
              <w:t xml:space="preserve"> დაბრუნდეს </w:t>
            </w:r>
            <w:r w:rsidR="008D486E">
              <w:rPr>
                <w:rFonts w:ascii="Calibri" w:hAnsi="Calibri"/>
                <w:lang w:val="ka-GE"/>
              </w:rPr>
              <w:fldChar w:fldCharType="begin"/>
            </w:r>
            <w:r w:rsidR="008D486E">
              <w:rPr>
                <w:rFonts w:ascii="Calibri" w:hAnsi="Calibri"/>
                <w:lang w:val="ka-GE"/>
              </w:rPr>
              <w:instrText xml:space="preserve"> REF _Ref174029485 \r \h </w:instrText>
            </w:r>
            <w:r w:rsidR="008D486E">
              <w:rPr>
                <w:rFonts w:ascii="Calibri" w:hAnsi="Calibri"/>
                <w:lang w:val="ka-GE"/>
              </w:rPr>
            </w:r>
            <w:r w:rsidR="008D486E">
              <w:rPr>
                <w:rFonts w:ascii="Calibri" w:hAnsi="Calibri"/>
                <w:lang w:val="ka-GE"/>
              </w:rPr>
              <w:fldChar w:fldCharType="separate"/>
            </w:r>
            <w:r w:rsidR="008D486E">
              <w:rPr>
                <w:rFonts w:ascii="Calibri" w:hAnsi="Calibri"/>
                <w:lang w:val="ka-GE"/>
              </w:rPr>
              <w:t>6.4.3</w:t>
            </w:r>
            <w:r w:rsidR="008D486E">
              <w:rPr>
                <w:rFonts w:ascii="Calibri" w:hAnsi="Calibri"/>
                <w:lang w:val="ka-GE"/>
              </w:rPr>
              <w:fldChar w:fldCharType="end"/>
            </w:r>
            <w:r w:rsidR="008D486E">
              <w:rPr>
                <w:rFonts w:ascii="Calibri" w:hAnsi="Calibri"/>
                <w:lang w:val="ka-GE"/>
              </w:rPr>
              <w:t>-ით განსაზღვრული ერთი ან რამდენიმე ნაშთი</w:t>
            </w:r>
          </w:p>
        </w:tc>
      </w:tr>
    </w:tbl>
    <w:p w14:paraId="436E2CCE" w14:textId="77777777" w:rsidR="009245D8" w:rsidRDefault="009245D8" w:rsidP="009245D8">
      <w:pPr>
        <w:jc w:val="both"/>
        <w:rPr>
          <w:rFonts w:ascii="Calibri" w:hAnsi="Calibri"/>
          <w:lang w:val="ka-GE"/>
        </w:rPr>
      </w:pPr>
    </w:p>
    <w:p w14:paraId="74B9C66E" w14:textId="77777777" w:rsidR="009245D8" w:rsidRDefault="009245D8" w:rsidP="009245D8">
      <w:pPr>
        <w:pStyle w:val="Heading3"/>
      </w:pPr>
      <w:bookmarkStart w:id="61" w:name="_Ref174029485"/>
      <w:bookmarkStart w:id="62" w:name="_Toc174034585"/>
      <w:proofErr w:type="spellStart"/>
      <w:r>
        <w:t>ანგარიშის</w:t>
      </w:r>
      <w:proofErr w:type="spellEnd"/>
      <w:r>
        <w:t xml:space="preserve"> </w:t>
      </w:r>
      <w:proofErr w:type="spellStart"/>
      <w:r>
        <w:t>ნაშთებში</w:t>
      </w:r>
      <w:proofErr w:type="spellEnd"/>
      <w:r>
        <w:t xml:space="preserve"> </w:t>
      </w:r>
      <w:proofErr w:type="spellStart"/>
      <w:r>
        <w:t>დასაბრუნებელი</w:t>
      </w:r>
      <w:proofErr w:type="spellEnd"/>
      <w:r>
        <w:t xml:space="preserve"> </w:t>
      </w:r>
      <w:proofErr w:type="spellStart"/>
      <w:r>
        <w:t>ინფორმაცია</w:t>
      </w:r>
      <w:bookmarkEnd w:id="61"/>
      <w:bookmarkEnd w:id="62"/>
      <w:proofErr w:type="spellEnd"/>
    </w:p>
    <w:p w14:paraId="15FE63DF" w14:textId="441592F2" w:rsidR="009245D8" w:rsidRDefault="009245D8" w:rsidP="009245D8">
      <w:proofErr w:type="spellStart"/>
      <w:r w:rsidRPr="00055FB0">
        <w:rPr>
          <w:b/>
          <w:bCs/>
        </w:rPr>
        <w:t>აუცილებელია</w:t>
      </w:r>
      <w:proofErr w:type="spellEnd"/>
      <w:r>
        <w:t xml:space="preserve"> </w:t>
      </w:r>
      <w:sdt>
        <w:sdtPr>
          <w:id w:val="-125473273"/>
          <w:citation/>
        </w:sdtPr>
        <w:sdtEndPr/>
        <w:sdtContent>
          <w:r>
            <w:fldChar w:fldCharType="begin"/>
          </w:r>
          <w:r>
            <w:rPr>
              <w:lang w:val="ka-GE"/>
            </w:rPr>
            <w:instrText xml:space="preserve"> CITATION oFAIGEAIS \l 1079 </w:instrText>
          </w:r>
          <w:r>
            <w:fldChar w:fldCharType="separate"/>
          </w:r>
          <w:r w:rsidR="00680AA7">
            <w:rPr>
              <w:noProof/>
              <w:lang w:val="ka-GE"/>
            </w:rPr>
            <w:t>(2)</w:t>
          </w:r>
          <w:r>
            <w:fldChar w:fldCharType="end"/>
          </w:r>
        </w:sdtContent>
      </w:sdt>
      <w:r>
        <w:t>-</w:t>
      </w:r>
      <w:proofErr w:type="spellStart"/>
      <w:r>
        <w:t>ით</w:t>
      </w:r>
      <w:proofErr w:type="spellEnd"/>
      <w:r>
        <w:t xml:space="preserve"> (</w:t>
      </w:r>
      <w:proofErr w:type="spellStart"/>
      <w:r>
        <w:t>იხ</w:t>
      </w:r>
      <w:proofErr w:type="spellEnd"/>
      <w:r>
        <w:t xml:space="preserve">. </w:t>
      </w:r>
      <w:r w:rsidRPr="00247503">
        <w:t>4.4.3 Read Account Balances</w:t>
      </w:r>
      <w:r>
        <w:t xml:space="preserve">) </w:t>
      </w:r>
      <w:proofErr w:type="spellStart"/>
      <w:r>
        <w:t>განსაზღვრული</w:t>
      </w:r>
      <w:proofErr w:type="spellEnd"/>
      <w:r>
        <w:t xml:space="preserve"> </w:t>
      </w:r>
      <w:proofErr w:type="spellStart"/>
      <w:r>
        <w:t>გამოძახება</w:t>
      </w:r>
      <w:proofErr w:type="spellEnd"/>
      <w:r>
        <w:t xml:space="preserve"> </w:t>
      </w:r>
      <w:proofErr w:type="spellStart"/>
      <w:r>
        <w:t>აბრუნებდეს</w:t>
      </w:r>
      <w:proofErr w:type="spellEnd"/>
      <w:r>
        <w:t xml:space="preserve"> </w:t>
      </w:r>
      <w:proofErr w:type="spellStart"/>
      <w:r>
        <w:t>სულ</w:t>
      </w:r>
      <w:proofErr w:type="spellEnd"/>
      <w:r>
        <w:t xml:space="preserve"> </w:t>
      </w:r>
      <w:proofErr w:type="spellStart"/>
      <w:r>
        <w:t>მცირე</w:t>
      </w:r>
      <w:proofErr w:type="spellEnd"/>
      <w:r>
        <w:t xml:space="preserve"> </w:t>
      </w:r>
      <w:proofErr w:type="spellStart"/>
      <w:r>
        <w:t>შემდეგი</w:t>
      </w:r>
      <w:proofErr w:type="spellEnd"/>
      <w:r>
        <w:t xml:space="preserve"> </w:t>
      </w:r>
      <w:proofErr w:type="spellStart"/>
      <w:r>
        <w:t>ტიპის</w:t>
      </w:r>
      <w:proofErr w:type="spellEnd"/>
      <w:r>
        <w:t xml:space="preserve"> </w:t>
      </w:r>
      <w:proofErr w:type="spellStart"/>
      <w:r>
        <w:t>ნაშთებს</w:t>
      </w:r>
      <w:proofErr w:type="spellEnd"/>
      <w:r>
        <w:t xml:space="preserve">, </w:t>
      </w:r>
      <w:proofErr w:type="spellStart"/>
      <w:r w:rsidR="004B3C75">
        <w:t>განსაზღვრულს</w:t>
      </w:r>
      <w:proofErr w:type="spellEnd"/>
      <w:r>
        <w:t xml:space="preserve"> </w:t>
      </w:r>
      <w:sdt>
        <w:sdtPr>
          <w:id w:val="1750380308"/>
          <w:citation/>
        </w:sdtPr>
        <w:sdtEndPr/>
        <w:sdtContent>
          <w:r>
            <w:fldChar w:fldCharType="begin"/>
          </w:r>
          <w:r>
            <w:rPr>
              <w:lang w:val="ka-GE"/>
            </w:rPr>
            <w:instrText xml:space="preserve"> CITATION GBAoFADOM \l 1079 </w:instrText>
          </w:r>
          <w:r>
            <w:fldChar w:fldCharType="separate"/>
          </w:r>
          <w:r w:rsidR="00680AA7">
            <w:rPr>
              <w:noProof/>
              <w:lang w:val="ka-GE"/>
            </w:rPr>
            <w:t>(8)</w:t>
          </w:r>
          <w:r>
            <w:fldChar w:fldCharType="end"/>
          </w:r>
        </w:sdtContent>
      </w:sdt>
      <w:r>
        <w:t>-</w:t>
      </w:r>
      <w:proofErr w:type="spellStart"/>
      <w:r>
        <w:t>ით</w:t>
      </w:r>
      <w:proofErr w:type="spellEnd"/>
      <w:r>
        <w:t>:</w:t>
      </w:r>
    </w:p>
    <w:p w14:paraId="5B4A29DE" w14:textId="3E6D27D2" w:rsidR="009245D8" w:rsidRDefault="00264A00" w:rsidP="009245D8">
      <w:pPr>
        <w:pStyle w:val="ListParagraph"/>
        <w:numPr>
          <w:ilvl w:val="0"/>
          <w:numId w:val="16"/>
        </w:numPr>
      </w:pPr>
      <w:proofErr w:type="spellStart"/>
      <w:r>
        <w:t>დეპოზიტის</w:t>
      </w:r>
      <w:proofErr w:type="spellEnd"/>
      <w:r w:rsidR="009245D8">
        <w:t xml:space="preserve"> </w:t>
      </w:r>
      <w:proofErr w:type="spellStart"/>
      <w:r w:rsidR="009245D8">
        <w:t>თანხის</w:t>
      </w:r>
      <w:proofErr w:type="spellEnd"/>
      <w:r w:rsidR="009245D8">
        <w:t xml:space="preserve"> </w:t>
      </w:r>
      <w:proofErr w:type="spellStart"/>
      <w:r w:rsidR="009245D8">
        <w:t>მოცულობა</w:t>
      </w:r>
      <w:proofErr w:type="spellEnd"/>
      <w:r w:rsidR="009245D8">
        <w:t xml:space="preserve"> (</w:t>
      </w:r>
      <w:proofErr w:type="spellStart"/>
      <w:r w:rsidR="009245D8">
        <w:t>თავი</w:t>
      </w:r>
      <w:proofErr w:type="spellEnd"/>
      <w:r w:rsidR="009245D8">
        <w:t xml:space="preserve"> 7.</w:t>
      </w:r>
      <w:r w:rsidR="004850DD">
        <w:t>3</w:t>
      </w:r>
      <w:r w:rsidR="009245D8">
        <w:t>.1)</w:t>
      </w:r>
      <w:r w:rsidR="00F92A67">
        <w:t xml:space="preserve">, </w:t>
      </w:r>
      <w:proofErr w:type="spellStart"/>
      <w:r w:rsidR="00F92A67">
        <w:t>მიმდინარე</w:t>
      </w:r>
      <w:proofErr w:type="spellEnd"/>
      <w:r w:rsidR="00F92A67">
        <w:t xml:space="preserve"> </w:t>
      </w:r>
      <w:proofErr w:type="spellStart"/>
      <w:r w:rsidR="00F92A67">
        <w:t>საოპერაციო</w:t>
      </w:r>
      <w:proofErr w:type="spellEnd"/>
      <w:r w:rsidR="00F92A67">
        <w:t xml:space="preserve"> </w:t>
      </w:r>
      <w:proofErr w:type="spellStart"/>
      <w:r w:rsidR="00F92A67">
        <w:t>დღისთვის</w:t>
      </w:r>
      <w:proofErr w:type="spellEnd"/>
      <w:r w:rsidR="00F92A67">
        <w:t xml:space="preserve"> (</w:t>
      </w:r>
      <w:proofErr w:type="spellStart"/>
      <w:r w:rsidR="008D6C19">
        <w:t>referenceDate</w:t>
      </w:r>
      <w:proofErr w:type="spellEnd"/>
      <w:r w:rsidR="008D6C19">
        <w:rPr>
          <w:lang w:val="ka-GE"/>
        </w:rPr>
        <w:t xml:space="preserve"> ველი ცარიელია)</w:t>
      </w:r>
    </w:p>
    <w:p w14:paraId="2779F91E" w14:textId="77777777" w:rsidR="009245D8" w:rsidRDefault="009245D8" w:rsidP="009245D8"/>
    <w:p w14:paraId="3C743BD6" w14:textId="0EE067AF" w:rsidR="000C2F7A" w:rsidRDefault="000C2F7A" w:rsidP="000C2F7A">
      <w:pPr>
        <w:jc w:val="both"/>
      </w:pPr>
      <w:proofErr w:type="spellStart"/>
      <w:r w:rsidRPr="005D6270">
        <w:rPr>
          <w:b/>
          <w:bCs/>
        </w:rPr>
        <w:t>შესაძლოა</w:t>
      </w:r>
      <w:proofErr w:type="spellEnd"/>
      <w:r>
        <w:t xml:space="preserve"> </w:t>
      </w:r>
      <w:proofErr w:type="spellStart"/>
      <w:r>
        <w:t>ამსმპ-მა</w:t>
      </w:r>
      <w:proofErr w:type="spellEnd"/>
      <w:r>
        <w:t xml:space="preserve"> </w:t>
      </w:r>
      <w:proofErr w:type="spellStart"/>
      <w:r>
        <w:t>ასევე</w:t>
      </w:r>
      <w:proofErr w:type="spellEnd"/>
      <w:r>
        <w:t xml:space="preserve"> </w:t>
      </w:r>
      <w:proofErr w:type="spellStart"/>
      <w:r>
        <w:t>დააბრუნოს</w:t>
      </w:r>
      <w:proofErr w:type="spellEnd"/>
      <w:r>
        <w:t xml:space="preserve"> </w:t>
      </w:r>
      <w:proofErr w:type="spellStart"/>
      <w:r>
        <w:t>სხვა</w:t>
      </w:r>
      <w:proofErr w:type="spellEnd"/>
      <w:r>
        <w:t xml:space="preserve"> </w:t>
      </w:r>
      <w:proofErr w:type="spellStart"/>
      <w:r>
        <w:t>ნაშთი</w:t>
      </w:r>
      <w:proofErr w:type="spellEnd"/>
      <w:r>
        <w:t>/</w:t>
      </w:r>
      <w:proofErr w:type="spellStart"/>
      <w:r>
        <w:t>ნაშთები</w:t>
      </w:r>
      <w:proofErr w:type="spellEnd"/>
      <w:r>
        <w:t xml:space="preserve"> </w:t>
      </w:r>
      <w:proofErr w:type="spellStart"/>
      <w:r>
        <w:t>რომლებიც</w:t>
      </w:r>
      <w:proofErr w:type="spellEnd"/>
      <w:r>
        <w:t xml:space="preserve"> </w:t>
      </w:r>
      <w:sdt>
        <w:sdtPr>
          <w:id w:val="-1656226506"/>
          <w:citation/>
        </w:sdtPr>
        <w:sdtContent>
          <w:r>
            <w:fldChar w:fldCharType="begin"/>
          </w:r>
          <w:r w:rsidRPr="005D6270">
            <w:rPr>
              <w:lang w:val="ka-GE"/>
            </w:rPr>
            <w:instrText xml:space="preserve"> CITATION GBAoFADOM \l 1079 </w:instrText>
          </w:r>
          <w:r>
            <w:fldChar w:fldCharType="separate"/>
          </w:r>
          <w:r w:rsidR="00680AA7">
            <w:rPr>
              <w:noProof/>
              <w:lang w:val="ka-GE"/>
            </w:rPr>
            <w:t>(8)</w:t>
          </w:r>
          <w:r>
            <w:fldChar w:fldCharType="end"/>
          </w:r>
        </w:sdtContent>
      </w:sdt>
      <w:r>
        <w:t>-</w:t>
      </w:r>
      <w:proofErr w:type="spellStart"/>
      <w:r>
        <w:t>ით</w:t>
      </w:r>
      <w:proofErr w:type="spellEnd"/>
      <w:r>
        <w:t xml:space="preserve"> </w:t>
      </w:r>
      <w:proofErr w:type="spellStart"/>
      <w:r>
        <w:t>არის</w:t>
      </w:r>
      <w:proofErr w:type="spellEnd"/>
      <w:r>
        <w:t xml:space="preserve"> </w:t>
      </w:r>
      <w:proofErr w:type="spellStart"/>
      <w:r>
        <w:t>განსაზღვრული</w:t>
      </w:r>
      <w:proofErr w:type="spellEnd"/>
      <w:r>
        <w:t xml:space="preserve">. </w:t>
      </w:r>
      <w:proofErr w:type="spellStart"/>
      <w:r>
        <w:t>მაგალითად</w:t>
      </w:r>
      <w:proofErr w:type="spellEnd"/>
      <w:r>
        <w:t xml:space="preserve">, </w:t>
      </w:r>
      <w:proofErr w:type="spellStart"/>
      <w:r>
        <w:t>დეპოზიტის</w:t>
      </w:r>
      <w:proofErr w:type="spellEnd"/>
      <w:r>
        <w:t xml:space="preserve"> </w:t>
      </w:r>
      <w:proofErr w:type="spellStart"/>
      <w:r>
        <w:t>თანხის</w:t>
      </w:r>
      <w:proofErr w:type="spellEnd"/>
      <w:r>
        <w:t xml:space="preserve"> </w:t>
      </w:r>
      <w:proofErr w:type="spellStart"/>
      <w:r>
        <w:t>მოცულობა</w:t>
      </w:r>
      <w:proofErr w:type="spellEnd"/>
      <w:r>
        <w:t xml:space="preserve"> (</w:t>
      </w:r>
      <w:proofErr w:type="spellStart"/>
      <w:r>
        <w:t>თავი</w:t>
      </w:r>
      <w:proofErr w:type="spellEnd"/>
      <w:r>
        <w:t xml:space="preserve"> 7.2.1), </w:t>
      </w:r>
      <w:proofErr w:type="spellStart"/>
      <w:r>
        <w:t>წინა</w:t>
      </w:r>
      <w:proofErr w:type="spellEnd"/>
      <w:r>
        <w:t xml:space="preserve"> </w:t>
      </w:r>
      <w:proofErr w:type="spellStart"/>
      <w:r>
        <w:t>თარიღით</w:t>
      </w:r>
      <w:proofErr w:type="spellEnd"/>
      <w:r>
        <w:t xml:space="preserve">, </w:t>
      </w:r>
      <w:proofErr w:type="spellStart"/>
      <w:r>
        <w:t>რომელიმე</w:t>
      </w:r>
      <w:proofErr w:type="spellEnd"/>
      <w:r>
        <w:t xml:space="preserve"> </w:t>
      </w:r>
      <w:proofErr w:type="spellStart"/>
      <w:r>
        <w:t>საოპერაციო</w:t>
      </w:r>
      <w:proofErr w:type="spellEnd"/>
      <w:r>
        <w:t xml:space="preserve"> </w:t>
      </w:r>
      <w:proofErr w:type="spellStart"/>
      <w:r>
        <w:t>დღისთვის</w:t>
      </w:r>
      <w:proofErr w:type="spellEnd"/>
      <w:r>
        <w:t xml:space="preserve"> (</w:t>
      </w:r>
      <w:proofErr w:type="spellStart"/>
      <w:r>
        <w:t>referenceDate</w:t>
      </w:r>
      <w:proofErr w:type="spellEnd"/>
      <w:r>
        <w:rPr>
          <w:lang w:val="ka-GE"/>
        </w:rPr>
        <w:t>-ში მითითებული თარიღით</w:t>
      </w:r>
      <w:r w:rsidRPr="005D6270">
        <w:rPr>
          <w:lang w:val="ka-GE"/>
        </w:rPr>
        <w:t>)</w:t>
      </w:r>
    </w:p>
    <w:p w14:paraId="3E7E1322" w14:textId="77777777" w:rsidR="000C2F7A" w:rsidRDefault="000C2F7A" w:rsidP="009245D8"/>
    <w:p w14:paraId="0D56BC48" w14:textId="77777777" w:rsidR="009245D8" w:rsidRDefault="009245D8" w:rsidP="009245D8">
      <w:pPr>
        <w:pStyle w:val="Heading3"/>
      </w:pPr>
      <w:bookmarkStart w:id="63" w:name="_Toc174034586"/>
      <w:proofErr w:type="spellStart"/>
      <w:r>
        <w:t>ანგარიშის</w:t>
      </w:r>
      <w:proofErr w:type="spellEnd"/>
      <w:r>
        <w:t xml:space="preserve"> </w:t>
      </w:r>
      <w:proofErr w:type="spellStart"/>
      <w:r>
        <w:t>ტრანზაქციებში</w:t>
      </w:r>
      <w:proofErr w:type="spellEnd"/>
      <w:r>
        <w:t xml:space="preserve"> </w:t>
      </w:r>
      <w:proofErr w:type="spellStart"/>
      <w:r>
        <w:t>დასაბრუნებელი</w:t>
      </w:r>
      <w:proofErr w:type="spellEnd"/>
      <w:r>
        <w:t xml:space="preserve"> </w:t>
      </w:r>
      <w:proofErr w:type="spellStart"/>
      <w:r>
        <w:t>ინფორმაცია</w:t>
      </w:r>
      <w:bookmarkEnd w:id="63"/>
      <w:proofErr w:type="spellEnd"/>
    </w:p>
    <w:p w14:paraId="5381DB77" w14:textId="48A032A3" w:rsidR="009245D8" w:rsidRPr="00C17110" w:rsidRDefault="009245D8" w:rsidP="009245D8">
      <w:pPr>
        <w:rPr>
          <w:lang w:val="ka-GE"/>
        </w:rPr>
      </w:pPr>
      <w:commentRangeStart w:id="64"/>
      <w:proofErr w:type="spellStart"/>
      <w:r>
        <w:t>ამ</w:t>
      </w:r>
      <w:proofErr w:type="spellEnd"/>
      <w:r>
        <w:t xml:space="preserve"> </w:t>
      </w:r>
      <w:proofErr w:type="spellStart"/>
      <w:r>
        <w:t>დოკუმენტის</w:t>
      </w:r>
      <w:proofErr w:type="spellEnd"/>
      <w:r>
        <w:t xml:space="preserve"> </w:t>
      </w:r>
      <w:proofErr w:type="spellStart"/>
      <w:r>
        <w:t>ამ</w:t>
      </w:r>
      <w:proofErr w:type="spellEnd"/>
      <w:r>
        <w:t xml:space="preserve"> </w:t>
      </w:r>
      <w:proofErr w:type="spellStart"/>
      <w:r>
        <w:t>ვერსიის</w:t>
      </w:r>
      <w:proofErr w:type="spellEnd"/>
      <w:r>
        <w:t xml:space="preserve"> </w:t>
      </w:r>
      <w:proofErr w:type="spellStart"/>
      <w:r>
        <w:t>მიზნებისათვის</w:t>
      </w:r>
      <w:proofErr w:type="spellEnd"/>
      <w:r>
        <w:t xml:space="preserve"> </w:t>
      </w:r>
      <w:sdt>
        <w:sdtPr>
          <w:id w:val="-411858347"/>
          <w:citation/>
        </w:sdtPr>
        <w:sdtEndPr/>
        <w:sdtContent>
          <w:r>
            <w:fldChar w:fldCharType="begin"/>
          </w:r>
          <w:r>
            <w:rPr>
              <w:lang w:val="ka-GE"/>
            </w:rPr>
            <w:instrText xml:space="preserve"> CITATION oFAIGEAIS \l 1079 </w:instrText>
          </w:r>
          <w:r>
            <w:fldChar w:fldCharType="separate"/>
          </w:r>
          <w:r w:rsidR="00680AA7">
            <w:rPr>
              <w:noProof/>
              <w:lang w:val="ka-GE"/>
            </w:rPr>
            <w:t>(2)</w:t>
          </w:r>
          <w:r>
            <w:fldChar w:fldCharType="end"/>
          </w:r>
        </w:sdtContent>
      </w:sdt>
      <w:r>
        <w:t>-</w:t>
      </w:r>
      <w:proofErr w:type="spellStart"/>
      <w:r>
        <w:t>ზე</w:t>
      </w:r>
      <w:proofErr w:type="spellEnd"/>
      <w:r>
        <w:t xml:space="preserve"> </w:t>
      </w:r>
      <w:proofErr w:type="spellStart"/>
      <w:r>
        <w:t>დამატებითი</w:t>
      </w:r>
      <w:proofErr w:type="spellEnd"/>
      <w:r>
        <w:t xml:space="preserve"> </w:t>
      </w:r>
      <w:proofErr w:type="spellStart"/>
      <w:r>
        <w:t>მოთხოვნები</w:t>
      </w:r>
      <w:proofErr w:type="spellEnd"/>
      <w:r>
        <w:t xml:space="preserve"> </w:t>
      </w:r>
      <w:proofErr w:type="spellStart"/>
      <w:r>
        <w:t>განსაზღვრული</w:t>
      </w:r>
      <w:proofErr w:type="spellEnd"/>
      <w:r>
        <w:t xml:space="preserve"> </w:t>
      </w:r>
      <w:proofErr w:type="spellStart"/>
      <w:r>
        <w:t>არ</w:t>
      </w:r>
      <w:proofErr w:type="spellEnd"/>
      <w:r>
        <w:t xml:space="preserve"> </w:t>
      </w:r>
      <w:proofErr w:type="spellStart"/>
      <w:r>
        <w:t>არის</w:t>
      </w:r>
      <w:proofErr w:type="spellEnd"/>
      <w:r w:rsidR="00931977">
        <w:t xml:space="preserve">, </w:t>
      </w:r>
      <w:proofErr w:type="spellStart"/>
      <w:r w:rsidR="00931977">
        <w:t>გარდა</w:t>
      </w:r>
      <w:proofErr w:type="spellEnd"/>
      <w:r w:rsidR="00931977">
        <w:t xml:space="preserve"> </w:t>
      </w:r>
      <w:r w:rsidR="00931977">
        <w:fldChar w:fldCharType="begin"/>
      </w:r>
      <w:r w:rsidR="00931977">
        <w:instrText xml:space="preserve"> REF _Ref174030193 \r \h </w:instrText>
      </w:r>
      <w:r w:rsidR="00931977">
        <w:fldChar w:fldCharType="separate"/>
      </w:r>
      <w:r w:rsidR="00931977">
        <w:t>5.6</w:t>
      </w:r>
      <w:r w:rsidR="00931977">
        <w:fldChar w:fldCharType="end"/>
      </w:r>
      <w:r w:rsidR="00931977">
        <w:t xml:space="preserve"> </w:t>
      </w:r>
      <w:proofErr w:type="spellStart"/>
      <w:r w:rsidR="00931977">
        <w:t>თავი</w:t>
      </w:r>
      <w:r w:rsidR="00C00324">
        <w:t>თ</w:t>
      </w:r>
      <w:proofErr w:type="spellEnd"/>
      <w:r w:rsidR="00C00324">
        <w:t xml:space="preserve"> </w:t>
      </w:r>
      <w:proofErr w:type="spellStart"/>
      <w:r w:rsidR="00C00324">
        <w:t>მითითებულისა</w:t>
      </w:r>
      <w:proofErr w:type="spellEnd"/>
      <w:r w:rsidR="007A19FD">
        <w:t>.</w:t>
      </w:r>
      <w:commentRangeEnd w:id="64"/>
      <w:r w:rsidR="00C17110">
        <w:rPr>
          <w:rStyle w:val="CommentReference"/>
        </w:rPr>
        <w:commentReference w:id="64"/>
      </w:r>
    </w:p>
    <w:p w14:paraId="13F2FE43" w14:textId="77777777" w:rsidR="00820DD4" w:rsidRDefault="00820DD4" w:rsidP="00303035">
      <w:pPr>
        <w:jc w:val="both"/>
        <w:rPr>
          <w:rFonts w:ascii="Calibri" w:hAnsi="Calibri"/>
          <w:lang w:val="ka-GE"/>
        </w:rPr>
      </w:pPr>
    </w:p>
    <w:p w14:paraId="4742B392" w14:textId="6E0C7704" w:rsidR="0022725A" w:rsidRDefault="0022725A" w:rsidP="002F4C81">
      <w:pPr>
        <w:pStyle w:val="Heading2"/>
      </w:pPr>
      <w:bookmarkStart w:id="65" w:name="_Toc174034587"/>
      <w:r>
        <w:t>სესხების ინფორმაციის გაზიარება</w:t>
      </w:r>
      <w:bookmarkEnd w:id="65"/>
    </w:p>
    <w:p w14:paraId="6BD6D1D8" w14:textId="463F8BA8" w:rsidR="002F4C81" w:rsidRDefault="002C60A8" w:rsidP="002C60A8">
      <w:pPr>
        <w:pStyle w:val="Heading3"/>
        <w:rPr>
          <w:lang w:val="ka-GE"/>
        </w:rPr>
      </w:pPr>
      <w:bookmarkStart w:id="66" w:name="_Toc174034588"/>
      <w:r>
        <w:rPr>
          <w:lang w:val="ka-GE"/>
        </w:rPr>
        <w:t>ანგარიშების სიაში დასაბრუნებელი ინფორმაცია</w:t>
      </w:r>
      <w:bookmarkEnd w:id="66"/>
    </w:p>
    <w:p w14:paraId="0351B333" w14:textId="77777777" w:rsidR="004F3E4C" w:rsidRPr="002C60A8" w:rsidRDefault="004F3E4C" w:rsidP="004F3E4C">
      <w:pPr>
        <w:rPr>
          <w:lang w:val="ka-GE"/>
        </w:rPr>
      </w:pPr>
      <w:r>
        <w:rPr>
          <w:lang w:val="ka-GE"/>
        </w:rPr>
        <w:fldChar w:fldCharType="begin"/>
      </w:r>
      <w:r>
        <w:rPr>
          <w:lang w:val="ka-GE"/>
        </w:rPr>
        <w:instrText xml:space="preserve"> REF _Ref174029696 \r \h </w:instrText>
      </w:r>
      <w:r>
        <w:rPr>
          <w:lang w:val="ka-GE"/>
        </w:rPr>
      </w:r>
      <w:r>
        <w:rPr>
          <w:lang w:val="ka-GE"/>
        </w:rPr>
        <w:fldChar w:fldCharType="separate"/>
      </w:r>
      <w:r>
        <w:rPr>
          <w:lang w:val="ka-GE"/>
        </w:rPr>
        <w:t>5.5.1</w:t>
      </w:r>
      <w:r>
        <w:rPr>
          <w:lang w:val="ka-GE"/>
        </w:rPr>
        <w:fldChar w:fldCharType="end"/>
      </w:r>
      <w:r>
        <w:rPr>
          <w:lang w:val="ka-GE"/>
        </w:rPr>
        <w:t xml:space="preserve"> თავით განსაზღვრულზე დამატებით განისაზღვრება შემდეგი ატრიბუტები: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372"/>
        <w:gridCol w:w="1980"/>
        <w:gridCol w:w="4585"/>
      </w:tblGrid>
      <w:tr w:rsidR="008C29C5" w:rsidRPr="00C017F0" w14:paraId="2D87D403" w14:textId="77777777" w:rsidTr="00AD6D62">
        <w:tc>
          <w:tcPr>
            <w:tcW w:w="1413" w:type="dxa"/>
            <w:shd w:val="clear" w:color="auto" w:fill="E7E6E6" w:themeFill="background2"/>
          </w:tcPr>
          <w:p w14:paraId="0705F8CE" w14:textId="77777777" w:rsidR="008C29C5" w:rsidRPr="00523F99" w:rsidRDefault="008C29C5" w:rsidP="00AD6D62">
            <w:pPr>
              <w:jc w:val="both"/>
              <w:rPr>
                <w:bCs/>
                <w:lang w:val="ka-GE"/>
              </w:rPr>
            </w:pPr>
            <w:r w:rsidRPr="00523F99">
              <w:rPr>
                <w:bCs/>
                <w:lang w:val="ka-GE"/>
              </w:rPr>
              <w:t>სახელი</w:t>
            </w:r>
          </w:p>
        </w:tc>
        <w:tc>
          <w:tcPr>
            <w:tcW w:w="1372" w:type="dxa"/>
            <w:shd w:val="clear" w:color="auto" w:fill="E7E6E6" w:themeFill="background2"/>
          </w:tcPr>
          <w:p w14:paraId="0B26A632" w14:textId="77777777" w:rsidR="008C29C5" w:rsidRPr="00523F99" w:rsidRDefault="008C29C5" w:rsidP="00AD6D62">
            <w:pPr>
              <w:jc w:val="both"/>
              <w:rPr>
                <w:bCs/>
                <w:lang w:val="ka-GE"/>
              </w:rPr>
            </w:pPr>
            <w:r w:rsidRPr="00523F99">
              <w:rPr>
                <w:bCs/>
                <w:lang w:val="ka-GE"/>
              </w:rPr>
              <w:t>ტიპი</w:t>
            </w:r>
          </w:p>
        </w:tc>
        <w:tc>
          <w:tcPr>
            <w:tcW w:w="1980" w:type="dxa"/>
            <w:shd w:val="clear" w:color="auto" w:fill="E7E6E6" w:themeFill="background2"/>
          </w:tcPr>
          <w:p w14:paraId="64C277D8" w14:textId="77777777" w:rsidR="008C29C5" w:rsidRPr="00523F99" w:rsidRDefault="008C29C5" w:rsidP="00AD6D62">
            <w:pPr>
              <w:jc w:val="both"/>
              <w:rPr>
                <w:bCs/>
                <w:lang w:val="ka-GE"/>
              </w:rPr>
            </w:pPr>
            <w:r w:rsidRPr="00523F99">
              <w:rPr>
                <w:bCs/>
                <w:lang w:val="ka-GE"/>
              </w:rPr>
              <w:t>აუცილებლობა</w:t>
            </w:r>
          </w:p>
        </w:tc>
        <w:tc>
          <w:tcPr>
            <w:tcW w:w="4585" w:type="dxa"/>
            <w:shd w:val="clear" w:color="auto" w:fill="E7E6E6" w:themeFill="background2"/>
          </w:tcPr>
          <w:p w14:paraId="137C95B4" w14:textId="77777777" w:rsidR="008C29C5" w:rsidRPr="00523F99" w:rsidRDefault="008C29C5" w:rsidP="00AD6D62">
            <w:pPr>
              <w:jc w:val="both"/>
              <w:rPr>
                <w:bCs/>
                <w:lang w:val="ka-GE"/>
              </w:rPr>
            </w:pPr>
            <w:r w:rsidRPr="00523F99">
              <w:rPr>
                <w:bCs/>
                <w:lang w:val="ka-GE"/>
              </w:rPr>
              <w:t>კომენტარი</w:t>
            </w:r>
          </w:p>
        </w:tc>
      </w:tr>
      <w:tr w:rsidR="008C29C5" w:rsidRPr="00E133A9" w14:paraId="3BBC0094" w14:textId="77777777" w:rsidTr="00AD6D62">
        <w:tc>
          <w:tcPr>
            <w:tcW w:w="1413" w:type="dxa"/>
          </w:tcPr>
          <w:p w14:paraId="4EDD44B7" w14:textId="44F8352E" w:rsidR="008C29C5" w:rsidRPr="00681C65" w:rsidRDefault="00916A26" w:rsidP="00AD6D62">
            <w:pPr>
              <w:jc w:val="both"/>
            </w:pPr>
            <w:proofErr w:type="spellStart"/>
            <w:r w:rsidRPr="00916A26">
              <w:t>relatedDates</w:t>
            </w:r>
            <w:proofErr w:type="spellEnd"/>
          </w:p>
        </w:tc>
        <w:tc>
          <w:tcPr>
            <w:tcW w:w="1372" w:type="dxa"/>
          </w:tcPr>
          <w:p w14:paraId="19A20137" w14:textId="27276B77" w:rsidR="008C29C5" w:rsidRPr="00F214B6" w:rsidRDefault="00D00618" w:rsidP="00AD6D62">
            <w:pPr>
              <w:jc w:val="both"/>
              <w:rPr>
                <w:lang w:val="ka-GE"/>
              </w:rPr>
            </w:pPr>
            <w:proofErr w:type="spellStart"/>
            <w:r w:rsidRPr="00D00618">
              <w:rPr>
                <w:lang w:val="ka-GE"/>
              </w:rPr>
              <w:t>Account</w:t>
            </w:r>
            <w:proofErr w:type="spellEnd"/>
            <w:r w:rsidRPr="00D00618">
              <w:rPr>
                <w:lang w:val="ka-GE"/>
              </w:rPr>
              <w:t xml:space="preserve"> </w:t>
            </w:r>
            <w:r>
              <w:t>R</w:t>
            </w:r>
            <w:proofErr w:type="spellStart"/>
            <w:r w:rsidRPr="00D00618">
              <w:rPr>
                <w:lang w:val="ka-GE"/>
              </w:rPr>
              <w:t>elated</w:t>
            </w:r>
            <w:proofErr w:type="spellEnd"/>
            <w:r w:rsidRPr="00D00618">
              <w:rPr>
                <w:lang w:val="ka-GE"/>
              </w:rPr>
              <w:t xml:space="preserve"> </w:t>
            </w:r>
            <w:proofErr w:type="spellStart"/>
            <w:r w:rsidRPr="00D00618">
              <w:rPr>
                <w:lang w:val="ka-GE"/>
              </w:rPr>
              <w:t>Dates</w:t>
            </w:r>
            <w:proofErr w:type="spellEnd"/>
          </w:p>
        </w:tc>
        <w:tc>
          <w:tcPr>
            <w:tcW w:w="1980" w:type="dxa"/>
          </w:tcPr>
          <w:p w14:paraId="7715618F" w14:textId="112F9AF8" w:rsidR="008C29C5" w:rsidRPr="00B64E75" w:rsidRDefault="00B64835" w:rsidP="00AD6D62">
            <w:pPr>
              <w:jc w:val="both"/>
              <w:rPr>
                <w:rFonts w:ascii="Calibri" w:hAnsi="Calibri"/>
                <w:b/>
                <w:lang w:val="ka-GE"/>
              </w:rPr>
            </w:pPr>
            <w:r>
              <w:rPr>
                <w:rFonts w:ascii="Calibri" w:hAnsi="Calibri"/>
                <w:b/>
                <w:bCs/>
                <w:lang w:val="ka-GE"/>
              </w:rPr>
              <w:t>აუცილებელი</w:t>
            </w:r>
          </w:p>
        </w:tc>
        <w:tc>
          <w:tcPr>
            <w:tcW w:w="4585" w:type="dxa"/>
          </w:tcPr>
          <w:p w14:paraId="111DDA66" w14:textId="4027584B" w:rsidR="003C24A7" w:rsidRDefault="00D00618" w:rsidP="00D00618">
            <w:pPr>
              <w:keepNext/>
              <w:jc w:val="both"/>
              <w:rPr>
                <w:rFonts w:ascii="Calibri" w:hAnsi="Calibri"/>
                <w:lang w:val="ka-GE"/>
              </w:rPr>
            </w:pPr>
            <w:r>
              <w:rPr>
                <w:rFonts w:ascii="Calibri" w:hAnsi="Calibri"/>
                <w:lang w:val="ka-GE"/>
              </w:rPr>
              <w:t>აუცილებელია, შევსებული იყოს</w:t>
            </w:r>
            <w:r w:rsidR="003C24A7">
              <w:rPr>
                <w:rFonts w:ascii="Calibri" w:hAnsi="Calibri"/>
                <w:lang w:val="ka-GE"/>
              </w:rPr>
              <w:t xml:space="preserve"> შემდეგი ველები:</w:t>
            </w:r>
          </w:p>
          <w:p w14:paraId="1E33D32D" w14:textId="77777777" w:rsidR="008C29C5" w:rsidRDefault="003C24A7" w:rsidP="003C24A7">
            <w:pPr>
              <w:pStyle w:val="ListParagraph"/>
              <w:keepNext/>
              <w:numPr>
                <w:ilvl w:val="0"/>
                <w:numId w:val="15"/>
              </w:numPr>
              <w:jc w:val="both"/>
              <w:rPr>
                <w:rFonts w:ascii="Calibri" w:hAnsi="Calibri"/>
                <w:lang w:val="ka-GE"/>
              </w:rPr>
            </w:pPr>
            <w:proofErr w:type="spellStart"/>
            <w:r w:rsidRPr="003C24A7">
              <w:rPr>
                <w:rFonts w:ascii="Calibri" w:hAnsi="Calibri"/>
                <w:lang w:val="ka-GE"/>
              </w:rPr>
              <w:t>contractStartDate</w:t>
            </w:r>
            <w:proofErr w:type="spellEnd"/>
          </w:p>
          <w:p w14:paraId="6B6278AA" w14:textId="6DE6946F" w:rsidR="003C24A7" w:rsidRPr="003C24A7" w:rsidRDefault="00DD5458" w:rsidP="003C24A7">
            <w:pPr>
              <w:pStyle w:val="ListParagraph"/>
              <w:keepNext/>
              <w:numPr>
                <w:ilvl w:val="0"/>
                <w:numId w:val="15"/>
              </w:numPr>
              <w:jc w:val="both"/>
              <w:rPr>
                <w:rFonts w:ascii="Calibri" w:hAnsi="Calibri"/>
                <w:lang w:val="ka-GE"/>
              </w:rPr>
            </w:pPr>
            <w:proofErr w:type="spellStart"/>
            <w:r w:rsidRPr="00DD5458">
              <w:rPr>
                <w:rFonts w:ascii="Calibri" w:hAnsi="Calibri"/>
                <w:lang w:val="ka-GE"/>
              </w:rPr>
              <w:t>contractEndDate</w:t>
            </w:r>
            <w:proofErr w:type="spellEnd"/>
          </w:p>
        </w:tc>
      </w:tr>
    </w:tbl>
    <w:p w14:paraId="3B7B2CD6" w14:textId="77777777" w:rsidR="0022725A" w:rsidRDefault="0022725A" w:rsidP="00303035">
      <w:pPr>
        <w:jc w:val="both"/>
        <w:rPr>
          <w:rFonts w:ascii="Calibri" w:hAnsi="Calibri"/>
          <w:lang w:val="ka-GE"/>
        </w:rPr>
      </w:pPr>
    </w:p>
    <w:p w14:paraId="0536E3BC" w14:textId="0C0782D3" w:rsidR="00DD5458" w:rsidRDefault="0064124B" w:rsidP="0064124B">
      <w:pPr>
        <w:pStyle w:val="Heading3"/>
        <w:rPr>
          <w:lang w:val="ka-GE"/>
        </w:rPr>
      </w:pPr>
      <w:bookmarkStart w:id="67" w:name="_Toc174034589"/>
      <w:r>
        <w:rPr>
          <w:lang w:val="ka-GE"/>
        </w:rPr>
        <w:t>ანგარიშის დეტალებში დასაბრუნებელი ინფორმაცია</w:t>
      </w:r>
      <w:bookmarkEnd w:id="67"/>
    </w:p>
    <w:p w14:paraId="41428190" w14:textId="77777777" w:rsidR="00CF4B86" w:rsidRPr="002C60A8" w:rsidRDefault="00CF4B86" w:rsidP="00CF4B86">
      <w:pPr>
        <w:rPr>
          <w:lang w:val="ka-GE"/>
        </w:rPr>
      </w:pPr>
      <w:r>
        <w:rPr>
          <w:lang w:val="ka-GE"/>
        </w:rPr>
        <w:fldChar w:fldCharType="begin"/>
      </w:r>
      <w:r>
        <w:rPr>
          <w:lang w:val="ka-GE"/>
        </w:rPr>
        <w:instrText xml:space="preserve"> REF _Ref174027880 \r \h </w:instrText>
      </w:r>
      <w:r>
        <w:rPr>
          <w:lang w:val="ka-GE"/>
        </w:rPr>
      </w:r>
      <w:r>
        <w:rPr>
          <w:lang w:val="ka-GE"/>
        </w:rPr>
        <w:fldChar w:fldCharType="separate"/>
      </w:r>
      <w:r>
        <w:rPr>
          <w:lang w:val="ka-GE"/>
        </w:rPr>
        <w:t>5.5.2</w:t>
      </w:r>
      <w:r>
        <w:rPr>
          <w:lang w:val="ka-GE"/>
        </w:rPr>
        <w:fldChar w:fldCharType="end"/>
      </w:r>
      <w:r>
        <w:rPr>
          <w:lang w:val="ka-GE"/>
        </w:rPr>
        <w:t xml:space="preserve"> თავით განსაზღვრულზე დამატებით განისაზღვრება შემდეგი ატრიბუტები: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372"/>
        <w:gridCol w:w="1980"/>
        <w:gridCol w:w="4585"/>
      </w:tblGrid>
      <w:tr w:rsidR="00020CAC" w:rsidRPr="00C017F0" w14:paraId="302E1F35" w14:textId="77777777" w:rsidTr="00AD6D62">
        <w:tc>
          <w:tcPr>
            <w:tcW w:w="1413" w:type="dxa"/>
            <w:shd w:val="clear" w:color="auto" w:fill="E7E6E6" w:themeFill="background2"/>
          </w:tcPr>
          <w:p w14:paraId="5972E5D0" w14:textId="77777777" w:rsidR="00020CAC" w:rsidRPr="00523F99" w:rsidRDefault="00020CAC" w:rsidP="00AD6D62">
            <w:pPr>
              <w:jc w:val="both"/>
              <w:rPr>
                <w:bCs/>
                <w:lang w:val="ka-GE"/>
              </w:rPr>
            </w:pPr>
            <w:r w:rsidRPr="00523F99">
              <w:rPr>
                <w:bCs/>
                <w:lang w:val="ka-GE"/>
              </w:rPr>
              <w:t>სახელი</w:t>
            </w:r>
          </w:p>
        </w:tc>
        <w:tc>
          <w:tcPr>
            <w:tcW w:w="1372" w:type="dxa"/>
            <w:shd w:val="clear" w:color="auto" w:fill="E7E6E6" w:themeFill="background2"/>
          </w:tcPr>
          <w:p w14:paraId="27E74683" w14:textId="77777777" w:rsidR="00020CAC" w:rsidRPr="00523F99" w:rsidRDefault="00020CAC" w:rsidP="00AD6D62">
            <w:pPr>
              <w:jc w:val="both"/>
              <w:rPr>
                <w:bCs/>
                <w:lang w:val="ka-GE"/>
              </w:rPr>
            </w:pPr>
            <w:r w:rsidRPr="00523F99">
              <w:rPr>
                <w:bCs/>
                <w:lang w:val="ka-GE"/>
              </w:rPr>
              <w:t>ტიპი</w:t>
            </w:r>
          </w:p>
        </w:tc>
        <w:tc>
          <w:tcPr>
            <w:tcW w:w="1980" w:type="dxa"/>
            <w:shd w:val="clear" w:color="auto" w:fill="E7E6E6" w:themeFill="background2"/>
          </w:tcPr>
          <w:p w14:paraId="6E88E348" w14:textId="77777777" w:rsidR="00020CAC" w:rsidRPr="00523F99" w:rsidRDefault="00020CAC" w:rsidP="00AD6D62">
            <w:pPr>
              <w:jc w:val="both"/>
              <w:rPr>
                <w:bCs/>
                <w:lang w:val="ka-GE"/>
              </w:rPr>
            </w:pPr>
            <w:r w:rsidRPr="00523F99">
              <w:rPr>
                <w:bCs/>
                <w:lang w:val="ka-GE"/>
              </w:rPr>
              <w:t>აუცილებლობა</w:t>
            </w:r>
          </w:p>
        </w:tc>
        <w:tc>
          <w:tcPr>
            <w:tcW w:w="4585" w:type="dxa"/>
            <w:shd w:val="clear" w:color="auto" w:fill="E7E6E6" w:themeFill="background2"/>
          </w:tcPr>
          <w:p w14:paraId="14843D3E" w14:textId="77777777" w:rsidR="00020CAC" w:rsidRPr="00523F99" w:rsidRDefault="00020CAC" w:rsidP="00AD6D62">
            <w:pPr>
              <w:jc w:val="both"/>
              <w:rPr>
                <w:bCs/>
                <w:lang w:val="ka-GE"/>
              </w:rPr>
            </w:pPr>
            <w:r w:rsidRPr="00523F99">
              <w:rPr>
                <w:bCs/>
                <w:lang w:val="ka-GE"/>
              </w:rPr>
              <w:t>კომენტარი</w:t>
            </w:r>
          </w:p>
        </w:tc>
      </w:tr>
      <w:tr w:rsidR="00020CAC" w:rsidRPr="00E133A9" w14:paraId="1404F7C6" w14:textId="77777777" w:rsidTr="00AD6D62">
        <w:tc>
          <w:tcPr>
            <w:tcW w:w="1413" w:type="dxa"/>
          </w:tcPr>
          <w:p w14:paraId="74700A1E" w14:textId="77777777" w:rsidR="00020CAC" w:rsidRPr="00681C65" w:rsidRDefault="00020CAC" w:rsidP="00AD6D62">
            <w:pPr>
              <w:jc w:val="both"/>
            </w:pPr>
            <w:proofErr w:type="spellStart"/>
            <w:r w:rsidRPr="00916A26">
              <w:t>relatedDates</w:t>
            </w:r>
            <w:proofErr w:type="spellEnd"/>
          </w:p>
        </w:tc>
        <w:tc>
          <w:tcPr>
            <w:tcW w:w="1372" w:type="dxa"/>
          </w:tcPr>
          <w:p w14:paraId="09412740" w14:textId="77777777" w:rsidR="00020CAC" w:rsidRPr="00F214B6" w:rsidRDefault="00020CAC" w:rsidP="00AD6D62">
            <w:pPr>
              <w:jc w:val="both"/>
              <w:rPr>
                <w:lang w:val="ka-GE"/>
              </w:rPr>
            </w:pPr>
            <w:proofErr w:type="spellStart"/>
            <w:r w:rsidRPr="00D00618">
              <w:rPr>
                <w:lang w:val="ka-GE"/>
              </w:rPr>
              <w:t>Account</w:t>
            </w:r>
            <w:proofErr w:type="spellEnd"/>
            <w:r w:rsidRPr="00D00618">
              <w:rPr>
                <w:lang w:val="ka-GE"/>
              </w:rPr>
              <w:t xml:space="preserve"> </w:t>
            </w:r>
            <w:r>
              <w:t>R</w:t>
            </w:r>
            <w:proofErr w:type="spellStart"/>
            <w:r w:rsidRPr="00D00618">
              <w:rPr>
                <w:lang w:val="ka-GE"/>
              </w:rPr>
              <w:t>elated</w:t>
            </w:r>
            <w:proofErr w:type="spellEnd"/>
            <w:r w:rsidRPr="00D00618">
              <w:rPr>
                <w:lang w:val="ka-GE"/>
              </w:rPr>
              <w:t xml:space="preserve"> </w:t>
            </w:r>
            <w:proofErr w:type="spellStart"/>
            <w:r w:rsidRPr="00D00618">
              <w:rPr>
                <w:lang w:val="ka-GE"/>
              </w:rPr>
              <w:t>Dates</w:t>
            </w:r>
            <w:proofErr w:type="spellEnd"/>
          </w:p>
        </w:tc>
        <w:tc>
          <w:tcPr>
            <w:tcW w:w="1980" w:type="dxa"/>
          </w:tcPr>
          <w:p w14:paraId="238B6997" w14:textId="77777777" w:rsidR="00020CAC" w:rsidRPr="00B64E75" w:rsidRDefault="00020CAC" w:rsidP="00AD6D62">
            <w:pPr>
              <w:jc w:val="both"/>
              <w:rPr>
                <w:rFonts w:ascii="Calibri" w:hAnsi="Calibri"/>
                <w:b/>
                <w:lang w:val="ka-GE"/>
              </w:rPr>
            </w:pPr>
            <w:r>
              <w:rPr>
                <w:rFonts w:ascii="Calibri" w:hAnsi="Calibri"/>
                <w:b/>
                <w:bCs/>
                <w:lang w:val="ka-GE"/>
              </w:rPr>
              <w:t>აუცილებელი</w:t>
            </w:r>
          </w:p>
        </w:tc>
        <w:tc>
          <w:tcPr>
            <w:tcW w:w="4585" w:type="dxa"/>
          </w:tcPr>
          <w:p w14:paraId="365E8732" w14:textId="77777777" w:rsidR="00020CAC" w:rsidRDefault="00020CAC" w:rsidP="00AD6D62">
            <w:pPr>
              <w:keepNext/>
              <w:jc w:val="both"/>
              <w:rPr>
                <w:rFonts w:ascii="Calibri" w:hAnsi="Calibri"/>
                <w:lang w:val="ka-GE"/>
              </w:rPr>
            </w:pPr>
            <w:r>
              <w:rPr>
                <w:rFonts w:ascii="Calibri" w:hAnsi="Calibri"/>
                <w:lang w:val="ka-GE"/>
              </w:rPr>
              <w:t>აუცილებელია, შევსებული იყოს შემდეგი ველები:</w:t>
            </w:r>
          </w:p>
          <w:p w14:paraId="63754BA0" w14:textId="77777777" w:rsidR="00020CAC" w:rsidRDefault="00020CAC" w:rsidP="00AD6D62">
            <w:pPr>
              <w:pStyle w:val="ListParagraph"/>
              <w:keepNext/>
              <w:numPr>
                <w:ilvl w:val="0"/>
                <w:numId w:val="15"/>
              </w:numPr>
              <w:jc w:val="both"/>
              <w:rPr>
                <w:rFonts w:ascii="Calibri" w:hAnsi="Calibri"/>
                <w:lang w:val="ka-GE"/>
              </w:rPr>
            </w:pPr>
            <w:proofErr w:type="spellStart"/>
            <w:r w:rsidRPr="003C24A7">
              <w:rPr>
                <w:rFonts w:ascii="Calibri" w:hAnsi="Calibri"/>
                <w:lang w:val="ka-GE"/>
              </w:rPr>
              <w:t>contractStartDate</w:t>
            </w:r>
            <w:proofErr w:type="spellEnd"/>
          </w:p>
          <w:p w14:paraId="25E31763" w14:textId="77777777" w:rsidR="00020CAC" w:rsidRPr="003C24A7" w:rsidRDefault="00020CAC" w:rsidP="00AD6D62">
            <w:pPr>
              <w:pStyle w:val="ListParagraph"/>
              <w:keepNext/>
              <w:numPr>
                <w:ilvl w:val="0"/>
                <w:numId w:val="15"/>
              </w:numPr>
              <w:jc w:val="both"/>
              <w:rPr>
                <w:rFonts w:ascii="Calibri" w:hAnsi="Calibri"/>
                <w:lang w:val="ka-GE"/>
              </w:rPr>
            </w:pPr>
            <w:proofErr w:type="spellStart"/>
            <w:r w:rsidRPr="00DD5458">
              <w:rPr>
                <w:rFonts w:ascii="Calibri" w:hAnsi="Calibri"/>
                <w:lang w:val="ka-GE"/>
              </w:rPr>
              <w:t>contractEndDate</w:t>
            </w:r>
            <w:proofErr w:type="spellEnd"/>
          </w:p>
        </w:tc>
      </w:tr>
      <w:tr w:rsidR="00820DD4" w:rsidRPr="00E133A9" w14:paraId="511D5B33" w14:textId="77777777" w:rsidTr="00AD6D62">
        <w:tc>
          <w:tcPr>
            <w:tcW w:w="1413" w:type="dxa"/>
          </w:tcPr>
          <w:p w14:paraId="23585DCA" w14:textId="33B77240" w:rsidR="00820DD4" w:rsidRPr="00916A26" w:rsidRDefault="000D214A" w:rsidP="00AD6D62">
            <w:pPr>
              <w:jc w:val="both"/>
            </w:pPr>
            <w:r>
              <w:t>interest</w:t>
            </w:r>
          </w:p>
        </w:tc>
        <w:tc>
          <w:tcPr>
            <w:tcW w:w="1372" w:type="dxa"/>
          </w:tcPr>
          <w:p w14:paraId="1012CA1B" w14:textId="677A0E7D" w:rsidR="00820DD4" w:rsidRPr="00D00618" w:rsidRDefault="00FF611A" w:rsidP="00AD6D62">
            <w:pPr>
              <w:jc w:val="both"/>
              <w:rPr>
                <w:lang w:val="ka-GE"/>
              </w:rPr>
            </w:pPr>
            <w:proofErr w:type="spellStart"/>
            <w:r>
              <w:rPr>
                <w:lang w:val="ka-GE"/>
              </w:rPr>
              <w:t>Interest</w:t>
            </w:r>
            <w:proofErr w:type="spellEnd"/>
          </w:p>
        </w:tc>
        <w:tc>
          <w:tcPr>
            <w:tcW w:w="1980" w:type="dxa"/>
          </w:tcPr>
          <w:p w14:paraId="3BE0185E" w14:textId="2EB0E786" w:rsidR="00820DD4" w:rsidRDefault="00FF611A" w:rsidP="00AD6D62">
            <w:pPr>
              <w:jc w:val="both"/>
              <w:rPr>
                <w:rFonts w:ascii="Calibri" w:hAnsi="Calibri"/>
                <w:b/>
                <w:bCs/>
                <w:lang w:val="ka-GE"/>
              </w:rPr>
            </w:pPr>
            <w:r>
              <w:rPr>
                <w:rFonts w:ascii="Calibri" w:hAnsi="Calibri"/>
                <w:b/>
                <w:bCs/>
                <w:lang w:val="ka-GE"/>
              </w:rPr>
              <w:t>აუცილებელი</w:t>
            </w:r>
          </w:p>
        </w:tc>
        <w:tc>
          <w:tcPr>
            <w:tcW w:w="4585" w:type="dxa"/>
          </w:tcPr>
          <w:p w14:paraId="1F13AE95" w14:textId="613D66A5" w:rsidR="00820DD4" w:rsidRDefault="000D214A" w:rsidP="00AD6D62">
            <w:pPr>
              <w:keepNext/>
              <w:jc w:val="both"/>
              <w:rPr>
                <w:rFonts w:ascii="Calibri" w:hAnsi="Calibri"/>
                <w:lang w:val="ka-GE"/>
              </w:rPr>
            </w:pPr>
            <w:proofErr w:type="spellStart"/>
            <w:r>
              <w:rPr>
                <w:rFonts w:ascii="Calibri" w:hAnsi="Calibri"/>
                <w:lang w:val="ka-GE"/>
              </w:rPr>
              <w:t>საპროცენტო</w:t>
            </w:r>
            <w:proofErr w:type="spellEnd"/>
            <w:r>
              <w:rPr>
                <w:rFonts w:ascii="Calibri" w:hAnsi="Calibri"/>
                <w:lang w:val="ka-GE"/>
              </w:rPr>
              <w:t xml:space="preserve"> განაკვეთი. შევსების წესი განისაზღვრება </w:t>
            </w:r>
            <w:sdt>
              <w:sdtPr>
                <w:rPr>
                  <w:rFonts w:ascii="Calibri" w:hAnsi="Calibri"/>
                  <w:lang w:val="ka-GE"/>
                </w:rPr>
                <w:id w:val="-1597252448"/>
                <w:citation/>
              </w:sdtPr>
              <w:sdtEndPr/>
              <w:sdtContent>
                <w:r>
                  <w:rPr>
                    <w:rFonts w:ascii="Calibri" w:hAnsi="Calibri"/>
                    <w:lang w:val="ka-GE"/>
                  </w:rPr>
                  <w:fldChar w:fldCharType="begin"/>
                </w:r>
                <w:r>
                  <w:rPr>
                    <w:rFonts w:ascii="Calibri" w:hAnsi="Calibri"/>
                    <w:lang w:val="ka-GE"/>
                  </w:rPr>
                  <w:instrText xml:space="preserve"> CITATION GBAoFADOM \l 1079 </w:instrText>
                </w:r>
                <w:r>
                  <w:rPr>
                    <w:rFonts w:ascii="Calibri" w:hAnsi="Calibri"/>
                    <w:lang w:val="ka-GE"/>
                  </w:rPr>
                  <w:fldChar w:fldCharType="separate"/>
                </w:r>
                <w:r w:rsidR="00680AA7" w:rsidRPr="00680AA7">
                  <w:rPr>
                    <w:rFonts w:ascii="Calibri" w:hAnsi="Calibri"/>
                    <w:noProof/>
                    <w:lang w:val="ka-GE"/>
                  </w:rPr>
                  <w:t>(8)</w:t>
                </w:r>
                <w:r>
                  <w:rPr>
                    <w:rFonts w:ascii="Calibri" w:hAnsi="Calibri"/>
                    <w:lang w:val="ka-GE"/>
                  </w:rPr>
                  <w:fldChar w:fldCharType="end"/>
                </w:r>
              </w:sdtContent>
            </w:sdt>
            <w:r>
              <w:rPr>
                <w:rFonts w:ascii="Calibri" w:hAnsi="Calibri"/>
                <w:lang w:val="ka-GE"/>
              </w:rPr>
              <w:t>-ის მიხედვით</w:t>
            </w:r>
          </w:p>
        </w:tc>
      </w:tr>
      <w:tr w:rsidR="009843A4" w:rsidRPr="00E133A9" w14:paraId="3F1F6022" w14:textId="77777777" w:rsidTr="00AD6D62">
        <w:tc>
          <w:tcPr>
            <w:tcW w:w="1413" w:type="dxa"/>
          </w:tcPr>
          <w:p w14:paraId="56EE42E8" w14:textId="295A868D" w:rsidR="009843A4" w:rsidRDefault="00FF611A" w:rsidP="00AD6D62">
            <w:pPr>
              <w:jc w:val="both"/>
            </w:pPr>
            <w:commentRangeStart w:id="68"/>
            <w:proofErr w:type="spellStart"/>
            <w:r w:rsidRPr="00FF611A">
              <w:t>creditLimit</w:t>
            </w:r>
            <w:commentRangeEnd w:id="68"/>
            <w:proofErr w:type="spellEnd"/>
            <w:r w:rsidR="00B736BE">
              <w:rPr>
                <w:rStyle w:val="CommentReference"/>
              </w:rPr>
              <w:commentReference w:id="68"/>
            </w:r>
          </w:p>
        </w:tc>
        <w:tc>
          <w:tcPr>
            <w:tcW w:w="1372" w:type="dxa"/>
          </w:tcPr>
          <w:p w14:paraId="0D89B13A" w14:textId="149C4006" w:rsidR="009843A4" w:rsidRPr="00D00618" w:rsidRDefault="005B02B3" w:rsidP="00AD6D62">
            <w:pPr>
              <w:jc w:val="both"/>
              <w:rPr>
                <w:lang w:val="ka-GE"/>
              </w:rPr>
            </w:pPr>
            <w:proofErr w:type="spellStart"/>
            <w:r>
              <w:rPr>
                <w:lang w:val="ka-GE"/>
              </w:rPr>
              <w:t>Amount</w:t>
            </w:r>
            <w:proofErr w:type="spellEnd"/>
          </w:p>
        </w:tc>
        <w:tc>
          <w:tcPr>
            <w:tcW w:w="1980" w:type="dxa"/>
          </w:tcPr>
          <w:p w14:paraId="7660A39B" w14:textId="53AEC390" w:rsidR="009843A4" w:rsidRDefault="00FF611A" w:rsidP="00AD6D62">
            <w:pPr>
              <w:jc w:val="both"/>
              <w:rPr>
                <w:rFonts w:ascii="Calibri" w:hAnsi="Calibri"/>
                <w:b/>
                <w:bCs/>
                <w:lang w:val="ka-GE"/>
              </w:rPr>
            </w:pPr>
            <w:r>
              <w:rPr>
                <w:rFonts w:ascii="Calibri" w:hAnsi="Calibri"/>
                <w:b/>
                <w:bCs/>
                <w:lang w:val="ka-GE"/>
              </w:rPr>
              <w:t>აუცილებელი</w:t>
            </w:r>
          </w:p>
        </w:tc>
        <w:tc>
          <w:tcPr>
            <w:tcW w:w="4585" w:type="dxa"/>
          </w:tcPr>
          <w:p w14:paraId="74717195" w14:textId="1BA17BA2" w:rsidR="009843A4" w:rsidRDefault="00F95AC0" w:rsidP="00AD6D62">
            <w:pPr>
              <w:keepNext/>
              <w:jc w:val="both"/>
              <w:rPr>
                <w:rFonts w:ascii="Calibri" w:hAnsi="Calibri"/>
                <w:lang w:val="ka-GE"/>
              </w:rPr>
            </w:pPr>
            <w:r>
              <w:rPr>
                <w:rFonts w:ascii="Calibri" w:hAnsi="Calibri"/>
                <w:lang w:val="ka-GE"/>
              </w:rPr>
              <w:t>სესხის თანხა</w:t>
            </w:r>
            <w:r w:rsidR="00D77227">
              <w:rPr>
                <w:rFonts w:ascii="Calibri" w:hAnsi="Calibri"/>
                <w:lang w:val="ka-GE"/>
              </w:rPr>
              <w:t>,</w:t>
            </w:r>
            <w:r>
              <w:rPr>
                <w:rFonts w:ascii="Calibri" w:hAnsi="Calibri"/>
                <w:lang w:val="ka-GE"/>
              </w:rPr>
              <w:t xml:space="preserve"> რომელიც ხელშეკრულებით არის განსაზღვრული.</w:t>
            </w:r>
          </w:p>
        </w:tc>
      </w:tr>
      <w:tr w:rsidR="008C10C6" w:rsidRPr="00E133A9" w14:paraId="291AF30D" w14:textId="77777777" w:rsidTr="00AD6D62">
        <w:tc>
          <w:tcPr>
            <w:tcW w:w="1413" w:type="dxa"/>
          </w:tcPr>
          <w:p w14:paraId="34B5DE5A" w14:textId="0C4ABCB3" w:rsidR="008C10C6" w:rsidRPr="00FF611A" w:rsidRDefault="008C10C6" w:rsidP="00AD6D62">
            <w:pPr>
              <w:jc w:val="both"/>
            </w:pPr>
            <w:r>
              <w:t>balances</w:t>
            </w:r>
          </w:p>
        </w:tc>
        <w:tc>
          <w:tcPr>
            <w:tcW w:w="1372" w:type="dxa"/>
          </w:tcPr>
          <w:p w14:paraId="401FF0FF" w14:textId="546D80DE" w:rsidR="008C10C6" w:rsidRDefault="008C10C6" w:rsidP="00AD6D62">
            <w:pPr>
              <w:jc w:val="both"/>
              <w:rPr>
                <w:lang w:val="ka-GE"/>
              </w:rPr>
            </w:pPr>
            <w:proofErr w:type="spellStart"/>
            <w:r>
              <w:rPr>
                <w:lang w:val="ka-GE"/>
              </w:rPr>
              <w:t>Array</w:t>
            </w:r>
            <w:proofErr w:type="spellEnd"/>
            <w:r>
              <w:rPr>
                <w:lang w:val="ka-GE"/>
              </w:rPr>
              <w:t xml:space="preserve"> </w:t>
            </w:r>
            <w:proofErr w:type="spellStart"/>
            <w:r>
              <w:rPr>
                <w:lang w:val="ka-GE"/>
              </w:rPr>
              <w:t>of</w:t>
            </w:r>
            <w:proofErr w:type="spellEnd"/>
            <w:r>
              <w:rPr>
                <w:lang w:val="ka-GE"/>
              </w:rPr>
              <w:t xml:space="preserve"> </w:t>
            </w:r>
            <w:proofErr w:type="spellStart"/>
            <w:r>
              <w:rPr>
                <w:lang w:val="ka-GE"/>
              </w:rPr>
              <w:t>Balances</w:t>
            </w:r>
            <w:proofErr w:type="spellEnd"/>
          </w:p>
        </w:tc>
        <w:tc>
          <w:tcPr>
            <w:tcW w:w="1980" w:type="dxa"/>
          </w:tcPr>
          <w:p w14:paraId="246D395C" w14:textId="6629C6FF" w:rsidR="008C10C6" w:rsidRDefault="008E7E47" w:rsidP="00AD6D62">
            <w:pPr>
              <w:jc w:val="both"/>
              <w:rPr>
                <w:rFonts w:ascii="Calibri" w:hAnsi="Calibri"/>
                <w:b/>
                <w:bCs/>
                <w:lang w:val="ka-GE"/>
              </w:rPr>
            </w:pPr>
            <w:proofErr w:type="spellStart"/>
            <w:r>
              <w:rPr>
                <w:rFonts w:ascii="Calibri" w:hAnsi="Calibri"/>
                <w:b/>
                <w:bCs/>
                <w:lang w:val="ka-GE"/>
              </w:rPr>
              <w:t>არააუცილებელი</w:t>
            </w:r>
            <w:proofErr w:type="spellEnd"/>
          </w:p>
        </w:tc>
        <w:tc>
          <w:tcPr>
            <w:tcW w:w="4585" w:type="dxa"/>
          </w:tcPr>
          <w:p w14:paraId="0D3E4648" w14:textId="05AFB93A" w:rsidR="008C10C6" w:rsidRDefault="008E7E47" w:rsidP="00AD6D62">
            <w:pPr>
              <w:keepNext/>
              <w:jc w:val="both"/>
              <w:rPr>
                <w:rFonts w:ascii="Calibri" w:hAnsi="Calibri"/>
                <w:lang w:val="ka-GE"/>
              </w:rPr>
            </w:pPr>
            <w:r>
              <w:rPr>
                <w:rFonts w:ascii="Calibri" w:hAnsi="Calibri"/>
                <w:lang w:val="ka-GE"/>
              </w:rPr>
              <w:t xml:space="preserve">შესაძლოა დაბრუნდეს </w:t>
            </w:r>
          </w:p>
        </w:tc>
      </w:tr>
    </w:tbl>
    <w:p w14:paraId="09BAB42D" w14:textId="77777777" w:rsidR="0064124B" w:rsidRDefault="0064124B" w:rsidP="00303035">
      <w:pPr>
        <w:jc w:val="both"/>
        <w:rPr>
          <w:rFonts w:ascii="Calibri" w:hAnsi="Calibri"/>
          <w:lang w:val="ka-GE"/>
        </w:rPr>
      </w:pPr>
    </w:p>
    <w:p w14:paraId="38119D78" w14:textId="4765FF1C" w:rsidR="00264FD0" w:rsidRDefault="008670D8" w:rsidP="008670D8">
      <w:pPr>
        <w:pStyle w:val="Heading3"/>
      </w:pPr>
      <w:bookmarkStart w:id="69" w:name="_Toc174034590"/>
      <w:proofErr w:type="spellStart"/>
      <w:r>
        <w:t>ანგარიშის</w:t>
      </w:r>
      <w:proofErr w:type="spellEnd"/>
      <w:r>
        <w:t xml:space="preserve"> </w:t>
      </w:r>
      <w:proofErr w:type="spellStart"/>
      <w:r>
        <w:t>ნაშთებში</w:t>
      </w:r>
      <w:proofErr w:type="spellEnd"/>
      <w:r>
        <w:t xml:space="preserve"> </w:t>
      </w:r>
      <w:proofErr w:type="spellStart"/>
      <w:r>
        <w:t>დასაბრუნებელი</w:t>
      </w:r>
      <w:proofErr w:type="spellEnd"/>
      <w:r>
        <w:t xml:space="preserve"> </w:t>
      </w:r>
      <w:proofErr w:type="spellStart"/>
      <w:r>
        <w:t>ინფორმაცია</w:t>
      </w:r>
      <w:bookmarkEnd w:id="69"/>
      <w:proofErr w:type="spellEnd"/>
    </w:p>
    <w:p w14:paraId="26E0B90A" w14:textId="038DA615" w:rsidR="002508F5" w:rsidRDefault="00055FB0" w:rsidP="002508F5">
      <w:proofErr w:type="spellStart"/>
      <w:r w:rsidRPr="00055FB0">
        <w:rPr>
          <w:b/>
          <w:bCs/>
        </w:rPr>
        <w:t>აუცილებელია</w:t>
      </w:r>
      <w:proofErr w:type="spellEnd"/>
      <w:r>
        <w:t xml:space="preserve"> </w:t>
      </w:r>
      <w:sdt>
        <w:sdtPr>
          <w:id w:val="548269519"/>
          <w:citation/>
        </w:sdtPr>
        <w:sdtEndPr/>
        <w:sdtContent>
          <w:r w:rsidR="002508F5">
            <w:fldChar w:fldCharType="begin"/>
          </w:r>
          <w:r w:rsidR="002508F5">
            <w:rPr>
              <w:lang w:val="ka-GE"/>
            </w:rPr>
            <w:instrText xml:space="preserve"> CITATION oFAIGEAIS \l 1079 </w:instrText>
          </w:r>
          <w:r w:rsidR="002508F5">
            <w:fldChar w:fldCharType="separate"/>
          </w:r>
          <w:r w:rsidR="00680AA7">
            <w:rPr>
              <w:noProof/>
              <w:lang w:val="ka-GE"/>
            </w:rPr>
            <w:t>(2)</w:t>
          </w:r>
          <w:r w:rsidR="002508F5">
            <w:fldChar w:fldCharType="end"/>
          </w:r>
        </w:sdtContent>
      </w:sdt>
      <w:r w:rsidR="002508F5">
        <w:t>-</w:t>
      </w:r>
      <w:proofErr w:type="spellStart"/>
      <w:r w:rsidR="002508F5">
        <w:t>ი</w:t>
      </w:r>
      <w:r w:rsidR="00247503">
        <w:t>თ</w:t>
      </w:r>
      <w:proofErr w:type="spellEnd"/>
      <w:r w:rsidR="002508F5">
        <w:t xml:space="preserve"> </w:t>
      </w:r>
      <w:r w:rsidR="00247503">
        <w:t>(</w:t>
      </w:r>
      <w:proofErr w:type="spellStart"/>
      <w:r w:rsidR="00247503">
        <w:t>იხ</w:t>
      </w:r>
      <w:proofErr w:type="spellEnd"/>
      <w:r w:rsidR="00247503">
        <w:t xml:space="preserve">. </w:t>
      </w:r>
      <w:r w:rsidR="00247503" w:rsidRPr="00247503">
        <w:t>4.4.3 Read Account Balances</w:t>
      </w:r>
      <w:r w:rsidR="00247503">
        <w:t xml:space="preserve">) </w:t>
      </w:r>
      <w:proofErr w:type="spellStart"/>
      <w:r w:rsidR="00247503">
        <w:t>განსაზღვრუ</w:t>
      </w:r>
      <w:r>
        <w:t>ლი</w:t>
      </w:r>
      <w:proofErr w:type="spellEnd"/>
      <w:r>
        <w:t xml:space="preserve"> </w:t>
      </w:r>
      <w:proofErr w:type="spellStart"/>
      <w:r>
        <w:t>გამოძახება</w:t>
      </w:r>
      <w:proofErr w:type="spellEnd"/>
      <w:r w:rsidR="008C10C6">
        <w:t xml:space="preserve"> </w:t>
      </w:r>
      <w:proofErr w:type="spellStart"/>
      <w:r w:rsidR="008C10C6">
        <w:t>აბრუნებდეს</w:t>
      </w:r>
      <w:proofErr w:type="spellEnd"/>
      <w:r w:rsidR="008C10C6">
        <w:t xml:space="preserve"> </w:t>
      </w:r>
      <w:proofErr w:type="spellStart"/>
      <w:r w:rsidR="009566C7">
        <w:t>სულ</w:t>
      </w:r>
      <w:proofErr w:type="spellEnd"/>
      <w:r w:rsidR="009566C7">
        <w:t xml:space="preserve"> </w:t>
      </w:r>
      <w:proofErr w:type="spellStart"/>
      <w:r w:rsidR="009566C7">
        <w:t>მცირე</w:t>
      </w:r>
      <w:proofErr w:type="spellEnd"/>
      <w:r w:rsidR="009566C7">
        <w:t xml:space="preserve"> </w:t>
      </w:r>
      <w:proofErr w:type="spellStart"/>
      <w:r w:rsidR="009566C7">
        <w:t>შემდეგი</w:t>
      </w:r>
      <w:proofErr w:type="spellEnd"/>
      <w:r w:rsidR="009566C7">
        <w:t xml:space="preserve"> </w:t>
      </w:r>
      <w:proofErr w:type="spellStart"/>
      <w:r w:rsidR="009566C7">
        <w:t>ტიპის</w:t>
      </w:r>
      <w:proofErr w:type="spellEnd"/>
      <w:r w:rsidR="009566C7">
        <w:t xml:space="preserve"> </w:t>
      </w:r>
      <w:proofErr w:type="spellStart"/>
      <w:r w:rsidR="009566C7">
        <w:t>ნაშთ</w:t>
      </w:r>
      <w:r w:rsidR="00CE7959">
        <w:t>ებ</w:t>
      </w:r>
      <w:r w:rsidR="004B3C75">
        <w:t>ს</w:t>
      </w:r>
      <w:proofErr w:type="spellEnd"/>
      <w:r w:rsidR="009566C7">
        <w:t xml:space="preserve">, </w:t>
      </w:r>
      <w:proofErr w:type="spellStart"/>
      <w:r w:rsidR="004B3C75">
        <w:t>განსაზღვრულს</w:t>
      </w:r>
      <w:proofErr w:type="spellEnd"/>
      <w:r w:rsidR="009566C7">
        <w:t xml:space="preserve"> </w:t>
      </w:r>
      <w:proofErr w:type="spellStart"/>
      <w:r w:rsidR="009566C7">
        <w:t>განისაზღვრება</w:t>
      </w:r>
      <w:proofErr w:type="spellEnd"/>
      <w:r w:rsidR="009566C7">
        <w:t xml:space="preserve"> </w:t>
      </w:r>
      <w:sdt>
        <w:sdtPr>
          <w:id w:val="-2043124819"/>
          <w:citation/>
        </w:sdtPr>
        <w:sdtEndPr/>
        <w:sdtContent>
          <w:r w:rsidR="009566C7">
            <w:fldChar w:fldCharType="begin"/>
          </w:r>
          <w:r w:rsidR="009566C7">
            <w:rPr>
              <w:lang w:val="ka-GE"/>
            </w:rPr>
            <w:instrText xml:space="preserve"> CITATION GBAoFADOM \l 1079 </w:instrText>
          </w:r>
          <w:r w:rsidR="009566C7">
            <w:fldChar w:fldCharType="separate"/>
          </w:r>
          <w:r w:rsidR="00680AA7">
            <w:rPr>
              <w:noProof/>
              <w:lang w:val="ka-GE"/>
            </w:rPr>
            <w:t>(8)</w:t>
          </w:r>
          <w:r w:rsidR="009566C7">
            <w:fldChar w:fldCharType="end"/>
          </w:r>
        </w:sdtContent>
      </w:sdt>
      <w:r w:rsidR="009566C7">
        <w:t>-</w:t>
      </w:r>
      <w:proofErr w:type="spellStart"/>
      <w:r w:rsidR="009566C7">
        <w:t>ით</w:t>
      </w:r>
      <w:proofErr w:type="spellEnd"/>
      <w:r w:rsidR="009566C7">
        <w:t>:</w:t>
      </w:r>
    </w:p>
    <w:p w14:paraId="7BE6191E" w14:textId="10EBF471" w:rsidR="009566C7" w:rsidRDefault="007E7A24" w:rsidP="00524A1B">
      <w:pPr>
        <w:pStyle w:val="ListParagraph"/>
        <w:numPr>
          <w:ilvl w:val="0"/>
          <w:numId w:val="16"/>
        </w:numPr>
      </w:pPr>
      <w:proofErr w:type="spellStart"/>
      <w:r>
        <w:t>ათვისებული</w:t>
      </w:r>
      <w:proofErr w:type="spellEnd"/>
      <w:r>
        <w:t xml:space="preserve"> </w:t>
      </w:r>
      <w:proofErr w:type="spellStart"/>
      <w:r>
        <w:t>თანხის</w:t>
      </w:r>
      <w:proofErr w:type="spellEnd"/>
      <w:r>
        <w:t xml:space="preserve"> </w:t>
      </w:r>
      <w:proofErr w:type="spellStart"/>
      <w:r>
        <w:t>მოცულობა</w:t>
      </w:r>
      <w:proofErr w:type="spellEnd"/>
      <w:r w:rsidR="00FB6A3A">
        <w:t xml:space="preserve"> (</w:t>
      </w:r>
      <w:proofErr w:type="spellStart"/>
      <w:r w:rsidR="00FB6A3A">
        <w:t>თავი</w:t>
      </w:r>
      <w:proofErr w:type="spellEnd"/>
      <w:r w:rsidR="00FB6A3A">
        <w:t xml:space="preserve"> </w:t>
      </w:r>
      <w:r w:rsidR="00F868B4">
        <w:t>7.2.1)</w:t>
      </w:r>
      <w:r w:rsidR="00275297">
        <w:t xml:space="preserve">, </w:t>
      </w:r>
      <w:proofErr w:type="spellStart"/>
      <w:r w:rsidR="00275297">
        <w:t>მიმდინარე</w:t>
      </w:r>
      <w:proofErr w:type="spellEnd"/>
      <w:r w:rsidR="00275297">
        <w:t xml:space="preserve"> </w:t>
      </w:r>
      <w:proofErr w:type="spellStart"/>
      <w:r w:rsidR="00275297">
        <w:t>საოპერაციო</w:t>
      </w:r>
      <w:proofErr w:type="spellEnd"/>
      <w:r w:rsidR="00275297">
        <w:t xml:space="preserve"> </w:t>
      </w:r>
      <w:proofErr w:type="spellStart"/>
      <w:r w:rsidR="00275297">
        <w:t>დღისთვის</w:t>
      </w:r>
      <w:proofErr w:type="spellEnd"/>
      <w:r w:rsidR="00275297">
        <w:t xml:space="preserve"> (</w:t>
      </w:r>
      <w:proofErr w:type="spellStart"/>
      <w:r w:rsidR="00275297">
        <w:t>referenceDate</w:t>
      </w:r>
      <w:proofErr w:type="spellEnd"/>
      <w:r w:rsidR="00275297">
        <w:rPr>
          <w:lang w:val="ka-GE"/>
        </w:rPr>
        <w:t xml:space="preserve"> ველი ცარიელია)</w:t>
      </w:r>
    </w:p>
    <w:p w14:paraId="29048E6B" w14:textId="0E513114" w:rsidR="007E7A24" w:rsidRDefault="0039450D" w:rsidP="00524A1B">
      <w:pPr>
        <w:pStyle w:val="ListParagraph"/>
        <w:numPr>
          <w:ilvl w:val="0"/>
          <w:numId w:val="16"/>
        </w:numPr>
      </w:pPr>
      <w:proofErr w:type="spellStart"/>
      <w:r>
        <w:lastRenderedPageBreak/>
        <w:t>აუთვისებელი</w:t>
      </w:r>
      <w:proofErr w:type="spellEnd"/>
      <w:r>
        <w:t xml:space="preserve"> </w:t>
      </w:r>
      <w:proofErr w:type="spellStart"/>
      <w:r>
        <w:t>თანხა</w:t>
      </w:r>
      <w:proofErr w:type="spellEnd"/>
      <w:r w:rsidR="00F868B4">
        <w:t xml:space="preserve"> (</w:t>
      </w:r>
      <w:proofErr w:type="spellStart"/>
      <w:r w:rsidR="00F868B4">
        <w:t>თავი</w:t>
      </w:r>
      <w:proofErr w:type="spellEnd"/>
      <w:r w:rsidR="00F868B4">
        <w:t xml:space="preserve"> </w:t>
      </w:r>
      <w:r w:rsidR="00306DD4">
        <w:t>7.2.2)</w:t>
      </w:r>
    </w:p>
    <w:p w14:paraId="181106D6" w14:textId="36C996BB" w:rsidR="0039450D" w:rsidRDefault="00F156C3" w:rsidP="00524A1B">
      <w:pPr>
        <w:pStyle w:val="ListParagraph"/>
        <w:numPr>
          <w:ilvl w:val="0"/>
          <w:numId w:val="16"/>
        </w:numPr>
      </w:pPr>
      <w:proofErr w:type="spellStart"/>
      <w:r>
        <w:t>მიმდინარე</w:t>
      </w:r>
      <w:proofErr w:type="spellEnd"/>
      <w:r>
        <w:t xml:space="preserve"> </w:t>
      </w:r>
      <w:proofErr w:type="spellStart"/>
      <w:r>
        <w:t>ჯამური</w:t>
      </w:r>
      <w:proofErr w:type="spellEnd"/>
      <w:r>
        <w:t xml:space="preserve"> </w:t>
      </w:r>
      <w:proofErr w:type="spellStart"/>
      <w:r>
        <w:t>ვალდებულება</w:t>
      </w:r>
      <w:proofErr w:type="spellEnd"/>
      <w:r w:rsidR="00306DD4">
        <w:t xml:space="preserve"> (</w:t>
      </w:r>
      <w:proofErr w:type="spellStart"/>
      <w:r w:rsidR="00306DD4">
        <w:t>თავი</w:t>
      </w:r>
      <w:proofErr w:type="spellEnd"/>
      <w:r w:rsidR="00306DD4">
        <w:t xml:space="preserve"> 7.</w:t>
      </w:r>
      <w:r w:rsidR="00423571">
        <w:t>2.3)</w:t>
      </w:r>
    </w:p>
    <w:p w14:paraId="42B0078B" w14:textId="3C265CC8" w:rsidR="00FB6A3A" w:rsidRDefault="00FB6A3A" w:rsidP="00FB6A3A">
      <w:pPr>
        <w:pStyle w:val="ListParagraph"/>
        <w:numPr>
          <w:ilvl w:val="0"/>
          <w:numId w:val="16"/>
        </w:numPr>
      </w:pPr>
      <w:proofErr w:type="spellStart"/>
      <w:r w:rsidRPr="00FB6A3A">
        <w:t>გრაფიკით</w:t>
      </w:r>
      <w:proofErr w:type="spellEnd"/>
      <w:r w:rsidRPr="00FB6A3A">
        <w:t xml:space="preserve"> </w:t>
      </w:r>
      <w:proofErr w:type="spellStart"/>
      <w:r w:rsidRPr="00FB6A3A">
        <w:t>გათვალისწინებული</w:t>
      </w:r>
      <w:proofErr w:type="spellEnd"/>
      <w:r w:rsidRPr="00FB6A3A">
        <w:t xml:space="preserve"> </w:t>
      </w:r>
      <w:proofErr w:type="spellStart"/>
      <w:r w:rsidRPr="00FB6A3A">
        <w:t>შემდეგი</w:t>
      </w:r>
      <w:proofErr w:type="spellEnd"/>
      <w:r w:rsidRPr="00FB6A3A">
        <w:t xml:space="preserve"> </w:t>
      </w:r>
      <w:proofErr w:type="spellStart"/>
      <w:r w:rsidRPr="00FB6A3A">
        <w:t>შენატანი</w:t>
      </w:r>
      <w:proofErr w:type="spellEnd"/>
      <w:r w:rsidR="00423571">
        <w:t xml:space="preserve"> (</w:t>
      </w:r>
      <w:proofErr w:type="spellStart"/>
      <w:r w:rsidR="00423571">
        <w:t>თავი</w:t>
      </w:r>
      <w:proofErr w:type="spellEnd"/>
      <w:r w:rsidR="00423571">
        <w:t xml:space="preserve"> 7.2.4)</w:t>
      </w:r>
    </w:p>
    <w:p w14:paraId="37F8D4DE" w14:textId="77777777" w:rsidR="000B44EC" w:rsidRDefault="000B44EC" w:rsidP="000B44EC"/>
    <w:p w14:paraId="2567BC29" w14:textId="26CD4BBC" w:rsidR="000B44EC" w:rsidRDefault="000B44EC" w:rsidP="005D6270">
      <w:pPr>
        <w:jc w:val="both"/>
      </w:pPr>
      <w:proofErr w:type="spellStart"/>
      <w:r w:rsidRPr="005D6270">
        <w:rPr>
          <w:b/>
          <w:bCs/>
        </w:rPr>
        <w:t>შესაძლოა</w:t>
      </w:r>
      <w:proofErr w:type="spellEnd"/>
      <w:r>
        <w:t xml:space="preserve"> </w:t>
      </w:r>
      <w:proofErr w:type="spellStart"/>
      <w:r>
        <w:t>ამსმპ-მა</w:t>
      </w:r>
      <w:proofErr w:type="spellEnd"/>
      <w:r>
        <w:t xml:space="preserve"> </w:t>
      </w:r>
      <w:proofErr w:type="spellStart"/>
      <w:r>
        <w:t>ასევე</w:t>
      </w:r>
      <w:proofErr w:type="spellEnd"/>
      <w:r>
        <w:t xml:space="preserve"> </w:t>
      </w:r>
      <w:proofErr w:type="spellStart"/>
      <w:r>
        <w:t>დააბრუნოს</w:t>
      </w:r>
      <w:proofErr w:type="spellEnd"/>
      <w:r>
        <w:t xml:space="preserve"> </w:t>
      </w:r>
      <w:proofErr w:type="spellStart"/>
      <w:r>
        <w:t>სხვა</w:t>
      </w:r>
      <w:proofErr w:type="spellEnd"/>
      <w:r>
        <w:t xml:space="preserve"> </w:t>
      </w:r>
      <w:proofErr w:type="spellStart"/>
      <w:r>
        <w:t>ნაშთი</w:t>
      </w:r>
      <w:proofErr w:type="spellEnd"/>
      <w:r>
        <w:t>/</w:t>
      </w:r>
      <w:proofErr w:type="spellStart"/>
      <w:r>
        <w:t>ნაშთები</w:t>
      </w:r>
      <w:proofErr w:type="spellEnd"/>
      <w:r>
        <w:t xml:space="preserve"> </w:t>
      </w:r>
      <w:proofErr w:type="spellStart"/>
      <w:r>
        <w:t>რომლებიც</w:t>
      </w:r>
      <w:proofErr w:type="spellEnd"/>
      <w:r>
        <w:t xml:space="preserve"> </w:t>
      </w:r>
      <w:sdt>
        <w:sdtPr>
          <w:id w:val="1701895438"/>
          <w:citation/>
        </w:sdtPr>
        <w:sdtContent>
          <w:r>
            <w:fldChar w:fldCharType="begin"/>
          </w:r>
          <w:r w:rsidRPr="005D6270">
            <w:rPr>
              <w:lang w:val="ka-GE"/>
            </w:rPr>
            <w:instrText xml:space="preserve"> CITATION GBAoFADOM \l 1079 </w:instrText>
          </w:r>
          <w:r>
            <w:fldChar w:fldCharType="separate"/>
          </w:r>
          <w:r w:rsidR="00680AA7">
            <w:rPr>
              <w:noProof/>
              <w:lang w:val="ka-GE"/>
            </w:rPr>
            <w:t>(8)</w:t>
          </w:r>
          <w:r>
            <w:fldChar w:fldCharType="end"/>
          </w:r>
        </w:sdtContent>
      </w:sdt>
      <w:r>
        <w:t>-</w:t>
      </w:r>
      <w:proofErr w:type="spellStart"/>
      <w:r>
        <w:t>ით</w:t>
      </w:r>
      <w:proofErr w:type="spellEnd"/>
      <w:r>
        <w:t xml:space="preserve"> </w:t>
      </w:r>
      <w:proofErr w:type="spellStart"/>
      <w:r>
        <w:t>არის</w:t>
      </w:r>
      <w:proofErr w:type="spellEnd"/>
      <w:r>
        <w:t xml:space="preserve"> </w:t>
      </w:r>
      <w:proofErr w:type="spellStart"/>
      <w:r>
        <w:t>განსაზღვრული</w:t>
      </w:r>
      <w:proofErr w:type="spellEnd"/>
      <w:r>
        <w:t xml:space="preserve">. </w:t>
      </w:r>
      <w:proofErr w:type="spellStart"/>
      <w:r>
        <w:t>მაგალითად</w:t>
      </w:r>
      <w:proofErr w:type="spellEnd"/>
      <w:r>
        <w:t xml:space="preserve">, </w:t>
      </w:r>
      <w:proofErr w:type="spellStart"/>
      <w:r>
        <w:t>ათვისებული</w:t>
      </w:r>
      <w:proofErr w:type="spellEnd"/>
      <w:r>
        <w:t xml:space="preserve"> </w:t>
      </w:r>
      <w:proofErr w:type="spellStart"/>
      <w:r>
        <w:t>თანხის</w:t>
      </w:r>
      <w:proofErr w:type="spellEnd"/>
      <w:r>
        <w:t xml:space="preserve"> </w:t>
      </w:r>
      <w:proofErr w:type="spellStart"/>
      <w:r>
        <w:t>მოცულობა</w:t>
      </w:r>
      <w:proofErr w:type="spellEnd"/>
      <w:r>
        <w:t xml:space="preserve"> (</w:t>
      </w:r>
      <w:proofErr w:type="spellStart"/>
      <w:r>
        <w:t>თავი</w:t>
      </w:r>
      <w:proofErr w:type="spellEnd"/>
      <w:r>
        <w:t xml:space="preserve"> 7.2.1), </w:t>
      </w:r>
      <w:proofErr w:type="spellStart"/>
      <w:r w:rsidR="005D6270">
        <w:t>წინა</w:t>
      </w:r>
      <w:proofErr w:type="spellEnd"/>
      <w:r w:rsidR="005D6270">
        <w:t xml:space="preserve"> </w:t>
      </w:r>
      <w:proofErr w:type="spellStart"/>
      <w:r w:rsidR="005D6270">
        <w:t>თარიღით</w:t>
      </w:r>
      <w:proofErr w:type="spellEnd"/>
      <w:r w:rsidR="005D6270">
        <w:t xml:space="preserve">, </w:t>
      </w:r>
      <w:proofErr w:type="spellStart"/>
      <w:r w:rsidR="005D6270">
        <w:t>რომელიმე</w:t>
      </w:r>
      <w:proofErr w:type="spellEnd"/>
      <w:r>
        <w:t xml:space="preserve"> </w:t>
      </w:r>
      <w:proofErr w:type="spellStart"/>
      <w:r>
        <w:t>საოპერაციო</w:t>
      </w:r>
      <w:proofErr w:type="spellEnd"/>
      <w:r>
        <w:t xml:space="preserve"> </w:t>
      </w:r>
      <w:proofErr w:type="spellStart"/>
      <w:r>
        <w:t>დღისთვის</w:t>
      </w:r>
      <w:proofErr w:type="spellEnd"/>
      <w:r>
        <w:t xml:space="preserve"> (</w:t>
      </w:r>
      <w:proofErr w:type="spellStart"/>
      <w:r>
        <w:t>referenceDate</w:t>
      </w:r>
      <w:proofErr w:type="spellEnd"/>
      <w:r w:rsidR="005D6270">
        <w:rPr>
          <w:lang w:val="ka-GE"/>
        </w:rPr>
        <w:t>-ში მითითებული თარიღით</w:t>
      </w:r>
      <w:r w:rsidRPr="005D6270">
        <w:rPr>
          <w:lang w:val="ka-GE"/>
        </w:rPr>
        <w:t>)</w:t>
      </w:r>
    </w:p>
    <w:p w14:paraId="7F620EA1" w14:textId="17AA3BFA" w:rsidR="000B44EC" w:rsidRPr="00FB6A3A" w:rsidRDefault="000B44EC" w:rsidP="000B44EC"/>
    <w:p w14:paraId="5BA44823" w14:textId="77777777" w:rsidR="003B5BFC" w:rsidRDefault="003B5BFC" w:rsidP="003B5BFC"/>
    <w:p w14:paraId="64F7D1DF" w14:textId="3B6DEB4C" w:rsidR="001309F9" w:rsidRDefault="001309F9" w:rsidP="001309F9">
      <w:pPr>
        <w:pStyle w:val="Heading3"/>
      </w:pPr>
      <w:bookmarkStart w:id="70" w:name="_Toc174034591"/>
      <w:proofErr w:type="spellStart"/>
      <w:r>
        <w:t>ანგარიშის</w:t>
      </w:r>
      <w:proofErr w:type="spellEnd"/>
      <w:r>
        <w:t xml:space="preserve"> </w:t>
      </w:r>
      <w:proofErr w:type="spellStart"/>
      <w:r>
        <w:t>ტრანზაქციებში</w:t>
      </w:r>
      <w:proofErr w:type="spellEnd"/>
      <w:r>
        <w:t xml:space="preserve"> </w:t>
      </w:r>
      <w:proofErr w:type="spellStart"/>
      <w:r>
        <w:t>დასაბრუნებელი</w:t>
      </w:r>
      <w:proofErr w:type="spellEnd"/>
      <w:r>
        <w:t xml:space="preserve"> </w:t>
      </w:r>
      <w:proofErr w:type="spellStart"/>
      <w:r>
        <w:t>ინფორმაცია</w:t>
      </w:r>
      <w:bookmarkEnd w:id="70"/>
      <w:proofErr w:type="spellEnd"/>
    </w:p>
    <w:p w14:paraId="157BBC7D" w14:textId="76074D8E" w:rsidR="001309F9" w:rsidRPr="001309F9" w:rsidRDefault="001309F9" w:rsidP="001309F9">
      <w:commentRangeStart w:id="71"/>
      <w:proofErr w:type="spellStart"/>
      <w:r>
        <w:t>ამ</w:t>
      </w:r>
      <w:proofErr w:type="spellEnd"/>
      <w:r>
        <w:t xml:space="preserve"> </w:t>
      </w:r>
      <w:proofErr w:type="spellStart"/>
      <w:r>
        <w:t>დოკუმენტის</w:t>
      </w:r>
      <w:proofErr w:type="spellEnd"/>
      <w:r>
        <w:t xml:space="preserve"> </w:t>
      </w:r>
      <w:proofErr w:type="spellStart"/>
      <w:r>
        <w:t>ამ</w:t>
      </w:r>
      <w:proofErr w:type="spellEnd"/>
      <w:r>
        <w:t xml:space="preserve"> </w:t>
      </w:r>
      <w:proofErr w:type="spellStart"/>
      <w:r>
        <w:t>ვერსიის</w:t>
      </w:r>
      <w:proofErr w:type="spellEnd"/>
      <w:r>
        <w:t xml:space="preserve"> </w:t>
      </w:r>
      <w:proofErr w:type="spellStart"/>
      <w:r>
        <w:t>მიზნებისათვის</w:t>
      </w:r>
      <w:proofErr w:type="spellEnd"/>
      <w:r>
        <w:t xml:space="preserve"> </w:t>
      </w:r>
      <w:sdt>
        <w:sdtPr>
          <w:id w:val="1919125917"/>
          <w:citation/>
        </w:sdtPr>
        <w:sdtEndPr/>
        <w:sdtContent>
          <w:r>
            <w:fldChar w:fldCharType="begin"/>
          </w:r>
          <w:r>
            <w:rPr>
              <w:lang w:val="ka-GE"/>
            </w:rPr>
            <w:instrText xml:space="preserve"> CITATION oFAIGEAIS \l 1079 </w:instrText>
          </w:r>
          <w:r>
            <w:fldChar w:fldCharType="separate"/>
          </w:r>
          <w:r w:rsidR="00680AA7">
            <w:rPr>
              <w:noProof/>
              <w:lang w:val="ka-GE"/>
            </w:rPr>
            <w:t>(2)</w:t>
          </w:r>
          <w:r>
            <w:fldChar w:fldCharType="end"/>
          </w:r>
        </w:sdtContent>
      </w:sdt>
      <w:r>
        <w:t>-</w:t>
      </w:r>
      <w:proofErr w:type="spellStart"/>
      <w:r w:rsidR="000220E7">
        <w:t>ზე</w:t>
      </w:r>
      <w:proofErr w:type="spellEnd"/>
      <w:r>
        <w:t xml:space="preserve"> </w:t>
      </w:r>
      <w:proofErr w:type="spellStart"/>
      <w:r>
        <w:t>დამატებითი</w:t>
      </w:r>
      <w:proofErr w:type="spellEnd"/>
      <w:r>
        <w:t xml:space="preserve"> </w:t>
      </w:r>
      <w:proofErr w:type="spellStart"/>
      <w:r>
        <w:t>მოთხოვნები</w:t>
      </w:r>
      <w:proofErr w:type="spellEnd"/>
      <w:r>
        <w:t xml:space="preserve"> </w:t>
      </w:r>
      <w:proofErr w:type="spellStart"/>
      <w:r>
        <w:t>განსაზღვრული</w:t>
      </w:r>
      <w:proofErr w:type="spellEnd"/>
      <w:r>
        <w:t xml:space="preserve"> </w:t>
      </w:r>
      <w:proofErr w:type="spellStart"/>
      <w:r>
        <w:t>არ</w:t>
      </w:r>
      <w:proofErr w:type="spellEnd"/>
      <w:r>
        <w:t xml:space="preserve"> </w:t>
      </w:r>
      <w:proofErr w:type="spellStart"/>
      <w:r>
        <w:t>არის</w:t>
      </w:r>
      <w:proofErr w:type="spellEnd"/>
      <w:r w:rsidR="002D4E1A">
        <w:t xml:space="preserve">, </w:t>
      </w:r>
      <w:proofErr w:type="spellStart"/>
      <w:r w:rsidR="002D4E1A">
        <w:t>გარდა</w:t>
      </w:r>
      <w:proofErr w:type="spellEnd"/>
      <w:r w:rsidR="002D4E1A">
        <w:t xml:space="preserve"> </w:t>
      </w:r>
      <w:r w:rsidR="002D4E1A">
        <w:fldChar w:fldCharType="begin"/>
      </w:r>
      <w:r w:rsidR="002D4E1A">
        <w:instrText xml:space="preserve"> REF _Ref174030193 \r \h </w:instrText>
      </w:r>
      <w:r w:rsidR="002D4E1A">
        <w:fldChar w:fldCharType="separate"/>
      </w:r>
      <w:r w:rsidR="002D4E1A">
        <w:t>5.6</w:t>
      </w:r>
      <w:r w:rsidR="002D4E1A">
        <w:fldChar w:fldCharType="end"/>
      </w:r>
      <w:r w:rsidR="002D4E1A">
        <w:t xml:space="preserve"> </w:t>
      </w:r>
      <w:proofErr w:type="spellStart"/>
      <w:r w:rsidR="002D4E1A">
        <w:t>თავით</w:t>
      </w:r>
      <w:proofErr w:type="spellEnd"/>
      <w:r w:rsidR="002D4E1A">
        <w:t xml:space="preserve"> </w:t>
      </w:r>
      <w:proofErr w:type="spellStart"/>
      <w:r w:rsidR="002D4E1A">
        <w:t>მითითებულისა</w:t>
      </w:r>
      <w:proofErr w:type="spellEnd"/>
      <w:r w:rsidR="004C21A7">
        <w:t>.</w:t>
      </w:r>
      <w:commentRangeEnd w:id="71"/>
      <w:r w:rsidR="00C17110">
        <w:rPr>
          <w:rStyle w:val="CommentReference"/>
        </w:rPr>
        <w:commentReference w:id="71"/>
      </w:r>
    </w:p>
    <w:p w14:paraId="359C6A07" w14:textId="0016D0BF" w:rsidR="004D1541" w:rsidRDefault="004D1541" w:rsidP="00303035">
      <w:pPr>
        <w:jc w:val="both"/>
        <w:rPr>
          <w:rFonts w:ascii="Calibri" w:hAnsi="Calibri"/>
          <w:lang w:val="ka-GE"/>
        </w:rPr>
      </w:pPr>
    </w:p>
    <w:p w14:paraId="008802C7" w14:textId="77777777" w:rsidR="001E6086" w:rsidRDefault="001E6086" w:rsidP="00D90D0E">
      <w:pPr>
        <w:jc w:val="both"/>
        <w:rPr>
          <w:rFonts w:cs="Courier New"/>
          <w:sz w:val="20"/>
          <w:szCs w:val="20"/>
          <w:lang w:val="ka-GE"/>
        </w:rPr>
      </w:pPr>
    </w:p>
    <w:p w14:paraId="36DB5598" w14:textId="77777777" w:rsidR="005C6140" w:rsidRDefault="005C6140" w:rsidP="00CC0C18">
      <w:pPr>
        <w:keepNext/>
        <w:jc w:val="center"/>
      </w:pPr>
    </w:p>
    <w:bookmarkStart w:id="72" w:name="_Toc174034592" w:displacedByCustomXml="next"/>
    <w:sdt>
      <w:sdtPr>
        <w:rPr>
          <w:rFonts w:asciiTheme="minorHAnsi" w:eastAsiaTheme="minorEastAsia" w:hAnsiTheme="minorHAnsi" w:cstheme="minorBidi"/>
          <w:color w:val="auto"/>
          <w:sz w:val="22"/>
          <w:szCs w:val="22"/>
        </w:rPr>
        <w:id w:val="-468897310"/>
        <w:docPartObj>
          <w:docPartGallery w:val="Bibliographies"/>
          <w:docPartUnique/>
        </w:docPartObj>
      </w:sdtPr>
      <w:sdtEndPr/>
      <w:sdtContent>
        <w:p w14:paraId="11D30B06" w14:textId="77777777" w:rsidR="00445443" w:rsidRDefault="00445443">
          <w:pPr>
            <w:pStyle w:val="Heading1"/>
          </w:pPr>
          <w:r>
            <w:t>Bibliography</w:t>
          </w:r>
          <w:bookmarkEnd w:id="72"/>
        </w:p>
        <w:sdt>
          <w:sdtPr>
            <w:id w:val="111145805"/>
            <w:bibliography/>
          </w:sdtPr>
          <w:sdtEndPr/>
          <w:sdtContent>
            <w:p w14:paraId="20457146" w14:textId="77777777" w:rsidR="00680AA7" w:rsidRDefault="00445443" w:rsidP="00680AA7">
              <w:pPr>
                <w:pStyle w:val="Bibliography"/>
                <w:rPr>
                  <w:noProof/>
                  <w:sz w:val="24"/>
                  <w:szCs w:val="24"/>
                </w:rPr>
              </w:pPr>
              <w:r>
                <w:fldChar w:fldCharType="begin"/>
              </w:r>
              <w:r>
                <w:instrText xml:space="preserve"> BIBLIOGRAPHY </w:instrText>
              </w:r>
              <w:r>
                <w:fldChar w:fldCharType="separate"/>
              </w:r>
              <w:r w:rsidR="00680AA7">
                <w:rPr>
                  <w:noProof/>
                </w:rPr>
                <w:t xml:space="preserve">1. </w:t>
              </w:r>
              <w:r w:rsidR="00680AA7">
                <w:rPr>
                  <w:b/>
                  <w:bCs/>
                  <w:noProof/>
                </w:rPr>
                <w:t>The Berlin Group.</w:t>
              </w:r>
              <w:r w:rsidR="00680AA7">
                <w:rPr>
                  <w:noProof/>
                </w:rPr>
                <w:t xml:space="preserve"> openFinance API Framework, XS2A API as PSD2 Interface Implementation Guidelines. Version 2.1 July 31, 2024. oFA-IG-Com.</w:t>
              </w:r>
            </w:p>
            <w:p w14:paraId="23174540" w14:textId="77777777" w:rsidR="00680AA7" w:rsidRDefault="00680AA7" w:rsidP="00680AA7">
              <w:pPr>
                <w:pStyle w:val="Bibliography"/>
                <w:rPr>
                  <w:noProof/>
                </w:rPr>
              </w:pPr>
              <w:r>
                <w:rPr>
                  <w:noProof/>
                </w:rPr>
                <w:t>2. —. openFinance API Framework; Implementation Guidelines for Extended Services; Extended Account Information Services. Version 2.1 July 31, 2024. oFA-IG-EAIS.</w:t>
              </w:r>
            </w:p>
            <w:p w14:paraId="4EC87247" w14:textId="77777777" w:rsidR="00680AA7" w:rsidRDefault="00680AA7" w:rsidP="00680AA7">
              <w:pPr>
                <w:pStyle w:val="Bibliography"/>
                <w:rPr>
                  <w:noProof/>
                </w:rPr>
              </w:pPr>
              <w:r>
                <w:rPr>
                  <w:noProof/>
                </w:rPr>
                <w:t xml:space="preserve">3. </w:t>
              </w:r>
              <w:r>
                <w:rPr>
                  <w:b/>
                  <w:bCs/>
                  <w:noProof/>
                </w:rPr>
                <w:t>Bradner, Scott.</w:t>
              </w:r>
              <w:r>
                <w:rPr>
                  <w:noProof/>
                </w:rPr>
                <w:t xml:space="preserve"> </w:t>
              </w:r>
              <w:r>
                <w:rPr>
                  <w:i/>
                  <w:iCs/>
                  <w:noProof/>
                </w:rPr>
                <w:t xml:space="preserve">RFC 2119 (Key words for use in RFCs to Indicate Requirement Levels). </w:t>
              </w:r>
              <w:r>
                <w:rPr>
                  <w:noProof/>
                </w:rPr>
                <w:t>March 1997.</w:t>
              </w:r>
            </w:p>
            <w:p w14:paraId="7AD4F950" w14:textId="77777777" w:rsidR="00680AA7" w:rsidRDefault="00680AA7" w:rsidP="00680AA7">
              <w:pPr>
                <w:pStyle w:val="Bibliography"/>
                <w:rPr>
                  <w:noProof/>
                </w:rPr>
              </w:pPr>
              <w:r>
                <w:rPr>
                  <w:noProof/>
                </w:rPr>
                <w:t xml:space="preserve">4. </w:t>
              </w:r>
              <w:r>
                <w:rPr>
                  <w:b/>
                  <w:bCs/>
                  <w:noProof/>
                </w:rPr>
                <w:t>The Berlin Group.</w:t>
              </w:r>
              <w:r>
                <w:rPr>
                  <w:noProof/>
                </w:rPr>
                <w:t xml:space="preserve"> openFinance API Framework, Protocol Functions and Security Measures. Version 2.1 July 31, 2023. oFA-PFSM.</w:t>
              </w:r>
            </w:p>
            <w:p w14:paraId="576D6500" w14:textId="77777777" w:rsidR="00680AA7" w:rsidRDefault="00680AA7" w:rsidP="00680AA7">
              <w:pPr>
                <w:pStyle w:val="Bibliography"/>
                <w:rPr>
                  <w:noProof/>
                </w:rPr>
              </w:pPr>
              <w:r>
                <w:rPr>
                  <w:noProof/>
                </w:rPr>
                <w:t xml:space="preserve">5. </w:t>
              </w:r>
              <w:r>
                <w:rPr>
                  <w:b/>
                  <w:bCs/>
                  <w:noProof/>
                </w:rPr>
                <w:t>საქართველოს საბანკო ასოციაცია.</w:t>
              </w:r>
              <w:r>
                <w:rPr>
                  <w:noProof/>
                </w:rPr>
                <w:t xml:space="preserve"> ღია ფინანსების სისტემაში The Berlin Group openFinance API Framework, Protocol Functions and Security Measures in Version 2.x დანერგვის სახელმძღვანელო. 2024.</w:t>
              </w:r>
            </w:p>
            <w:p w14:paraId="1AC8A36B" w14:textId="77777777" w:rsidR="00680AA7" w:rsidRDefault="00680AA7" w:rsidP="00680AA7">
              <w:pPr>
                <w:pStyle w:val="Bibliography"/>
                <w:rPr>
                  <w:noProof/>
                </w:rPr>
              </w:pPr>
              <w:r>
                <w:rPr>
                  <w:noProof/>
                </w:rPr>
                <w:t xml:space="preserve">6. —. ღია ფინანსების სისტემაში თანხმობების მართვის სახელმძღვანელო. </w:t>
              </w:r>
            </w:p>
            <w:p w14:paraId="1E32015C" w14:textId="77777777" w:rsidR="00680AA7" w:rsidRDefault="00680AA7" w:rsidP="00680AA7">
              <w:pPr>
                <w:pStyle w:val="Bibliography"/>
                <w:rPr>
                  <w:b/>
                  <w:bCs/>
                  <w:noProof/>
                </w:rPr>
              </w:pPr>
              <w:r>
                <w:rPr>
                  <w:noProof/>
                </w:rPr>
                <w:t xml:space="preserve">7. </w:t>
              </w:r>
              <w:r>
                <w:rPr>
                  <w:b/>
                  <w:bCs/>
                  <w:i/>
                  <w:iCs/>
                  <w:noProof/>
                </w:rPr>
                <w:t xml:space="preserve">RFC 4122 (A Universally Unique Identifier (UUID) URN Namespace). </w:t>
              </w:r>
            </w:p>
            <w:p w14:paraId="7F6AF6D1" w14:textId="77777777" w:rsidR="00680AA7" w:rsidRDefault="00680AA7" w:rsidP="00680AA7">
              <w:pPr>
                <w:pStyle w:val="Bibliography"/>
                <w:rPr>
                  <w:b/>
                  <w:bCs/>
                  <w:noProof/>
                </w:rPr>
              </w:pPr>
              <w:r>
                <w:rPr>
                  <w:b/>
                  <w:bCs/>
                  <w:noProof/>
                </w:rPr>
                <w:t xml:space="preserve">8. საქართველოს საბანკო ასოციაცია. </w:t>
              </w:r>
              <w:r>
                <w:rPr>
                  <w:b/>
                  <w:bCs/>
                  <w:i/>
                  <w:iCs/>
                  <w:noProof/>
                </w:rPr>
                <w:t xml:space="preserve">ღია ფინანსების სისტემაში საერთო განსაზღვრებების ცნობარი. </w:t>
              </w:r>
            </w:p>
            <w:p w14:paraId="458BAC4F" w14:textId="77777777" w:rsidR="00680AA7" w:rsidRDefault="00680AA7" w:rsidP="00680AA7">
              <w:pPr>
                <w:pStyle w:val="Bibliography"/>
                <w:rPr>
                  <w:b/>
                  <w:bCs/>
                  <w:noProof/>
                </w:rPr>
              </w:pPr>
              <w:r>
                <w:rPr>
                  <w:b/>
                  <w:bCs/>
                  <w:noProof/>
                </w:rPr>
                <w:t>9. The Berlin Group. openFinance API Framewok; Data Dictionary. Version 2.2 July 31, 2024. oFA DaD.</w:t>
              </w:r>
            </w:p>
            <w:p w14:paraId="1A5E1A42" w14:textId="77777777" w:rsidR="00680AA7" w:rsidRDefault="00680AA7" w:rsidP="00680AA7">
              <w:pPr>
                <w:pStyle w:val="Bibliography"/>
                <w:rPr>
                  <w:b/>
                  <w:bCs/>
                  <w:noProof/>
                </w:rPr>
              </w:pPr>
              <w:r>
                <w:rPr>
                  <w:b/>
                  <w:bCs/>
                  <w:noProof/>
                </w:rPr>
                <w:t xml:space="preserve">10. საქართველოს საბანკო ასოციაცია. </w:t>
              </w:r>
              <w:r>
                <w:rPr>
                  <w:b/>
                  <w:bCs/>
                  <w:i/>
                  <w:iCs/>
                  <w:noProof/>
                </w:rPr>
                <w:t xml:space="preserv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 </w:t>
              </w:r>
              <w:r>
                <w:rPr>
                  <w:b/>
                  <w:bCs/>
                  <w:noProof/>
                </w:rPr>
                <w:t xml:space="preserve">ვერსია 0.8. </w:t>
              </w:r>
            </w:p>
            <w:p w14:paraId="27221B5D" w14:textId="77777777" w:rsidR="00680AA7" w:rsidRDefault="00680AA7" w:rsidP="00680AA7">
              <w:pPr>
                <w:pStyle w:val="Bibliography"/>
                <w:rPr>
                  <w:b/>
                  <w:bCs/>
                  <w:noProof/>
                </w:rPr>
              </w:pPr>
              <w:r>
                <w:rPr>
                  <w:b/>
                  <w:bCs/>
                  <w:noProof/>
                </w:rPr>
                <w:lastRenderedPageBreak/>
                <w:t>11. ISO. ISO 20022. ISO 20022.</w:t>
              </w:r>
            </w:p>
            <w:p w14:paraId="628079E7" w14:textId="77777777" w:rsidR="00680AA7" w:rsidRDefault="00680AA7" w:rsidP="00680AA7">
              <w:pPr>
                <w:pStyle w:val="Bibliography"/>
                <w:rPr>
                  <w:b/>
                  <w:bCs/>
                  <w:noProof/>
                </w:rPr>
              </w:pPr>
              <w:r>
                <w:rPr>
                  <w:b/>
                  <w:bCs/>
                  <w:noProof/>
                </w:rPr>
                <w:t>12. The Berlin Group. openFinance API Framework; Implementation Guidelines; Consent API for V2.x. July 31, 2024. oFA-CO.</w:t>
              </w:r>
            </w:p>
            <w:p w14:paraId="685AA252" w14:textId="1FCD2856" w:rsidR="00445443" w:rsidRDefault="00445443" w:rsidP="00680AA7">
              <w:r>
                <w:rPr>
                  <w:b/>
                  <w:bCs/>
                  <w:noProof/>
                </w:rPr>
                <w:fldChar w:fldCharType="end"/>
              </w:r>
            </w:p>
          </w:sdtContent>
        </w:sdt>
      </w:sdtContent>
    </w:sdt>
    <w:p w14:paraId="3580C2C6" w14:textId="77777777" w:rsidR="00445443" w:rsidRPr="003B3179" w:rsidRDefault="00445443" w:rsidP="00445443">
      <w:pPr>
        <w:rPr>
          <w:rFonts w:ascii="Calibri" w:hAnsi="Calibri"/>
          <w:lang w:val="ka-GE"/>
        </w:rPr>
      </w:pPr>
    </w:p>
    <w:sectPr w:rsidR="00445443" w:rsidRPr="003B3179" w:rsidSect="004E224F">
      <w:headerReference w:type="default" r:id="rId16"/>
      <w:footerReference w:type="defaul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1" w:author="Mikheil Kapanadze" w:date="2024-02-21T09:55:00Z" w:initials="MK">
    <w:p w14:paraId="398E049E" w14:textId="77777777" w:rsidR="00650797" w:rsidRPr="000A46AE" w:rsidRDefault="00650797" w:rsidP="00650797">
      <w:pPr>
        <w:pStyle w:val="CommentText"/>
      </w:pPr>
      <w:r>
        <w:rPr>
          <w:rStyle w:val="CommentReference"/>
        </w:rPr>
        <w:annotationRef/>
      </w:r>
      <w:r>
        <w:rPr>
          <w:lang w:val="ka-GE"/>
        </w:rPr>
        <w:t xml:space="preserve">ცალკე დოკუმენტში გავიტანთ </w:t>
      </w:r>
      <w:r>
        <w:t>API</w:t>
      </w:r>
      <w:r>
        <w:rPr>
          <w:lang w:val="ka-GE"/>
        </w:rPr>
        <w:t xml:space="preserve">-ს საკითხებს რომ აქ არ გავართულოთ. იქ ეწერება შტამპიც და სხვა თემებიც. </w:t>
      </w:r>
      <w:r>
        <w:rPr>
          <w:b/>
          <w:bCs/>
          <w:lang w:val="ka-GE"/>
        </w:rPr>
        <w:t>ჯერჯერობით ვტოვებ ამ დოკუმენტში</w:t>
      </w:r>
      <w:r>
        <w:rPr>
          <w:lang w:val="ka-GE"/>
        </w:rPr>
        <w:t>.</w:t>
      </w:r>
    </w:p>
  </w:comment>
  <w:comment w:id="12" w:author="Mikheil Kapanadze" w:date="2024-03-06T13:05:00Z" w:initials="MK">
    <w:p w14:paraId="1853EDE7" w14:textId="77777777" w:rsidR="00650797" w:rsidRDefault="00650797" w:rsidP="00650797">
      <w:pPr>
        <w:pStyle w:val="CommentText"/>
      </w:pPr>
      <w:r>
        <w:rPr>
          <w:rStyle w:val="CommentReference"/>
        </w:rPr>
        <w:annotationRef/>
      </w:r>
      <w:r>
        <w:rPr>
          <w:lang w:val="ka-GE"/>
        </w:rPr>
        <w:t xml:space="preserve">ვფიქრობთ, /0.8/ ვერსიის აუცილებელი წესით მოთხოვნა საჭირო აღარ არის. "კომუნიკაციის ერთიანი და უსაფრთხო ღია სტანდარტების შესახებ დებულება" განსაზღვრავს </w:t>
      </w:r>
      <w:r>
        <w:t>API</w:t>
      </w:r>
      <w:r>
        <w:rPr>
          <w:lang w:val="ka-GE"/>
        </w:rPr>
        <w:t xml:space="preserve">-ში ცვლილებების სავალდებულო წესს. ამდენად, ბანკებს შეუძლიათ თავად არეგულირონ </w:t>
      </w:r>
      <w:r>
        <w:t>URL</w:t>
      </w:r>
      <w:r>
        <w:rPr>
          <w:lang w:val="ka-GE"/>
        </w:rPr>
        <w:t>-ები.</w:t>
      </w:r>
      <w:r>
        <w:rPr>
          <w:lang w:val="ka-GE"/>
        </w:rPr>
        <w:br/>
      </w:r>
      <w:r>
        <w:rPr>
          <w:lang w:val="ka-GE"/>
        </w:rPr>
        <w:br/>
        <w:t xml:space="preserve">პლუს, </w:t>
      </w:r>
      <w:r>
        <w:t>API URL</w:t>
      </w:r>
      <w:r>
        <w:rPr>
          <w:lang w:val="ka-GE"/>
        </w:rPr>
        <w:t xml:space="preserve">-ები შეიძლება </w:t>
      </w:r>
      <w:r>
        <w:t>Berlin Group</w:t>
      </w:r>
      <w:r>
        <w:rPr>
          <w:lang w:val="ka-GE"/>
        </w:rPr>
        <w:t xml:space="preserve">-ის </w:t>
      </w:r>
      <w:r>
        <w:t>Discovery API</w:t>
      </w:r>
      <w:r>
        <w:rPr>
          <w:lang w:val="ka-GE"/>
        </w:rPr>
        <w:t xml:space="preserve">-ს მიხედვითაც გამოვაქვეყნოთ, რაც კიდევ უფრო არასაჭიროს ხდის </w:t>
      </w:r>
      <w:r>
        <w:t>URL</w:t>
      </w:r>
      <w:r>
        <w:rPr>
          <w:lang w:val="ka-GE"/>
        </w:rPr>
        <w:t>-ში ვერსიის ქონას.</w:t>
      </w:r>
    </w:p>
  </w:comment>
  <w:comment w:id="28" w:author="Mikheil Kapanadze" w:date="2024-08-07T18:18:00Z" w:initials="MK">
    <w:p w14:paraId="4C7E824E" w14:textId="77777777" w:rsidR="00F214B6" w:rsidRDefault="00F214B6" w:rsidP="00F214B6">
      <w:pPr>
        <w:pStyle w:val="CommentText"/>
      </w:pPr>
      <w:r>
        <w:rPr>
          <w:rStyle w:val="CommentReference"/>
        </w:rPr>
        <w:annotationRef/>
      </w:r>
      <w:r>
        <w:rPr>
          <w:lang w:val="ka-GE"/>
        </w:rPr>
        <w:t>გაითვალისწინეთ რომ ველის ტიპები ბევრ ადგილას დაზუსტდა 2.</w:t>
      </w:r>
      <w:r>
        <w:t>x</w:t>
      </w:r>
      <w:r>
        <w:rPr>
          <w:lang w:val="ka-GE"/>
        </w:rPr>
        <w:t xml:space="preserve"> ვერსიაში!</w:t>
      </w:r>
    </w:p>
  </w:comment>
  <w:comment w:id="29" w:author="Mikheil Kapanadze" w:date="2024-08-08T18:18:00Z" w:initials="MK">
    <w:p w14:paraId="0217D53D" w14:textId="77777777" w:rsidR="00CB073A" w:rsidRDefault="00CB073A" w:rsidP="00CB073A">
      <w:pPr>
        <w:pStyle w:val="CommentText"/>
      </w:pPr>
      <w:r>
        <w:rPr>
          <w:rStyle w:val="CommentReference"/>
        </w:rPr>
        <w:annotationRef/>
      </w:r>
      <w:r>
        <w:rPr>
          <w:lang w:val="ka-GE"/>
        </w:rPr>
        <w:t>მოქმედ სტანდარტში ეს ველი იყო პირობითი. ბერლინის ჯგუფის სტანდარტში აუცილებელია უკვე.</w:t>
      </w:r>
    </w:p>
    <w:p w14:paraId="675C3EEE" w14:textId="77777777" w:rsidR="00CB073A" w:rsidRDefault="00CB073A" w:rsidP="00CB073A">
      <w:pPr>
        <w:pStyle w:val="CommentText"/>
      </w:pPr>
    </w:p>
    <w:p w14:paraId="58E70C06" w14:textId="77777777" w:rsidR="00CB073A" w:rsidRDefault="00CB073A" w:rsidP="00CB073A">
      <w:pPr>
        <w:pStyle w:val="CommentText"/>
      </w:pPr>
      <w:r>
        <w:rPr>
          <w:lang w:val="ka-GE"/>
        </w:rPr>
        <w:t xml:space="preserve">ადრე ერთ-ერთ ბანკს ჰქონდა პრობლემა ამ ველის დაბრუნებაში, როდესაც </w:t>
      </w:r>
      <w:r>
        <w:t>availableAccounts</w:t>
      </w:r>
      <w:r>
        <w:rPr>
          <w:lang w:val="ka-GE"/>
        </w:rPr>
        <w:t xml:space="preserve"> ტიპის თანხმობა იყო (სხვაზე არ ვიცი) და თუ ეს პრობლემა ისევ დგას, გთხოვთ, მოგვწეროთ და ვეცდებით ცვლილების მოთხოვნა გავგზავნოთ, თუმცა ნაკლებად მოსალოდნელია რომ დაგვიკმაყოფილონ</w:t>
      </w:r>
    </w:p>
    <w:p w14:paraId="2A7F51D9" w14:textId="77777777" w:rsidR="00CB073A" w:rsidRDefault="00CB073A" w:rsidP="00CB073A">
      <w:pPr>
        <w:pStyle w:val="CommentText"/>
      </w:pPr>
    </w:p>
  </w:comment>
  <w:comment w:id="30" w:author="Mikheil Kapanadze" w:date="2024-08-07T18:49:00Z" w:initials="MK">
    <w:p w14:paraId="65C313C5" w14:textId="520F781D" w:rsidR="0075129A" w:rsidRDefault="0075129A" w:rsidP="0075129A">
      <w:pPr>
        <w:pStyle w:val="CommentText"/>
      </w:pPr>
      <w:r>
        <w:rPr>
          <w:rStyle w:val="CommentReference"/>
        </w:rPr>
        <w:annotationRef/>
      </w:r>
      <w:r>
        <w:rPr>
          <w:lang w:val="ka-GE"/>
        </w:rPr>
        <w:t>სავალდებულო ხომ არ სჯობის გახდეს?</w:t>
      </w:r>
    </w:p>
  </w:comment>
  <w:comment w:id="31" w:author="Mikheil Kapanadze" w:date="2022-01-27T14:45:00Z" w:initials="MK">
    <w:p w14:paraId="152A08C8" w14:textId="6DFDB72D" w:rsidR="00F27DBD" w:rsidRDefault="00F27DBD" w:rsidP="00DC3779">
      <w:pPr>
        <w:pStyle w:val="CommentText"/>
      </w:pPr>
      <w:r>
        <w:rPr>
          <w:rStyle w:val="CommentReference"/>
        </w:rPr>
        <w:annotationRef/>
      </w:r>
      <w:r>
        <w:rPr>
          <w:lang w:val="ka-GE"/>
        </w:rPr>
        <w:t>კიდევ ერთხელ დაუბრუნდეთ, ეს სავალდებულოა თუ არა</w:t>
      </w:r>
    </w:p>
  </w:comment>
  <w:comment w:id="32" w:author="Mikheil Kapanadze" w:date="2024-08-08T18:13:00Z" w:initials="MK">
    <w:p w14:paraId="33840211" w14:textId="77777777" w:rsidR="00E2735B" w:rsidRDefault="00E2735B" w:rsidP="00E2735B">
      <w:pPr>
        <w:pStyle w:val="CommentText"/>
      </w:pPr>
      <w:r>
        <w:rPr>
          <w:rStyle w:val="CommentReference"/>
        </w:rPr>
        <w:annotationRef/>
      </w:r>
      <w:r>
        <w:rPr>
          <w:lang w:val="ka-GE"/>
        </w:rPr>
        <w:t xml:space="preserve">ბერლინის ჯგუფი არ განსაზღვრავს </w:t>
      </w:r>
      <w:r>
        <w:t>withBalance</w:t>
      </w:r>
      <w:r>
        <w:rPr>
          <w:lang w:val="ka-GE"/>
        </w:rPr>
        <w:t xml:space="preserve"> პარამეტრს სესხებისა და დეპოზიტების ბოლოწერტილებისათვის. თუ გვჭირდება - შეგვიძლია ცვლილებების მოთხოვნა გავგზავნოთ.</w:t>
      </w:r>
    </w:p>
  </w:comment>
  <w:comment w:id="33" w:author="Mikheil Kapanadze" w:date="2024-08-08T16:15:00Z" w:initials="MK">
    <w:p w14:paraId="5F9404E7" w14:textId="20EB3A0C" w:rsidR="0076267D" w:rsidRDefault="0076267D" w:rsidP="0076267D">
      <w:pPr>
        <w:pStyle w:val="CommentText"/>
      </w:pPr>
      <w:r>
        <w:rPr>
          <w:rStyle w:val="CommentReference"/>
        </w:rPr>
        <w:annotationRef/>
      </w:r>
      <w:r>
        <w:rPr>
          <w:lang w:val="ka-GE"/>
        </w:rPr>
        <w:t>ცვლილების მოთხოვნას გავგზავნით ბერლინის ჯგუფში</w:t>
      </w:r>
    </w:p>
  </w:comment>
  <w:comment w:id="38" w:author="Mikheil Kapanadze" w:date="2024-08-08T17:22:00Z" w:initials="MK">
    <w:p w14:paraId="38937046" w14:textId="62F62E9B" w:rsidR="0040712C" w:rsidRDefault="0040712C" w:rsidP="0040712C">
      <w:pPr>
        <w:pStyle w:val="CommentText"/>
      </w:pPr>
      <w:r>
        <w:rPr>
          <w:rStyle w:val="CommentReference"/>
        </w:rPr>
        <w:annotationRef/>
      </w:r>
      <w:r>
        <w:rPr>
          <w:lang w:val="ka-GE"/>
        </w:rPr>
        <w:t>ჩვენი მიზანია, საგადამხდელო ანგარიშების და ბარათების სერვისებიც გადმოეწყოს ახალ სტანდარტზე. ამ თავებს დროებით ცარიელს დავტოვებთ და დოკუმენტში ამ ეტაპზე მხოლოდ სესხების და დეპოზიტების ინფორმაცია ეწერება, უკეთ აღქმისათვის.</w:t>
      </w:r>
    </w:p>
  </w:comment>
  <w:comment w:id="45" w:author="Mikheil Kapanadze" w:date="2024-08-08T17:31:00Z" w:initials="MK">
    <w:p w14:paraId="6E18A1C4" w14:textId="77777777" w:rsidR="00121F90" w:rsidRDefault="00121F90" w:rsidP="00121F90">
      <w:pPr>
        <w:pStyle w:val="CommentText"/>
      </w:pPr>
      <w:r>
        <w:rPr>
          <w:rStyle w:val="CommentReference"/>
        </w:rPr>
        <w:annotationRef/>
      </w:r>
      <w:r>
        <w:rPr>
          <w:lang w:val="ka-GE"/>
        </w:rPr>
        <w:t>ამჟამად მოქმედი (</w:t>
      </w:r>
      <w:r>
        <w:t xml:space="preserve">V1) </w:t>
      </w:r>
      <w:r>
        <w:rPr>
          <w:lang w:val="ka-GE"/>
        </w:rPr>
        <w:t>სტანდარტის დანაწესი</w:t>
      </w:r>
      <w:r>
        <w:t xml:space="preserve"> </w:t>
      </w:r>
      <w:r>
        <w:rPr>
          <w:lang w:val="ka-GE"/>
        </w:rPr>
        <w:t>გადმოტანილია მცირე კოსმეტიკური ცვლილებებით, რომლებიც მონიშნულია ცვლილებების აღნუსხვის რეჟიმით.</w:t>
      </w:r>
    </w:p>
  </w:comment>
  <w:comment w:id="55" w:author="Mikheil Kapanadze" w:date="2024-08-08T17:22:00Z" w:initials="MK">
    <w:p w14:paraId="02AEA56A" w14:textId="77777777" w:rsidR="00502F3D" w:rsidRDefault="00502F3D" w:rsidP="00502F3D">
      <w:pPr>
        <w:pStyle w:val="CommentText"/>
      </w:pPr>
      <w:r>
        <w:rPr>
          <w:rStyle w:val="CommentReference"/>
        </w:rPr>
        <w:annotationRef/>
      </w:r>
      <w:r>
        <w:rPr>
          <w:lang w:val="ka-GE"/>
        </w:rPr>
        <w:t>ჩვენი მიზანია, საგადამხდელო ანგარიშების და ბარათების სერვისებიც გადმოეწყოს ახალ სტანდარტზე. ამ თავებს დროებით ცარიელს დავტოვებთ და დოკუმენტში ამ ეტაპზე მხოლოდ სესხების და დეპოზიტების ინფორმაცია ეწერება, უკეთ აღქმისათვის.</w:t>
      </w:r>
    </w:p>
  </w:comment>
  <w:comment w:id="64" w:author="Mikheil Kapanadze" w:date="2024-08-08T18:45:00Z" w:initials="MK">
    <w:p w14:paraId="33AFF283" w14:textId="77777777" w:rsidR="00C17110" w:rsidRDefault="00C17110" w:rsidP="00C17110">
      <w:pPr>
        <w:pStyle w:val="CommentText"/>
      </w:pPr>
      <w:r>
        <w:rPr>
          <w:rStyle w:val="CommentReference"/>
        </w:rPr>
        <w:annotationRef/>
      </w:r>
      <w:r>
        <w:rPr>
          <w:lang w:val="ka-GE"/>
        </w:rPr>
        <w:t>ვინაიდან ეროვნული ბანკის წერილობითი მითითება არ გვიწესებს ტრანზაქციების სიაში კონკრეტულ მოთხოვნებს, ამ საკითხს ამ ეტაპზე სრულად ვამისამართებთ ბერლინის ჯგუფის დოკუმენტზე.</w:t>
      </w:r>
    </w:p>
    <w:p w14:paraId="7FF748F4" w14:textId="77777777" w:rsidR="00C17110" w:rsidRDefault="00C17110" w:rsidP="00C17110">
      <w:pPr>
        <w:pStyle w:val="CommentText"/>
      </w:pPr>
    </w:p>
    <w:p w14:paraId="592718EA" w14:textId="77777777" w:rsidR="00C17110" w:rsidRDefault="00C17110" w:rsidP="00C17110">
      <w:pPr>
        <w:pStyle w:val="CommentText"/>
      </w:pPr>
      <w:r>
        <w:rPr>
          <w:lang w:val="ka-GE"/>
        </w:rPr>
        <w:t>ვინაიდან ბერლინის ჯგუფის დოკუმენტით ტრანზაქციების მხარდაჭერა სავალდებულოა, შეგვიძია ვიმსჯელოთ ამ მონაცემების სტანდარტიზაციაზე, ანუ რა ველები უნდა დაბრუნდეს (როგორც დეტალების შემთხვევაში). ჯერჯერობით საკმარისი იქნება სტანდარტთან თავსებადი სახით იმ ინფორმაციის დაბრუნება, რასაც შესაძლოა აჩვენებდეთ ონლაინ არხებში (თუ აჩვენებთ).</w:t>
      </w:r>
    </w:p>
  </w:comment>
  <w:comment w:id="68" w:author="Mikheil Kapanadze" w:date="2024-08-08T17:01:00Z" w:initials="MK">
    <w:p w14:paraId="496FEE8F" w14:textId="178237F1" w:rsidR="00B736BE" w:rsidRDefault="00B736BE" w:rsidP="00B736BE">
      <w:pPr>
        <w:pStyle w:val="CommentText"/>
      </w:pPr>
      <w:r>
        <w:rPr>
          <w:rStyle w:val="CommentReference"/>
        </w:rPr>
        <w:annotationRef/>
      </w:r>
      <w:r>
        <w:rPr>
          <w:lang w:val="ka-GE"/>
        </w:rPr>
        <w:t>ეს ველი ბერლინის ჯგუფის სტანდარტში არ არის. გაიგზავნება ცვლილების მოთხოვნა.</w:t>
      </w:r>
    </w:p>
  </w:comment>
  <w:comment w:id="71" w:author="Mikheil Kapanadze" w:date="2024-08-08T18:45:00Z" w:initials="MK">
    <w:p w14:paraId="687F0B4A" w14:textId="77777777" w:rsidR="00C17110" w:rsidRDefault="00C17110" w:rsidP="00C17110">
      <w:pPr>
        <w:pStyle w:val="CommentText"/>
      </w:pPr>
      <w:r>
        <w:rPr>
          <w:rStyle w:val="CommentReference"/>
        </w:rPr>
        <w:annotationRef/>
      </w:r>
      <w:r>
        <w:rPr>
          <w:lang w:val="ka-GE"/>
        </w:rPr>
        <w:t>ვინაიდან ეროვნული ბანკის წერილობითი მითითება არ გვიწესებს ტრანზაქციების სიაში კონკრეტულ მოთხოვნებს,</w:t>
      </w:r>
      <w:r>
        <w:t xml:space="preserve"> </w:t>
      </w:r>
      <w:r>
        <w:rPr>
          <w:lang w:val="ka-GE"/>
        </w:rPr>
        <w:t>ამ საკითხს ამ ეტაპზე სრულად ვამისამართებთ ბერლინის ჯგუფის დოკუმენტზე.</w:t>
      </w:r>
    </w:p>
    <w:p w14:paraId="6CE10AC5" w14:textId="77777777" w:rsidR="00C17110" w:rsidRDefault="00C17110" w:rsidP="00C17110">
      <w:pPr>
        <w:pStyle w:val="CommentText"/>
      </w:pPr>
    </w:p>
    <w:p w14:paraId="358547EC" w14:textId="77777777" w:rsidR="00C17110" w:rsidRDefault="00C17110" w:rsidP="00C17110">
      <w:pPr>
        <w:pStyle w:val="CommentText"/>
      </w:pPr>
      <w:r>
        <w:rPr>
          <w:lang w:val="ka-GE"/>
        </w:rPr>
        <w:t>ვინაიდან ბერლინის ჯგუფის დოკუმენტით ტრანზაქციების მხარდაჭერა სავალდებულოა,</w:t>
      </w:r>
      <w:r>
        <w:t xml:space="preserve"> </w:t>
      </w:r>
      <w:r>
        <w:rPr>
          <w:lang w:val="ka-GE"/>
        </w:rPr>
        <w:t>შეგვიძია ვიმსჯელოთ ამ მონაცემების სტანდარტიზაციაზე,</w:t>
      </w:r>
      <w:r>
        <w:t xml:space="preserve"> </w:t>
      </w:r>
      <w:r>
        <w:rPr>
          <w:lang w:val="ka-GE"/>
        </w:rPr>
        <w:t xml:space="preserve">ანუ რა ველები უნდა დაბრუნდეს </w:t>
      </w:r>
      <w:r>
        <w:t>(</w:t>
      </w:r>
      <w:r>
        <w:rPr>
          <w:lang w:val="ka-GE"/>
        </w:rPr>
        <w:t>როგორც დეტალების შემთხვევაში)</w:t>
      </w:r>
      <w:r>
        <w:t xml:space="preserve">. </w:t>
      </w:r>
      <w:r>
        <w:rPr>
          <w:lang w:val="ka-GE"/>
        </w:rPr>
        <w:t>ჯერჯერობით საკმარისი იქნება სტანდარტთან თავსებადი სახით იმ ინფორმაციის დაბრუნება,</w:t>
      </w:r>
      <w:r>
        <w:t xml:space="preserve"> </w:t>
      </w:r>
      <w:r>
        <w:rPr>
          <w:lang w:val="ka-GE"/>
        </w:rPr>
        <w:t xml:space="preserve">რასაც შესაძლოა აჩვენებდეთ ონლაინ არხებში </w:t>
      </w:r>
      <w:r>
        <w:t>(</w:t>
      </w:r>
      <w:r>
        <w:rPr>
          <w:lang w:val="ka-GE"/>
        </w:rPr>
        <w:t>თუ აჩვენებთ).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8E049E" w15:done="0"/>
  <w15:commentEx w15:paraId="1853EDE7" w15:done="0"/>
  <w15:commentEx w15:paraId="4C7E824E" w15:done="0"/>
  <w15:commentEx w15:paraId="2A7F51D9" w15:done="0"/>
  <w15:commentEx w15:paraId="65C313C5" w15:done="0"/>
  <w15:commentEx w15:paraId="152A08C8" w15:done="0"/>
  <w15:commentEx w15:paraId="33840211" w15:done="0"/>
  <w15:commentEx w15:paraId="5F9404E7" w15:done="0"/>
  <w15:commentEx w15:paraId="38937046" w15:done="0"/>
  <w15:commentEx w15:paraId="6E18A1C4" w15:done="0"/>
  <w15:commentEx w15:paraId="02AEA56A" w15:done="0"/>
  <w15:commentEx w15:paraId="592718EA" w15:done="0"/>
  <w15:commentEx w15:paraId="496FEE8F" w15:done="0"/>
  <w15:commentEx w15:paraId="358547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9783CE" w16cex:dateUtc="2024-02-21T05:55:00Z"/>
  <w16cex:commentExtensible w16cex:durableId="3C1F8C22" w16cex:dateUtc="2024-03-06T09:05:00Z"/>
  <w16cex:commentExtensible w16cex:durableId="01A6610D" w16cex:dateUtc="2024-08-07T14:18:00Z"/>
  <w16cex:commentExtensible w16cex:durableId="78F08A9B" w16cex:dateUtc="2024-08-08T14:18:00Z"/>
  <w16cex:commentExtensible w16cex:durableId="4E9B0FC2" w16cex:dateUtc="2024-08-07T14:49:00Z"/>
  <w16cex:commentExtensible w16cex:durableId="512DFEB1" w16cex:dateUtc="2022-01-27T10:45:00Z"/>
  <w16cex:commentExtensible w16cex:durableId="7B53B966" w16cex:dateUtc="2024-08-08T14:13:00Z"/>
  <w16cex:commentExtensible w16cex:durableId="23556BEF" w16cex:dateUtc="2024-08-08T12:15:00Z"/>
  <w16cex:commentExtensible w16cex:durableId="20E98CC2" w16cex:dateUtc="2024-08-08T13:22:00Z"/>
  <w16cex:commentExtensible w16cex:durableId="529C7E87" w16cex:dateUtc="2024-08-08T13:31:00Z"/>
  <w16cex:commentExtensible w16cex:durableId="0B50E9B4" w16cex:dateUtc="2024-08-08T13:22:00Z"/>
  <w16cex:commentExtensible w16cex:durableId="3228E558" w16cex:dateUtc="2024-08-08T14:45:00Z"/>
  <w16cex:commentExtensible w16cex:durableId="1D5F170E" w16cex:dateUtc="2024-08-08T13:01:00Z"/>
  <w16cex:commentExtensible w16cex:durableId="53D15395" w16cex:dateUtc="2024-08-08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8E049E" w16cid:durableId="199783CE"/>
  <w16cid:commentId w16cid:paraId="1853EDE7" w16cid:durableId="3C1F8C22"/>
  <w16cid:commentId w16cid:paraId="4C7E824E" w16cid:durableId="01A6610D"/>
  <w16cid:commentId w16cid:paraId="2A7F51D9" w16cid:durableId="78F08A9B"/>
  <w16cid:commentId w16cid:paraId="65C313C5" w16cid:durableId="4E9B0FC2"/>
  <w16cid:commentId w16cid:paraId="152A08C8" w16cid:durableId="512DFEB1"/>
  <w16cid:commentId w16cid:paraId="33840211" w16cid:durableId="7B53B966"/>
  <w16cid:commentId w16cid:paraId="5F9404E7" w16cid:durableId="23556BEF"/>
  <w16cid:commentId w16cid:paraId="38937046" w16cid:durableId="20E98CC2"/>
  <w16cid:commentId w16cid:paraId="6E18A1C4" w16cid:durableId="529C7E87"/>
  <w16cid:commentId w16cid:paraId="02AEA56A" w16cid:durableId="0B50E9B4"/>
  <w16cid:commentId w16cid:paraId="592718EA" w16cid:durableId="3228E558"/>
  <w16cid:commentId w16cid:paraId="496FEE8F" w16cid:durableId="1D5F170E"/>
  <w16cid:commentId w16cid:paraId="358547EC" w16cid:durableId="53D15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86F24" w14:textId="77777777" w:rsidR="002F6735" w:rsidRDefault="002F6735">
      <w:pPr>
        <w:spacing w:after="0" w:line="240" w:lineRule="auto"/>
      </w:pPr>
      <w:r>
        <w:separator/>
      </w:r>
    </w:p>
  </w:endnote>
  <w:endnote w:type="continuationSeparator" w:id="0">
    <w:p w14:paraId="1D77E077" w14:textId="77777777" w:rsidR="002F6735" w:rsidRDefault="002F6735">
      <w:pPr>
        <w:spacing w:after="0" w:line="240" w:lineRule="auto"/>
      </w:pPr>
      <w:r>
        <w:continuationSeparator/>
      </w:r>
    </w:p>
  </w:endnote>
  <w:endnote w:type="continuationNotice" w:id="1">
    <w:p w14:paraId="4235EAAF" w14:textId="77777777" w:rsidR="002F6735" w:rsidRDefault="002F67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2127BB1B" w14:textId="77777777" w:rsidTr="00014CE6">
      <w:tc>
        <w:tcPr>
          <w:tcW w:w="3120" w:type="dxa"/>
        </w:tcPr>
        <w:p w14:paraId="142DECE7" w14:textId="36A26807" w:rsidR="70AC9920" w:rsidRDefault="70AC9920" w:rsidP="00014CE6">
          <w:pPr>
            <w:pStyle w:val="Header"/>
            <w:ind w:left="-115"/>
          </w:pPr>
        </w:p>
      </w:tc>
      <w:tc>
        <w:tcPr>
          <w:tcW w:w="3120" w:type="dxa"/>
        </w:tcPr>
        <w:p w14:paraId="152D4A02" w14:textId="1EBB6A33" w:rsidR="70AC9920" w:rsidRDefault="70AC9920" w:rsidP="00014CE6">
          <w:pPr>
            <w:pStyle w:val="Header"/>
            <w:jc w:val="center"/>
          </w:pPr>
          <w:r>
            <w:fldChar w:fldCharType="begin"/>
          </w:r>
          <w:r>
            <w:instrText>PAGE</w:instrText>
          </w:r>
          <w:r>
            <w:fldChar w:fldCharType="separate"/>
          </w:r>
          <w:r w:rsidR="00950C06">
            <w:rPr>
              <w:noProof/>
            </w:rPr>
            <w:t>1</w:t>
          </w:r>
          <w:r>
            <w:fldChar w:fldCharType="end"/>
          </w:r>
        </w:p>
      </w:tc>
      <w:tc>
        <w:tcPr>
          <w:tcW w:w="3120" w:type="dxa"/>
        </w:tcPr>
        <w:p w14:paraId="27A26C21" w14:textId="43A910F3" w:rsidR="70AC9920" w:rsidRDefault="70AC9920" w:rsidP="00014CE6">
          <w:pPr>
            <w:pStyle w:val="Header"/>
            <w:ind w:right="-115"/>
            <w:jc w:val="right"/>
          </w:pPr>
        </w:p>
      </w:tc>
    </w:tr>
  </w:tbl>
  <w:p w14:paraId="24A0EA4E" w14:textId="2AB19FA0" w:rsidR="70AC9920" w:rsidRDefault="70AC9920" w:rsidP="00014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43CAA" w14:textId="77777777" w:rsidR="002F6735" w:rsidRDefault="002F6735">
      <w:pPr>
        <w:spacing w:after="0" w:line="240" w:lineRule="auto"/>
      </w:pPr>
      <w:r>
        <w:separator/>
      </w:r>
    </w:p>
  </w:footnote>
  <w:footnote w:type="continuationSeparator" w:id="0">
    <w:p w14:paraId="15F4FBFE" w14:textId="77777777" w:rsidR="002F6735" w:rsidRDefault="002F6735">
      <w:pPr>
        <w:spacing w:after="0" w:line="240" w:lineRule="auto"/>
      </w:pPr>
      <w:r>
        <w:continuationSeparator/>
      </w:r>
    </w:p>
  </w:footnote>
  <w:footnote w:type="continuationNotice" w:id="1">
    <w:p w14:paraId="674E093C" w14:textId="77777777" w:rsidR="002F6735" w:rsidRDefault="002F67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0AC9920" w14:paraId="4880149F" w14:textId="77777777" w:rsidTr="00014CE6">
      <w:tc>
        <w:tcPr>
          <w:tcW w:w="3120" w:type="dxa"/>
        </w:tcPr>
        <w:p w14:paraId="4C5B3BAE" w14:textId="30801469" w:rsidR="70AC9920" w:rsidRDefault="70AC9920" w:rsidP="00014CE6">
          <w:pPr>
            <w:pStyle w:val="Header"/>
            <w:ind w:left="-115"/>
          </w:pPr>
        </w:p>
      </w:tc>
      <w:tc>
        <w:tcPr>
          <w:tcW w:w="3120" w:type="dxa"/>
        </w:tcPr>
        <w:p w14:paraId="7689C1D6" w14:textId="2F3807EA" w:rsidR="70AC9920" w:rsidRDefault="70AC9920" w:rsidP="00014CE6">
          <w:pPr>
            <w:pStyle w:val="Header"/>
            <w:jc w:val="center"/>
          </w:pPr>
        </w:p>
      </w:tc>
      <w:tc>
        <w:tcPr>
          <w:tcW w:w="3120" w:type="dxa"/>
        </w:tcPr>
        <w:p w14:paraId="221F2B3A" w14:textId="676215AA" w:rsidR="70AC9920" w:rsidRDefault="70AC9920" w:rsidP="00014CE6">
          <w:pPr>
            <w:pStyle w:val="Header"/>
            <w:ind w:right="-115"/>
            <w:jc w:val="right"/>
          </w:pPr>
        </w:p>
      </w:tc>
    </w:tr>
  </w:tbl>
  <w:p w14:paraId="127B86E7" w14:textId="1DAF71AD" w:rsidR="70AC9920" w:rsidRDefault="70AC9920">
    <w:pPr>
      <w:pStyle w:val="Header"/>
    </w:pPr>
  </w:p>
  <w:p w14:paraId="6EA8AB09" w14:textId="77777777" w:rsidR="00BC3879" w:rsidRDefault="00BC3879" w:rsidP="00014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6B11"/>
    <w:multiLevelType w:val="hybridMultilevel"/>
    <w:tmpl w:val="6DEA3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36D97"/>
    <w:multiLevelType w:val="hybridMultilevel"/>
    <w:tmpl w:val="1F3A590C"/>
    <w:lvl w:ilvl="0" w:tplc="B060CDB4">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E04FC"/>
    <w:multiLevelType w:val="hybridMultilevel"/>
    <w:tmpl w:val="B208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77845"/>
    <w:multiLevelType w:val="hybridMultilevel"/>
    <w:tmpl w:val="8CAA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12A41"/>
    <w:multiLevelType w:val="hybridMultilevel"/>
    <w:tmpl w:val="8CF8B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74D6E"/>
    <w:multiLevelType w:val="hybridMultilevel"/>
    <w:tmpl w:val="5130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1299C"/>
    <w:multiLevelType w:val="hybridMultilevel"/>
    <w:tmpl w:val="F22AE1B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34A13478"/>
    <w:multiLevelType w:val="hybridMultilevel"/>
    <w:tmpl w:val="472A6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958DD"/>
    <w:multiLevelType w:val="hybridMultilevel"/>
    <w:tmpl w:val="B506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2513BA"/>
    <w:multiLevelType w:val="hybridMultilevel"/>
    <w:tmpl w:val="ED44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5524D"/>
    <w:multiLevelType w:val="hybridMultilevel"/>
    <w:tmpl w:val="56D8028A"/>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1" w15:restartNumberingAfterBreak="0">
    <w:nsid w:val="55136F1F"/>
    <w:multiLevelType w:val="multilevel"/>
    <w:tmpl w:val="E5720002"/>
    <w:lvl w:ilvl="0">
      <w:start w:val="1"/>
      <w:numFmt w:val="decimal"/>
      <w:pStyle w:val="Heading1"/>
      <w:lvlText w:val="%1"/>
      <w:lvlJc w:val="left"/>
      <w:pPr>
        <w:ind w:left="432" w:hanging="432"/>
      </w:pPr>
    </w:lvl>
    <w:lvl w:ilvl="1">
      <w:start w:val="1"/>
      <w:numFmt w:val="decimal"/>
      <w:pStyle w:val="Heading2"/>
      <w:lvlText w:val="%1.%2"/>
      <w:lvlJc w:val="left"/>
      <w:pPr>
        <w:ind w:left="53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9B11C1B"/>
    <w:multiLevelType w:val="hybridMultilevel"/>
    <w:tmpl w:val="E65E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9A6572"/>
    <w:multiLevelType w:val="hybridMultilevel"/>
    <w:tmpl w:val="03DC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A34CF6"/>
    <w:multiLevelType w:val="hybridMultilevel"/>
    <w:tmpl w:val="92EE4FB4"/>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5" w15:restartNumberingAfterBreak="0">
    <w:nsid w:val="72FA3E7A"/>
    <w:multiLevelType w:val="hybridMultilevel"/>
    <w:tmpl w:val="1742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CB5CA5"/>
    <w:multiLevelType w:val="hybridMultilevel"/>
    <w:tmpl w:val="EBDA9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82354">
    <w:abstractNumId w:val="11"/>
  </w:num>
  <w:num w:numId="2" w16cid:durableId="1039938965">
    <w:abstractNumId w:val="1"/>
  </w:num>
  <w:num w:numId="3" w16cid:durableId="1776561880">
    <w:abstractNumId w:val="12"/>
  </w:num>
  <w:num w:numId="4" w16cid:durableId="1302348031">
    <w:abstractNumId w:val="6"/>
  </w:num>
  <w:num w:numId="5" w16cid:durableId="1908224518">
    <w:abstractNumId w:val="0"/>
  </w:num>
  <w:num w:numId="6" w16cid:durableId="1050154216">
    <w:abstractNumId w:val="8"/>
  </w:num>
  <w:num w:numId="7" w16cid:durableId="293171849">
    <w:abstractNumId w:val="16"/>
  </w:num>
  <w:num w:numId="8" w16cid:durableId="1249004888">
    <w:abstractNumId w:val="5"/>
  </w:num>
  <w:num w:numId="9" w16cid:durableId="1165165912">
    <w:abstractNumId w:val="4"/>
  </w:num>
  <w:num w:numId="10" w16cid:durableId="136188309">
    <w:abstractNumId w:val="9"/>
  </w:num>
  <w:num w:numId="11" w16cid:durableId="979730429">
    <w:abstractNumId w:val="13"/>
  </w:num>
  <w:num w:numId="12" w16cid:durableId="1194610979">
    <w:abstractNumId w:val="10"/>
  </w:num>
  <w:num w:numId="13" w16cid:durableId="168956349">
    <w:abstractNumId w:val="7"/>
  </w:num>
  <w:num w:numId="14" w16cid:durableId="1221289997">
    <w:abstractNumId w:val="2"/>
  </w:num>
  <w:num w:numId="15" w16cid:durableId="316694314">
    <w:abstractNumId w:val="3"/>
  </w:num>
  <w:num w:numId="16" w16cid:durableId="1445072489">
    <w:abstractNumId w:val="15"/>
  </w:num>
  <w:num w:numId="17" w16cid:durableId="564144732">
    <w:abstractNumId w:val="1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kheil Kapanadze">
    <w15:presenceInfo w15:providerId="None" w15:userId="Mikheil Kapan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90840A"/>
    <w:rsid w:val="000000AD"/>
    <w:rsid w:val="000001FB"/>
    <w:rsid w:val="000003CD"/>
    <w:rsid w:val="00000504"/>
    <w:rsid w:val="000017AE"/>
    <w:rsid w:val="000017D7"/>
    <w:rsid w:val="000017E3"/>
    <w:rsid w:val="000018D6"/>
    <w:rsid w:val="000018E5"/>
    <w:rsid w:val="00002595"/>
    <w:rsid w:val="0000275D"/>
    <w:rsid w:val="00003369"/>
    <w:rsid w:val="0000345C"/>
    <w:rsid w:val="000037B5"/>
    <w:rsid w:val="00003C2F"/>
    <w:rsid w:val="00003F8D"/>
    <w:rsid w:val="00004A19"/>
    <w:rsid w:val="0000502F"/>
    <w:rsid w:val="000054EA"/>
    <w:rsid w:val="000069A1"/>
    <w:rsid w:val="00006B03"/>
    <w:rsid w:val="00006BDC"/>
    <w:rsid w:val="000072B1"/>
    <w:rsid w:val="0000750B"/>
    <w:rsid w:val="0000769F"/>
    <w:rsid w:val="00007787"/>
    <w:rsid w:val="0000785B"/>
    <w:rsid w:val="000078D0"/>
    <w:rsid w:val="00007CE6"/>
    <w:rsid w:val="00007E53"/>
    <w:rsid w:val="00007EEE"/>
    <w:rsid w:val="0001009F"/>
    <w:rsid w:val="00010280"/>
    <w:rsid w:val="00010F76"/>
    <w:rsid w:val="000110B4"/>
    <w:rsid w:val="00011163"/>
    <w:rsid w:val="00011618"/>
    <w:rsid w:val="000116E3"/>
    <w:rsid w:val="00011762"/>
    <w:rsid w:val="00011922"/>
    <w:rsid w:val="000121A2"/>
    <w:rsid w:val="00012982"/>
    <w:rsid w:val="00012ED6"/>
    <w:rsid w:val="00013106"/>
    <w:rsid w:val="000138F4"/>
    <w:rsid w:val="000140D2"/>
    <w:rsid w:val="000142FE"/>
    <w:rsid w:val="00014CE6"/>
    <w:rsid w:val="00014F14"/>
    <w:rsid w:val="0001504B"/>
    <w:rsid w:val="000155CA"/>
    <w:rsid w:val="000155F3"/>
    <w:rsid w:val="00016135"/>
    <w:rsid w:val="000167F0"/>
    <w:rsid w:val="000168AC"/>
    <w:rsid w:val="00017145"/>
    <w:rsid w:val="0001740D"/>
    <w:rsid w:val="0001744F"/>
    <w:rsid w:val="000174A5"/>
    <w:rsid w:val="00017C5E"/>
    <w:rsid w:val="00020C21"/>
    <w:rsid w:val="00020CAC"/>
    <w:rsid w:val="00020F6C"/>
    <w:rsid w:val="0002110B"/>
    <w:rsid w:val="0002184D"/>
    <w:rsid w:val="000220E7"/>
    <w:rsid w:val="000224F6"/>
    <w:rsid w:val="00022AD4"/>
    <w:rsid w:val="00022BF1"/>
    <w:rsid w:val="000237CB"/>
    <w:rsid w:val="0002385B"/>
    <w:rsid w:val="00023971"/>
    <w:rsid w:val="00023A0F"/>
    <w:rsid w:val="00023B84"/>
    <w:rsid w:val="00023E7A"/>
    <w:rsid w:val="00024AC6"/>
    <w:rsid w:val="00024B3D"/>
    <w:rsid w:val="00024B83"/>
    <w:rsid w:val="00024EB1"/>
    <w:rsid w:val="000250A3"/>
    <w:rsid w:val="0002532E"/>
    <w:rsid w:val="000254B3"/>
    <w:rsid w:val="00025D9A"/>
    <w:rsid w:val="00026342"/>
    <w:rsid w:val="00027DB1"/>
    <w:rsid w:val="00030000"/>
    <w:rsid w:val="000302C0"/>
    <w:rsid w:val="000304E4"/>
    <w:rsid w:val="000307F1"/>
    <w:rsid w:val="00030C73"/>
    <w:rsid w:val="00030FAA"/>
    <w:rsid w:val="00031125"/>
    <w:rsid w:val="000311C4"/>
    <w:rsid w:val="0003129C"/>
    <w:rsid w:val="000315BB"/>
    <w:rsid w:val="00031AC6"/>
    <w:rsid w:val="00031FC3"/>
    <w:rsid w:val="000325FE"/>
    <w:rsid w:val="00032A0C"/>
    <w:rsid w:val="00033523"/>
    <w:rsid w:val="00033CD3"/>
    <w:rsid w:val="0003401C"/>
    <w:rsid w:val="000344E3"/>
    <w:rsid w:val="00034622"/>
    <w:rsid w:val="00035051"/>
    <w:rsid w:val="00035227"/>
    <w:rsid w:val="00035595"/>
    <w:rsid w:val="00035671"/>
    <w:rsid w:val="0003594D"/>
    <w:rsid w:val="00035DB0"/>
    <w:rsid w:val="00036422"/>
    <w:rsid w:val="000364DC"/>
    <w:rsid w:val="00036C37"/>
    <w:rsid w:val="000375C4"/>
    <w:rsid w:val="00037992"/>
    <w:rsid w:val="00037A0A"/>
    <w:rsid w:val="00037D56"/>
    <w:rsid w:val="00040154"/>
    <w:rsid w:val="00040DB8"/>
    <w:rsid w:val="00040E57"/>
    <w:rsid w:val="000414D4"/>
    <w:rsid w:val="00042106"/>
    <w:rsid w:val="000422F2"/>
    <w:rsid w:val="000423AF"/>
    <w:rsid w:val="00042B44"/>
    <w:rsid w:val="00042C39"/>
    <w:rsid w:val="000432F6"/>
    <w:rsid w:val="00043661"/>
    <w:rsid w:val="00043669"/>
    <w:rsid w:val="0004397A"/>
    <w:rsid w:val="00043B44"/>
    <w:rsid w:val="00044AEB"/>
    <w:rsid w:val="00044BD3"/>
    <w:rsid w:val="00044E0C"/>
    <w:rsid w:val="00044E26"/>
    <w:rsid w:val="000457B7"/>
    <w:rsid w:val="00045A5B"/>
    <w:rsid w:val="00045E1C"/>
    <w:rsid w:val="00046AE7"/>
    <w:rsid w:val="00047935"/>
    <w:rsid w:val="0005004B"/>
    <w:rsid w:val="0005015A"/>
    <w:rsid w:val="000505CC"/>
    <w:rsid w:val="00050B41"/>
    <w:rsid w:val="00051D65"/>
    <w:rsid w:val="00051F26"/>
    <w:rsid w:val="00052594"/>
    <w:rsid w:val="0005274E"/>
    <w:rsid w:val="00052767"/>
    <w:rsid w:val="00052D0E"/>
    <w:rsid w:val="00053950"/>
    <w:rsid w:val="00053A7B"/>
    <w:rsid w:val="00053BF0"/>
    <w:rsid w:val="00053F2F"/>
    <w:rsid w:val="00054093"/>
    <w:rsid w:val="00054357"/>
    <w:rsid w:val="0005454A"/>
    <w:rsid w:val="0005477D"/>
    <w:rsid w:val="00054811"/>
    <w:rsid w:val="00054C58"/>
    <w:rsid w:val="00054CC9"/>
    <w:rsid w:val="00054F72"/>
    <w:rsid w:val="00055D2F"/>
    <w:rsid w:val="00055FB0"/>
    <w:rsid w:val="000561F2"/>
    <w:rsid w:val="0005633A"/>
    <w:rsid w:val="0005659E"/>
    <w:rsid w:val="0005673C"/>
    <w:rsid w:val="00056B3F"/>
    <w:rsid w:val="00056E60"/>
    <w:rsid w:val="000570AF"/>
    <w:rsid w:val="0005743A"/>
    <w:rsid w:val="00057473"/>
    <w:rsid w:val="00057680"/>
    <w:rsid w:val="00057AB5"/>
    <w:rsid w:val="00057B3F"/>
    <w:rsid w:val="00057B5D"/>
    <w:rsid w:val="00057B70"/>
    <w:rsid w:val="00057C14"/>
    <w:rsid w:val="00060C00"/>
    <w:rsid w:val="00060F4D"/>
    <w:rsid w:val="00061B23"/>
    <w:rsid w:val="0006224E"/>
    <w:rsid w:val="000626FA"/>
    <w:rsid w:val="00062B07"/>
    <w:rsid w:val="00062B99"/>
    <w:rsid w:val="00062C65"/>
    <w:rsid w:val="00063CE8"/>
    <w:rsid w:val="0006406B"/>
    <w:rsid w:val="00064439"/>
    <w:rsid w:val="0006496A"/>
    <w:rsid w:val="00064D36"/>
    <w:rsid w:val="00064F96"/>
    <w:rsid w:val="000651A7"/>
    <w:rsid w:val="000651B6"/>
    <w:rsid w:val="000651C6"/>
    <w:rsid w:val="00065565"/>
    <w:rsid w:val="0006558C"/>
    <w:rsid w:val="000656B8"/>
    <w:rsid w:val="000657FB"/>
    <w:rsid w:val="00065B1D"/>
    <w:rsid w:val="00065BA7"/>
    <w:rsid w:val="00065D34"/>
    <w:rsid w:val="00066476"/>
    <w:rsid w:val="00066A07"/>
    <w:rsid w:val="00066A6E"/>
    <w:rsid w:val="00066E95"/>
    <w:rsid w:val="00066F39"/>
    <w:rsid w:val="000679A1"/>
    <w:rsid w:val="00067C09"/>
    <w:rsid w:val="00067D67"/>
    <w:rsid w:val="00067E49"/>
    <w:rsid w:val="000704DD"/>
    <w:rsid w:val="00070688"/>
    <w:rsid w:val="00070ADB"/>
    <w:rsid w:val="00070EFC"/>
    <w:rsid w:val="00071D83"/>
    <w:rsid w:val="000721A4"/>
    <w:rsid w:val="00072419"/>
    <w:rsid w:val="0007278A"/>
    <w:rsid w:val="00072972"/>
    <w:rsid w:val="00072EA5"/>
    <w:rsid w:val="0007380C"/>
    <w:rsid w:val="0007383B"/>
    <w:rsid w:val="00073A81"/>
    <w:rsid w:val="000740F8"/>
    <w:rsid w:val="00074815"/>
    <w:rsid w:val="00074B9A"/>
    <w:rsid w:val="00075390"/>
    <w:rsid w:val="00075431"/>
    <w:rsid w:val="00075B0D"/>
    <w:rsid w:val="00075BDA"/>
    <w:rsid w:val="00075E13"/>
    <w:rsid w:val="00076635"/>
    <w:rsid w:val="00076C4B"/>
    <w:rsid w:val="00076DF5"/>
    <w:rsid w:val="00076E72"/>
    <w:rsid w:val="00077008"/>
    <w:rsid w:val="0007789D"/>
    <w:rsid w:val="00077946"/>
    <w:rsid w:val="00077CB1"/>
    <w:rsid w:val="00080215"/>
    <w:rsid w:val="000802AF"/>
    <w:rsid w:val="00080413"/>
    <w:rsid w:val="0008045B"/>
    <w:rsid w:val="0008050D"/>
    <w:rsid w:val="00080CD9"/>
    <w:rsid w:val="00080D0F"/>
    <w:rsid w:val="00080E96"/>
    <w:rsid w:val="00081D5D"/>
    <w:rsid w:val="00081ECE"/>
    <w:rsid w:val="00082D33"/>
    <w:rsid w:val="00083917"/>
    <w:rsid w:val="00083B74"/>
    <w:rsid w:val="00083BCD"/>
    <w:rsid w:val="00084215"/>
    <w:rsid w:val="000847FE"/>
    <w:rsid w:val="00085A25"/>
    <w:rsid w:val="00085CB4"/>
    <w:rsid w:val="00085CF1"/>
    <w:rsid w:val="000861D8"/>
    <w:rsid w:val="00086369"/>
    <w:rsid w:val="00086799"/>
    <w:rsid w:val="000869D8"/>
    <w:rsid w:val="00086A6B"/>
    <w:rsid w:val="00087277"/>
    <w:rsid w:val="0008738D"/>
    <w:rsid w:val="00087407"/>
    <w:rsid w:val="00087ED2"/>
    <w:rsid w:val="00087F56"/>
    <w:rsid w:val="00087F94"/>
    <w:rsid w:val="00090BC1"/>
    <w:rsid w:val="00090C10"/>
    <w:rsid w:val="000913F8"/>
    <w:rsid w:val="000914C2"/>
    <w:rsid w:val="00091B48"/>
    <w:rsid w:val="00091D7C"/>
    <w:rsid w:val="00091FC3"/>
    <w:rsid w:val="000925A7"/>
    <w:rsid w:val="0009271B"/>
    <w:rsid w:val="00092728"/>
    <w:rsid w:val="000929E9"/>
    <w:rsid w:val="00092BF6"/>
    <w:rsid w:val="00092F58"/>
    <w:rsid w:val="000930DB"/>
    <w:rsid w:val="00093123"/>
    <w:rsid w:val="000936B4"/>
    <w:rsid w:val="00093F6C"/>
    <w:rsid w:val="00093FE1"/>
    <w:rsid w:val="00094062"/>
    <w:rsid w:val="00094377"/>
    <w:rsid w:val="00094AAB"/>
    <w:rsid w:val="00094ACC"/>
    <w:rsid w:val="00094C77"/>
    <w:rsid w:val="00094E17"/>
    <w:rsid w:val="000951A6"/>
    <w:rsid w:val="0009583E"/>
    <w:rsid w:val="00095EE1"/>
    <w:rsid w:val="00095F14"/>
    <w:rsid w:val="0009661D"/>
    <w:rsid w:val="00096868"/>
    <w:rsid w:val="00096924"/>
    <w:rsid w:val="000969B1"/>
    <w:rsid w:val="00096AA4"/>
    <w:rsid w:val="00096F70"/>
    <w:rsid w:val="000974AA"/>
    <w:rsid w:val="0009771A"/>
    <w:rsid w:val="00097848"/>
    <w:rsid w:val="000A00DD"/>
    <w:rsid w:val="000A0506"/>
    <w:rsid w:val="000A0885"/>
    <w:rsid w:val="000A1418"/>
    <w:rsid w:val="000A1920"/>
    <w:rsid w:val="000A19E4"/>
    <w:rsid w:val="000A1C20"/>
    <w:rsid w:val="000A226A"/>
    <w:rsid w:val="000A2858"/>
    <w:rsid w:val="000A2931"/>
    <w:rsid w:val="000A2ACC"/>
    <w:rsid w:val="000A33B8"/>
    <w:rsid w:val="000A36AB"/>
    <w:rsid w:val="000A38C9"/>
    <w:rsid w:val="000A3974"/>
    <w:rsid w:val="000A40A3"/>
    <w:rsid w:val="000A412D"/>
    <w:rsid w:val="000A47F4"/>
    <w:rsid w:val="000A4A88"/>
    <w:rsid w:val="000A4E00"/>
    <w:rsid w:val="000A4FCF"/>
    <w:rsid w:val="000A5014"/>
    <w:rsid w:val="000A52A9"/>
    <w:rsid w:val="000A6097"/>
    <w:rsid w:val="000A60E1"/>
    <w:rsid w:val="000A6685"/>
    <w:rsid w:val="000A6761"/>
    <w:rsid w:val="000A6CB1"/>
    <w:rsid w:val="000A6CDD"/>
    <w:rsid w:val="000A7088"/>
    <w:rsid w:val="000A7293"/>
    <w:rsid w:val="000A735F"/>
    <w:rsid w:val="000A7AD3"/>
    <w:rsid w:val="000B03EC"/>
    <w:rsid w:val="000B0459"/>
    <w:rsid w:val="000B0982"/>
    <w:rsid w:val="000B0C5B"/>
    <w:rsid w:val="000B0CB2"/>
    <w:rsid w:val="000B1122"/>
    <w:rsid w:val="000B13F7"/>
    <w:rsid w:val="000B17B1"/>
    <w:rsid w:val="000B18E3"/>
    <w:rsid w:val="000B1BDD"/>
    <w:rsid w:val="000B2617"/>
    <w:rsid w:val="000B2B7B"/>
    <w:rsid w:val="000B2EDB"/>
    <w:rsid w:val="000B307A"/>
    <w:rsid w:val="000B32D9"/>
    <w:rsid w:val="000B334A"/>
    <w:rsid w:val="000B365D"/>
    <w:rsid w:val="000B3840"/>
    <w:rsid w:val="000B3932"/>
    <w:rsid w:val="000B4225"/>
    <w:rsid w:val="000B44EC"/>
    <w:rsid w:val="000B46BF"/>
    <w:rsid w:val="000B4E27"/>
    <w:rsid w:val="000B5131"/>
    <w:rsid w:val="000B559E"/>
    <w:rsid w:val="000B5750"/>
    <w:rsid w:val="000B5BD1"/>
    <w:rsid w:val="000B5F5F"/>
    <w:rsid w:val="000B5F88"/>
    <w:rsid w:val="000B6319"/>
    <w:rsid w:val="000B6645"/>
    <w:rsid w:val="000B67C6"/>
    <w:rsid w:val="000B6B13"/>
    <w:rsid w:val="000B6D23"/>
    <w:rsid w:val="000B773A"/>
    <w:rsid w:val="000B7A67"/>
    <w:rsid w:val="000B7C67"/>
    <w:rsid w:val="000C044C"/>
    <w:rsid w:val="000C073E"/>
    <w:rsid w:val="000C0AEB"/>
    <w:rsid w:val="000C0E7A"/>
    <w:rsid w:val="000C0E9A"/>
    <w:rsid w:val="000C1A79"/>
    <w:rsid w:val="000C2659"/>
    <w:rsid w:val="000C2A6E"/>
    <w:rsid w:val="000C2A7F"/>
    <w:rsid w:val="000C2CCE"/>
    <w:rsid w:val="000C2CF2"/>
    <w:rsid w:val="000C2D16"/>
    <w:rsid w:val="000C2F7A"/>
    <w:rsid w:val="000C323F"/>
    <w:rsid w:val="000C33A2"/>
    <w:rsid w:val="000C34EC"/>
    <w:rsid w:val="000C3542"/>
    <w:rsid w:val="000C371B"/>
    <w:rsid w:val="000C3891"/>
    <w:rsid w:val="000C3C3A"/>
    <w:rsid w:val="000C3EF2"/>
    <w:rsid w:val="000C4598"/>
    <w:rsid w:val="000C4AFC"/>
    <w:rsid w:val="000C4B4D"/>
    <w:rsid w:val="000C4C99"/>
    <w:rsid w:val="000C6444"/>
    <w:rsid w:val="000C65FE"/>
    <w:rsid w:val="000C6E55"/>
    <w:rsid w:val="000C7264"/>
    <w:rsid w:val="000C7276"/>
    <w:rsid w:val="000C76B5"/>
    <w:rsid w:val="000C7894"/>
    <w:rsid w:val="000C78B1"/>
    <w:rsid w:val="000C7B8C"/>
    <w:rsid w:val="000D0FA0"/>
    <w:rsid w:val="000D170F"/>
    <w:rsid w:val="000D171A"/>
    <w:rsid w:val="000D1859"/>
    <w:rsid w:val="000D1939"/>
    <w:rsid w:val="000D1DAC"/>
    <w:rsid w:val="000D214A"/>
    <w:rsid w:val="000D21DA"/>
    <w:rsid w:val="000D3190"/>
    <w:rsid w:val="000D473E"/>
    <w:rsid w:val="000D47C1"/>
    <w:rsid w:val="000D4DE6"/>
    <w:rsid w:val="000D50BB"/>
    <w:rsid w:val="000D527B"/>
    <w:rsid w:val="000D5602"/>
    <w:rsid w:val="000D56CF"/>
    <w:rsid w:val="000D58DA"/>
    <w:rsid w:val="000D5B55"/>
    <w:rsid w:val="000D602F"/>
    <w:rsid w:val="000D62D7"/>
    <w:rsid w:val="000D6395"/>
    <w:rsid w:val="000D679C"/>
    <w:rsid w:val="000D6880"/>
    <w:rsid w:val="000D78DE"/>
    <w:rsid w:val="000D7967"/>
    <w:rsid w:val="000E0401"/>
    <w:rsid w:val="000E0D03"/>
    <w:rsid w:val="000E0DE7"/>
    <w:rsid w:val="000E1035"/>
    <w:rsid w:val="000E1060"/>
    <w:rsid w:val="000E1387"/>
    <w:rsid w:val="000E140B"/>
    <w:rsid w:val="000E1C38"/>
    <w:rsid w:val="000E1D9A"/>
    <w:rsid w:val="000E1DA1"/>
    <w:rsid w:val="000E2131"/>
    <w:rsid w:val="000E2BA8"/>
    <w:rsid w:val="000E32DD"/>
    <w:rsid w:val="000E3331"/>
    <w:rsid w:val="000E344F"/>
    <w:rsid w:val="000E422C"/>
    <w:rsid w:val="000E42E9"/>
    <w:rsid w:val="000E44FE"/>
    <w:rsid w:val="000E4912"/>
    <w:rsid w:val="000E51E2"/>
    <w:rsid w:val="000E52C6"/>
    <w:rsid w:val="000E5341"/>
    <w:rsid w:val="000E549B"/>
    <w:rsid w:val="000E5818"/>
    <w:rsid w:val="000E5DF7"/>
    <w:rsid w:val="000E5FB7"/>
    <w:rsid w:val="000E634B"/>
    <w:rsid w:val="000E663B"/>
    <w:rsid w:val="000E6C70"/>
    <w:rsid w:val="000E6CF1"/>
    <w:rsid w:val="000E6E4F"/>
    <w:rsid w:val="000E74A3"/>
    <w:rsid w:val="000E7BFE"/>
    <w:rsid w:val="000E7D72"/>
    <w:rsid w:val="000F0048"/>
    <w:rsid w:val="000F01B4"/>
    <w:rsid w:val="000F0830"/>
    <w:rsid w:val="000F0E7C"/>
    <w:rsid w:val="000F16C1"/>
    <w:rsid w:val="000F1E45"/>
    <w:rsid w:val="000F2046"/>
    <w:rsid w:val="000F21DA"/>
    <w:rsid w:val="000F320A"/>
    <w:rsid w:val="000F3713"/>
    <w:rsid w:val="000F3FF8"/>
    <w:rsid w:val="000F419D"/>
    <w:rsid w:val="000F421F"/>
    <w:rsid w:val="000F4524"/>
    <w:rsid w:val="000F457E"/>
    <w:rsid w:val="000F4A19"/>
    <w:rsid w:val="000F5815"/>
    <w:rsid w:val="000F5B02"/>
    <w:rsid w:val="000F5E16"/>
    <w:rsid w:val="000F67C0"/>
    <w:rsid w:val="000F6D97"/>
    <w:rsid w:val="000F7322"/>
    <w:rsid w:val="000F734D"/>
    <w:rsid w:val="000F7E42"/>
    <w:rsid w:val="0010036A"/>
    <w:rsid w:val="0010073E"/>
    <w:rsid w:val="0010184B"/>
    <w:rsid w:val="00101D62"/>
    <w:rsid w:val="0010259D"/>
    <w:rsid w:val="001025C3"/>
    <w:rsid w:val="001025E1"/>
    <w:rsid w:val="001026D3"/>
    <w:rsid w:val="001029B1"/>
    <w:rsid w:val="001034B1"/>
    <w:rsid w:val="0010430E"/>
    <w:rsid w:val="001045A0"/>
    <w:rsid w:val="00104ABD"/>
    <w:rsid w:val="00104B71"/>
    <w:rsid w:val="00104E58"/>
    <w:rsid w:val="00105267"/>
    <w:rsid w:val="00105748"/>
    <w:rsid w:val="0010576A"/>
    <w:rsid w:val="00106314"/>
    <w:rsid w:val="00106453"/>
    <w:rsid w:val="001066B0"/>
    <w:rsid w:val="001066E3"/>
    <w:rsid w:val="00106DB1"/>
    <w:rsid w:val="00106F47"/>
    <w:rsid w:val="00107894"/>
    <w:rsid w:val="001104FF"/>
    <w:rsid w:val="001111A0"/>
    <w:rsid w:val="00111368"/>
    <w:rsid w:val="00111465"/>
    <w:rsid w:val="00111E8D"/>
    <w:rsid w:val="00111E94"/>
    <w:rsid w:val="001127E3"/>
    <w:rsid w:val="001132CB"/>
    <w:rsid w:val="0011397E"/>
    <w:rsid w:val="00113B45"/>
    <w:rsid w:val="00113B57"/>
    <w:rsid w:val="00113B88"/>
    <w:rsid w:val="00113BE2"/>
    <w:rsid w:val="00113CD0"/>
    <w:rsid w:val="001147DE"/>
    <w:rsid w:val="0011490D"/>
    <w:rsid w:val="00114D4A"/>
    <w:rsid w:val="001152E0"/>
    <w:rsid w:val="0011578C"/>
    <w:rsid w:val="00115AD4"/>
    <w:rsid w:val="00115C06"/>
    <w:rsid w:val="00115CEF"/>
    <w:rsid w:val="001162D6"/>
    <w:rsid w:val="001163CF"/>
    <w:rsid w:val="0011644D"/>
    <w:rsid w:val="0011689F"/>
    <w:rsid w:val="00116DE5"/>
    <w:rsid w:val="00116E4F"/>
    <w:rsid w:val="00117157"/>
    <w:rsid w:val="001177FB"/>
    <w:rsid w:val="001200AC"/>
    <w:rsid w:val="001207DE"/>
    <w:rsid w:val="001215A2"/>
    <w:rsid w:val="001215E6"/>
    <w:rsid w:val="00121A5E"/>
    <w:rsid w:val="00121F90"/>
    <w:rsid w:val="0012235F"/>
    <w:rsid w:val="0012295A"/>
    <w:rsid w:val="001230AF"/>
    <w:rsid w:val="001235E9"/>
    <w:rsid w:val="00123A39"/>
    <w:rsid w:val="00124213"/>
    <w:rsid w:val="001248D9"/>
    <w:rsid w:val="001249AD"/>
    <w:rsid w:val="00124D8F"/>
    <w:rsid w:val="00124D90"/>
    <w:rsid w:val="00125598"/>
    <w:rsid w:val="0012565E"/>
    <w:rsid w:val="00125880"/>
    <w:rsid w:val="00125C1A"/>
    <w:rsid w:val="00126231"/>
    <w:rsid w:val="0012642D"/>
    <w:rsid w:val="0012644B"/>
    <w:rsid w:val="00126531"/>
    <w:rsid w:val="00126B78"/>
    <w:rsid w:val="00127234"/>
    <w:rsid w:val="00127353"/>
    <w:rsid w:val="00127451"/>
    <w:rsid w:val="001275B2"/>
    <w:rsid w:val="00127B87"/>
    <w:rsid w:val="00127E51"/>
    <w:rsid w:val="00127E75"/>
    <w:rsid w:val="00127EEC"/>
    <w:rsid w:val="00130042"/>
    <w:rsid w:val="00130081"/>
    <w:rsid w:val="00130149"/>
    <w:rsid w:val="00130446"/>
    <w:rsid w:val="001309F9"/>
    <w:rsid w:val="00130A89"/>
    <w:rsid w:val="001314B8"/>
    <w:rsid w:val="00131557"/>
    <w:rsid w:val="0013237B"/>
    <w:rsid w:val="001326F1"/>
    <w:rsid w:val="00132BD1"/>
    <w:rsid w:val="00132BFA"/>
    <w:rsid w:val="00132F71"/>
    <w:rsid w:val="001337C2"/>
    <w:rsid w:val="0013429D"/>
    <w:rsid w:val="0013512D"/>
    <w:rsid w:val="00135664"/>
    <w:rsid w:val="00135665"/>
    <w:rsid w:val="001357AE"/>
    <w:rsid w:val="00135996"/>
    <w:rsid w:val="00135B70"/>
    <w:rsid w:val="00135EC2"/>
    <w:rsid w:val="00135FA9"/>
    <w:rsid w:val="0013605B"/>
    <w:rsid w:val="00136119"/>
    <w:rsid w:val="001361AD"/>
    <w:rsid w:val="00136321"/>
    <w:rsid w:val="001366F5"/>
    <w:rsid w:val="001367A8"/>
    <w:rsid w:val="00136D6F"/>
    <w:rsid w:val="00136F07"/>
    <w:rsid w:val="00137253"/>
    <w:rsid w:val="0013773F"/>
    <w:rsid w:val="00137E9B"/>
    <w:rsid w:val="00140137"/>
    <w:rsid w:val="0014052E"/>
    <w:rsid w:val="00140698"/>
    <w:rsid w:val="00140CFB"/>
    <w:rsid w:val="00141078"/>
    <w:rsid w:val="001410EB"/>
    <w:rsid w:val="0014196C"/>
    <w:rsid w:val="001425D6"/>
    <w:rsid w:val="00142936"/>
    <w:rsid w:val="001435DE"/>
    <w:rsid w:val="0014376D"/>
    <w:rsid w:val="001451C1"/>
    <w:rsid w:val="001454EB"/>
    <w:rsid w:val="0014557E"/>
    <w:rsid w:val="00145A39"/>
    <w:rsid w:val="00145F60"/>
    <w:rsid w:val="001466A3"/>
    <w:rsid w:val="00146AB3"/>
    <w:rsid w:val="00146E71"/>
    <w:rsid w:val="00146EE1"/>
    <w:rsid w:val="0014742A"/>
    <w:rsid w:val="001477F6"/>
    <w:rsid w:val="00147ECD"/>
    <w:rsid w:val="00147F67"/>
    <w:rsid w:val="00150363"/>
    <w:rsid w:val="00151220"/>
    <w:rsid w:val="00151420"/>
    <w:rsid w:val="0015175F"/>
    <w:rsid w:val="00151F29"/>
    <w:rsid w:val="00152456"/>
    <w:rsid w:val="00152497"/>
    <w:rsid w:val="00152851"/>
    <w:rsid w:val="001528BE"/>
    <w:rsid w:val="001529CF"/>
    <w:rsid w:val="00152B7F"/>
    <w:rsid w:val="00152EC0"/>
    <w:rsid w:val="00152FB4"/>
    <w:rsid w:val="00152FBC"/>
    <w:rsid w:val="00153510"/>
    <w:rsid w:val="00153602"/>
    <w:rsid w:val="001537BB"/>
    <w:rsid w:val="001537EB"/>
    <w:rsid w:val="00153E62"/>
    <w:rsid w:val="00153FEC"/>
    <w:rsid w:val="001541B1"/>
    <w:rsid w:val="00154838"/>
    <w:rsid w:val="00154E8D"/>
    <w:rsid w:val="0015500B"/>
    <w:rsid w:val="001553FE"/>
    <w:rsid w:val="001556F7"/>
    <w:rsid w:val="00155A3D"/>
    <w:rsid w:val="00155C70"/>
    <w:rsid w:val="00156789"/>
    <w:rsid w:val="001569F8"/>
    <w:rsid w:val="00157094"/>
    <w:rsid w:val="0015741B"/>
    <w:rsid w:val="001574AB"/>
    <w:rsid w:val="001575C0"/>
    <w:rsid w:val="00157C62"/>
    <w:rsid w:val="00157E54"/>
    <w:rsid w:val="00157FA8"/>
    <w:rsid w:val="001603F0"/>
    <w:rsid w:val="00160581"/>
    <w:rsid w:val="001606DA"/>
    <w:rsid w:val="00160A69"/>
    <w:rsid w:val="00160BDA"/>
    <w:rsid w:val="00160FED"/>
    <w:rsid w:val="00160FF5"/>
    <w:rsid w:val="0016108A"/>
    <w:rsid w:val="001616D6"/>
    <w:rsid w:val="0016178B"/>
    <w:rsid w:val="00161CEA"/>
    <w:rsid w:val="00161DE7"/>
    <w:rsid w:val="00162116"/>
    <w:rsid w:val="001621FE"/>
    <w:rsid w:val="0016232D"/>
    <w:rsid w:val="00162896"/>
    <w:rsid w:val="00162B34"/>
    <w:rsid w:val="00163239"/>
    <w:rsid w:val="001632B0"/>
    <w:rsid w:val="0016371B"/>
    <w:rsid w:val="0016385E"/>
    <w:rsid w:val="0016422A"/>
    <w:rsid w:val="00164368"/>
    <w:rsid w:val="001644A7"/>
    <w:rsid w:val="001645D7"/>
    <w:rsid w:val="00164873"/>
    <w:rsid w:val="001648E8"/>
    <w:rsid w:val="001649F6"/>
    <w:rsid w:val="00164BB1"/>
    <w:rsid w:val="001651B4"/>
    <w:rsid w:val="00165776"/>
    <w:rsid w:val="00165790"/>
    <w:rsid w:val="00165E94"/>
    <w:rsid w:val="00166189"/>
    <w:rsid w:val="0016650A"/>
    <w:rsid w:val="001668AE"/>
    <w:rsid w:val="00166C9B"/>
    <w:rsid w:val="00167547"/>
    <w:rsid w:val="0016755A"/>
    <w:rsid w:val="00167596"/>
    <w:rsid w:val="00167CF1"/>
    <w:rsid w:val="00167F09"/>
    <w:rsid w:val="00170896"/>
    <w:rsid w:val="00170B7E"/>
    <w:rsid w:val="00171008"/>
    <w:rsid w:val="001716E0"/>
    <w:rsid w:val="0017185A"/>
    <w:rsid w:val="00171A23"/>
    <w:rsid w:val="001720F1"/>
    <w:rsid w:val="00172366"/>
    <w:rsid w:val="001723BF"/>
    <w:rsid w:val="00172890"/>
    <w:rsid w:val="00172A17"/>
    <w:rsid w:val="00172AFD"/>
    <w:rsid w:val="00172B28"/>
    <w:rsid w:val="00172B60"/>
    <w:rsid w:val="00172CAA"/>
    <w:rsid w:val="00173026"/>
    <w:rsid w:val="00173256"/>
    <w:rsid w:val="0017368B"/>
    <w:rsid w:val="00173AE8"/>
    <w:rsid w:val="00173B06"/>
    <w:rsid w:val="00173F18"/>
    <w:rsid w:val="00173FCD"/>
    <w:rsid w:val="0017406F"/>
    <w:rsid w:val="00174199"/>
    <w:rsid w:val="00174224"/>
    <w:rsid w:val="0017460E"/>
    <w:rsid w:val="001748E8"/>
    <w:rsid w:val="001749D7"/>
    <w:rsid w:val="00174C9C"/>
    <w:rsid w:val="00174F3B"/>
    <w:rsid w:val="001750E6"/>
    <w:rsid w:val="00175166"/>
    <w:rsid w:val="00175251"/>
    <w:rsid w:val="001752FA"/>
    <w:rsid w:val="0017546D"/>
    <w:rsid w:val="001756F0"/>
    <w:rsid w:val="00175904"/>
    <w:rsid w:val="00175AEF"/>
    <w:rsid w:val="00176149"/>
    <w:rsid w:val="00176242"/>
    <w:rsid w:val="00176482"/>
    <w:rsid w:val="00176644"/>
    <w:rsid w:val="00176B4D"/>
    <w:rsid w:val="0017737E"/>
    <w:rsid w:val="0017749A"/>
    <w:rsid w:val="0017787A"/>
    <w:rsid w:val="00180023"/>
    <w:rsid w:val="00180514"/>
    <w:rsid w:val="00180944"/>
    <w:rsid w:val="001809DD"/>
    <w:rsid w:val="00180EA9"/>
    <w:rsid w:val="00180F9E"/>
    <w:rsid w:val="00180FC3"/>
    <w:rsid w:val="001819CB"/>
    <w:rsid w:val="00181FE7"/>
    <w:rsid w:val="001821DC"/>
    <w:rsid w:val="00182540"/>
    <w:rsid w:val="00182A30"/>
    <w:rsid w:val="00182C41"/>
    <w:rsid w:val="0018323D"/>
    <w:rsid w:val="0018328E"/>
    <w:rsid w:val="0018338A"/>
    <w:rsid w:val="00183797"/>
    <w:rsid w:val="00183A60"/>
    <w:rsid w:val="0018428C"/>
    <w:rsid w:val="00184308"/>
    <w:rsid w:val="00184D08"/>
    <w:rsid w:val="00184DDA"/>
    <w:rsid w:val="00184E23"/>
    <w:rsid w:val="00184E46"/>
    <w:rsid w:val="00184FC9"/>
    <w:rsid w:val="00185487"/>
    <w:rsid w:val="0018578B"/>
    <w:rsid w:val="00185F53"/>
    <w:rsid w:val="00186190"/>
    <w:rsid w:val="00186353"/>
    <w:rsid w:val="00186435"/>
    <w:rsid w:val="001868DC"/>
    <w:rsid w:val="0018740F"/>
    <w:rsid w:val="001874E4"/>
    <w:rsid w:val="001879C9"/>
    <w:rsid w:val="00187A7C"/>
    <w:rsid w:val="00187BCE"/>
    <w:rsid w:val="00190112"/>
    <w:rsid w:val="00190197"/>
    <w:rsid w:val="001901A3"/>
    <w:rsid w:val="0019022D"/>
    <w:rsid w:val="00190AC6"/>
    <w:rsid w:val="00190BD4"/>
    <w:rsid w:val="00190E14"/>
    <w:rsid w:val="0019125A"/>
    <w:rsid w:val="00191986"/>
    <w:rsid w:val="001920B3"/>
    <w:rsid w:val="00192566"/>
    <w:rsid w:val="00192AB4"/>
    <w:rsid w:val="0019358A"/>
    <w:rsid w:val="00193735"/>
    <w:rsid w:val="0019388B"/>
    <w:rsid w:val="00193A18"/>
    <w:rsid w:val="00194080"/>
    <w:rsid w:val="001941E6"/>
    <w:rsid w:val="00194FB7"/>
    <w:rsid w:val="001951A3"/>
    <w:rsid w:val="00195B19"/>
    <w:rsid w:val="00195F9E"/>
    <w:rsid w:val="00196026"/>
    <w:rsid w:val="001964BF"/>
    <w:rsid w:val="00196E25"/>
    <w:rsid w:val="0019708F"/>
    <w:rsid w:val="00197B85"/>
    <w:rsid w:val="001A0123"/>
    <w:rsid w:val="001A0148"/>
    <w:rsid w:val="001A0708"/>
    <w:rsid w:val="001A08EB"/>
    <w:rsid w:val="001A0D48"/>
    <w:rsid w:val="001A19D7"/>
    <w:rsid w:val="001A2397"/>
    <w:rsid w:val="001A2426"/>
    <w:rsid w:val="001A2972"/>
    <w:rsid w:val="001A2CF7"/>
    <w:rsid w:val="001A3A20"/>
    <w:rsid w:val="001A3B13"/>
    <w:rsid w:val="001A3EE2"/>
    <w:rsid w:val="001A41F2"/>
    <w:rsid w:val="001A4234"/>
    <w:rsid w:val="001A42FC"/>
    <w:rsid w:val="001A447C"/>
    <w:rsid w:val="001A47DA"/>
    <w:rsid w:val="001A4959"/>
    <w:rsid w:val="001A56F0"/>
    <w:rsid w:val="001A6441"/>
    <w:rsid w:val="001A6762"/>
    <w:rsid w:val="001A682A"/>
    <w:rsid w:val="001A69E1"/>
    <w:rsid w:val="001A6B21"/>
    <w:rsid w:val="001A6B5B"/>
    <w:rsid w:val="001A6EBE"/>
    <w:rsid w:val="001A77D4"/>
    <w:rsid w:val="001A77F5"/>
    <w:rsid w:val="001A78D9"/>
    <w:rsid w:val="001B0277"/>
    <w:rsid w:val="001B030E"/>
    <w:rsid w:val="001B03EE"/>
    <w:rsid w:val="001B0850"/>
    <w:rsid w:val="001B0B3C"/>
    <w:rsid w:val="001B157B"/>
    <w:rsid w:val="001B15DB"/>
    <w:rsid w:val="001B1B75"/>
    <w:rsid w:val="001B2302"/>
    <w:rsid w:val="001B2582"/>
    <w:rsid w:val="001B28FD"/>
    <w:rsid w:val="001B3AAC"/>
    <w:rsid w:val="001B3BF2"/>
    <w:rsid w:val="001B3DEB"/>
    <w:rsid w:val="001B4639"/>
    <w:rsid w:val="001B4AAC"/>
    <w:rsid w:val="001B56EB"/>
    <w:rsid w:val="001B6A2E"/>
    <w:rsid w:val="001B6C7E"/>
    <w:rsid w:val="001B6E60"/>
    <w:rsid w:val="001B6F9E"/>
    <w:rsid w:val="001B7426"/>
    <w:rsid w:val="001B778F"/>
    <w:rsid w:val="001B794C"/>
    <w:rsid w:val="001B7CD8"/>
    <w:rsid w:val="001C0047"/>
    <w:rsid w:val="001C00B0"/>
    <w:rsid w:val="001C05C2"/>
    <w:rsid w:val="001C06B2"/>
    <w:rsid w:val="001C0708"/>
    <w:rsid w:val="001C09D2"/>
    <w:rsid w:val="001C0CB6"/>
    <w:rsid w:val="001C1414"/>
    <w:rsid w:val="001C1B4E"/>
    <w:rsid w:val="001C1CE6"/>
    <w:rsid w:val="001C24A5"/>
    <w:rsid w:val="001C24D9"/>
    <w:rsid w:val="001C2BFA"/>
    <w:rsid w:val="001C31ED"/>
    <w:rsid w:val="001C3503"/>
    <w:rsid w:val="001C3ADC"/>
    <w:rsid w:val="001C3B43"/>
    <w:rsid w:val="001C3F51"/>
    <w:rsid w:val="001C3F88"/>
    <w:rsid w:val="001C454E"/>
    <w:rsid w:val="001C4659"/>
    <w:rsid w:val="001C4857"/>
    <w:rsid w:val="001C4B43"/>
    <w:rsid w:val="001C4C7A"/>
    <w:rsid w:val="001C4F60"/>
    <w:rsid w:val="001C5234"/>
    <w:rsid w:val="001C5587"/>
    <w:rsid w:val="001C59B6"/>
    <w:rsid w:val="001C5A62"/>
    <w:rsid w:val="001C5A89"/>
    <w:rsid w:val="001C5C43"/>
    <w:rsid w:val="001C5C5B"/>
    <w:rsid w:val="001C6566"/>
    <w:rsid w:val="001C657A"/>
    <w:rsid w:val="001C68DE"/>
    <w:rsid w:val="001C70EA"/>
    <w:rsid w:val="001C72D3"/>
    <w:rsid w:val="001C75B6"/>
    <w:rsid w:val="001C76FC"/>
    <w:rsid w:val="001C7B1C"/>
    <w:rsid w:val="001C7F94"/>
    <w:rsid w:val="001D05C9"/>
    <w:rsid w:val="001D060A"/>
    <w:rsid w:val="001D0737"/>
    <w:rsid w:val="001D09D5"/>
    <w:rsid w:val="001D0A24"/>
    <w:rsid w:val="001D0AC7"/>
    <w:rsid w:val="001D0E07"/>
    <w:rsid w:val="001D119F"/>
    <w:rsid w:val="001D1695"/>
    <w:rsid w:val="001D17A3"/>
    <w:rsid w:val="001D19D6"/>
    <w:rsid w:val="001D1D05"/>
    <w:rsid w:val="001D21C4"/>
    <w:rsid w:val="001D2B7D"/>
    <w:rsid w:val="001D2D7C"/>
    <w:rsid w:val="001D3009"/>
    <w:rsid w:val="001D37A8"/>
    <w:rsid w:val="001D3E88"/>
    <w:rsid w:val="001D4124"/>
    <w:rsid w:val="001D443E"/>
    <w:rsid w:val="001D4562"/>
    <w:rsid w:val="001D458E"/>
    <w:rsid w:val="001D4625"/>
    <w:rsid w:val="001D4689"/>
    <w:rsid w:val="001D4C89"/>
    <w:rsid w:val="001D4EE2"/>
    <w:rsid w:val="001D5EB5"/>
    <w:rsid w:val="001D6C25"/>
    <w:rsid w:val="001D6D85"/>
    <w:rsid w:val="001D6E99"/>
    <w:rsid w:val="001D70D7"/>
    <w:rsid w:val="001D7173"/>
    <w:rsid w:val="001D725B"/>
    <w:rsid w:val="001D799C"/>
    <w:rsid w:val="001D7ADD"/>
    <w:rsid w:val="001E080D"/>
    <w:rsid w:val="001E09E2"/>
    <w:rsid w:val="001E0C7A"/>
    <w:rsid w:val="001E0F5E"/>
    <w:rsid w:val="001E1473"/>
    <w:rsid w:val="001E1771"/>
    <w:rsid w:val="001E17EB"/>
    <w:rsid w:val="001E1F08"/>
    <w:rsid w:val="001E2DA3"/>
    <w:rsid w:val="001E341C"/>
    <w:rsid w:val="001E347A"/>
    <w:rsid w:val="001E3536"/>
    <w:rsid w:val="001E38A9"/>
    <w:rsid w:val="001E40C6"/>
    <w:rsid w:val="001E41A8"/>
    <w:rsid w:val="001E41FA"/>
    <w:rsid w:val="001E4256"/>
    <w:rsid w:val="001E448A"/>
    <w:rsid w:val="001E463F"/>
    <w:rsid w:val="001E475B"/>
    <w:rsid w:val="001E4A3F"/>
    <w:rsid w:val="001E4F5E"/>
    <w:rsid w:val="001E51E7"/>
    <w:rsid w:val="001E582B"/>
    <w:rsid w:val="001E5D4A"/>
    <w:rsid w:val="001E6086"/>
    <w:rsid w:val="001E62A8"/>
    <w:rsid w:val="001E65BC"/>
    <w:rsid w:val="001E68CE"/>
    <w:rsid w:val="001E7432"/>
    <w:rsid w:val="001E74F9"/>
    <w:rsid w:val="001E7718"/>
    <w:rsid w:val="001E794F"/>
    <w:rsid w:val="001F0077"/>
    <w:rsid w:val="001F0443"/>
    <w:rsid w:val="001F05D5"/>
    <w:rsid w:val="001F0EB4"/>
    <w:rsid w:val="001F141C"/>
    <w:rsid w:val="001F1537"/>
    <w:rsid w:val="001F17E6"/>
    <w:rsid w:val="001F1E40"/>
    <w:rsid w:val="001F26D7"/>
    <w:rsid w:val="001F296B"/>
    <w:rsid w:val="001F2AFF"/>
    <w:rsid w:val="001F2DCD"/>
    <w:rsid w:val="001F3225"/>
    <w:rsid w:val="001F32CB"/>
    <w:rsid w:val="001F3735"/>
    <w:rsid w:val="001F388C"/>
    <w:rsid w:val="001F3E40"/>
    <w:rsid w:val="001F3F60"/>
    <w:rsid w:val="001F41BF"/>
    <w:rsid w:val="001F4233"/>
    <w:rsid w:val="001F4370"/>
    <w:rsid w:val="001F47A3"/>
    <w:rsid w:val="001F4BE8"/>
    <w:rsid w:val="001F538D"/>
    <w:rsid w:val="001F5737"/>
    <w:rsid w:val="001F58B1"/>
    <w:rsid w:val="001F5E81"/>
    <w:rsid w:val="001F6675"/>
    <w:rsid w:val="001F6697"/>
    <w:rsid w:val="001F66F8"/>
    <w:rsid w:val="001F69F8"/>
    <w:rsid w:val="001F7404"/>
    <w:rsid w:val="001F7686"/>
    <w:rsid w:val="001F7998"/>
    <w:rsid w:val="00200304"/>
    <w:rsid w:val="00200680"/>
    <w:rsid w:val="00200975"/>
    <w:rsid w:val="00200BE7"/>
    <w:rsid w:val="00200EF0"/>
    <w:rsid w:val="0020161C"/>
    <w:rsid w:val="00201A24"/>
    <w:rsid w:val="00201A88"/>
    <w:rsid w:val="00202035"/>
    <w:rsid w:val="002025C1"/>
    <w:rsid w:val="00202615"/>
    <w:rsid w:val="00202689"/>
    <w:rsid w:val="0020287A"/>
    <w:rsid w:val="00202A2A"/>
    <w:rsid w:val="00202BC0"/>
    <w:rsid w:val="00202D4F"/>
    <w:rsid w:val="002031F9"/>
    <w:rsid w:val="002035F1"/>
    <w:rsid w:val="00203CEF"/>
    <w:rsid w:val="00204401"/>
    <w:rsid w:val="00204718"/>
    <w:rsid w:val="00204764"/>
    <w:rsid w:val="00204797"/>
    <w:rsid w:val="00204C55"/>
    <w:rsid w:val="00204D01"/>
    <w:rsid w:val="00204E5E"/>
    <w:rsid w:val="00204F26"/>
    <w:rsid w:val="002050BC"/>
    <w:rsid w:val="00205170"/>
    <w:rsid w:val="002052B0"/>
    <w:rsid w:val="0020576D"/>
    <w:rsid w:val="00205A58"/>
    <w:rsid w:val="00205F05"/>
    <w:rsid w:val="002060A9"/>
    <w:rsid w:val="0020746F"/>
    <w:rsid w:val="00207686"/>
    <w:rsid w:val="002077D1"/>
    <w:rsid w:val="00207AFE"/>
    <w:rsid w:val="00207E88"/>
    <w:rsid w:val="002100AB"/>
    <w:rsid w:val="00210625"/>
    <w:rsid w:val="002107B7"/>
    <w:rsid w:val="002110CA"/>
    <w:rsid w:val="00211C2F"/>
    <w:rsid w:val="00211C65"/>
    <w:rsid w:val="00211D7F"/>
    <w:rsid w:val="00211F05"/>
    <w:rsid w:val="002124FF"/>
    <w:rsid w:val="002126A9"/>
    <w:rsid w:val="002126E1"/>
    <w:rsid w:val="00212784"/>
    <w:rsid w:val="00212CBA"/>
    <w:rsid w:val="00212FC6"/>
    <w:rsid w:val="00213118"/>
    <w:rsid w:val="0021349F"/>
    <w:rsid w:val="00213753"/>
    <w:rsid w:val="00213D45"/>
    <w:rsid w:val="00214490"/>
    <w:rsid w:val="00214B10"/>
    <w:rsid w:val="00214E46"/>
    <w:rsid w:val="00214FD1"/>
    <w:rsid w:val="002156C8"/>
    <w:rsid w:val="002158A8"/>
    <w:rsid w:val="00215C26"/>
    <w:rsid w:val="00215D19"/>
    <w:rsid w:val="0021665B"/>
    <w:rsid w:val="00216800"/>
    <w:rsid w:val="002172D1"/>
    <w:rsid w:val="00217FB8"/>
    <w:rsid w:val="00220119"/>
    <w:rsid w:val="00220245"/>
    <w:rsid w:val="002204E7"/>
    <w:rsid w:val="00220687"/>
    <w:rsid w:val="00220BCC"/>
    <w:rsid w:val="00221274"/>
    <w:rsid w:val="00221703"/>
    <w:rsid w:val="00222094"/>
    <w:rsid w:val="002220EF"/>
    <w:rsid w:val="002226B4"/>
    <w:rsid w:val="002228E0"/>
    <w:rsid w:val="00222E6A"/>
    <w:rsid w:val="002230A1"/>
    <w:rsid w:val="0022338B"/>
    <w:rsid w:val="00223C98"/>
    <w:rsid w:val="0022455F"/>
    <w:rsid w:val="002248C2"/>
    <w:rsid w:val="00224CA1"/>
    <w:rsid w:val="00224FC5"/>
    <w:rsid w:val="002250D1"/>
    <w:rsid w:val="00225112"/>
    <w:rsid w:val="002255F2"/>
    <w:rsid w:val="00225B2E"/>
    <w:rsid w:val="00225D2E"/>
    <w:rsid w:val="00225F3C"/>
    <w:rsid w:val="002268A6"/>
    <w:rsid w:val="0022724F"/>
    <w:rsid w:val="0022725A"/>
    <w:rsid w:val="002272F7"/>
    <w:rsid w:val="0022784A"/>
    <w:rsid w:val="00230746"/>
    <w:rsid w:val="002307B8"/>
    <w:rsid w:val="002308FE"/>
    <w:rsid w:val="002311A6"/>
    <w:rsid w:val="002311AD"/>
    <w:rsid w:val="002315AF"/>
    <w:rsid w:val="00231ADA"/>
    <w:rsid w:val="00231C4B"/>
    <w:rsid w:val="00231EC8"/>
    <w:rsid w:val="002322FA"/>
    <w:rsid w:val="002324F5"/>
    <w:rsid w:val="00232F80"/>
    <w:rsid w:val="002331D1"/>
    <w:rsid w:val="00233B80"/>
    <w:rsid w:val="00233F96"/>
    <w:rsid w:val="00234497"/>
    <w:rsid w:val="002344EA"/>
    <w:rsid w:val="00234648"/>
    <w:rsid w:val="00234819"/>
    <w:rsid w:val="00234D91"/>
    <w:rsid w:val="00235524"/>
    <w:rsid w:val="00235716"/>
    <w:rsid w:val="00235898"/>
    <w:rsid w:val="00235B09"/>
    <w:rsid w:val="00235B7D"/>
    <w:rsid w:val="00235B83"/>
    <w:rsid w:val="00235CC4"/>
    <w:rsid w:val="00235EF1"/>
    <w:rsid w:val="00236594"/>
    <w:rsid w:val="00236878"/>
    <w:rsid w:val="00236964"/>
    <w:rsid w:val="0023696A"/>
    <w:rsid w:val="00236BF5"/>
    <w:rsid w:val="002370C9"/>
    <w:rsid w:val="0023716D"/>
    <w:rsid w:val="002379B0"/>
    <w:rsid w:val="00237B21"/>
    <w:rsid w:val="00237B50"/>
    <w:rsid w:val="00237FA4"/>
    <w:rsid w:val="00240223"/>
    <w:rsid w:val="00240898"/>
    <w:rsid w:val="00240AAB"/>
    <w:rsid w:val="0024100D"/>
    <w:rsid w:val="002411C4"/>
    <w:rsid w:val="00241459"/>
    <w:rsid w:val="00241674"/>
    <w:rsid w:val="0024180B"/>
    <w:rsid w:val="00241B8D"/>
    <w:rsid w:val="00242092"/>
    <w:rsid w:val="002421BC"/>
    <w:rsid w:val="00242BD6"/>
    <w:rsid w:val="00242C6F"/>
    <w:rsid w:val="00243260"/>
    <w:rsid w:val="00243526"/>
    <w:rsid w:val="002439A9"/>
    <w:rsid w:val="0024434A"/>
    <w:rsid w:val="00244514"/>
    <w:rsid w:val="002446CF"/>
    <w:rsid w:val="00244873"/>
    <w:rsid w:val="00245092"/>
    <w:rsid w:val="00245731"/>
    <w:rsid w:val="00245CD3"/>
    <w:rsid w:val="00245E5D"/>
    <w:rsid w:val="0024629E"/>
    <w:rsid w:val="0024657D"/>
    <w:rsid w:val="00246D8C"/>
    <w:rsid w:val="00246EB5"/>
    <w:rsid w:val="00246EEA"/>
    <w:rsid w:val="00246F33"/>
    <w:rsid w:val="002470DF"/>
    <w:rsid w:val="00247503"/>
    <w:rsid w:val="00247D55"/>
    <w:rsid w:val="0025017C"/>
    <w:rsid w:val="002503C7"/>
    <w:rsid w:val="00250540"/>
    <w:rsid w:val="0025070D"/>
    <w:rsid w:val="002508F5"/>
    <w:rsid w:val="00250D40"/>
    <w:rsid w:val="00250D87"/>
    <w:rsid w:val="00250EB7"/>
    <w:rsid w:val="00250EEE"/>
    <w:rsid w:val="00251F45"/>
    <w:rsid w:val="00252630"/>
    <w:rsid w:val="00252691"/>
    <w:rsid w:val="002526C1"/>
    <w:rsid w:val="00252900"/>
    <w:rsid w:val="00252CC5"/>
    <w:rsid w:val="00252F60"/>
    <w:rsid w:val="00253396"/>
    <w:rsid w:val="002534E7"/>
    <w:rsid w:val="00253863"/>
    <w:rsid w:val="00253BC7"/>
    <w:rsid w:val="002540C2"/>
    <w:rsid w:val="00254947"/>
    <w:rsid w:val="00254951"/>
    <w:rsid w:val="00254CEA"/>
    <w:rsid w:val="0025512A"/>
    <w:rsid w:val="0025519C"/>
    <w:rsid w:val="00255334"/>
    <w:rsid w:val="00255EA5"/>
    <w:rsid w:val="00256DB2"/>
    <w:rsid w:val="00256E75"/>
    <w:rsid w:val="00257CEA"/>
    <w:rsid w:val="00257D2D"/>
    <w:rsid w:val="00260D85"/>
    <w:rsid w:val="0026113F"/>
    <w:rsid w:val="002613DE"/>
    <w:rsid w:val="00261434"/>
    <w:rsid w:val="0026164A"/>
    <w:rsid w:val="002618C5"/>
    <w:rsid w:val="00261B0B"/>
    <w:rsid w:val="0026275F"/>
    <w:rsid w:val="00262B51"/>
    <w:rsid w:val="00262D61"/>
    <w:rsid w:val="00263723"/>
    <w:rsid w:val="00263870"/>
    <w:rsid w:val="00263D5C"/>
    <w:rsid w:val="00263F23"/>
    <w:rsid w:val="00264A00"/>
    <w:rsid w:val="00264BEB"/>
    <w:rsid w:val="00264FD0"/>
    <w:rsid w:val="00265119"/>
    <w:rsid w:val="002651B1"/>
    <w:rsid w:val="002655C8"/>
    <w:rsid w:val="00265C99"/>
    <w:rsid w:val="00265EEC"/>
    <w:rsid w:val="00266278"/>
    <w:rsid w:val="002664F6"/>
    <w:rsid w:val="0026670F"/>
    <w:rsid w:val="002667E7"/>
    <w:rsid w:val="00266A4C"/>
    <w:rsid w:val="00266C76"/>
    <w:rsid w:val="00266D33"/>
    <w:rsid w:val="00266F09"/>
    <w:rsid w:val="002670DD"/>
    <w:rsid w:val="00267297"/>
    <w:rsid w:val="002677BC"/>
    <w:rsid w:val="002701E2"/>
    <w:rsid w:val="002706CE"/>
    <w:rsid w:val="00270948"/>
    <w:rsid w:val="00270AC9"/>
    <w:rsid w:val="00270E46"/>
    <w:rsid w:val="002711E1"/>
    <w:rsid w:val="0027148E"/>
    <w:rsid w:val="00271757"/>
    <w:rsid w:val="0027299B"/>
    <w:rsid w:val="002729C4"/>
    <w:rsid w:val="00272A48"/>
    <w:rsid w:val="00272C21"/>
    <w:rsid w:val="00273B53"/>
    <w:rsid w:val="00273CC1"/>
    <w:rsid w:val="002742FD"/>
    <w:rsid w:val="0027479D"/>
    <w:rsid w:val="00274BAE"/>
    <w:rsid w:val="00274E9A"/>
    <w:rsid w:val="00275297"/>
    <w:rsid w:val="00275508"/>
    <w:rsid w:val="002755D6"/>
    <w:rsid w:val="00275E3D"/>
    <w:rsid w:val="002765E2"/>
    <w:rsid w:val="00276618"/>
    <w:rsid w:val="00276815"/>
    <w:rsid w:val="00276AF9"/>
    <w:rsid w:val="00277078"/>
    <w:rsid w:val="00277081"/>
    <w:rsid w:val="0027735B"/>
    <w:rsid w:val="00277466"/>
    <w:rsid w:val="00277605"/>
    <w:rsid w:val="002778B7"/>
    <w:rsid w:val="0028056B"/>
    <w:rsid w:val="00280B58"/>
    <w:rsid w:val="002810E8"/>
    <w:rsid w:val="0028115A"/>
    <w:rsid w:val="0028121A"/>
    <w:rsid w:val="00281349"/>
    <w:rsid w:val="00281D40"/>
    <w:rsid w:val="002828FF"/>
    <w:rsid w:val="002829FE"/>
    <w:rsid w:val="00282D49"/>
    <w:rsid w:val="002839B2"/>
    <w:rsid w:val="002839DD"/>
    <w:rsid w:val="002844D0"/>
    <w:rsid w:val="00284C46"/>
    <w:rsid w:val="002850A4"/>
    <w:rsid w:val="00285368"/>
    <w:rsid w:val="00285794"/>
    <w:rsid w:val="00285797"/>
    <w:rsid w:val="00285860"/>
    <w:rsid w:val="00285B2D"/>
    <w:rsid w:val="00285D9A"/>
    <w:rsid w:val="00285DE9"/>
    <w:rsid w:val="00285E66"/>
    <w:rsid w:val="00285F94"/>
    <w:rsid w:val="00286228"/>
    <w:rsid w:val="002863D2"/>
    <w:rsid w:val="0028677B"/>
    <w:rsid w:val="0028683B"/>
    <w:rsid w:val="002869C9"/>
    <w:rsid w:val="00286A37"/>
    <w:rsid w:val="00286B8D"/>
    <w:rsid w:val="00286D1F"/>
    <w:rsid w:val="00286D30"/>
    <w:rsid w:val="002873FD"/>
    <w:rsid w:val="0028762F"/>
    <w:rsid w:val="0028784A"/>
    <w:rsid w:val="00287B6E"/>
    <w:rsid w:val="00287E03"/>
    <w:rsid w:val="00287E8A"/>
    <w:rsid w:val="002914CE"/>
    <w:rsid w:val="0029219A"/>
    <w:rsid w:val="002921A0"/>
    <w:rsid w:val="002924EC"/>
    <w:rsid w:val="002926B1"/>
    <w:rsid w:val="0029277B"/>
    <w:rsid w:val="002927CC"/>
    <w:rsid w:val="002929EC"/>
    <w:rsid w:val="00292AD3"/>
    <w:rsid w:val="00292B86"/>
    <w:rsid w:val="00293957"/>
    <w:rsid w:val="002940DD"/>
    <w:rsid w:val="00294AF9"/>
    <w:rsid w:val="0029506F"/>
    <w:rsid w:val="00295570"/>
    <w:rsid w:val="00295822"/>
    <w:rsid w:val="00295B29"/>
    <w:rsid w:val="00295DBC"/>
    <w:rsid w:val="0029637E"/>
    <w:rsid w:val="002965BF"/>
    <w:rsid w:val="00296863"/>
    <w:rsid w:val="00296AEB"/>
    <w:rsid w:val="00296F45"/>
    <w:rsid w:val="00297087"/>
    <w:rsid w:val="00297315"/>
    <w:rsid w:val="002977C0"/>
    <w:rsid w:val="0029782D"/>
    <w:rsid w:val="00297A14"/>
    <w:rsid w:val="00297BC1"/>
    <w:rsid w:val="00297E65"/>
    <w:rsid w:val="00297F24"/>
    <w:rsid w:val="002A0430"/>
    <w:rsid w:val="002A0562"/>
    <w:rsid w:val="002A0A0C"/>
    <w:rsid w:val="002A0B31"/>
    <w:rsid w:val="002A168E"/>
    <w:rsid w:val="002A16DF"/>
    <w:rsid w:val="002A217F"/>
    <w:rsid w:val="002A2330"/>
    <w:rsid w:val="002A239C"/>
    <w:rsid w:val="002A26F1"/>
    <w:rsid w:val="002A27DB"/>
    <w:rsid w:val="002A2C58"/>
    <w:rsid w:val="002A2DBA"/>
    <w:rsid w:val="002A319D"/>
    <w:rsid w:val="002A4089"/>
    <w:rsid w:val="002A45D8"/>
    <w:rsid w:val="002A4601"/>
    <w:rsid w:val="002A4C43"/>
    <w:rsid w:val="002A4E32"/>
    <w:rsid w:val="002A4F32"/>
    <w:rsid w:val="002A5042"/>
    <w:rsid w:val="002A5455"/>
    <w:rsid w:val="002A55A9"/>
    <w:rsid w:val="002A5840"/>
    <w:rsid w:val="002A5A6E"/>
    <w:rsid w:val="002A5E90"/>
    <w:rsid w:val="002A5EFB"/>
    <w:rsid w:val="002A5F58"/>
    <w:rsid w:val="002A62A4"/>
    <w:rsid w:val="002A6527"/>
    <w:rsid w:val="002A6677"/>
    <w:rsid w:val="002A69DE"/>
    <w:rsid w:val="002A7110"/>
    <w:rsid w:val="002A720C"/>
    <w:rsid w:val="002A7667"/>
    <w:rsid w:val="002A77D8"/>
    <w:rsid w:val="002B00EF"/>
    <w:rsid w:val="002B04F5"/>
    <w:rsid w:val="002B08EF"/>
    <w:rsid w:val="002B094E"/>
    <w:rsid w:val="002B0A16"/>
    <w:rsid w:val="002B0CD0"/>
    <w:rsid w:val="002B1388"/>
    <w:rsid w:val="002B1975"/>
    <w:rsid w:val="002B1B26"/>
    <w:rsid w:val="002B23A0"/>
    <w:rsid w:val="002B2768"/>
    <w:rsid w:val="002B308A"/>
    <w:rsid w:val="002B3A3E"/>
    <w:rsid w:val="002B3ADE"/>
    <w:rsid w:val="002B428E"/>
    <w:rsid w:val="002B43EF"/>
    <w:rsid w:val="002B440E"/>
    <w:rsid w:val="002B4A7D"/>
    <w:rsid w:val="002B4D35"/>
    <w:rsid w:val="002B5312"/>
    <w:rsid w:val="002B55F0"/>
    <w:rsid w:val="002B57D9"/>
    <w:rsid w:val="002B5880"/>
    <w:rsid w:val="002B5ABB"/>
    <w:rsid w:val="002B5E1A"/>
    <w:rsid w:val="002B5FB2"/>
    <w:rsid w:val="002B6313"/>
    <w:rsid w:val="002B671B"/>
    <w:rsid w:val="002B6A14"/>
    <w:rsid w:val="002B6DC9"/>
    <w:rsid w:val="002B6F5D"/>
    <w:rsid w:val="002B7664"/>
    <w:rsid w:val="002B7773"/>
    <w:rsid w:val="002B7B2B"/>
    <w:rsid w:val="002C0176"/>
    <w:rsid w:val="002C0204"/>
    <w:rsid w:val="002C02CD"/>
    <w:rsid w:val="002C0AEB"/>
    <w:rsid w:val="002C0D25"/>
    <w:rsid w:val="002C103A"/>
    <w:rsid w:val="002C1264"/>
    <w:rsid w:val="002C19B2"/>
    <w:rsid w:val="002C1F19"/>
    <w:rsid w:val="002C200A"/>
    <w:rsid w:val="002C23C5"/>
    <w:rsid w:val="002C2582"/>
    <w:rsid w:val="002C25F3"/>
    <w:rsid w:val="002C26E8"/>
    <w:rsid w:val="002C27D5"/>
    <w:rsid w:val="002C28BB"/>
    <w:rsid w:val="002C2D02"/>
    <w:rsid w:val="002C2D58"/>
    <w:rsid w:val="002C2D6D"/>
    <w:rsid w:val="002C3174"/>
    <w:rsid w:val="002C3269"/>
    <w:rsid w:val="002C3425"/>
    <w:rsid w:val="002C3455"/>
    <w:rsid w:val="002C4677"/>
    <w:rsid w:val="002C541F"/>
    <w:rsid w:val="002C5610"/>
    <w:rsid w:val="002C58D3"/>
    <w:rsid w:val="002C60A8"/>
    <w:rsid w:val="002C62B4"/>
    <w:rsid w:val="002C650A"/>
    <w:rsid w:val="002C6531"/>
    <w:rsid w:val="002C6C81"/>
    <w:rsid w:val="002C740E"/>
    <w:rsid w:val="002C7E1C"/>
    <w:rsid w:val="002CB877"/>
    <w:rsid w:val="002D03E4"/>
    <w:rsid w:val="002D057F"/>
    <w:rsid w:val="002D05A2"/>
    <w:rsid w:val="002D06E1"/>
    <w:rsid w:val="002D0F48"/>
    <w:rsid w:val="002D1717"/>
    <w:rsid w:val="002D211D"/>
    <w:rsid w:val="002D2480"/>
    <w:rsid w:val="002D2C46"/>
    <w:rsid w:val="002D3272"/>
    <w:rsid w:val="002D347D"/>
    <w:rsid w:val="002D40AE"/>
    <w:rsid w:val="002D4674"/>
    <w:rsid w:val="002D4AF3"/>
    <w:rsid w:val="002D4B9B"/>
    <w:rsid w:val="002D4E1A"/>
    <w:rsid w:val="002D50AE"/>
    <w:rsid w:val="002D52C8"/>
    <w:rsid w:val="002D535C"/>
    <w:rsid w:val="002D5852"/>
    <w:rsid w:val="002D5C87"/>
    <w:rsid w:val="002D5DC7"/>
    <w:rsid w:val="002D60A2"/>
    <w:rsid w:val="002D66EA"/>
    <w:rsid w:val="002D67D2"/>
    <w:rsid w:val="002D69E8"/>
    <w:rsid w:val="002D6A4A"/>
    <w:rsid w:val="002D6AC3"/>
    <w:rsid w:val="002D6C6D"/>
    <w:rsid w:val="002D6D78"/>
    <w:rsid w:val="002D7278"/>
    <w:rsid w:val="002D7286"/>
    <w:rsid w:val="002D761A"/>
    <w:rsid w:val="002D77F5"/>
    <w:rsid w:val="002D7E3F"/>
    <w:rsid w:val="002E00CE"/>
    <w:rsid w:val="002E029C"/>
    <w:rsid w:val="002E03DB"/>
    <w:rsid w:val="002E05E0"/>
    <w:rsid w:val="002E09E1"/>
    <w:rsid w:val="002E0D8F"/>
    <w:rsid w:val="002E0F24"/>
    <w:rsid w:val="002E12C7"/>
    <w:rsid w:val="002E1825"/>
    <w:rsid w:val="002E2460"/>
    <w:rsid w:val="002E2616"/>
    <w:rsid w:val="002E2C70"/>
    <w:rsid w:val="002E314E"/>
    <w:rsid w:val="002E328B"/>
    <w:rsid w:val="002E36BA"/>
    <w:rsid w:val="002E36D1"/>
    <w:rsid w:val="002E3EC0"/>
    <w:rsid w:val="002E45C6"/>
    <w:rsid w:val="002E45F3"/>
    <w:rsid w:val="002E4809"/>
    <w:rsid w:val="002E483C"/>
    <w:rsid w:val="002E4846"/>
    <w:rsid w:val="002E4881"/>
    <w:rsid w:val="002E4BFD"/>
    <w:rsid w:val="002E4D8C"/>
    <w:rsid w:val="002E5200"/>
    <w:rsid w:val="002E5B86"/>
    <w:rsid w:val="002E5BEA"/>
    <w:rsid w:val="002E6637"/>
    <w:rsid w:val="002E668B"/>
    <w:rsid w:val="002E6FB8"/>
    <w:rsid w:val="002E6FE3"/>
    <w:rsid w:val="002E7755"/>
    <w:rsid w:val="002F0043"/>
    <w:rsid w:val="002F1033"/>
    <w:rsid w:val="002F1147"/>
    <w:rsid w:val="002F11AD"/>
    <w:rsid w:val="002F12E2"/>
    <w:rsid w:val="002F12E4"/>
    <w:rsid w:val="002F16E1"/>
    <w:rsid w:val="002F1FC7"/>
    <w:rsid w:val="002F20EF"/>
    <w:rsid w:val="002F2878"/>
    <w:rsid w:val="002F2882"/>
    <w:rsid w:val="002F2CC7"/>
    <w:rsid w:val="002F2DBF"/>
    <w:rsid w:val="002F3034"/>
    <w:rsid w:val="002F4053"/>
    <w:rsid w:val="002F43F1"/>
    <w:rsid w:val="002F4C81"/>
    <w:rsid w:val="002F503D"/>
    <w:rsid w:val="002F5316"/>
    <w:rsid w:val="002F5800"/>
    <w:rsid w:val="002F599F"/>
    <w:rsid w:val="002F5C05"/>
    <w:rsid w:val="002F5D71"/>
    <w:rsid w:val="002F5EF6"/>
    <w:rsid w:val="002F5FEB"/>
    <w:rsid w:val="002F601E"/>
    <w:rsid w:val="002F6184"/>
    <w:rsid w:val="002F6735"/>
    <w:rsid w:val="002F6A09"/>
    <w:rsid w:val="002F6A9C"/>
    <w:rsid w:val="002F6B33"/>
    <w:rsid w:val="002F72B7"/>
    <w:rsid w:val="002F7507"/>
    <w:rsid w:val="002F7555"/>
    <w:rsid w:val="002F7B4E"/>
    <w:rsid w:val="003005C0"/>
    <w:rsid w:val="003011EC"/>
    <w:rsid w:val="003012EE"/>
    <w:rsid w:val="003017E6"/>
    <w:rsid w:val="003020F4"/>
    <w:rsid w:val="00302212"/>
    <w:rsid w:val="003026A3"/>
    <w:rsid w:val="003028B8"/>
    <w:rsid w:val="00303035"/>
    <w:rsid w:val="00303439"/>
    <w:rsid w:val="003039FF"/>
    <w:rsid w:val="00303C79"/>
    <w:rsid w:val="00303C8B"/>
    <w:rsid w:val="00303CD0"/>
    <w:rsid w:val="00303E7D"/>
    <w:rsid w:val="00304526"/>
    <w:rsid w:val="00304976"/>
    <w:rsid w:val="00304BE0"/>
    <w:rsid w:val="00304DEC"/>
    <w:rsid w:val="00304F58"/>
    <w:rsid w:val="00305CF7"/>
    <w:rsid w:val="00305F98"/>
    <w:rsid w:val="00306078"/>
    <w:rsid w:val="00306578"/>
    <w:rsid w:val="003066C5"/>
    <w:rsid w:val="00306742"/>
    <w:rsid w:val="0030681D"/>
    <w:rsid w:val="00306DD4"/>
    <w:rsid w:val="00306DFF"/>
    <w:rsid w:val="00306EA3"/>
    <w:rsid w:val="003071F5"/>
    <w:rsid w:val="003100D6"/>
    <w:rsid w:val="003102B9"/>
    <w:rsid w:val="00310514"/>
    <w:rsid w:val="00310752"/>
    <w:rsid w:val="003107C1"/>
    <w:rsid w:val="003107CD"/>
    <w:rsid w:val="00310845"/>
    <w:rsid w:val="00310D34"/>
    <w:rsid w:val="0031167A"/>
    <w:rsid w:val="0031173E"/>
    <w:rsid w:val="0031176D"/>
    <w:rsid w:val="00311A5E"/>
    <w:rsid w:val="00311C56"/>
    <w:rsid w:val="00311D02"/>
    <w:rsid w:val="00312048"/>
    <w:rsid w:val="00312532"/>
    <w:rsid w:val="00312B37"/>
    <w:rsid w:val="00312CCD"/>
    <w:rsid w:val="00312D6F"/>
    <w:rsid w:val="00312F35"/>
    <w:rsid w:val="00313665"/>
    <w:rsid w:val="0031377F"/>
    <w:rsid w:val="003137F6"/>
    <w:rsid w:val="0031399D"/>
    <w:rsid w:val="00314133"/>
    <w:rsid w:val="00314629"/>
    <w:rsid w:val="00314823"/>
    <w:rsid w:val="00314B45"/>
    <w:rsid w:val="00314C47"/>
    <w:rsid w:val="0031518D"/>
    <w:rsid w:val="0031529D"/>
    <w:rsid w:val="0031531F"/>
    <w:rsid w:val="00315650"/>
    <w:rsid w:val="0031617C"/>
    <w:rsid w:val="0031663F"/>
    <w:rsid w:val="00316A12"/>
    <w:rsid w:val="00317036"/>
    <w:rsid w:val="0031734F"/>
    <w:rsid w:val="00317355"/>
    <w:rsid w:val="0031767C"/>
    <w:rsid w:val="0031798B"/>
    <w:rsid w:val="00317C9F"/>
    <w:rsid w:val="00317E11"/>
    <w:rsid w:val="0032021C"/>
    <w:rsid w:val="0032073A"/>
    <w:rsid w:val="0032119B"/>
    <w:rsid w:val="003217AD"/>
    <w:rsid w:val="00321B8E"/>
    <w:rsid w:val="00321BDC"/>
    <w:rsid w:val="00321BF0"/>
    <w:rsid w:val="00321DAA"/>
    <w:rsid w:val="003221A6"/>
    <w:rsid w:val="00322BC2"/>
    <w:rsid w:val="00322C93"/>
    <w:rsid w:val="00322D72"/>
    <w:rsid w:val="00323578"/>
    <w:rsid w:val="0032396A"/>
    <w:rsid w:val="003239EA"/>
    <w:rsid w:val="00324103"/>
    <w:rsid w:val="0032474F"/>
    <w:rsid w:val="00324AC7"/>
    <w:rsid w:val="00324AEB"/>
    <w:rsid w:val="00324F52"/>
    <w:rsid w:val="003251D1"/>
    <w:rsid w:val="00325B7C"/>
    <w:rsid w:val="00325BC2"/>
    <w:rsid w:val="00326845"/>
    <w:rsid w:val="003268B3"/>
    <w:rsid w:val="00326C59"/>
    <w:rsid w:val="00326EB1"/>
    <w:rsid w:val="0032728C"/>
    <w:rsid w:val="00327309"/>
    <w:rsid w:val="003273C0"/>
    <w:rsid w:val="003277EC"/>
    <w:rsid w:val="0032792B"/>
    <w:rsid w:val="0033067A"/>
    <w:rsid w:val="0033088F"/>
    <w:rsid w:val="00330C2A"/>
    <w:rsid w:val="00330E48"/>
    <w:rsid w:val="00331088"/>
    <w:rsid w:val="003311BC"/>
    <w:rsid w:val="00331DA6"/>
    <w:rsid w:val="00331F6A"/>
    <w:rsid w:val="00332389"/>
    <w:rsid w:val="0033287F"/>
    <w:rsid w:val="0033296D"/>
    <w:rsid w:val="003329B9"/>
    <w:rsid w:val="00332A55"/>
    <w:rsid w:val="00332C9A"/>
    <w:rsid w:val="00332CD9"/>
    <w:rsid w:val="0033317E"/>
    <w:rsid w:val="00333307"/>
    <w:rsid w:val="003337CC"/>
    <w:rsid w:val="003337F5"/>
    <w:rsid w:val="0033398B"/>
    <w:rsid w:val="00333A59"/>
    <w:rsid w:val="00333F64"/>
    <w:rsid w:val="0033405E"/>
    <w:rsid w:val="0033425D"/>
    <w:rsid w:val="00334501"/>
    <w:rsid w:val="00334588"/>
    <w:rsid w:val="00334946"/>
    <w:rsid w:val="00334D26"/>
    <w:rsid w:val="00334F7C"/>
    <w:rsid w:val="00335446"/>
    <w:rsid w:val="00335D19"/>
    <w:rsid w:val="003361EF"/>
    <w:rsid w:val="00336763"/>
    <w:rsid w:val="00336AF8"/>
    <w:rsid w:val="00336C76"/>
    <w:rsid w:val="00336DC7"/>
    <w:rsid w:val="00336E1E"/>
    <w:rsid w:val="00336FB8"/>
    <w:rsid w:val="003371C7"/>
    <w:rsid w:val="00340007"/>
    <w:rsid w:val="003400BE"/>
    <w:rsid w:val="003401CB"/>
    <w:rsid w:val="0034022D"/>
    <w:rsid w:val="00340852"/>
    <w:rsid w:val="00341168"/>
    <w:rsid w:val="003413F4"/>
    <w:rsid w:val="0034216F"/>
    <w:rsid w:val="0034220A"/>
    <w:rsid w:val="003424D0"/>
    <w:rsid w:val="003425E3"/>
    <w:rsid w:val="003439A4"/>
    <w:rsid w:val="00343A01"/>
    <w:rsid w:val="00343BD3"/>
    <w:rsid w:val="00343E0A"/>
    <w:rsid w:val="00344D06"/>
    <w:rsid w:val="00344E1C"/>
    <w:rsid w:val="003451F6"/>
    <w:rsid w:val="003452CD"/>
    <w:rsid w:val="003453CF"/>
    <w:rsid w:val="0034569F"/>
    <w:rsid w:val="00345EC3"/>
    <w:rsid w:val="00345F58"/>
    <w:rsid w:val="003462A9"/>
    <w:rsid w:val="0034693F"/>
    <w:rsid w:val="00346952"/>
    <w:rsid w:val="00346A19"/>
    <w:rsid w:val="00346B3F"/>
    <w:rsid w:val="003472AA"/>
    <w:rsid w:val="00347404"/>
    <w:rsid w:val="0034767B"/>
    <w:rsid w:val="00347B8B"/>
    <w:rsid w:val="003504C1"/>
    <w:rsid w:val="0035078F"/>
    <w:rsid w:val="0035090A"/>
    <w:rsid w:val="00350A8B"/>
    <w:rsid w:val="00351397"/>
    <w:rsid w:val="00351891"/>
    <w:rsid w:val="003519B9"/>
    <w:rsid w:val="00351F60"/>
    <w:rsid w:val="00352023"/>
    <w:rsid w:val="00352163"/>
    <w:rsid w:val="00352579"/>
    <w:rsid w:val="003525ED"/>
    <w:rsid w:val="00352712"/>
    <w:rsid w:val="00352D1D"/>
    <w:rsid w:val="003531FA"/>
    <w:rsid w:val="00353457"/>
    <w:rsid w:val="00353459"/>
    <w:rsid w:val="00353579"/>
    <w:rsid w:val="003537DB"/>
    <w:rsid w:val="00353FFB"/>
    <w:rsid w:val="00354764"/>
    <w:rsid w:val="00355019"/>
    <w:rsid w:val="00355358"/>
    <w:rsid w:val="003559D2"/>
    <w:rsid w:val="00355CF6"/>
    <w:rsid w:val="00355D49"/>
    <w:rsid w:val="00355D6E"/>
    <w:rsid w:val="00356022"/>
    <w:rsid w:val="0035605C"/>
    <w:rsid w:val="00356078"/>
    <w:rsid w:val="003562FA"/>
    <w:rsid w:val="003565A2"/>
    <w:rsid w:val="00356759"/>
    <w:rsid w:val="00356D63"/>
    <w:rsid w:val="00356EC7"/>
    <w:rsid w:val="003574A4"/>
    <w:rsid w:val="0035775E"/>
    <w:rsid w:val="00357A9D"/>
    <w:rsid w:val="00357E65"/>
    <w:rsid w:val="00360106"/>
    <w:rsid w:val="00360A11"/>
    <w:rsid w:val="00360F12"/>
    <w:rsid w:val="00360FC1"/>
    <w:rsid w:val="003611CE"/>
    <w:rsid w:val="0036175E"/>
    <w:rsid w:val="0036230C"/>
    <w:rsid w:val="0036246B"/>
    <w:rsid w:val="00362644"/>
    <w:rsid w:val="00362689"/>
    <w:rsid w:val="00363164"/>
    <w:rsid w:val="00363403"/>
    <w:rsid w:val="003636A2"/>
    <w:rsid w:val="00363CFB"/>
    <w:rsid w:val="00363DE6"/>
    <w:rsid w:val="003642DA"/>
    <w:rsid w:val="003642EF"/>
    <w:rsid w:val="003644D4"/>
    <w:rsid w:val="00364526"/>
    <w:rsid w:val="003646C2"/>
    <w:rsid w:val="00364700"/>
    <w:rsid w:val="003648E9"/>
    <w:rsid w:val="00364A1F"/>
    <w:rsid w:val="003650A1"/>
    <w:rsid w:val="0036531F"/>
    <w:rsid w:val="00365869"/>
    <w:rsid w:val="003660B2"/>
    <w:rsid w:val="00366256"/>
    <w:rsid w:val="0036626F"/>
    <w:rsid w:val="00367296"/>
    <w:rsid w:val="00367472"/>
    <w:rsid w:val="00367602"/>
    <w:rsid w:val="0036779D"/>
    <w:rsid w:val="0037070F"/>
    <w:rsid w:val="00370F0D"/>
    <w:rsid w:val="00371DE5"/>
    <w:rsid w:val="00372324"/>
    <w:rsid w:val="0037251D"/>
    <w:rsid w:val="00372E9F"/>
    <w:rsid w:val="00372EA9"/>
    <w:rsid w:val="00372F3B"/>
    <w:rsid w:val="00374773"/>
    <w:rsid w:val="0037479D"/>
    <w:rsid w:val="00374870"/>
    <w:rsid w:val="00374AE8"/>
    <w:rsid w:val="00375923"/>
    <w:rsid w:val="00375AC8"/>
    <w:rsid w:val="00375E30"/>
    <w:rsid w:val="0037693C"/>
    <w:rsid w:val="00376B9A"/>
    <w:rsid w:val="00376EF6"/>
    <w:rsid w:val="00377196"/>
    <w:rsid w:val="00377284"/>
    <w:rsid w:val="00377AB8"/>
    <w:rsid w:val="00377C17"/>
    <w:rsid w:val="00377C66"/>
    <w:rsid w:val="00380183"/>
    <w:rsid w:val="003801BA"/>
    <w:rsid w:val="00380559"/>
    <w:rsid w:val="00380660"/>
    <w:rsid w:val="003808E6"/>
    <w:rsid w:val="003815BB"/>
    <w:rsid w:val="00381716"/>
    <w:rsid w:val="0038174F"/>
    <w:rsid w:val="003818D1"/>
    <w:rsid w:val="003818D5"/>
    <w:rsid w:val="003819E2"/>
    <w:rsid w:val="0038204D"/>
    <w:rsid w:val="003822E8"/>
    <w:rsid w:val="00382E3B"/>
    <w:rsid w:val="00382EDC"/>
    <w:rsid w:val="00382FD6"/>
    <w:rsid w:val="0038311B"/>
    <w:rsid w:val="0038316A"/>
    <w:rsid w:val="00383494"/>
    <w:rsid w:val="00383735"/>
    <w:rsid w:val="00383750"/>
    <w:rsid w:val="003846F9"/>
    <w:rsid w:val="003847A8"/>
    <w:rsid w:val="00384BF2"/>
    <w:rsid w:val="00384C39"/>
    <w:rsid w:val="00384DDC"/>
    <w:rsid w:val="003856CE"/>
    <w:rsid w:val="0038591D"/>
    <w:rsid w:val="00385A0C"/>
    <w:rsid w:val="00385CD0"/>
    <w:rsid w:val="00385D63"/>
    <w:rsid w:val="003865B4"/>
    <w:rsid w:val="00386D76"/>
    <w:rsid w:val="00386FFE"/>
    <w:rsid w:val="00387317"/>
    <w:rsid w:val="00387359"/>
    <w:rsid w:val="0038754F"/>
    <w:rsid w:val="0038755D"/>
    <w:rsid w:val="0038783C"/>
    <w:rsid w:val="00387886"/>
    <w:rsid w:val="003904C2"/>
    <w:rsid w:val="00390A77"/>
    <w:rsid w:val="00390C32"/>
    <w:rsid w:val="00390C4C"/>
    <w:rsid w:val="00390D4B"/>
    <w:rsid w:val="00390D84"/>
    <w:rsid w:val="00390E08"/>
    <w:rsid w:val="003916F3"/>
    <w:rsid w:val="00391AEC"/>
    <w:rsid w:val="003924B2"/>
    <w:rsid w:val="00392565"/>
    <w:rsid w:val="0039276E"/>
    <w:rsid w:val="00392A55"/>
    <w:rsid w:val="00392BD2"/>
    <w:rsid w:val="00392C3F"/>
    <w:rsid w:val="00392DDA"/>
    <w:rsid w:val="00393144"/>
    <w:rsid w:val="003931E8"/>
    <w:rsid w:val="003938F7"/>
    <w:rsid w:val="00393B00"/>
    <w:rsid w:val="00393CF7"/>
    <w:rsid w:val="00394198"/>
    <w:rsid w:val="0039450D"/>
    <w:rsid w:val="00394576"/>
    <w:rsid w:val="00394857"/>
    <w:rsid w:val="0039486B"/>
    <w:rsid w:val="00394DF9"/>
    <w:rsid w:val="0039561E"/>
    <w:rsid w:val="00395703"/>
    <w:rsid w:val="00395A1E"/>
    <w:rsid w:val="00395FDD"/>
    <w:rsid w:val="00396045"/>
    <w:rsid w:val="00396708"/>
    <w:rsid w:val="003967DD"/>
    <w:rsid w:val="00397499"/>
    <w:rsid w:val="003979D7"/>
    <w:rsid w:val="00397E13"/>
    <w:rsid w:val="003A0631"/>
    <w:rsid w:val="003A0DCA"/>
    <w:rsid w:val="003A1043"/>
    <w:rsid w:val="003A1205"/>
    <w:rsid w:val="003A12EF"/>
    <w:rsid w:val="003A1307"/>
    <w:rsid w:val="003A13C1"/>
    <w:rsid w:val="003A1579"/>
    <w:rsid w:val="003A16F5"/>
    <w:rsid w:val="003A1CD4"/>
    <w:rsid w:val="003A1DA5"/>
    <w:rsid w:val="003A1DDC"/>
    <w:rsid w:val="003A27FC"/>
    <w:rsid w:val="003A287B"/>
    <w:rsid w:val="003A3177"/>
    <w:rsid w:val="003A39AE"/>
    <w:rsid w:val="003A3A5A"/>
    <w:rsid w:val="003A3AFE"/>
    <w:rsid w:val="003A3B35"/>
    <w:rsid w:val="003A3D50"/>
    <w:rsid w:val="003A3E69"/>
    <w:rsid w:val="003A4248"/>
    <w:rsid w:val="003A42B4"/>
    <w:rsid w:val="003A435F"/>
    <w:rsid w:val="003A48B5"/>
    <w:rsid w:val="003A50E2"/>
    <w:rsid w:val="003A525F"/>
    <w:rsid w:val="003A58BB"/>
    <w:rsid w:val="003A5913"/>
    <w:rsid w:val="003A5BE0"/>
    <w:rsid w:val="003A5CBD"/>
    <w:rsid w:val="003A630F"/>
    <w:rsid w:val="003A65E2"/>
    <w:rsid w:val="003A65ED"/>
    <w:rsid w:val="003A6779"/>
    <w:rsid w:val="003A6B67"/>
    <w:rsid w:val="003A6BE2"/>
    <w:rsid w:val="003A6C1B"/>
    <w:rsid w:val="003A6C66"/>
    <w:rsid w:val="003A6D21"/>
    <w:rsid w:val="003A7A59"/>
    <w:rsid w:val="003A7AF5"/>
    <w:rsid w:val="003A7C51"/>
    <w:rsid w:val="003B0809"/>
    <w:rsid w:val="003B087D"/>
    <w:rsid w:val="003B130F"/>
    <w:rsid w:val="003B15CC"/>
    <w:rsid w:val="003B17D9"/>
    <w:rsid w:val="003B1898"/>
    <w:rsid w:val="003B22B7"/>
    <w:rsid w:val="003B2352"/>
    <w:rsid w:val="003B263A"/>
    <w:rsid w:val="003B2D37"/>
    <w:rsid w:val="003B3109"/>
    <w:rsid w:val="003B3179"/>
    <w:rsid w:val="003B353E"/>
    <w:rsid w:val="003B386F"/>
    <w:rsid w:val="003B3972"/>
    <w:rsid w:val="003B3AFB"/>
    <w:rsid w:val="003B3D1F"/>
    <w:rsid w:val="003B49EA"/>
    <w:rsid w:val="003B4D2D"/>
    <w:rsid w:val="003B5235"/>
    <w:rsid w:val="003B5501"/>
    <w:rsid w:val="003B5543"/>
    <w:rsid w:val="003B5634"/>
    <w:rsid w:val="003B59ED"/>
    <w:rsid w:val="003B5BFC"/>
    <w:rsid w:val="003B5DEA"/>
    <w:rsid w:val="003B6612"/>
    <w:rsid w:val="003B6DF6"/>
    <w:rsid w:val="003B74F2"/>
    <w:rsid w:val="003B7ACC"/>
    <w:rsid w:val="003B7BE5"/>
    <w:rsid w:val="003B7F01"/>
    <w:rsid w:val="003C020C"/>
    <w:rsid w:val="003C079F"/>
    <w:rsid w:val="003C0CE2"/>
    <w:rsid w:val="003C1416"/>
    <w:rsid w:val="003C143B"/>
    <w:rsid w:val="003C1511"/>
    <w:rsid w:val="003C165C"/>
    <w:rsid w:val="003C174D"/>
    <w:rsid w:val="003C2281"/>
    <w:rsid w:val="003C24A7"/>
    <w:rsid w:val="003C25F7"/>
    <w:rsid w:val="003C276B"/>
    <w:rsid w:val="003C2A58"/>
    <w:rsid w:val="003C2A8B"/>
    <w:rsid w:val="003C2B9D"/>
    <w:rsid w:val="003C2C45"/>
    <w:rsid w:val="003C349C"/>
    <w:rsid w:val="003C37FD"/>
    <w:rsid w:val="003C3A37"/>
    <w:rsid w:val="003C4177"/>
    <w:rsid w:val="003C426B"/>
    <w:rsid w:val="003C46DB"/>
    <w:rsid w:val="003C47AC"/>
    <w:rsid w:val="003C4B88"/>
    <w:rsid w:val="003C4F00"/>
    <w:rsid w:val="003C51F4"/>
    <w:rsid w:val="003C53F3"/>
    <w:rsid w:val="003C5690"/>
    <w:rsid w:val="003C5B35"/>
    <w:rsid w:val="003C5D8D"/>
    <w:rsid w:val="003C63EB"/>
    <w:rsid w:val="003C6499"/>
    <w:rsid w:val="003C68B1"/>
    <w:rsid w:val="003C6CDE"/>
    <w:rsid w:val="003C6F5C"/>
    <w:rsid w:val="003C72C5"/>
    <w:rsid w:val="003C7567"/>
    <w:rsid w:val="003D014F"/>
    <w:rsid w:val="003D015D"/>
    <w:rsid w:val="003D0CA5"/>
    <w:rsid w:val="003D0DCF"/>
    <w:rsid w:val="003D1891"/>
    <w:rsid w:val="003D1A4F"/>
    <w:rsid w:val="003D1B9D"/>
    <w:rsid w:val="003D1EFE"/>
    <w:rsid w:val="003D1FD6"/>
    <w:rsid w:val="003D21BF"/>
    <w:rsid w:val="003D23BD"/>
    <w:rsid w:val="003D2CE0"/>
    <w:rsid w:val="003D2F15"/>
    <w:rsid w:val="003D2FED"/>
    <w:rsid w:val="003D35A8"/>
    <w:rsid w:val="003D3687"/>
    <w:rsid w:val="003D390F"/>
    <w:rsid w:val="003D417B"/>
    <w:rsid w:val="003D4788"/>
    <w:rsid w:val="003D4CEE"/>
    <w:rsid w:val="003D4E80"/>
    <w:rsid w:val="003D5357"/>
    <w:rsid w:val="003D598A"/>
    <w:rsid w:val="003D5A6B"/>
    <w:rsid w:val="003D5CD1"/>
    <w:rsid w:val="003D60DC"/>
    <w:rsid w:val="003D689E"/>
    <w:rsid w:val="003D6BCF"/>
    <w:rsid w:val="003D6E4B"/>
    <w:rsid w:val="003D707D"/>
    <w:rsid w:val="003D70FA"/>
    <w:rsid w:val="003D7BCC"/>
    <w:rsid w:val="003E04E3"/>
    <w:rsid w:val="003E08D3"/>
    <w:rsid w:val="003E0CFC"/>
    <w:rsid w:val="003E108E"/>
    <w:rsid w:val="003E14D0"/>
    <w:rsid w:val="003E15D2"/>
    <w:rsid w:val="003E1B5D"/>
    <w:rsid w:val="003E1BA1"/>
    <w:rsid w:val="003E1CE2"/>
    <w:rsid w:val="003E1D16"/>
    <w:rsid w:val="003E1DBE"/>
    <w:rsid w:val="003E26DF"/>
    <w:rsid w:val="003E2DC5"/>
    <w:rsid w:val="003E2E86"/>
    <w:rsid w:val="003E301D"/>
    <w:rsid w:val="003E324A"/>
    <w:rsid w:val="003E4632"/>
    <w:rsid w:val="003E4DDA"/>
    <w:rsid w:val="003E4F03"/>
    <w:rsid w:val="003E5980"/>
    <w:rsid w:val="003E62E0"/>
    <w:rsid w:val="003E68F9"/>
    <w:rsid w:val="003E6939"/>
    <w:rsid w:val="003E6A16"/>
    <w:rsid w:val="003E6BBF"/>
    <w:rsid w:val="003E6C62"/>
    <w:rsid w:val="003E75AC"/>
    <w:rsid w:val="003E7A9C"/>
    <w:rsid w:val="003F0838"/>
    <w:rsid w:val="003F1AA7"/>
    <w:rsid w:val="003F22BE"/>
    <w:rsid w:val="003F28B1"/>
    <w:rsid w:val="003F2930"/>
    <w:rsid w:val="003F297F"/>
    <w:rsid w:val="003F31AE"/>
    <w:rsid w:val="003F3467"/>
    <w:rsid w:val="003F354F"/>
    <w:rsid w:val="003F3573"/>
    <w:rsid w:val="003F3D81"/>
    <w:rsid w:val="003F42D7"/>
    <w:rsid w:val="003F4C78"/>
    <w:rsid w:val="003F4F01"/>
    <w:rsid w:val="003F504E"/>
    <w:rsid w:val="003F5CF8"/>
    <w:rsid w:val="003F6261"/>
    <w:rsid w:val="003F661D"/>
    <w:rsid w:val="003F6881"/>
    <w:rsid w:val="003F6A40"/>
    <w:rsid w:val="003F7438"/>
    <w:rsid w:val="003F7630"/>
    <w:rsid w:val="003F76BE"/>
    <w:rsid w:val="003F7B70"/>
    <w:rsid w:val="003F7DCC"/>
    <w:rsid w:val="003F7EAA"/>
    <w:rsid w:val="004001C2"/>
    <w:rsid w:val="0040055E"/>
    <w:rsid w:val="004006BC"/>
    <w:rsid w:val="004006C4"/>
    <w:rsid w:val="0040071C"/>
    <w:rsid w:val="00400F2C"/>
    <w:rsid w:val="004010EA"/>
    <w:rsid w:val="004012A8"/>
    <w:rsid w:val="004015B1"/>
    <w:rsid w:val="00401D1E"/>
    <w:rsid w:val="00401E60"/>
    <w:rsid w:val="00402731"/>
    <w:rsid w:val="00402E6B"/>
    <w:rsid w:val="00402F00"/>
    <w:rsid w:val="00402F2C"/>
    <w:rsid w:val="00403070"/>
    <w:rsid w:val="004037E1"/>
    <w:rsid w:val="00403B6D"/>
    <w:rsid w:val="00403EE5"/>
    <w:rsid w:val="00403F29"/>
    <w:rsid w:val="00404063"/>
    <w:rsid w:val="00404390"/>
    <w:rsid w:val="00404575"/>
    <w:rsid w:val="00404A06"/>
    <w:rsid w:val="00404EEF"/>
    <w:rsid w:val="00405436"/>
    <w:rsid w:val="004062B4"/>
    <w:rsid w:val="00406E14"/>
    <w:rsid w:val="004070D3"/>
    <w:rsid w:val="0040712C"/>
    <w:rsid w:val="004077C9"/>
    <w:rsid w:val="004077CE"/>
    <w:rsid w:val="0041013C"/>
    <w:rsid w:val="00410150"/>
    <w:rsid w:val="00410A5C"/>
    <w:rsid w:val="00411CD5"/>
    <w:rsid w:val="00412248"/>
    <w:rsid w:val="0041275B"/>
    <w:rsid w:val="004129D7"/>
    <w:rsid w:val="00412C01"/>
    <w:rsid w:val="00412C40"/>
    <w:rsid w:val="004136D1"/>
    <w:rsid w:val="00413C1A"/>
    <w:rsid w:val="00413D03"/>
    <w:rsid w:val="00413EBC"/>
    <w:rsid w:val="00413F48"/>
    <w:rsid w:val="0041408C"/>
    <w:rsid w:val="004140D2"/>
    <w:rsid w:val="004142A1"/>
    <w:rsid w:val="004151BB"/>
    <w:rsid w:val="004153DB"/>
    <w:rsid w:val="004155F1"/>
    <w:rsid w:val="00415621"/>
    <w:rsid w:val="00415F91"/>
    <w:rsid w:val="004167AD"/>
    <w:rsid w:val="00416B85"/>
    <w:rsid w:val="00416BD7"/>
    <w:rsid w:val="00416C0E"/>
    <w:rsid w:val="00417257"/>
    <w:rsid w:val="00417D90"/>
    <w:rsid w:val="00417DD5"/>
    <w:rsid w:val="00417E27"/>
    <w:rsid w:val="00420B4C"/>
    <w:rsid w:val="00420C75"/>
    <w:rsid w:val="00420D44"/>
    <w:rsid w:val="004211FC"/>
    <w:rsid w:val="00421332"/>
    <w:rsid w:val="00421642"/>
    <w:rsid w:val="004217B7"/>
    <w:rsid w:val="00421DCF"/>
    <w:rsid w:val="00422378"/>
    <w:rsid w:val="004227AA"/>
    <w:rsid w:val="004228DD"/>
    <w:rsid w:val="00422C2D"/>
    <w:rsid w:val="00422FB9"/>
    <w:rsid w:val="004231A1"/>
    <w:rsid w:val="004233D1"/>
    <w:rsid w:val="00423571"/>
    <w:rsid w:val="004235B5"/>
    <w:rsid w:val="00423B27"/>
    <w:rsid w:val="00423C9E"/>
    <w:rsid w:val="00424438"/>
    <w:rsid w:val="004248BE"/>
    <w:rsid w:val="00424976"/>
    <w:rsid w:val="00424A56"/>
    <w:rsid w:val="00424B68"/>
    <w:rsid w:val="00424FD4"/>
    <w:rsid w:val="004250A5"/>
    <w:rsid w:val="00425654"/>
    <w:rsid w:val="004259E4"/>
    <w:rsid w:val="00425DFC"/>
    <w:rsid w:val="00425FB5"/>
    <w:rsid w:val="00426031"/>
    <w:rsid w:val="00426210"/>
    <w:rsid w:val="004262F0"/>
    <w:rsid w:val="00426342"/>
    <w:rsid w:val="00426462"/>
    <w:rsid w:val="004265F0"/>
    <w:rsid w:val="00426AE5"/>
    <w:rsid w:val="00426BBF"/>
    <w:rsid w:val="00427145"/>
    <w:rsid w:val="0042741A"/>
    <w:rsid w:val="00427421"/>
    <w:rsid w:val="0042759E"/>
    <w:rsid w:val="00427B18"/>
    <w:rsid w:val="004300D9"/>
    <w:rsid w:val="004304B8"/>
    <w:rsid w:val="004305BF"/>
    <w:rsid w:val="00431278"/>
    <w:rsid w:val="0043139C"/>
    <w:rsid w:val="004315CC"/>
    <w:rsid w:val="004316B3"/>
    <w:rsid w:val="00431ADE"/>
    <w:rsid w:val="0043285A"/>
    <w:rsid w:val="0043285D"/>
    <w:rsid w:val="004332EF"/>
    <w:rsid w:val="0043333B"/>
    <w:rsid w:val="0043355C"/>
    <w:rsid w:val="00433726"/>
    <w:rsid w:val="00433850"/>
    <w:rsid w:val="00433F7D"/>
    <w:rsid w:val="004342F2"/>
    <w:rsid w:val="00434F25"/>
    <w:rsid w:val="0043581A"/>
    <w:rsid w:val="00435866"/>
    <w:rsid w:val="004358F3"/>
    <w:rsid w:val="00435A7B"/>
    <w:rsid w:val="00435E2E"/>
    <w:rsid w:val="00436BC2"/>
    <w:rsid w:val="0043722D"/>
    <w:rsid w:val="004376C9"/>
    <w:rsid w:val="00437E69"/>
    <w:rsid w:val="00437FAF"/>
    <w:rsid w:val="004401D9"/>
    <w:rsid w:val="0044032C"/>
    <w:rsid w:val="004406C9"/>
    <w:rsid w:val="004407CF"/>
    <w:rsid w:val="004408A9"/>
    <w:rsid w:val="00440932"/>
    <w:rsid w:val="00440A85"/>
    <w:rsid w:val="00440E20"/>
    <w:rsid w:val="00440E9E"/>
    <w:rsid w:val="00441954"/>
    <w:rsid w:val="00441C46"/>
    <w:rsid w:val="00441D72"/>
    <w:rsid w:val="00442AD2"/>
    <w:rsid w:val="004434BD"/>
    <w:rsid w:val="0044354F"/>
    <w:rsid w:val="004438B3"/>
    <w:rsid w:val="00443DBD"/>
    <w:rsid w:val="00444601"/>
    <w:rsid w:val="00444BAA"/>
    <w:rsid w:val="00444C9A"/>
    <w:rsid w:val="00444D0E"/>
    <w:rsid w:val="004450BD"/>
    <w:rsid w:val="00445443"/>
    <w:rsid w:val="00445605"/>
    <w:rsid w:val="00445644"/>
    <w:rsid w:val="004456CF"/>
    <w:rsid w:val="0044575C"/>
    <w:rsid w:val="00445BA0"/>
    <w:rsid w:val="00445C92"/>
    <w:rsid w:val="004461EB"/>
    <w:rsid w:val="00446673"/>
    <w:rsid w:val="00446AC7"/>
    <w:rsid w:val="00446C38"/>
    <w:rsid w:val="00446D85"/>
    <w:rsid w:val="00446E21"/>
    <w:rsid w:val="00447061"/>
    <w:rsid w:val="00447182"/>
    <w:rsid w:val="00447249"/>
    <w:rsid w:val="004472ED"/>
    <w:rsid w:val="004474D5"/>
    <w:rsid w:val="00447814"/>
    <w:rsid w:val="00447B29"/>
    <w:rsid w:val="0045029E"/>
    <w:rsid w:val="0045046F"/>
    <w:rsid w:val="00450556"/>
    <w:rsid w:val="00450648"/>
    <w:rsid w:val="004507B8"/>
    <w:rsid w:val="004508A9"/>
    <w:rsid w:val="0045113D"/>
    <w:rsid w:val="00451806"/>
    <w:rsid w:val="0045220D"/>
    <w:rsid w:val="0045221E"/>
    <w:rsid w:val="0045235A"/>
    <w:rsid w:val="00452595"/>
    <w:rsid w:val="0045290B"/>
    <w:rsid w:val="00453224"/>
    <w:rsid w:val="00453815"/>
    <w:rsid w:val="00453CEC"/>
    <w:rsid w:val="00453F21"/>
    <w:rsid w:val="0045401B"/>
    <w:rsid w:val="004546C3"/>
    <w:rsid w:val="00454B81"/>
    <w:rsid w:val="004551D3"/>
    <w:rsid w:val="00455741"/>
    <w:rsid w:val="004557AA"/>
    <w:rsid w:val="0045588D"/>
    <w:rsid w:val="00455D6C"/>
    <w:rsid w:val="00455E6C"/>
    <w:rsid w:val="00455F1E"/>
    <w:rsid w:val="00456441"/>
    <w:rsid w:val="00456760"/>
    <w:rsid w:val="00456C1F"/>
    <w:rsid w:val="00457180"/>
    <w:rsid w:val="0045745C"/>
    <w:rsid w:val="0045746E"/>
    <w:rsid w:val="00457E0D"/>
    <w:rsid w:val="00461062"/>
    <w:rsid w:val="004613B5"/>
    <w:rsid w:val="0046176B"/>
    <w:rsid w:val="00461B38"/>
    <w:rsid w:val="00461C93"/>
    <w:rsid w:val="00461F4B"/>
    <w:rsid w:val="00462256"/>
    <w:rsid w:val="004626EC"/>
    <w:rsid w:val="00462A9B"/>
    <w:rsid w:val="00462CD7"/>
    <w:rsid w:val="00462F5F"/>
    <w:rsid w:val="0046339B"/>
    <w:rsid w:val="00463718"/>
    <w:rsid w:val="00463F34"/>
    <w:rsid w:val="00464050"/>
    <w:rsid w:val="004642F9"/>
    <w:rsid w:val="00464403"/>
    <w:rsid w:val="0046458A"/>
    <w:rsid w:val="00464638"/>
    <w:rsid w:val="00464E98"/>
    <w:rsid w:val="00465313"/>
    <w:rsid w:val="0046558A"/>
    <w:rsid w:val="00465614"/>
    <w:rsid w:val="004660C4"/>
    <w:rsid w:val="00466136"/>
    <w:rsid w:val="0046724F"/>
    <w:rsid w:val="0046732F"/>
    <w:rsid w:val="00467BD0"/>
    <w:rsid w:val="00467F7D"/>
    <w:rsid w:val="00470026"/>
    <w:rsid w:val="00470112"/>
    <w:rsid w:val="0047085F"/>
    <w:rsid w:val="00470C52"/>
    <w:rsid w:val="00470C6A"/>
    <w:rsid w:val="00471111"/>
    <w:rsid w:val="004716BF"/>
    <w:rsid w:val="0047195F"/>
    <w:rsid w:val="00471E41"/>
    <w:rsid w:val="00471EB0"/>
    <w:rsid w:val="00471FF5"/>
    <w:rsid w:val="00472345"/>
    <w:rsid w:val="00472579"/>
    <w:rsid w:val="004727F8"/>
    <w:rsid w:val="00472BC7"/>
    <w:rsid w:val="004730EF"/>
    <w:rsid w:val="004733E9"/>
    <w:rsid w:val="004735AC"/>
    <w:rsid w:val="00473606"/>
    <w:rsid w:val="00473753"/>
    <w:rsid w:val="00473B02"/>
    <w:rsid w:val="00474183"/>
    <w:rsid w:val="0047448F"/>
    <w:rsid w:val="0047514D"/>
    <w:rsid w:val="0047556A"/>
    <w:rsid w:val="004759ED"/>
    <w:rsid w:val="0047630D"/>
    <w:rsid w:val="00476396"/>
    <w:rsid w:val="004765F3"/>
    <w:rsid w:val="00476A0A"/>
    <w:rsid w:val="00476AB6"/>
    <w:rsid w:val="00476AFA"/>
    <w:rsid w:val="00476B4B"/>
    <w:rsid w:val="004772D6"/>
    <w:rsid w:val="004774F0"/>
    <w:rsid w:val="00477CD3"/>
    <w:rsid w:val="0048063D"/>
    <w:rsid w:val="004807EF"/>
    <w:rsid w:val="0048082B"/>
    <w:rsid w:val="00481FA9"/>
    <w:rsid w:val="00482126"/>
    <w:rsid w:val="00482285"/>
    <w:rsid w:val="004822FF"/>
    <w:rsid w:val="00482613"/>
    <w:rsid w:val="00482749"/>
    <w:rsid w:val="00483276"/>
    <w:rsid w:val="00483546"/>
    <w:rsid w:val="00483B9C"/>
    <w:rsid w:val="00483C86"/>
    <w:rsid w:val="00483E1B"/>
    <w:rsid w:val="00483F7D"/>
    <w:rsid w:val="0048501D"/>
    <w:rsid w:val="004850DD"/>
    <w:rsid w:val="00485345"/>
    <w:rsid w:val="004857F5"/>
    <w:rsid w:val="004857FE"/>
    <w:rsid w:val="00485F0D"/>
    <w:rsid w:val="00486156"/>
    <w:rsid w:val="004864B4"/>
    <w:rsid w:val="004867D7"/>
    <w:rsid w:val="00486911"/>
    <w:rsid w:val="004872B9"/>
    <w:rsid w:val="0048748B"/>
    <w:rsid w:val="004874A4"/>
    <w:rsid w:val="00487548"/>
    <w:rsid w:val="00490078"/>
    <w:rsid w:val="004902F7"/>
    <w:rsid w:val="0049041A"/>
    <w:rsid w:val="00490540"/>
    <w:rsid w:val="0049063A"/>
    <w:rsid w:val="00490A47"/>
    <w:rsid w:val="0049120F"/>
    <w:rsid w:val="00491827"/>
    <w:rsid w:val="00491C44"/>
    <w:rsid w:val="00492054"/>
    <w:rsid w:val="00492179"/>
    <w:rsid w:val="0049257D"/>
    <w:rsid w:val="00492863"/>
    <w:rsid w:val="00492A53"/>
    <w:rsid w:val="00492FB6"/>
    <w:rsid w:val="00493137"/>
    <w:rsid w:val="00494359"/>
    <w:rsid w:val="00494739"/>
    <w:rsid w:val="00494969"/>
    <w:rsid w:val="00494BA7"/>
    <w:rsid w:val="00494C13"/>
    <w:rsid w:val="00494DFB"/>
    <w:rsid w:val="00495523"/>
    <w:rsid w:val="00495A2E"/>
    <w:rsid w:val="00495DA7"/>
    <w:rsid w:val="00496687"/>
    <w:rsid w:val="004966BE"/>
    <w:rsid w:val="004966EE"/>
    <w:rsid w:val="00496D7B"/>
    <w:rsid w:val="004977FD"/>
    <w:rsid w:val="00497D20"/>
    <w:rsid w:val="004A0138"/>
    <w:rsid w:val="004A024B"/>
    <w:rsid w:val="004A0A07"/>
    <w:rsid w:val="004A0D74"/>
    <w:rsid w:val="004A11B3"/>
    <w:rsid w:val="004A1772"/>
    <w:rsid w:val="004A1BB8"/>
    <w:rsid w:val="004A238A"/>
    <w:rsid w:val="004A26BB"/>
    <w:rsid w:val="004A270E"/>
    <w:rsid w:val="004A2A68"/>
    <w:rsid w:val="004A2E1E"/>
    <w:rsid w:val="004A317E"/>
    <w:rsid w:val="004A320E"/>
    <w:rsid w:val="004A3C73"/>
    <w:rsid w:val="004A472A"/>
    <w:rsid w:val="004A5462"/>
    <w:rsid w:val="004A5697"/>
    <w:rsid w:val="004A5833"/>
    <w:rsid w:val="004A5947"/>
    <w:rsid w:val="004A5E84"/>
    <w:rsid w:val="004A60D0"/>
    <w:rsid w:val="004A66EC"/>
    <w:rsid w:val="004A6A65"/>
    <w:rsid w:val="004A6C09"/>
    <w:rsid w:val="004A6D18"/>
    <w:rsid w:val="004A6E7D"/>
    <w:rsid w:val="004A7049"/>
    <w:rsid w:val="004A74EB"/>
    <w:rsid w:val="004A7694"/>
    <w:rsid w:val="004A7803"/>
    <w:rsid w:val="004A7DED"/>
    <w:rsid w:val="004B0203"/>
    <w:rsid w:val="004B0452"/>
    <w:rsid w:val="004B0D3E"/>
    <w:rsid w:val="004B1E50"/>
    <w:rsid w:val="004B1E58"/>
    <w:rsid w:val="004B221A"/>
    <w:rsid w:val="004B24FB"/>
    <w:rsid w:val="004B2724"/>
    <w:rsid w:val="004B2DC7"/>
    <w:rsid w:val="004B2DFC"/>
    <w:rsid w:val="004B315B"/>
    <w:rsid w:val="004B3359"/>
    <w:rsid w:val="004B33AA"/>
    <w:rsid w:val="004B33EE"/>
    <w:rsid w:val="004B3438"/>
    <w:rsid w:val="004B355E"/>
    <w:rsid w:val="004B3709"/>
    <w:rsid w:val="004B3933"/>
    <w:rsid w:val="004B3BFD"/>
    <w:rsid w:val="004B3C75"/>
    <w:rsid w:val="004B3CBE"/>
    <w:rsid w:val="004B41E0"/>
    <w:rsid w:val="004B4628"/>
    <w:rsid w:val="004B4A80"/>
    <w:rsid w:val="004B4F3A"/>
    <w:rsid w:val="004B51F3"/>
    <w:rsid w:val="004B534C"/>
    <w:rsid w:val="004B55BA"/>
    <w:rsid w:val="004B58FE"/>
    <w:rsid w:val="004B598C"/>
    <w:rsid w:val="004B6019"/>
    <w:rsid w:val="004B63C6"/>
    <w:rsid w:val="004B68B6"/>
    <w:rsid w:val="004B6A83"/>
    <w:rsid w:val="004B6ED2"/>
    <w:rsid w:val="004B7614"/>
    <w:rsid w:val="004B7E52"/>
    <w:rsid w:val="004B7FA0"/>
    <w:rsid w:val="004C0270"/>
    <w:rsid w:val="004C04DA"/>
    <w:rsid w:val="004C10F5"/>
    <w:rsid w:val="004C1124"/>
    <w:rsid w:val="004C117A"/>
    <w:rsid w:val="004C11E8"/>
    <w:rsid w:val="004C20B4"/>
    <w:rsid w:val="004C20CC"/>
    <w:rsid w:val="004C2122"/>
    <w:rsid w:val="004C21A7"/>
    <w:rsid w:val="004C2EB7"/>
    <w:rsid w:val="004C2EE7"/>
    <w:rsid w:val="004C338B"/>
    <w:rsid w:val="004C38B9"/>
    <w:rsid w:val="004C4D34"/>
    <w:rsid w:val="004C53D2"/>
    <w:rsid w:val="004C549C"/>
    <w:rsid w:val="004C59BA"/>
    <w:rsid w:val="004C5B49"/>
    <w:rsid w:val="004C61C9"/>
    <w:rsid w:val="004C645B"/>
    <w:rsid w:val="004C64BF"/>
    <w:rsid w:val="004C652E"/>
    <w:rsid w:val="004C671D"/>
    <w:rsid w:val="004C702B"/>
    <w:rsid w:val="004C70E0"/>
    <w:rsid w:val="004C73DB"/>
    <w:rsid w:val="004C743D"/>
    <w:rsid w:val="004C7CF0"/>
    <w:rsid w:val="004D01BB"/>
    <w:rsid w:val="004D04E6"/>
    <w:rsid w:val="004D0A9A"/>
    <w:rsid w:val="004D111E"/>
    <w:rsid w:val="004D13B6"/>
    <w:rsid w:val="004D142D"/>
    <w:rsid w:val="004D1541"/>
    <w:rsid w:val="004D1FA2"/>
    <w:rsid w:val="004D22D3"/>
    <w:rsid w:val="004D2870"/>
    <w:rsid w:val="004D2B01"/>
    <w:rsid w:val="004D2D1C"/>
    <w:rsid w:val="004D2EDE"/>
    <w:rsid w:val="004D3409"/>
    <w:rsid w:val="004D3991"/>
    <w:rsid w:val="004D3F48"/>
    <w:rsid w:val="004D4929"/>
    <w:rsid w:val="004D4AE0"/>
    <w:rsid w:val="004D4BA9"/>
    <w:rsid w:val="004D4BE0"/>
    <w:rsid w:val="004D4E41"/>
    <w:rsid w:val="004D5039"/>
    <w:rsid w:val="004D5198"/>
    <w:rsid w:val="004D5E7F"/>
    <w:rsid w:val="004D61F0"/>
    <w:rsid w:val="004D69ED"/>
    <w:rsid w:val="004D714A"/>
    <w:rsid w:val="004D7199"/>
    <w:rsid w:val="004D72D5"/>
    <w:rsid w:val="004D74DF"/>
    <w:rsid w:val="004D78D3"/>
    <w:rsid w:val="004D7B12"/>
    <w:rsid w:val="004D7B8F"/>
    <w:rsid w:val="004D7F50"/>
    <w:rsid w:val="004E01A1"/>
    <w:rsid w:val="004E02DD"/>
    <w:rsid w:val="004E0B31"/>
    <w:rsid w:val="004E0DE2"/>
    <w:rsid w:val="004E0FC0"/>
    <w:rsid w:val="004E114A"/>
    <w:rsid w:val="004E14B3"/>
    <w:rsid w:val="004E14F3"/>
    <w:rsid w:val="004E1999"/>
    <w:rsid w:val="004E1CD6"/>
    <w:rsid w:val="004E224F"/>
    <w:rsid w:val="004E2CD1"/>
    <w:rsid w:val="004E2E44"/>
    <w:rsid w:val="004E2ECB"/>
    <w:rsid w:val="004E3399"/>
    <w:rsid w:val="004E3900"/>
    <w:rsid w:val="004E3D2D"/>
    <w:rsid w:val="004E3DEE"/>
    <w:rsid w:val="004E4202"/>
    <w:rsid w:val="004E4230"/>
    <w:rsid w:val="004E47C9"/>
    <w:rsid w:val="004E48C0"/>
    <w:rsid w:val="004E4F3F"/>
    <w:rsid w:val="004E5289"/>
    <w:rsid w:val="004E5380"/>
    <w:rsid w:val="004E56B9"/>
    <w:rsid w:val="004E62A9"/>
    <w:rsid w:val="004E6735"/>
    <w:rsid w:val="004E6A21"/>
    <w:rsid w:val="004E6A64"/>
    <w:rsid w:val="004E6A98"/>
    <w:rsid w:val="004E6AC8"/>
    <w:rsid w:val="004E7654"/>
    <w:rsid w:val="004E76A8"/>
    <w:rsid w:val="004E775F"/>
    <w:rsid w:val="004E7763"/>
    <w:rsid w:val="004E7B0F"/>
    <w:rsid w:val="004E7F18"/>
    <w:rsid w:val="004F0CC1"/>
    <w:rsid w:val="004F0CFB"/>
    <w:rsid w:val="004F11CA"/>
    <w:rsid w:val="004F12D6"/>
    <w:rsid w:val="004F15EB"/>
    <w:rsid w:val="004F1BA9"/>
    <w:rsid w:val="004F2475"/>
    <w:rsid w:val="004F298A"/>
    <w:rsid w:val="004F2C5C"/>
    <w:rsid w:val="004F3014"/>
    <w:rsid w:val="004F3A37"/>
    <w:rsid w:val="004F3E4C"/>
    <w:rsid w:val="004F3ED4"/>
    <w:rsid w:val="004F41B8"/>
    <w:rsid w:val="004F46BB"/>
    <w:rsid w:val="004F4764"/>
    <w:rsid w:val="004F485B"/>
    <w:rsid w:val="004F4B4D"/>
    <w:rsid w:val="004F4CF0"/>
    <w:rsid w:val="004F51C4"/>
    <w:rsid w:val="004F55A8"/>
    <w:rsid w:val="004F5966"/>
    <w:rsid w:val="004F5FB5"/>
    <w:rsid w:val="004F6089"/>
    <w:rsid w:val="004F645E"/>
    <w:rsid w:val="004F6694"/>
    <w:rsid w:val="004F6A18"/>
    <w:rsid w:val="004F76B1"/>
    <w:rsid w:val="004F7899"/>
    <w:rsid w:val="004F7E41"/>
    <w:rsid w:val="0050020F"/>
    <w:rsid w:val="00500FA8"/>
    <w:rsid w:val="005011C2"/>
    <w:rsid w:val="00501339"/>
    <w:rsid w:val="005013A9"/>
    <w:rsid w:val="0050172B"/>
    <w:rsid w:val="00501F8A"/>
    <w:rsid w:val="00502799"/>
    <w:rsid w:val="00502E45"/>
    <w:rsid w:val="00502F3D"/>
    <w:rsid w:val="0050363E"/>
    <w:rsid w:val="00505153"/>
    <w:rsid w:val="0050516A"/>
    <w:rsid w:val="00505452"/>
    <w:rsid w:val="00505539"/>
    <w:rsid w:val="00505FFA"/>
    <w:rsid w:val="00506569"/>
    <w:rsid w:val="005065C7"/>
    <w:rsid w:val="00506784"/>
    <w:rsid w:val="00506E4C"/>
    <w:rsid w:val="00507157"/>
    <w:rsid w:val="00507227"/>
    <w:rsid w:val="0050726C"/>
    <w:rsid w:val="00507949"/>
    <w:rsid w:val="00510EE6"/>
    <w:rsid w:val="00511138"/>
    <w:rsid w:val="0051126C"/>
    <w:rsid w:val="0051149B"/>
    <w:rsid w:val="005117D3"/>
    <w:rsid w:val="00511A2E"/>
    <w:rsid w:val="00512061"/>
    <w:rsid w:val="00512430"/>
    <w:rsid w:val="005124A1"/>
    <w:rsid w:val="005125F5"/>
    <w:rsid w:val="005128AF"/>
    <w:rsid w:val="00513630"/>
    <w:rsid w:val="00513664"/>
    <w:rsid w:val="00513784"/>
    <w:rsid w:val="005143A9"/>
    <w:rsid w:val="0051441B"/>
    <w:rsid w:val="0051470E"/>
    <w:rsid w:val="00514A5A"/>
    <w:rsid w:val="00514CCA"/>
    <w:rsid w:val="00514F89"/>
    <w:rsid w:val="005153D9"/>
    <w:rsid w:val="005158A8"/>
    <w:rsid w:val="00515F55"/>
    <w:rsid w:val="005168E0"/>
    <w:rsid w:val="00516FBE"/>
    <w:rsid w:val="00517061"/>
    <w:rsid w:val="005171A0"/>
    <w:rsid w:val="0051734E"/>
    <w:rsid w:val="005173F7"/>
    <w:rsid w:val="00517619"/>
    <w:rsid w:val="005176CE"/>
    <w:rsid w:val="00517A78"/>
    <w:rsid w:val="00517DE5"/>
    <w:rsid w:val="00517E89"/>
    <w:rsid w:val="005209D8"/>
    <w:rsid w:val="005209F5"/>
    <w:rsid w:val="00520C5D"/>
    <w:rsid w:val="00521103"/>
    <w:rsid w:val="00521793"/>
    <w:rsid w:val="00521D21"/>
    <w:rsid w:val="00522597"/>
    <w:rsid w:val="00522809"/>
    <w:rsid w:val="00522847"/>
    <w:rsid w:val="0052294D"/>
    <w:rsid w:val="005231F2"/>
    <w:rsid w:val="005232DB"/>
    <w:rsid w:val="00523E66"/>
    <w:rsid w:val="00523F99"/>
    <w:rsid w:val="0052403C"/>
    <w:rsid w:val="005246F6"/>
    <w:rsid w:val="0052479E"/>
    <w:rsid w:val="00524A1B"/>
    <w:rsid w:val="00524E5F"/>
    <w:rsid w:val="00525277"/>
    <w:rsid w:val="00525355"/>
    <w:rsid w:val="00525873"/>
    <w:rsid w:val="00526533"/>
    <w:rsid w:val="005268C2"/>
    <w:rsid w:val="005269CD"/>
    <w:rsid w:val="00526A8F"/>
    <w:rsid w:val="00526DDB"/>
    <w:rsid w:val="00526F1D"/>
    <w:rsid w:val="00527273"/>
    <w:rsid w:val="00527AB6"/>
    <w:rsid w:val="00527B07"/>
    <w:rsid w:val="00527B12"/>
    <w:rsid w:val="00527CDF"/>
    <w:rsid w:val="0053082F"/>
    <w:rsid w:val="00531132"/>
    <w:rsid w:val="005312F1"/>
    <w:rsid w:val="0053155A"/>
    <w:rsid w:val="005318FE"/>
    <w:rsid w:val="00531D09"/>
    <w:rsid w:val="00531F38"/>
    <w:rsid w:val="005322CB"/>
    <w:rsid w:val="00532934"/>
    <w:rsid w:val="00532D3F"/>
    <w:rsid w:val="0053346D"/>
    <w:rsid w:val="005338C8"/>
    <w:rsid w:val="00534484"/>
    <w:rsid w:val="00534822"/>
    <w:rsid w:val="005349E0"/>
    <w:rsid w:val="00534E21"/>
    <w:rsid w:val="005355B9"/>
    <w:rsid w:val="00535738"/>
    <w:rsid w:val="005358F2"/>
    <w:rsid w:val="00535F13"/>
    <w:rsid w:val="00536340"/>
    <w:rsid w:val="0053636F"/>
    <w:rsid w:val="00537664"/>
    <w:rsid w:val="005376DF"/>
    <w:rsid w:val="00537DE1"/>
    <w:rsid w:val="00537F10"/>
    <w:rsid w:val="0054008A"/>
    <w:rsid w:val="00540643"/>
    <w:rsid w:val="00540ABF"/>
    <w:rsid w:val="00540CCB"/>
    <w:rsid w:val="00540E12"/>
    <w:rsid w:val="00541104"/>
    <w:rsid w:val="0054199A"/>
    <w:rsid w:val="00541C78"/>
    <w:rsid w:val="00541D94"/>
    <w:rsid w:val="0054251E"/>
    <w:rsid w:val="005426E5"/>
    <w:rsid w:val="00542CA9"/>
    <w:rsid w:val="00542D5C"/>
    <w:rsid w:val="00542E84"/>
    <w:rsid w:val="00543431"/>
    <w:rsid w:val="00543740"/>
    <w:rsid w:val="00543992"/>
    <w:rsid w:val="005439E7"/>
    <w:rsid w:val="00543B2C"/>
    <w:rsid w:val="00543D27"/>
    <w:rsid w:val="00543D6D"/>
    <w:rsid w:val="005440A6"/>
    <w:rsid w:val="00544430"/>
    <w:rsid w:val="005447BD"/>
    <w:rsid w:val="0054515F"/>
    <w:rsid w:val="005452D6"/>
    <w:rsid w:val="005455FC"/>
    <w:rsid w:val="00545785"/>
    <w:rsid w:val="005458B9"/>
    <w:rsid w:val="00545C11"/>
    <w:rsid w:val="00545C88"/>
    <w:rsid w:val="00545E0E"/>
    <w:rsid w:val="005460E8"/>
    <w:rsid w:val="00546CF9"/>
    <w:rsid w:val="00547647"/>
    <w:rsid w:val="0055003A"/>
    <w:rsid w:val="00550492"/>
    <w:rsid w:val="005519A7"/>
    <w:rsid w:val="00551D9F"/>
    <w:rsid w:val="00551F3A"/>
    <w:rsid w:val="005527F6"/>
    <w:rsid w:val="005529D4"/>
    <w:rsid w:val="005529D6"/>
    <w:rsid w:val="00552BD0"/>
    <w:rsid w:val="00552BE2"/>
    <w:rsid w:val="0055300A"/>
    <w:rsid w:val="00553356"/>
    <w:rsid w:val="00553614"/>
    <w:rsid w:val="00553B35"/>
    <w:rsid w:val="00553DA8"/>
    <w:rsid w:val="00554112"/>
    <w:rsid w:val="00554299"/>
    <w:rsid w:val="0055472A"/>
    <w:rsid w:val="00555282"/>
    <w:rsid w:val="0055579C"/>
    <w:rsid w:val="0055589A"/>
    <w:rsid w:val="00555AAA"/>
    <w:rsid w:val="00555CBC"/>
    <w:rsid w:val="00555D53"/>
    <w:rsid w:val="00555DD7"/>
    <w:rsid w:val="005565E4"/>
    <w:rsid w:val="0055662B"/>
    <w:rsid w:val="005567D0"/>
    <w:rsid w:val="00556B28"/>
    <w:rsid w:val="00556B51"/>
    <w:rsid w:val="00556E7D"/>
    <w:rsid w:val="005570C4"/>
    <w:rsid w:val="0055728B"/>
    <w:rsid w:val="0055744E"/>
    <w:rsid w:val="0055765C"/>
    <w:rsid w:val="0055785A"/>
    <w:rsid w:val="005579ED"/>
    <w:rsid w:val="00557CFE"/>
    <w:rsid w:val="00560A2E"/>
    <w:rsid w:val="00560B3F"/>
    <w:rsid w:val="00560E66"/>
    <w:rsid w:val="00560ECC"/>
    <w:rsid w:val="00560F3F"/>
    <w:rsid w:val="005616C0"/>
    <w:rsid w:val="00561B83"/>
    <w:rsid w:val="00561CDE"/>
    <w:rsid w:val="005625B4"/>
    <w:rsid w:val="00562782"/>
    <w:rsid w:val="00562ACB"/>
    <w:rsid w:val="0056306F"/>
    <w:rsid w:val="00563350"/>
    <w:rsid w:val="005633BF"/>
    <w:rsid w:val="005636B8"/>
    <w:rsid w:val="00563F04"/>
    <w:rsid w:val="00563F92"/>
    <w:rsid w:val="00564001"/>
    <w:rsid w:val="005645F0"/>
    <w:rsid w:val="00564AE1"/>
    <w:rsid w:val="00565130"/>
    <w:rsid w:val="00565370"/>
    <w:rsid w:val="005653F4"/>
    <w:rsid w:val="00565729"/>
    <w:rsid w:val="00565C19"/>
    <w:rsid w:val="00565C6A"/>
    <w:rsid w:val="00566149"/>
    <w:rsid w:val="005663A0"/>
    <w:rsid w:val="00567241"/>
    <w:rsid w:val="0056727E"/>
    <w:rsid w:val="005675A3"/>
    <w:rsid w:val="00567E9E"/>
    <w:rsid w:val="00567F64"/>
    <w:rsid w:val="005702C7"/>
    <w:rsid w:val="005706D3"/>
    <w:rsid w:val="00570C59"/>
    <w:rsid w:val="00570DB6"/>
    <w:rsid w:val="00570E54"/>
    <w:rsid w:val="00571263"/>
    <w:rsid w:val="00571951"/>
    <w:rsid w:val="0057210E"/>
    <w:rsid w:val="00573562"/>
    <w:rsid w:val="005735E2"/>
    <w:rsid w:val="0057389B"/>
    <w:rsid w:val="00573B40"/>
    <w:rsid w:val="00573E30"/>
    <w:rsid w:val="00573F1A"/>
    <w:rsid w:val="00573F54"/>
    <w:rsid w:val="0057421D"/>
    <w:rsid w:val="00574A43"/>
    <w:rsid w:val="00574E0D"/>
    <w:rsid w:val="00574FE5"/>
    <w:rsid w:val="00575223"/>
    <w:rsid w:val="005757FE"/>
    <w:rsid w:val="00575B86"/>
    <w:rsid w:val="0057705F"/>
    <w:rsid w:val="005775CA"/>
    <w:rsid w:val="00577BEC"/>
    <w:rsid w:val="00577D61"/>
    <w:rsid w:val="00577D81"/>
    <w:rsid w:val="005801B5"/>
    <w:rsid w:val="0058032F"/>
    <w:rsid w:val="005808F9"/>
    <w:rsid w:val="00580CDB"/>
    <w:rsid w:val="00580E4C"/>
    <w:rsid w:val="00580EEF"/>
    <w:rsid w:val="0058193B"/>
    <w:rsid w:val="00581BFB"/>
    <w:rsid w:val="00581C6A"/>
    <w:rsid w:val="00582043"/>
    <w:rsid w:val="005823E3"/>
    <w:rsid w:val="005825AF"/>
    <w:rsid w:val="005825B4"/>
    <w:rsid w:val="00582632"/>
    <w:rsid w:val="00582AD3"/>
    <w:rsid w:val="00582C3A"/>
    <w:rsid w:val="00582F06"/>
    <w:rsid w:val="00583283"/>
    <w:rsid w:val="00583582"/>
    <w:rsid w:val="0058399A"/>
    <w:rsid w:val="00583A3D"/>
    <w:rsid w:val="00583BCA"/>
    <w:rsid w:val="00583D08"/>
    <w:rsid w:val="00584175"/>
    <w:rsid w:val="0058454F"/>
    <w:rsid w:val="00584CA3"/>
    <w:rsid w:val="00584D04"/>
    <w:rsid w:val="00584DB6"/>
    <w:rsid w:val="00584F39"/>
    <w:rsid w:val="0058593E"/>
    <w:rsid w:val="00585B23"/>
    <w:rsid w:val="00585DEB"/>
    <w:rsid w:val="005865EE"/>
    <w:rsid w:val="0058687C"/>
    <w:rsid w:val="00586B32"/>
    <w:rsid w:val="00586F53"/>
    <w:rsid w:val="00587719"/>
    <w:rsid w:val="00587733"/>
    <w:rsid w:val="0058785C"/>
    <w:rsid w:val="00587B3E"/>
    <w:rsid w:val="00587DD6"/>
    <w:rsid w:val="00590017"/>
    <w:rsid w:val="0059024E"/>
    <w:rsid w:val="0059068E"/>
    <w:rsid w:val="005917FB"/>
    <w:rsid w:val="005919D7"/>
    <w:rsid w:val="00591CB2"/>
    <w:rsid w:val="00592345"/>
    <w:rsid w:val="00592B2D"/>
    <w:rsid w:val="00593073"/>
    <w:rsid w:val="00593402"/>
    <w:rsid w:val="005936A5"/>
    <w:rsid w:val="005936DC"/>
    <w:rsid w:val="00593A14"/>
    <w:rsid w:val="00594069"/>
    <w:rsid w:val="00595071"/>
    <w:rsid w:val="0059607E"/>
    <w:rsid w:val="005961EF"/>
    <w:rsid w:val="00596B5B"/>
    <w:rsid w:val="00596BE7"/>
    <w:rsid w:val="00596D90"/>
    <w:rsid w:val="00596F67"/>
    <w:rsid w:val="00597026"/>
    <w:rsid w:val="0059726C"/>
    <w:rsid w:val="005979B6"/>
    <w:rsid w:val="00597ABF"/>
    <w:rsid w:val="00597F53"/>
    <w:rsid w:val="005A024C"/>
    <w:rsid w:val="005A05A4"/>
    <w:rsid w:val="005A0C1D"/>
    <w:rsid w:val="005A0E07"/>
    <w:rsid w:val="005A0EAA"/>
    <w:rsid w:val="005A100A"/>
    <w:rsid w:val="005A10E4"/>
    <w:rsid w:val="005A132A"/>
    <w:rsid w:val="005A160B"/>
    <w:rsid w:val="005A174F"/>
    <w:rsid w:val="005A1A8C"/>
    <w:rsid w:val="005A1D47"/>
    <w:rsid w:val="005A1F0D"/>
    <w:rsid w:val="005A22D3"/>
    <w:rsid w:val="005A25A4"/>
    <w:rsid w:val="005A3033"/>
    <w:rsid w:val="005A3260"/>
    <w:rsid w:val="005A382A"/>
    <w:rsid w:val="005A3DCA"/>
    <w:rsid w:val="005A3EA5"/>
    <w:rsid w:val="005A3EA7"/>
    <w:rsid w:val="005A50EE"/>
    <w:rsid w:val="005A515F"/>
    <w:rsid w:val="005A52E6"/>
    <w:rsid w:val="005A54F8"/>
    <w:rsid w:val="005A5F26"/>
    <w:rsid w:val="005A61B0"/>
    <w:rsid w:val="005A6213"/>
    <w:rsid w:val="005A631A"/>
    <w:rsid w:val="005A648C"/>
    <w:rsid w:val="005A6545"/>
    <w:rsid w:val="005A69F1"/>
    <w:rsid w:val="005A6A0F"/>
    <w:rsid w:val="005A6C5F"/>
    <w:rsid w:val="005A7405"/>
    <w:rsid w:val="005A7808"/>
    <w:rsid w:val="005A7D9D"/>
    <w:rsid w:val="005B02B3"/>
    <w:rsid w:val="005B04E6"/>
    <w:rsid w:val="005B0556"/>
    <w:rsid w:val="005B0A77"/>
    <w:rsid w:val="005B0D63"/>
    <w:rsid w:val="005B178C"/>
    <w:rsid w:val="005B19A8"/>
    <w:rsid w:val="005B19F8"/>
    <w:rsid w:val="005B1C5A"/>
    <w:rsid w:val="005B211F"/>
    <w:rsid w:val="005B23AB"/>
    <w:rsid w:val="005B278E"/>
    <w:rsid w:val="005B2F09"/>
    <w:rsid w:val="005B2FDD"/>
    <w:rsid w:val="005B318F"/>
    <w:rsid w:val="005B3355"/>
    <w:rsid w:val="005B3414"/>
    <w:rsid w:val="005B3807"/>
    <w:rsid w:val="005B3952"/>
    <w:rsid w:val="005B3B17"/>
    <w:rsid w:val="005B3D99"/>
    <w:rsid w:val="005B4278"/>
    <w:rsid w:val="005B4B3F"/>
    <w:rsid w:val="005B4C82"/>
    <w:rsid w:val="005B5276"/>
    <w:rsid w:val="005B551E"/>
    <w:rsid w:val="005B5B44"/>
    <w:rsid w:val="005B5E3B"/>
    <w:rsid w:val="005B5EAB"/>
    <w:rsid w:val="005B702B"/>
    <w:rsid w:val="005B7E6C"/>
    <w:rsid w:val="005C0151"/>
    <w:rsid w:val="005C0204"/>
    <w:rsid w:val="005C125D"/>
    <w:rsid w:val="005C139F"/>
    <w:rsid w:val="005C1655"/>
    <w:rsid w:val="005C1708"/>
    <w:rsid w:val="005C1972"/>
    <w:rsid w:val="005C1A10"/>
    <w:rsid w:val="005C1A8B"/>
    <w:rsid w:val="005C1BDD"/>
    <w:rsid w:val="005C1CA9"/>
    <w:rsid w:val="005C2175"/>
    <w:rsid w:val="005C23A3"/>
    <w:rsid w:val="005C2849"/>
    <w:rsid w:val="005C2E97"/>
    <w:rsid w:val="005C3397"/>
    <w:rsid w:val="005C3C29"/>
    <w:rsid w:val="005C3C4F"/>
    <w:rsid w:val="005C3DB4"/>
    <w:rsid w:val="005C4CC2"/>
    <w:rsid w:val="005C4D9A"/>
    <w:rsid w:val="005C4E6C"/>
    <w:rsid w:val="005C4EA6"/>
    <w:rsid w:val="005C509E"/>
    <w:rsid w:val="005C6140"/>
    <w:rsid w:val="005C66C1"/>
    <w:rsid w:val="005C6861"/>
    <w:rsid w:val="005C6B06"/>
    <w:rsid w:val="005C70F7"/>
    <w:rsid w:val="005C7335"/>
    <w:rsid w:val="005C7478"/>
    <w:rsid w:val="005C7803"/>
    <w:rsid w:val="005C7A37"/>
    <w:rsid w:val="005C7B69"/>
    <w:rsid w:val="005C7B8D"/>
    <w:rsid w:val="005D052A"/>
    <w:rsid w:val="005D09ED"/>
    <w:rsid w:val="005D0FB7"/>
    <w:rsid w:val="005D1306"/>
    <w:rsid w:val="005D16F3"/>
    <w:rsid w:val="005D17C4"/>
    <w:rsid w:val="005D1AF8"/>
    <w:rsid w:val="005D2185"/>
    <w:rsid w:val="005D23D7"/>
    <w:rsid w:val="005D2967"/>
    <w:rsid w:val="005D2A2F"/>
    <w:rsid w:val="005D2E5D"/>
    <w:rsid w:val="005D2E7E"/>
    <w:rsid w:val="005D2EA1"/>
    <w:rsid w:val="005D3930"/>
    <w:rsid w:val="005D48C2"/>
    <w:rsid w:val="005D4B7C"/>
    <w:rsid w:val="005D5119"/>
    <w:rsid w:val="005D5229"/>
    <w:rsid w:val="005D5398"/>
    <w:rsid w:val="005D5445"/>
    <w:rsid w:val="005D5BFF"/>
    <w:rsid w:val="005D6270"/>
    <w:rsid w:val="005D6339"/>
    <w:rsid w:val="005D63D6"/>
    <w:rsid w:val="005D67DA"/>
    <w:rsid w:val="005D6AFF"/>
    <w:rsid w:val="005D6D8F"/>
    <w:rsid w:val="005D7182"/>
    <w:rsid w:val="005D7800"/>
    <w:rsid w:val="005E0104"/>
    <w:rsid w:val="005E0390"/>
    <w:rsid w:val="005E0527"/>
    <w:rsid w:val="005E0626"/>
    <w:rsid w:val="005E082C"/>
    <w:rsid w:val="005E0907"/>
    <w:rsid w:val="005E0CB3"/>
    <w:rsid w:val="005E0F40"/>
    <w:rsid w:val="005E1541"/>
    <w:rsid w:val="005E1945"/>
    <w:rsid w:val="005E1A11"/>
    <w:rsid w:val="005E1DA7"/>
    <w:rsid w:val="005E21C1"/>
    <w:rsid w:val="005E339C"/>
    <w:rsid w:val="005E367A"/>
    <w:rsid w:val="005E38EC"/>
    <w:rsid w:val="005E4423"/>
    <w:rsid w:val="005E4BCC"/>
    <w:rsid w:val="005E4C04"/>
    <w:rsid w:val="005E512B"/>
    <w:rsid w:val="005E527C"/>
    <w:rsid w:val="005E541D"/>
    <w:rsid w:val="005E6639"/>
    <w:rsid w:val="005E68C9"/>
    <w:rsid w:val="005E7405"/>
    <w:rsid w:val="005E7527"/>
    <w:rsid w:val="005E7623"/>
    <w:rsid w:val="005E76A9"/>
    <w:rsid w:val="005E7B2A"/>
    <w:rsid w:val="005E7C55"/>
    <w:rsid w:val="005E7CC9"/>
    <w:rsid w:val="005F053B"/>
    <w:rsid w:val="005F0C94"/>
    <w:rsid w:val="005F1DA5"/>
    <w:rsid w:val="005F2124"/>
    <w:rsid w:val="005F2226"/>
    <w:rsid w:val="005F2CE3"/>
    <w:rsid w:val="005F3698"/>
    <w:rsid w:val="005F379B"/>
    <w:rsid w:val="005F3BB1"/>
    <w:rsid w:val="005F402C"/>
    <w:rsid w:val="005F40C1"/>
    <w:rsid w:val="005F4272"/>
    <w:rsid w:val="005F45F3"/>
    <w:rsid w:val="005F462B"/>
    <w:rsid w:val="005F47BF"/>
    <w:rsid w:val="005F50C1"/>
    <w:rsid w:val="005F514B"/>
    <w:rsid w:val="005F573D"/>
    <w:rsid w:val="005F5A98"/>
    <w:rsid w:val="005F5AE0"/>
    <w:rsid w:val="005F628C"/>
    <w:rsid w:val="005F68A5"/>
    <w:rsid w:val="005F6ED8"/>
    <w:rsid w:val="005F6F5D"/>
    <w:rsid w:val="005F71E5"/>
    <w:rsid w:val="005F78C9"/>
    <w:rsid w:val="005F7A77"/>
    <w:rsid w:val="005F7C83"/>
    <w:rsid w:val="006006D6"/>
    <w:rsid w:val="00600CF4"/>
    <w:rsid w:val="00601275"/>
    <w:rsid w:val="00601883"/>
    <w:rsid w:val="00601A16"/>
    <w:rsid w:val="00601F1B"/>
    <w:rsid w:val="006020DD"/>
    <w:rsid w:val="00602544"/>
    <w:rsid w:val="00602CFE"/>
    <w:rsid w:val="00603066"/>
    <w:rsid w:val="00603349"/>
    <w:rsid w:val="00603570"/>
    <w:rsid w:val="00603897"/>
    <w:rsid w:val="0060427C"/>
    <w:rsid w:val="006043A5"/>
    <w:rsid w:val="006047C6"/>
    <w:rsid w:val="006048C8"/>
    <w:rsid w:val="00604A48"/>
    <w:rsid w:val="006054E6"/>
    <w:rsid w:val="00605A52"/>
    <w:rsid w:val="00605B56"/>
    <w:rsid w:val="00605E83"/>
    <w:rsid w:val="00606400"/>
    <w:rsid w:val="00606501"/>
    <w:rsid w:val="00606B26"/>
    <w:rsid w:val="00606ECC"/>
    <w:rsid w:val="00607387"/>
    <w:rsid w:val="00607794"/>
    <w:rsid w:val="00607844"/>
    <w:rsid w:val="0060785F"/>
    <w:rsid w:val="006079E7"/>
    <w:rsid w:val="00607CA0"/>
    <w:rsid w:val="00607E3C"/>
    <w:rsid w:val="00607E5B"/>
    <w:rsid w:val="0061004B"/>
    <w:rsid w:val="0061032B"/>
    <w:rsid w:val="00610508"/>
    <w:rsid w:val="0061054E"/>
    <w:rsid w:val="006106DA"/>
    <w:rsid w:val="00610BC9"/>
    <w:rsid w:val="00610E20"/>
    <w:rsid w:val="006115DD"/>
    <w:rsid w:val="0061172A"/>
    <w:rsid w:val="00611975"/>
    <w:rsid w:val="0061198C"/>
    <w:rsid w:val="00611AA4"/>
    <w:rsid w:val="00611ABB"/>
    <w:rsid w:val="00611C6D"/>
    <w:rsid w:val="00612169"/>
    <w:rsid w:val="00612254"/>
    <w:rsid w:val="006122AF"/>
    <w:rsid w:val="0061237E"/>
    <w:rsid w:val="00612929"/>
    <w:rsid w:val="00612A0E"/>
    <w:rsid w:val="00612E0E"/>
    <w:rsid w:val="006134AF"/>
    <w:rsid w:val="006137EF"/>
    <w:rsid w:val="00613F6E"/>
    <w:rsid w:val="00614263"/>
    <w:rsid w:val="00614A49"/>
    <w:rsid w:val="00614B41"/>
    <w:rsid w:val="00615A1D"/>
    <w:rsid w:val="00615B61"/>
    <w:rsid w:val="00615F24"/>
    <w:rsid w:val="006167A3"/>
    <w:rsid w:val="00616EA8"/>
    <w:rsid w:val="006171AD"/>
    <w:rsid w:val="006176E0"/>
    <w:rsid w:val="00617927"/>
    <w:rsid w:val="00617B24"/>
    <w:rsid w:val="00617E1C"/>
    <w:rsid w:val="006201D6"/>
    <w:rsid w:val="0062076D"/>
    <w:rsid w:val="00620B92"/>
    <w:rsid w:val="00620C81"/>
    <w:rsid w:val="00620E4A"/>
    <w:rsid w:val="00620E90"/>
    <w:rsid w:val="00621009"/>
    <w:rsid w:val="0062193E"/>
    <w:rsid w:val="00621BDB"/>
    <w:rsid w:val="00621E52"/>
    <w:rsid w:val="0062244F"/>
    <w:rsid w:val="00622BEE"/>
    <w:rsid w:val="00622FBB"/>
    <w:rsid w:val="006230DC"/>
    <w:rsid w:val="0062323D"/>
    <w:rsid w:val="00623302"/>
    <w:rsid w:val="00623694"/>
    <w:rsid w:val="00623BBF"/>
    <w:rsid w:val="00623F37"/>
    <w:rsid w:val="00624378"/>
    <w:rsid w:val="00624382"/>
    <w:rsid w:val="00624654"/>
    <w:rsid w:val="00624913"/>
    <w:rsid w:val="00624AE1"/>
    <w:rsid w:val="00625064"/>
    <w:rsid w:val="006254E3"/>
    <w:rsid w:val="006254E7"/>
    <w:rsid w:val="006257E5"/>
    <w:rsid w:val="00625AA5"/>
    <w:rsid w:val="00625DA4"/>
    <w:rsid w:val="00626017"/>
    <w:rsid w:val="006269E5"/>
    <w:rsid w:val="00626C5A"/>
    <w:rsid w:val="006274A4"/>
    <w:rsid w:val="00627617"/>
    <w:rsid w:val="00627730"/>
    <w:rsid w:val="00627813"/>
    <w:rsid w:val="00627861"/>
    <w:rsid w:val="00627A49"/>
    <w:rsid w:val="00627E37"/>
    <w:rsid w:val="006303D7"/>
    <w:rsid w:val="00630563"/>
    <w:rsid w:val="006306F8"/>
    <w:rsid w:val="00630780"/>
    <w:rsid w:val="00630974"/>
    <w:rsid w:val="006309FE"/>
    <w:rsid w:val="00630BAF"/>
    <w:rsid w:val="0063119A"/>
    <w:rsid w:val="00631206"/>
    <w:rsid w:val="006317A1"/>
    <w:rsid w:val="00631901"/>
    <w:rsid w:val="00631E64"/>
    <w:rsid w:val="00631F6E"/>
    <w:rsid w:val="00632A57"/>
    <w:rsid w:val="00633263"/>
    <w:rsid w:val="0063364B"/>
    <w:rsid w:val="00634447"/>
    <w:rsid w:val="00634825"/>
    <w:rsid w:val="0063489B"/>
    <w:rsid w:val="00634C2B"/>
    <w:rsid w:val="006358FA"/>
    <w:rsid w:val="00635CEC"/>
    <w:rsid w:val="00635E05"/>
    <w:rsid w:val="00635EA0"/>
    <w:rsid w:val="00636774"/>
    <w:rsid w:val="00636936"/>
    <w:rsid w:val="00636B5B"/>
    <w:rsid w:val="0063700F"/>
    <w:rsid w:val="0063725A"/>
    <w:rsid w:val="00637380"/>
    <w:rsid w:val="006373D0"/>
    <w:rsid w:val="00637597"/>
    <w:rsid w:val="006406D3"/>
    <w:rsid w:val="00640DE4"/>
    <w:rsid w:val="0064102A"/>
    <w:rsid w:val="0064124B"/>
    <w:rsid w:val="00641912"/>
    <w:rsid w:val="00641B7D"/>
    <w:rsid w:val="00642561"/>
    <w:rsid w:val="006425AA"/>
    <w:rsid w:val="006427F2"/>
    <w:rsid w:val="00642B8D"/>
    <w:rsid w:val="00642C48"/>
    <w:rsid w:val="00642F04"/>
    <w:rsid w:val="00643050"/>
    <w:rsid w:val="00643D21"/>
    <w:rsid w:val="0064413A"/>
    <w:rsid w:val="00644204"/>
    <w:rsid w:val="0064469E"/>
    <w:rsid w:val="006447BA"/>
    <w:rsid w:val="00644A16"/>
    <w:rsid w:val="00644BD3"/>
    <w:rsid w:val="00644C07"/>
    <w:rsid w:val="00645374"/>
    <w:rsid w:val="0064587C"/>
    <w:rsid w:val="00645A37"/>
    <w:rsid w:val="00645A84"/>
    <w:rsid w:val="00645EDC"/>
    <w:rsid w:val="00646263"/>
    <w:rsid w:val="00646521"/>
    <w:rsid w:val="00646541"/>
    <w:rsid w:val="00646BE3"/>
    <w:rsid w:val="00646EE2"/>
    <w:rsid w:val="0064759A"/>
    <w:rsid w:val="006476BC"/>
    <w:rsid w:val="006500D9"/>
    <w:rsid w:val="00650665"/>
    <w:rsid w:val="00650797"/>
    <w:rsid w:val="00650C5F"/>
    <w:rsid w:val="00651005"/>
    <w:rsid w:val="00651100"/>
    <w:rsid w:val="0065147E"/>
    <w:rsid w:val="006515FC"/>
    <w:rsid w:val="00651AB4"/>
    <w:rsid w:val="00651C52"/>
    <w:rsid w:val="0065208D"/>
    <w:rsid w:val="006527A5"/>
    <w:rsid w:val="00652867"/>
    <w:rsid w:val="006531B9"/>
    <w:rsid w:val="006531D8"/>
    <w:rsid w:val="00653249"/>
    <w:rsid w:val="00653C36"/>
    <w:rsid w:val="00653CF2"/>
    <w:rsid w:val="00653DCB"/>
    <w:rsid w:val="0065449E"/>
    <w:rsid w:val="00654545"/>
    <w:rsid w:val="006545BA"/>
    <w:rsid w:val="006552B5"/>
    <w:rsid w:val="0065550A"/>
    <w:rsid w:val="00655C5A"/>
    <w:rsid w:val="00655DBE"/>
    <w:rsid w:val="00656961"/>
    <w:rsid w:val="00656C5D"/>
    <w:rsid w:val="00657698"/>
    <w:rsid w:val="006579DF"/>
    <w:rsid w:val="00657B63"/>
    <w:rsid w:val="00657D75"/>
    <w:rsid w:val="00657E02"/>
    <w:rsid w:val="006600F2"/>
    <w:rsid w:val="006602CA"/>
    <w:rsid w:val="00660928"/>
    <w:rsid w:val="006609D2"/>
    <w:rsid w:val="00660F91"/>
    <w:rsid w:val="006611EB"/>
    <w:rsid w:val="006615B4"/>
    <w:rsid w:val="00661717"/>
    <w:rsid w:val="0066290E"/>
    <w:rsid w:val="0066291E"/>
    <w:rsid w:val="00662984"/>
    <w:rsid w:val="00663318"/>
    <w:rsid w:val="00663548"/>
    <w:rsid w:val="006638DC"/>
    <w:rsid w:val="006639E4"/>
    <w:rsid w:val="00663BEB"/>
    <w:rsid w:val="00663FE9"/>
    <w:rsid w:val="006640F3"/>
    <w:rsid w:val="0066431A"/>
    <w:rsid w:val="0066442A"/>
    <w:rsid w:val="006646B8"/>
    <w:rsid w:val="006649EF"/>
    <w:rsid w:val="00664AD1"/>
    <w:rsid w:val="00664B6D"/>
    <w:rsid w:val="00664C5A"/>
    <w:rsid w:val="00664E0C"/>
    <w:rsid w:val="00664EE9"/>
    <w:rsid w:val="00664F44"/>
    <w:rsid w:val="00665402"/>
    <w:rsid w:val="00665546"/>
    <w:rsid w:val="00665F6E"/>
    <w:rsid w:val="006662A2"/>
    <w:rsid w:val="006662C3"/>
    <w:rsid w:val="0066640F"/>
    <w:rsid w:val="006665F2"/>
    <w:rsid w:val="006666DF"/>
    <w:rsid w:val="0066686C"/>
    <w:rsid w:val="00666DB7"/>
    <w:rsid w:val="00666F71"/>
    <w:rsid w:val="006670E6"/>
    <w:rsid w:val="006673D4"/>
    <w:rsid w:val="00670221"/>
    <w:rsid w:val="006703E0"/>
    <w:rsid w:val="00670572"/>
    <w:rsid w:val="006707E2"/>
    <w:rsid w:val="00670805"/>
    <w:rsid w:val="006709ED"/>
    <w:rsid w:val="006716C8"/>
    <w:rsid w:val="006719CB"/>
    <w:rsid w:val="00671A85"/>
    <w:rsid w:val="006726F5"/>
    <w:rsid w:val="00672746"/>
    <w:rsid w:val="006728FC"/>
    <w:rsid w:val="00672A6A"/>
    <w:rsid w:val="00672FE6"/>
    <w:rsid w:val="006730EA"/>
    <w:rsid w:val="00673348"/>
    <w:rsid w:val="006735D4"/>
    <w:rsid w:val="006736F9"/>
    <w:rsid w:val="00673B38"/>
    <w:rsid w:val="00673EB4"/>
    <w:rsid w:val="00673F9D"/>
    <w:rsid w:val="006742FC"/>
    <w:rsid w:val="00674796"/>
    <w:rsid w:val="006747FA"/>
    <w:rsid w:val="00674D39"/>
    <w:rsid w:val="00674F35"/>
    <w:rsid w:val="006751BB"/>
    <w:rsid w:val="006754EA"/>
    <w:rsid w:val="006755AE"/>
    <w:rsid w:val="0067596E"/>
    <w:rsid w:val="00675C00"/>
    <w:rsid w:val="00675E7D"/>
    <w:rsid w:val="00676809"/>
    <w:rsid w:val="00676AA2"/>
    <w:rsid w:val="00676B27"/>
    <w:rsid w:val="00677515"/>
    <w:rsid w:val="0067799C"/>
    <w:rsid w:val="00677A84"/>
    <w:rsid w:val="00677C70"/>
    <w:rsid w:val="00677DA9"/>
    <w:rsid w:val="00680194"/>
    <w:rsid w:val="0068032B"/>
    <w:rsid w:val="00680717"/>
    <w:rsid w:val="006809A7"/>
    <w:rsid w:val="00680AA7"/>
    <w:rsid w:val="00680CCD"/>
    <w:rsid w:val="00681035"/>
    <w:rsid w:val="006813BD"/>
    <w:rsid w:val="006813E2"/>
    <w:rsid w:val="00681828"/>
    <w:rsid w:val="0068199D"/>
    <w:rsid w:val="00681C65"/>
    <w:rsid w:val="00681E15"/>
    <w:rsid w:val="00681E2C"/>
    <w:rsid w:val="00681FE7"/>
    <w:rsid w:val="00682086"/>
    <w:rsid w:val="006825C7"/>
    <w:rsid w:val="0068261D"/>
    <w:rsid w:val="00682B2B"/>
    <w:rsid w:val="00682CCE"/>
    <w:rsid w:val="00682EAB"/>
    <w:rsid w:val="00683209"/>
    <w:rsid w:val="006832D2"/>
    <w:rsid w:val="00683351"/>
    <w:rsid w:val="006834D1"/>
    <w:rsid w:val="00683724"/>
    <w:rsid w:val="00683947"/>
    <w:rsid w:val="00683A97"/>
    <w:rsid w:val="00683B9C"/>
    <w:rsid w:val="00683C58"/>
    <w:rsid w:val="006840C5"/>
    <w:rsid w:val="0068422A"/>
    <w:rsid w:val="00684B8C"/>
    <w:rsid w:val="00685591"/>
    <w:rsid w:val="006857E3"/>
    <w:rsid w:val="0068592B"/>
    <w:rsid w:val="00685A17"/>
    <w:rsid w:val="00685A96"/>
    <w:rsid w:val="00685BC0"/>
    <w:rsid w:val="00685D83"/>
    <w:rsid w:val="00685DDE"/>
    <w:rsid w:val="00686034"/>
    <w:rsid w:val="006860D2"/>
    <w:rsid w:val="006865FA"/>
    <w:rsid w:val="0068662E"/>
    <w:rsid w:val="00686D5E"/>
    <w:rsid w:val="00686DFA"/>
    <w:rsid w:val="00686F04"/>
    <w:rsid w:val="006874AD"/>
    <w:rsid w:val="00687D3A"/>
    <w:rsid w:val="00687DEB"/>
    <w:rsid w:val="00690492"/>
    <w:rsid w:val="006914AD"/>
    <w:rsid w:val="00691530"/>
    <w:rsid w:val="00691913"/>
    <w:rsid w:val="00691B02"/>
    <w:rsid w:val="00692017"/>
    <w:rsid w:val="00692543"/>
    <w:rsid w:val="00693239"/>
    <w:rsid w:val="006934A5"/>
    <w:rsid w:val="006936BA"/>
    <w:rsid w:val="006939E9"/>
    <w:rsid w:val="00694014"/>
    <w:rsid w:val="006941AD"/>
    <w:rsid w:val="006943C3"/>
    <w:rsid w:val="00694449"/>
    <w:rsid w:val="006948E6"/>
    <w:rsid w:val="00694E16"/>
    <w:rsid w:val="00694E39"/>
    <w:rsid w:val="00695134"/>
    <w:rsid w:val="00695337"/>
    <w:rsid w:val="00695532"/>
    <w:rsid w:val="00695C84"/>
    <w:rsid w:val="0069653D"/>
    <w:rsid w:val="00696C7F"/>
    <w:rsid w:val="006973FA"/>
    <w:rsid w:val="00697AF6"/>
    <w:rsid w:val="006A0013"/>
    <w:rsid w:val="006A02B7"/>
    <w:rsid w:val="006A0684"/>
    <w:rsid w:val="006A073F"/>
    <w:rsid w:val="006A0CA4"/>
    <w:rsid w:val="006A1642"/>
    <w:rsid w:val="006A1707"/>
    <w:rsid w:val="006A1A38"/>
    <w:rsid w:val="006A2189"/>
    <w:rsid w:val="006A2201"/>
    <w:rsid w:val="006A254B"/>
    <w:rsid w:val="006A27C6"/>
    <w:rsid w:val="006A281A"/>
    <w:rsid w:val="006A28ED"/>
    <w:rsid w:val="006A2C40"/>
    <w:rsid w:val="006A2DC5"/>
    <w:rsid w:val="006A3336"/>
    <w:rsid w:val="006A381F"/>
    <w:rsid w:val="006A3978"/>
    <w:rsid w:val="006A3A26"/>
    <w:rsid w:val="006A47CE"/>
    <w:rsid w:val="006A4F8D"/>
    <w:rsid w:val="006A6299"/>
    <w:rsid w:val="006A63F7"/>
    <w:rsid w:val="006A6517"/>
    <w:rsid w:val="006A654D"/>
    <w:rsid w:val="006A65BA"/>
    <w:rsid w:val="006A698D"/>
    <w:rsid w:val="006A6FA9"/>
    <w:rsid w:val="006A702C"/>
    <w:rsid w:val="006A71D4"/>
    <w:rsid w:val="006A727E"/>
    <w:rsid w:val="006A74BF"/>
    <w:rsid w:val="006A7767"/>
    <w:rsid w:val="006B01E5"/>
    <w:rsid w:val="006B06C0"/>
    <w:rsid w:val="006B08F1"/>
    <w:rsid w:val="006B1737"/>
    <w:rsid w:val="006B2423"/>
    <w:rsid w:val="006B2C6F"/>
    <w:rsid w:val="006B2C87"/>
    <w:rsid w:val="006B3168"/>
    <w:rsid w:val="006B3368"/>
    <w:rsid w:val="006B33BE"/>
    <w:rsid w:val="006B3C66"/>
    <w:rsid w:val="006B3C6A"/>
    <w:rsid w:val="006B4143"/>
    <w:rsid w:val="006B4E91"/>
    <w:rsid w:val="006B52F3"/>
    <w:rsid w:val="006B54F7"/>
    <w:rsid w:val="006B554B"/>
    <w:rsid w:val="006B5708"/>
    <w:rsid w:val="006B5AB0"/>
    <w:rsid w:val="006B7259"/>
    <w:rsid w:val="006B7647"/>
    <w:rsid w:val="006B798C"/>
    <w:rsid w:val="006B7F7C"/>
    <w:rsid w:val="006C02FE"/>
    <w:rsid w:val="006C0CBE"/>
    <w:rsid w:val="006C13AC"/>
    <w:rsid w:val="006C19B7"/>
    <w:rsid w:val="006C1D15"/>
    <w:rsid w:val="006C1DAD"/>
    <w:rsid w:val="006C1EDC"/>
    <w:rsid w:val="006C21DD"/>
    <w:rsid w:val="006C2446"/>
    <w:rsid w:val="006C246D"/>
    <w:rsid w:val="006C25E1"/>
    <w:rsid w:val="006C2658"/>
    <w:rsid w:val="006C2765"/>
    <w:rsid w:val="006C31D5"/>
    <w:rsid w:val="006C34A7"/>
    <w:rsid w:val="006C3526"/>
    <w:rsid w:val="006C36DB"/>
    <w:rsid w:val="006C39F2"/>
    <w:rsid w:val="006C3A8D"/>
    <w:rsid w:val="006C4133"/>
    <w:rsid w:val="006C4291"/>
    <w:rsid w:val="006C448F"/>
    <w:rsid w:val="006C4501"/>
    <w:rsid w:val="006C48BB"/>
    <w:rsid w:val="006C4D8E"/>
    <w:rsid w:val="006C4E54"/>
    <w:rsid w:val="006C4EAC"/>
    <w:rsid w:val="006C4EF3"/>
    <w:rsid w:val="006C4F4C"/>
    <w:rsid w:val="006C520A"/>
    <w:rsid w:val="006C5316"/>
    <w:rsid w:val="006C55DD"/>
    <w:rsid w:val="006C56A9"/>
    <w:rsid w:val="006C588A"/>
    <w:rsid w:val="006C58C4"/>
    <w:rsid w:val="006C5AA2"/>
    <w:rsid w:val="006C5B05"/>
    <w:rsid w:val="006C5C2A"/>
    <w:rsid w:val="006C6372"/>
    <w:rsid w:val="006C6A87"/>
    <w:rsid w:val="006C6CE4"/>
    <w:rsid w:val="006C6FB6"/>
    <w:rsid w:val="006C6FD7"/>
    <w:rsid w:val="006C72CD"/>
    <w:rsid w:val="006C74CF"/>
    <w:rsid w:val="006C7CC3"/>
    <w:rsid w:val="006C7FC5"/>
    <w:rsid w:val="006D0702"/>
    <w:rsid w:val="006D0823"/>
    <w:rsid w:val="006D0A72"/>
    <w:rsid w:val="006D0A95"/>
    <w:rsid w:val="006D0F55"/>
    <w:rsid w:val="006D1423"/>
    <w:rsid w:val="006D155F"/>
    <w:rsid w:val="006D1706"/>
    <w:rsid w:val="006D17D6"/>
    <w:rsid w:val="006D23CE"/>
    <w:rsid w:val="006D2478"/>
    <w:rsid w:val="006D2631"/>
    <w:rsid w:val="006D2661"/>
    <w:rsid w:val="006D29D3"/>
    <w:rsid w:val="006D2CDF"/>
    <w:rsid w:val="006D3B62"/>
    <w:rsid w:val="006D3D6F"/>
    <w:rsid w:val="006D4032"/>
    <w:rsid w:val="006D4087"/>
    <w:rsid w:val="006D4096"/>
    <w:rsid w:val="006D446F"/>
    <w:rsid w:val="006D464E"/>
    <w:rsid w:val="006D5075"/>
    <w:rsid w:val="006D5D6A"/>
    <w:rsid w:val="006D5F7B"/>
    <w:rsid w:val="006D60E8"/>
    <w:rsid w:val="006D62ED"/>
    <w:rsid w:val="006D6EAD"/>
    <w:rsid w:val="006D6F8F"/>
    <w:rsid w:val="006D7210"/>
    <w:rsid w:val="006D7803"/>
    <w:rsid w:val="006D79EB"/>
    <w:rsid w:val="006E0313"/>
    <w:rsid w:val="006E07D6"/>
    <w:rsid w:val="006E08E7"/>
    <w:rsid w:val="006E0BE2"/>
    <w:rsid w:val="006E0E9C"/>
    <w:rsid w:val="006E10AA"/>
    <w:rsid w:val="006E1142"/>
    <w:rsid w:val="006E136C"/>
    <w:rsid w:val="006E1454"/>
    <w:rsid w:val="006E15F9"/>
    <w:rsid w:val="006E16BA"/>
    <w:rsid w:val="006E1729"/>
    <w:rsid w:val="006E183F"/>
    <w:rsid w:val="006E1C81"/>
    <w:rsid w:val="006E20BB"/>
    <w:rsid w:val="006E2168"/>
    <w:rsid w:val="006E2573"/>
    <w:rsid w:val="006E2BE2"/>
    <w:rsid w:val="006E3649"/>
    <w:rsid w:val="006E3BEE"/>
    <w:rsid w:val="006E3D8C"/>
    <w:rsid w:val="006E406C"/>
    <w:rsid w:val="006E43D2"/>
    <w:rsid w:val="006E49C6"/>
    <w:rsid w:val="006E4C02"/>
    <w:rsid w:val="006E4D91"/>
    <w:rsid w:val="006E4E2A"/>
    <w:rsid w:val="006E60A6"/>
    <w:rsid w:val="006E6152"/>
    <w:rsid w:val="006E6B24"/>
    <w:rsid w:val="006E6F2D"/>
    <w:rsid w:val="006E7010"/>
    <w:rsid w:val="006E72B6"/>
    <w:rsid w:val="006E7D3F"/>
    <w:rsid w:val="006E7E3E"/>
    <w:rsid w:val="006F0190"/>
    <w:rsid w:val="006F026A"/>
    <w:rsid w:val="006F08EF"/>
    <w:rsid w:val="006F0A72"/>
    <w:rsid w:val="006F195D"/>
    <w:rsid w:val="006F1B26"/>
    <w:rsid w:val="006F2096"/>
    <w:rsid w:val="006F227C"/>
    <w:rsid w:val="006F2775"/>
    <w:rsid w:val="006F2815"/>
    <w:rsid w:val="006F3174"/>
    <w:rsid w:val="006F33E1"/>
    <w:rsid w:val="006F380D"/>
    <w:rsid w:val="006F3A5A"/>
    <w:rsid w:val="006F3AE4"/>
    <w:rsid w:val="006F42B8"/>
    <w:rsid w:val="006F4780"/>
    <w:rsid w:val="006F4B7E"/>
    <w:rsid w:val="006F4D05"/>
    <w:rsid w:val="006F5B19"/>
    <w:rsid w:val="006F5B25"/>
    <w:rsid w:val="006F5F24"/>
    <w:rsid w:val="006F6270"/>
    <w:rsid w:val="006F639B"/>
    <w:rsid w:val="006F747C"/>
    <w:rsid w:val="006F76F7"/>
    <w:rsid w:val="006F77BA"/>
    <w:rsid w:val="007000CB"/>
    <w:rsid w:val="0070082F"/>
    <w:rsid w:val="007009F8"/>
    <w:rsid w:val="00700A5B"/>
    <w:rsid w:val="00700B98"/>
    <w:rsid w:val="00700E6C"/>
    <w:rsid w:val="00701259"/>
    <w:rsid w:val="00701DAA"/>
    <w:rsid w:val="007024AE"/>
    <w:rsid w:val="00702A8E"/>
    <w:rsid w:val="00702AE3"/>
    <w:rsid w:val="00702CDE"/>
    <w:rsid w:val="00702E69"/>
    <w:rsid w:val="00703048"/>
    <w:rsid w:val="00703537"/>
    <w:rsid w:val="0070369E"/>
    <w:rsid w:val="00704561"/>
    <w:rsid w:val="0070464D"/>
    <w:rsid w:val="0070481E"/>
    <w:rsid w:val="00704E2F"/>
    <w:rsid w:val="00704E81"/>
    <w:rsid w:val="007054D9"/>
    <w:rsid w:val="00705912"/>
    <w:rsid w:val="0070638B"/>
    <w:rsid w:val="0070639A"/>
    <w:rsid w:val="00706988"/>
    <w:rsid w:val="00706A07"/>
    <w:rsid w:val="00706C22"/>
    <w:rsid w:val="00706F80"/>
    <w:rsid w:val="00707089"/>
    <w:rsid w:val="0070783B"/>
    <w:rsid w:val="0070794A"/>
    <w:rsid w:val="00707C4C"/>
    <w:rsid w:val="00707E10"/>
    <w:rsid w:val="00707FA9"/>
    <w:rsid w:val="0071014B"/>
    <w:rsid w:val="0071016B"/>
    <w:rsid w:val="007102B9"/>
    <w:rsid w:val="00710C40"/>
    <w:rsid w:val="00710CE6"/>
    <w:rsid w:val="00710D43"/>
    <w:rsid w:val="0071102F"/>
    <w:rsid w:val="007112F7"/>
    <w:rsid w:val="0071143B"/>
    <w:rsid w:val="007118B8"/>
    <w:rsid w:val="00711A07"/>
    <w:rsid w:val="00711F91"/>
    <w:rsid w:val="0071221F"/>
    <w:rsid w:val="0071247E"/>
    <w:rsid w:val="007125C4"/>
    <w:rsid w:val="007126D0"/>
    <w:rsid w:val="00712A7A"/>
    <w:rsid w:val="00712AAA"/>
    <w:rsid w:val="00713061"/>
    <w:rsid w:val="00713433"/>
    <w:rsid w:val="007137E7"/>
    <w:rsid w:val="00713919"/>
    <w:rsid w:val="00713AAA"/>
    <w:rsid w:val="00714652"/>
    <w:rsid w:val="007147CD"/>
    <w:rsid w:val="00714DC6"/>
    <w:rsid w:val="00715D5A"/>
    <w:rsid w:val="00715F19"/>
    <w:rsid w:val="0071607C"/>
    <w:rsid w:val="00716139"/>
    <w:rsid w:val="00716445"/>
    <w:rsid w:val="00716CA6"/>
    <w:rsid w:val="00716F56"/>
    <w:rsid w:val="00716FB1"/>
    <w:rsid w:val="00717166"/>
    <w:rsid w:val="00717862"/>
    <w:rsid w:val="00717B25"/>
    <w:rsid w:val="0072089A"/>
    <w:rsid w:val="0072170D"/>
    <w:rsid w:val="00721D1C"/>
    <w:rsid w:val="00721D88"/>
    <w:rsid w:val="00721E9D"/>
    <w:rsid w:val="0072214D"/>
    <w:rsid w:val="00722273"/>
    <w:rsid w:val="00722725"/>
    <w:rsid w:val="0072272F"/>
    <w:rsid w:val="00722921"/>
    <w:rsid w:val="00722B44"/>
    <w:rsid w:val="00722C26"/>
    <w:rsid w:val="00723199"/>
    <w:rsid w:val="0072327D"/>
    <w:rsid w:val="0072365C"/>
    <w:rsid w:val="007239E0"/>
    <w:rsid w:val="007239E1"/>
    <w:rsid w:val="00723AAC"/>
    <w:rsid w:val="00724419"/>
    <w:rsid w:val="0072446E"/>
    <w:rsid w:val="00724D12"/>
    <w:rsid w:val="00724D70"/>
    <w:rsid w:val="0072509C"/>
    <w:rsid w:val="007252A4"/>
    <w:rsid w:val="0072541B"/>
    <w:rsid w:val="007256CB"/>
    <w:rsid w:val="00727158"/>
    <w:rsid w:val="007272E5"/>
    <w:rsid w:val="00730169"/>
    <w:rsid w:val="007301AA"/>
    <w:rsid w:val="007305D1"/>
    <w:rsid w:val="00730D1F"/>
    <w:rsid w:val="00730E40"/>
    <w:rsid w:val="00730FB6"/>
    <w:rsid w:val="00732E39"/>
    <w:rsid w:val="00732EBB"/>
    <w:rsid w:val="0073316F"/>
    <w:rsid w:val="00733272"/>
    <w:rsid w:val="00733311"/>
    <w:rsid w:val="00733493"/>
    <w:rsid w:val="00733D37"/>
    <w:rsid w:val="00734196"/>
    <w:rsid w:val="007341A3"/>
    <w:rsid w:val="007342FE"/>
    <w:rsid w:val="00735641"/>
    <w:rsid w:val="00735CBA"/>
    <w:rsid w:val="00736035"/>
    <w:rsid w:val="007361FE"/>
    <w:rsid w:val="0073679F"/>
    <w:rsid w:val="00736A20"/>
    <w:rsid w:val="007370F6"/>
    <w:rsid w:val="00737245"/>
    <w:rsid w:val="007375AE"/>
    <w:rsid w:val="0073774B"/>
    <w:rsid w:val="00737E4B"/>
    <w:rsid w:val="00740B97"/>
    <w:rsid w:val="00741119"/>
    <w:rsid w:val="007411D0"/>
    <w:rsid w:val="0074184D"/>
    <w:rsid w:val="00741B30"/>
    <w:rsid w:val="007429BC"/>
    <w:rsid w:val="007429CB"/>
    <w:rsid w:val="00742C26"/>
    <w:rsid w:val="00742CA7"/>
    <w:rsid w:val="00742DBF"/>
    <w:rsid w:val="00742DDD"/>
    <w:rsid w:val="00743162"/>
    <w:rsid w:val="00743470"/>
    <w:rsid w:val="007434C8"/>
    <w:rsid w:val="00743689"/>
    <w:rsid w:val="00743A47"/>
    <w:rsid w:val="00743BC7"/>
    <w:rsid w:val="00744185"/>
    <w:rsid w:val="0074451B"/>
    <w:rsid w:val="0074452E"/>
    <w:rsid w:val="00744898"/>
    <w:rsid w:val="00744B74"/>
    <w:rsid w:val="00744CDE"/>
    <w:rsid w:val="00744F8A"/>
    <w:rsid w:val="007452D1"/>
    <w:rsid w:val="007455F5"/>
    <w:rsid w:val="0074596E"/>
    <w:rsid w:val="00745B4E"/>
    <w:rsid w:val="00745E7A"/>
    <w:rsid w:val="00745EE9"/>
    <w:rsid w:val="00746190"/>
    <w:rsid w:val="0074661F"/>
    <w:rsid w:val="0074681B"/>
    <w:rsid w:val="00747BB8"/>
    <w:rsid w:val="00747ECE"/>
    <w:rsid w:val="0075026A"/>
    <w:rsid w:val="0075047D"/>
    <w:rsid w:val="007505B8"/>
    <w:rsid w:val="00750650"/>
    <w:rsid w:val="007507A1"/>
    <w:rsid w:val="00750BCA"/>
    <w:rsid w:val="0075129A"/>
    <w:rsid w:val="00751324"/>
    <w:rsid w:val="007516C4"/>
    <w:rsid w:val="00751A6B"/>
    <w:rsid w:val="00751B22"/>
    <w:rsid w:val="00751D0A"/>
    <w:rsid w:val="00752F0C"/>
    <w:rsid w:val="00753E58"/>
    <w:rsid w:val="00754023"/>
    <w:rsid w:val="0075411B"/>
    <w:rsid w:val="00754576"/>
    <w:rsid w:val="00754829"/>
    <w:rsid w:val="007548C8"/>
    <w:rsid w:val="007553B9"/>
    <w:rsid w:val="0075577D"/>
    <w:rsid w:val="007557A3"/>
    <w:rsid w:val="00755BC9"/>
    <w:rsid w:val="007560C2"/>
    <w:rsid w:val="00756D27"/>
    <w:rsid w:val="00756D95"/>
    <w:rsid w:val="007570D9"/>
    <w:rsid w:val="00757413"/>
    <w:rsid w:val="007574F2"/>
    <w:rsid w:val="007578D3"/>
    <w:rsid w:val="007606E7"/>
    <w:rsid w:val="0076078F"/>
    <w:rsid w:val="007607D4"/>
    <w:rsid w:val="0076081C"/>
    <w:rsid w:val="00760CF3"/>
    <w:rsid w:val="00761051"/>
    <w:rsid w:val="007614EE"/>
    <w:rsid w:val="007616A3"/>
    <w:rsid w:val="00762128"/>
    <w:rsid w:val="0076267D"/>
    <w:rsid w:val="007629F7"/>
    <w:rsid w:val="00762A70"/>
    <w:rsid w:val="00762A92"/>
    <w:rsid w:val="00762C51"/>
    <w:rsid w:val="007630A5"/>
    <w:rsid w:val="007630B0"/>
    <w:rsid w:val="0076332D"/>
    <w:rsid w:val="0076343A"/>
    <w:rsid w:val="00763760"/>
    <w:rsid w:val="00763BB7"/>
    <w:rsid w:val="00763D9F"/>
    <w:rsid w:val="00763E57"/>
    <w:rsid w:val="007643F0"/>
    <w:rsid w:val="00764621"/>
    <w:rsid w:val="00765284"/>
    <w:rsid w:val="00765A9F"/>
    <w:rsid w:val="00765D83"/>
    <w:rsid w:val="00765E1C"/>
    <w:rsid w:val="00765EC0"/>
    <w:rsid w:val="0076631B"/>
    <w:rsid w:val="00766656"/>
    <w:rsid w:val="007666B1"/>
    <w:rsid w:val="00766D55"/>
    <w:rsid w:val="00767338"/>
    <w:rsid w:val="0076742B"/>
    <w:rsid w:val="007678C0"/>
    <w:rsid w:val="00767ACF"/>
    <w:rsid w:val="00767D4B"/>
    <w:rsid w:val="007702E2"/>
    <w:rsid w:val="007706A1"/>
    <w:rsid w:val="007708E0"/>
    <w:rsid w:val="00771135"/>
    <w:rsid w:val="00771788"/>
    <w:rsid w:val="00772257"/>
    <w:rsid w:val="00772546"/>
    <w:rsid w:val="007725E4"/>
    <w:rsid w:val="007726F4"/>
    <w:rsid w:val="00772A15"/>
    <w:rsid w:val="00773441"/>
    <w:rsid w:val="0077379E"/>
    <w:rsid w:val="00773F25"/>
    <w:rsid w:val="00774338"/>
    <w:rsid w:val="007744B0"/>
    <w:rsid w:val="00774617"/>
    <w:rsid w:val="007752B5"/>
    <w:rsid w:val="00775CA8"/>
    <w:rsid w:val="00776662"/>
    <w:rsid w:val="0077697F"/>
    <w:rsid w:val="007769F4"/>
    <w:rsid w:val="00776BD8"/>
    <w:rsid w:val="007771B4"/>
    <w:rsid w:val="0077730B"/>
    <w:rsid w:val="007777F3"/>
    <w:rsid w:val="00777A3B"/>
    <w:rsid w:val="00777EEE"/>
    <w:rsid w:val="0078033F"/>
    <w:rsid w:val="007806F3"/>
    <w:rsid w:val="00780814"/>
    <w:rsid w:val="007809FC"/>
    <w:rsid w:val="00780B8A"/>
    <w:rsid w:val="00780FE2"/>
    <w:rsid w:val="0078150F"/>
    <w:rsid w:val="00781575"/>
    <w:rsid w:val="00781775"/>
    <w:rsid w:val="00782134"/>
    <w:rsid w:val="007822F8"/>
    <w:rsid w:val="00782768"/>
    <w:rsid w:val="00782F73"/>
    <w:rsid w:val="00783583"/>
    <w:rsid w:val="00783C43"/>
    <w:rsid w:val="00783E40"/>
    <w:rsid w:val="00784029"/>
    <w:rsid w:val="0078461D"/>
    <w:rsid w:val="00784B0D"/>
    <w:rsid w:val="007851A8"/>
    <w:rsid w:val="00785CDD"/>
    <w:rsid w:val="00785CF5"/>
    <w:rsid w:val="00785E8A"/>
    <w:rsid w:val="00785FCD"/>
    <w:rsid w:val="00786679"/>
    <w:rsid w:val="0078673E"/>
    <w:rsid w:val="007867C5"/>
    <w:rsid w:val="00786811"/>
    <w:rsid w:val="00786CF9"/>
    <w:rsid w:val="00787208"/>
    <w:rsid w:val="00787FEF"/>
    <w:rsid w:val="007903D5"/>
    <w:rsid w:val="007905BA"/>
    <w:rsid w:val="00790678"/>
    <w:rsid w:val="00790CBE"/>
    <w:rsid w:val="00790E66"/>
    <w:rsid w:val="007915AA"/>
    <w:rsid w:val="007915C1"/>
    <w:rsid w:val="00791614"/>
    <w:rsid w:val="007917E3"/>
    <w:rsid w:val="007918C0"/>
    <w:rsid w:val="00791A71"/>
    <w:rsid w:val="00791A85"/>
    <w:rsid w:val="00791BA6"/>
    <w:rsid w:val="00791D2D"/>
    <w:rsid w:val="00791D38"/>
    <w:rsid w:val="00792754"/>
    <w:rsid w:val="007928BD"/>
    <w:rsid w:val="007929C0"/>
    <w:rsid w:val="00792AAB"/>
    <w:rsid w:val="00792C4E"/>
    <w:rsid w:val="00792DF8"/>
    <w:rsid w:val="0079304E"/>
    <w:rsid w:val="00793532"/>
    <w:rsid w:val="007935A9"/>
    <w:rsid w:val="00793670"/>
    <w:rsid w:val="00793B0C"/>
    <w:rsid w:val="00793B1A"/>
    <w:rsid w:val="00793C40"/>
    <w:rsid w:val="00794607"/>
    <w:rsid w:val="00794D69"/>
    <w:rsid w:val="00794E5C"/>
    <w:rsid w:val="00795445"/>
    <w:rsid w:val="00795897"/>
    <w:rsid w:val="007959C1"/>
    <w:rsid w:val="00795F9B"/>
    <w:rsid w:val="007960E1"/>
    <w:rsid w:val="00796B6B"/>
    <w:rsid w:val="00796D18"/>
    <w:rsid w:val="00797558"/>
    <w:rsid w:val="007976DE"/>
    <w:rsid w:val="00797B3C"/>
    <w:rsid w:val="007A002B"/>
    <w:rsid w:val="007A044E"/>
    <w:rsid w:val="007A057D"/>
    <w:rsid w:val="007A096F"/>
    <w:rsid w:val="007A09BC"/>
    <w:rsid w:val="007A0E73"/>
    <w:rsid w:val="007A1940"/>
    <w:rsid w:val="007A19FD"/>
    <w:rsid w:val="007A1BFC"/>
    <w:rsid w:val="007A1C2A"/>
    <w:rsid w:val="007A1CF3"/>
    <w:rsid w:val="007A1D5D"/>
    <w:rsid w:val="007A24E1"/>
    <w:rsid w:val="007A30D6"/>
    <w:rsid w:val="007A32E2"/>
    <w:rsid w:val="007A3599"/>
    <w:rsid w:val="007A36EF"/>
    <w:rsid w:val="007A39F9"/>
    <w:rsid w:val="007A3D12"/>
    <w:rsid w:val="007A3FC7"/>
    <w:rsid w:val="007A4113"/>
    <w:rsid w:val="007A43A8"/>
    <w:rsid w:val="007A45C6"/>
    <w:rsid w:val="007A4EAE"/>
    <w:rsid w:val="007A4F2A"/>
    <w:rsid w:val="007A50DE"/>
    <w:rsid w:val="007A52D3"/>
    <w:rsid w:val="007A5317"/>
    <w:rsid w:val="007A567A"/>
    <w:rsid w:val="007A5A0D"/>
    <w:rsid w:val="007A5A6A"/>
    <w:rsid w:val="007A5CB6"/>
    <w:rsid w:val="007A6590"/>
    <w:rsid w:val="007A677A"/>
    <w:rsid w:val="007A6BC6"/>
    <w:rsid w:val="007A747F"/>
    <w:rsid w:val="007A7BB3"/>
    <w:rsid w:val="007A7E16"/>
    <w:rsid w:val="007A7FBB"/>
    <w:rsid w:val="007B0382"/>
    <w:rsid w:val="007B0973"/>
    <w:rsid w:val="007B0EE4"/>
    <w:rsid w:val="007B117A"/>
    <w:rsid w:val="007B17DC"/>
    <w:rsid w:val="007B19B1"/>
    <w:rsid w:val="007B1C88"/>
    <w:rsid w:val="007B206A"/>
    <w:rsid w:val="007B239E"/>
    <w:rsid w:val="007B266A"/>
    <w:rsid w:val="007B2700"/>
    <w:rsid w:val="007B2768"/>
    <w:rsid w:val="007B35F8"/>
    <w:rsid w:val="007B3EF3"/>
    <w:rsid w:val="007B4006"/>
    <w:rsid w:val="007B413B"/>
    <w:rsid w:val="007B4A2B"/>
    <w:rsid w:val="007B4FB4"/>
    <w:rsid w:val="007B52A4"/>
    <w:rsid w:val="007B5572"/>
    <w:rsid w:val="007B55C3"/>
    <w:rsid w:val="007B57DB"/>
    <w:rsid w:val="007B5A5F"/>
    <w:rsid w:val="007B5C0C"/>
    <w:rsid w:val="007B6340"/>
    <w:rsid w:val="007B635C"/>
    <w:rsid w:val="007B6ABA"/>
    <w:rsid w:val="007B6BE9"/>
    <w:rsid w:val="007B6CBC"/>
    <w:rsid w:val="007B6EAF"/>
    <w:rsid w:val="007B6FF7"/>
    <w:rsid w:val="007B7137"/>
    <w:rsid w:val="007B7E36"/>
    <w:rsid w:val="007B7EDE"/>
    <w:rsid w:val="007C0142"/>
    <w:rsid w:val="007C049E"/>
    <w:rsid w:val="007C05BD"/>
    <w:rsid w:val="007C0683"/>
    <w:rsid w:val="007C08E2"/>
    <w:rsid w:val="007C0CF7"/>
    <w:rsid w:val="007C0D3A"/>
    <w:rsid w:val="007C0E87"/>
    <w:rsid w:val="007C101B"/>
    <w:rsid w:val="007C1A5D"/>
    <w:rsid w:val="007C1C9E"/>
    <w:rsid w:val="007C1DBC"/>
    <w:rsid w:val="007C2155"/>
    <w:rsid w:val="007C2570"/>
    <w:rsid w:val="007C2743"/>
    <w:rsid w:val="007C2A3F"/>
    <w:rsid w:val="007C2A5A"/>
    <w:rsid w:val="007C2AC5"/>
    <w:rsid w:val="007C2C2E"/>
    <w:rsid w:val="007C2F06"/>
    <w:rsid w:val="007C3568"/>
    <w:rsid w:val="007C3716"/>
    <w:rsid w:val="007C3B86"/>
    <w:rsid w:val="007C3CF5"/>
    <w:rsid w:val="007C4014"/>
    <w:rsid w:val="007C4041"/>
    <w:rsid w:val="007C4146"/>
    <w:rsid w:val="007C4415"/>
    <w:rsid w:val="007C4521"/>
    <w:rsid w:val="007C478F"/>
    <w:rsid w:val="007C4AFC"/>
    <w:rsid w:val="007C5255"/>
    <w:rsid w:val="007C52CC"/>
    <w:rsid w:val="007C5604"/>
    <w:rsid w:val="007C5697"/>
    <w:rsid w:val="007C5738"/>
    <w:rsid w:val="007C5832"/>
    <w:rsid w:val="007C609E"/>
    <w:rsid w:val="007C63D7"/>
    <w:rsid w:val="007C65E6"/>
    <w:rsid w:val="007C68A7"/>
    <w:rsid w:val="007C72DC"/>
    <w:rsid w:val="007C741F"/>
    <w:rsid w:val="007C7CCE"/>
    <w:rsid w:val="007D02BC"/>
    <w:rsid w:val="007D187E"/>
    <w:rsid w:val="007D1BC6"/>
    <w:rsid w:val="007D1CE3"/>
    <w:rsid w:val="007D21E4"/>
    <w:rsid w:val="007D24BF"/>
    <w:rsid w:val="007D2508"/>
    <w:rsid w:val="007D2BAF"/>
    <w:rsid w:val="007D2CDD"/>
    <w:rsid w:val="007D2DCC"/>
    <w:rsid w:val="007D2E16"/>
    <w:rsid w:val="007D3560"/>
    <w:rsid w:val="007D388B"/>
    <w:rsid w:val="007D39C4"/>
    <w:rsid w:val="007D3E70"/>
    <w:rsid w:val="007D4130"/>
    <w:rsid w:val="007D4271"/>
    <w:rsid w:val="007D47EA"/>
    <w:rsid w:val="007D4DAF"/>
    <w:rsid w:val="007D4E67"/>
    <w:rsid w:val="007D5363"/>
    <w:rsid w:val="007D55A3"/>
    <w:rsid w:val="007D61C0"/>
    <w:rsid w:val="007D6587"/>
    <w:rsid w:val="007D6D8D"/>
    <w:rsid w:val="007D7055"/>
    <w:rsid w:val="007D7218"/>
    <w:rsid w:val="007D736B"/>
    <w:rsid w:val="007D73D1"/>
    <w:rsid w:val="007D7AD7"/>
    <w:rsid w:val="007D7D1C"/>
    <w:rsid w:val="007E0398"/>
    <w:rsid w:val="007E07E4"/>
    <w:rsid w:val="007E09A7"/>
    <w:rsid w:val="007E0E69"/>
    <w:rsid w:val="007E151E"/>
    <w:rsid w:val="007E1681"/>
    <w:rsid w:val="007E17BB"/>
    <w:rsid w:val="007E1AA9"/>
    <w:rsid w:val="007E1AD9"/>
    <w:rsid w:val="007E2254"/>
    <w:rsid w:val="007E26C3"/>
    <w:rsid w:val="007E2943"/>
    <w:rsid w:val="007E3144"/>
    <w:rsid w:val="007E3427"/>
    <w:rsid w:val="007E36E3"/>
    <w:rsid w:val="007E3714"/>
    <w:rsid w:val="007E379E"/>
    <w:rsid w:val="007E3B3B"/>
    <w:rsid w:val="007E43A4"/>
    <w:rsid w:val="007E44AB"/>
    <w:rsid w:val="007E482C"/>
    <w:rsid w:val="007E4EE1"/>
    <w:rsid w:val="007E5291"/>
    <w:rsid w:val="007E531F"/>
    <w:rsid w:val="007E533A"/>
    <w:rsid w:val="007E545D"/>
    <w:rsid w:val="007E54E4"/>
    <w:rsid w:val="007E57F0"/>
    <w:rsid w:val="007E6C9D"/>
    <w:rsid w:val="007E6CC0"/>
    <w:rsid w:val="007E6E1E"/>
    <w:rsid w:val="007E6FBB"/>
    <w:rsid w:val="007E7072"/>
    <w:rsid w:val="007E718A"/>
    <w:rsid w:val="007E7924"/>
    <w:rsid w:val="007E7A24"/>
    <w:rsid w:val="007E7E64"/>
    <w:rsid w:val="007F0160"/>
    <w:rsid w:val="007F0754"/>
    <w:rsid w:val="007F0848"/>
    <w:rsid w:val="007F0A0D"/>
    <w:rsid w:val="007F0E34"/>
    <w:rsid w:val="007F0EDB"/>
    <w:rsid w:val="007F1028"/>
    <w:rsid w:val="007F12B3"/>
    <w:rsid w:val="007F14DD"/>
    <w:rsid w:val="007F19D2"/>
    <w:rsid w:val="007F2603"/>
    <w:rsid w:val="007F2651"/>
    <w:rsid w:val="007F2788"/>
    <w:rsid w:val="007F280C"/>
    <w:rsid w:val="007F2956"/>
    <w:rsid w:val="007F307D"/>
    <w:rsid w:val="007F328C"/>
    <w:rsid w:val="007F372E"/>
    <w:rsid w:val="007F3CA4"/>
    <w:rsid w:val="007F4B2E"/>
    <w:rsid w:val="007F4D75"/>
    <w:rsid w:val="007F5584"/>
    <w:rsid w:val="007F5F23"/>
    <w:rsid w:val="007F623C"/>
    <w:rsid w:val="007F643C"/>
    <w:rsid w:val="007F755E"/>
    <w:rsid w:val="007F7C29"/>
    <w:rsid w:val="007F7C7B"/>
    <w:rsid w:val="008002AE"/>
    <w:rsid w:val="00800785"/>
    <w:rsid w:val="0080086A"/>
    <w:rsid w:val="008008E9"/>
    <w:rsid w:val="008012BF"/>
    <w:rsid w:val="00801418"/>
    <w:rsid w:val="00801603"/>
    <w:rsid w:val="0080191B"/>
    <w:rsid w:val="008019A3"/>
    <w:rsid w:val="00802450"/>
    <w:rsid w:val="00802706"/>
    <w:rsid w:val="008028BB"/>
    <w:rsid w:val="00802908"/>
    <w:rsid w:val="00802CB6"/>
    <w:rsid w:val="008030C4"/>
    <w:rsid w:val="00803F21"/>
    <w:rsid w:val="00804210"/>
    <w:rsid w:val="008046AD"/>
    <w:rsid w:val="00804C9C"/>
    <w:rsid w:val="00804CF0"/>
    <w:rsid w:val="00805C97"/>
    <w:rsid w:val="00805DAB"/>
    <w:rsid w:val="00806063"/>
    <w:rsid w:val="008066C2"/>
    <w:rsid w:val="00806A6D"/>
    <w:rsid w:val="00806C0E"/>
    <w:rsid w:val="00806FD3"/>
    <w:rsid w:val="008073E7"/>
    <w:rsid w:val="00807514"/>
    <w:rsid w:val="00807627"/>
    <w:rsid w:val="00807779"/>
    <w:rsid w:val="008078A4"/>
    <w:rsid w:val="008079C1"/>
    <w:rsid w:val="00807E76"/>
    <w:rsid w:val="008103B1"/>
    <w:rsid w:val="00810914"/>
    <w:rsid w:val="00810A45"/>
    <w:rsid w:val="00810C1C"/>
    <w:rsid w:val="0081101E"/>
    <w:rsid w:val="008113AF"/>
    <w:rsid w:val="0081187A"/>
    <w:rsid w:val="00811895"/>
    <w:rsid w:val="008118BE"/>
    <w:rsid w:val="00811B90"/>
    <w:rsid w:val="00811C9B"/>
    <w:rsid w:val="00811E15"/>
    <w:rsid w:val="008121A2"/>
    <w:rsid w:val="008125D5"/>
    <w:rsid w:val="00812672"/>
    <w:rsid w:val="00812700"/>
    <w:rsid w:val="00812839"/>
    <w:rsid w:val="00812A34"/>
    <w:rsid w:val="008131EF"/>
    <w:rsid w:val="008133A4"/>
    <w:rsid w:val="008137E8"/>
    <w:rsid w:val="008145E0"/>
    <w:rsid w:val="00814B23"/>
    <w:rsid w:val="00814BAE"/>
    <w:rsid w:val="00814BE0"/>
    <w:rsid w:val="00814CA9"/>
    <w:rsid w:val="00814E71"/>
    <w:rsid w:val="00815313"/>
    <w:rsid w:val="00816585"/>
    <w:rsid w:val="00816719"/>
    <w:rsid w:val="00816A22"/>
    <w:rsid w:val="0081791A"/>
    <w:rsid w:val="00820203"/>
    <w:rsid w:val="00820BE7"/>
    <w:rsid w:val="00820DD4"/>
    <w:rsid w:val="00820DE2"/>
    <w:rsid w:val="00820EFA"/>
    <w:rsid w:val="00821A0E"/>
    <w:rsid w:val="00821B5D"/>
    <w:rsid w:val="00821B97"/>
    <w:rsid w:val="00821C84"/>
    <w:rsid w:val="00821CCB"/>
    <w:rsid w:val="00821E2F"/>
    <w:rsid w:val="00822465"/>
    <w:rsid w:val="00822A71"/>
    <w:rsid w:val="00822A84"/>
    <w:rsid w:val="00822D53"/>
    <w:rsid w:val="00823390"/>
    <w:rsid w:val="008238AD"/>
    <w:rsid w:val="00823D53"/>
    <w:rsid w:val="0082419B"/>
    <w:rsid w:val="008242D5"/>
    <w:rsid w:val="008243BB"/>
    <w:rsid w:val="008243D2"/>
    <w:rsid w:val="0082454D"/>
    <w:rsid w:val="00824F24"/>
    <w:rsid w:val="00825042"/>
    <w:rsid w:val="00825358"/>
    <w:rsid w:val="008258FB"/>
    <w:rsid w:val="00825DD0"/>
    <w:rsid w:val="0082634B"/>
    <w:rsid w:val="008265CF"/>
    <w:rsid w:val="00826DC4"/>
    <w:rsid w:val="00826EF6"/>
    <w:rsid w:val="008270D9"/>
    <w:rsid w:val="008271A9"/>
    <w:rsid w:val="0082740E"/>
    <w:rsid w:val="008276F4"/>
    <w:rsid w:val="0082771F"/>
    <w:rsid w:val="008279AD"/>
    <w:rsid w:val="00827E66"/>
    <w:rsid w:val="0083012E"/>
    <w:rsid w:val="008301FC"/>
    <w:rsid w:val="0083030A"/>
    <w:rsid w:val="00830876"/>
    <w:rsid w:val="008308E6"/>
    <w:rsid w:val="008313EA"/>
    <w:rsid w:val="0083150F"/>
    <w:rsid w:val="00831533"/>
    <w:rsid w:val="00831B45"/>
    <w:rsid w:val="00831BAD"/>
    <w:rsid w:val="00832648"/>
    <w:rsid w:val="00832673"/>
    <w:rsid w:val="008328D5"/>
    <w:rsid w:val="008328DB"/>
    <w:rsid w:val="00832B2A"/>
    <w:rsid w:val="00832EDB"/>
    <w:rsid w:val="008339E2"/>
    <w:rsid w:val="00833A9B"/>
    <w:rsid w:val="00833D2F"/>
    <w:rsid w:val="0083432C"/>
    <w:rsid w:val="008345A9"/>
    <w:rsid w:val="00834969"/>
    <w:rsid w:val="008362ED"/>
    <w:rsid w:val="008366F7"/>
    <w:rsid w:val="00836AFD"/>
    <w:rsid w:val="00836CD5"/>
    <w:rsid w:val="00836F0F"/>
    <w:rsid w:val="008372BC"/>
    <w:rsid w:val="00837A02"/>
    <w:rsid w:val="00837CE5"/>
    <w:rsid w:val="00837FFA"/>
    <w:rsid w:val="0084003A"/>
    <w:rsid w:val="0084019A"/>
    <w:rsid w:val="00840E2D"/>
    <w:rsid w:val="00840F2B"/>
    <w:rsid w:val="00841102"/>
    <w:rsid w:val="00841590"/>
    <w:rsid w:val="00841637"/>
    <w:rsid w:val="00842325"/>
    <w:rsid w:val="00842338"/>
    <w:rsid w:val="0084273B"/>
    <w:rsid w:val="008428C1"/>
    <w:rsid w:val="00842F0C"/>
    <w:rsid w:val="00843162"/>
    <w:rsid w:val="00843590"/>
    <w:rsid w:val="008435CE"/>
    <w:rsid w:val="00843F95"/>
    <w:rsid w:val="00844566"/>
    <w:rsid w:val="008447FD"/>
    <w:rsid w:val="00844FD5"/>
    <w:rsid w:val="00845026"/>
    <w:rsid w:val="00845165"/>
    <w:rsid w:val="0084533F"/>
    <w:rsid w:val="0084567F"/>
    <w:rsid w:val="00845779"/>
    <w:rsid w:val="00845828"/>
    <w:rsid w:val="00845ADA"/>
    <w:rsid w:val="00845CE7"/>
    <w:rsid w:val="00846700"/>
    <w:rsid w:val="00846915"/>
    <w:rsid w:val="008469DC"/>
    <w:rsid w:val="00846BA9"/>
    <w:rsid w:val="00846C8B"/>
    <w:rsid w:val="00846D5A"/>
    <w:rsid w:val="008471E1"/>
    <w:rsid w:val="008474B6"/>
    <w:rsid w:val="00847A29"/>
    <w:rsid w:val="00847A2A"/>
    <w:rsid w:val="00847B75"/>
    <w:rsid w:val="00847B7F"/>
    <w:rsid w:val="00847CA2"/>
    <w:rsid w:val="00847F5F"/>
    <w:rsid w:val="00850345"/>
    <w:rsid w:val="00851362"/>
    <w:rsid w:val="00851372"/>
    <w:rsid w:val="00851F58"/>
    <w:rsid w:val="008524F8"/>
    <w:rsid w:val="00852D8C"/>
    <w:rsid w:val="00852EE7"/>
    <w:rsid w:val="00853045"/>
    <w:rsid w:val="00853A14"/>
    <w:rsid w:val="0085487B"/>
    <w:rsid w:val="00854A89"/>
    <w:rsid w:val="008550B9"/>
    <w:rsid w:val="008552E3"/>
    <w:rsid w:val="00855693"/>
    <w:rsid w:val="00855A5A"/>
    <w:rsid w:val="00855B73"/>
    <w:rsid w:val="00855F73"/>
    <w:rsid w:val="0085614A"/>
    <w:rsid w:val="008566B8"/>
    <w:rsid w:val="00856884"/>
    <w:rsid w:val="0085694B"/>
    <w:rsid w:val="008572B8"/>
    <w:rsid w:val="0085748C"/>
    <w:rsid w:val="008575FE"/>
    <w:rsid w:val="00857BA8"/>
    <w:rsid w:val="00857BC0"/>
    <w:rsid w:val="00857D00"/>
    <w:rsid w:val="00857EF9"/>
    <w:rsid w:val="00860B74"/>
    <w:rsid w:val="00860FB6"/>
    <w:rsid w:val="008611EE"/>
    <w:rsid w:val="008614C3"/>
    <w:rsid w:val="008626B4"/>
    <w:rsid w:val="00862F0E"/>
    <w:rsid w:val="00863399"/>
    <w:rsid w:val="008637B0"/>
    <w:rsid w:val="00863A59"/>
    <w:rsid w:val="00863AC5"/>
    <w:rsid w:val="00864015"/>
    <w:rsid w:val="00864400"/>
    <w:rsid w:val="008655E2"/>
    <w:rsid w:val="00865B70"/>
    <w:rsid w:val="00865C8F"/>
    <w:rsid w:val="00865C9F"/>
    <w:rsid w:val="00866471"/>
    <w:rsid w:val="008668ED"/>
    <w:rsid w:val="00866951"/>
    <w:rsid w:val="008670D8"/>
    <w:rsid w:val="00867BDD"/>
    <w:rsid w:val="00867F74"/>
    <w:rsid w:val="00870F4C"/>
    <w:rsid w:val="0087166A"/>
    <w:rsid w:val="00871977"/>
    <w:rsid w:val="00871D35"/>
    <w:rsid w:val="008721AB"/>
    <w:rsid w:val="00872BB9"/>
    <w:rsid w:val="00872EBC"/>
    <w:rsid w:val="00873238"/>
    <w:rsid w:val="0087323B"/>
    <w:rsid w:val="0087325A"/>
    <w:rsid w:val="00873957"/>
    <w:rsid w:val="00873CD9"/>
    <w:rsid w:val="00873D7C"/>
    <w:rsid w:val="008742BD"/>
    <w:rsid w:val="00874655"/>
    <w:rsid w:val="008750F2"/>
    <w:rsid w:val="008757F5"/>
    <w:rsid w:val="0087584A"/>
    <w:rsid w:val="00875985"/>
    <w:rsid w:val="00875AEB"/>
    <w:rsid w:val="00875C53"/>
    <w:rsid w:val="00876CAF"/>
    <w:rsid w:val="008773C7"/>
    <w:rsid w:val="0087786F"/>
    <w:rsid w:val="008779BD"/>
    <w:rsid w:val="00877F0F"/>
    <w:rsid w:val="00880484"/>
    <w:rsid w:val="00880C04"/>
    <w:rsid w:val="00880C11"/>
    <w:rsid w:val="008813F3"/>
    <w:rsid w:val="00881C37"/>
    <w:rsid w:val="008820F1"/>
    <w:rsid w:val="00882297"/>
    <w:rsid w:val="008822B6"/>
    <w:rsid w:val="00882949"/>
    <w:rsid w:val="00882DA8"/>
    <w:rsid w:val="008832C7"/>
    <w:rsid w:val="00883337"/>
    <w:rsid w:val="008833A1"/>
    <w:rsid w:val="008835AE"/>
    <w:rsid w:val="00883A5C"/>
    <w:rsid w:val="00883AEB"/>
    <w:rsid w:val="00883BBA"/>
    <w:rsid w:val="00883E48"/>
    <w:rsid w:val="008840B8"/>
    <w:rsid w:val="00884568"/>
    <w:rsid w:val="00884AA9"/>
    <w:rsid w:val="00884CEF"/>
    <w:rsid w:val="00884D54"/>
    <w:rsid w:val="00884EA3"/>
    <w:rsid w:val="00885509"/>
    <w:rsid w:val="008855E9"/>
    <w:rsid w:val="0088569F"/>
    <w:rsid w:val="00886042"/>
    <w:rsid w:val="008865B1"/>
    <w:rsid w:val="008867B2"/>
    <w:rsid w:val="00886923"/>
    <w:rsid w:val="00886A46"/>
    <w:rsid w:val="00886AF1"/>
    <w:rsid w:val="00886B47"/>
    <w:rsid w:val="00886DE6"/>
    <w:rsid w:val="0088700B"/>
    <w:rsid w:val="00887515"/>
    <w:rsid w:val="0088790E"/>
    <w:rsid w:val="0088796E"/>
    <w:rsid w:val="00887A5F"/>
    <w:rsid w:val="00887B3E"/>
    <w:rsid w:val="00887CAE"/>
    <w:rsid w:val="00887E5D"/>
    <w:rsid w:val="008900D3"/>
    <w:rsid w:val="0089027C"/>
    <w:rsid w:val="00890354"/>
    <w:rsid w:val="008903B1"/>
    <w:rsid w:val="008908B7"/>
    <w:rsid w:val="00890B0D"/>
    <w:rsid w:val="00890CB2"/>
    <w:rsid w:val="00890DE4"/>
    <w:rsid w:val="0089126D"/>
    <w:rsid w:val="00891904"/>
    <w:rsid w:val="00891FCB"/>
    <w:rsid w:val="00892237"/>
    <w:rsid w:val="0089262C"/>
    <w:rsid w:val="00892677"/>
    <w:rsid w:val="00892D7F"/>
    <w:rsid w:val="00892E57"/>
    <w:rsid w:val="00893096"/>
    <w:rsid w:val="00893678"/>
    <w:rsid w:val="008938F2"/>
    <w:rsid w:val="008943D2"/>
    <w:rsid w:val="0089443B"/>
    <w:rsid w:val="00894797"/>
    <w:rsid w:val="00894EA0"/>
    <w:rsid w:val="0089545D"/>
    <w:rsid w:val="00895596"/>
    <w:rsid w:val="00895E8E"/>
    <w:rsid w:val="0089609E"/>
    <w:rsid w:val="008963FD"/>
    <w:rsid w:val="008964D1"/>
    <w:rsid w:val="00896556"/>
    <w:rsid w:val="00896AEF"/>
    <w:rsid w:val="00896D8E"/>
    <w:rsid w:val="008972B2"/>
    <w:rsid w:val="00897480"/>
    <w:rsid w:val="00897A00"/>
    <w:rsid w:val="008A05E2"/>
    <w:rsid w:val="008A0EF7"/>
    <w:rsid w:val="008A1031"/>
    <w:rsid w:val="008A142C"/>
    <w:rsid w:val="008A1490"/>
    <w:rsid w:val="008A1492"/>
    <w:rsid w:val="008A149A"/>
    <w:rsid w:val="008A2123"/>
    <w:rsid w:val="008A23BD"/>
    <w:rsid w:val="008A2E5B"/>
    <w:rsid w:val="008A2EBB"/>
    <w:rsid w:val="008A3292"/>
    <w:rsid w:val="008A37BE"/>
    <w:rsid w:val="008A4354"/>
    <w:rsid w:val="008A4461"/>
    <w:rsid w:val="008A4598"/>
    <w:rsid w:val="008A4A58"/>
    <w:rsid w:val="008A557D"/>
    <w:rsid w:val="008A579F"/>
    <w:rsid w:val="008A5A4B"/>
    <w:rsid w:val="008A6A5D"/>
    <w:rsid w:val="008A6E40"/>
    <w:rsid w:val="008A6F3E"/>
    <w:rsid w:val="008A72CF"/>
    <w:rsid w:val="008A7303"/>
    <w:rsid w:val="008A73EB"/>
    <w:rsid w:val="008A79F8"/>
    <w:rsid w:val="008A7EC7"/>
    <w:rsid w:val="008B004D"/>
    <w:rsid w:val="008B00F1"/>
    <w:rsid w:val="008B06D3"/>
    <w:rsid w:val="008B0ED1"/>
    <w:rsid w:val="008B10C3"/>
    <w:rsid w:val="008B1173"/>
    <w:rsid w:val="008B1950"/>
    <w:rsid w:val="008B1CCF"/>
    <w:rsid w:val="008B1FCF"/>
    <w:rsid w:val="008B226E"/>
    <w:rsid w:val="008B29C6"/>
    <w:rsid w:val="008B3AB4"/>
    <w:rsid w:val="008B3F87"/>
    <w:rsid w:val="008B428E"/>
    <w:rsid w:val="008B4DB3"/>
    <w:rsid w:val="008B5911"/>
    <w:rsid w:val="008B5CAB"/>
    <w:rsid w:val="008B667B"/>
    <w:rsid w:val="008B6684"/>
    <w:rsid w:val="008B68DC"/>
    <w:rsid w:val="008B696A"/>
    <w:rsid w:val="008B6A2D"/>
    <w:rsid w:val="008B6B30"/>
    <w:rsid w:val="008B6D77"/>
    <w:rsid w:val="008B70B0"/>
    <w:rsid w:val="008B7671"/>
    <w:rsid w:val="008B7AD5"/>
    <w:rsid w:val="008C0043"/>
    <w:rsid w:val="008C0672"/>
    <w:rsid w:val="008C0729"/>
    <w:rsid w:val="008C09F0"/>
    <w:rsid w:val="008C0D4B"/>
    <w:rsid w:val="008C0E72"/>
    <w:rsid w:val="008C10C6"/>
    <w:rsid w:val="008C1B06"/>
    <w:rsid w:val="008C1F9E"/>
    <w:rsid w:val="008C2056"/>
    <w:rsid w:val="008C213C"/>
    <w:rsid w:val="008C22F1"/>
    <w:rsid w:val="008C269E"/>
    <w:rsid w:val="008C2704"/>
    <w:rsid w:val="008C277C"/>
    <w:rsid w:val="008C27EE"/>
    <w:rsid w:val="008C29C5"/>
    <w:rsid w:val="008C2D0E"/>
    <w:rsid w:val="008C2DBB"/>
    <w:rsid w:val="008C3404"/>
    <w:rsid w:val="008C35BB"/>
    <w:rsid w:val="008C37D3"/>
    <w:rsid w:val="008C3888"/>
    <w:rsid w:val="008C3A74"/>
    <w:rsid w:val="008C3B39"/>
    <w:rsid w:val="008C3D29"/>
    <w:rsid w:val="008C3F07"/>
    <w:rsid w:val="008C47AC"/>
    <w:rsid w:val="008C4C30"/>
    <w:rsid w:val="008C51D1"/>
    <w:rsid w:val="008C54B4"/>
    <w:rsid w:val="008C55A0"/>
    <w:rsid w:val="008C56B3"/>
    <w:rsid w:val="008C5947"/>
    <w:rsid w:val="008C61E3"/>
    <w:rsid w:val="008C6819"/>
    <w:rsid w:val="008C773A"/>
    <w:rsid w:val="008C77E8"/>
    <w:rsid w:val="008C7803"/>
    <w:rsid w:val="008C78F8"/>
    <w:rsid w:val="008C79E5"/>
    <w:rsid w:val="008C7C78"/>
    <w:rsid w:val="008C7CEE"/>
    <w:rsid w:val="008C7D24"/>
    <w:rsid w:val="008C7EDD"/>
    <w:rsid w:val="008C7EE5"/>
    <w:rsid w:val="008D0337"/>
    <w:rsid w:val="008D03F2"/>
    <w:rsid w:val="008D03F3"/>
    <w:rsid w:val="008D12BF"/>
    <w:rsid w:val="008D15B4"/>
    <w:rsid w:val="008D15D6"/>
    <w:rsid w:val="008D1A88"/>
    <w:rsid w:val="008D1DDB"/>
    <w:rsid w:val="008D207A"/>
    <w:rsid w:val="008D2A02"/>
    <w:rsid w:val="008D30CA"/>
    <w:rsid w:val="008D3780"/>
    <w:rsid w:val="008D3AC6"/>
    <w:rsid w:val="008D4093"/>
    <w:rsid w:val="008D410D"/>
    <w:rsid w:val="008D4443"/>
    <w:rsid w:val="008D486E"/>
    <w:rsid w:val="008D5682"/>
    <w:rsid w:val="008D5C70"/>
    <w:rsid w:val="008D5EA5"/>
    <w:rsid w:val="008D685E"/>
    <w:rsid w:val="008D6C19"/>
    <w:rsid w:val="008D714F"/>
    <w:rsid w:val="008D77B9"/>
    <w:rsid w:val="008D7D05"/>
    <w:rsid w:val="008D7E92"/>
    <w:rsid w:val="008E0251"/>
    <w:rsid w:val="008E0835"/>
    <w:rsid w:val="008E08FF"/>
    <w:rsid w:val="008E0CA0"/>
    <w:rsid w:val="008E0FEF"/>
    <w:rsid w:val="008E19CD"/>
    <w:rsid w:val="008E1A62"/>
    <w:rsid w:val="008E1E39"/>
    <w:rsid w:val="008E222A"/>
    <w:rsid w:val="008E254B"/>
    <w:rsid w:val="008E26A6"/>
    <w:rsid w:val="008E2C50"/>
    <w:rsid w:val="008E2FF6"/>
    <w:rsid w:val="008E312C"/>
    <w:rsid w:val="008E31BE"/>
    <w:rsid w:val="008E3909"/>
    <w:rsid w:val="008E450D"/>
    <w:rsid w:val="008E4CEB"/>
    <w:rsid w:val="008E5545"/>
    <w:rsid w:val="008E56AF"/>
    <w:rsid w:val="008E577D"/>
    <w:rsid w:val="008E6049"/>
    <w:rsid w:val="008E62EC"/>
    <w:rsid w:val="008E643E"/>
    <w:rsid w:val="008E682F"/>
    <w:rsid w:val="008E6C0C"/>
    <w:rsid w:val="008E7450"/>
    <w:rsid w:val="008E7513"/>
    <w:rsid w:val="008E77B8"/>
    <w:rsid w:val="008E7A66"/>
    <w:rsid w:val="008E7E47"/>
    <w:rsid w:val="008E7F6E"/>
    <w:rsid w:val="008E7F7B"/>
    <w:rsid w:val="008F025E"/>
    <w:rsid w:val="008F0530"/>
    <w:rsid w:val="008F097C"/>
    <w:rsid w:val="008F09BD"/>
    <w:rsid w:val="008F0C41"/>
    <w:rsid w:val="008F0D18"/>
    <w:rsid w:val="008F1119"/>
    <w:rsid w:val="008F19C7"/>
    <w:rsid w:val="008F19FC"/>
    <w:rsid w:val="008F1DD2"/>
    <w:rsid w:val="008F220F"/>
    <w:rsid w:val="008F2355"/>
    <w:rsid w:val="008F248E"/>
    <w:rsid w:val="008F3A59"/>
    <w:rsid w:val="008F3AB8"/>
    <w:rsid w:val="008F3C58"/>
    <w:rsid w:val="008F3C9C"/>
    <w:rsid w:val="008F4FE0"/>
    <w:rsid w:val="008F5A3F"/>
    <w:rsid w:val="008F5C77"/>
    <w:rsid w:val="008F6022"/>
    <w:rsid w:val="008F606A"/>
    <w:rsid w:val="008F639F"/>
    <w:rsid w:val="008F6476"/>
    <w:rsid w:val="008F723F"/>
    <w:rsid w:val="008F725B"/>
    <w:rsid w:val="008F7267"/>
    <w:rsid w:val="0090015B"/>
    <w:rsid w:val="0090037A"/>
    <w:rsid w:val="00900DC6"/>
    <w:rsid w:val="00900DC9"/>
    <w:rsid w:val="00900FB4"/>
    <w:rsid w:val="00901512"/>
    <w:rsid w:val="00901A1A"/>
    <w:rsid w:val="00901B04"/>
    <w:rsid w:val="00901D40"/>
    <w:rsid w:val="00901E0B"/>
    <w:rsid w:val="00901E1D"/>
    <w:rsid w:val="00901EC3"/>
    <w:rsid w:val="00902368"/>
    <w:rsid w:val="009028FD"/>
    <w:rsid w:val="00903315"/>
    <w:rsid w:val="0090353E"/>
    <w:rsid w:val="00903C56"/>
    <w:rsid w:val="00903DA2"/>
    <w:rsid w:val="0090407A"/>
    <w:rsid w:val="00904266"/>
    <w:rsid w:val="009044C0"/>
    <w:rsid w:val="009045F6"/>
    <w:rsid w:val="00904752"/>
    <w:rsid w:val="009047F4"/>
    <w:rsid w:val="00904977"/>
    <w:rsid w:val="00904B58"/>
    <w:rsid w:val="00904D13"/>
    <w:rsid w:val="00904D47"/>
    <w:rsid w:val="00904DCA"/>
    <w:rsid w:val="009053D3"/>
    <w:rsid w:val="00905976"/>
    <w:rsid w:val="009059F6"/>
    <w:rsid w:val="00905C7E"/>
    <w:rsid w:val="009062E4"/>
    <w:rsid w:val="009069ED"/>
    <w:rsid w:val="00906B52"/>
    <w:rsid w:val="00906D05"/>
    <w:rsid w:val="009072BF"/>
    <w:rsid w:val="009073A5"/>
    <w:rsid w:val="00907B4C"/>
    <w:rsid w:val="00907B7A"/>
    <w:rsid w:val="00907C40"/>
    <w:rsid w:val="00910500"/>
    <w:rsid w:val="00910FB7"/>
    <w:rsid w:val="00910FD9"/>
    <w:rsid w:val="009118EA"/>
    <w:rsid w:val="00911D4A"/>
    <w:rsid w:val="00911F03"/>
    <w:rsid w:val="00912031"/>
    <w:rsid w:val="00912244"/>
    <w:rsid w:val="009129EE"/>
    <w:rsid w:val="00912B6D"/>
    <w:rsid w:val="00912D27"/>
    <w:rsid w:val="00912E09"/>
    <w:rsid w:val="009133B9"/>
    <w:rsid w:val="009134E9"/>
    <w:rsid w:val="009134F7"/>
    <w:rsid w:val="00913698"/>
    <w:rsid w:val="00913C9E"/>
    <w:rsid w:val="00914208"/>
    <w:rsid w:val="00914739"/>
    <w:rsid w:val="009148E9"/>
    <w:rsid w:val="00914A6B"/>
    <w:rsid w:val="00914D7C"/>
    <w:rsid w:val="00914E15"/>
    <w:rsid w:val="00915009"/>
    <w:rsid w:val="00915339"/>
    <w:rsid w:val="00915439"/>
    <w:rsid w:val="009154C4"/>
    <w:rsid w:val="00915568"/>
    <w:rsid w:val="00915793"/>
    <w:rsid w:val="00915910"/>
    <w:rsid w:val="00915E83"/>
    <w:rsid w:val="0091617D"/>
    <w:rsid w:val="00916A26"/>
    <w:rsid w:val="00916A7B"/>
    <w:rsid w:val="00916D26"/>
    <w:rsid w:val="0091715C"/>
    <w:rsid w:val="0091793F"/>
    <w:rsid w:val="00917ADD"/>
    <w:rsid w:val="00920156"/>
    <w:rsid w:val="00920D97"/>
    <w:rsid w:val="00920EC0"/>
    <w:rsid w:val="009210F6"/>
    <w:rsid w:val="0092161A"/>
    <w:rsid w:val="00921B0F"/>
    <w:rsid w:val="00921D79"/>
    <w:rsid w:val="00922887"/>
    <w:rsid w:val="00922BB8"/>
    <w:rsid w:val="0092300E"/>
    <w:rsid w:val="00923591"/>
    <w:rsid w:val="0092383E"/>
    <w:rsid w:val="00923CDB"/>
    <w:rsid w:val="009245D8"/>
    <w:rsid w:val="009248E3"/>
    <w:rsid w:val="00924D53"/>
    <w:rsid w:val="00924EA0"/>
    <w:rsid w:val="0092532A"/>
    <w:rsid w:val="0092559F"/>
    <w:rsid w:val="00926449"/>
    <w:rsid w:val="009264F5"/>
    <w:rsid w:val="00926A01"/>
    <w:rsid w:val="00926B53"/>
    <w:rsid w:val="0092786D"/>
    <w:rsid w:val="00927C4B"/>
    <w:rsid w:val="00927EA2"/>
    <w:rsid w:val="00927F72"/>
    <w:rsid w:val="00930167"/>
    <w:rsid w:val="00930759"/>
    <w:rsid w:val="00930CE3"/>
    <w:rsid w:val="009310AC"/>
    <w:rsid w:val="00931342"/>
    <w:rsid w:val="0093140C"/>
    <w:rsid w:val="0093146C"/>
    <w:rsid w:val="009314C9"/>
    <w:rsid w:val="00931977"/>
    <w:rsid w:val="00931D3E"/>
    <w:rsid w:val="00931F02"/>
    <w:rsid w:val="00932130"/>
    <w:rsid w:val="009322E3"/>
    <w:rsid w:val="009323D8"/>
    <w:rsid w:val="0093254A"/>
    <w:rsid w:val="00932617"/>
    <w:rsid w:val="00932CD6"/>
    <w:rsid w:val="00932D28"/>
    <w:rsid w:val="009334DB"/>
    <w:rsid w:val="00933898"/>
    <w:rsid w:val="00933B8F"/>
    <w:rsid w:val="00933E7B"/>
    <w:rsid w:val="00934464"/>
    <w:rsid w:val="009348DA"/>
    <w:rsid w:val="009349BC"/>
    <w:rsid w:val="009351E5"/>
    <w:rsid w:val="00935216"/>
    <w:rsid w:val="009353EB"/>
    <w:rsid w:val="009359E0"/>
    <w:rsid w:val="00936129"/>
    <w:rsid w:val="0093649D"/>
    <w:rsid w:val="00936E2F"/>
    <w:rsid w:val="00936F24"/>
    <w:rsid w:val="009370FE"/>
    <w:rsid w:val="009372B7"/>
    <w:rsid w:val="009378D4"/>
    <w:rsid w:val="00937B5D"/>
    <w:rsid w:val="00937F73"/>
    <w:rsid w:val="0094011E"/>
    <w:rsid w:val="00940145"/>
    <w:rsid w:val="009403D8"/>
    <w:rsid w:val="0094113F"/>
    <w:rsid w:val="00941161"/>
    <w:rsid w:val="0094159C"/>
    <w:rsid w:val="009416E4"/>
    <w:rsid w:val="00941B13"/>
    <w:rsid w:val="00941CC6"/>
    <w:rsid w:val="00942396"/>
    <w:rsid w:val="0094280E"/>
    <w:rsid w:val="00942D17"/>
    <w:rsid w:val="00942F08"/>
    <w:rsid w:val="00943909"/>
    <w:rsid w:val="00943A5A"/>
    <w:rsid w:val="00943B56"/>
    <w:rsid w:val="00943D16"/>
    <w:rsid w:val="009440BF"/>
    <w:rsid w:val="009442FE"/>
    <w:rsid w:val="00944592"/>
    <w:rsid w:val="0094490F"/>
    <w:rsid w:val="00944C7D"/>
    <w:rsid w:val="00944E6C"/>
    <w:rsid w:val="009459FF"/>
    <w:rsid w:val="00945BC2"/>
    <w:rsid w:val="00945FAB"/>
    <w:rsid w:val="00946BD5"/>
    <w:rsid w:val="00946D14"/>
    <w:rsid w:val="009471DD"/>
    <w:rsid w:val="0094734A"/>
    <w:rsid w:val="00947472"/>
    <w:rsid w:val="00947714"/>
    <w:rsid w:val="00947771"/>
    <w:rsid w:val="00947850"/>
    <w:rsid w:val="00947E9B"/>
    <w:rsid w:val="00950040"/>
    <w:rsid w:val="00950060"/>
    <w:rsid w:val="00950176"/>
    <w:rsid w:val="0095049A"/>
    <w:rsid w:val="00950580"/>
    <w:rsid w:val="00950C06"/>
    <w:rsid w:val="00950D14"/>
    <w:rsid w:val="00951097"/>
    <w:rsid w:val="0095120B"/>
    <w:rsid w:val="00951369"/>
    <w:rsid w:val="009515DD"/>
    <w:rsid w:val="009516D8"/>
    <w:rsid w:val="009518CA"/>
    <w:rsid w:val="00951A45"/>
    <w:rsid w:val="00951B9C"/>
    <w:rsid w:val="00951D28"/>
    <w:rsid w:val="009527D9"/>
    <w:rsid w:val="00952B2D"/>
    <w:rsid w:val="00952D40"/>
    <w:rsid w:val="0095319C"/>
    <w:rsid w:val="00953909"/>
    <w:rsid w:val="00953D37"/>
    <w:rsid w:val="00955250"/>
    <w:rsid w:val="00955878"/>
    <w:rsid w:val="00956327"/>
    <w:rsid w:val="009566BE"/>
    <w:rsid w:val="009566C7"/>
    <w:rsid w:val="00956798"/>
    <w:rsid w:val="00956AC8"/>
    <w:rsid w:val="00956BB9"/>
    <w:rsid w:val="009571E0"/>
    <w:rsid w:val="00957364"/>
    <w:rsid w:val="00957567"/>
    <w:rsid w:val="00957FC3"/>
    <w:rsid w:val="00957FC7"/>
    <w:rsid w:val="009604D4"/>
    <w:rsid w:val="00960846"/>
    <w:rsid w:val="00960AE0"/>
    <w:rsid w:val="00960D0B"/>
    <w:rsid w:val="00960EED"/>
    <w:rsid w:val="009614D5"/>
    <w:rsid w:val="00961543"/>
    <w:rsid w:val="009615A3"/>
    <w:rsid w:val="009618CB"/>
    <w:rsid w:val="00961FD1"/>
    <w:rsid w:val="00962073"/>
    <w:rsid w:val="009628D6"/>
    <w:rsid w:val="009633D8"/>
    <w:rsid w:val="00963412"/>
    <w:rsid w:val="0096350C"/>
    <w:rsid w:val="0096465F"/>
    <w:rsid w:val="00964694"/>
    <w:rsid w:val="0096495B"/>
    <w:rsid w:val="009649C8"/>
    <w:rsid w:val="00964B1E"/>
    <w:rsid w:val="00964B7D"/>
    <w:rsid w:val="00964D73"/>
    <w:rsid w:val="00964E64"/>
    <w:rsid w:val="00965108"/>
    <w:rsid w:val="009658C6"/>
    <w:rsid w:val="00965987"/>
    <w:rsid w:val="00965AC1"/>
    <w:rsid w:val="00965C1C"/>
    <w:rsid w:val="00966200"/>
    <w:rsid w:val="00966276"/>
    <w:rsid w:val="0096632A"/>
    <w:rsid w:val="009667FD"/>
    <w:rsid w:val="0096682C"/>
    <w:rsid w:val="00967D8E"/>
    <w:rsid w:val="00970152"/>
    <w:rsid w:val="009707E7"/>
    <w:rsid w:val="0097091A"/>
    <w:rsid w:val="00970B65"/>
    <w:rsid w:val="00970EE2"/>
    <w:rsid w:val="0097129A"/>
    <w:rsid w:val="0097135C"/>
    <w:rsid w:val="00971501"/>
    <w:rsid w:val="009719D9"/>
    <w:rsid w:val="009722F9"/>
    <w:rsid w:val="0097244A"/>
    <w:rsid w:val="00972B5C"/>
    <w:rsid w:val="00972ED0"/>
    <w:rsid w:val="009730D2"/>
    <w:rsid w:val="009733A1"/>
    <w:rsid w:val="009733C5"/>
    <w:rsid w:val="009733F6"/>
    <w:rsid w:val="009736FB"/>
    <w:rsid w:val="00973C69"/>
    <w:rsid w:val="00973FF7"/>
    <w:rsid w:val="009741EF"/>
    <w:rsid w:val="0097467A"/>
    <w:rsid w:val="0097478D"/>
    <w:rsid w:val="0097492D"/>
    <w:rsid w:val="00974A18"/>
    <w:rsid w:val="00974C21"/>
    <w:rsid w:val="00974C43"/>
    <w:rsid w:val="00974DC1"/>
    <w:rsid w:val="00975583"/>
    <w:rsid w:val="0097576D"/>
    <w:rsid w:val="0097623C"/>
    <w:rsid w:val="00976F36"/>
    <w:rsid w:val="009770F4"/>
    <w:rsid w:val="00977790"/>
    <w:rsid w:val="00977928"/>
    <w:rsid w:val="00977A45"/>
    <w:rsid w:val="00977ACA"/>
    <w:rsid w:val="00977BCB"/>
    <w:rsid w:val="00977C52"/>
    <w:rsid w:val="00980066"/>
    <w:rsid w:val="00980600"/>
    <w:rsid w:val="00980818"/>
    <w:rsid w:val="00981562"/>
    <w:rsid w:val="009817D6"/>
    <w:rsid w:val="00981D4C"/>
    <w:rsid w:val="009823C0"/>
    <w:rsid w:val="0098292D"/>
    <w:rsid w:val="00982AAA"/>
    <w:rsid w:val="009837FD"/>
    <w:rsid w:val="0098389D"/>
    <w:rsid w:val="009838C4"/>
    <w:rsid w:val="00984070"/>
    <w:rsid w:val="00984315"/>
    <w:rsid w:val="009843A4"/>
    <w:rsid w:val="00984C3D"/>
    <w:rsid w:val="00985520"/>
    <w:rsid w:val="00985698"/>
    <w:rsid w:val="009859B3"/>
    <w:rsid w:val="00985A51"/>
    <w:rsid w:val="00985AE6"/>
    <w:rsid w:val="00985B48"/>
    <w:rsid w:val="00985BCA"/>
    <w:rsid w:val="00985D86"/>
    <w:rsid w:val="009862C1"/>
    <w:rsid w:val="0098648D"/>
    <w:rsid w:val="009865BD"/>
    <w:rsid w:val="0098670B"/>
    <w:rsid w:val="00986C00"/>
    <w:rsid w:val="00986F31"/>
    <w:rsid w:val="00986FDE"/>
    <w:rsid w:val="00987431"/>
    <w:rsid w:val="00987A7B"/>
    <w:rsid w:val="0099094A"/>
    <w:rsid w:val="0099101F"/>
    <w:rsid w:val="009912F4"/>
    <w:rsid w:val="00991B27"/>
    <w:rsid w:val="009920D4"/>
    <w:rsid w:val="00992791"/>
    <w:rsid w:val="0099285C"/>
    <w:rsid w:val="009929E5"/>
    <w:rsid w:val="00992A90"/>
    <w:rsid w:val="00992B18"/>
    <w:rsid w:val="0099341A"/>
    <w:rsid w:val="009938B6"/>
    <w:rsid w:val="0099392F"/>
    <w:rsid w:val="00993EEE"/>
    <w:rsid w:val="00994028"/>
    <w:rsid w:val="0099425E"/>
    <w:rsid w:val="0099439E"/>
    <w:rsid w:val="00994418"/>
    <w:rsid w:val="00994B83"/>
    <w:rsid w:val="00994DC4"/>
    <w:rsid w:val="00994EE8"/>
    <w:rsid w:val="00995049"/>
    <w:rsid w:val="009950C3"/>
    <w:rsid w:val="009951E3"/>
    <w:rsid w:val="009952C9"/>
    <w:rsid w:val="0099558C"/>
    <w:rsid w:val="009958A4"/>
    <w:rsid w:val="00995948"/>
    <w:rsid w:val="00995DCB"/>
    <w:rsid w:val="00995DFB"/>
    <w:rsid w:val="00996090"/>
    <w:rsid w:val="009965C8"/>
    <w:rsid w:val="0099660A"/>
    <w:rsid w:val="00996EBC"/>
    <w:rsid w:val="00996F7D"/>
    <w:rsid w:val="00996FAF"/>
    <w:rsid w:val="00997394"/>
    <w:rsid w:val="009975AA"/>
    <w:rsid w:val="00997912"/>
    <w:rsid w:val="00997B74"/>
    <w:rsid w:val="009A0087"/>
    <w:rsid w:val="009A0528"/>
    <w:rsid w:val="009A0AC6"/>
    <w:rsid w:val="009A1042"/>
    <w:rsid w:val="009A110F"/>
    <w:rsid w:val="009A112E"/>
    <w:rsid w:val="009A1E14"/>
    <w:rsid w:val="009A1F29"/>
    <w:rsid w:val="009A20B7"/>
    <w:rsid w:val="009A20BA"/>
    <w:rsid w:val="009A24DB"/>
    <w:rsid w:val="009A26B9"/>
    <w:rsid w:val="009A288D"/>
    <w:rsid w:val="009A2C54"/>
    <w:rsid w:val="009A326D"/>
    <w:rsid w:val="009A349D"/>
    <w:rsid w:val="009A3582"/>
    <w:rsid w:val="009A38BE"/>
    <w:rsid w:val="009A396A"/>
    <w:rsid w:val="009A3DD5"/>
    <w:rsid w:val="009A3F68"/>
    <w:rsid w:val="009A3F83"/>
    <w:rsid w:val="009A432A"/>
    <w:rsid w:val="009A4732"/>
    <w:rsid w:val="009A4F56"/>
    <w:rsid w:val="009A5653"/>
    <w:rsid w:val="009A5A0E"/>
    <w:rsid w:val="009A5BD3"/>
    <w:rsid w:val="009A5E87"/>
    <w:rsid w:val="009A642A"/>
    <w:rsid w:val="009A660D"/>
    <w:rsid w:val="009A6657"/>
    <w:rsid w:val="009A72B9"/>
    <w:rsid w:val="009A764B"/>
    <w:rsid w:val="009A7C9D"/>
    <w:rsid w:val="009A7F02"/>
    <w:rsid w:val="009B0107"/>
    <w:rsid w:val="009B021B"/>
    <w:rsid w:val="009B041D"/>
    <w:rsid w:val="009B0428"/>
    <w:rsid w:val="009B0717"/>
    <w:rsid w:val="009B0E27"/>
    <w:rsid w:val="009B2568"/>
    <w:rsid w:val="009B2674"/>
    <w:rsid w:val="009B2686"/>
    <w:rsid w:val="009B278B"/>
    <w:rsid w:val="009B299B"/>
    <w:rsid w:val="009B3451"/>
    <w:rsid w:val="009B36A1"/>
    <w:rsid w:val="009B3ACC"/>
    <w:rsid w:val="009B3E0B"/>
    <w:rsid w:val="009B437F"/>
    <w:rsid w:val="009B4ACA"/>
    <w:rsid w:val="009B51D5"/>
    <w:rsid w:val="009B5549"/>
    <w:rsid w:val="009B56CF"/>
    <w:rsid w:val="009B5C77"/>
    <w:rsid w:val="009B5FA7"/>
    <w:rsid w:val="009B6F9B"/>
    <w:rsid w:val="009B79F8"/>
    <w:rsid w:val="009B7CAD"/>
    <w:rsid w:val="009C0311"/>
    <w:rsid w:val="009C0374"/>
    <w:rsid w:val="009C05F0"/>
    <w:rsid w:val="009C0699"/>
    <w:rsid w:val="009C08DA"/>
    <w:rsid w:val="009C0F98"/>
    <w:rsid w:val="009C168E"/>
    <w:rsid w:val="009C1E2E"/>
    <w:rsid w:val="009C1ED7"/>
    <w:rsid w:val="009C2118"/>
    <w:rsid w:val="009C22A9"/>
    <w:rsid w:val="009C258A"/>
    <w:rsid w:val="009C28E0"/>
    <w:rsid w:val="009C29C3"/>
    <w:rsid w:val="009C2C64"/>
    <w:rsid w:val="009C3256"/>
    <w:rsid w:val="009C365F"/>
    <w:rsid w:val="009C36C6"/>
    <w:rsid w:val="009C3DE3"/>
    <w:rsid w:val="009C4155"/>
    <w:rsid w:val="009C435A"/>
    <w:rsid w:val="009C45B7"/>
    <w:rsid w:val="009C4960"/>
    <w:rsid w:val="009C4CB3"/>
    <w:rsid w:val="009C4CFC"/>
    <w:rsid w:val="009C506C"/>
    <w:rsid w:val="009C535D"/>
    <w:rsid w:val="009C5659"/>
    <w:rsid w:val="009C5CA5"/>
    <w:rsid w:val="009C5F43"/>
    <w:rsid w:val="009C5FA5"/>
    <w:rsid w:val="009C6038"/>
    <w:rsid w:val="009C6119"/>
    <w:rsid w:val="009C639C"/>
    <w:rsid w:val="009C64A0"/>
    <w:rsid w:val="009C6C26"/>
    <w:rsid w:val="009C6F78"/>
    <w:rsid w:val="009C7026"/>
    <w:rsid w:val="009C78FE"/>
    <w:rsid w:val="009C7B46"/>
    <w:rsid w:val="009D0184"/>
    <w:rsid w:val="009D0C12"/>
    <w:rsid w:val="009D0D55"/>
    <w:rsid w:val="009D19DB"/>
    <w:rsid w:val="009D2188"/>
    <w:rsid w:val="009D271F"/>
    <w:rsid w:val="009D2B0E"/>
    <w:rsid w:val="009D2C15"/>
    <w:rsid w:val="009D303B"/>
    <w:rsid w:val="009D369A"/>
    <w:rsid w:val="009D36F5"/>
    <w:rsid w:val="009D3C38"/>
    <w:rsid w:val="009D3C59"/>
    <w:rsid w:val="009D43B4"/>
    <w:rsid w:val="009D4642"/>
    <w:rsid w:val="009D47AC"/>
    <w:rsid w:val="009D4B60"/>
    <w:rsid w:val="009D4E14"/>
    <w:rsid w:val="009D4ED7"/>
    <w:rsid w:val="009D5B04"/>
    <w:rsid w:val="009D5D2C"/>
    <w:rsid w:val="009D6070"/>
    <w:rsid w:val="009D615C"/>
    <w:rsid w:val="009D62B1"/>
    <w:rsid w:val="009D6359"/>
    <w:rsid w:val="009D6811"/>
    <w:rsid w:val="009D6854"/>
    <w:rsid w:val="009D69A6"/>
    <w:rsid w:val="009D6D99"/>
    <w:rsid w:val="009D70D3"/>
    <w:rsid w:val="009D7DB1"/>
    <w:rsid w:val="009E0435"/>
    <w:rsid w:val="009E0647"/>
    <w:rsid w:val="009E06B0"/>
    <w:rsid w:val="009E0C03"/>
    <w:rsid w:val="009E106F"/>
    <w:rsid w:val="009E10C4"/>
    <w:rsid w:val="009E129B"/>
    <w:rsid w:val="009E153A"/>
    <w:rsid w:val="009E1835"/>
    <w:rsid w:val="009E1F05"/>
    <w:rsid w:val="009E215A"/>
    <w:rsid w:val="009E2A0D"/>
    <w:rsid w:val="009E2B86"/>
    <w:rsid w:val="009E2BE0"/>
    <w:rsid w:val="009E2C58"/>
    <w:rsid w:val="009E2C69"/>
    <w:rsid w:val="009E3234"/>
    <w:rsid w:val="009E3361"/>
    <w:rsid w:val="009E35DF"/>
    <w:rsid w:val="009E36F1"/>
    <w:rsid w:val="009E3DCA"/>
    <w:rsid w:val="009E3E05"/>
    <w:rsid w:val="009E3E92"/>
    <w:rsid w:val="009E46FC"/>
    <w:rsid w:val="009E4BE1"/>
    <w:rsid w:val="009E4F7A"/>
    <w:rsid w:val="009E5222"/>
    <w:rsid w:val="009E55AD"/>
    <w:rsid w:val="009E5813"/>
    <w:rsid w:val="009E5BCE"/>
    <w:rsid w:val="009E5C46"/>
    <w:rsid w:val="009E6545"/>
    <w:rsid w:val="009E6F00"/>
    <w:rsid w:val="009E745B"/>
    <w:rsid w:val="009E74A6"/>
    <w:rsid w:val="009E7B27"/>
    <w:rsid w:val="009E7CCB"/>
    <w:rsid w:val="009F0035"/>
    <w:rsid w:val="009F0105"/>
    <w:rsid w:val="009F01C3"/>
    <w:rsid w:val="009F0562"/>
    <w:rsid w:val="009F05F3"/>
    <w:rsid w:val="009F0DEA"/>
    <w:rsid w:val="009F118F"/>
    <w:rsid w:val="009F1539"/>
    <w:rsid w:val="009F1FF1"/>
    <w:rsid w:val="009F20BB"/>
    <w:rsid w:val="009F2166"/>
    <w:rsid w:val="009F2B44"/>
    <w:rsid w:val="009F3081"/>
    <w:rsid w:val="009F31F4"/>
    <w:rsid w:val="009F38CE"/>
    <w:rsid w:val="009F3C07"/>
    <w:rsid w:val="009F454A"/>
    <w:rsid w:val="009F5252"/>
    <w:rsid w:val="009F57F3"/>
    <w:rsid w:val="009F5890"/>
    <w:rsid w:val="009F5B7B"/>
    <w:rsid w:val="009F5EAC"/>
    <w:rsid w:val="009F6059"/>
    <w:rsid w:val="009F612B"/>
    <w:rsid w:val="009F6164"/>
    <w:rsid w:val="009F6329"/>
    <w:rsid w:val="009F6EDB"/>
    <w:rsid w:val="009F727E"/>
    <w:rsid w:val="009F7AE7"/>
    <w:rsid w:val="00A003AC"/>
    <w:rsid w:val="00A00A88"/>
    <w:rsid w:val="00A00BCB"/>
    <w:rsid w:val="00A01106"/>
    <w:rsid w:val="00A01ACA"/>
    <w:rsid w:val="00A01FF0"/>
    <w:rsid w:val="00A020C1"/>
    <w:rsid w:val="00A025A7"/>
    <w:rsid w:val="00A02AD4"/>
    <w:rsid w:val="00A02B95"/>
    <w:rsid w:val="00A02E81"/>
    <w:rsid w:val="00A02EDB"/>
    <w:rsid w:val="00A036A2"/>
    <w:rsid w:val="00A0408F"/>
    <w:rsid w:val="00A04487"/>
    <w:rsid w:val="00A0495C"/>
    <w:rsid w:val="00A0541E"/>
    <w:rsid w:val="00A0553A"/>
    <w:rsid w:val="00A0595F"/>
    <w:rsid w:val="00A05A34"/>
    <w:rsid w:val="00A06611"/>
    <w:rsid w:val="00A06BD9"/>
    <w:rsid w:val="00A06EBE"/>
    <w:rsid w:val="00A06F67"/>
    <w:rsid w:val="00A071E5"/>
    <w:rsid w:val="00A07723"/>
    <w:rsid w:val="00A07DB8"/>
    <w:rsid w:val="00A10016"/>
    <w:rsid w:val="00A10122"/>
    <w:rsid w:val="00A10205"/>
    <w:rsid w:val="00A103A5"/>
    <w:rsid w:val="00A10470"/>
    <w:rsid w:val="00A10964"/>
    <w:rsid w:val="00A10A26"/>
    <w:rsid w:val="00A10B8C"/>
    <w:rsid w:val="00A10DEC"/>
    <w:rsid w:val="00A10ED1"/>
    <w:rsid w:val="00A10FF7"/>
    <w:rsid w:val="00A1104A"/>
    <w:rsid w:val="00A1118A"/>
    <w:rsid w:val="00A1149C"/>
    <w:rsid w:val="00A116D3"/>
    <w:rsid w:val="00A11F00"/>
    <w:rsid w:val="00A124F0"/>
    <w:rsid w:val="00A126AC"/>
    <w:rsid w:val="00A12A0D"/>
    <w:rsid w:val="00A12C8E"/>
    <w:rsid w:val="00A12D8B"/>
    <w:rsid w:val="00A12E12"/>
    <w:rsid w:val="00A12E9C"/>
    <w:rsid w:val="00A1300E"/>
    <w:rsid w:val="00A1317B"/>
    <w:rsid w:val="00A135D6"/>
    <w:rsid w:val="00A13765"/>
    <w:rsid w:val="00A13EB5"/>
    <w:rsid w:val="00A14767"/>
    <w:rsid w:val="00A14E98"/>
    <w:rsid w:val="00A15C12"/>
    <w:rsid w:val="00A15C74"/>
    <w:rsid w:val="00A16171"/>
    <w:rsid w:val="00A1653C"/>
    <w:rsid w:val="00A171A6"/>
    <w:rsid w:val="00A179DB"/>
    <w:rsid w:val="00A17F79"/>
    <w:rsid w:val="00A201A0"/>
    <w:rsid w:val="00A20270"/>
    <w:rsid w:val="00A20830"/>
    <w:rsid w:val="00A209BD"/>
    <w:rsid w:val="00A20DB5"/>
    <w:rsid w:val="00A20DDE"/>
    <w:rsid w:val="00A20F96"/>
    <w:rsid w:val="00A210B8"/>
    <w:rsid w:val="00A217DD"/>
    <w:rsid w:val="00A2183D"/>
    <w:rsid w:val="00A21848"/>
    <w:rsid w:val="00A21D3D"/>
    <w:rsid w:val="00A220B8"/>
    <w:rsid w:val="00A22177"/>
    <w:rsid w:val="00A22298"/>
    <w:rsid w:val="00A22945"/>
    <w:rsid w:val="00A22BD2"/>
    <w:rsid w:val="00A22BD4"/>
    <w:rsid w:val="00A2325E"/>
    <w:rsid w:val="00A23336"/>
    <w:rsid w:val="00A23869"/>
    <w:rsid w:val="00A23AAC"/>
    <w:rsid w:val="00A23B25"/>
    <w:rsid w:val="00A23FB6"/>
    <w:rsid w:val="00A240CC"/>
    <w:rsid w:val="00A24132"/>
    <w:rsid w:val="00A2485F"/>
    <w:rsid w:val="00A248FE"/>
    <w:rsid w:val="00A24972"/>
    <w:rsid w:val="00A24C56"/>
    <w:rsid w:val="00A24CCC"/>
    <w:rsid w:val="00A255F3"/>
    <w:rsid w:val="00A258A9"/>
    <w:rsid w:val="00A25AC1"/>
    <w:rsid w:val="00A25B2C"/>
    <w:rsid w:val="00A2638C"/>
    <w:rsid w:val="00A26BEB"/>
    <w:rsid w:val="00A2734C"/>
    <w:rsid w:val="00A2757F"/>
    <w:rsid w:val="00A27693"/>
    <w:rsid w:val="00A277F7"/>
    <w:rsid w:val="00A2789E"/>
    <w:rsid w:val="00A27EEA"/>
    <w:rsid w:val="00A30785"/>
    <w:rsid w:val="00A30789"/>
    <w:rsid w:val="00A30F4D"/>
    <w:rsid w:val="00A31483"/>
    <w:rsid w:val="00A314EB"/>
    <w:rsid w:val="00A31978"/>
    <w:rsid w:val="00A31CD0"/>
    <w:rsid w:val="00A32FE5"/>
    <w:rsid w:val="00A33049"/>
    <w:rsid w:val="00A3365F"/>
    <w:rsid w:val="00A33D26"/>
    <w:rsid w:val="00A33DE6"/>
    <w:rsid w:val="00A34446"/>
    <w:rsid w:val="00A34524"/>
    <w:rsid w:val="00A346D8"/>
    <w:rsid w:val="00A347DE"/>
    <w:rsid w:val="00A34849"/>
    <w:rsid w:val="00A34914"/>
    <w:rsid w:val="00A34976"/>
    <w:rsid w:val="00A34CBE"/>
    <w:rsid w:val="00A34D68"/>
    <w:rsid w:val="00A3525D"/>
    <w:rsid w:val="00A3534B"/>
    <w:rsid w:val="00A3555D"/>
    <w:rsid w:val="00A35B88"/>
    <w:rsid w:val="00A36021"/>
    <w:rsid w:val="00A361C3"/>
    <w:rsid w:val="00A36476"/>
    <w:rsid w:val="00A367B6"/>
    <w:rsid w:val="00A36CF4"/>
    <w:rsid w:val="00A36E4E"/>
    <w:rsid w:val="00A3704C"/>
    <w:rsid w:val="00A3717E"/>
    <w:rsid w:val="00A37BE2"/>
    <w:rsid w:val="00A37CEA"/>
    <w:rsid w:val="00A4028D"/>
    <w:rsid w:val="00A4048B"/>
    <w:rsid w:val="00A40A29"/>
    <w:rsid w:val="00A410D1"/>
    <w:rsid w:val="00A413E2"/>
    <w:rsid w:val="00A41664"/>
    <w:rsid w:val="00A41D6C"/>
    <w:rsid w:val="00A42324"/>
    <w:rsid w:val="00A42CBB"/>
    <w:rsid w:val="00A42F12"/>
    <w:rsid w:val="00A43C97"/>
    <w:rsid w:val="00A43FE9"/>
    <w:rsid w:val="00A44414"/>
    <w:rsid w:val="00A445CF"/>
    <w:rsid w:val="00A45005"/>
    <w:rsid w:val="00A4512F"/>
    <w:rsid w:val="00A45406"/>
    <w:rsid w:val="00A45489"/>
    <w:rsid w:val="00A45EFF"/>
    <w:rsid w:val="00A46122"/>
    <w:rsid w:val="00A465BD"/>
    <w:rsid w:val="00A46611"/>
    <w:rsid w:val="00A46A62"/>
    <w:rsid w:val="00A46C04"/>
    <w:rsid w:val="00A46DD2"/>
    <w:rsid w:val="00A4709F"/>
    <w:rsid w:val="00A47E59"/>
    <w:rsid w:val="00A51FE7"/>
    <w:rsid w:val="00A52392"/>
    <w:rsid w:val="00A5328C"/>
    <w:rsid w:val="00A534E4"/>
    <w:rsid w:val="00A5375D"/>
    <w:rsid w:val="00A539AB"/>
    <w:rsid w:val="00A53C01"/>
    <w:rsid w:val="00A53C6C"/>
    <w:rsid w:val="00A5413A"/>
    <w:rsid w:val="00A5418F"/>
    <w:rsid w:val="00A54586"/>
    <w:rsid w:val="00A545EC"/>
    <w:rsid w:val="00A5469A"/>
    <w:rsid w:val="00A54972"/>
    <w:rsid w:val="00A54AC4"/>
    <w:rsid w:val="00A54B3F"/>
    <w:rsid w:val="00A54E09"/>
    <w:rsid w:val="00A55071"/>
    <w:rsid w:val="00A55245"/>
    <w:rsid w:val="00A556E7"/>
    <w:rsid w:val="00A55E7A"/>
    <w:rsid w:val="00A563AB"/>
    <w:rsid w:val="00A56B2D"/>
    <w:rsid w:val="00A56C79"/>
    <w:rsid w:val="00A5702D"/>
    <w:rsid w:val="00A578F2"/>
    <w:rsid w:val="00A602EC"/>
    <w:rsid w:val="00A603A0"/>
    <w:rsid w:val="00A60413"/>
    <w:rsid w:val="00A60421"/>
    <w:rsid w:val="00A60A12"/>
    <w:rsid w:val="00A60BBA"/>
    <w:rsid w:val="00A60E71"/>
    <w:rsid w:val="00A61157"/>
    <w:rsid w:val="00A61462"/>
    <w:rsid w:val="00A6300E"/>
    <w:rsid w:val="00A63255"/>
    <w:rsid w:val="00A63775"/>
    <w:rsid w:val="00A637B8"/>
    <w:rsid w:val="00A63EE2"/>
    <w:rsid w:val="00A64038"/>
    <w:rsid w:val="00A641EA"/>
    <w:rsid w:val="00A6437A"/>
    <w:rsid w:val="00A647C8"/>
    <w:rsid w:val="00A64F59"/>
    <w:rsid w:val="00A651DE"/>
    <w:rsid w:val="00A653B3"/>
    <w:rsid w:val="00A65834"/>
    <w:rsid w:val="00A663FF"/>
    <w:rsid w:val="00A66E2C"/>
    <w:rsid w:val="00A67013"/>
    <w:rsid w:val="00A67225"/>
    <w:rsid w:val="00A67458"/>
    <w:rsid w:val="00A67FDB"/>
    <w:rsid w:val="00A70634"/>
    <w:rsid w:val="00A70FFE"/>
    <w:rsid w:val="00A71040"/>
    <w:rsid w:val="00A71258"/>
    <w:rsid w:val="00A71863"/>
    <w:rsid w:val="00A718AC"/>
    <w:rsid w:val="00A721C4"/>
    <w:rsid w:val="00A723EC"/>
    <w:rsid w:val="00A7243B"/>
    <w:rsid w:val="00A72874"/>
    <w:rsid w:val="00A72E69"/>
    <w:rsid w:val="00A73319"/>
    <w:rsid w:val="00A733F8"/>
    <w:rsid w:val="00A734EC"/>
    <w:rsid w:val="00A73AB0"/>
    <w:rsid w:val="00A73DDA"/>
    <w:rsid w:val="00A7406E"/>
    <w:rsid w:val="00A740B7"/>
    <w:rsid w:val="00A741D5"/>
    <w:rsid w:val="00A7499A"/>
    <w:rsid w:val="00A749B8"/>
    <w:rsid w:val="00A74BE9"/>
    <w:rsid w:val="00A74C67"/>
    <w:rsid w:val="00A758EB"/>
    <w:rsid w:val="00A75A46"/>
    <w:rsid w:val="00A75A6B"/>
    <w:rsid w:val="00A75B5E"/>
    <w:rsid w:val="00A75C97"/>
    <w:rsid w:val="00A761AD"/>
    <w:rsid w:val="00A7695B"/>
    <w:rsid w:val="00A769A8"/>
    <w:rsid w:val="00A76C80"/>
    <w:rsid w:val="00A7705F"/>
    <w:rsid w:val="00A775BD"/>
    <w:rsid w:val="00A7769F"/>
    <w:rsid w:val="00A77B0A"/>
    <w:rsid w:val="00A77D33"/>
    <w:rsid w:val="00A77FA0"/>
    <w:rsid w:val="00A77FFC"/>
    <w:rsid w:val="00A803F7"/>
    <w:rsid w:val="00A805BA"/>
    <w:rsid w:val="00A8067A"/>
    <w:rsid w:val="00A806A6"/>
    <w:rsid w:val="00A80919"/>
    <w:rsid w:val="00A80B81"/>
    <w:rsid w:val="00A80BE8"/>
    <w:rsid w:val="00A80F15"/>
    <w:rsid w:val="00A811A4"/>
    <w:rsid w:val="00A81456"/>
    <w:rsid w:val="00A81FB8"/>
    <w:rsid w:val="00A820C0"/>
    <w:rsid w:val="00A820D7"/>
    <w:rsid w:val="00A8264D"/>
    <w:rsid w:val="00A82B9E"/>
    <w:rsid w:val="00A8302F"/>
    <w:rsid w:val="00A836F0"/>
    <w:rsid w:val="00A837C9"/>
    <w:rsid w:val="00A83A14"/>
    <w:rsid w:val="00A83F1F"/>
    <w:rsid w:val="00A84437"/>
    <w:rsid w:val="00A84898"/>
    <w:rsid w:val="00A85129"/>
    <w:rsid w:val="00A86575"/>
    <w:rsid w:val="00A86584"/>
    <w:rsid w:val="00A867CB"/>
    <w:rsid w:val="00A87009"/>
    <w:rsid w:val="00A87041"/>
    <w:rsid w:val="00A8735C"/>
    <w:rsid w:val="00A8738E"/>
    <w:rsid w:val="00A87B3E"/>
    <w:rsid w:val="00A9049A"/>
    <w:rsid w:val="00A904F9"/>
    <w:rsid w:val="00A907CF"/>
    <w:rsid w:val="00A90973"/>
    <w:rsid w:val="00A90CC1"/>
    <w:rsid w:val="00A916BA"/>
    <w:rsid w:val="00A919A7"/>
    <w:rsid w:val="00A91F18"/>
    <w:rsid w:val="00A92010"/>
    <w:rsid w:val="00A928BE"/>
    <w:rsid w:val="00A92A0F"/>
    <w:rsid w:val="00A931F2"/>
    <w:rsid w:val="00A932C0"/>
    <w:rsid w:val="00A93504"/>
    <w:rsid w:val="00A9358B"/>
    <w:rsid w:val="00A9442E"/>
    <w:rsid w:val="00A944B7"/>
    <w:rsid w:val="00A94D0F"/>
    <w:rsid w:val="00A957F4"/>
    <w:rsid w:val="00A95C0B"/>
    <w:rsid w:val="00A95C22"/>
    <w:rsid w:val="00A95C8E"/>
    <w:rsid w:val="00A95DC7"/>
    <w:rsid w:val="00A96AED"/>
    <w:rsid w:val="00A96D5C"/>
    <w:rsid w:val="00A96E45"/>
    <w:rsid w:val="00A96E6D"/>
    <w:rsid w:val="00A971E7"/>
    <w:rsid w:val="00AA0113"/>
    <w:rsid w:val="00AA016E"/>
    <w:rsid w:val="00AA1286"/>
    <w:rsid w:val="00AA15BE"/>
    <w:rsid w:val="00AA1EC7"/>
    <w:rsid w:val="00AA208B"/>
    <w:rsid w:val="00AA22C4"/>
    <w:rsid w:val="00AA2557"/>
    <w:rsid w:val="00AA2820"/>
    <w:rsid w:val="00AA2BE1"/>
    <w:rsid w:val="00AA35FB"/>
    <w:rsid w:val="00AA3734"/>
    <w:rsid w:val="00AA3A9F"/>
    <w:rsid w:val="00AA3C2D"/>
    <w:rsid w:val="00AA3E74"/>
    <w:rsid w:val="00AA3EAA"/>
    <w:rsid w:val="00AA4095"/>
    <w:rsid w:val="00AA41A6"/>
    <w:rsid w:val="00AA44D4"/>
    <w:rsid w:val="00AA473C"/>
    <w:rsid w:val="00AA478A"/>
    <w:rsid w:val="00AA4B7A"/>
    <w:rsid w:val="00AA6694"/>
    <w:rsid w:val="00AA6904"/>
    <w:rsid w:val="00AA6C8D"/>
    <w:rsid w:val="00AA74D1"/>
    <w:rsid w:val="00AA7643"/>
    <w:rsid w:val="00AA768A"/>
    <w:rsid w:val="00AA7706"/>
    <w:rsid w:val="00AA799A"/>
    <w:rsid w:val="00AA7F98"/>
    <w:rsid w:val="00AA7FB2"/>
    <w:rsid w:val="00AB042A"/>
    <w:rsid w:val="00AB0436"/>
    <w:rsid w:val="00AB0809"/>
    <w:rsid w:val="00AB0886"/>
    <w:rsid w:val="00AB1462"/>
    <w:rsid w:val="00AB1C29"/>
    <w:rsid w:val="00AB21F7"/>
    <w:rsid w:val="00AB2859"/>
    <w:rsid w:val="00AB2CA7"/>
    <w:rsid w:val="00AB2D15"/>
    <w:rsid w:val="00AB2E27"/>
    <w:rsid w:val="00AB2E90"/>
    <w:rsid w:val="00AB3350"/>
    <w:rsid w:val="00AB3611"/>
    <w:rsid w:val="00AB47D2"/>
    <w:rsid w:val="00AB4A88"/>
    <w:rsid w:val="00AB4D09"/>
    <w:rsid w:val="00AB4EA2"/>
    <w:rsid w:val="00AB51CA"/>
    <w:rsid w:val="00AB5978"/>
    <w:rsid w:val="00AB5A23"/>
    <w:rsid w:val="00AB616F"/>
    <w:rsid w:val="00AB685C"/>
    <w:rsid w:val="00AB6874"/>
    <w:rsid w:val="00AB6882"/>
    <w:rsid w:val="00AB705C"/>
    <w:rsid w:val="00AB7098"/>
    <w:rsid w:val="00AB76AF"/>
    <w:rsid w:val="00AB7767"/>
    <w:rsid w:val="00AB7F5D"/>
    <w:rsid w:val="00AC03D6"/>
    <w:rsid w:val="00AC086A"/>
    <w:rsid w:val="00AC0B8A"/>
    <w:rsid w:val="00AC179A"/>
    <w:rsid w:val="00AC1B79"/>
    <w:rsid w:val="00AC1CD2"/>
    <w:rsid w:val="00AC1DA8"/>
    <w:rsid w:val="00AC2702"/>
    <w:rsid w:val="00AC29DE"/>
    <w:rsid w:val="00AC2A52"/>
    <w:rsid w:val="00AC2DD9"/>
    <w:rsid w:val="00AC2F2A"/>
    <w:rsid w:val="00AC3145"/>
    <w:rsid w:val="00AC32F7"/>
    <w:rsid w:val="00AC36E6"/>
    <w:rsid w:val="00AC3CB4"/>
    <w:rsid w:val="00AC3F2E"/>
    <w:rsid w:val="00AC4272"/>
    <w:rsid w:val="00AC4777"/>
    <w:rsid w:val="00AC4ABB"/>
    <w:rsid w:val="00AC4DC9"/>
    <w:rsid w:val="00AC53CB"/>
    <w:rsid w:val="00AC55FC"/>
    <w:rsid w:val="00AC5740"/>
    <w:rsid w:val="00AC5875"/>
    <w:rsid w:val="00AC5B02"/>
    <w:rsid w:val="00AC5B10"/>
    <w:rsid w:val="00AC5C2F"/>
    <w:rsid w:val="00AC5E50"/>
    <w:rsid w:val="00AC5F77"/>
    <w:rsid w:val="00AC6141"/>
    <w:rsid w:val="00AC69C1"/>
    <w:rsid w:val="00AC6BED"/>
    <w:rsid w:val="00AC6D9E"/>
    <w:rsid w:val="00AC7533"/>
    <w:rsid w:val="00AC767B"/>
    <w:rsid w:val="00AC7E09"/>
    <w:rsid w:val="00AD0907"/>
    <w:rsid w:val="00AD0B93"/>
    <w:rsid w:val="00AD0D18"/>
    <w:rsid w:val="00AD119D"/>
    <w:rsid w:val="00AD11EC"/>
    <w:rsid w:val="00AD1F6D"/>
    <w:rsid w:val="00AD1F77"/>
    <w:rsid w:val="00AD224D"/>
    <w:rsid w:val="00AD25C0"/>
    <w:rsid w:val="00AD28C5"/>
    <w:rsid w:val="00AD2A60"/>
    <w:rsid w:val="00AD3051"/>
    <w:rsid w:val="00AD3643"/>
    <w:rsid w:val="00AD3656"/>
    <w:rsid w:val="00AD38E7"/>
    <w:rsid w:val="00AD3F35"/>
    <w:rsid w:val="00AD409C"/>
    <w:rsid w:val="00AD41AE"/>
    <w:rsid w:val="00AD423A"/>
    <w:rsid w:val="00AD42FE"/>
    <w:rsid w:val="00AD44C7"/>
    <w:rsid w:val="00AD4ADA"/>
    <w:rsid w:val="00AD4B28"/>
    <w:rsid w:val="00AD4C09"/>
    <w:rsid w:val="00AD4C22"/>
    <w:rsid w:val="00AD4CA7"/>
    <w:rsid w:val="00AD4DDC"/>
    <w:rsid w:val="00AD5173"/>
    <w:rsid w:val="00AD5740"/>
    <w:rsid w:val="00AD57C6"/>
    <w:rsid w:val="00AD5AC8"/>
    <w:rsid w:val="00AD5CDF"/>
    <w:rsid w:val="00AD6377"/>
    <w:rsid w:val="00AD6705"/>
    <w:rsid w:val="00AD6709"/>
    <w:rsid w:val="00AD69DF"/>
    <w:rsid w:val="00AD6C16"/>
    <w:rsid w:val="00AD6C84"/>
    <w:rsid w:val="00AD6DF3"/>
    <w:rsid w:val="00AD7907"/>
    <w:rsid w:val="00AD797E"/>
    <w:rsid w:val="00AE022E"/>
    <w:rsid w:val="00AE059A"/>
    <w:rsid w:val="00AE07E6"/>
    <w:rsid w:val="00AE0815"/>
    <w:rsid w:val="00AE10AA"/>
    <w:rsid w:val="00AE154D"/>
    <w:rsid w:val="00AE15AC"/>
    <w:rsid w:val="00AE1797"/>
    <w:rsid w:val="00AE23E6"/>
    <w:rsid w:val="00AE2598"/>
    <w:rsid w:val="00AE30A9"/>
    <w:rsid w:val="00AE3480"/>
    <w:rsid w:val="00AE35BA"/>
    <w:rsid w:val="00AE4111"/>
    <w:rsid w:val="00AE500C"/>
    <w:rsid w:val="00AE50D6"/>
    <w:rsid w:val="00AE5220"/>
    <w:rsid w:val="00AE52F0"/>
    <w:rsid w:val="00AE5BD0"/>
    <w:rsid w:val="00AE60B1"/>
    <w:rsid w:val="00AE65B6"/>
    <w:rsid w:val="00AE6627"/>
    <w:rsid w:val="00AE6FDC"/>
    <w:rsid w:val="00AE7414"/>
    <w:rsid w:val="00AE7671"/>
    <w:rsid w:val="00AE7CF4"/>
    <w:rsid w:val="00AF010C"/>
    <w:rsid w:val="00AF0784"/>
    <w:rsid w:val="00AF0BD4"/>
    <w:rsid w:val="00AF0C92"/>
    <w:rsid w:val="00AF10C8"/>
    <w:rsid w:val="00AF1317"/>
    <w:rsid w:val="00AF1672"/>
    <w:rsid w:val="00AF1905"/>
    <w:rsid w:val="00AF1A9F"/>
    <w:rsid w:val="00AF1B39"/>
    <w:rsid w:val="00AF2093"/>
    <w:rsid w:val="00AF2119"/>
    <w:rsid w:val="00AF2309"/>
    <w:rsid w:val="00AF3384"/>
    <w:rsid w:val="00AF3A62"/>
    <w:rsid w:val="00AF3BAD"/>
    <w:rsid w:val="00AF3CAD"/>
    <w:rsid w:val="00AF40DC"/>
    <w:rsid w:val="00AF44CC"/>
    <w:rsid w:val="00AF4576"/>
    <w:rsid w:val="00AF46AF"/>
    <w:rsid w:val="00AF4E12"/>
    <w:rsid w:val="00AF5638"/>
    <w:rsid w:val="00AF576C"/>
    <w:rsid w:val="00AF57F4"/>
    <w:rsid w:val="00AF5FB4"/>
    <w:rsid w:val="00AF6371"/>
    <w:rsid w:val="00AF6965"/>
    <w:rsid w:val="00AF6C57"/>
    <w:rsid w:val="00AF7458"/>
    <w:rsid w:val="00AF74C9"/>
    <w:rsid w:val="00AF76DE"/>
    <w:rsid w:val="00AF7D95"/>
    <w:rsid w:val="00B00532"/>
    <w:rsid w:val="00B005EC"/>
    <w:rsid w:val="00B00722"/>
    <w:rsid w:val="00B007B2"/>
    <w:rsid w:val="00B0095E"/>
    <w:rsid w:val="00B00DFE"/>
    <w:rsid w:val="00B012A8"/>
    <w:rsid w:val="00B01535"/>
    <w:rsid w:val="00B015D2"/>
    <w:rsid w:val="00B01A15"/>
    <w:rsid w:val="00B01A4C"/>
    <w:rsid w:val="00B01C2F"/>
    <w:rsid w:val="00B01C51"/>
    <w:rsid w:val="00B01D34"/>
    <w:rsid w:val="00B02514"/>
    <w:rsid w:val="00B026DB"/>
    <w:rsid w:val="00B02C5C"/>
    <w:rsid w:val="00B02EFF"/>
    <w:rsid w:val="00B030C9"/>
    <w:rsid w:val="00B0393D"/>
    <w:rsid w:val="00B03979"/>
    <w:rsid w:val="00B03BB0"/>
    <w:rsid w:val="00B03C09"/>
    <w:rsid w:val="00B03DE8"/>
    <w:rsid w:val="00B040AD"/>
    <w:rsid w:val="00B04A5A"/>
    <w:rsid w:val="00B04AF3"/>
    <w:rsid w:val="00B04C99"/>
    <w:rsid w:val="00B04E8F"/>
    <w:rsid w:val="00B04F37"/>
    <w:rsid w:val="00B05213"/>
    <w:rsid w:val="00B056A7"/>
    <w:rsid w:val="00B06577"/>
    <w:rsid w:val="00B06905"/>
    <w:rsid w:val="00B0695E"/>
    <w:rsid w:val="00B06D1E"/>
    <w:rsid w:val="00B06D48"/>
    <w:rsid w:val="00B06F49"/>
    <w:rsid w:val="00B07428"/>
    <w:rsid w:val="00B0744F"/>
    <w:rsid w:val="00B07575"/>
    <w:rsid w:val="00B077D7"/>
    <w:rsid w:val="00B07942"/>
    <w:rsid w:val="00B07D31"/>
    <w:rsid w:val="00B07FBF"/>
    <w:rsid w:val="00B101D0"/>
    <w:rsid w:val="00B105A5"/>
    <w:rsid w:val="00B112DA"/>
    <w:rsid w:val="00B11836"/>
    <w:rsid w:val="00B12B50"/>
    <w:rsid w:val="00B13A4A"/>
    <w:rsid w:val="00B13AAF"/>
    <w:rsid w:val="00B13EC9"/>
    <w:rsid w:val="00B13FDE"/>
    <w:rsid w:val="00B1405E"/>
    <w:rsid w:val="00B142B6"/>
    <w:rsid w:val="00B145B7"/>
    <w:rsid w:val="00B1469F"/>
    <w:rsid w:val="00B148D6"/>
    <w:rsid w:val="00B150B3"/>
    <w:rsid w:val="00B158A6"/>
    <w:rsid w:val="00B15BA5"/>
    <w:rsid w:val="00B16943"/>
    <w:rsid w:val="00B16956"/>
    <w:rsid w:val="00B16A62"/>
    <w:rsid w:val="00B16C67"/>
    <w:rsid w:val="00B16EBA"/>
    <w:rsid w:val="00B17155"/>
    <w:rsid w:val="00B172C8"/>
    <w:rsid w:val="00B17445"/>
    <w:rsid w:val="00B17611"/>
    <w:rsid w:val="00B200E8"/>
    <w:rsid w:val="00B20C8A"/>
    <w:rsid w:val="00B2136F"/>
    <w:rsid w:val="00B21B20"/>
    <w:rsid w:val="00B222B6"/>
    <w:rsid w:val="00B22E4C"/>
    <w:rsid w:val="00B232E9"/>
    <w:rsid w:val="00B23527"/>
    <w:rsid w:val="00B23840"/>
    <w:rsid w:val="00B23BBC"/>
    <w:rsid w:val="00B24002"/>
    <w:rsid w:val="00B2498F"/>
    <w:rsid w:val="00B24B4D"/>
    <w:rsid w:val="00B251C0"/>
    <w:rsid w:val="00B25B52"/>
    <w:rsid w:val="00B26089"/>
    <w:rsid w:val="00B2643C"/>
    <w:rsid w:val="00B26613"/>
    <w:rsid w:val="00B2689C"/>
    <w:rsid w:val="00B26A2C"/>
    <w:rsid w:val="00B26C9C"/>
    <w:rsid w:val="00B272B1"/>
    <w:rsid w:val="00B272B7"/>
    <w:rsid w:val="00B27522"/>
    <w:rsid w:val="00B2757A"/>
    <w:rsid w:val="00B278CF"/>
    <w:rsid w:val="00B27A8D"/>
    <w:rsid w:val="00B30686"/>
    <w:rsid w:val="00B30CF0"/>
    <w:rsid w:val="00B32932"/>
    <w:rsid w:val="00B329F8"/>
    <w:rsid w:val="00B32EE8"/>
    <w:rsid w:val="00B334B2"/>
    <w:rsid w:val="00B3350B"/>
    <w:rsid w:val="00B33621"/>
    <w:rsid w:val="00B33768"/>
    <w:rsid w:val="00B33BAB"/>
    <w:rsid w:val="00B34126"/>
    <w:rsid w:val="00B341E5"/>
    <w:rsid w:val="00B343AC"/>
    <w:rsid w:val="00B34488"/>
    <w:rsid w:val="00B35043"/>
    <w:rsid w:val="00B3571D"/>
    <w:rsid w:val="00B35818"/>
    <w:rsid w:val="00B35AF9"/>
    <w:rsid w:val="00B35D5D"/>
    <w:rsid w:val="00B3698C"/>
    <w:rsid w:val="00B369FE"/>
    <w:rsid w:val="00B36CDE"/>
    <w:rsid w:val="00B36EE7"/>
    <w:rsid w:val="00B37206"/>
    <w:rsid w:val="00B37B6D"/>
    <w:rsid w:val="00B37D47"/>
    <w:rsid w:val="00B4030F"/>
    <w:rsid w:val="00B409E1"/>
    <w:rsid w:val="00B40A6E"/>
    <w:rsid w:val="00B4112F"/>
    <w:rsid w:val="00B41267"/>
    <w:rsid w:val="00B416F1"/>
    <w:rsid w:val="00B41C40"/>
    <w:rsid w:val="00B42060"/>
    <w:rsid w:val="00B421B4"/>
    <w:rsid w:val="00B4261D"/>
    <w:rsid w:val="00B43104"/>
    <w:rsid w:val="00B4361B"/>
    <w:rsid w:val="00B439F8"/>
    <w:rsid w:val="00B43DD4"/>
    <w:rsid w:val="00B43E47"/>
    <w:rsid w:val="00B43F9B"/>
    <w:rsid w:val="00B44227"/>
    <w:rsid w:val="00B44514"/>
    <w:rsid w:val="00B44624"/>
    <w:rsid w:val="00B4486D"/>
    <w:rsid w:val="00B44F2D"/>
    <w:rsid w:val="00B45035"/>
    <w:rsid w:val="00B45A61"/>
    <w:rsid w:val="00B45AA2"/>
    <w:rsid w:val="00B4647A"/>
    <w:rsid w:val="00B464F4"/>
    <w:rsid w:val="00B465FB"/>
    <w:rsid w:val="00B4791A"/>
    <w:rsid w:val="00B47C66"/>
    <w:rsid w:val="00B47CF4"/>
    <w:rsid w:val="00B47F31"/>
    <w:rsid w:val="00B5025C"/>
    <w:rsid w:val="00B5041B"/>
    <w:rsid w:val="00B508B9"/>
    <w:rsid w:val="00B50A04"/>
    <w:rsid w:val="00B50B28"/>
    <w:rsid w:val="00B512EE"/>
    <w:rsid w:val="00B513BB"/>
    <w:rsid w:val="00B51822"/>
    <w:rsid w:val="00B51EE0"/>
    <w:rsid w:val="00B52428"/>
    <w:rsid w:val="00B5242A"/>
    <w:rsid w:val="00B5250E"/>
    <w:rsid w:val="00B526EA"/>
    <w:rsid w:val="00B52BEC"/>
    <w:rsid w:val="00B53284"/>
    <w:rsid w:val="00B53879"/>
    <w:rsid w:val="00B53F03"/>
    <w:rsid w:val="00B53FD2"/>
    <w:rsid w:val="00B54573"/>
    <w:rsid w:val="00B545A4"/>
    <w:rsid w:val="00B55442"/>
    <w:rsid w:val="00B554B5"/>
    <w:rsid w:val="00B55F0E"/>
    <w:rsid w:val="00B5600A"/>
    <w:rsid w:val="00B5613C"/>
    <w:rsid w:val="00B56838"/>
    <w:rsid w:val="00B56C12"/>
    <w:rsid w:val="00B573FC"/>
    <w:rsid w:val="00B578C2"/>
    <w:rsid w:val="00B57972"/>
    <w:rsid w:val="00B57DF9"/>
    <w:rsid w:val="00B60315"/>
    <w:rsid w:val="00B60393"/>
    <w:rsid w:val="00B60BF6"/>
    <w:rsid w:val="00B61198"/>
    <w:rsid w:val="00B62748"/>
    <w:rsid w:val="00B63088"/>
    <w:rsid w:val="00B63709"/>
    <w:rsid w:val="00B638DB"/>
    <w:rsid w:val="00B63C5A"/>
    <w:rsid w:val="00B63EF3"/>
    <w:rsid w:val="00B64103"/>
    <w:rsid w:val="00B646D6"/>
    <w:rsid w:val="00B647D6"/>
    <w:rsid w:val="00B64835"/>
    <w:rsid w:val="00B64867"/>
    <w:rsid w:val="00B64E75"/>
    <w:rsid w:val="00B654AF"/>
    <w:rsid w:val="00B65879"/>
    <w:rsid w:val="00B65C12"/>
    <w:rsid w:val="00B65E2E"/>
    <w:rsid w:val="00B65ED1"/>
    <w:rsid w:val="00B66351"/>
    <w:rsid w:val="00B6657C"/>
    <w:rsid w:val="00B671A7"/>
    <w:rsid w:val="00B679B2"/>
    <w:rsid w:val="00B67B18"/>
    <w:rsid w:val="00B70673"/>
    <w:rsid w:val="00B707C7"/>
    <w:rsid w:val="00B7084C"/>
    <w:rsid w:val="00B709D6"/>
    <w:rsid w:val="00B70AA6"/>
    <w:rsid w:val="00B70B3D"/>
    <w:rsid w:val="00B70E01"/>
    <w:rsid w:val="00B71435"/>
    <w:rsid w:val="00B714E6"/>
    <w:rsid w:val="00B715EB"/>
    <w:rsid w:val="00B71AA6"/>
    <w:rsid w:val="00B72049"/>
    <w:rsid w:val="00B72596"/>
    <w:rsid w:val="00B726C0"/>
    <w:rsid w:val="00B736BE"/>
    <w:rsid w:val="00B73750"/>
    <w:rsid w:val="00B73F03"/>
    <w:rsid w:val="00B73F60"/>
    <w:rsid w:val="00B74398"/>
    <w:rsid w:val="00B744C9"/>
    <w:rsid w:val="00B74D7F"/>
    <w:rsid w:val="00B7533D"/>
    <w:rsid w:val="00B7535D"/>
    <w:rsid w:val="00B7564E"/>
    <w:rsid w:val="00B758AA"/>
    <w:rsid w:val="00B75933"/>
    <w:rsid w:val="00B75A1D"/>
    <w:rsid w:val="00B75A8D"/>
    <w:rsid w:val="00B761D7"/>
    <w:rsid w:val="00B76545"/>
    <w:rsid w:val="00B76702"/>
    <w:rsid w:val="00B76CE3"/>
    <w:rsid w:val="00B76E8C"/>
    <w:rsid w:val="00B77126"/>
    <w:rsid w:val="00B77584"/>
    <w:rsid w:val="00B778C2"/>
    <w:rsid w:val="00B80723"/>
    <w:rsid w:val="00B80AE4"/>
    <w:rsid w:val="00B80BE5"/>
    <w:rsid w:val="00B81562"/>
    <w:rsid w:val="00B816D9"/>
    <w:rsid w:val="00B817BC"/>
    <w:rsid w:val="00B81A3D"/>
    <w:rsid w:val="00B81A81"/>
    <w:rsid w:val="00B81E25"/>
    <w:rsid w:val="00B820FD"/>
    <w:rsid w:val="00B82652"/>
    <w:rsid w:val="00B827D9"/>
    <w:rsid w:val="00B82A42"/>
    <w:rsid w:val="00B82DC5"/>
    <w:rsid w:val="00B832F1"/>
    <w:rsid w:val="00B83375"/>
    <w:rsid w:val="00B83670"/>
    <w:rsid w:val="00B83837"/>
    <w:rsid w:val="00B83F2C"/>
    <w:rsid w:val="00B84000"/>
    <w:rsid w:val="00B8421A"/>
    <w:rsid w:val="00B8497A"/>
    <w:rsid w:val="00B84C0A"/>
    <w:rsid w:val="00B85390"/>
    <w:rsid w:val="00B85AEF"/>
    <w:rsid w:val="00B85C2B"/>
    <w:rsid w:val="00B861E1"/>
    <w:rsid w:val="00B8641A"/>
    <w:rsid w:val="00B8669D"/>
    <w:rsid w:val="00B86CE5"/>
    <w:rsid w:val="00B86E5D"/>
    <w:rsid w:val="00B873E0"/>
    <w:rsid w:val="00B8782F"/>
    <w:rsid w:val="00B87D0C"/>
    <w:rsid w:val="00B87D52"/>
    <w:rsid w:val="00B904AA"/>
    <w:rsid w:val="00B90951"/>
    <w:rsid w:val="00B909AF"/>
    <w:rsid w:val="00B90BBD"/>
    <w:rsid w:val="00B90C0E"/>
    <w:rsid w:val="00B90D6E"/>
    <w:rsid w:val="00B9154B"/>
    <w:rsid w:val="00B91EEB"/>
    <w:rsid w:val="00B92325"/>
    <w:rsid w:val="00B927B9"/>
    <w:rsid w:val="00B928FC"/>
    <w:rsid w:val="00B92C46"/>
    <w:rsid w:val="00B935A6"/>
    <w:rsid w:val="00B93630"/>
    <w:rsid w:val="00B936B7"/>
    <w:rsid w:val="00B93889"/>
    <w:rsid w:val="00B939FC"/>
    <w:rsid w:val="00B93A77"/>
    <w:rsid w:val="00B93BB3"/>
    <w:rsid w:val="00B93CC4"/>
    <w:rsid w:val="00B93DFD"/>
    <w:rsid w:val="00B94250"/>
    <w:rsid w:val="00B94DC2"/>
    <w:rsid w:val="00B94E01"/>
    <w:rsid w:val="00B950D6"/>
    <w:rsid w:val="00B95177"/>
    <w:rsid w:val="00B95CE1"/>
    <w:rsid w:val="00B95CEA"/>
    <w:rsid w:val="00B961D3"/>
    <w:rsid w:val="00B963C4"/>
    <w:rsid w:val="00B965BB"/>
    <w:rsid w:val="00B96841"/>
    <w:rsid w:val="00B96B35"/>
    <w:rsid w:val="00B96EB3"/>
    <w:rsid w:val="00B96F24"/>
    <w:rsid w:val="00B973F3"/>
    <w:rsid w:val="00B974D1"/>
    <w:rsid w:val="00B9755D"/>
    <w:rsid w:val="00B97890"/>
    <w:rsid w:val="00B978A1"/>
    <w:rsid w:val="00B97C63"/>
    <w:rsid w:val="00B97D3A"/>
    <w:rsid w:val="00BA0C39"/>
    <w:rsid w:val="00BA1024"/>
    <w:rsid w:val="00BA1036"/>
    <w:rsid w:val="00BA192A"/>
    <w:rsid w:val="00BA1D07"/>
    <w:rsid w:val="00BA1D2C"/>
    <w:rsid w:val="00BA207F"/>
    <w:rsid w:val="00BA29ED"/>
    <w:rsid w:val="00BA30E3"/>
    <w:rsid w:val="00BA3D34"/>
    <w:rsid w:val="00BA409C"/>
    <w:rsid w:val="00BA433B"/>
    <w:rsid w:val="00BA4533"/>
    <w:rsid w:val="00BA4DFE"/>
    <w:rsid w:val="00BA5026"/>
    <w:rsid w:val="00BA52CC"/>
    <w:rsid w:val="00BA54C1"/>
    <w:rsid w:val="00BA562B"/>
    <w:rsid w:val="00BA5860"/>
    <w:rsid w:val="00BA595D"/>
    <w:rsid w:val="00BA5CC3"/>
    <w:rsid w:val="00BA5FE3"/>
    <w:rsid w:val="00BA6220"/>
    <w:rsid w:val="00BA6635"/>
    <w:rsid w:val="00BA6A96"/>
    <w:rsid w:val="00BA6B98"/>
    <w:rsid w:val="00BA6BFF"/>
    <w:rsid w:val="00BA6E9D"/>
    <w:rsid w:val="00BA7160"/>
    <w:rsid w:val="00BA7F3B"/>
    <w:rsid w:val="00BB00DC"/>
    <w:rsid w:val="00BB09A4"/>
    <w:rsid w:val="00BB09C4"/>
    <w:rsid w:val="00BB0C87"/>
    <w:rsid w:val="00BB0D69"/>
    <w:rsid w:val="00BB16A6"/>
    <w:rsid w:val="00BB1991"/>
    <w:rsid w:val="00BB1FBF"/>
    <w:rsid w:val="00BB2032"/>
    <w:rsid w:val="00BB2204"/>
    <w:rsid w:val="00BB276D"/>
    <w:rsid w:val="00BB27C0"/>
    <w:rsid w:val="00BB2AFA"/>
    <w:rsid w:val="00BB2D2C"/>
    <w:rsid w:val="00BB3536"/>
    <w:rsid w:val="00BB360A"/>
    <w:rsid w:val="00BB3B13"/>
    <w:rsid w:val="00BB3EFB"/>
    <w:rsid w:val="00BB4E6B"/>
    <w:rsid w:val="00BB523F"/>
    <w:rsid w:val="00BB5847"/>
    <w:rsid w:val="00BB5980"/>
    <w:rsid w:val="00BB59EB"/>
    <w:rsid w:val="00BB5D99"/>
    <w:rsid w:val="00BB5E95"/>
    <w:rsid w:val="00BB612F"/>
    <w:rsid w:val="00BB632B"/>
    <w:rsid w:val="00BB65A8"/>
    <w:rsid w:val="00BB66D4"/>
    <w:rsid w:val="00BB7027"/>
    <w:rsid w:val="00BB741D"/>
    <w:rsid w:val="00BC0409"/>
    <w:rsid w:val="00BC0599"/>
    <w:rsid w:val="00BC08B1"/>
    <w:rsid w:val="00BC09C3"/>
    <w:rsid w:val="00BC0AE8"/>
    <w:rsid w:val="00BC0F27"/>
    <w:rsid w:val="00BC105F"/>
    <w:rsid w:val="00BC1D4C"/>
    <w:rsid w:val="00BC20C6"/>
    <w:rsid w:val="00BC226A"/>
    <w:rsid w:val="00BC2294"/>
    <w:rsid w:val="00BC2373"/>
    <w:rsid w:val="00BC296B"/>
    <w:rsid w:val="00BC2E5E"/>
    <w:rsid w:val="00BC3110"/>
    <w:rsid w:val="00BC329F"/>
    <w:rsid w:val="00BC32AC"/>
    <w:rsid w:val="00BC373E"/>
    <w:rsid w:val="00BC3749"/>
    <w:rsid w:val="00BC3879"/>
    <w:rsid w:val="00BC3A7D"/>
    <w:rsid w:val="00BC3EE0"/>
    <w:rsid w:val="00BC4035"/>
    <w:rsid w:val="00BC46FA"/>
    <w:rsid w:val="00BC480B"/>
    <w:rsid w:val="00BC49A9"/>
    <w:rsid w:val="00BC4FA2"/>
    <w:rsid w:val="00BC4FFD"/>
    <w:rsid w:val="00BC54DD"/>
    <w:rsid w:val="00BC56F0"/>
    <w:rsid w:val="00BC5A75"/>
    <w:rsid w:val="00BC5F79"/>
    <w:rsid w:val="00BC617B"/>
    <w:rsid w:val="00BC65F9"/>
    <w:rsid w:val="00BC68C6"/>
    <w:rsid w:val="00BC6F6E"/>
    <w:rsid w:val="00BC743D"/>
    <w:rsid w:val="00BC7B76"/>
    <w:rsid w:val="00BD0094"/>
    <w:rsid w:val="00BD0501"/>
    <w:rsid w:val="00BD0894"/>
    <w:rsid w:val="00BD0929"/>
    <w:rsid w:val="00BD09DB"/>
    <w:rsid w:val="00BD1082"/>
    <w:rsid w:val="00BD11FA"/>
    <w:rsid w:val="00BD1328"/>
    <w:rsid w:val="00BD14C2"/>
    <w:rsid w:val="00BD22EA"/>
    <w:rsid w:val="00BD2A03"/>
    <w:rsid w:val="00BD3256"/>
    <w:rsid w:val="00BD34DD"/>
    <w:rsid w:val="00BD39AD"/>
    <w:rsid w:val="00BD48F5"/>
    <w:rsid w:val="00BD50C4"/>
    <w:rsid w:val="00BD5395"/>
    <w:rsid w:val="00BD53FA"/>
    <w:rsid w:val="00BD543B"/>
    <w:rsid w:val="00BD6119"/>
    <w:rsid w:val="00BD61EE"/>
    <w:rsid w:val="00BD663B"/>
    <w:rsid w:val="00BD6AFC"/>
    <w:rsid w:val="00BD6D91"/>
    <w:rsid w:val="00BD6F92"/>
    <w:rsid w:val="00BD70D0"/>
    <w:rsid w:val="00BD74FE"/>
    <w:rsid w:val="00BD7BA2"/>
    <w:rsid w:val="00BE0396"/>
    <w:rsid w:val="00BE06D6"/>
    <w:rsid w:val="00BE0B1E"/>
    <w:rsid w:val="00BE0D31"/>
    <w:rsid w:val="00BE11C7"/>
    <w:rsid w:val="00BE122E"/>
    <w:rsid w:val="00BE1798"/>
    <w:rsid w:val="00BE199F"/>
    <w:rsid w:val="00BE1D18"/>
    <w:rsid w:val="00BE1D94"/>
    <w:rsid w:val="00BE284B"/>
    <w:rsid w:val="00BE2D14"/>
    <w:rsid w:val="00BE31B4"/>
    <w:rsid w:val="00BE4165"/>
    <w:rsid w:val="00BE432E"/>
    <w:rsid w:val="00BE4563"/>
    <w:rsid w:val="00BE552E"/>
    <w:rsid w:val="00BE58FA"/>
    <w:rsid w:val="00BE5AED"/>
    <w:rsid w:val="00BE5F81"/>
    <w:rsid w:val="00BE615D"/>
    <w:rsid w:val="00BE6656"/>
    <w:rsid w:val="00BE6757"/>
    <w:rsid w:val="00BE6AB8"/>
    <w:rsid w:val="00BE704D"/>
    <w:rsid w:val="00BE71F7"/>
    <w:rsid w:val="00BE7389"/>
    <w:rsid w:val="00BE7395"/>
    <w:rsid w:val="00BE741E"/>
    <w:rsid w:val="00BE7AAC"/>
    <w:rsid w:val="00BE7DD8"/>
    <w:rsid w:val="00BE7F7B"/>
    <w:rsid w:val="00BF06F3"/>
    <w:rsid w:val="00BF0AEF"/>
    <w:rsid w:val="00BF1539"/>
    <w:rsid w:val="00BF20CF"/>
    <w:rsid w:val="00BF252A"/>
    <w:rsid w:val="00BF2BA9"/>
    <w:rsid w:val="00BF2BCE"/>
    <w:rsid w:val="00BF2F36"/>
    <w:rsid w:val="00BF309F"/>
    <w:rsid w:val="00BF31B2"/>
    <w:rsid w:val="00BF365C"/>
    <w:rsid w:val="00BF39AD"/>
    <w:rsid w:val="00BF3B0B"/>
    <w:rsid w:val="00BF3E0B"/>
    <w:rsid w:val="00BF4335"/>
    <w:rsid w:val="00BF4489"/>
    <w:rsid w:val="00BF493D"/>
    <w:rsid w:val="00BF5374"/>
    <w:rsid w:val="00BF53E8"/>
    <w:rsid w:val="00BF550D"/>
    <w:rsid w:val="00BF55DA"/>
    <w:rsid w:val="00BF577B"/>
    <w:rsid w:val="00BF5BA2"/>
    <w:rsid w:val="00BF5BFD"/>
    <w:rsid w:val="00BF6238"/>
    <w:rsid w:val="00BF6686"/>
    <w:rsid w:val="00BF6B77"/>
    <w:rsid w:val="00BF6B87"/>
    <w:rsid w:val="00BF6DF2"/>
    <w:rsid w:val="00BF6E1B"/>
    <w:rsid w:val="00BF7083"/>
    <w:rsid w:val="00BF7141"/>
    <w:rsid w:val="00BF71E8"/>
    <w:rsid w:val="00BF73CC"/>
    <w:rsid w:val="00BF7488"/>
    <w:rsid w:val="00BF7686"/>
    <w:rsid w:val="00BF76C4"/>
    <w:rsid w:val="00BF7731"/>
    <w:rsid w:val="00BF7A88"/>
    <w:rsid w:val="00BF7BFD"/>
    <w:rsid w:val="00BF7E29"/>
    <w:rsid w:val="00C00324"/>
    <w:rsid w:val="00C00420"/>
    <w:rsid w:val="00C0045F"/>
    <w:rsid w:val="00C009AA"/>
    <w:rsid w:val="00C0121C"/>
    <w:rsid w:val="00C012A2"/>
    <w:rsid w:val="00C0168A"/>
    <w:rsid w:val="00C017F0"/>
    <w:rsid w:val="00C02041"/>
    <w:rsid w:val="00C02CC4"/>
    <w:rsid w:val="00C02FBA"/>
    <w:rsid w:val="00C03117"/>
    <w:rsid w:val="00C031BB"/>
    <w:rsid w:val="00C03342"/>
    <w:rsid w:val="00C04850"/>
    <w:rsid w:val="00C049A9"/>
    <w:rsid w:val="00C04D58"/>
    <w:rsid w:val="00C04E7D"/>
    <w:rsid w:val="00C050FF"/>
    <w:rsid w:val="00C05948"/>
    <w:rsid w:val="00C05BE8"/>
    <w:rsid w:val="00C0606A"/>
    <w:rsid w:val="00C063FC"/>
    <w:rsid w:val="00C06A33"/>
    <w:rsid w:val="00C06BD6"/>
    <w:rsid w:val="00C07C8B"/>
    <w:rsid w:val="00C07F4B"/>
    <w:rsid w:val="00C1039A"/>
    <w:rsid w:val="00C104B5"/>
    <w:rsid w:val="00C1056A"/>
    <w:rsid w:val="00C10806"/>
    <w:rsid w:val="00C112E5"/>
    <w:rsid w:val="00C113E9"/>
    <w:rsid w:val="00C1164D"/>
    <w:rsid w:val="00C118B8"/>
    <w:rsid w:val="00C1198B"/>
    <w:rsid w:val="00C123E8"/>
    <w:rsid w:val="00C12767"/>
    <w:rsid w:val="00C12D24"/>
    <w:rsid w:val="00C12E64"/>
    <w:rsid w:val="00C132C7"/>
    <w:rsid w:val="00C134B9"/>
    <w:rsid w:val="00C13D41"/>
    <w:rsid w:val="00C13EA9"/>
    <w:rsid w:val="00C13EB6"/>
    <w:rsid w:val="00C13F07"/>
    <w:rsid w:val="00C143EE"/>
    <w:rsid w:val="00C145D3"/>
    <w:rsid w:val="00C14A55"/>
    <w:rsid w:val="00C14F0B"/>
    <w:rsid w:val="00C151E8"/>
    <w:rsid w:val="00C15EC5"/>
    <w:rsid w:val="00C15F40"/>
    <w:rsid w:val="00C1655C"/>
    <w:rsid w:val="00C17110"/>
    <w:rsid w:val="00C17FF7"/>
    <w:rsid w:val="00C201F2"/>
    <w:rsid w:val="00C20B2F"/>
    <w:rsid w:val="00C21167"/>
    <w:rsid w:val="00C21757"/>
    <w:rsid w:val="00C21BA7"/>
    <w:rsid w:val="00C21EF7"/>
    <w:rsid w:val="00C2274D"/>
    <w:rsid w:val="00C229B8"/>
    <w:rsid w:val="00C237C9"/>
    <w:rsid w:val="00C2385B"/>
    <w:rsid w:val="00C23BB6"/>
    <w:rsid w:val="00C23D22"/>
    <w:rsid w:val="00C23D78"/>
    <w:rsid w:val="00C23E6A"/>
    <w:rsid w:val="00C248F0"/>
    <w:rsid w:val="00C24999"/>
    <w:rsid w:val="00C24D6E"/>
    <w:rsid w:val="00C25EC5"/>
    <w:rsid w:val="00C2662C"/>
    <w:rsid w:val="00C26670"/>
    <w:rsid w:val="00C26B42"/>
    <w:rsid w:val="00C26F6E"/>
    <w:rsid w:val="00C2710C"/>
    <w:rsid w:val="00C27148"/>
    <w:rsid w:val="00C2777D"/>
    <w:rsid w:val="00C30025"/>
    <w:rsid w:val="00C301D4"/>
    <w:rsid w:val="00C30460"/>
    <w:rsid w:val="00C305E2"/>
    <w:rsid w:val="00C3084A"/>
    <w:rsid w:val="00C30B34"/>
    <w:rsid w:val="00C30B3C"/>
    <w:rsid w:val="00C30DA0"/>
    <w:rsid w:val="00C31178"/>
    <w:rsid w:val="00C3129F"/>
    <w:rsid w:val="00C3133B"/>
    <w:rsid w:val="00C313A8"/>
    <w:rsid w:val="00C31572"/>
    <w:rsid w:val="00C315F3"/>
    <w:rsid w:val="00C3166F"/>
    <w:rsid w:val="00C31B05"/>
    <w:rsid w:val="00C32174"/>
    <w:rsid w:val="00C323AA"/>
    <w:rsid w:val="00C3241E"/>
    <w:rsid w:val="00C32538"/>
    <w:rsid w:val="00C32A27"/>
    <w:rsid w:val="00C32ABB"/>
    <w:rsid w:val="00C32B8A"/>
    <w:rsid w:val="00C32C0A"/>
    <w:rsid w:val="00C32FF0"/>
    <w:rsid w:val="00C330B9"/>
    <w:rsid w:val="00C33229"/>
    <w:rsid w:val="00C33384"/>
    <w:rsid w:val="00C335C9"/>
    <w:rsid w:val="00C33688"/>
    <w:rsid w:val="00C337E8"/>
    <w:rsid w:val="00C33D3F"/>
    <w:rsid w:val="00C34333"/>
    <w:rsid w:val="00C350CB"/>
    <w:rsid w:val="00C35271"/>
    <w:rsid w:val="00C35C5E"/>
    <w:rsid w:val="00C35CB5"/>
    <w:rsid w:val="00C360D3"/>
    <w:rsid w:val="00C36345"/>
    <w:rsid w:val="00C3771D"/>
    <w:rsid w:val="00C3793E"/>
    <w:rsid w:val="00C37B58"/>
    <w:rsid w:val="00C37E52"/>
    <w:rsid w:val="00C37F01"/>
    <w:rsid w:val="00C406EE"/>
    <w:rsid w:val="00C40A82"/>
    <w:rsid w:val="00C41108"/>
    <w:rsid w:val="00C4148D"/>
    <w:rsid w:val="00C422B4"/>
    <w:rsid w:val="00C422FD"/>
    <w:rsid w:val="00C42926"/>
    <w:rsid w:val="00C42BB5"/>
    <w:rsid w:val="00C4334F"/>
    <w:rsid w:val="00C4350A"/>
    <w:rsid w:val="00C436D5"/>
    <w:rsid w:val="00C437A5"/>
    <w:rsid w:val="00C43A7B"/>
    <w:rsid w:val="00C43BDA"/>
    <w:rsid w:val="00C450DE"/>
    <w:rsid w:val="00C464F1"/>
    <w:rsid w:val="00C46E19"/>
    <w:rsid w:val="00C47036"/>
    <w:rsid w:val="00C47234"/>
    <w:rsid w:val="00C475DF"/>
    <w:rsid w:val="00C4769B"/>
    <w:rsid w:val="00C476CF"/>
    <w:rsid w:val="00C47E9C"/>
    <w:rsid w:val="00C502DF"/>
    <w:rsid w:val="00C50430"/>
    <w:rsid w:val="00C507DB"/>
    <w:rsid w:val="00C50B03"/>
    <w:rsid w:val="00C50B07"/>
    <w:rsid w:val="00C52174"/>
    <w:rsid w:val="00C52232"/>
    <w:rsid w:val="00C5224A"/>
    <w:rsid w:val="00C52510"/>
    <w:rsid w:val="00C52689"/>
    <w:rsid w:val="00C5284B"/>
    <w:rsid w:val="00C52B1B"/>
    <w:rsid w:val="00C52C4C"/>
    <w:rsid w:val="00C52F73"/>
    <w:rsid w:val="00C53201"/>
    <w:rsid w:val="00C536ED"/>
    <w:rsid w:val="00C53880"/>
    <w:rsid w:val="00C53BF6"/>
    <w:rsid w:val="00C53F64"/>
    <w:rsid w:val="00C5432A"/>
    <w:rsid w:val="00C55180"/>
    <w:rsid w:val="00C55348"/>
    <w:rsid w:val="00C55602"/>
    <w:rsid w:val="00C557D0"/>
    <w:rsid w:val="00C557E9"/>
    <w:rsid w:val="00C55CE7"/>
    <w:rsid w:val="00C55D89"/>
    <w:rsid w:val="00C55EEA"/>
    <w:rsid w:val="00C55F38"/>
    <w:rsid w:val="00C55F90"/>
    <w:rsid w:val="00C561DF"/>
    <w:rsid w:val="00C562D3"/>
    <w:rsid w:val="00C5635D"/>
    <w:rsid w:val="00C56B62"/>
    <w:rsid w:val="00C56D64"/>
    <w:rsid w:val="00C56DAA"/>
    <w:rsid w:val="00C573EE"/>
    <w:rsid w:val="00C57541"/>
    <w:rsid w:val="00C60386"/>
    <w:rsid w:val="00C606F5"/>
    <w:rsid w:val="00C60A2F"/>
    <w:rsid w:val="00C60C8A"/>
    <w:rsid w:val="00C60F2C"/>
    <w:rsid w:val="00C61776"/>
    <w:rsid w:val="00C61DAE"/>
    <w:rsid w:val="00C62602"/>
    <w:rsid w:val="00C6262B"/>
    <w:rsid w:val="00C62643"/>
    <w:rsid w:val="00C62FFA"/>
    <w:rsid w:val="00C63135"/>
    <w:rsid w:val="00C639DE"/>
    <w:rsid w:val="00C63B0C"/>
    <w:rsid w:val="00C63DF1"/>
    <w:rsid w:val="00C64425"/>
    <w:rsid w:val="00C645A1"/>
    <w:rsid w:val="00C645CD"/>
    <w:rsid w:val="00C64A0C"/>
    <w:rsid w:val="00C6552E"/>
    <w:rsid w:val="00C65E6C"/>
    <w:rsid w:val="00C65FB8"/>
    <w:rsid w:val="00C66317"/>
    <w:rsid w:val="00C665BC"/>
    <w:rsid w:val="00C667B5"/>
    <w:rsid w:val="00C66D40"/>
    <w:rsid w:val="00C66FD6"/>
    <w:rsid w:val="00C67152"/>
    <w:rsid w:val="00C6743A"/>
    <w:rsid w:val="00C676F9"/>
    <w:rsid w:val="00C67993"/>
    <w:rsid w:val="00C679A8"/>
    <w:rsid w:val="00C67DB6"/>
    <w:rsid w:val="00C67E83"/>
    <w:rsid w:val="00C7026E"/>
    <w:rsid w:val="00C70BCA"/>
    <w:rsid w:val="00C714A6"/>
    <w:rsid w:val="00C714F0"/>
    <w:rsid w:val="00C7157C"/>
    <w:rsid w:val="00C71961"/>
    <w:rsid w:val="00C72940"/>
    <w:rsid w:val="00C7313D"/>
    <w:rsid w:val="00C73793"/>
    <w:rsid w:val="00C738E6"/>
    <w:rsid w:val="00C73DF8"/>
    <w:rsid w:val="00C74FA9"/>
    <w:rsid w:val="00C75444"/>
    <w:rsid w:val="00C75680"/>
    <w:rsid w:val="00C75C92"/>
    <w:rsid w:val="00C75CE2"/>
    <w:rsid w:val="00C75E07"/>
    <w:rsid w:val="00C76203"/>
    <w:rsid w:val="00C7656D"/>
    <w:rsid w:val="00C77221"/>
    <w:rsid w:val="00C77333"/>
    <w:rsid w:val="00C775BC"/>
    <w:rsid w:val="00C77A50"/>
    <w:rsid w:val="00C77A8D"/>
    <w:rsid w:val="00C80091"/>
    <w:rsid w:val="00C80519"/>
    <w:rsid w:val="00C80B66"/>
    <w:rsid w:val="00C81239"/>
    <w:rsid w:val="00C818FD"/>
    <w:rsid w:val="00C819B6"/>
    <w:rsid w:val="00C81A45"/>
    <w:rsid w:val="00C82957"/>
    <w:rsid w:val="00C82A10"/>
    <w:rsid w:val="00C82BE7"/>
    <w:rsid w:val="00C82E5B"/>
    <w:rsid w:val="00C82FD7"/>
    <w:rsid w:val="00C83208"/>
    <w:rsid w:val="00C8338C"/>
    <w:rsid w:val="00C8346E"/>
    <w:rsid w:val="00C83584"/>
    <w:rsid w:val="00C83704"/>
    <w:rsid w:val="00C83DF8"/>
    <w:rsid w:val="00C83E44"/>
    <w:rsid w:val="00C83EBE"/>
    <w:rsid w:val="00C8404D"/>
    <w:rsid w:val="00C842EF"/>
    <w:rsid w:val="00C84398"/>
    <w:rsid w:val="00C84919"/>
    <w:rsid w:val="00C84A05"/>
    <w:rsid w:val="00C84C7C"/>
    <w:rsid w:val="00C84DD4"/>
    <w:rsid w:val="00C8510D"/>
    <w:rsid w:val="00C8545E"/>
    <w:rsid w:val="00C85837"/>
    <w:rsid w:val="00C85C61"/>
    <w:rsid w:val="00C85F0C"/>
    <w:rsid w:val="00C860DE"/>
    <w:rsid w:val="00C863A1"/>
    <w:rsid w:val="00C86491"/>
    <w:rsid w:val="00C8666C"/>
    <w:rsid w:val="00C86A6D"/>
    <w:rsid w:val="00C86FB0"/>
    <w:rsid w:val="00C8718B"/>
    <w:rsid w:val="00C90AE2"/>
    <w:rsid w:val="00C91264"/>
    <w:rsid w:val="00C9132A"/>
    <w:rsid w:val="00C91AE7"/>
    <w:rsid w:val="00C91BC5"/>
    <w:rsid w:val="00C92523"/>
    <w:rsid w:val="00C9256B"/>
    <w:rsid w:val="00C92D6D"/>
    <w:rsid w:val="00C92E56"/>
    <w:rsid w:val="00C93387"/>
    <w:rsid w:val="00C93754"/>
    <w:rsid w:val="00C939AE"/>
    <w:rsid w:val="00C93DDA"/>
    <w:rsid w:val="00C94069"/>
    <w:rsid w:val="00C9452F"/>
    <w:rsid w:val="00C9490C"/>
    <w:rsid w:val="00C94ADE"/>
    <w:rsid w:val="00C94E69"/>
    <w:rsid w:val="00C9538B"/>
    <w:rsid w:val="00C954F9"/>
    <w:rsid w:val="00C955C1"/>
    <w:rsid w:val="00C95794"/>
    <w:rsid w:val="00C958C8"/>
    <w:rsid w:val="00C959EC"/>
    <w:rsid w:val="00C95F44"/>
    <w:rsid w:val="00C95FDE"/>
    <w:rsid w:val="00C96102"/>
    <w:rsid w:val="00C96541"/>
    <w:rsid w:val="00C96A2F"/>
    <w:rsid w:val="00C96CD9"/>
    <w:rsid w:val="00C96D56"/>
    <w:rsid w:val="00C97281"/>
    <w:rsid w:val="00C9772E"/>
    <w:rsid w:val="00C977F4"/>
    <w:rsid w:val="00CA0A9F"/>
    <w:rsid w:val="00CA0BA8"/>
    <w:rsid w:val="00CA2584"/>
    <w:rsid w:val="00CA258E"/>
    <w:rsid w:val="00CA26B5"/>
    <w:rsid w:val="00CA2A7C"/>
    <w:rsid w:val="00CA32E7"/>
    <w:rsid w:val="00CA342F"/>
    <w:rsid w:val="00CA3564"/>
    <w:rsid w:val="00CA3817"/>
    <w:rsid w:val="00CA39FE"/>
    <w:rsid w:val="00CA3B8E"/>
    <w:rsid w:val="00CA4864"/>
    <w:rsid w:val="00CA52A5"/>
    <w:rsid w:val="00CA55CC"/>
    <w:rsid w:val="00CA5734"/>
    <w:rsid w:val="00CA5768"/>
    <w:rsid w:val="00CA5797"/>
    <w:rsid w:val="00CA6363"/>
    <w:rsid w:val="00CA64AE"/>
    <w:rsid w:val="00CA7277"/>
    <w:rsid w:val="00CA76EB"/>
    <w:rsid w:val="00CA7A4A"/>
    <w:rsid w:val="00CB061E"/>
    <w:rsid w:val="00CB073A"/>
    <w:rsid w:val="00CB0850"/>
    <w:rsid w:val="00CB0A20"/>
    <w:rsid w:val="00CB104C"/>
    <w:rsid w:val="00CB10C3"/>
    <w:rsid w:val="00CB1563"/>
    <w:rsid w:val="00CB16BD"/>
    <w:rsid w:val="00CB1C7F"/>
    <w:rsid w:val="00CB1D6A"/>
    <w:rsid w:val="00CB1E23"/>
    <w:rsid w:val="00CB20FD"/>
    <w:rsid w:val="00CB2457"/>
    <w:rsid w:val="00CB273F"/>
    <w:rsid w:val="00CB2E89"/>
    <w:rsid w:val="00CB2F37"/>
    <w:rsid w:val="00CB3F8F"/>
    <w:rsid w:val="00CB3FBA"/>
    <w:rsid w:val="00CB4109"/>
    <w:rsid w:val="00CB43A9"/>
    <w:rsid w:val="00CB4875"/>
    <w:rsid w:val="00CB4A46"/>
    <w:rsid w:val="00CB4D07"/>
    <w:rsid w:val="00CB5206"/>
    <w:rsid w:val="00CB52C0"/>
    <w:rsid w:val="00CB554C"/>
    <w:rsid w:val="00CB5A04"/>
    <w:rsid w:val="00CB63D5"/>
    <w:rsid w:val="00CB679E"/>
    <w:rsid w:val="00CB6A59"/>
    <w:rsid w:val="00CB6A6A"/>
    <w:rsid w:val="00CB6C53"/>
    <w:rsid w:val="00CB72BF"/>
    <w:rsid w:val="00CB7F0E"/>
    <w:rsid w:val="00CC09E0"/>
    <w:rsid w:val="00CC0C18"/>
    <w:rsid w:val="00CC0CF6"/>
    <w:rsid w:val="00CC1500"/>
    <w:rsid w:val="00CC1753"/>
    <w:rsid w:val="00CC1823"/>
    <w:rsid w:val="00CC1930"/>
    <w:rsid w:val="00CC1C4D"/>
    <w:rsid w:val="00CC242B"/>
    <w:rsid w:val="00CC27EC"/>
    <w:rsid w:val="00CC3029"/>
    <w:rsid w:val="00CC33BA"/>
    <w:rsid w:val="00CC3560"/>
    <w:rsid w:val="00CC3574"/>
    <w:rsid w:val="00CC3577"/>
    <w:rsid w:val="00CC368D"/>
    <w:rsid w:val="00CC369A"/>
    <w:rsid w:val="00CC4258"/>
    <w:rsid w:val="00CC47BF"/>
    <w:rsid w:val="00CC47F4"/>
    <w:rsid w:val="00CC4F2E"/>
    <w:rsid w:val="00CC54AA"/>
    <w:rsid w:val="00CC5940"/>
    <w:rsid w:val="00CC59CE"/>
    <w:rsid w:val="00CC59D1"/>
    <w:rsid w:val="00CC5BB5"/>
    <w:rsid w:val="00CC5F2C"/>
    <w:rsid w:val="00CC6216"/>
    <w:rsid w:val="00CC62D8"/>
    <w:rsid w:val="00CC6531"/>
    <w:rsid w:val="00CC690D"/>
    <w:rsid w:val="00CC6A30"/>
    <w:rsid w:val="00CC6F10"/>
    <w:rsid w:val="00CC6F93"/>
    <w:rsid w:val="00CC76B9"/>
    <w:rsid w:val="00CC7DC7"/>
    <w:rsid w:val="00CD024C"/>
    <w:rsid w:val="00CD034C"/>
    <w:rsid w:val="00CD0474"/>
    <w:rsid w:val="00CD0496"/>
    <w:rsid w:val="00CD0760"/>
    <w:rsid w:val="00CD07A7"/>
    <w:rsid w:val="00CD07B4"/>
    <w:rsid w:val="00CD083A"/>
    <w:rsid w:val="00CD0ACE"/>
    <w:rsid w:val="00CD10F6"/>
    <w:rsid w:val="00CD150A"/>
    <w:rsid w:val="00CD154C"/>
    <w:rsid w:val="00CD1A1A"/>
    <w:rsid w:val="00CD1D00"/>
    <w:rsid w:val="00CD1D7D"/>
    <w:rsid w:val="00CD1EEF"/>
    <w:rsid w:val="00CD255B"/>
    <w:rsid w:val="00CD26B4"/>
    <w:rsid w:val="00CD2942"/>
    <w:rsid w:val="00CD2F25"/>
    <w:rsid w:val="00CD31B4"/>
    <w:rsid w:val="00CD3F18"/>
    <w:rsid w:val="00CD44FC"/>
    <w:rsid w:val="00CD4C52"/>
    <w:rsid w:val="00CD5013"/>
    <w:rsid w:val="00CD593D"/>
    <w:rsid w:val="00CD5D7C"/>
    <w:rsid w:val="00CD5E21"/>
    <w:rsid w:val="00CD65A4"/>
    <w:rsid w:val="00CD67A8"/>
    <w:rsid w:val="00CD6991"/>
    <w:rsid w:val="00CD71F2"/>
    <w:rsid w:val="00CD7E6D"/>
    <w:rsid w:val="00CE030E"/>
    <w:rsid w:val="00CE0672"/>
    <w:rsid w:val="00CE07D1"/>
    <w:rsid w:val="00CE0D51"/>
    <w:rsid w:val="00CE10EB"/>
    <w:rsid w:val="00CE1256"/>
    <w:rsid w:val="00CE1380"/>
    <w:rsid w:val="00CE1AB5"/>
    <w:rsid w:val="00CE1AE3"/>
    <w:rsid w:val="00CE1ECE"/>
    <w:rsid w:val="00CE2018"/>
    <w:rsid w:val="00CE2417"/>
    <w:rsid w:val="00CE28C9"/>
    <w:rsid w:val="00CE314A"/>
    <w:rsid w:val="00CE40EE"/>
    <w:rsid w:val="00CE47B0"/>
    <w:rsid w:val="00CE47CE"/>
    <w:rsid w:val="00CE4E87"/>
    <w:rsid w:val="00CE4F25"/>
    <w:rsid w:val="00CE4FC6"/>
    <w:rsid w:val="00CE566E"/>
    <w:rsid w:val="00CE5A3B"/>
    <w:rsid w:val="00CE5D7E"/>
    <w:rsid w:val="00CE5E71"/>
    <w:rsid w:val="00CE5F65"/>
    <w:rsid w:val="00CE611F"/>
    <w:rsid w:val="00CE68EF"/>
    <w:rsid w:val="00CE6A87"/>
    <w:rsid w:val="00CE6FC3"/>
    <w:rsid w:val="00CE709E"/>
    <w:rsid w:val="00CE71F1"/>
    <w:rsid w:val="00CE74AA"/>
    <w:rsid w:val="00CE752B"/>
    <w:rsid w:val="00CE7959"/>
    <w:rsid w:val="00CE7AB3"/>
    <w:rsid w:val="00CF0423"/>
    <w:rsid w:val="00CF0B0B"/>
    <w:rsid w:val="00CF1510"/>
    <w:rsid w:val="00CF1573"/>
    <w:rsid w:val="00CF1CFB"/>
    <w:rsid w:val="00CF28A7"/>
    <w:rsid w:val="00CF33C5"/>
    <w:rsid w:val="00CF342F"/>
    <w:rsid w:val="00CF37FE"/>
    <w:rsid w:val="00CF3AC5"/>
    <w:rsid w:val="00CF3BD5"/>
    <w:rsid w:val="00CF3CF3"/>
    <w:rsid w:val="00CF3DA4"/>
    <w:rsid w:val="00CF4B86"/>
    <w:rsid w:val="00CF4CFE"/>
    <w:rsid w:val="00CF5106"/>
    <w:rsid w:val="00CF566D"/>
    <w:rsid w:val="00CF580E"/>
    <w:rsid w:val="00CF5B34"/>
    <w:rsid w:val="00CF5B66"/>
    <w:rsid w:val="00CF6837"/>
    <w:rsid w:val="00CF6995"/>
    <w:rsid w:val="00CF6E35"/>
    <w:rsid w:val="00CF7685"/>
    <w:rsid w:val="00CF7B51"/>
    <w:rsid w:val="00D000D4"/>
    <w:rsid w:val="00D00344"/>
    <w:rsid w:val="00D0038C"/>
    <w:rsid w:val="00D00618"/>
    <w:rsid w:val="00D00F19"/>
    <w:rsid w:val="00D00FE1"/>
    <w:rsid w:val="00D011DB"/>
    <w:rsid w:val="00D01209"/>
    <w:rsid w:val="00D01213"/>
    <w:rsid w:val="00D01394"/>
    <w:rsid w:val="00D01636"/>
    <w:rsid w:val="00D02BDC"/>
    <w:rsid w:val="00D03039"/>
    <w:rsid w:val="00D03419"/>
    <w:rsid w:val="00D03922"/>
    <w:rsid w:val="00D03BED"/>
    <w:rsid w:val="00D03C86"/>
    <w:rsid w:val="00D03D39"/>
    <w:rsid w:val="00D045FA"/>
    <w:rsid w:val="00D04CB0"/>
    <w:rsid w:val="00D04E14"/>
    <w:rsid w:val="00D05565"/>
    <w:rsid w:val="00D0563F"/>
    <w:rsid w:val="00D056B4"/>
    <w:rsid w:val="00D05712"/>
    <w:rsid w:val="00D0594E"/>
    <w:rsid w:val="00D062C4"/>
    <w:rsid w:val="00D06476"/>
    <w:rsid w:val="00D06884"/>
    <w:rsid w:val="00D07B7B"/>
    <w:rsid w:val="00D10611"/>
    <w:rsid w:val="00D10753"/>
    <w:rsid w:val="00D10E12"/>
    <w:rsid w:val="00D10FE0"/>
    <w:rsid w:val="00D1101F"/>
    <w:rsid w:val="00D11151"/>
    <w:rsid w:val="00D11487"/>
    <w:rsid w:val="00D116E2"/>
    <w:rsid w:val="00D11EB5"/>
    <w:rsid w:val="00D11F03"/>
    <w:rsid w:val="00D123B7"/>
    <w:rsid w:val="00D1293A"/>
    <w:rsid w:val="00D12983"/>
    <w:rsid w:val="00D12A5C"/>
    <w:rsid w:val="00D12C8A"/>
    <w:rsid w:val="00D13025"/>
    <w:rsid w:val="00D13133"/>
    <w:rsid w:val="00D13219"/>
    <w:rsid w:val="00D13842"/>
    <w:rsid w:val="00D140B4"/>
    <w:rsid w:val="00D1421B"/>
    <w:rsid w:val="00D143A7"/>
    <w:rsid w:val="00D14A02"/>
    <w:rsid w:val="00D14BC3"/>
    <w:rsid w:val="00D14EE2"/>
    <w:rsid w:val="00D1504B"/>
    <w:rsid w:val="00D156A0"/>
    <w:rsid w:val="00D15728"/>
    <w:rsid w:val="00D15D9D"/>
    <w:rsid w:val="00D15E77"/>
    <w:rsid w:val="00D1614E"/>
    <w:rsid w:val="00D1638E"/>
    <w:rsid w:val="00D16E52"/>
    <w:rsid w:val="00D179AE"/>
    <w:rsid w:val="00D20509"/>
    <w:rsid w:val="00D20602"/>
    <w:rsid w:val="00D222FA"/>
    <w:rsid w:val="00D223E7"/>
    <w:rsid w:val="00D22F8A"/>
    <w:rsid w:val="00D23151"/>
    <w:rsid w:val="00D23363"/>
    <w:rsid w:val="00D23D64"/>
    <w:rsid w:val="00D24290"/>
    <w:rsid w:val="00D2478E"/>
    <w:rsid w:val="00D2494A"/>
    <w:rsid w:val="00D24B12"/>
    <w:rsid w:val="00D24C15"/>
    <w:rsid w:val="00D250F8"/>
    <w:rsid w:val="00D2546F"/>
    <w:rsid w:val="00D25731"/>
    <w:rsid w:val="00D2596E"/>
    <w:rsid w:val="00D25A98"/>
    <w:rsid w:val="00D25B52"/>
    <w:rsid w:val="00D2615F"/>
    <w:rsid w:val="00D2616A"/>
    <w:rsid w:val="00D264D3"/>
    <w:rsid w:val="00D26A8D"/>
    <w:rsid w:val="00D271CB"/>
    <w:rsid w:val="00D27234"/>
    <w:rsid w:val="00D272E6"/>
    <w:rsid w:val="00D27385"/>
    <w:rsid w:val="00D27606"/>
    <w:rsid w:val="00D27635"/>
    <w:rsid w:val="00D27AB2"/>
    <w:rsid w:val="00D27BA5"/>
    <w:rsid w:val="00D27CF4"/>
    <w:rsid w:val="00D27E65"/>
    <w:rsid w:val="00D3007C"/>
    <w:rsid w:val="00D300DA"/>
    <w:rsid w:val="00D30E87"/>
    <w:rsid w:val="00D30F5A"/>
    <w:rsid w:val="00D31422"/>
    <w:rsid w:val="00D31509"/>
    <w:rsid w:val="00D31A16"/>
    <w:rsid w:val="00D31DEC"/>
    <w:rsid w:val="00D3228A"/>
    <w:rsid w:val="00D322AF"/>
    <w:rsid w:val="00D3239D"/>
    <w:rsid w:val="00D326DE"/>
    <w:rsid w:val="00D328BF"/>
    <w:rsid w:val="00D32BA3"/>
    <w:rsid w:val="00D3346D"/>
    <w:rsid w:val="00D33986"/>
    <w:rsid w:val="00D33B91"/>
    <w:rsid w:val="00D342BB"/>
    <w:rsid w:val="00D344F0"/>
    <w:rsid w:val="00D347B7"/>
    <w:rsid w:val="00D34D4E"/>
    <w:rsid w:val="00D34DE6"/>
    <w:rsid w:val="00D34EF8"/>
    <w:rsid w:val="00D35BE2"/>
    <w:rsid w:val="00D35EF4"/>
    <w:rsid w:val="00D36038"/>
    <w:rsid w:val="00D36289"/>
    <w:rsid w:val="00D3648F"/>
    <w:rsid w:val="00D36855"/>
    <w:rsid w:val="00D36FF6"/>
    <w:rsid w:val="00D373DE"/>
    <w:rsid w:val="00D3740D"/>
    <w:rsid w:val="00D37C8A"/>
    <w:rsid w:val="00D37DC5"/>
    <w:rsid w:val="00D37F64"/>
    <w:rsid w:val="00D37F8A"/>
    <w:rsid w:val="00D4004E"/>
    <w:rsid w:val="00D40291"/>
    <w:rsid w:val="00D4032C"/>
    <w:rsid w:val="00D409EF"/>
    <w:rsid w:val="00D40BC0"/>
    <w:rsid w:val="00D40F3F"/>
    <w:rsid w:val="00D414AD"/>
    <w:rsid w:val="00D4154F"/>
    <w:rsid w:val="00D418B1"/>
    <w:rsid w:val="00D4201E"/>
    <w:rsid w:val="00D4204E"/>
    <w:rsid w:val="00D4251D"/>
    <w:rsid w:val="00D42BAB"/>
    <w:rsid w:val="00D42E33"/>
    <w:rsid w:val="00D42E97"/>
    <w:rsid w:val="00D42F27"/>
    <w:rsid w:val="00D43929"/>
    <w:rsid w:val="00D43A28"/>
    <w:rsid w:val="00D43F94"/>
    <w:rsid w:val="00D44089"/>
    <w:rsid w:val="00D44574"/>
    <w:rsid w:val="00D445B0"/>
    <w:rsid w:val="00D446C8"/>
    <w:rsid w:val="00D446EB"/>
    <w:rsid w:val="00D44CB5"/>
    <w:rsid w:val="00D44FC2"/>
    <w:rsid w:val="00D453CC"/>
    <w:rsid w:val="00D45714"/>
    <w:rsid w:val="00D45C16"/>
    <w:rsid w:val="00D460C0"/>
    <w:rsid w:val="00D46333"/>
    <w:rsid w:val="00D4691C"/>
    <w:rsid w:val="00D46E02"/>
    <w:rsid w:val="00D474E2"/>
    <w:rsid w:val="00D47BDE"/>
    <w:rsid w:val="00D47CD0"/>
    <w:rsid w:val="00D47EA2"/>
    <w:rsid w:val="00D502D5"/>
    <w:rsid w:val="00D50573"/>
    <w:rsid w:val="00D50BCD"/>
    <w:rsid w:val="00D50EA5"/>
    <w:rsid w:val="00D51106"/>
    <w:rsid w:val="00D513C0"/>
    <w:rsid w:val="00D51747"/>
    <w:rsid w:val="00D517A9"/>
    <w:rsid w:val="00D51F4E"/>
    <w:rsid w:val="00D51FA3"/>
    <w:rsid w:val="00D5202D"/>
    <w:rsid w:val="00D52178"/>
    <w:rsid w:val="00D52551"/>
    <w:rsid w:val="00D526BB"/>
    <w:rsid w:val="00D53196"/>
    <w:rsid w:val="00D531BF"/>
    <w:rsid w:val="00D533F8"/>
    <w:rsid w:val="00D534E1"/>
    <w:rsid w:val="00D536B5"/>
    <w:rsid w:val="00D5423B"/>
    <w:rsid w:val="00D546C9"/>
    <w:rsid w:val="00D54783"/>
    <w:rsid w:val="00D548B5"/>
    <w:rsid w:val="00D54C42"/>
    <w:rsid w:val="00D55782"/>
    <w:rsid w:val="00D55F9F"/>
    <w:rsid w:val="00D5614A"/>
    <w:rsid w:val="00D562FC"/>
    <w:rsid w:val="00D56357"/>
    <w:rsid w:val="00D56895"/>
    <w:rsid w:val="00D56D7D"/>
    <w:rsid w:val="00D57333"/>
    <w:rsid w:val="00D57618"/>
    <w:rsid w:val="00D5766F"/>
    <w:rsid w:val="00D5783B"/>
    <w:rsid w:val="00D578C4"/>
    <w:rsid w:val="00D57B34"/>
    <w:rsid w:val="00D57DA0"/>
    <w:rsid w:val="00D57FE1"/>
    <w:rsid w:val="00D601B2"/>
    <w:rsid w:val="00D6020C"/>
    <w:rsid w:val="00D6057D"/>
    <w:rsid w:val="00D60678"/>
    <w:rsid w:val="00D608E5"/>
    <w:rsid w:val="00D610D4"/>
    <w:rsid w:val="00D61120"/>
    <w:rsid w:val="00D61181"/>
    <w:rsid w:val="00D615FD"/>
    <w:rsid w:val="00D618E3"/>
    <w:rsid w:val="00D61BE8"/>
    <w:rsid w:val="00D61DED"/>
    <w:rsid w:val="00D62210"/>
    <w:rsid w:val="00D62219"/>
    <w:rsid w:val="00D6272D"/>
    <w:rsid w:val="00D62764"/>
    <w:rsid w:val="00D62A68"/>
    <w:rsid w:val="00D63009"/>
    <w:rsid w:val="00D6341B"/>
    <w:rsid w:val="00D6351E"/>
    <w:rsid w:val="00D6379C"/>
    <w:rsid w:val="00D637BE"/>
    <w:rsid w:val="00D639B2"/>
    <w:rsid w:val="00D63BD7"/>
    <w:rsid w:val="00D641E7"/>
    <w:rsid w:val="00D64600"/>
    <w:rsid w:val="00D64A18"/>
    <w:rsid w:val="00D64A9C"/>
    <w:rsid w:val="00D64DCC"/>
    <w:rsid w:val="00D6512B"/>
    <w:rsid w:val="00D652F2"/>
    <w:rsid w:val="00D65DEE"/>
    <w:rsid w:val="00D6694F"/>
    <w:rsid w:val="00D66DBD"/>
    <w:rsid w:val="00D66E45"/>
    <w:rsid w:val="00D674E8"/>
    <w:rsid w:val="00D67780"/>
    <w:rsid w:val="00D67AA9"/>
    <w:rsid w:val="00D7085D"/>
    <w:rsid w:val="00D70F3C"/>
    <w:rsid w:val="00D713CC"/>
    <w:rsid w:val="00D71BFD"/>
    <w:rsid w:val="00D71E75"/>
    <w:rsid w:val="00D72414"/>
    <w:rsid w:val="00D72970"/>
    <w:rsid w:val="00D73001"/>
    <w:rsid w:val="00D73528"/>
    <w:rsid w:val="00D735C1"/>
    <w:rsid w:val="00D736DC"/>
    <w:rsid w:val="00D739C5"/>
    <w:rsid w:val="00D73BC5"/>
    <w:rsid w:val="00D740FE"/>
    <w:rsid w:val="00D7416C"/>
    <w:rsid w:val="00D74296"/>
    <w:rsid w:val="00D7475C"/>
    <w:rsid w:val="00D74B3D"/>
    <w:rsid w:val="00D74CA7"/>
    <w:rsid w:val="00D74CD5"/>
    <w:rsid w:val="00D75026"/>
    <w:rsid w:val="00D7534E"/>
    <w:rsid w:val="00D75528"/>
    <w:rsid w:val="00D75900"/>
    <w:rsid w:val="00D75E6F"/>
    <w:rsid w:val="00D763DA"/>
    <w:rsid w:val="00D76F3B"/>
    <w:rsid w:val="00D76F49"/>
    <w:rsid w:val="00D77227"/>
    <w:rsid w:val="00D77445"/>
    <w:rsid w:val="00D77779"/>
    <w:rsid w:val="00D7792F"/>
    <w:rsid w:val="00D77A71"/>
    <w:rsid w:val="00D77BC0"/>
    <w:rsid w:val="00D804C2"/>
    <w:rsid w:val="00D807EC"/>
    <w:rsid w:val="00D8162D"/>
    <w:rsid w:val="00D82D89"/>
    <w:rsid w:val="00D83809"/>
    <w:rsid w:val="00D83ACF"/>
    <w:rsid w:val="00D83C9E"/>
    <w:rsid w:val="00D83F4A"/>
    <w:rsid w:val="00D84448"/>
    <w:rsid w:val="00D8496F"/>
    <w:rsid w:val="00D84F8A"/>
    <w:rsid w:val="00D8547A"/>
    <w:rsid w:val="00D854E0"/>
    <w:rsid w:val="00D85A30"/>
    <w:rsid w:val="00D8600D"/>
    <w:rsid w:val="00D86F0F"/>
    <w:rsid w:val="00D87269"/>
    <w:rsid w:val="00D877FC"/>
    <w:rsid w:val="00D878BE"/>
    <w:rsid w:val="00D87A08"/>
    <w:rsid w:val="00D87B57"/>
    <w:rsid w:val="00D87FE8"/>
    <w:rsid w:val="00D9036D"/>
    <w:rsid w:val="00D90D0E"/>
    <w:rsid w:val="00D91761"/>
    <w:rsid w:val="00D919A0"/>
    <w:rsid w:val="00D919F5"/>
    <w:rsid w:val="00D92413"/>
    <w:rsid w:val="00D924E5"/>
    <w:rsid w:val="00D92560"/>
    <w:rsid w:val="00D9267F"/>
    <w:rsid w:val="00D9276A"/>
    <w:rsid w:val="00D93214"/>
    <w:rsid w:val="00D936E7"/>
    <w:rsid w:val="00D93821"/>
    <w:rsid w:val="00D93C7B"/>
    <w:rsid w:val="00D9411A"/>
    <w:rsid w:val="00D942B1"/>
    <w:rsid w:val="00D94352"/>
    <w:rsid w:val="00D94572"/>
    <w:rsid w:val="00D947A9"/>
    <w:rsid w:val="00D94AE8"/>
    <w:rsid w:val="00D94D35"/>
    <w:rsid w:val="00D9529C"/>
    <w:rsid w:val="00D955D4"/>
    <w:rsid w:val="00D959B3"/>
    <w:rsid w:val="00D95DC5"/>
    <w:rsid w:val="00D9614B"/>
    <w:rsid w:val="00D97234"/>
    <w:rsid w:val="00D9746D"/>
    <w:rsid w:val="00D9748C"/>
    <w:rsid w:val="00D97806"/>
    <w:rsid w:val="00D979E5"/>
    <w:rsid w:val="00D97A0F"/>
    <w:rsid w:val="00D97A27"/>
    <w:rsid w:val="00DA040A"/>
    <w:rsid w:val="00DA0685"/>
    <w:rsid w:val="00DA07A2"/>
    <w:rsid w:val="00DA0E92"/>
    <w:rsid w:val="00DA0FF1"/>
    <w:rsid w:val="00DA0FFB"/>
    <w:rsid w:val="00DA10F1"/>
    <w:rsid w:val="00DA1D13"/>
    <w:rsid w:val="00DA1D37"/>
    <w:rsid w:val="00DA2355"/>
    <w:rsid w:val="00DA2862"/>
    <w:rsid w:val="00DA2A27"/>
    <w:rsid w:val="00DA2DFA"/>
    <w:rsid w:val="00DA3179"/>
    <w:rsid w:val="00DA35FA"/>
    <w:rsid w:val="00DA37EB"/>
    <w:rsid w:val="00DA3FD6"/>
    <w:rsid w:val="00DA4390"/>
    <w:rsid w:val="00DA46A1"/>
    <w:rsid w:val="00DA4877"/>
    <w:rsid w:val="00DA4D31"/>
    <w:rsid w:val="00DA4E33"/>
    <w:rsid w:val="00DA4FEC"/>
    <w:rsid w:val="00DA54C8"/>
    <w:rsid w:val="00DA57FD"/>
    <w:rsid w:val="00DA5B87"/>
    <w:rsid w:val="00DA5C29"/>
    <w:rsid w:val="00DA60C2"/>
    <w:rsid w:val="00DA618F"/>
    <w:rsid w:val="00DA6511"/>
    <w:rsid w:val="00DA6607"/>
    <w:rsid w:val="00DA6F07"/>
    <w:rsid w:val="00DA70F3"/>
    <w:rsid w:val="00DA7154"/>
    <w:rsid w:val="00DA715D"/>
    <w:rsid w:val="00DA7268"/>
    <w:rsid w:val="00DA7314"/>
    <w:rsid w:val="00DA7B24"/>
    <w:rsid w:val="00DB0DEB"/>
    <w:rsid w:val="00DB1BDD"/>
    <w:rsid w:val="00DB1E35"/>
    <w:rsid w:val="00DB24BA"/>
    <w:rsid w:val="00DB3036"/>
    <w:rsid w:val="00DB38D5"/>
    <w:rsid w:val="00DB3A67"/>
    <w:rsid w:val="00DB3A8B"/>
    <w:rsid w:val="00DB40C5"/>
    <w:rsid w:val="00DB4366"/>
    <w:rsid w:val="00DB4A41"/>
    <w:rsid w:val="00DB4A4A"/>
    <w:rsid w:val="00DB4B79"/>
    <w:rsid w:val="00DB4B8C"/>
    <w:rsid w:val="00DB4D46"/>
    <w:rsid w:val="00DB4D7E"/>
    <w:rsid w:val="00DB4DEB"/>
    <w:rsid w:val="00DB55F2"/>
    <w:rsid w:val="00DB5A3A"/>
    <w:rsid w:val="00DB5A5D"/>
    <w:rsid w:val="00DB5BFB"/>
    <w:rsid w:val="00DB6A81"/>
    <w:rsid w:val="00DB6C5C"/>
    <w:rsid w:val="00DB7620"/>
    <w:rsid w:val="00DB790E"/>
    <w:rsid w:val="00DB79C9"/>
    <w:rsid w:val="00DB7E64"/>
    <w:rsid w:val="00DB7F73"/>
    <w:rsid w:val="00DC0A32"/>
    <w:rsid w:val="00DC12AF"/>
    <w:rsid w:val="00DC14CF"/>
    <w:rsid w:val="00DC22A0"/>
    <w:rsid w:val="00DC2ABF"/>
    <w:rsid w:val="00DC2DB1"/>
    <w:rsid w:val="00DC2E49"/>
    <w:rsid w:val="00DC317A"/>
    <w:rsid w:val="00DC3779"/>
    <w:rsid w:val="00DC3C73"/>
    <w:rsid w:val="00DC3D7A"/>
    <w:rsid w:val="00DC4866"/>
    <w:rsid w:val="00DC4D83"/>
    <w:rsid w:val="00DC4EFF"/>
    <w:rsid w:val="00DC5375"/>
    <w:rsid w:val="00DC55E5"/>
    <w:rsid w:val="00DC572D"/>
    <w:rsid w:val="00DC5B41"/>
    <w:rsid w:val="00DC5CAE"/>
    <w:rsid w:val="00DC5DB0"/>
    <w:rsid w:val="00DC6286"/>
    <w:rsid w:val="00DC6571"/>
    <w:rsid w:val="00DC6FDF"/>
    <w:rsid w:val="00DC7315"/>
    <w:rsid w:val="00DC75FF"/>
    <w:rsid w:val="00DC79A2"/>
    <w:rsid w:val="00DD02F7"/>
    <w:rsid w:val="00DD081D"/>
    <w:rsid w:val="00DD0C38"/>
    <w:rsid w:val="00DD0E1B"/>
    <w:rsid w:val="00DD14C6"/>
    <w:rsid w:val="00DD1607"/>
    <w:rsid w:val="00DD192F"/>
    <w:rsid w:val="00DD1978"/>
    <w:rsid w:val="00DD1A4F"/>
    <w:rsid w:val="00DD1B96"/>
    <w:rsid w:val="00DD1B9D"/>
    <w:rsid w:val="00DD1C0A"/>
    <w:rsid w:val="00DD1E99"/>
    <w:rsid w:val="00DD201D"/>
    <w:rsid w:val="00DD20FA"/>
    <w:rsid w:val="00DD22C3"/>
    <w:rsid w:val="00DD2B36"/>
    <w:rsid w:val="00DD30E0"/>
    <w:rsid w:val="00DD30F5"/>
    <w:rsid w:val="00DD32BD"/>
    <w:rsid w:val="00DD32E7"/>
    <w:rsid w:val="00DD3A61"/>
    <w:rsid w:val="00DD3C87"/>
    <w:rsid w:val="00DD3EC8"/>
    <w:rsid w:val="00DD41C2"/>
    <w:rsid w:val="00DD48D5"/>
    <w:rsid w:val="00DD4A76"/>
    <w:rsid w:val="00DD5154"/>
    <w:rsid w:val="00DD5458"/>
    <w:rsid w:val="00DD59EE"/>
    <w:rsid w:val="00DD618A"/>
    <w:rsid w:val="00DD6C58"/>
    <w:rsid w:val="00DD6CD2"/>
    <w:rsid w:val="00DD6E6C"/>
    <w:rsid w:val="00DD70AE"/>
    <w:rsid w:val="00DD71E6"/>
    <w:rsid w:val="00DD72EB"/>
    <w:rsid w:val="00DD77FA"/>
    <w:rsid w:val="00DD7954"/>
    <w:rsid w:val="00DD7BE0"/>
    <w:rsid w:val="00DD7DCF"/>
    <w:rsid w:val="00DE0128"/>
    <w:rsid w:val="00DE0394"/>
    <w:rsid w:val="00DE0794"/>
    <w:rsid w:val="00DE090F"/>
    <w:rsid w:val="00DE0AEB"/>
    <w:rsid w:val="00DE0BD0"/>
    <w:rsid w:val="00DE1140"/>
    <w:rsid w:val="00DE1149"/>
    <w:rsid w:val="00DE1224"/>
    <w:rsid w:val="00DE1378"/>
    <w:rsid w:val="00DE149D"/>
    <w:rsid w:val="00DE1597"/>
    <w:rsid w:val="00DE1630"/>
    <w:rsid w:val="00DE2BFF"/>
    <w:rsid w:val="00DE2D95"/>
    <w:rsid w:val="00DE300E"/>
    <w:rsid w:val="00DE3277"/>
    <w:rsid w:val="00DE3B73"/>
    <w:rsid w:val="00DE3F5A"/>
    <w:rsid w:val="00DE417D"/>
    <w:rsid w:val="00DE4A05"/>
    <w:rsid w:val="00DE52DE"/>
    <w:rsid w:val="00DE530A"/>
    <w:rsid w:val="00DE575C"/>
    <w:rsid w:val="00DE5EAD"/>
    <w:rsid w:val="00DE60B1"/>
    <w:rsid w:val="00DE6A99"/>
    <w:rsid w:val="00DE6C3F"/>
    <w:rsid w:val="00DE6EB9"/>
    <w:rsid w:val="00DE70B1"/>
    <w:rsid w:val="00DE77A0"/>
    <w:rsid w:val="00DF0030"/>
    <w:rsid w:val="00DF0248"/>
    <w:rsid w:val="00DF02A3"/>
    <w:rsid w:val="00DF0617"/>
    <w:rsid w:val="00DF073F"/>
    <w:rsid w:val="00DF0C27"/>
    <w:rsid w:val="00DF11A2"/>
    <w:rsid w:val="00DF1316"/>
    <w:rsid w:val="00DF1408"/>
    <w:rsid w:val="00DF214D"/>
    <w:rsid w:val="00DF24A1"/>
    <w:rsid w:val="00DF26D4"/>
    <w:rsid w:val="00DF2909"/>
    <w:rsid w:val="00DF2DAF"/>
    <w:rsid w:val="00DF2E97"/>
    <w:rsid w:val="00DF2F3F"/>
    <w:rsid w:val="00DF31CC"/>
    <w:rsid w:val="00DF3269"/>
    <w:rsid w:val="00DF33EB"/>
    <w:rsid w:val="00DF3553"/>
    <w:rsid w:val="00DF3641"/>
    <w:rsid w:val="00DF387B"/>
    <w:rsid w:val="00DF3A1A"/>
    <w:rsid w:val="00DF3D03"/>
    <w:rsid w:val="00DF474F"/>
    <w:rsid w:val="00DF489E"/>
    <w:rsid w:val="00DF536B"/>
    <w:rsid w:val="00DF5ADE"/>
    <w:rsid w:val="00DF635E"/>
    <w:rsid w:val="00DF65F9"/>
    <w:rsid w:val="00DF6730"/>
    <w:rsid w:val="00DF6D16"/>
    <w:rsid w:val="00DF6EF5"/>
    <w:rsid w:val="00DF716A"/>
    <w:rsid w:val="00DF7209"/>
    <w:rsid w:val="00DF7C41"/>
    <w:rsid w:val="00DF7C63"/>
    <w:rsid w:val="00E0006B"/>
    <w:rsid w:val="00E0010E"/>
    <w:rsid w:val="00E0073C"/>
    <w:rsid w:val="00E00A7E"/>
    <w:rsid w:val="00E00C3D"/>
    <w:rsid w:val="00E00CC7"/>
    <w:rsid w:val="00E01334"/>
    <w:rsid w:val="00E01591"/>
    <w:rsid w:val="00E016D3"/>
    <w:rsid w:val="00E017D1"/>
    <w:rsid w:val="00E01A43"/>
    <w:rsid w:val="00E01F4B"/>
    <w:rsid w:val="00E0214E"/>
    <w:rsid w:val="00E02603"/>
    <w:rsid w:val="00E029B3"/>
    <w:rsid w:val="00E02C00"/>
    <w:rsid w:val="00E02EE3"/>
    <w:rsid w:val="00E035E2"/>
    <w:rsid w:val="00E037C6"/>
    <w:rsid w:val="00E03AFF"/>
    <w:rsid w:val="00E04B91"/>
    <w:rsid w:val="00E04BEA"/>
    <w:rsid w:val="00E054F6"/>
    <w:rsid w:val="00E055AB"/>
    <w:rsid w:val="00E05730"/>
    <w:rsid w:val="00E05F0A"/>
    <w:rsid w:val="00E06157"/>
    <w:rsid w:val="00E06815"/>
    <w:rsid w:val="00E0685F"/>
    <w:rsid w:val="00E06D45"/>
    <w:rsid w:val="00E06ECA"/>
    <w:rsid w:val="00E071A8"/>
    <w:rsid w:val="00E0730A"/>
    <w:rsid w:val="00E07641"/>
    <w:rsid w:val="00E07788"/>
    <w:rsid w:val="00E07D91"/>
    <w:rsid w:val="00E07F12"/>
    <w:rsid w:val="00E1019D"/>
    <w:rsid w:val="00E10211"/>
    <w:rsid w:val="00E1059C"/>
    <w:rsid w:val="00E10870"/>
    <w:rsid w:val="00E10BBC"/>
    <w:rsid w:val="00E10E84"/>
    <w:rsid w:val="00E11192"/>
    <w:rsid w:val="00E114D9"/>
    <w:rsid w:val="00E11597"/>
    <w:rsid w:val="00E1176C"/>
    <w:rsid w:val="00E11FDD"/>
    <w:rsid w:val="00E1299A"/>
    <w:rsid w:val="00E12BA1"/>
    <w:rsid w:val="00E130B4"/>
    <w:rsid w:val="00E131AA"/>
    <w:rsid w:val="00E133A9"/>
    <w:rsid w:val="00E13918"/>
    <w:rsid w:val="00E13963"/>
    <w:rsid w:val="00E13B6D"/>
    <w:rsid w:val="00E1417C"/>
    <w:rsid w:val="00E144B0"/>
    <w:rsid w:val="00E1483D"/>
    <w:rsid w:val="00E149EA"/>
    <w:rsid w:val="00E14CFC"/>
    <w:rsid w:val="00E1541C"/>
    <w:rsid w:val="00E15946"/>
    <w:rsid w:val="00E1596A"/>
    <w:rsid w:val="00E15C8C"/>
    <w:rsid w:val="00E15EF0"/>
    <w:rsid w:val="00E16276"/>
    <w:rsid w:val="00E16597"/>
    <w:rsid w:val="00E170BC"/>
    <w:rsid w:val="00E171EC"/>
    <w:rsid w:val="00E17271"/>
    <w:rsid w:val="00E1786C"/>
    <w:rsid w:val="00E178FC"/>
    <w:rsid w:val="00E206A4"/>
    <w:rsid w:val="00E20AF8"/>
    <w:rsid w:val="00E20B8E"/>
    <w:rsid w:val="00E20E63"/>
    <w:rsid w:val="00E2122D"/>
    <w:rsid w:val="00E214A9"/>
    <w:rsid w:val="00E21B33"/>
    <w:rsid w:val="00E21D4E"/>
    <w:rsid w:val="00E224FC"/>
    <w:rsid w:val="00E22790"/>
    <w:rsid w:val="00E22B9B"/>
    <w:rsid w:val="00E22E56"/>
    <w:rsid w:val="00E22F61"/>
    <w:rsid w:val="00E22FDE"/>
    <w:rsid w:val="00E23011"/>
    <w:rsid w:val="00E231AB"/>
    <w:rsid w:val="00E235EF"/>
    <w:rsid w:val="00E239DA"/>
    <w:rsid w:val="00E23B6D"/>
    <w:rsid w:val="00E23F8E"/>
    <w:rsid w:val="00E24182"/>
    <w:rsid w:val="00E2443A"/>
    <w:rsid w:val="00E24605"/>
    <w:rsid w:val="00E248F4"/>
    <w:rsid w:val="00E24FA3"/>
    <w:rsid w:val="00E251B3"/>
    <w:rsid w:val="00E25FA3"/>
    <w:rsid w:val="00E26CEC"/>
    <w:rsid w:val="00E2717C"/>
    <w:rsid w:val="00E272BC"/>
    <w:rsid w:val="00E2735B"/>
    <w:rsid w:val="00E27675"/>
    <w:rsid w:val="00E276FA"/>
    <w:rsid w:val="00E27B57"/>
    <w:rsid w:val="00E30110"/>
    <w:rsid w:val="00E30145"/>
    <w:rsid w:val="00E301BE"/>
    <w:rsid w:val="00E3041E"/>
    <w:rsid w:val="00E31705"/>
    <w:rsid w:val="00E31A18"/>
    <w:rsid w:val="00E32348"/>
    <w:rsid w:val="00E3281E"/>
    <w:rsid w:val="00E33103"/>
    <w:rsid w:val="00E33A89"/>
    <w:rsid w:val="00E33E53"/>
    <w:rsid w:val="00E34142"/>
    <w:rsid w:val="00E34CB3"/>
    <w:rsid w:val="00E34D8C"/>
    <w:rsid w:val="00E34FAA"/>
    <w:rsid w:val="00E35085"/>
    <w:rsid w:val="00E35E2F"/>
    <w:rsid w:val="00E35E34"/>
    <w:rsid w:val="00E36103"/>
    <w:rsid w:val="00E36137"/>
    <w:rsid w:val="00E3629A"/>
    <w:rsid w:val="00E36DDD"/>
    <w:rsid w:val="00E370ED"/>
    <w:rsid w:val="00E37492"/>
    <w:rsid w:val="00E378E2"/>
    <w:rsid w:val="00E40156"/>
    <w:rsid w:val="00E406ED"/>
    <w:rsid w:val="00E40B6C"/>
    <w:rsid w:val="00E40B7A"/>
    <w:rsid w:val="00E40CAB"/>
    <w:rsid w:val="00E412F4"/>
    <w:rsid w:val="00E41616"/>
    <w:rsid w:val="00E41630"/>
    <w:rsid w:val="00E41AA9"/>
    <w:rsid w:val="00E41D6B"/>
    <w:rsid w:val="00E422A1"/>
    <w:rsid w:val="00E424C4"/>
    <w:rsid w:val="00E42831"/>
    <w:rsid w:val="00E42977"/>
    <w:rsid w:val="00E42982"/>
    <w:rsid w:val="00E4302E"/>
    <w:rsid w:val="00E43372"/>
    <w:rsid w:val="00E435B1"/>
    <w:rsid w:val="00E435B9"/>
    <w:rsid w:val="00E440D9"/>
    <w:rsid w:val="00E448C5"/>
    <w:rsid w:val="00E44E15"/>
    <w:rsid w:val="00E44F1E"/>
    <w:rsid w:val="00E45174"/>
    <w:rsid w:val="00E463E5"/>
    <w:rsid w:val="00E46A6B"/>
    <w:rsid w:val="00E46CE9"/>
    <w:rsid w:val="00E46E40"/>
    <w:rsid w:val="00E473B0"/>
    <w:rsid w:val="00E475AB"/>
    <w:rsid w:val="00E47D9D"/>
    <w:rsid w:val="00E47F55"/>
    <w:rsid w:val="00E500F0"/>
    <w:rsid w:val="00E50589"/>
    <w:rsid w:val="00E50D50"/>
    <w:rsid w:val="00E50E78"/>
    <w:rsid w:val="00E51103"/>
    <w:rsid w:val="00E51193"/>
    <w:rsid w:val="00E514AF"/>
    <w:rsid w:val="00E51B4E"/>
    <w:rsid w:val="00E51E38"/>
    <w:rsid w:val="00E52109"/>
    <w:rsid w:val="00E52536"/>
    <w:rsid w:val="00E531DE"/>
    <w:rsid w:val="00E5328C"/>
    <w:rsid w:val="00E5377B"/>
    <w:rsid w:val="00E53A29"/>
    <w:rsid w:val="00E53E3F"/>
    <w:rsid w:val="00E54479"/>
    <w:rsid w:val="00E545A3"/>
    <w:rsid w:val="00E5543E"/>
    <w:rsid w:val="00E55489"/>
    <w:rsid w:val="00E55783"/>
    <w:rsid w:val="00E55791"/>
    <w:rsid w:val="00E558EC"/>
    <w:rsid w:val="00E55AD0"/>
    <w:rsid w:val="00E55C7C"/>
    <w:rsid w:val="00E55EFE"/>
    <w:rsid w:val="00E55F8B"/>
    <w:rsid w:val="00E560F4"/>
    <w:rsid w:val="00E56585"/>
    <w:rsid w:val="00E5666B"/>
    <w:rsid w:val="00E569D9"/>
    <w:rsid w:val="00E56B5B"/>
    <w:rsid w:val="00E56B6F"/>
    <w:rsid w:val="00E573A0"/>
    <w:rsid w:val="00E574CC"/>
    <w:rsid w:val="00E57663"/>
    <w:rsid w:val="00E57793"/>
    <w:rsid w:val="00E57B23"/>
    <w:rsid w:val="00E60373"/>
    <w:rsid w:val="00E606C6"/>
    <w:rsid w:val="00E61023"/>
    <w:rsid w:val="00E61D1E"/>
    <w:rsid w:val="00E61D81"/>
    <w:rsid w:val="00E61DD5"/>
    <w:rsid w:val="00E6218D"/>
    <w:rsid w:val="00E624F1"/>
    <w:rsid w:val="00E6319F"/>
    <w:rsid w:val="00E6333D"/>
    <w:rsid w:val="00E63694"/>
    <w:rsid w:val="00E639BB"/>
    <w:rsid w:val="00E63C3A"/>
    <w:rsid w:val="00E63C55"/>
    <w:rsid w:val="00E63FF5"/>
    <w:rsid w:val="00E642AA"/>
    <w:rsid w:val="00E6434D"/>
    <w:rsid w:val="00E644C5"/>
    <w:rsid w:val="00E64934"/>
    <w:rsid w:val="00E65178"/>
    <w:rsid w:val="00E6589D"/>
    <w:rsid w:val="00E65E74"/>
    <w:rsid w:val="00E662C6"/>
    <w:rsid w:val="00E66CA4"/>
    <w:rsid w:val="00E6744B"/>
    <w:rsid w:val="00E67531"/>
    <w:rsid w:val="00E6774E"/>
    <w:rsid w:val="00E678A1"/>
    <w:rsid w:val="00E67ABF"/>
    <w:rsid w:val="00E67FF6"/>
    <w:rsid w:val="00E7036A"/>
    <w:rsid w:val="00E70405"/>
    <w:rsid w:val="00E707B3"/>
    <w:rsid w:val="00E70887"/>
    <w:rsid w:val="00E70C37"/>
    <w:rsid w:val="00E70D08"/>
    <w:rsid w:val="00E70F2E"/>
    <w:rsid w:val="00E713CA"/>
    <w:rsid w:val="00E714B9"/>
    <w:rsid w:val="00E71594"/>
    <w:rsid w:val="00E71651"/>
    <w:rsid w:val="00E71C5B"/>
    <w:rsid w:val="00E7228A"/>
    <w:rsid w:val="00E72B69"/>
    <w:rsid w:val="00E72E5B"/>
    <w:rsid w:val="00E73BD3"/>
    <w:rsid w:val="00E740DF"/>
    <w:rsid w:val="00E740F1"/>
    <w:rsid w:val="00E74A02"/>
    <w:rsid w:val="00E74A19"/>
    <w:rsid w:val="00E750A9"/>
    <w:rsid w:val="00E7528E"/>
    <w:rsid w:val="00E759DE"/>
    <w:rsid w:val="00E75BC4"/>
    <w:rsid w:val="00E75DAB"/>
    <w:rsid w:val="00E76409"/>
    <w:rsid w:val="00E76827"/>
    <w:rsid w:val="00E769E9"/>
    <w:rsid w:val="00E76E17"/>
    <w:rsid w:val="00E77203"/>
    <w:rsid w:val="00E7735D"/>
    <w:rsid w:val="00E77412"/>
    <w:rsid w:val="00E77518"/>
    <w:rsid w:val="00E77A11"/>
    <w:rsid w:val="00E77D3E"/>
    <w:rsid w:val="00E80219"/>
    <w:rsid w:val="00E804E1"/>
    <w:rsid w:val="00E80604"/>
    <w:rsid w:val="00E807F2"/>
    <w:rsid w:val="00E80A00"/>
    <w:rsid w:val="00E80C2F"/>
    <w:rsid w:val="00E80C7B"/>
    <w:rsid w:val="00E80CD5"/>
    <w:rsid w:val="00E81043"/>
    <w:rsid w:val="00E81087"/>
    <w:rsid w:val="00E81668"/>
    <w:rsid w:val="00E818BB"/>
    <w:rsid w:val="00E81DF3"/>
    <w:rsid w:val="00E81E76"/>
    <w:rsid w:val="00E82259"/>
    <w:rsid w:val="00E8284C"/>
    <w:rsid w:val="00E828B4"/>
    <w:rsid w:val="00E82964"/>
    <w:rsid w:val="00E82B6C"/>
    <w:rsid w:val="00E83118"/>
    <w:rsid w:val="00E831BA"/>
    <w:rsid w:val="00E8362B"/>
    <w:rsid w:val="00E838D3"/>
    <w:rsid w:val="00E838D9"/>
    <w:rsid w:val="00E83B0D"/>
    <w:rsid w:val="00E83E0D"/>
    <w:rsid w:val="00E8400A"/>
    <w:rsid w:val="00E840A8"/>
    <w:rsid w:val="00E84324"/>
    <w:rsid w:val="00E84390"/>
    <w:rsid w:val="00E85058"/>
    <w:rsid w:val="00E852D9"/>
    <w:rsid w:val="00E85416"/>
    <w:rsid w:val="00E858C5"/>
    <w:rsid w:val="00E861C7"/>
    <w:rsid w:val="00E864C2"/>
    <w:rsid w:val="00E86789"/>
    <w:rsid w:val="00E86A7A"/>
    <w:rsid w:val="00E87302"/>
    <w:rsid w:val="00E876EF"/>
    <w:rsid w:val="00E879EB"/>
    <w:rsid w:val="00E87B65"/>
    <w:rsid w:val="00E87D0C"/>
    <w:rsid w:val="00E87F93"/>
    <w:rsid w:val="00E90089"/>
    <w:rsid w:val="00E90C51"/>
    <w:rsid w:val="00E90C68"/>
    <w:rsid w:val="00E915F9"/>
    <w:rsid w:val="00E91B1F"/>
    <w:rsid w:val="00E91BE4"/>
    <w:rsid w:val="00E923DD"/>
    <w:rsid w:val="00E92516"/>
    <w:rsid w:val="00E9273A"/>
    <w:rsid w:val="00E93C72"/>
    <w:rsid w:val="00E93D7D"/>
    <w:rsid w:val="00E9401D"/>
    <w:rsid w:val="00E941ED"/>
    <w:rsid w:val="00E94293"/>
    <w:rsid w:val="00E9450D"/>
    <w:rsid w:val="00E9487A"/>
    <w:rsid w:val="00E94B3D"/>
    <w:rsid w:val="00E94C90"/>
    <w:rsid w:val="00E94E40"/>
    <w:rsid w:val="00E94F79"/>
    <w:rsid w:val="00E95168"/>
    <w:rsid w:val="00E95186"/>
    <w:rsid w:val="00E951A8"/>
    <w:rsid w:val="00E95229"/>
    <w:rsid w:val="00E9538D"/>
    <w:rsid w:val="00E95456"/>
    <w:rsid w:val="00E955ED"/>
    <w:rsid w:val="00E957BF"/>
    <w:rsid w:val="00E95838"/>
    <w:rsid w:val="00E95CC1"/>
    <w:rsid w:val="00E95DF6"/>
    <w:rsid w:val="00E960B2"/>
    <w:rsid w:val="00E9672E"/>
    <w:rsid w:val="00E96A66"/>
    <w:rsid w:val="00E97437"/>
    <w:rsid w:val="00E97737"/>
    <w:rsid w:val="00E97C1A"/>
    <w:rsid w:val="00E97DC0"/>
    <w:rsid w:val="00E97E45"/>
    <w:rsid w:val="00EA024E"/>
    <w:rsid w:val="00EA07F6"/>
    <w:rsid w:val="00EA11B9"/>
    <w:rsid w:val="00EA12E1"/>
    <w:rsid w:val="00EA1549"/>
    <w:rsid w:val="00EA1706"/>
    <w:rsid w:val="00EA1EFA"/>
    <w:rsid w:val="00EA241C"/>
    <w:rsid w:val="00EA2C10"/>
    <w:rsid w:val="00EA2E33"/>
    <w:rsid w:val="00EA2EE6"/>
    <w:rsid w:val="00EA3190"/>
    <w:rsid w:val="00EA3465"/>
    <w:rsid w:val="00EA3594"/>
    <w:rsid w:val="00EA38C9"/>
    <w:rsid w:val="00EA3947"/>
    <w:rsid w:val="00EA3AA1"/>
    <w:rsid w:val="00EA3E03"/>
    <w:rsid w:val="00EA40E6"/>
    <w:rsid w:val="00EA4173"/>
    <w:rsid w:val="00EA5EF6"/>
    <w:rsid w:val="00EA6510"/>
    <w:rsid w:val="00EA6666"/>
    <w:rsid w:val="00EA6697"/>
    <w:rsid w:val="00EA6809"/>
    <w:rsid w:val="00EA694D"/>
    <w:rsid w:val="00EA6E5B"/>
    <w:rsid w:val="00EA797F"/>
    <w:rsid w:val="00EA79C7"/>
    <w:rsid w:val="00EA7C15"/>
    <w:rsid w:val="00EB02CD"/>
    <w:rsid w:val="00EB04DE"/>
    <w:rsid w:val="00EB0C11"/>
    <w:rsid w:val="00EB0DA0"/>
    <w:rsid w:val="00EB0DAD"/>
    <w:rsid w:val="00EB13E9"/>
    <w:rsid w:val="00EB1AAB"/>
    <w:rsid w:val="00EB24A7"/>
    <w:rsid w:val="00EB2784"/>
    <w:rsid w:val="00EB2AB4"/>
    <w:rsid w:val="00EB37E2"/>
    <w:rsid w:val="00EB3B7E"/>
    <w:rsid w:val="00EB432E"/>
    <w:rsid w:val="00EB4A26"/>
    <w:rsid w:val="00EB4A9D"/>
    <w:rsid w:val="00EB4B9A"/>
    <w:rsid w:val="00EB5004"/>
    <w:rsid w:val="00EB506F"/>
    <w:rsid w:val="00EB512B"/>
    <w:rsid w:val="00EB584C"/>
    <w:rsid w:val="00EB5A9D"/>
    <w:rsid w:val="00EB5B03"/>
    <w:rsid w:val="00EB5C64"/>
    <w:rsid w:val="00EB6B85"/>
    <w:rsid w:val="00EB6E6A"/>
    <w:rsid w:val="00EB78D8"/>
    <w:rsid w:val="00EB796C"/>
    <w:rsid w:val="00EC044D"/>
    <w:rsid w:val="00EC056F"/>
    <w:rsid w:val="00EC06A4"/>
    <w:rsid w:val="00EC06EF"/>
    <w:rsid w:val="00EC0AB3"/>
    <w:rsid w:val="00EC11BF"/>
    <w:rsid w:val="00EC1244"/>
    <w:rsid w:val="00EC1B13"/>
    <w:rsid w:val="00EC1BD9"/>
    <w:rsid w:val="00EC2296"/>
    <w:rsid w:val="00EC2894"/>
    <w:rsid w:val="00EC2BE1"/>
    <w:rsid w:val="00EC2E7F"/>
    <w:rsid w:val="00EC31EB"/>
    <w:rsid w:val="00EC3A7A"/>
    <w:rsid w:val="00EC3B7A"/>
    <w:rsid w:val="00EC3DFB"/>
    <w:rsid w:val="00EC400C"/>
    <w:rsid w:val="00EC4436"/>
    <w:rsid w:val="00EC44BA"/>
    <w:rsid w:val="00EC4ED4"/>
    <w:rsid w:val="00EC51EF"/>
    <w:rsid w:val="00EC59F9"/>
    <w:rsid w:val="00EC5C21"/>
    <w:rsid w:val="00EC5C30"/>
    <w:rsid w:val="00EC5F41"/>
    <w:rsid w:val="00EC5F49"/>
    <w:rsid w:val="00EC605C"/>
    <w:rsid w:val="00EC61A6"/>
    <w:rsid w:val="00EC698F"/>
    <w:rsid w:val="00EC6CE4"/>
    <w:rsid w:val="00EC7455"/>
    <w:rsid w:val="00EC7680"/>
    <w:rsid w:val="00EC76E2"/>
    <w:rsid w:val="00EC78FF"/>
    <w:rsid w:val="00EC79B4"/>
    <w:rsid w:val="00EC7A1D"/>
    <w:rsid w:val="00EC7B94"/>
    <w:rsid w:val="00EC7C70"/>
    <w:rsid w:val="00EC7D00"/>
    <w:rsid w:val="00ED017D"/>
    <w:rsid w:val="00ED089A"/>
    <w:rsid w:val="00ED08EB"/>
    <w:rsid w:val="00ED0A8E"/>
    <w:rsid w:val="00ED11DC"/>
    <w:rsid w:val="00ED1375"/>
    <w:rsid w:val="00ED1886"/>
    <w:rsid w:val="00ED19D1"/>
    <w:rsid w:val="00ED1A7D"/>
    <w:rsid w:val="00ED1AE3"/>
    <w:rsid w:val="00ED1D76"/>
    <w:rsid w:val="00ED1EEB"/>
    <w:rsid w:val="00ED232E"/>
    <w:rsid w:val="00ED2C4D"/>
    <w:rsid w:val="00ED30D0"/>
    <w:rsid w:val="00ED328B"/>
    <w:rsid w:val="00ED3885"/>
    <w:rsid w:val="00ED3F85"/>
    <w:rsid w:val="00ED40FD"/>
    <w:rsid w:val="00ED4A81"/>
    <w:rsid w:val="00ED4C78"/>
    <w:rsid w:val="00ED4FD9"/>
    <w:rsid w:val="00ED51E4"/>
    <w:rsid w:val="00ED566C"/>
    <w:rsid w:val="00ED56D0"/>
    <w:rsid w:val="00ED6087"/>
    <w:rsid w:val="00ED60FD"/>
    <w:rsid w:val="00ED6118"/>
    <w:rsid w:val="00ED62F5"/>
    <w:rsid w:val="00ED67FC"/>
    <w:rsid w:val="00ED680B"/>
    <w:rsid w:val="00ED688E"/>
    <w:rsid w:val="00ED6A12"/>
    <w:rsid w:val="00ED6CB8"/>
    <w:rsid w:val="00ED6D65"/>
    <w:rsid w:val="00ED786A"/>
    <w:rsid w:val="00EE0041"/>
    <w:rsid w:val="00EE059F"/>
    <w:rsid w:val="00EE06C0"/>
    <w:rsid w:val="00EE10BF"/>
    <w:rsid w:val="00EE125D"/>
    <w:rsid w:val="00EE1839"/>
    <w:rsid w:val="00EE1940"/>
    <w:rsid w:val="00EE1A8C"/>
    <w:rsid w:val="00EE1CBB"/>
    <w:rsid w:val="00EE1F32"/>
    <w:rsid w:val="00EE20C1"/>
    <w:rsid w:val="00EE213E"/>
    <w:rsid w:val="00EE235F"/>
    <w:rsid w:val="00EE261F"/>
    <w:rsid w:val="00EE2C61"/>
    <w:rsid w:val="00EE2D99"/>
    <w:rsid w:val="00EE2E82"/>
    <w:rsid w:val="00EE306D"/>
    <w:rsid w:val="00EE3CD7"/>
    <w:rsid w:val="00EE3F6B"/>
    <w:rsid w:val="00EE408F"/>
    <w:rsid w:val="00EE46A4"/>
    <w:rsid w:val="00EE46AA"/>
    <w:rsid w:val="00EE47C0"/>
    <w:rsid w:val="00EE4D9E"/>
    <w:rsid w:val="00EE4FA2"/>
    <w:rsid w:val="00EE50AE"/>
    <w:rsid w:val="00EE52FC"/>
    <w:rsid w:val="00EE6674"/>
    <w:rsid w:val="00EE6EA2"/>
    <w:rsid w:val="00EE6EDF"/>
    <w:rsid w:val="00EE6FB3"/>
    <w:rsid w:val="00EE7640"/>
    <w:rsid w:val="00EE7A8E"/>
    <w:rsid w:val="00EF1181"/>
    <w:rsid w:val="00EF1694"/>
    <w:rsid w:val="00EF1B64"/>
    <w:rsid w:val="00EF1CA9"/>
    <w:rsid w:val="00EF22C6"/>
    <w:rsid w:val="00EF22C7"/>
    <w:rsid w:val="00EF23A5"/>
    <w:rsid w:val="00EF2529"/>
    <w:rsid w:val="00EF29C0"/>
    <w:rsid w:val="00EF33E7"/>
    <w:rsid w:val="00EF34F6"/>
    <w:rsid w:val="00EF3C00"/>
    <w:rsid w:val="00EF407D"/>
    <w:rsid w:val="00EF41E9"/>
    <w:rsid w:val="00EF4520"/>
    <w:rsid w:val="00EF4FB9"/>
    <w:rsid w:val="00EF5120"/>
    <w:rsid w:val="00EF583E"/>
    <w:rsid w:val="00EF5A25"/>
    <w:rsid w:val="00EF5C07"/>
    <w:rsid w:val="00EF5EE9"/>
    <w:rsid w:val="00EF5F4B"/>
    <w:rsid w:val="00EF6306"/>
    <w:rsid w:val="00EF6400"/>
    <w:rsid w:val="00EF7110"/>
    <w:rsid w:val="00EF72DE"/>
    <w:rsid w:val="00EF7519"/>
    <w:rsid w:val="00EF767B"/>
    <w:rsid w:val="00EF7726"/>
    <w:rsid w:val="00EF7740"/>
    <w:rsid w:val="00EF775B"/>
    <w:rsid w:val="00EF78E0"/>
    <w:rsid w:val="00EF7ED7"/>
    <w:rsid w:val="00EF7F46"/>
    <w:rsid w:val="00F00091"/>
    <w:rsid w:val="00F002FA"/>
    <w:rsid w:val="00F004A2"/>
    <w:rsid w:val="00F00611"/>
    <w:rsid w:val="00F00863"/>
    <w:rsid w:val="00F01574"/>
    <w:rsid w:val="00F01B46"/>
    <w:rsid w:val="00F01D3D"/>
    <w:rsid w:val="00F01E53"/>
    <w:rsid w:val="00F01FD1"/>
    <w:rsid w:val="00F02077"/>
    <w:rsid w:val="00F02169"/>
    <w:rsid w:val="00F0242D"/>
    <w:rsid w:val="00F025D8"/>
    <w:rsid w:val="00F027A1"/>
    <w:rsid w:val="00F02D90"/>
    <w:rsid w:val="00F04060"/>
    <w:rsid w:val="00F04542"/>
    <w:rsid w:val="00F04581"/>
    <w:rsid w:val="00F04753"/>
    <w:rsid w:val="00F04979"/>
    <w:rsid w:val="00F04F88"/>
    <w:rsid w:val="00F05065"/>
    <w:rsid w:val="00F05483"/>
    <w:rsid w:val="00F055E3"/>
    <w:rsid w:val="00F05C56"/>
    <w:rsid w:val="00F05C92"/>
    <w:rsid w:val="00F05E4A"/>
    <w:rsid w:val="00F062F5"/>
    <w:rsid w:val="00F0691C"/>
    <w:rsid w:val="00F06E2E"/>
    <w:rsid w:val="00F07867"/>
    <w:rsid w:val="00F079D1"/>
    <w:rsid w:val="00F079E9"/>
    <w:rsid w:val="00F07BB7"/>
    <w:rsid w:val="00F07E2B"/>
    <w:rsid w:val="00F07F2F"/>
    <w:rsid w:val="00F10437"/>
    <w:rsid w:val="00F10AC3"/>
    <w:rsid w:val="00F1128A"/>
    <w:rsid w:val="00F113F8"/>
    <w:rsid w:val="00F116B0"/>
    <w:rsid w:val="00F11E63"/>
    <w:rsid w:val="00F1217C"/>
    <w:rsid w:val="00F12286"/>
    <w:rsid w:val="00F1259E"/>
    <w:rsid w:val="00F12789"/>
    <w:rsid w:val="00F12822"/>
    <w:rsid w:val="00F12A44"/>
    <w:rsid w:val="00F12BA3"/>
    <w:rsid w:val="00F134C3"/>
    <w:rsid w:val="00F13792"/>
    <w:rsid w:val="00F13813"/>
    <w:rsid w:val="00F13FD9"/>
    <w:rsid w:val="00F140C6"/>
    <w:rsid w:val="00F14245"/>
    <w:rsid w:val="00F1426D"/>
    <w:rsid w:val="00F1426E"/>
    <w:rsid w:val="00F14725"/>
    <w:rsid w:val="00F14F7E"/>
    <w:rsid w:val="00F14FF3"/>
    <w:rsid w:val="00F15077"/>
    <w:rsid w:val="00F15265"/>
    <w:rsid w:val="00F156C3"/>
    <w:rsid w:val="00F1595E"/>
    <w:rsid w:val="00F15A3D"/>
    <w:rsid w:val="00F15B45"/>
    <w:rsid w:val="00F1669A"/>
    <w:rsid w:val="00F16956"/>
    <w:rsid w:val="00F170B9"/>
    <w:rsid w:val="00F1756A"/>
    <w:rsid w:val="00F175DD"/>
    <w:rsid w:val="00F178C6"/>
    <w:rsid w:val="00F17BC1"/>
    <w:rsid w:val="00F2011A"/>
    <w:rsid w:val="00F20691"/>
    <w:rsid w:val="00F206D6"/>
    <w:rsid w:val="00F20E11"/>
    <w:rsid w:val="00F20FDD"/>
    <w:rsid w:val="00F214B6"/>
    <w:rsid w:val="00F2192C"/>
    <w:rsid w:val="00F21C09"/>
    <w:rsid w:val="00F21C54"/>
    <w:rsid w:val="00F21C93"/>
    <w:rsid w:val="00F21C9D"/>
    <w:rsid w:val="00F21CF8"/>
    <w:rsid w:val="00F21DAF"/>
    <w:rsid w:val="00F220C5"/>
    <w:rsid w:val="00F22551"/>
    <w:rsid w:val="00F2362F"/>
    <w:rsid w:val="00F236E4"/>
    <w:rsid w:val="00F23C93"/>
    <w:rsid w:val="00F23DBD"/>
    <w:rsid w:val="00F240D7"/>
    <w:rsid w:val="00F242AC"/>
    <w:rsid w:val="00F2479C"/>
    <w:rsid w:val="00F24BC1"/>
    <w:rsid w:val="00F24FBD"/>
    <w:rsid w:val="00F25410"/>
    <w:rsid w:val="00F2554C"/>
    <w:rsid w:val="00F25695"/>
    <w:rsid w:val="00F2602E"/>
    <w:rsid w:val="00F26216"/>
    <w:rsid w:val="00F2657C"/>
    <w:rsid w:val="00F269BA"/>
    <w:rsid w:val="00F269C3"/>
    <w:rsid w:val="00F26AA1"/>
    <w:rsid w:val="00F27512"/>
    <w:rsid w:val="00F276F7"/>
    <w:rsid w:val="00F27DBD"/>
    <w:rsid w:val="00F300CF"/>
    <w:rsid w:val="00F304F7"/>
    <w:rsid w:val="00F3067F"/>
    <w:rsid w:val="00F30C3E"/>
    <w:rsid w:val="00F30F6C"/>
    <w:rsid w:val="00F3143C"/>
    <w:rsid w:val="00F3180C"/>
    <w:rsid w:val="00F31B34"/>
    <w:rsid w:val="00F3224D"/>
    <w:rsid w:val="00F32AE6"/>
    <w:rsid w:val="00F32CC3"/>
    <w:rsid w:val="00F32E9C"/>
    <w:rsid w:val="00F33616"/>
    <w:rsid w:val="00F33676"/>
    <w:rsid w:val="00F338C5"/>
    <w:rsid w:val="00F33A38"/>
    <w:rsid w:val="00F33CD8"/>
    <w:rsid w:val="00F341D8"/>
    <w:rsid w:val="00F34569"/>
    <w:rsid w:val="00F34A26"/>
    <w:rsid w:val="00F34F7F"/>
    <w:rsid w:val="00F354BA"/>
    <w:rsid w:val="00F3551A"/>
    <w:rsid w:val="00F357DE"/>
    <w:rsid w:val="00F359C0"/>
    <w:rsid w:val="00F35A22"/>
    <w:rsid w:val="00F3615A"/>
    <w:rsid w:val="00F36413"/>
    <w:rsid w:val="00F3673C"/>
    <w:rsid w:val="00F36DAB"/>
    <w:rsid w:val="00F37054"/>
    <w:rsid w:val="00F40664"/>
    <w:rsid w:val="00F40ADB"/>
    <w:rsid w:val="00F40B2C"/>
    <w:rsid w:val="00F40C93"/>
    <w:rsid w:val="00F40CA9"/>
    <w:rsid w:val="00F411EF"/>
    <w:rsid w:val="00F412EB"/>
    <w:rsid w:val="00F41716"/>
    <w:rsid w:val="00F419E1"/>
    <w:rsid w:val="00F419FB"/>
    <w:rsid w:val="00F41C1E"/>
    <w:rsid w:val="00F42159"/>
    <w:rsid w:val="00F4272C"/>
    <w:rsid w:val="00F427E6"/>
    <w:rsid w:val="00F42BA5"/>
    <w:rsid w:val="00F42EE0"/>
    <w:rsid w:val="00F42FFD"/>
    <w:rsid w:val="00F43486"/>
    <w:rsid w:val="00F4391C"/>
    <w:rsid w:val="00F439DE"/>
    <w:rsid w:val="00F4476C"/>
    <w:rsid w:val="00F4521F"/>
    <w:rsid w:val="00F4570B"/>
    <w:rsid w:val="00F45ACA"/>
    <w:rsid w:val="00F45D70"/>
    <w:rsid w:val="00F45FC4"/>
    <w:rsid w:val="00F461D9"/>
    <w:rsid w:val="00F46EB7"/>
    <w:rsid w:val="00F474C0"/>
    <w:rsid w:val="00F4787F"/>
    <w:rsid w:val="00F47AD9"/>
    <w:rsid w:val="00F47CBE"/>
    <w:rsid w:val="00F50485"/>
    <w:rsid w:val="00F5072D"/>
    <w:rsid w:val="00F50B00"/>
    <w:rsid w:val="00F50EFB"/>
    <w:rsid w:val="00F50FDA"/>
    <w:rsid w:val="00F51100"/>
    <w:rsid w:val="00F5145D"/>
    <w:rsid w:val="00F515F8"/>
    <w:rsid w:val="00F523D0"/>
    <w:rsid w:val="00F52A51"/>
    <w:rsid w:val="00F52D1D"/>
    <w:rsid w:val="00F53818"/>
    <w:rsid w:val="00F53B53"/>
    <w:rsid w:val="00F5425D"/>
    <w:rsid w:val="00F549C6"/>
    <w:rsid w:val="00F56027"/>
    <w:rsid w:val="00F5614C"/>
    <w:rsid w:val="00F563FC"/>
    <w:rsid w:val="00F5695A"/>
    <w:rsid w:val="00F569DF"/>
    <w:rsid w:val="00F56A09"/>
    <w:rsid w:val="00F56BCC"/>
    <w:rsid w:val="00F56F85"/>
    <w:rsid w:val="00F575C7"/>
    <w:rsid w:val="00F5792B"/>
    <w:rsid w:val="00F57CA0"/>
    <w:rsid w:val="00F60612"/>
    <w:rsid w:val="00F6189C"/>
    <w:rsid w:val="00F61ECC"/>
    <w:rsid w:val="00F623EB"/>
    <w:rsid w:val="00F62811"/>
    <w:rsid w:val="00F62C5D"/>
    <w:rsid w:val="00F6319D"/>
    <w:rsid w:val="00F63204"/>
    <w:rsid w:val="00F6349E"/>
    <w:rsid w:val="00F6361D"/>
    <w:rsid w:val="00F63AA9"/>
    <w:rsid w:val="00F63FFF"/>
    <w:rsid w:val="00F64262"/>
    <w:rsid w:val="00F64E25"/>
    <w:rsid w:val="00F65934"/>
    <w:rsid w:val="00F65D42"/>
    <w:rsid w:val="00F65DB4"/>
    <w:rsid w:val="00F65E34"/>
    <w:rsid w:val="00F66DA3"/>
    <w:rsid w:val="00F6763F"/>
    <w:rsid w:val="00F678AF"/>
    <w:rsid w:val="00F70004"/>
    <w:rsid w:val="00F705B9"/>
    <w:rsid w:val="00F705D7"/>
    <w:rsid w:val="00F705F1"/>
    <w:rsid w:val="00F70625"/>
    <w:rsid w:val="00F71193"/>
    <w:rsid w:val="00F711FF"/>
    <w:rsid w:val="00F713B6"/>
    <w:rsid w:val="00F716FC"/>
    <w:rsid w:val="00F71C52"/>
    <w:rsid w:val="00F71DEA"/>
    <w:rsid w:val="00F722EE"/>
    <w:rsid w:val="00F726F6"/>
    <w:rsid w:val="00F72D08"/>
    <w:rsid w:val="00F72E8B"/>
    <w:rsid w:val="00F738EC"/>
    <w:rsid w:val="00F73B19"/>
    <w:rsid w:val="00F74050"/>
    <w:rsid w:val="00F7415D"/>
    <w:rsid w:val="00F74833"/>
    <w:rsid w:val="00F75007"/>
    <w:rsid w:val="00F756EF"/>
    <w:rsid w:val="00F7588D"/>
    <w:rsid w:val="00F759FD"/>
    <w:rsid w:val="00F75AEF"/>
    <w:rsid w:val="00F75FAB"/>
    <w:rsid w:val="00F76627"/>
    <w:rsid w:val="00F76BA2"/>
    <w:rsid w:val="00F7759B"/>
    <w:rsid w:val="00F77B39"/>
    <w:rsid w:val="00F77C43"/>
    <w:rsid w:val="00F77D9E"/>
    <w:rsid w:val="00F8006F"/>
    <w:rsid w:val="00F8032D"/>
    <w:rsid w:val="00F8051A"/>
    <w:rsid w:val="00F80649"/>
    <w:rsid w:val="00F808E5"/>
    <w:rsid w:val="00F81217"/>
    <w:rsid w:val="00F81322"/>
    <w:rsid w:val="00F814D4"/>
    <w:rsid w:val="00F823E1"/>
    <w:rsid w:val="00F8282C"/>
    <w:rsid w:val="00F8320D"/>
    <w:rsid w:val="00F8329F"/>
    <w:rsid w:val="00F832CC"/>
    <w:rsid w:val="00F83A13"/>
    <w:rsid w:val="00F83DF1"/>
    <w:rsid w:val="00F83E0B"/>
    <w:rsid w:val="00F83F72"/>
    <w:rsid w:val="00F842B0"/>
    <w:rsid w:val="00F84427"/>
    <w:rsid w:val="00F84722"/>
    <w:rsid w:val="00F8498E"/>
    <w:rsid w:val="00F849FB"/>
    <w:rsid w:val="00F84A40"/>
    <w:rsid w:val="00F84BD9"/>
    <w:rsid w:val="00F84ED2"/>
    <w:rsid w:val="00F85077"/>
    <w:rsid w:val="00F85877"/>
    <w:rsid w:val="00F85D2A"/>
    <w:rsid w:val="00F868B4"/>
    <w:rsid w:val="00F8733E"/>
    <w:rsid w:val="00F875B0"/>
    <w:rsid w:val="00F87BA8"/>
    <w:rsid w:val="00F900AF"/>
    <w:rsid w:val="00F9052D"/>
    <w:rsid w:val="00F9077E"/>
    <w:rsid w:val="00F90B0E"/>
    <w:rsid w:val="00F90B0F"/>
    <w:rsid w:val="00F911D2"/>
    <w:rsid w:val="00F9149F"/>
    <w:rsid w:val="00F9163B"/>
    <w:rsid w:val="00F91FC3"/>
    <w:rsid w:val="00F92258"/>
    <w:rsid w:val="00F929BB"/>
    <w:rsid w:val="00F929D3"/>
    <w:rsid w:val="00F92A67"/>
    <w:rsid w:val="00F92BCC"/>
    <w:rsid w:val="00F92F32"/>
    <w:rsid w:val="00F93A6D"/>
    <w:rsid w:val="00F93AF1"/>
    <w:rsid w:val="00F93C4F"/>
    <w:rsid w:val="00F94001"/>
    <w:rsid w:val="00F94048"/>
    <w:rsid w:val="00F940E7"/>
    <w:rsid w:val="00F942CE"/>
    <w:rsid w:val="00F952DA"/>
    <w:rsid w:val="00F95300"/>
    <w:rsid w:val="00F95850"/>
    <w:rsid w:val="00F959BE"/>
    <w:rsid w:val="00F959CF"/>
    <w:rsid w:val="00F95AC0"/>
    <w:rsid w:val="00F95DF5"/>
    <w:rsid w:val="00F95EA8"/>
    <w:rsid w:val="00F960D8"/>
    <w:rsid w:val="00F9630F"/>
    <w:rsid w:val="00F9686A"/>
    <w:rsid w:val="00F969E6"/>
    <w:rsid w:val="00F96BA7"/>
    <w:rsid w:val="00F9752A"/>
    <w:rsid w:val="00F979B9"/>
    <w:rsid w:val="00F97A97"/>
    <w:rsid w:val="00F97B3C"/>
    <w:rsid w:val="00F97C46"/>
    <w:rsid w:val="00F97F3B"/>
    <w:rsid w:val="00FA0272"/>
    <w:rsid w:val="00FA0EAC"/>
    <w:rsid w:val="00FA0FD3"/>
    <w:rsid w:val="00FA10FA"/>
    <w:rsid w:val="00FA13C1"/>
    <w:rsid w:val="00FA1502"/>
    <w:rsid w:val="00FA1717"/>
    <w:rsid w:val="00FA198B"/>
    <w:rsid w:val="00FA1DEE"/>
    <w:rsid w:val="00FA2256"/>
    <w:rsid w:val="00FA2695"/>
    <w:rsid w:val="00FA3209"/>
    <w:rsid w:val="00FA358E"/>
    <w:rsid w:val="00FA3B68"/>
    <w:rsid w:val="00FA3C52"/>
    <w:rsid w:val="00FA3C56"/>
    <w:rsid w:val="00FA4976"/>
    <w:rsid w:val="00FA497A"/>
    <w:rsid w:val="00FA4A99"/>
    <w:rsid w:val="00FA4BDC"/>
    <w:rsid w:val="00FA4CD5"/>
    <w:rsid w:val="00FA4FD9"/>
    <w:rsid w:val="00FA541F"/>
    <w:rsid w:val="00FA5A5F"/>
    <w:rsid w:val="00FA5C37"/>
    <w:rsid w:val="00FA5DF9"/>
    <w:rsid w:val="00FA5EBB"/>
    <w:rsid w:val="00FA5FA1"/>
    <w:rsid w:val="00FA64F6"/>
    <w:rsid w:val="00FA6B05"/>
    <w:rsid w:val="00FA6E1A"/>
    <w:rsid w:val="00FA703D"/>
    <w:rsid w:val="00FA72AF"/>
    <w:rsid w:val="00FA7377"/>
    <w:rsid w:val="00FA73D6"/>
    <w:rsid w:val="00FA76B8"/>
    <w:rsid w:val="00FA78F1"/>
    <w:rsid w:val="00FA7B1C"/>
    <w:rsid w:val="00FA7D4C"/>
    <w:rsid w:val="00FB0365"/>
    <w:rsid w:val="00FB03AF"/>
    <w:rsid w:val="00FB072F"/>
    <w:rsid w:val="00FB073F"/>
    <w:rsid w:val="00FB0AE6"/>
    <w:rsid w:val="00FB0AF7"/>
    <w:rsid w:val="00FB0CC2"/>
    <w:rsid w:val="00FB0F41"/>
    <w:rsid w:val="00FB1158"/>
    <w:rsid w:val="00FB127E"/>
    <w:rsid w:val="00FB283E"/>
    <w:rsid w:val="00FB293E"/>
    <w:rsid w:val="00FB3707"/>
    <w:rsid w:val="00FB3A0F"/>
    <w:rsid w:val="00FB3A12"/>
    <w:rsid w:val="00FB3BE9"/>
    <w:rsid w:val="00FB3C31"/>
    <w:rsid w:val="00FB3D6B"/>
    <w:rsid w:val="00FB3F12"/>
    <w:rsid w:val="00FB4307"/>
    <w:rsid w:val="00FB445B"/>
    <w:rsid w:val="00FB4DC3"/>
    <w:rsid w:val="00FB50BB"/>
    <w:rsid w:val="00FB5212"/>
    <w:rsid w:val="00FB5AB5"/>
    <w:rsid w:val="00FB6345"/>
    <w:rsid w:val="00FB6380"/>
    <w:rsid w:val="00FB6A3A"/>
    <w:rsid w:val="00FB75D3"/>
    <w:rsid w:val="00FB7E85"/>
    <w:rsid w:val="00FB7E96"/>
    <w:rsid w:val="00FC0217"/>
    <w:rsid w:val="00FC0337"/>
    <w:rsid w:val="00FC0A34"/>
    <w:rsid w:val="00FC0F77"/>
    <w:rsid w:val="00FC1505"/>
    <w:rsid w:val="00FC1B65"/>
    <w:rsid w:val="00FC1BE6"/>
    <w:rsid w:val="00FC1C40"/>
    <w:rsid w:val="00FC1F1E"/>
    <w:rsid w:val="00FC2208"/>
    <w:rsid w:val="00FC27AA"/>
    <w:rsid w:val="00FC2835"/>
    <w:rsid w:val="00FC289D"/>
    <w:rsid w:val="00FC2AD1"/>
    <w:rsid w:val="00FC2F79"/>
    <w:rsid w:val="00FC315A"/>
    <w:rsid w:val="00FC31D6"/>
    <w:rsid w:val="00FC3361"/>
    <w:rsid w:val="00FC36F0"/>
    <w:rsid w:val="00FC3AD9"/>
    <w:rsid w:val="00FC432B"/>
    <w:rsid w:val="00FC4BEE"/>
    <w:rsid w:val="00FC4BF9"/>
    <w:rsid w:val="00FC4FEB"/>
    <w:rsid w:val="00FC5286"/>
    <w:rsid w:val="00FC55E9"/>
    <w:rsid w:val="00FC5911"/>
    <w:rsid w:val="00FC5A72"/>
    <w:rsid w:val="00FC5C9C"/>
    <w:rsid w:val="00FC5CAD"/>
    <w:rsid w:val="00FC5CB6"/>
    <w:rsid w:val="00FC6147"/>
    <w:rsid w:val="00FC6499"/>
    <w:rsid w:val="00FC6900"/>
    <w:rsid w:val="00FC693D"/>
    <w:rsid w:val="00FC69D6"/>
    <w:rsid w:val="00FC7515"/>
    <w:rsid w:val="00FC7566"/>
    <w:rsid w:val="00FC765F"/>
    <w:rsid w:val="00FC7886"/>
    <w:rsid w:val="00FC7EC2"/>
    <w:rsid w:val="00FD02B4"/>
    <w:rsid w:val="00FD071E"/>
    <w:rsid w:val="00FD07C8"/>
    <w:rsid w:val="00FD0B5E"/>
    <w:rsid w:val="00FD0B8B"/>
    <w:rsid w:val="00FD0F5E"/>
    <w:rsid w:val="00FD180E"/>
    <w:rsid w:val="00FD21FC"/>
    <w:rsid w:val="00FD2254"/>
    <w:rsid w:val="00FD24DE"/>
    <w:rsid w:val="00FD2A4F"/>
    <w:rsid w:val="00FD310E"/>
    <w:rsid w:val="00FD349E"/>
    <w:rsid w:val="00FD35A8"/>
    <w:rsid w:val="00FD46B7"/>
    <w:rsid w:val="00FD4795"/>
    <w:rsid w:val="00FD4F0D"/>
    <w:rsid w:val="00FD50F1"/>
    <w:rsid w:val="00FD575B"/>
    <w:rsid w:val="00FD65EF"/>
    <w:rsid w:val="00FD6943"/>
    <w:rsid w:val="00FD69A9"/>
    <w:rsid w:val="00FD69AA"/>
    <w:rsid w:val="00FD70BB"/>
    <w:rsid w:val="00FD71B7"/>
    <w:rsid w:val="00FD77B6"/>
    <w:rsid w:val="00FD7917"/>
    <w:rsid w:val="00FE02DD"/>
    <w:rsid w:val="00FE0AE3"/>
    <w:rsid w:val="00FE146B"/>
    <w:rsid w:val="00FE14DC"/>
    <w:rsid w:val="00FE178F"/>
    <w:rsid w:val="00FE1D86"/>
    <w:rsid w:val="00FE1E4B"/>
    <w:rsid w:val="00FE2336"/>
    <w:rsid w:val="00FE23CE"/>
    <w:rsid w:val="00FE23ED"/>
    <w:rsid w:val="00FE2576"/>
    <w:rsid w:val="00FE259C"/>
    <w:rsid w:val="00FE2CBB"/>
    <w:rsid w:val="00FE2E95"/>
    <w:rsid w:val="00FE2EC9"/>
    <w:rsid w:val="00FE30AE"/>
    <w:rsid w:val="00FE3806"/>
    <w:rsid w:val="00FE3B0C"/>
    <w:rsid w:val="00FE3CC4"/>
    <w:rsid w:val="00FE4510"/>
    <w:rsid w:val="00FE4987"/>
    <w:rsid w:val="00FE49F5"/>
    <w:rsid w:val="00FE4BB9"/>
    <w:rsid w:val="00FE4CF1"/>
    <w:rsid w:val="00FE4F6E"/>
    <w:rsid w:val="00FE4FBC"/>
    <w:rsid w:val="00FE4FEA"/>
    <w:rsid w:val="00FE501A"/>
    <w:rsid w:val="00FE54DC"/>
    <w:rsid w:val="00FE5AC3"/>
    <w:rsid w:val="00FE60CF"/>
    <w:rsid w:val="00FE7406"/>
    <w:rsid w:val="00FE78E3"/>
    <w:rsid w:val="00FF07D7"/>
    <w:rsid w:val="00FF0A7B"/>
    <w:rsid w:val="00FF17BA"/>
    <w:rsid w:val="00FF17CA"/>
    <w:rsid w:val="00FF2075"/>
    <w:rsid w:val="00FF20E6"/>
    <w:rsid w:val="00FF2228"/>
    <w:rsid w:val="00FF2588"/>
    <w:rsid w:val="00FF28D4"/>
    <w:rsid w:val="00FF2943"/>
    <w:rsid w:val="00FF342D"/>
    <w:rsid w:val="00FF346C"/>
    <w:rsid w:val="00FF378E"/>
    <w:rsid w:val="00FF38FB"/>
    <w:rsid w:val="00FF398B"/>
    <w:rsid w:val="00FF3AFC"/>
    <w:rsid w:val="00FF41FE"/>
    <w:rsid w:val="00FF4446"/>
    <w:rsid w:val="00FF4607"/>
    <w:rsid w:val="00FF490F"/>
    <w:rsid w:val="00FF5266"/>
    <w:rsid w:val="00FF5502"/>
    <w:rsid w:val="00FF58AD"/>
    <w:rsid w:val="00FF5A3F"/>
    <w:rsid w:val="00FF5E38"/>
    <w:rsid w:val="00FF611A"/>
    <w:rsid w:val="00FF63AE"/>
    <w:rsid w:val="00FF6C48"/>
    <w:rsid w:val="00FF7175"/>
    <w:rsid w:val="00FF7318"/>
    <w:rsid w:val="00FF7323"/>
    <w:rsid w:val="00FF7526"/>
    <w:rsid w:val="00FF7F7E"/>
    <w:rsid w:val="01C888D8"/>
    <w:rsid w:val="027EA9EF"/>
    <w:rsid w:val="0286C94B"/>
    <w:rsid w:val="02ECD522"/>
    <w:rsid w:val="04971F7F"/>
    <w:rsid w:val="0569CC02"/>
    <w:rsid w:val="0627FC59"/>
    <w:rsid w:val="06663000"/>
    <w:rsid w:val="06F8EA57"/>
    <w:rsid w:val="0794B589"/>
    <w:rsid w:val="07AADD89"/>
    <w:rsid w:val="07B21001"/>
    <w:rsid w:val="08806F08"/>
    <w:rsid w:val="09891117"/>
    <w:rsid w:val="09F8E075"/>
    <w:rsid w:val="0AA437CF"/>
    <w:rsid w:val="0B0D98DE"/>
    <w:rsid w:val="0B2D6987"/>
    <w:rsid w:val="0B9DCA61"/>
    <w:rsid w:val="0CA8658C"/>
    <w:rsid w:val="0CB7EDDB"/>
    <w:rsid w:val="0CC41A0B"/>
    <w:rsid w:val="0CCB7F3D"/>
    <w:rsid w:val="0D142524"/>
    <w:rsid w:val="0DBA8096"/>
    <w:rsid w:val="0E2B21CE"/>
    <w:rsid w:val="0EFDD51E"/>
    <w:rsid w:val="0FB0378F"/>
    <w:rsid w:val="103E67BE"/>
    <w:rsid w:val="104D4EA3"/>
    <w:rsid w:val="108DC77D"/>
    <w:rsid w:val="10A518A6"/>
    <w:rsid w:val="10EAB7D9"/>
    <w:rsid w:val="1172C0EA"/>
    <w:rsid w:val="11A8F84C"/>
    <w:rsid w:val="11C116AF"/>
    <w:rsid w:val="121E9446"/>
    <w:rsid w:val="123A9CD3"/>
    <w:rsid w:val="1286883A"/>
    <w:rsid w:val="131E56F0"/>
    <w:rsid w:val="135D204B"/>
    <w:rsid w:val="13849601"/>
    <w:rsid w:val="14674B7E"/>
    <w:rsid w:val="147F7235"/>
    <w:rsid w:val="1517BE60"/>
    <w:rsid w:val="15F901A1"/>
    <w:rsid w:val="1790840A"/>
    <w:rsid w:val="183FA7AC"/>
    <w:rsid w:val="18871A84"/>
    <w:rsid w:val="190A365B"/>
    <w:rsid w:val="191B3F5C"/>
    <w:rsid w:val="198D9F48"/>
    <w:rsid w:val="19FC7928"/>
    <w:rsid w:val="1AD3890F"/>
    <w:rsid w:val="1B15F857"/>
    <w:rsid w:val="1B59C056"/>
    <w:rsid w:val="1BFF56B2"/>
    <w:rsid w:val="1C435260"/>
    <w:rsid w:val="1C8F84E0"/>
    <w:rsid w:val="1CB77A57"/>
    <w:rsid w:val="1CFCB3F4"/>
    <w:rsid w:val="1D11E450"/>
    <w:rsid w:val="1DE16624"/>
    <w:rsid w:val="1E6194B8"/>
    <w:rsid w:val="1F08E52F"/>
    <w:rsid w:val="1FEBA905"/>
    <w:rsid w:val="207C63A6"/>
    <w:rsid w:val="20AD5B8C"/>
    <w:rsid w:val="21245808"/>
    <w:rsid w:val="212E2DEF"/>
    <w:rsid w:val="2138E3FB"/>
    <w:rsid w:val="213B8395"/>
    <w:rsid w:val="217F81FC"/>
    <w:rsid w:val="21A2450A"/>
    <w:rsid w:val="21F11092"/>
    <w:rsid w:val="2289C81F"/>
    <w:rsid w:val="229F3E3E"/>
    <w:rsid w:val="230F3743"/>
    <w:rsid w:val="234DDD18"/>
    <w:rsid w:val="23A5D6BD"/>
    <w:rsid w:val="23C42A14"/>
    <w:rsid w:val="23D53050"/>
    <w:rsid w:val="23FCA0F1"/>
    <w:rsid w:val="24022E85"/>
    <w:rsid w:val="24192CEA"/>
    <w:rsid w:val="24AC9BE5"/>
    <w:rsid w:val="24EF999B"/>
    <w:rsid w:val="25300822"/>
    <w:rsid w:val="254F38B1"/>
    <w:rsid w:val="255D0608"/>
    <w:rsid w:val="258B78C4"/>
    <w:rsid w:val="25AFC36A"/>
    <w:rsid w:val="25B088C8"/>
    <w:rsid w:val="26AE317F"/>
    <w:rsid w:val="26C76864"/>
    <w:rsid w:val="26D65538"/>
    <w:rsid w:val="280639E1"/>
    <w:rsid w:val="280F3126"/>
    <w:rsid w:val="2841183B"/>
    <w:rsid w:val="290055C8"/>
    <w:rsid w:val="2920A99C"/>
    <w:rsid w:val="2984C288"/>
    <w:rsid w:val="29FE3407"/>
    <w:rsid w:val="2AABEBCE"/>
    <w:rsid w:val="2AD0959F"/>
    <w:rsid w:val="2B7B3542"/>
    <w:rsid w:val="2BDB6296"/>
    <w:rsid w:val="2BE044FA"/>
    <w:rsid w:val="2D465572"/>
    <w:rsid w:val="2E783C70"/>
    <w:rsid w:val="2F69F435"/>
    <w:rsid w:val="2F6A8B3F"/>
    <w:rsid w:val="2FAEB853"/>
    <w:rsid w:val="2FB7D3CE"/>
    <w:rsid w:val="304DAA46"/>
    <w:rsid w:val="307B3F40"/>
    <w:rsid w:val="30DD66D9"/>
    <w:rsid w:val="30FC1C46"/>
    <w:rsid w:val="313BAD1B"/>
    <w:rsid w:val="3182FF91"/>
    <w:rsid w:val="318A2E8C"/>
    <w:rsid w:val="322A10E0"/>
    <w:rsid w:val="3238817A"/>
    <w:rsid w:val="3262F6FC"/>
    <w:rsid w:val="327183B8"/>
    <w:rsid w:val="32B71B62"/>
    <w:rsid w:val="32CD61C7"/>
    <w:rsid w:val="341A9D79"/>
    <w:rsid w:val="34750659"/>
    <w:rsid w:val="35093668"/>
    <w:rsid w:val="3521F41E"/>
    <w:rsid w:val="35433692"/>
    <w:rsid w:val="35D1165D"/>
    <w:rsid w:val="36436F75"/>
    <w:rsid w:val="369D4018"/>
    <w:rsid w:val="36B6C4AC"/>
    <w:rsid w:val="3724A941"/>
    <w:rsid w:val="37FBBBF2"/>
    <w:rsid w:val="383897DA"/>
    <w:rsid w:val="38749247"/>
    <w:rsid w:val="38802A07"/>
    <w:rsid w:val="38FB6CC4"/>
    <w:rsid w:val="391A46C0"/>
    <w:rsid w:val="398AAD9A"/>
    <w:rsid w:val="39AF1291"/>
    <w:rsid w:val="39C6F792"/>
    <w:rsid w:val="3A747641"/>
    <w:rsid w:val="3B6BEEB1"/>
    <w:rsid w:val="3C565B3C"/>
    <w:rsid w:val="3C875E4A"/>
    <w:rsid w:val="3CA90FF6"/>
    <w:rsid w:val="3CC6BF6A"/>
    <w:rsid w:val="3D34F837"/>
    <w:rsid w:val="3D3A20CB"/>
    <w:rsid w:val="3DAE9348"/>
    <w:rsid w:val="3E2E3A61"/>
    <w:rsid w:val="3ECD7178"/>
    <w:rsid w:val="3EDCF969"/>
    <w:rsid w:val="3FD2C358"/>
    <w:rsid w:val="403475D5"/>
    <w:rsid w:val="407332A2"/>
    <w:rsid w:val="409F9696"/>
    <w:rsid w:val="416DF5DE"/>
    <w:rsid w:val="4217AC50"/>
    <w:rsid w:val="422EF9D3"/>
    <w:rsid w:val="428414B7"/>
    <w:rsid w:val="42865A79"/>
    <w:rsid w:val="4313AC03"/>
    <w:rsid w:val="431C8A15"/>
    <w:rsid w:val="43625CE6"/>
    <w:rsid w:val="43A9B5A0"/>
    <w:rsid w:val="43C7FEE2"/>
    <w:rsid w:val="448F31C5"/>
    <w:rsid w:val="4508AE1A"/>
    <w:rsid w:val="453168A7"/>
    <w:rsid w:val="45CD469B"/>
    <w:rsid w:val="45D2C3B5"/>
    <w:rsid w:val="460688A7"/>
    <w:rsid w:val="463005FD"/>
    <w:rsid w:val="46F065D6"/>
    <w:rsid w:val="473D4950"/>
    <w:rsid w:val="47729C23"/>
    <w:rsid w:val="477CE36A"/>
    <w:rsid w:val="4784FFF7"/>
    <w:rsid w:val="47F9102F"/>
    <w:rsid w:val="4986A8DA"/>
    <w:rsid w:val="4AD4CB9B"/>
    <w:rsid w:val="4B355D20"/>
    <w:rsid w:val="4B5F513C"/>
    <w:rsid w:val="4BC62C19"/>
    <w:rsid w:val="4BD5DC19"/>
    <w:rsid w:val="4CBD5B68"/>
    <w:rsid w:val="4DD2FC91"/>
    <w:rsid w:val="4EBDF260"/>
    <w:rsid w:val="4EE8073D"/>
    <w:rsid w:val="4F3CC375"/>
    <w:rsid w:val="4FEF3AAE"/>
    <w:rsid w:val="4FF95248"/>
    <w:rsid w:val="5049AEC5"/>
    <w:rsid w:val="50D200F0"/>
    <w:rsid w:val="50F4DC86"/>
    <w:rsid w:val="511F6113"/>
    <w:rsid w:val="5122364E"/>
    <w:rsid w:val="5184B538"/>
    <w:rsid w:val="52020B1F"/>
    <w:rsid w:val="522EDF05"/>
    <w:rsid w:val="525DDEC6"/>
    <w:rsid w:val="534DDF4C"/>
    <w:rsid w:val="53843797"/>
    <w:rsid w:val="53B0F7F9"/>
    <w:rsid w:val="53B35904"/>
    <w:rsid w:val="541E9F15"/>
    <w:rsid w:val="5422D46C"/>
    <w:rsid w:val="54B506C4"/>
    <w:rsid w:val="5571E350"/>
    <w:rsid w:val="55FB64B8"/>
    <w:rsid w:val="56A7E748"/>
    <w:rsid w:val="57C2D1D5"/>
    <w:rsid w:val="581628A8"/>
    <w:rsid w:val="5830A894"/>
    <w:rsid w:val="58AD7658"/>
    <w:rsid w:val="58E7B15E"/>
    <w:rsid w:val="5AD5C0F1"/>
    <w:rsid w:val="5B2BC637"/>
    <w:rsid w:val="5B3F36B5"/>
    <w:rsid w:val="5BBC5DE3"/>
    <w:rsid w:val="5C68ADFE"/>
    <w:rsid w:val="5CAAF6D2"/>
    <w:rsid w:val="5D201271"/>
    <w:rsid w:val="5D21CB6E"/>
    <w:rsid w:val="5DA7605B"/>
    <w:rsid w:val="5DAC58FE"/>
    <w:rsid w:val="5E193AB6"/>
    <w:rsid w:val="5EE5C160"/>
    <w:rsid w:val="5EF6C12C"/>
    <w:rsid w:val="5F43DE5D"/>
    <w:rsid w:val="5FFD3F1C"/>
    <w:rsid w:val="6056CCF2"/>
    <w:rsid w:val="608B280E"/>
    <w:rsid w:val="60B5A9F3"/>
    <w:rsid w:val="60B5F2E5"/>
    <w:rsid w:val="615B4580"/>
    <w:rsid w:val="62461D36"/>
    <w:rsid w:val="6253D78C"/>
    <w:rsid w:val="63084703"/>
    <w:rsid w:val="63B23F98"/>
    <w:rsid w:val="641E3357"/>
    <w:rsid w:val="642F7E90"/>
    <w:rsid w:val="64471D43"/>
    <w:rsid w:val="646D98C5"/>
    <w:rsid w:val="64C2B7E7"/>
    <w:rsid w:val="64DB7529"/>
    <w:rsid w:val="651D93B9"/>
    <w:rsid w:val="6582A371"/>
    <w:rsid w:val="660A3E82"/>
    <w:rsid w:val="66470B02"/>
    <w:rsid w:val="66535843"/>
    <w:rsid w:val="6670C659"/>
    <w:rsid w:val="6680ED3D"/>
    <w:rsid w:val="6731C0B0"/>
    <w:rsid w:val="6775AC4F"/>
    <w:rsid w:val="67BD768E"/>
    <w:rsid w:val="683EFE65"/>
    <w:rsid w:val="68ADB054"/>
    <w:rsid w:val="69C177A4"/>
    <w:rsid w:val="6A8E44D3"/>
    <w:rsid w:val="6AA58854"/>
    <w:rsid w:val="6B07C128"/>
    <w:rsid w:val="6B8D924A"/>
    <w:rsid w:val="6BA1A370"/>
    <w:rsid w:val="6BC5BB59"/>
    <w:rsid w:val="6C708B4E"/>
    <w:rsid w:val="6D0E8122"/>
    <w:rsid w:val="6D26AD60"/>
    <w:rsid w:val="6EB47953"/>
    <w:rsid w:val="6F06386F"/>
    <w:rsid w:val="6F4D58CB"/>
    <w:rsid w:val="6F547C31"/>
    <w:rsid w:val="6F92C354"/>
    <w:rsid w:val="6FB5D20F"/>
    <w:rsid w:val="6FD426D2"/>
    <w:rsid w:val="6FDAEC09"/>
    <w:rsid w:val="70AC9920"/>
    <w:rsid w:val="70F18F44"/>
    <w:rsid w:val="710F672E"/>
    <w:rsid w:val="71881292"/>
    <w:rsid w:val="720B5649"/>
    <w:rsid w:val="738D1619"/>
    <w:rsid w:val="73DAB302"/>
    <w:rsid w:val="73F8381A"/>
    <w:rsid w:val="741D180D"/>
    <w:rsid w:val="7505266A"/>
    <w:rsid w:val="752723A4"/>
    <w:rsid w:val="7594986E"/>
    <w:rsid w:val="759FE3C1"/>
    <w:rsid w:val="75AE5A7F"/>
    <w:rsid w:val="771FE461"/>
    <w:rsid w:val="793B10F8"/>
    <w:rsid w:val="79427A77"/>
    <w:rsid w:val="7A3BD54A"/>
    <w:rsid w:val="7BBE570B"/>
    <w:rsid w:val="7C95BFDB"/>
    <w:rsid w:val="7D48688E"/>
    <w:rsid w:val="7D6359BF"/>
    <w:rsid w:val="7D644A50"/>
    <w:rsid w:val="7DC9F29A"/>
    <w:rsid w:val="7E3FD5BB"/>
    <w:rsid w:val="7EE88267"/>
    <w:rsid w:val="7FBDB6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840A"/>
  <w15:chartTrackingRefBased/>
  <w15:docId w15:val="{E91D15D0-2C50-41F8-A779-48B39AFB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174"/>
  </w:style>
  <w:style w:type="paragraph" w:styleId="Heading1">
    <w:name w:val="heading 1"/>
    <w:basedOn w:val="Normal"/>
    <w:next w:val="Normal"/>
    <w:link w:val="Heading1Char"/>
    <w:uiPriority w:val="9"/>
    <w:qFormat/>
    <w:rsid w:val="00A95C22"/>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71E5"/>
    <w:pPr>
      <w:keepNext/>
      <w:keepLines/>
      <w:numPr>
        <w:ilvl w:val="1"/>
        <w:numId w:val="1"/>
      </w:numPr>
      <w:spacing w:before="40" w:after="0"/>
      <w:ind w:left="426" w:hanging="426"/>
      <w:outlineLvl w:val="1"/>
    </w:pPr>
    <w:rPr>
      <w:rFonts w:asciiTheme="majorHAnsi" w:eastAsiaTheme="majorEastAsia" w:hAnsiTheme="majorHAnsi" w:cstheme="majorBidi"/>
      <w:color w:val="2F5496" w:themeColor="accent1" w:themeShade="BF"/>
      <w:sz w:val="26"/>
      <w:szCs w:val="26"/>
      <w:lang w:val="ka-GE"/>
    </w:rPr>
  </w:style>
  <w:style w:type="paragraph" w:styleId="Heading3">
    <w:name w:val="heading 3"/>
    <w:basedOn w:val="Normal"/>
    <w:next w:val="Normal"/>
    <w:link w:val="Heading3Char"/>
    <w:uiPriority w:val="9"/>
    <w:unhideWhenUsed/>
    <w:qFormat/>
    <w:rsid w:val="00B95CE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5CE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5CE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CE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CE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CE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CE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C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71E5"/>
    <w:rPr>
      <w:rFonts w:asciiTheme="majorHAnsi" w:eastAsiaTheme="majorEastAsia" w:hAnsiTheme="majorHAnsi" w:cstheme="majorBidi"/>
      <w:color w:val="2F5496" w:themeColor="accent1" w:themeShade="BF"/>
      <w:sz w:val="26"/>
      <w:szCs w:val="26"/>
      <w:lang w:val="ka-GE"/>
    </w:rPr>
  </w:style>
  <w:style w:type="character" w:customStyle="1" w:styleId="Heading3Char">
    <w:name w:val="Heading 3 Char"/>
    <w:basedOn w:val="DefaultParagraphFont"/>
    <w:link w:val="Heading3"/>
    <w:uiPriority w:val="9"/>
    <w:rsid w:val="00B95CE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5CE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95CE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CE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CE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C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CE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95C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C2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5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4700"/>
    <w:pPr>
      <w:outlineLvl w:val="9"/>
    </w:pPr>
    <w:rPr>
      <w:lang w:val="ka-GE" w:eastAsia="ka-GE"/>
    </w:rPr>
  </w:style>
  <w:style w:type="paragraph" w:styleId="TOC1">
    <w:name w:val="toc 1"/>
    <w:basedOn w:val="Normal"/>
    <w:next w:val="Normal"/>
    <w:autoRedefine/>
    <w:uiPriority w:val="39"/>
    <w:unhideWhenUsed/>
    <w:rsid w:val="00364700"/>
    <w:pPr>
      <w:spacing w:after="100"/>
    </w:pPr>
  </w:style>
  <w:style w:type="character" w:styleId="Hyperlink">
    <w:name w:val="Hyperlink"/>
    <w:basedOn w:val="DefaultParagraphFont"/>
    <w:uiPriority w:val="99"/>
    <w:unhideWhenUsed/>
    <w:rsid w:val="00364700"/>
    <w:rPr>
      <w:color w:val="0563C1" w:themeColor="hyperlink"/>
      <w:u w:val="single"/>
    </w:rPr>
  </w:style>
  <w:style w:type="paragraph" w:styleId="Bibliography">
    <w:name w:val="Bibliography"/>
    <w:basedOn w:val="Normal"/>
    <w:next w:val="Normal"/>
    <w:uiPriority w:val="37"/>
    <w:unhideWhenUsed/>
    <w:rsid w:val="00AF0784"/>
  </w:style>
  <w:style w:type="paragraph" w:styleId="ListParagraph">
    <w:name w:val="List Paragraph"/>
    <w:basedOn w:val="Normal"/>
    <w:uiPriority w:val="34"/>
    <w:qFormat/>
    <w:rsid w:val="004660C4"/>
    <w:pPr>
      <w:ind w:left="720"/>
      <w:contextualSpacing/>
    </w:pPr>
  </w:style>
  <w:style w:type="paragraph" w:styleId="TOC2">
    <w:name w:val="toc 2"/>
    <w:basedOn w:val="Normal"/>
    <w:next w:val="Normal"/>
    <w:autoRedefine/>
    <w:uiPriority w:val="39"/>
    <w:unhideWhenUsed/>
    <w:rsid w:val="0043139C"/>
    <w:pPr>
      <w:spacing w:after="100"/>
      <w:ind w:left="220"/>
    </w:pPr>
  </w:style>
  <w:style w:type="paragraph" w:styleId="Caption">
    <w:name w:val="caption"/>
    <w:basedOn w:val="Normal"/>
    <w:next w:val="Normal"/>
    <w:uiPriority w:val="35"/>
    <w:unhideWhenUsed/>
    <w:qFormat/>
    <w:rsid w:val="001162D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4184D"/>
    <w:rPr>
      <w:sz w:val="16"/>
      <w:szCs w:val="16"/>
    </w:rPr>
  </w:style>
  <w:style w:type="paragraph" w:styleId="CommentText">
    <w:name w:val="annotation text"/>
    <w:basedOn w:val="Normal"/>
    <w:link w:val="CommentTextChar"/>
    <w:uiPriority w:val="99"/>
    <w:unhideWhenUsed/>
    <w:rsid w:val="0074184D"/>
    <w:pPr>
      <w:spacing w:line="240" w:lineRule="auto"/>
    </w:pPr>
    <w:rPr>
      <w:sz w:val="20"/>
      <w:szCs w:val="20"/>
    </w:rPr>
  </w:style>
  <w:style w:type="character" w:customStyle="1" w:styleId="CommentTextChar">
    <w:name w:val="Comment Text Char"/>
    <w:basedOn w:val="DefaultParagraphFont"/>
    <w:link w:val="CommentText"/>
    <w:uiPriority w:val="99"/>
    <w:rsid w:val="0074184D"/>
    <w:rPr>
      <w:sz w:val="20"/>
      <w:szCs w:val="20"/>
    </w:rPr>
  </w:style>
  <w:style w:type="paragraph" w:styleId="CommentSubject">
    <w:name w:val="annotation subject"/>
    <w:basedOn w:val="CommentText"/>
    <w:next w:val="CommentText"/>
    <w:link w:val="CommentSubjectChar"/>
    <w:uiPriority w:val="99"/>
    <w:semiHidden/>
    <w:unhideWhenUsed/>
    <w:rsid w:val="0074184D"/>
    <w:rPr>
      <w:b/>
      <w:bCs/>
    </w:rPr>
  </w:style>
  <w:style w:type="character" w:customStyle="1" w:styleId="CommentSubjectChar">
    <w:name w:val="Comment Subject Char"/>
    <w:basedOn w:val="CommentTextChar"/>
    <w:link w:val="CommentSubject"/>
    <w:uiPriority w:val="99"/>
    <w:semiHidden/>
    <w:rsid w:val="0074184D"/>
    <w:rPr>
      <w:b/>
      <w:bCs/>
      <w:sz w:val="20"/>
      <w:szCs w:val="20"/>
    </w:rPr>
  </w:style>
  <w:style w:type="paragraph" w:styleId="BalloonText">
    <w:name w:val="Balloon Text"/>
    <w:basedOn w:val="Normal"/>
    <w:link w:val="BalloonTextChar"/>
    <w:uiPriority w:val="99"/>
    <w:semiHidden/>
    <w:unhideWhenUsed/>
    <w:rsid w:val="007418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84D"/>
    <w:rPr>
      <w:rFonts w:ascii="Segoe UI" w:hAnsi="Segoe UI" w:cs="Segoe UI"/>
      <w:sz w:val="18"/>
      <w:szCs w:val="18"/>
    </w:rPr>
  </w:style>
  <w:style w:type="character" w:styleId="UnresolvedMention">
    <w:name w:val="Unresolved Mention"/>
    <w:basedOn w:val="DefaultParagraphFont"/>
    <w:uiPriority w:val="99"/>
    <w:semiHidden/>
    <w:unhideWhenUsed/>
    <w:rsid w:val="00FA6B05"/>
    <w:rPr>
      <w:color w:val="605E5C"/>
      <w:shd w:val="clear" w:color="auto" w:fill="E1DFDD"/>
    </w:rPr>
  </w:style>
  <w:style w:type="paragraph" w:styleId="TOC3">
    <w:name w:val="toc 3"/>
    <w:basedOn w:val="Normal"/>
    <w:next w:val="Normal"/>
    <w:autoRedefine/>
    <w:uiPriority w:val="39"/>
    <w:unhideWhenUsed/>
    <w:rsid w:val="00DE1597"/>
    <w:pPr>
      <w:spacing w:after="100"/>
      <w:ind w:left="440"/>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4E7763"/>
    <w:rPr>
      <w:color w:val="954F72" w:themeColor="followedHyperlink"/>
      <w:u w:val="single"/>
    </w:rPr>
  </w:style>
  <w:style w:type="paragraph" w:styleId="Revision">
    <w:name w:val="Revision"/>
    <w:hidden/>
    <w:uiPriority w:val="99"/>
    <w:semiHidden/>
    <w:rsid w:val="0091793F"/>
    <w:pPr>
      <w:spacing w:after="0" w:line="240" w:lineRule="auto"/>
    </w:pPr>
  </w:style>
  <w:style w:type="character" w:customStyle="1" w:styleId="c-timestamplabel">
    <w:name w:val="c-timestamp__label"/>
    <w:basedOn w:val="DefaultParagraphFont"/>
    <w:rsid w:val="00570DB6"/>
  </w:style>
  <w:style w:type="character" w:styleId="FootnoteReference">
    <w:name w:val="footnote reference"/>
    <w:basedOn w:val="DefaultParagraphFont"/>
    <w:uiPriority w:val="99"/>
    <w:semiHidden/>
    <w:unhideWhenUsed/>
    <w:rPr>
      <w:vertAlign w:val="superscript"/>
    </w:rPr>
  </w:style>
  <w:style w:type="paragraph" w:styleId="NoSpacing">
    <w:name w:val="No Spacing"/>
    <w:uiPriority w:val="1"/>
    <w:qFormat/>
    <w:rsid w:val="004B6ED2"/>
    <w:pPr>
      <w:spacing w:after="0" w:line="240" w:lineRule="auto"/>
    </w:pPr>
  </w:style>
  <w:style w:type="character" w:styleId="Mention">
    <w:name w:val="Mention"/>
    <w:basedOn w:val="DefaultParagraphFont"/>
    <w:uiPriority w:val="99"/>
    <w:unhideWhenUsed/>
    <w:rsid w:val="00795897"/>
    <w:rPr>
      <w:color w:val="2B579A"/>
      <w:shd w:val="clear" w:color="auto" w:fill="E1DFDD"/>
    </w:rPr>
  </w:style>
  <w:style w:type="paragraph" w:customStyle="1" w:styleId="Default">
    <w:name w:val="Default"/>
    <w:rsid w:val="00E97437"/>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F40C1"/>
  </w:style>
  <w:style w:type="paragraph" w:styleId="EndnoteText">
    <w:name w:val="endnote text"/>
    <w:basedOn w:val="Normal"/>
    <w:link w:val="EndnoteTextChar"/>
    <w:uiPriority w:val="99"/>
    <w:semiHidden/>
    <w:unhideWhenUsed/>
    <w:rsid w:val="003916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16F3"/>
    <w:rPr>
      <w:sz w:val="20"/>
      <w:szCs w:val="20"/>
    </w:rPr>
  </w:style>
  <w:style w:type="character" w:styleId="EndnoteReference">
    <w:name w:val="endnote reference"/>
    <w:basedOn w:val="DefaultParagraphFont"/>
    <w:uiPriority w:val="99"/>
    <w:semiHidden/>
    <w:unhideWhenUsed/>
    <w:rsid w:val="003916F3"/>
    <w:rPr>
      <w:vertAlign w:val="superscript"/>
    </w:rPr>
  </w:style>
  <w:style w:type="paragraph" w:styleId="FootnoteText">
    <w:name w:val="footnote text"/>
    <w:basedOn w:val="Normal"/>
    <w:link w:val="FootnoteTextChar"/>
    <w:uiPriority w:val="99"/>
    <w:semiHidden/>
    <w:unhideWhenUsed/>
    <w:rsid w:val="00826D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C4"/>
    <w:rPr>
      <w:sz w:val="20"/>
      <w:szCs w:val="20"/>
    </w:rPr>
  </w:style>
  <w:style w:type="paragraph" w:styleId="Subtitle">
    <w:name w:val="Subtitle"/>
    <w:basedOn w:val="Normal"/>
    <w:next w:val="Normal"/>
    <w:link w:val="SubtitleChar"/>
    <w:uiPriority w:val="11"/>
    <w:qFormat/>
    <w:rsid w:val="003C14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C143B"/>
    <w:rPr>
      <w:rFonts w:eastAsiaTheme="minorEastAsia"/>
      <w:color w:val="5A5A5A" w:themeColor="text1" w:themeTint="A5"/>
      <w:spacing w:val="15"/>
    </w:rPr>
  </w:style>
  <w:style w:type="paragraph" w:styleId="TOC4">
    <w:name w:val="toc 4"/>
    <w:basedOn w:val="Normal"/>
    <w:next w:val="Normal"/>
    <w:autoRedefine/>
    <w:uiPriority w:val="39"/>
    <w:unhideWhenUsed/>
    <w:rsid w:val="00D00F19"/>
    <w:pPr>
      <w:spacing w:after="100"/>
      <w:ind w:left="660"/>
    </w:pPr>
    <w:rPr>
      <w:rFonts w:eastAsiaTheme="minorEastAsia"/>
    </w:rPr>
  </w:style>
  <w:style w:type="paragraph" w:styleId="TOC5">
    <w:name w:val="toc 5"/>
    <w:basedOn w:val="Normal"/>
    <w:next w:val="Normal"/>
    <w:autoRedefine/>
    <w:uiPriority w:val="39"/>
    <w:unhideWhenUsed/>
    <w:rsid w:val="00D00F19"/>
    <w:pPr>
      <w:spacing w:after="100"/>
      <w:ind w:left="880"/>
    </w:pPr>
    <w:rPr>
      <w:rFonts w:eastAsiaTheme="minorEastAsia"/>
    </w:rPr>
  </w:style>
  <w:style w:type="paragraph" w:styleId="TOC6">
    <w:name w:val="toc 6"/>
    <w:basedOn w:val="Normal"/>
    <w:next w:val="Normal"/>
    <w:autoRedefine/>
    <w:uiPriority w:val="39"/>
    <w:unhideWhenUsed/>
    <w:rsid w:val="00D00F19"/>
    <w:pPr>
      <w:spacing w:after="100"/>
      <w:ind w:left="1100"/>
    </w:pPr>
    <w:rPr>
      <w:rFonts w:eastAsiaTheme="minorEastAsia"/>
    </w:rPr>
  </w:style>
  <w:style w:type="paragraph" w:styleId="TOC7">
    <w:name w:val="toc 7"/>
    <w:basedOn w:val="Normal"/>
    <w:next w:val="Normal"/>
    <w:autoRedefine/>
    <w:uiPriority w:val="39"/>
    <w:unhideWhenUsed/>
    <w:rsid w:val="00D00F19"/>
    <w:pPr>
      <w:spacing w:after="100"/>
      <w:ind w:left="1320"/>
    </w:pPr>
    <w:rPr>
      <w:rFonts w:eastAsiaTheme="minorEastAsia"/>
    </w:rPr>
  </w:style>
  <w:style w:type="paragraph" w:styleId="TOC8">
    <w:name w:val="toc 8"/>
    <w:basedOn w:val="Normal"/>
    <w:next w:val="Normal"/>
    <w:autoRedefine/>
    <w:uiPriority w:val="39"/>
    <w:unhideWhenUsed/>
    <w:rsid w:val="00D00F19"/>
    <w:pPr>
      <w:spacing w:after="100"/>
      <w:ind w:left="1540"/>
    </w:pPr>
    <w:rPr>
      <w:rFonts w:eastAsiaTheme="minorEastAsia"/>
    </w:rPr>
  </w:style>
  <w:style w:type="paragraph" w:styleId="TOC9">
    <w:name w:val="toc 9"/>
    <w:basedOn w:val="Normal"/>
    <w:next w:val="Normal"/>
    <w:autoRedefine/>
    <w:uiPriority w:val="39"/>
    <w:unhideWhenUsed/>
    <w:rsid w:val="00D00F19"/>
    <w:pPr>
      <w:spacing w:after="100"/>
      <w:ind w:left="1760"/>
    </w:pPr>
    <w:rPr>
      <w:rFonts w:eastAsiaTheme="minorEastAsia"/>
    </w:rPr>
  </w:style>
  <w:style w:type="paragraph" w:styleId="Quote">
    <w:name w:val="Quote"/>
    <w:basedOn w:val="Normal"/>
    <w:next w:val="Normal"/>
    <w:link w:val="QuoteChar"/>
    <w:uiPriority w:val="29"/>
    <w:qFormat/>
    <w:rsid w:val="003D7BC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7BCC"/>
    <w:rPr>
      <w:i/>
      <w:iCs/>
      <w:color w:val="404040" w:themeColor="text1" w:themeTint="BF"/>
    </w:rPr>
  </w:style>
  <w:style w:type="character" w:customStyle="1" w:styleId="normaltextrun">
    <w:name w:val="normaltextrun"/>
    <w:basedOn w:val="DefaultParagraphFont"/>
    <w:rsid w:val="00DE6A99"/>
  </w:style>
  <w:style w:type="character" w:customStyle="1" w:styleId="eop">
    <w:name w:val="eop"/>
    <w:basedOn w:val="DefaultParagraphFont"/>
    <w:rsid w:val="00DE6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3">
      <w:bodyDiv w:val="1"/>
      <w:marLeft w:val="0"/>
      <w:marRight w:val="0"/>
      <w:marTop w:val="0"/>
      <w:marBottom w:val="0"/>
      <w:divBdr>
        <w:top w:val="none" w:sz="0" w:space="0" w:color="auto"/>
        <w:left w:val="none" w:sz="0" w:space="0" w:color="auto"/>
        <w:bottom w:val="none" w:sz="0" w:space="0" w:color="auto"/>
        <w:right w:val="none" w:sz="0" w:space="0" w:color="auto"/>
      </w:divBdr>
    </w:div>
    <w:div w:id="133972">
      <w:bodyDiv w:val="1"/>
      <w:marLeft w:val="0"/>
      <w:marRight w:val="0"/>
      <w:marTop w:val="0"/>
      <w:marBottom w:val="0"/>
      <w:divBdr>
        <w:top w:val="none" w:sz="0" w:space="0" w:color="auto"/>
        <w:left w:val="none" w:sz="0" w:space="0" w:color="auto"/>
        <w:bottom w:val="none" w:sz="0" w:space="0" w:color="auto"/>
        <w:right w:val="none" w:sz="0" w:space="0" w:color="auto"/>
      </w:divBdr>
    </w:div>
    <w:div w:id="590363">
      <w:bodyDiv w:val="1"/>
      <w:marLeft w:val="0"/>
      <w:marRight w:val="0"/>
      <w:marTop w:val="0"/>
      <w:marBottom w:val="0"/>
      <w:divBdr>
        <w:top w:val="none" w:sz="0" w:space="0" w:color="auto"/>
        <w:left w:val="none" w:sz="0" w:space="0" w:color="auto"/>
        <w:bottom w:val="none" w:sz="0" w:space="0" w:color="auto"/>
        <w:right w:val="none" w:sz="0" w:space="0" w:color="auto"/>
      </w:divBdr>
    </w:div>
    <w:div w:id="936137">
      <w:bodyDiv w:val="1"/>
      <w:marLeft w:val="0"/>
      <w:marRight w:val="0"/>
      <w:marTop w:val="0"/>
      <w:marBottom w:val="0"/>
      <w:divBdr>
        <w:top w:val="none" w:sz="0" w:space="0" w:color="auto"/>
        <w:left w:val="none" w:sz="0" w:space="0" w:color="auto"/>
        <w:bottom w:val="none" w:sz="0" w:space="0" w:color="auto"/>
        <w:right w:val="none" w:sz="0" w:space="0" w:color="auto"/>
      </w:divBdr>
    </w:div>
    <w:div w:id="1592067">
      <w:bodyDiv w:val="1"/>
      <w:marLeft w:val="0"/>
      <w:marRight w:val="0"/>
      <w:marTop w:val="0"/>
      <w:marBottom w:val="0"/>
      <w:divBdr>
        <w:top w:val="none" w:sz="0" w:space="0" w:color="auto"/>
        <w:left w:val="none" w:sz="0" w:space="0" w:color="auto"/>
        <w:bottom w:val="none" w:sz="0" w:space="0" w:color="auto"/>
        <w:right w:val="none" w:sz="0" w:space="0" w:color="auto"/>
      </w:divBdr>
    </w:div>
    <w:div w:id="1779454">
      <w:bodyDiv w:val="1"/>
      <w:marLeft w:val="0"/>
      <w:marRight w:val="0"/>
      <w:marTop w:val="0"/>
      <w:marBottom w:val="0"/>
      <w:divBdr>
        <w:top w:val="none" w:sz="0" w:space="0" w:color="auto"/>
        <w:left w:val="none" w:sz="0" w:space="0" w:color="auto"/>
        <w:bottom w:val="none" w:sz="0" w:space="0" w:color="auto"/>
        <w:right w:val="none" w:sz="0" w:space="0" w:color="auto"/>
      </w:divBdr>
    </w:div>
    <w:div w:id="1904895">
      <w:bodyDiv w:val="1"/>
      <w:marLeft w:val="0"/>
      <w:marRight w:val="0"/>
      <w:marTop w:val="0"/>
      <w:marBottom w:val="0"/>
      <w:divBdr>
        <w:top w:val="none" w:sz="0" w:space="0" w:color="auto"/>
        <w:left w:val="none" w:sz="0" w:space="0" w:color="auto"/>
        <w:bottom w:val="none" w:sz="0" w:space="0" w:color="auto"/>
        <w:right w:val="none" w:sz="0" w:space="0" w:color="auto"/>
      </w:divBdr>
    </w:div>
    <w:div w:id="1906688">
      <w:bodyDiv w:val="1"/>
      <w:marLeft w:val="0"/>
      <w:marRight w:val="0"/>
      <w:marTop w:val="0"/>
      <w:marBottom w:val="0"/>
      <w:divBdr>
        <w:top w:val="none" w:sz="0" w:space="0" w:color="auto"/>
        <w:left w:val="none" w:sz="0" w:space="0" w:color="auto"/>
        <w:bottom w:val="none" w:sz="0" w:space="0" w:color="auto"/>
        <w:right w:val="none" w:sz="0" w:space="0" w:color="auto"/>
      </w:divBdr>
    </w:div>
    <w:div w:id="1974937">
      <w:bodyDiv w:val="1"/>
      <w:marLeft w:val="0"/>
      <w:marRight w:val="0"/>
      <w:marTop w:val="0"/>
      <w:marBottom w:val="0"/>
      <w:divBdr>
        <w:top w:val="none" w:sz="0" w:space="0" w:color="auto"/>
        <w:left w:val="none" w:sz="0" w:space="0" w:color="auto"/>
        <w:bottom w:val="none" w:sz="0" w:space="0" w:color="auto"/>
        <w:right w:val="none" w:sz="0" w:space="0" w:color="auto"/>
      </w:divBdr>
    </w:div>
    <w:div w:id="1982162">
      <w:bodyDiv w:val="1"/>
      <w:marLeft w:val="0"/>
      <w:marRight w:val="0"/>
      <w:marTop w:val="0"/>
      <w:marBottom w:val="0"/>
      <w:divBdr>
        <w:top w:val="none" w:sz="0" w:space="0" w:color="auto"/>
        <w:left w:val="none" w:sz="0" w:space="0" w:color="auto"/>
        <w:bottom w:val="none" w:sz="0" w:space="0" w:color="auto"/>
        <w:right w:val="none" w:sz="0" w:space="0" w:color="auto"/>
      </w:divBdr>
    </w:div>
    <w:div w:id="2241888">
      <w:bodyDiv w:val="1"/>
      <w:marLeft w:val="0"/>
      <w:marRight w:val="0"/>
      <w:marTop w:val="0"/>
      <w:marBottom w:val="0"/>
      <w:divBdr>
        <w:top w:val="none" w:sz="0" w:space="0" w:color="auto"/>
        <w:left w:val="none" w:sz="0" w:space="0" w:color="auto"/>
        <w:bottom w:val="none" w:sz="0" w:space="0" w:color="auto"/>
        <w:right w:val="none" w:sz="0" w:space="0" w:color="auto"/>
      </w:divBdr>
    </w:div>
    <w:div w:id="2360391">
      <w:bodyDiv w:val="1"/>
      <w:marLeft w:val="0"/>
      <w:marRight w:val="0"/>
      <w:marTop w:val="0"/>
      <w:marBottom w:val="0"/>
      <w:divBdr>
        <w:top w:val="none" w:sz="0" w:space="0" w:color="auto"/>
        <w:left w:val="none" w:sz="0" w:space="0" w:color="auto"/>
        <w:bottom w:val="none" w:sz="0" w:space="0" w:color="auto"/>
        <w:right w:val="none" w:sz="0" w:space="0" w:color="auto"/>
      </w:divBdr>
    </w:div>
    <w:div w:id="2710746">
      <w:bodyDiv w:val="1"/>
      <w:marLeft w:val="0"/>
      <w:marRight w:val="0"/>
      <w:marTop w:val="0"/>
      <w:marBottom w:val="0"/>
      <w:divBdr>
        <w:top w:val="none" w:sz="0" w:space="0" w:color="auto"/>
        <w:left w:val="none" w:sz="0" w:space="0" w:color="auto"/>
        <w:bottom w:val="none" w:sz="0" w:space="0" w:color="auto"/>
        <w:right w:val="none" w:sz="0" w:space="0" w:color="auto"/>
      </w:divBdr>
    </w:div>
    <w:div w:id="2824023">
      <w:bodyDiv w:val="1"/>
      <w:marLeft w:val="0"/>
      <w:marRight w:val="0"/>
      <w:marTop w:val="0"/>
      <w:marBottom w:val="0"/>
      <w:divBdr>
        <w:top w:val="none" w:sz="0" w:space="0" w:color="auto"/>
        <w:left w:val="none" w:sz="0" w:space="0" w:color="auto"/>
        <w:bottom w:val="none" w:sz="0" w:space="0" w:color="auto"/>
        <w:right w:val="none" w:sz="0" w:space="0" w:color="auto"/>
      </w:divBdr>
    </w:div>
    <w:div w:id="2976553">
      <w:bodyDiv w:val="1"/>
      <w:marLeft w:val="0"/>
      <w:marRight w:val="0"/>
      <w:marTop w:val="0"/>
      <w:marBottom w:val="0"/>
      <w:divBdr>
        <w:top w:val="none" w:sz="0" w:space="0" w:color="auto"/>
        <w:left w:val="none" w:sz="0" w:space="0" w:color="auto"/>
        <w:bottom w:val="none" w:sz="0" w:space="0" w:color="auto"/>
        <w:right w:val="none" w:sz="0" w:space="0" w:color="auto"/>
      </w:divBdr>
    </w:div>
    <w:div w:id="3481080">
      <w:bodyDiv w:val="1"/>
      <w:marLeft w:val="0"/>
      <w:marRight w:val="0"/>
      <w:marTop w:val="0"/>
      <w:marBottom w:val="0"/>
      <w:divBdr>
        <w:top w:val="none" w:sz="0" w:space="0" w:color="auto"/>
        <w:left w:val="none" w:sz="0" w:space="0" w:color="auto"/>
        <w:bottom w:val="none" w:sz="0" w:space="0" w:color="auto"/>
        <w:right w:val="none" w:sz="0" w:space="0" w:color="auto"/>
      </w:divBdr>
    </w:div>
    <w:div w:id="3869560">
      <w:bodyDiv w:val="1"/>
      <w:marLeft w:val="0"/>
      <w:marRight w:val="0"/>
      <w:marTop w:val="0"/>
      <w:marBottom w:val="0"/>
      <w:divBdr>
        <w:top w:val="none" w:sz="0" w:space="0" w:color="auto"/>
        <w:left w:val="none" w:sz="0" w:space="0" w:color="auto"/>
        <w:bottom w:val="none" w:sz="0" w:space="0" w:color="auto"/>
        <w:right w:val="none" w:sz="0" w:space="0" w:color="auto"/>
      </w:divBdr>
    </w:div>
    <w:div w:id="4283827">
      <w:bodyDiv w:val="1"/>
      <w:marLeft w:val="0"/>
      <w:marRight w:val="0"/>
      <w:marTop w:val="0"/>
      <w:marBottom w:val="0"/>
      <w:divBdr>
        <w:top w:val="none" w:sz="0" w:space="0" w:color="auto"/>
        <w:left w:val="none" w:sz="0" w:space="0" w:color="auto"/>
        <w:bottom w:val="none" w:sz="0" w:space="0" w:color="auto"/>
        <w:right w:val="none" w:sz="0" w:space="0" w:color="auto"/>
      </w:divBdr>
    </w:div>
    <w:div w:id="4404485">
      <w:bodyDiv w:val="1"/>
      <w:marLeft w:val="0"/>
      <w:marRight w:val="0"/>
      <w:marTop w:val="0"/>
      <w:marBottom w:val="0"/>
      <w:divBdr>
        <w:top w:val="none" w:sz="0" w:space="0" w:color="auto"/>
        <w:left w:val="none" w:sz="0" w:space="0" w:color="auto"/>
        <w:bottom w:val="none" w:sz="0" w:space="0" w:color="auto"/>
        <w:right w:val="none" w:sz="0" w:space="0" w:color="auto"/>
      </w:divBdr>
    </w:div>
    <w:div w:id="4481555">
      <w:bodyDiv w:val="1"/>
      <w:marLeft w:val="0"/>
      <w:marRight w:val="0"/>
      <w:marTop w:val="0"/>
      <w:marBottom w:val="0"/>
      <w:divBdr>
        <w:top w:val="none" w:sz="0" w:space="0" w:color="auto"/>
        <w:left w:val="none" w:sz="0" w:space="0" w:color="auto"/>
        <w:bottom w:val="none" w:sz="0" w:space="0" w:color="auto"/>
        <w:right w:val="none" w:sz="0" w:space="0" w:color="auto"/>
      </w:divBdr>
    </w:div>
    <w:div w:id="4791668">
      <w:bodyDiv w:val="1"/>
      <w:marLeft w:val="0"/>
      <w:marRight w:val="0"/>
      <w:marTop w:val="0"/>
      <w:marBottom w:val="0"/>
      <w:divBdr>
        <w:top w:val="none" w:sz="0" w:space="0" w:color="auto"/>
        <w:left w:val="none" w:sz="0" w:space="0" w:color="auto"/>
        <w:bottom w:val="none" w:sz="0" w:space="0" w:color="auto"/>
        <w:right w:val="none" w:sz="0" w:space="0" w:color="auto"/>
      </w:divBdr>
    </w:div>
    <w:div w:id="5331872">
      <w:bodyDiv w:val="1"/>
      <w:marLeft w:val="0"/>
      <w:marRight w:val="0"/>
      <w:marTop w:val="0"/>
      <w:marBottom w:val="0"/>
      <w:divBdr>
        <w:top w:val="none" w:sz="0" w:space="0" w:color="auto"/>
        <w:left w:val="none" w:sz="0" w:space="0" w:color="auto"/>
        <w:bottom w:val="none" w:sz="0" w:space="0" w:color="auto"/>
        <w:right w:val="none" w:sz="0" w:space="0" w:color="auto"/>
      </w:divBdr>
    </w:div>
    <w:div w:id="5601632">
      <w:bodyDiv w:val="1"/>
      <w:marLeft w:val="0"/>
      <w:marRight w:val="0"/>
      <w:marTop w:val="0"/>
      <w:marBottom w:val="0"/>
      <w:divBdr>
        <w:top w:val="none" w:sz="0" w:space="0" w:color="auto"/>
        <w:left w:val="none" w:sz="0" w:space="0" w:color="auto"/>
        <w:bottom w:val="none" w:sz="0" w:space="0" w:color="auto"/>
        <w:right w:val="none" w:sz="0" w:space="0" w:color="auto"/>
      </w:divBdr>
    </w:div>
    <w:div w:id="5838463">
      <w:bodyDiv w:val="1"/>
      <w:marLeft w:val="0"/>
      <w:marRight w:val="0"/>
      <w:marTop w:val="0"/>
      <w:marBottom w:val="0"/>
      <w:divBdr>
        <w:top w:val="none" w:sz="0" w:space="0" w:color="auto"/>
        <w:left w:val="none" w:sz="0" w:space="0" w:color="auto"/>
        <w:bottom w:val="none" w:sz="0" w:space="0" w:color="auto"/>
        <w:right w:val="none" w:sz="0" w:space="0" w:color="auto"/>
      </w:divBdr>
    </w:div>
    <w:div w:id="5907312">
      <w:bodyDiv w:val="1"/>
      <w:marLeft w:val="0"/>
      <w:marRight w:val="0"/>
      <w:marTop w:val="0"/>
      <w:marBottom w:val="0"/>
      <w:divBdr>
        <w:top w:val="none" w:sz="0" w:space="0" w:color="auto"/>
        <w:left w:val="none" w:sz="0" w:space="0" w:color="auto"/>
        <w:bottom w:val="none" w:sz="0" w:space="0" w:color="auto"/>
        <w:right w:val="none" w:sz="0" w:space="0" w:color="auto"/>
      </w:divBdr>
    </w:div>
    <w:div w:id="5986663">
      <w:bodyDiv w:val="1"/>
      <w:marLeft w:val="0"/>
      <w:marRight w:val="0"/>
      <w:marTop w:val="0"/>
      <w:marBottom w:val="0"/>
      <w:divBdr>
        <w:top w:val="none" w:sz="0" w:space="0" w:color="auto"/>
        <w:left w:val="none" w:sz="0" w:space="0" w:color="auto"/>
        <w:bottom w:val="none" w:sz="0" w:space="0" w:color="auto"/>
        <w:right w:val="none" w:sz="0" w:space="0" w:color="auto"/>
      </w:divBdr>
    </w:div>
    <w:div w:id="6445622">
      <w:bodyDiv w:val="1"/>
      <w:marLeft w:val="0"/>
      <w:marRight w:val="0"/>
      <w:marTop w:val="0"/>
      <w:marBottom w:val="0"/>
      <w:divBdr>
        <w:top w:val="none" w:sz="0" w:space="0" w:color="auto"/>
        <w:left w:val="none" w:sz="0" w:space="0" w:color="auto"/>
        <w:bottom w:val="none" w:sz="0" w:space="0" w:color="auto"/>
        <w:right w:val="none" w:sz="0" w:space="0" w:color="auto"/>
      </w:divBdr>
    </w:div>
    <w:div w:id="6636715">
      <w:bodyDiv w:val="1"/>
      <w:marLeft w:val="0"/>
      <w:marRight w:val="0"/>
      <w:marTop w:val="0"/>
      <w:marBottom w:val="0"/>
      <w:divBdr>
        <w:top w:val="none" w:sz="0" w:space="0" w:color="auto"/>
        <w:left w:val="none" w:sz="0" w:space="0" w:color="auto"/>
        <w:bottom w:val="none" w:sz="0" w:space="0" w:color="auto"/>
        <w:right w:val="none" w:sz="0" w:space="0" w:color="auto"/>
      </w:divBdr>
    </w:div>
    <w:div w:id="6955233">
      <w:bodyDiv w:val="1"/>
      <w:marLeft w:val="0"/>
      <w:marRight w:val="0"/>
      <w:marTop w:val="0"/>
      <w:marBottom w:val="0"/>
      <w:divBdr>
        <w:top w:val="none" w:sz="0" w:space="0" w:color="auto"/>
        <w:left w:val="none" w:sz="0" w:space="0" w:color="auto"/>
        <w:bottom w:val="none" w:sz="0" w:space="0" w:color="auto"/>
        <w:right w:val="none" w:sz="0" w:space="0" w:color="auto"/>
      </w:divBdr>
    </w:div>
    <w:div w:id="7223219">
      <w:bodyDiv w:val="1"/>
      <w:marLeft w:val="0"/>
      <w:marRight w:val="0"/>
      <w:marTop w:val="0"/>
      <w:marBottom w:val="0"/>
      <w:divBdr>
        <w:top w:val="none" w:sz="0" w:space="0" w:color="auto"/>
        <w:left w:val="none" w:sz="0" w:space="0" w:color="auto"/>
        <w:bottom w:val="none" w:sz="0" w:space="0" w:color="auto"/>
        <w:right w:val="none" w:sz="0" w:space="0" w:color="auto"/>
      </w:divBdr>
    </w:div>
    <w:div w:id="7603139">
      <w:bodyDiv w:val="1"/>
      <w:marLeft w:val="0"/>
      <w:marRight w:val="0"/>
      <w:marTop w:val="0"/>
      <w:marBottom w:val="0"/>
      <w:divBdr>
        <w:top w:val="none" w:sz="0" w:space="0" w:color="auto"/>
        <w:left w:val="none" w:sz="0" w:space="0" w:color="auto"/>
        <w:bottom w:val="none" w:sz="0" w:space="0" w:color="auto"/>
        <w:right w:val="none" w:sz="0" w:space="0" w:color="auto"/>
      </w:divBdr>
    </w:div>
    <w:div w:id="7605525">
      <w:bodyDiv w:val="1"/>
      <w:marLeft w:val="0"/>
      <w:marRight w:val="0"/>
      <w:marTop w:val="0"/>
      <w:marBottom w:val="0"/>
      <w:divBdr>
        <w:top w:val="none" w:sz="0" w:space="0" w:color="auto"/>
        <w:left w:val="none" w:sz="0" w:space="0" w:color="auto"/>
        <w:bottom w:val="none" w:sz="0" w:space="0" w:color="auto"/>
        <w:right w:val="none" w:sz="0" w:space="0" w:color="auto"/>
      </w:divBdr>
    </w:div>
    <w:div w:id="8992831">
      <w:bodyDiv w:val="1"/>
      <w:marLeft w:val="0"/>
      <w:marRight w:val="0"/>
      <w:marTop w:val="0"/>
      <w:marBottom w:val="0"/>
      <w:divBdr>
        <w:top w:val="none" w:sz="0" w:space="0" w:color="auto"/>
        <w:left w:val="none" w:sz="0" w:space="0" w:color="auto"/>
        <w:bottom w:val="none" w:sz="0" w:space="0" w:color="auto"/>
        <w:right w:val="none" w:sz="0" w:space="0" w:color="auto"/>
      </w:divBdr>
    </w:div>
    <w:div w:id="9140275">
      <w:bodyDiv w:val="1"/>
      <w:marLeft w:val="0"/>
      <w:marRight w:val="0"/>
      <w:marTop w:val="0"/>
      <w:marBottom w:val="0"/>
      <w:divBdr>
        <w:top w:val="none" w:sz="0" w:space="0" w:color="auto"/>
        <w:left w:val="none" w:sz="0" w:space="0" w:color="auto"/>
        <w:bottom w:val="none" w:sz="0" w:space="0" w:color="auto"/>
        <w:right w:val="none" w:sz="0" w:space="0" w:color="auto"/>
      </w:divBdr>
    </w:div>
    <w:div w:id="9260676">
      <w:bodyDiv w:val="1"/>
      <w:marLeft w:val="0"/>
      <w:marRight w:val="0"/>
      <w:marTop w:val="0"/>
      <w:marBottom w:val="0"/>
      <w:divBdr>
        <w:top w:val="none" w:sz="0" w:space="0" w:color="auto"/>
        <w:left w:val="none" w:sz="0" w:space="0" w:color="auto"/>
        <w:bottom w:val="none" w:sz="0" w:space="0" w:color="auto"/>
        <w:right w:val="none" w:sz="0" w:space="0" w:color="auto"/>
      </w:divBdr>
    </w:div>
    <w:div w:id="9532029">
      <w:bodyDiv w:val="1"/>
      <w:marLeft w:val="0"/>
      <w:marRight w:val="0"/>
      <w:marTop w:val="0"/>
      <w:marBottom w:val="0"/>
      <w:divBdr>
        <w:top w:val="none" w:sz="0" w:space="0" w:color="auto"/>
        <w:left w:val="none" w:sz="0" w:space="0" w:color="auto"/>
        <w:bottom w:val="none" w:sz="0" w:space="0" w:color="auto"/>
        <w:right w:val="none" w:sz="0" w:space="0" w:color="auto"/>
      </w:divBdr>
    </w:div>
    <w:div w:id="10180479">
      <w:bodyDiv w:val="1"/>
      <w:marLeft w:val="0"/>
      <w:marRight w:val="0"/>
      <w:marTop w:val="0"/>
      <w:marBottom w:val="0"/>
      <w:divBdr>
        <w:top w:val="none" w:sz="0" w:space="0" w:color="auto"/>
        <w:left w:val="none" w:sz="0" w:space="0" w:color="auto"/>
        <w:bottom w:val="none" w:sz="0" w:space="0" w:color="auto"/>
        <w:right w:val="none" w:sz="0" w:space="0" w:color="auto"/>
      </w:divBdr>
    </w:div>
    <w:div w:id="10423881">
      <w:bodyDiv w:val="1"/>
      <w:marLeft w:val="0"/>
      <w:marRight w:val="0"/>
      <w:marTop w:val="0"/>
      <w:marBottom w:val="0"/>
      <w:divBdr>
        <w:top w:val="none" w:sz="0" w:space="0" w:color="auto"/>
        <w:left w:val="none" w:sz="0" w:space="0" w:color="auto"/>
        <w:bottom w:val="none" w:sz="0" w:space="0" w:color="auto"/>
        <w:right w:val="none" w:sz="0" w:space="0" w:color="auto"/>
      </w:divBdr>
    </w:div>
    <w:div w:id="10767907">
      <w:bodyDiv w:val="1"/>
      <w:marLeft w:val="0"/>
      <w:marRight w:val="0"/>
      <w:marTop w:val="0"/>
      <w:marBottom w:val="0"/>
      <w:divBdr>
        <w:top w:val="none" w:sz="0" w:space="0" w:color="auto"/>
        <w:left w:val="none" w:sz="0" w:space="0" w:color="auto"/>
        <w:bottom w:val="none" w:sz="0" w:space="0" w:color="auto"/>
        <w:right w:val="none" w:sz="0" w:space="0" w:color="auto"/>
      </w:divBdr>
    </w:div>
    <w:div w:id="10953700">
      <w:bodyDiv w:val="1"/>
      <w:marLeft w:val="0"/>
      <w:marRight w:val="0"/>
      <w:marTop w:val="0"/>
      <w:marBottom w:val="0"/>
      <w:divBdr>
        <w:top w:val="none" w:sz="0" w:space="0" w:color="auto"/>
        <w:left w:val="none" w:sz="0" w:space="0" w:color="auto"/>
        <w:bottom w:val="none" w:sz="0" w:space="0" w:color="auto"/>
        <w:right w:val="none" w:sz="0" w:space="0" w:color="auto"/>
      </w:divBdr>
    </w:div>
    <w:div w:id="10960344">
      <w:bodyDiv w:val="1"/>
      <w:marLeft w:val="0"/>
      <w:marRight w:val="0"/>
      <w:marTop w:val="0"/>
      <w:marBottom w:val="0"/>
      <w:divBdr>
        <w:top w:val="none" w:sz="0" w:space="0" w:color="auto"/>
        <w:left w:val="none" w:sz="0" w:space="0" w:color="auto"/>
        <w:bottom w:val="none" w:sz="0" w:space="0" w:color="auto"/>
        <w:right w:val="none" w:sz="0" w:space="0" w:color="auto"/>
      </w:divBdr>
    </w:div>
    <w:div w:id="11104358">
      <w:bodyDiv w:val="1"/>
      <w:marLeft w:val="0"/>
      <w:marRight w:val="0"/>
      <w:marTop w:val="0"/>
      <w:marBottom w:val="0"/>
      <w:divBdr>
        <w:top w:val="none" w:sz="0" w:space="0" w:color="auto"/>
        <w:left w:val="none" w:sz="0" w:space="0" w:color="auto"/>
        <w:bottom w:val="none" w:sz="0" w:space="0" w:color="auto"/>
        <w:right w:val="none" w:sz="0" w:space="0" w:color="auto"/>
      </w:divBdr>
    </w:div>
    <w:div w:id="11106098">
      <w:bodyDiv w:val="1"/>
      <w:marLeft w:val="0"/>
      <w:marRight w:val="0"/>
      <w:marTop w:val="0"/>
      <w:marBottom w:val="0"/>
      <w:divBdr>
        <w:top w:val="none" w:sz="0" w:space="0" w:color="auto"/>
        <w:left w:val="none" w:sz="0" w:space="0" w:color="auto"/>
        <w:bottom w:val="none" w:sz="0" w:space="0" w:color="auto"/>
        <w:right w:val="none" w:sz="0" w:space="0" w:color="auto"/>
      </w:divBdr>
    </w:div>
    <w:div w:id="11106618">
      <w:bodyDiv w:val="1"/>
      <w:marLeft w:val="0"/>
      <w:marRight w:val="0"/>
      <w:marTop w:val="0"/>
      <w:marBottom w:val="0"/>
      <w:divBdr>
        <w:top w:val="none" w:sz="0" w:space="0" w:color="auto"/>
        <w:left w:val="none" w:sz="0" w:space="0" w:color="auto"/>
        <w:bottom w:val="none" w:sz="0" w:space="0" w:color="auto"/>
        <w:right w:val="none" w:sz="0" w:space="0" w:color="auto"/>
      </w:divBdr>
    </w:div>
    <w:div w:id="11301893">
      <w:bodyDiv w:val="1"/>
      <w:marLeft w:val="0"/>
      <w:marRight w:val="0"/>
      <w:marTop w:val="0"/>
      <w:marBottom w:val="0"/>
      <w:divBdr>
        <w:top w:val="none" w:sz="0" w:space="0" w:color="auto"/>
        <w:left w:val="none" w:sz="0" w:space="0" w:color="auto"/>
        <w:bottom w:val="none" w:sz="0" w:space="0" w:color="auto"/>
        <w:right w:val="none" w:sz="0" w:space="0" w:color="auto"/>
      </w:divBdr>
    </w:div>
    <w:div w:id="11610503">
      <w:bodyDiv w:val="1"/>
      <w:marLeft w:val="0"/>
      <w:marRight w:val="0"/>
      <w:marTop w:val="0"/>
      <w:marBottom w:val="0"/>
      <w:divBdr>
        <w:top w:val="none" w:sz="0" w:space="0" w:color="auto"/>
        <w:left w:val="none" w:sz="0" w:space="0" w:color="auto"/>
        <w:bottom w:val="none" w:sz="0" w:space="0" w:color="auto"/>
        <w:right w:val="none" w:sz="0" w:space="0" w:color="auto"/>
      </w:divBdr>
    </w:div>
    <w:div w:id="11735496">
      <w:bodyDiv w:val="1"/>
      <w:marLeft w:val="0"/>
      <w:marRight w:val="0"/>
      <w:marTop w:val="0"/>
      <w:marBottom w:val="0"/>
      <w:divBdr>
        <w:top w:val="none" w:sz="0" w:space="0" w:color="auto"/>
        <w:left w:val="none" w:sz="0" w:space="0" w:color="auto"/>
        <w:bottom w:val="none" w:sz="0" w:space="0" w:color="auto"/>
        <w:right w:val="none" w:sz="0" w:space="0" w:color="auto"/>
      </w:divBdr>
    </w:div>
    <w:div w:id="11880873">
      <w:bodyDiv w:val="1"/>
      <w:marLeft w:val="0"/>
      <w:marRight w:val="0"/>
      <w:marTop w:val="0"/>
      <w:marBottom w:val="0"/>
      <w:divBdr>
        <w:top w:val="none" w:sz="0" w:space="0" w:color="auto"/>
        <w:left w:val="none" w:sz="0" w:space="0" w:color="auto"/>
        <w:bottom w:val="none" w:sz="0" w:space="0" w:color="auto"/>
        <w:right w:val="none" w:sz="0" w:space="0" w:color="auto"/>
      </w:divBdr>
    </w:div>
    <w:div w:id="11998110">
      <w:bodyDiv w:val="1"/>
      <w:marLeft w:val="0"/>
      <w:marRight w:val="0"/>
      <w:marTop w:val="0"/>
      <w:marBottom w:val="0"/>
      <w:divBdr>
        <w:top w:val="none" w:sz="0" w:space="0" w:color="auto"/>
        <w:left w:val="none" w:sz="0" w:space="0" w:color="auto"/>
        <w:bottom w:val="none" w:sz="0" w:space="0" w:color="auto"/>
        <w:right w:val="none" w:sz="0" w:space="0" w:color="auto"/>
      </w:divBdr>
    </w:div>
    <w:div w:id="12002636">
      <w:bodyDiv w:val="1"/>
      <w:marLeft w:val="0"/>
      <w:marRight w:val="0"/>
      <w:marTop w:val="0"/>
      <w:marBottom w:val="0"/>
      <w:divBdr>
        <w:top w:val="none" w:sz="0" w:space="0" w:color="auto"/>
        <w:left w:val="none" w:sz="0" w:space="0" w:color="auto"/>
        <w:bottom w:val="none" w:sz="0" w:space="0" w:color="auto"/>
        <w:right w:val="none" w:sz="0" w:space="0" w:color="auto"/>
      </w:divBdr>
    </w:div>
    <w:div w:id="12539115">
      <w:bodyDiv w:val="1"/>
      <w:marLeft w:val="0"/>
      <w:marRight w:val="0"/>
      <w:marTop w:val="0"/>
      <w:marBottom w:val="0"/>
      <w:divBdr>
        <w:top w:val="none" w:sz="0" w:space="0" w:color="auto"/>
        <w:left w:val="none" w:sz="0" w:space="0" w:color="auto"/>
        <w:bottom w:val="none" w:sz="0" w:space="0" w:color="auto"/>
        <w:right w:val="none" w:sz="0" w:space="0" w:color="auto"/>
      </w:divBdr>
    </w:div>
    <w:div w:id="12851867">
      <w:bodyDiv w:val="1"/>
      <w:marLeft w:val="0"/>
      <w:marRight w:val="0"/>
      <w:marTop w:val="0"/>
      <w:marBottom w:val="0"/>
      <w:divBdr>
        <w:top w:val="none" w:sz="0" w:space="0" w:color="auto"/>
        <w:left w:val="none" w:sz="0" w:space="0" w:color="auto"/>
        <w:bottom w:val="none" w:sz="0" w:space="0" w:color="auto"/>
        <w:right w:val="none" w:sz="0" w:space="0" w:color="auto"/>
      </w:divBdr>
    </w:div>
    <w:div w:id="12925479">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189557">
      <w:bodyDiv w:val="1"/>
      <w:marLeft w:val="0"/>
      <w:marRight w:val="0"/>
      <w:marTop w:val="0"/>
      <w:marBottom w:val="0"/>
      <w:divBdr>
        <w:top w:val="none" w:sz="0" w:space="0" w:color="auto"/>
        <w:left w:val="none" w:sz="0" w:space="0" w:color="auto"/>
        <w:bottom w:val="none" w:sz="0" w:space="0" w:color="auto"/>
        <w:right w:val="none" w:sz="0" w:space="0" w:color="auto"/>
      </w:divBdr>
    </w:div>
    <w:div w:id="14309395">
      <w:bodyDiv w:val="1"/>
      <w:marLeft w:val="0"/>
      <w:marRight w:val="0"/>
      <w:marTop w:val="0"/>
      <w:marBottom w:val="0"/>
      <w:divBdr>
        <w:top w:val="none" w:sz="0" w:space="0" w:color="auto"/>
        <w:left w:val="none" w:sz="0" w:space="0" w:color="auto"/>
        <w:bottom w:val="none" w:sz="0" w:space="0" w:color="auto"/>
        <w:right w:val="none" w:sz="0" w:space="0" w:color="auto"/>
      </w:divBdr>
    </w:div>
    <w:div w:id="15080906">
      <w:bodyDiv w:val="1"/>
      <w:marLeft w:val="0"/>
      <w:marRight w:val="0"/>
      <w:marTop w:val="0"/>
      <w:marBottom w:val="0"/>
      <w:divBdr>
        <w:top w:val="none" w:sz="0" w:space="0" w:color="auto"/>
        <w:left w:val="none" w:sz="0" w:space="0" w:color="auto"/>
        <w:bottom w:val="none" w:sz="0" w:space="0" w:color="auto"/>
        <w:right w:val="none" w:sz="0" w:space="0" w:color="auto"/>
      </w:divBdr>
    </w:div>
    <w:div w:id="15153966">
      <w:bodyDiv w:val="1"/>
      <w:marLeft w:val="0"/>
      <w:marRight w:val="0"/>
      <w:marTop w:val="0"/>
      <w:marBottom w:val="0"/>
      <w:divBdr>
        <w:top w:val="none" w:sz="0" w:space="0" w:color="auto"/>
        <w:left w:val="none" w:sz="0" w:space="0" w:color="auto"/>
        <w:bottom w:val="none" w:sz="0" w:space="0" w:color="auto"/>
        <w:right w:val="none" w:sz="0" w:space="0" w:color="auto"/>
      </w:divBdr>
    </w:div>
    <w:div w:id="15348525">
      <w:bodyDiv w:val="1"/>
      <w:marLeft w:val="0"/>
      <w:marRight w:val="0"/>
      <w:marTop w:val="0"/>
      <w:marBottom w:val="0"/>
      <w:divBdr>
        <w:top w:val="none" w:sz="0" w:space="0" w:color="auto"/>
        <w:left w:val="none" w:sz="0" w:space="0" w:color="auto"/>
        <w:bottom w:val="none" w:sz="0" w:space="0" w:color="auto"/>
        <w:right w:val="none" w:sz="0" w:space="0" w:color="auto"/>
      </w:divBdr>
    </w:div>
    <w:div w:id="15352484">
      <w:bodyDiv w:val="1"/>
      <w:marLeft w:val="0"/>
      <w:marRight w:val="0"/>
      <w:marTop w:val="0"/>
      <w:marBottom w:val="0"/>
      <w:divBdr>
        <w:top w:val="none" w:sz="0" w:space="0" w:color="auto"/>
        <w:left w:val="none" w:sz="0" w:space="0" w:color="auto"/>
        <w:bottom w:val="none" w:sz="0" w:space="0" w:color="auto"/>
        <w:right w:val="none" w:sz="0" w:space="0" w:color="auto"/>
      </w:divBdr>
    </w:div>
    <w:div w:id="15467435">
      <w:bodyDiv w:val="1"/>
      <w:marLeft w:val="0"/>
      <w:marRight w:val="0"/>
      <w:marTop w:val="0"/>
      <w:marBottom w:val="0"/>
      <w:divBdr>
        <w:top w:val="none" w:sz="0" w:space="0" w:color="auto"/>
        <w:left w:val="none" w:sz="0" w:space="0" w:color="auto"/>
        <w:bottom w:val="none" w:sz="0" w:space="0" w:color="auto"/>
        <w:right w:val="none" w:sz="0" w:space="0" w:color="auto"/>
      </w:divBdr>
    </w:div>
    <w:div w:id="15734870">
      <w:bodyDiv w:val="1"/>
      <w:marLeft w:val="0"/>
      <w:marRight w:val="0"/>
      <w:marTop w:val="0"/>
      <w:marBottom w:val="0"/>
      <w:divBdr>
        <w:top w:val="none" w:sz="0" w:space="0" w:color="auto"/>
        <w:left w:val="none" w:sz="0" w:space="0" w:color="auto"/>
        <w:bottom w:val="none" w:sz="0" w:space="0" w:color="auto"/>
        <w:right w:val="none" w:sz="0" w:space="0" w:color="auto"/>
      </w:divBdr>
    </w:div>
    <w:div w:id="15926983">
      <w:bodyDiv w:val="1"/>
      <w:marLeft w:val="0"/>
      <w:marRight w:val="0"/>
      <w:marTop w:val="0"/>
      <w:marBottom w:val="0"/>
      <w:divBdr>
        <w:top w:val="none" w:sz="0" w:space="0" w:color="auto"/>
        <w:left w:val="none" w:sz="0" w:space="0" w:color="auto"/>
        <w:bottom w:val="none" w:sz="0" w:space="0" w:color="auto"/>
        <w:right w:val="none" w:sz="0" w:space="0" w:color="auto"/>
      </w:divBdr>
    </w:div>
    <w:div w:id="16086430">
      <w:bodyDiv w:val="1"/>
      <w:marLeft w:val="0"/>
      <w:marRight w:val="0"/>
      <w:marTop w:val="0"/>
      <w:marBottom w:val="0"/>
      <w:divBdr>
        <w:top w:val="none" w:sz="0" w:space="0" w:color="auto"/>
        <w:left w:val="none" w:sz="0" w:space="0" w:color="auto"/>
        <w:bottom w:val="none" w:sz="0" w:space="0" w:color="auto"/>
        <w:right w:val="none" w:sz="0" w:space="0" w:color="auto"/>
      </w:divBdr>
    </w:div>
    <w:div w:id="16390813">
      <w:bodyDiv w:val="1"/>
      <w:marLeft w:val="0"/>
      <w:marRight w:val="0"/>
      <w:marTop w:val="0"/>
      <w:marBottom w:val="0"/>
      <w:divBdr>
        <w:top w:val="none" w:sz="0" w:space="0" w:color="auto"/>
        <w:left w:val="none" w:sz="0" w:space="0" w:color="auto"/>
        <w:bottom w:val="none" w:sz="0" w:space="0" w:color="auto"/>
        <w:right w:val="none" w:sz="0" w:space="0" w:color="auto"/>
      </w:divBdr>
    </w:div>
    <w:div w:id="16397755">
      <w:bodyDiv w:val="1"/>
      <w:marLeft w:val="0"/>
      <w:marRight w:val="0"/>
      <w:marTop w:val="0"/>
      <w:marBottom w:val="0"/>
      <w:divBdr>
        <w:top w:val="none" w:sz="0" w:space="0" w:color="auto"/>
        <w:left w:val="none" w:sz="0" w:space="0" w:color="auto"/>
        <w:bottom w:val="none" w:sz="0" w:space="0" w:color="auto"/>
        <w:right w:val="none" w:sz="0" w:space="0" w:color="auto"/>
      </w:divBdr>
    </w:div>
    <w:div w:id="16584798">
      <w:bodyDiv w:val="1"/>
      <w:marLeft w:val="0"/>
      <w:marRight w:val="0"/>
      <w:marTop w:val="0"/>
      <w:marBottom w:val="0"/>
      <w:divBdr>
        <w:top w:val="none" w:sz="0" w:space="0" w:color="auto"/>
        <w:left w:val="none" w:sz="0" w:space="0" w:color="auto"/>
        <w:bottom w:val="none" w:sz="0" w:space="0" w:color="auto"/>
        <w:right w:val="none" w:sz="0" w:space="0" w:color="auto"/>
      </w:divBdr>
    </w:div>
    <w:div w:id="16854515">
      <w:bodyDiv w:val="1"/>
      <w:marLeft w:val="0"/>
      <w:marRight w:val="0"/>
      <w:marTop w:val="0"/>
      <w:marBottom w:val="0"/>
      <w:divBdr>
        <w:top w:val="none" w:sz="0" w:space="0" w:color="auto"/>
        <w:left w:val="none" w:sz="0" w:space="0" w:color="auto"/>
        <w:bottom w:val="none" w:sz="0" w:space="0" w:color="auto"/>
        <w:right w:val="none" w:sz="0" w:space="0" w:color="auto"/>
      </w:divBdr>
    </w:div>
    <w:div w:id="17318467">
      <w:bodyDiv w:val="1"/>
      <w:marLeft w:val="0"/>
      <w:marRight w:val="0"/>
      <w:marTop w:val="0"/>
      <w:marBottom w:val="0"/>
      <w:divBdr>
        <w:top w:val="none" w:sz="0" w:space="0" w:color="auto"/>
        <w:left w:val="none" w:sz="0" w:space="0" w:color="auto"/>
        <w:bottom w:val="none" w:sz="0" w:space="0" w:color="auto"/>
        <w:right w:val="none" w:sz="0" w:space="0" w:color="auto"/>
      </w:divBdr>
    </w:div>
    <w:div w:id="18165166">
      <w:bodyDiv w:val="1"/>
      <w:marLeft w:val="0"/>
      <w:marRight w:val="0"/>
      <w:marTop w:val="0"/>
      <w:marBottom w:val="0"/>
      <w:divBdr>
        <w:top w:val="none" w:sz="0" w:space="0" w:color="auto"/>
        <w:left w:val="none" w:sz="0" w:space="0" w:color="auto"/>
        <w:bottom w:val="none" w:sz="0" w:space="0" w:color="auto"/>
        <w:right w:val="none" w:sz="0" w:space="0" w:color="auto"/>
      </w:divBdr>
    </w:div>
    <w:div w:id="19018379">
      <w:bodyDiv w:val="1"/>
      <w:marLeft w:val="0"/>
      <w:marRight w:val="0"/>
      <w:marTop w:val="0"/>
      <w:marBottom w:val="0"/>
      <w:divBdr>
        <w:top w:val="none" w:sz="0" w:space="0" w:color="auto"/>
        <w:left w:val="none" w:sz="0" w:space="0" w:color="auto"/>
        <w:bottom w:val="none" w:sz="0" w:space="0" w:color="auto"/>
        <w:right w:val="none" w:sz="0" w:space="0" w:color="auto"/>
      </w:divBdr>
    </w:div>
    <w:div w:id="19401670">
      <w:bodyDiv w:val="1"/>
      <w:marLeft w:val="0"/>
      <w:marRight w:val="0"/>
      <w:marTop w:val="0"/>
      <w:marBottom w:val="0"/>
      <w:divBdr>
        <w:top w:val="none" w:sz="0" w:space="0" w:color="auto"/>
        <w:left w:val="none" w:sz="0" w:space="0" w:color="auto"/>
        <w:bottom w:val="none" w:sz="0" w:space="0" w:color="auto"/>
        <w:right w:val="none" w:sz="0" w:space="0" w:color="auto"/>
      </w:divBdr>
    </w:div>
    <w:div w:id="19402939">
      <w:bodyDiv w:val="1"/>
      <w:marLeft w:val="0"/>
      <w:marRight w:val="0"/>
      <w:marTop w:val="0"/>
      <w:marBottom w:val="0"/>
      <w:divBdr>
        <w:top w:val="none" w:sz="0" w:space="0" w:color="auto"/>
        <w:left w:val="none" w:sz="0" w:space="0" w:color="auto"/>
        <w:bottom w:val="none" w:sz="0" w:space="0" w:color="auto"/>
        <w:right w:val="none" w:sz="0" w:space="0" w:color="auto"/>
      </w:divBdr>
    </w:div>
    <w:div w:id="19430736">
      <w:bodyDiv w:val="1"/>
      <w:marLeft w:val="0"/>
      <w:marRight w:val="0"/>
      <w:marTop w:val="0"/>
      <w:marBottom w:val="0"/>
      <w:divBdr>
        <w:top w:val="none" w:sz="0" w:space="0" w:color="auto"/>
        <w:left w:val="none" w:sz="0" w:space="0" w:color="auto"/>
        <w:bottom w:val="none" w:sz="0" w:space="0" w:color="auto"/>
        <w:right w:val="none" w:sz="0" w:space="0" w:color="auto"/>
      </w:divBdr>
    </w:div>
    <w:div w:id="19477507">
      <w:bodyDiv w:val="1"/>
      <w:marLeft w:val="0"/>
      <w:marRight w:val="0"/>
      <w:marTop w:val="0"/>
      <w:marBottom w:val="0"/>
      <w:divBdr>
        <w:top w:val="none" w:sz="0" w:space="0" w:color="auto"/>
        <w:left w:val="none" w:sz="0" w:space="0" w:color="auto"/>
        <w:bottom w:val="none" w:sz="0" w:space="0" w:color="auto"/>
        <w:right w:val="none" w:sz="0" w:space="0" w:color="auto"/>
      </w:divBdr>
    </w:div>
    <w:div w:id="19555791">
      <w:bodyDiv w:val="1"/>
      <w:marLeft w:val="0"/>
      <w:marRight w:val="0"/>
      <w:marTop w:val="0"/>
      <w:marBottom w:val="0"/>
      <w:divBdr>
        <w:top w:val="none" w:sz="0" w:space="0" w:color="auto"/>
        <w:left w:val="none" w:sz="0" w:space="0" w:color="auto"/>
        <w:bottom w:val="none" w:sz="0" w:space="0" w:color="auto"/>
        <w:right w:val="none" w:sz="0" w:space="0" w:color="auto"/>
      </w:divBdr>
    </w:div>
    <w:div w:id="19668792">
      <w:bodyDiv w:val="1"/>
      <w:marLeft w:val="0"/>
      <w:marRight w:val="0"/>
      <w:marTop w:val="0"/>
      <w:marBottom w:val="0"/>
      <w:divBdr>
        <w:top w:val="none" w:sz="0" w:space="0" w:color="auto"/>
        <w:left w:val="none" w:sz="0" w:space="0" w:color="auto"/>
        <w:bottom w:val="none" w:sz="0" w:space="0" w:color="auto"/>
        <w:right w:val="none" w:sz="0" w:space="0" w:color="auto"/>
      </w:divBdr>
    </w:div>
    <w:div w:id="20133006">
      <w:bodyDiv w:val="1"/>
      <w:marLeft w:val="0"/>
      <w:marRight w:val="0"/>
      <w:marTop w:val="0"/>
      <w:marBottom w:val="0"/>
      <w:divBdr>
        <w:top w:val="none" w:sz="0" w:space="0" w:color="auto"/>
        <w:left w:val="none" w:sz="0" w:space="0" w:color="auto"/>
        <w:bottom w:val="none" w:sz="0" w:space="0" w:color="auto"/>
        <w:right w:val="none" w:sz="0" w:space="0" w:color="auto"/>
      </w:divBdr>
    </w:div>
    <w:div w:id="20322268">
      <w:bodyDiv w:val="1"/>
      <w:marLeft w:val="0"/>
      <w:marRight w:val="0"/>
      <w:marTop w:val="0"/>
      <w:marBottom w:val="0"/>
      <w:divBdr>
        <w:top w:val="none" w:sz="0" w:space="0" w:color="auto"/>
        <w:left w:val="none" w:sz="0" w:space="0" w:color="auto"/>
        <w:bottom w:val="none" w:sz="0" w:space="0" w:color="auto"/>
        <w:right w:val="none" w:sz="0" w:space="0" w:color="auto"/>
      </w:divBdr>
    </w:div>
    <w:div w:id="21979232">
      <w:bodyDiv w:val="1"/>
      <w:marLeft w:val="0"/>
      <w:marRight w:val="0"/>
      <w:marTop w:val="0"/>
      <w:marBottom w:val="0"/>
      <w:divBdr>
        <w:top w:val="none" w:sz="0" w:space="0" w:color="auto"/>
        <w:left w:val="none" w:sz="0" w:space="0" w:color="auto"/>
        <w:bottom w:val="none" w:sz="0" w:space="0" w:color="auto"/>
        <w:right w:val="none" w:sz="0" w:space="0" w:color="auto"/>
      </w:divBdr>
    </w:div>
    <w:div w:id="22175934">
      <w:bodyDiv w:val="1"/>
      <w:marLeft w:val="0"/>
      <w:marRight w:val="0"/>
      <w:marTop w:val="0"/>
      <w:marBottom w:val="0"/>
      <w:divBdr>
        <w:top w:val="none" w:sz="0" w:space="0" w:color="auto"/>
        <w:left w:val="none" w:sz="0" w:space="0" w:color="auto"/>
        <w:bottom w:val="none" w:sz="0" w:space="0" w:color="auto"/>
        <w:right w:val="none" w:sz="0" w:space="0" w:color="auto"/>
      </w:divBdr>
    </w:div>
    <w:div w:id="22219483">
      <w:bodyDiv w:val="1"/>
      <w:marLeft w:val="0"/>
      <w:marRight w:val="0"/>
      <w:marTop w:val="0"/>
      <w:marBottom w:val="0"/>
      <w:divBdr>
        <w:top w:val="none" w:sz="0" w:space="0" w:color="auto"/>
        <w:left w:val="none" w:sz="0" w:space="0" w:color="auto"/>
        <w:bottom w:val="none" w:sz="0" w:space="0" w:color="auto"/>
        <w:right w:val="none" w:sz="0" w:space="0" w:color="auto"/>
      </w:divBdr>
    </w:div>
    <w:div w:id="22559202">
      <w:bodyDiv w:val="1"/>
      <w:marLeft w:val="0"/>
      <w:marRight w:val="0"/>
      <w:marTop w:val="0"/>
      <w:marBottom w:val="0"/>
      <w:divBdr>
        <w:top w:val="none" w:sz="0" w:space="0" w:color="auto"/>
        <w:left w:val="none" w:sz="0" w:space="0" w:color="auto"/>
        <w:bottom w:val="none" w:sz="0" w:space="0" w:color="auto"/>
        <w:right w:val="none" w:sz="0" w:space="0" w:color="auto"/>
      </w:divBdr>
    </w:div>
    <w:div w:id="23678376">
      <w:bodyDiv w:val="1"/>
      <w:marLeft w:val="0"/>
      <w:marRight w:val="0"/>
      <w:marTop w:val="0"/>
      <w:marBottom w:val="0"/>
      <w:divBdr>
        <w:top w:val="none" w:sz="0" w:space="0" w:color="auto"/>
        <w:left w:val="none" w:sz="0" w:space="0" w:color="auto"/>
        <w:bottom w:val="none" w:sz="0" w:space="0" w:color="auto"/>
        <w:right w:val="none" w:sz="0" w:space="0" w:color="auto"/>
      </w:divBdr>
    </w:div>
    <w:div w:id="23751893">
      <w:bodyDiv w:val="1"/>
      <w:marLeft w:val="0"/>
      <w:marRight w:val="0"/>
      <w:marTop w:val="0"/>
      <w:marBottom w:val="0"/>
      <w:divBdr>
        <w:top w:val="none" w:sz="0" w:space="0" w:color="auto"/>
        <w:left w:val="none" w:sz="0" w:space="0" w:color="auto"/>
        <w:bottom w:val="none" w:sz="0" w:space="0" w:color="auto"/>
        <w:right w:val="none" w:sz="0" w:space="0" w:color="auto"/>
      </w:divBdr>
    </w:div>
    <w:div w:id="24140221">
      <w:bodyDiv w:val="1"/>
      <w:marLeft w:val="0"/>
      <w:marRight w:val="0"/>
      <w:marTop w:val="0"/>
      <w:marBottom w:val="0"/>
      <w:divBdr>
        <w:top w:val="none" w:sz="0" w:space="0" w:color="auto"/>
        <w:left w:val="none" w:sz="0" w:space="0" w:color="auto"/>
        <w:bottom w:val="none" w:sz="0" w:space="0" w:color="auto"/>
        <w:right w:val="none" w:sz="0" w:space="0" w:color="auto"/>
      </w:divBdr>
    </w:div>
    <w:div w:id="24142458">
      <w:bodyDiv w:val="1"/>
      <w:marLeft w:val="0"/>
      <w:marRight w:val="0"/>
      <w:marTop w:val="0"/>
      <w:marBottom w:val="0"/>
      <w:divBdr>
        <w:top w:val="none" w:sz="0" w:space="0" w:color="auto"/>
        <w:left w:val="none" w:sz="0" w:space="0" w:color="auto"/>
        <w:bottom w:val="none" w:sz="0" w:space="0" w:color="auto"/>
        <w:right w:val="none" w:sz="0" w:space="0" w:color="auto"/>
      </w:divBdr>
    </w:div>
    <w:div w:id="24909465">
      <w:bodyDiv w:val="1"/>
      <w:marLeft w:val="0"/>
      <w:marRight w:val="0"/>
      <w:marTop w:val="0"/>
      <w:marBottom w:val="0"/>
      <w:divBdr>
        <w:top w:val="none" w:sz="0" w:space="0" w:color="auto"/>
        <w:left w:val="none" w:sz="0" w:space="0" w:color="auto"/>
        <w:bottom w:val="none" w:sz="0" w:space="0" w:color="auto"/>
        <w:right w:val="none" w:sz="0" w:space="0" w:color="auto"/>
      </w:divBdr>
    </w:div>
    <w:div w:id="25445120">
      <w:bodyDiv w:val="1"/>
      <w:marLeft w:val="0"/>
      <w:marRight w:val="0"/>
      <w:marTop w:val="0"/>
      <w:marBottom w:val="0"/>
      <w:divBdr>
        <w:top w:val="none" w:sz="0" w:space="0" w:color="auto"/>
        <w:left w:val="none" w:sz="0" w:space="0" w:color="auto"/>
        <w:bottom w:val="none" w:sz="0" w:space="0" w:color="auto"/>
        <w:right w:val="none" w:sz="0" w:space="0" w:color="auto"/>
      </w:divBdr>
    </w:div>
    <w:div w:id="25525074">
      <w:bodyDiv w:val="1"/>
      <w:marLeft w:val="0"/>
      <w:marRight w:val="0"/>
      <w:marTop w:val="0"/>
      <w:marBottom w:val="0"/>
      <w:divBdr>
        <w:top w:val="none" w:sz="0" w:space="0" w:color="auto"/>
        <w:left w:val="none" w:sz="0" w:space="0" w:color="auto"/>
        <w:bottom w:val="none" w:sz="0" w:space="0" w:color="auto"/>
        <w:right w:val="none" w:sz="0" w:space="0" w:color="auto"/>
      </w:divBdr>
    </w:div>
    <w:div w:id="25565293">
      <w:bodyDiv w:val="1"/>
      <w:marLeft w:val="0"/>
      <w:marRight w:val="0"/>
      <w:marTop w:val="0"/>
      <w:marBottom w:val="0"/>
      <w:divBdr>
        <w:top w:val="none" w:sz="0" w:space="0" w:color="auto"/>
        <w:left w:val="none" w:sz="0" w:space="0" w:color="auto"/>
        <w:bottom w:val="none" w:sz="0" w:space="0" w:color="auto"/>
        <w:right w:val="none" w:sz="0" w:space="0" w:color="auto"/>
      </w:divBdr>
    </w:div>
    <w:div w:id="25572079">
      <w:bodyDiv w:val="1"/>
      <w:marLeft w:val="0"/>
      <w:marRight w:val="0"/>
      <w:marTop w:val="0"/>
      <w:marBottom w:val="0"/>
      <w:divBdr>
        <w:top w:val="none" w:sz="0" w:space="0" w:color="auto"/>
        <w:left w:val="none" w:sz="0" w:space="0" w:color="auto"/>
        <w:bottom w:val="none" w:sz="0" w:space="0" w:color="auto"/>
        <w:right w:val="none" w:sz="0" w:space="0" w:color="auto"/>
      </w:divBdr>
    </w:div>
    <w:div w:id="25763529">
      <w:bodyDiv w:val="1"/>
      <w:marLeft w:val="0"/>
      <w:marRight w:val="0"/>
      <w:marTop w:val="0"/>
      <w:marBottom w:val="0"/>
      <w:divBdr>
        <w:top w:val="none" w:sz="0" w:space="0" w:color="auto"/>
        <w:left w:val="none" w:sz="0" w:space="0" w:color="auto"/>
        <w:bottom w:val="none" w:sz="0" w:space="0" w:color="auto"/>
        <w:right w:val="none" w:sz="0" w:space="0" w:color="auto"/>
      </w:divBdr>
    </w:div>
    <w:div w:id="25763715">
      <w:bodyDiv w:val="1"/>
      <w:marLeft w:val="0"/>
      <w:marRight w:val="0"/>
      <w:marTop w:val="0"/>
      <w:marBottom w:val="0"/>
      <w:divBdr>
        <w:top w:val="none" w:sz="0" w:space="0" w:color="auto"/>
        <w:left w:val="none" w:sz="0" w:space="0" w:color="auto"/>
        <w:bottom w:val="none" w:sz="0" w:space="0" w:color="auto"/>
        <w:right w:val="none" w:sz="0" w:space="0" w:color="auto"/>
      </w:divBdr>
    </w:div>
    <w:div w:id="25834313">
      <w:bodyDiv w:val="1"/>
      <w:marLeft w:val="0"/>
      <w:marRight w:val="0"/>
      <w:marTop w:val="0"/>
      <w:marBottom w:val="0"/>
      <w:divBdr>
        <w:top w:val="none" w:sz="0" w:space="0" w:color="auto"/>
        <w:left w:val="none" w:sz="0" w:space="0" w:color="auto"/>
        <w:bottom w:val="none" w:sz="0" w:space="0" w:color="auto"/>
        <w:right w:val="none" w:sz="0" w:space="0" w:color="auto"/>
      </w:divBdr>
    </w:div>
    <w:div w:id="26028977">
      <w:bodyDiv w:val="1"/>
      <w:marLeft w:val="0"/>
      <w:marRight w:val="0"/>
      <w:marTop w:val="0"/>
      <w:marBottom w:val="0"/>
      <w:divBdr>
        <w:top w:val="none" w:sz="0" w:space="0" w:color="auto"/>
        <w:left w:val="none" w:sz="0" w:space="0" w:color="auto"/>
        <w:bottom w:val="none" w:sz="0" w:space="0" w:color="auto"/>
        <w:right w:val="none" w:sz="0" w:space="0" w:color="auto"/>
      </w:divBdr>
    </w:div>
    <w:div w:id="26033398">
      <w:bodyDiv w:val="1"/>
      <w:marLeft w:val="0"/>
      <w:marRight w:val="0"/>
      <w:marTop w:val="0"/>
      <w:marBottom w:val="0"/>
      <w:divBdr>
        <w:top w:val="none" w:sz="0" w:space="0" w:color="auto"/>
        <w:left w:val="none" w:sz="0" w:space="0" w:color="auto"/>
        <w:bottom w:val="none" w:sz="0" w:space="0" w:color="auto"/>
        <w:right w:val="none" w:sz="0" w:space="0" w:color="auto"/>
      </w:divBdr>
    </w:div>
    <w:div w:id="26295969">
      <w:bodyDiv w:val="1"/>
      <w:marLeft w:val="0"/>
      <w:marRight w:val="0"/>
      <w:marTop w:val="0"/>
      <w:marBottom w:val="0"/>
      <w:divBdr>
        <w:top w:val="none" w:sz="0" w:space="0" w:color="auto"/>
        <w:left w:val="none" w:sz="0" w:space="0" w:color="auto"/>
        <w:bottom w:val="none" w:sz="0" w:space="0" w:color="auto"/>
        <w:right w:val="none" w:sz="0" w:space="0" w:color="auto"/>
      </w:divBdr>
    </w:div>
    <w:div w:id="26374623">
      <w:bodyDiv w:val="1"/>
      <w:marLeft w:val="0"/>
      <w:marRight w:val="0"/>
      <w:marTop w:val="0"/>
      <w:marBottom w:val="0"/>
      <w:divBdr>
        <w:top w:val="none" w:sz="0" w:space="0" w:color="auto"/>
        <w:left w:val="none" w:sz="0" w:space="0" w:color="auto"/>
        <w:bottom w:val="none" w:sz="0" w:space="0" w:color="auto"/>
        <w:right w:val="none" w:sz="0" w:space="0" w:color="auto"/>
      </w:divBdr>
    </w:div>
    <w:div w:id="26376240">
      <w:bodyDiv w:val="1"/>
      <w:marLeft w:val="0"/>
      <w:marRight w:val="0"/>
      <w:marTop w:val="0"/>
      <w:marBottom w:val="0"/>
      <w:divBdr>
        <w:top w:val="none" w:sz="0" w:space="0" w:color="auto"/>
        <w:left w:val="none" w:sz="0" w:space="0" w:color="auto"/>
        <w:bottom w:val="none" w:sz="0" w:space="0" w:color="auto"/>
        <w:right w:val="none" w:sz="0" w:space="0" w:color="auto"/>
      </w:divBdr>
    </w:div>
    <w:div w:id="26685469">
      <w:bodyDiv w:val="1"/>
      <w:marLeft w:val="0"/>
      <w:marRight w:val="0"/>
      <w:marTop w:val="0"/>
      <w:marBottom w:val="0"/>
      <w:divBdr>
        <w:top w:val="none" w:sz="0" w:space="0" w:color="auto"/>
        <w:left w:val="none" w:sz="0" w:space="0" w:color="auto"/>
        <w:bottom w:val="none" w:sz="0" w:space="0" w:color="auto"/>
        <w:right w:val="none" w:sz="0" w:space="0" w:color="auto"/>
      </w:divBdr>
    </w:div>
    <w:div w:id="26878658">
      <w:bodyDiv w:val="1"/>
      <w:marLeft w:val="0"/>
      <w:marRight w:val="0"/>
      <w:marTop w:val="0"/>
      <w:marBottom w:val="0"/>
      <w:divBdr>
        <w:top w:val="none" w:sz="0" w:space="0" w:color="auto"/>
        <w:left w:val="none" w:sz="0" w:space="0" w:color="auto"/>
        <w:bottom w:val="none" w:sz="0" w:space="0" w:color="auto"/>
        <w:right w:val="none" w:sz="0" w:space="0" w:color="auto"/>
      </w:divBdr>
    </w:div>
    <w:div w:id="26881341">
      <w:bodyDiv w:val="1"/>
      <w:marLeft w:val="0"/>
      <w:marRight w:val="0"/>
      <w:marTop w:val="0"/>
      <w:marBottom w:val="0"/>
      <w:divBdr>
        <w:top w:val="none" w:sz="0" w:space="0" w:color="auto"/>
        <w:left w:val="none" w:sz="0" w:space="0" w:color="auto"/>
        <w:bottom w:val="none" w:sz="0" w:space="0" w:color="auto"/>
        <w:right w:val="none" w:sz="0" w:space="0" w:color="auto"/>
      </w:divBdr>
    </w:div>
    <w:div w:id="26954735">
      <w:bodyDiv w:val="1"/>
      <w:marLeft w:val="0"/>
      <w:marRight w:val="0"/>
      <w:marTop w:val="0"/>
      <w:marBottom w:val="0"/>
      <w:divBdr>
        <w:top w:val="none" w:sz="0" w:space="0" w:color="auto"/>
        <w:left w:val="none" w:sz="0" w:space="0" w:color="auto"/>
        <w:bottom w:val="none" w:sz="0" w:space="0" w:color="auto"/>
        <w:right w:val="none" w:sz="0" w:space="0" w:color="auto"/>
      </w:divBdr>
    </w:div>
    <w:div w:id="27145962">
      <w:bodyDiv w:val="1"/>
      <w:marLeft w:val="0"/>
      <w:marRight w:val="0"/>
      <w:marTop w:val="0"/>
      <w:marBottom w:val="0"/>
      <w:divBdr>
        <w:top w:val="none" w:sz="0" w:space="0" w:color="auto"/>
        <w:left w:val="none" w:sz="0" w:space="0" w:color="auto"/>
        <w:bottom w:val="none" w:sz="0" w:space="0" w:color="auto"/>
        <w:right w:val="none" w:sz="0" w:space="0" w:color="auto"/>
      </w:divBdr>
    </w:div>
    <w:div w:id="27876898">
      <w:bodyDiv w:val="1"/>
      <w:marLeft w:val="0"/>
      <w:marRight w:val="0"/>
      <w:marTop w:val="0"/>
      <w:marBottom w:val="0"/>
      <w:divBdr>
        <w:top w:val="none" w:sz="0" w:space="0" w:color="auto"/>
        <w:left w:val="none" w:sz="0" w:space="0" w:color="auto"/>
        <w:bottom w:val="none" w:sz="0" w:space="0" w:color="auto"/>
        <w:right w:val="none" w:sz="0" w:space="0" w:color="auto"/>
      </w:divBdr>
    </w:div>
    <w:div w:id="27993220">
      <w:bodyDiv w:val="1"/>
      <w:marLeft w:val="0"/>
      <w:marRight w:val="0"/>
      <w:marTop w:val="0"/>
      <w:marBottom w:val="0"/>
      <w:divBdr>
        <w:top w:val="none" w:sz="0" w:space="0" w:color="auto"/>
        <w:left w:val="none" w:sz="0" w:space="0" w:color="auto"/>
        <w:bottom w:val="none" w:sz="0" w:space="0" w:color="auto"/>
        <w:right w:val="none" w:sz="0" w:space="0" w:color="auto"/>
      </w:divBdr>
    </w:div>
    <w:div w:id="28460075">
      <w:bodyDiv w:val="1"/>
      <w:marLeft w:val="0"/>
      <w:marRight w:val="0"/>
      <w:marTop w:val="0"/>
      <w:marBottom w:val="0"/>
      <w:divBdr>
        <w:top w:val="none" w:sz="0" w:space="0" w:color="auto"/>
        <w:left w:val="none" w:sz="0" w:space="0" w:color="auto"/>
        <w:bottom w:val="none" w:sz="0" w:space="0" w:color="auto"/>
        <w:right w:val="none" w:sz="0" w:space="0" w:color="auto"/>
      </w:divBdr>
    </w:div>
    <w:div w:id="28797474">
      <w:bodyDiv w:val="1"/>
      <w:marLeft w:val="0"/>
      <w:marRight w:val="0"/>
      <w:marTop w:val="0"/>
      <w:marBottom w:val="0"/>
      <w:divBdr>
        <w:top w:val="none" w:sz="0" w:space="0" w:color="auto"/>
        <w:left w:val="none" w:sz="0" w:space="0" w:color="auto"/>
        <w:bottom w:val="none" w:sz="0" w:space="0" w:color="auto"/>
        <w:right w:val="none" w:sz="0" w:space="0" w:color="auto"/>
      </w:divBdr>
    </w:div>
    <w:div w:id="28915501">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571513">
      <w:bodyDiv w:val="1"/>
      <w:marLeft w:val="0"/>
      <w:marRight w:val="0"/>
      <w:marTop w:val="0"/>
      <w:marBottom w:val="0"/>
      <w:divBdr>
        <w:top w:val="none" w:sz="0" w:space="0" w:color="auto"/>
        <w:left w:val="none" w:sz="0" w:space="0" w:color="auto"/>
        <w:bottom w:val="none" w:sz="0" w:space="0" w:color="auto"/>
        <w:right w:val="none" w:sz="0" w:space="0" w:color="auto"/>
      </w:divBdr>
    </w:div>
    <w:div w:id="30687645">
      <w:bodyDiv w:val="1"/>
      <w:marLeft w:val="0"/>
      <w:marRight w:val="0"/>
      <w:marTop w:val="0"/>
      <w:marBottom w:val="0"/>
      <w:divBdr>
        <w:top w:val="none" w:sz="0" w:space="0" w:color="auto"/>
        <w:left w:val="none" w:sz="0" w:space="0" w:color="auto"/>
        <w:bottom w:val="none" w:sz="0" w:space="0" w:color="auto"/>
        <w:right w:val="none" w:sz="0" w:space="0" w:color="auto"/>
      </w:divBdr>
    </w:div>
    <w:div w:id="31392148">
      <w:bodyDiv w:val="1"/>
      <w:marLeft w:val="0"/>
      <w:marRight w:val="0"/>
      <w:marTop w:val="0"/>
      <w:marBottom w:val="0"/>
      <w:divBdr>
        <w:top w:val="none" w:sz="0" w:space="0" w:color="auto"/>
        <w:left w:val="none" w:sz="0" w:space="0" w:color="auto"/>
        <w:bottom w:val="none" w:sz="0" w:space="0" w:color="auto"/>
        <w:right w:val="none" w:sz="0" w:space="0" w:color="auto"/>
      </w:divBdr>
    </w:div>
    <w:div w:id="31614891">
      <w:bodyDiv w:val="1"/>
      <w:marLeft w:val="0"/>
      <w:marRight w:val="0"/>
      <w:marTop w:val="0"/>
      <w:marBottom w:val="0"/>
      <w:divBdr>
        <w:top w:val="none" w:sz="0" w:space="0" w:color="auto"/>
        <w:left w:val="none" w:sz="0" w:space="0" w:color="auto"/>
        <w:bottom w:val="none" w:sz="0" w:space="0" w:color="auto"/>
        <w:right w:val="none" w:sz="0" w:space="0" w:color="auto"/>
      </w:divBdr>
    </w:div>
    <w:div w:id="32964877">
      <w:bodyDiv w:val="1"/>
      <w:marLeft w:val="0"/>
      <w:marRight w:val="0"/>
      <w:marTop w:val="0"/>
      <w:marBottom w:val="0"/>
      <w:divBdr>
        <w:top w:val="none" w:sz="0" w:space="0" w:color="auto"/>
        <w:left w:val="none" w:sz="0" w:space="0" w:color="auto"/>
        <w:bottom w:val="none" w:sz="0" w:space="0" w:color="auto"/>
        <w:right w:val="none" w:sz="0" w:space="0" w:color="auto"/>
      </w:divBdr>
    </w:div>
    <w:div w:id="33966288">
      <w:bodyDiv w:val="1"/>
      <w:marLeft w:val="0"/>
      <w:marRight w:val="0"/>
      <w:marTop w:val="0"/>
      <w:marBottom w:val="0"/>
      <w:divBdr>
        <w:top w:val="none" w:sz="0" w:space="0" w:color="auto"/>
        <w:left w:val="none" w:sz="0" w:space="0" w:color="auto"/>
        <w:bottom w:val="none" w:sz="0" w:space="0" w:color="auto"/>
        <w:right w:val="none" w:sz="0" w:space="0" w:color="auto"/>
      </w:divBdr>
    </w:div>
    <w:div w:id="34238506">
      <w:bodyDiv w:val="1"/>
      <w:marLeft w:val="0"/>
      <w:marRight w:val="0"/>
      <w:marTop w:val="0"/>
      <w:marBottom w:val="0"/>
      <w:divBdr>
        <w:top w:val="none" w:sz="0" w:space="0" w:color="auto"/>
        <w:left w:val="none" w:sz="0" w:space="0" w:color="auto"/>
        <w:bottom w:val="none" w:sz="0" w:space="0" w:color="auto"/>
        <w:right w:val="none" w:sz="0" w:space="0" w:color="auto"/>
      </w:divBdr>
    </w:div>
    <w:div w:id="34279494">
      <w:bodyDiv w:val="1"/>
      <w:marLeft w:val="0"/>
      <w:marRight w:val="0"/>
      <w:marTop w:val="0"/>
      <w:marBottom w:val="0"/>
      <w:divBdr>
        <w:top w:val="none" w:sz="0" w:space="0" w:color="auto"/>
        <w:left w:val="none" w:sz="0" w:space="0" w:color="auto"/>
        <w:bottom w:val="none" w:sz="0" w:space="0" w:color="auto"/>
        <w:right w:val="none" w:sz="0" w:space="0" w:color="auto"/>
      </w:divBdr>
    </w:div>
    <w:div w:id="34283525">
      <w:bodyDiv w:val="1"/>
      <w:marLeft w:val="0"/>
      <w:marRight w:val="0"/>
      <w:marTop w:val="0"/>
      <w:marBottom w:val="0"/>
      <w:divBdr>
        <w:top w:val="none" w:sz="0" w:space="0" w:color="auto"/>
        <w:left w:val="none" w:sz="0" w:space="0" w:color="auto"/>
        <w:bottom w:val="none" w:sz="0" w:space="0" w:color="auto"/>
        <w:right w:val="none" w:sz="0" w:space="0" w:color="auto"/>
      </w:divBdr>
    </w:div>
    <w:div w:id="34425991">
      <w:bodyDiv w:val="1"/>
      <w:marLeft w:val="0"/>
      <w:marRight w:val="0"/>
      <w:marTop w:val="0"/>
      <w:marBottom w:val="0"/>
      <w:divBdr>
        <w:top w:val="none" w:sz="0" w:space="0" w:color="auto"/>
        <w:left w:val="none" w:sz="0" w:space="0" w:color="auto"/>
        <w:bottom w:val="none" w:sz="0" w:space="0" w:color="auto"/>
        <w:right w:val="none" w:sz="0" w:space="0" w:color="auto"/>
      </w:divBdr>
    </w:div>
    <w:div w:id="34544868">
      <w:bodyDiv w:val="1"/>
      <w:marLeft w:val="0"/>
      <w:marRight w:val="0"/>
      <w:marTop w:val="0"/>
      <w:marBottom w:val="0"/>
      <w:divBdr>
        <w:top w:val="none" w:sz="0" w:space="0" w:color="auto"/>
        <w:left w:val="none" w:sz="0" w:space="0" w:color="auto"/>
        <w:bottom w:val="none" w:sz="0" w:space="0" w:color="auto"/>
        <w:right w:val="none" w:sz="0" w:space="0" w:color="auto"/>
      </w:divBdr>
    </w:div>
    <w:div w:id="34697239">
      <w:bodyDiv w:val="1"/>
      <w:marLeft w:val="0"/>
      <w:marRight w:val="0"/>
      <w:marTop w:val="0"/>
      <w:marBottom w:val="0"/>
      <w:divBdr>
        <w:top w:val="none" w:sz="0" w:space="0" w:color="auto"/>
        <w:left w:val="none" w:sz="0" w:space="0" w:color="auto"/>
        <w:bottom w:val="none" w:sz="0" w:space="0" w:color="auto"/>
        <w:right w:val="none" w:sz="0" w:space="0" w:color="auto"/>
      </w:divBdr>
    </w:div>
    <w:div w:id="34700935">
      <w:bodyDiv w:val="1"/>
      <w:marLeft w:val="0"/>
      <w:marRight w:val="0"/>
      <w:marTop w:val="0"/>
      <w:marBottom w:val="0"/>
      <w:divBdr>
        <w:top w:val="none" w:sz="0" w:space="0" w:color="auto"/>
        <w:left w:val="none" w:sz="0" w:space="0" w:color="auto"/>
        <w:bottom w:val="none" w:sz="0" w:space="0" w:color="auto"/>
        <w:right w:val="none" w:sz="0" w:space="0" w:color="auto"/>
      </w:divBdr>
    </w:div>
    <w:div w:id="35475966">
      <w:bodyDiv w:val="1"/>
      <w:marLeft w:val="0"/>
      <w:marRight w:val="0"/>
      <w:marTop w:val="0"/>
      <w:marBottom w:val="0"/>
      <w:divBdr>
        <w:top w:val="none" w:sz="0" w:space="0" w:color="auto"/>
        <w:left w:val="none" w:sz="0" w:space="0" w:color="auto"/>
        <w:bottom w:val="none" w:sz="0" w:space="0" w:color="auto"/>
        <w:right w:val="none" w:sz="0" w:space="0" w:color="auto"/>
      </w:divBdr>
    </w:div>
    <w:div w:id="35857492">
      <w:bodyDiv w:val="1"/>
      <w:marLeft w:val="0"/>
      <w:marRight w:val="0"/>
      <w:marTop w:val="0"/>
      <w:marBottom w:val="0"/>
      <w:divBdr>
        <w:top w:val="none" w:sz="0" w:space="0" w:color="auto"/>
        <w:left w:val="none" w:sz="0" w:space="0" w:color="auto"/>
        <w:bottom w:val="none" w:sz="0" w:space="0" w:color="auto"/>
        <w:right w:val="none" w:sz="0" w:space="0" w:color="auto"/>
      </w:divBdr>
    </w:div>
    <w:div w:id="36202885">
      <w:bodyDiv w:val="1"/>
      <w:marLeft w:val="0"/>
      <w:marRight w:val="0"/>
      <w:marTop w:val="0"/>
      <w:marBottom w:val="0"/>
      <w:divBdr>
        <w:top w:val="none" w:sz="0" w:space="0" w:color="auto"/>
        <w:left w:val="none" w:sz="0" w:space="0" w:color="auto"/>
        <w:bottom w:val="none" w:sz="0" w:space="0" w:color="auto"/>
        <w:right w:val="none" w:sz="0" w:space="0" w:color="auto"/>
      </w:divBdr>
    </w:div>
    <w:div w:id="36324772">
      <w:bodyDiv w:val="1"/>
      <w:marLeft w:val="0"/>
      <w:marRight w:val="0"/>
      <w:marTop w:val="0"/>
      <w:marBottom w:val="0"/>
      <w:divBdr>
        <w:top w:val="none" w:sz="0" w:space="0" w:color="auto"/>
        <w:left w:val="none" w:sz="0" w:space="0" w:color="auto"/>
        <w:bottom w:val="none" w:sz="0" w:space="0" w:color="auto"/>
        <w:right w:val="none" w:sz="0" w:space="0" w:color="auto"/>
      </w:divBdr>
    </w:div>
    <w:div w:id="37357270">
      <w:bodyDiv w:val="1"/>
      <w:marLeft w:val="0"/>
      <w:marRight w:val="0"/>
      <w:marTop w:val="0"/>
      <w:marBottom w:val="0"/>
      <w:divBdr>
        <w:top w:val="none" w:sz="0" w:space="0" w:color="auto"/>
        <w:left w:val="none" w:sz="0" w:space="0" w:color="auto"/>
        <w:bottom w:val="none" w:sz="0" w:space="0" w:color="auto"/>
        <w:right w:val="none" w:sz="0" w:space="0" w:color="auto"/>
      </w:divBdr>
    </w:div>
    <w:div w:id="37632932">
      <w:bodyDiv w:val="1"/>
      <w:marLeft w:val="0"/>
      <w:marRight w:val="0"/>
      <w:marTop w:val="0"/>
      <w:marBottom w:val="0"/>
      <w:divBdr>
        <w:top w:val="none" w:sz="0" w:space="0" w:color="auto"/>
        <w:left w:val="none" w:sz="0" w:space="0" w:color="auto"/>
        <w:bottom w:val="none" w:sz="0" w:space="0" w:color="auto"/>
        <w:right w:val="none" w:sz="0" w:space="0" w:color="auto"/>
      </w:divBdr>
    </w:div>
    <w:div w:id="37825844">
      <w:bodyDiv w:val="1"/>
      <w:marLeft w:val="0"/>
      <w:marRight w:val="0"/>
      <w:marTop w:val="0"/>
      <w:marBottom w:val="0"/>
      <w:divBdr>
        <w:top w:val="none" w:sz="0" w:space="0" w:color="auto"/>
        <w:left w:val="none" w:sz="0" w:space="0" w:color="auto"/>
        <w:bottom w:val="none" w:sz="0" w:space="0" w:color="auto"/>
        <w:right w:val="none" w:sz="0" w:space="0" w:color="auto"/>
      </w:divBdr>
    </w:div>
    <w:div w:id="38551171">
      <w:bodyDiv w:val="1"/>
      <w:marLeft w:val="0"/>
      <w:marRight w:val="0"/>
      <w:marTop w:val="0"/>
      <w:marBottom w:val="0"/>
      <w:divBdr>
        <w:top w:val="none" w:sz="0" w:space="0" w:color="auto"/>
        <w:left w:val="none" w:sz="0" w:space="0" w:color="auto"/>
        <w:bottom w:val="none" w:sz="0" w:space="0" w:color="auto"/>
        <w:right w:val="none" w:sz="0" w:space="0" w:color="auto"/>
      </w:divBdr>
    </w:div>
    <w:div w:id="38676247">
      <w:bodyDiv w:val="1"/>
      <w:marLeft w:val="0"/>
      <w:marRight w:val="0"/>
      <w:marTop w:val="0"/>
      <w:marBottom w:val="0"/>
      <w:divBdr>
        <w:top w:val="none" w:sz="0" w:space="0" w:color="auto"/>
        <w:left w:val="none" w:sz="0" w:space="0" w:color="auto"/>
        <w:bottom w:val="none" w:sz="0" w:space="0" w:color="auto"/>
        <w:right w:val="none" w:sz="0" w:space="0" w:color="auto"/>
      </w:divBdr>
    </w:div>
    <w:div w:id="38823738">
      <w:bodyDiv w:val="1"/>
      <w:marLeft w:val="0"/>
      <w:marRight w:val="0"/>
      <w:marTop w:val="0"/>
      <w:marBottom w:val="0"/>
      <w:divBdr>
        <w:top w:val="none" w:sz="0" w:space="0" w:color="auto"/>
        <w:left w:val="none" w:sz="0" w:space="0" w:color="auto"/>
        <w:bottom w:val="none" w:sz="0" w:space="0" w:color="auto"/>
        <w:right w:val="none" w:sz="0" w:space="0" w:color="auto"/>
      </w:divBdr>
    </w:div>
    <w:div w:id="38826490">
      <w:bodyDiv w:val="1"/>
      <w:marLeft w:val="0"/>
      <w:marRight w:val="0"/>
      <w:marTop w:val="0"/>
      <w:marBottom w:val="0"/>
      <w:divBdr>
        <w:top w:val="none" w:sz="0" w:space="0" w:color="auto"/>
        <w:left w:val="none" w:sz="0" w:space="0" w:color="auto"/>
        <w:bottom w:val="none" w:sz="0" w:space="0" w:color="auto"/>
        <w:right w:val="none" w:sz="0" w:space="0" w:color="auto"/>
      </w:divBdr>
    </w:div>
    <w:div w:id="38826714">
      <w:bodyDiv w:val="1"/>
      <w:marLeft w:val="0"/>
      <w:marRight w:val="0"/>
      <w:marTop w:val="0"/>
      <w:marBottom w:val="0"/>
      <w:divBdr>
        <w:top w:val="none" w:sz="0" w:space="0" w:color="auto"/>
        <w:left w:val="none" w:sz="0" w:space="0" w:color="auto"/>
        <w:bottom w:val="none" w:sz="0" w:space="0" w:color="auto"/>
        <w:right w:val="none" w:sz="0" w:space="0" w:color="auto"/>
      </w:divBdr>
    </w:div>
    <w:div w:id="39017164">
      <w:bodyDiv w:val="1"/>
      <w:marLeft w:val="0"/>
      <w:marRight w:val="0"/>
      <w:marTop w:val="0"/>
      <w:marBottom w:val="0"/>
      <w:divBdr>
        <w:top w:val="none" w:sz="0" w:space="0" w:color="auto"/>
        <w:left w:val="none" w:sz="0" w:space="0" w:color="auto"/>
        <w:bottom w:val="none" w:sz="0" w:space="0" w:color="auto"/>
        <w:right w:val="none" w:sz="0" w:space="0" w:color="auto"/>
      </w:divBdr>
    </w:div>
    <w:div w:id="39475994">
      <w:bodyDiv w:val="1"/>
      <w:marLeft w:val="0"/>
      <w:marRight w:val="0"/>
      <w:marTop w:val="0"/>
      <w:marBottom w:val="0"/>
      <w:divBdr>
        <w:top w:val="none" w:sz="0" w:space="0" w:color="auto"/>
        <w:left w:val="none" w:sz="0" w:space="0" w:color="auto"/>
        <w:bottom w:val="none" w:sz="0" w:space="0" w:color="auto"/>
        <w:right w:val="none" w:sz="0" w:space="0" w:color="auto"/>
      </w:divBdr>
    </w:div>
    <w:div w:id="39522355">
      <w:bodyDiv w:val="1"/>
      <w:marLeft w:val="0"/>
      <w:marRight w:val="0"/>
      <w:marTop w:val="0"/>
      <w:marBottom w:val="0"/>
      <w:divBdr>
        <w:top w:val="none" w:sz="0" w:space="0" w:color="auto"/>
        <w:left w:val="none" w:sz="0" w:space="0" w:color="auto"/>
        <w:bottom w:val="none" w:sz="0" w:space="0" w:color="auto"/>
        <w:right w:val="none" w:sz="0" w:space="0" w:color="auto"/>
      </w:divBdr>
    </w:div>
    <w:div w:id="39549769">
      <w:bodyDiv w:val="1"/>
      <w:marLeft w:val="0"/>
      <w:marRight w:val="0"/>
      <w:marTop w:val="0"/>
      <w:marBottom w:val="0"/>
      <w:divBdr>
        <w:top w:val="none" w:sz="0" w:space="0" w:color="auto"/>
        <w:left w:val="none" w:sz="0" w:space="0" w:color="auto"/>
        <w:bottom w:val="none" w:sz="0" w:space="0" w:color="auto"/>
        <w:right w:val="none" w:sz="0" w:space="0" w:color="auto"/>
      </w:divBdr>
    </w:div>
    <w:div w:id="39598303">
      <w:bodyDiv w:val="1"/>
      <w:marLeft w:val="0"/>
      <w:marRight w:val="0"/>
      <w:marTop w:val="0"/>
      <w:marBottom w:val="0"/>
      <w:divBdr>
        <w:top w:val="none" w:sz="0" w:space="0" w:color="auto"/>
        <w:left w:val="none" w:sz="0" w:space="0" w:color="auto"/>
        <w:bottom w:val="none" w:sz="0" w:space="0" w:color="auto"/>
        <w:right w:val="none" w:sz="0" w:space="0" w:color="auto"/>
      </w:divBdr>
    </w:div>
    <w:div w:id="39671767">
      <w:bodyDiv w:val="1"/>
      <w:marLeft w:val="0"/>
      <w:marRight w:val="0"/>
      <w:marTop w:val="0"/>
      <w:marBottom w:val="0"/>
      <w:divBdr>
        <w:top w:val="none" w:sz="0" w:space="0" w:color="auto"/>
        <w:left w:val="none" w:sz="0" w:space="0" w:color="auto"/>
        <w:bottom w:val="none" w:sz="0" w:space="0" w:color="auto"/>
        <w:right w:val="none" w:sz="0" w:space="0" w:color="auto"/>
      </w:divBdr>
    </w:div>
    <w:div w:id="39719035">
      <w:bodyDiv w:val="1"/>
      <w:marLeft w:val="0"/>
      <w:marRight w:val="0"/>
      <w:marTop w:val="0"/>
      <w:marBottom w:val="0"/>
      <w:divBdr>
        <w:top w:val="none" w:sz="0" w:space="0" w:color="auto"/>
        <w:left w:val="none" w:sz="0" w:space="0" w:color="auto"/>
        <w:bottom w:val="none" w:sz="0" w:space="0" w:color="auto"/>
        <w:right w:val="none" w:sz="0" w:space="0" w:color="auto"/>
      </w:divBdr>
    </w:div>
    <w:div w:id="40254523">
      <w:bodyDiv w:val="1"/>
      <w:marLeft w:val="0"/>
      <w:marRight w:val="0"/>
      <w:marTop w:val="0"/>
      <w:marBottom w:val="0"/>
      <w:divBdr>
        <w:top w:val="none" w:sz="0" w:space="0" w:color="auto"/>
        <w:left w:val="none" w:sz="0" w:space="0" w:color="auto"/>
        <w:bottom w:val="none" w:sz="0" w:space="0" w:color="auto"/>
        <w:right w:val="none" w:sz="0" w:space="0" w:color="auto"/>
      </w:divBdr>
    </w:div>
    <w:div w:id="40256673">
      <w:bodyDiv w:val="1"/>
      <w:marLeft w:val="0"/>
      <w:marRight w:val="0"/>
      <w:marTop w:val="0"/>
      <w:marBottom w:val="0"/>
      <w:divBdr>
        <w:top w:val="none" w:sz="0" w:space="0" w:color="auto"/>
        <w:left w:val="none" w:sz="0" w:space="0" w:color="auto"/>
        <w:bottom w:val="none" w:sz="0" w:space="0" w:color="auto"/>
        <w:right w:val="none" w:sz="0" w:space="0" w:color="auto"/>
      </w:divBdr>
    </w:div>
    <w:div w:id="40256747">
      <w:bodyDiv w:val="1"/>
      <w:marLeft w:val="0"/>
      <w:marRight w:val="0"/>
      <w:marTop w:val="0"/>
      <w:marBottom w:val="0"/>
      <w:divBdr>
        <w:top w:val="none" w:sz="0" w:space="0" w:color="auto"/>
        <w:left w:val="none" w:sz="0" w:space="0" w:color="auto"/>
        <w:bottom w:val="none" w:sz="0" w:space="0" w:color="auto"/>
        <w:right w:val="none" w:sz="0" w:space="0" w:color="auto"/>
      </w:divBdr>
    </w:div>
    <w:div w:id="40328492">
      <w:bodyDiv w:val="1"/>
      <w:marLeft w:val="0"/>
      <w:marRight w:val="0"/>
      <w:marTop w:val="0"/>
      <w:marBottom w:val="0"/>
      <w:divBdr>
        <w:top w:val="none" w:sz="0" w:space="0" w:color="auto"/>
        <w:left w:val="none" w:sz="0" w:space="0" w:color="auto"/>
        <w:bottom w:val="none" w:sz="0" w:space="0" w:color="auto"/>
        <w:right w:val="none" w:sz="0" w:space="0" w:color="auto"/>
      </w:divBdr>
    </w:div>
    <w:div w:id="40902554">
      <w:bodyDiv w:val="1"/>
      <w:marLeft w:val="0"/>
      <w:marRight w:val="0"/>
      <w:marTop w:val="0"/>
      <w:marBottom w:val="0"/>
      <w:divBdr>
        <w:top w:val="none" w:sz="0" w:space="0" w:color="auto"/>
        <w:left w:val="none" w:sz="0" w:space="0" w:color="auto"/>
        <w:bottom w:val="none" w:sz="0" w:space="0" w:color="auto"/>
        <w:right w:val="none" w:sz="0" w:space="0" w:color="auto"/>
      </w:divBdr>
    </w:div>
    <w:div w:id="41053748">
      <w:bodyDiv w:val="1"/>
      <w:marLeft w:val="0"/>
      <w:marRight w:val="0"/>
      <w:marTop w:val="0"/>
      <w:marBottom w:val="0"/>
      <w:divBdr>
        <w:top w:val="none" w:sz="0" w:space="0" w:color="auto"/>
        <w:left w:val="none" w:sz="0" w:space="0" w:color="auto"/>
        <w:bottom w:val="none" w:sz="0" w:space="0" w:color="auto"/>
        <w:right w:val="none" w:sz="0" w:space="0" w:color="auto"/>
      </w:divBdr>
    </w:div>
    <w:div w:id="41101887">
      <w:bodyDiv w:val="1"/>
      <w:marLeft w:val="0"/>
      <w:marRight w:val="0"/>
      <w:marTop w:val="0"/>
      <w:marBottom w:val="0"/>
      <w:divBdr>
        <w:top w:val="none" w:sz="0" w:space="0" w:color="auto"/>
        <w:left w:val="none" w:sz="0" w:space="0" w:color="auto"/>
        <w:bottom w:val="none" w:sz="0" w:space="0" w:color="auto"/>
        <w:right w:val="none" w:sz="0" w:space="0" w:color="auto"/>
      </w:divBdr>
    </w:div>
    <w:div w:id="41557645">
      <w:bodyDiv w:val="1"/>
      <w:marLeft w:val="0"/>
      <w:marRight w:val="0"/>
      <w:marTop w:val="0"/>
      <w:marBottom w:val="0"/>
      <w:divBdr>
        <w:top w:val="none" w:sz="0" w:space="0" w:color="auto"/>
        <w:left w:val="none" w:sz="0" w:space="0" w:color="auto"/>
        <w:bottom w:val="none" w:sz="0" w:space="0" w:color="auto"/>
        <w:right w:val="none" w:sz="0" w:space="0" w:color="auto"/>
      </w:divBdr>
    </w:div>
    <w:div w:id="41758652">
      <w:bodyDiv w:val="1"/>
      <w:marLeft w:val="0"/>
      <w:marRight w:val="0"/>
      <w:marTop w:val="0"/>
      <w:marBottom w:val="0"/>
      <w:divBdr>
        <w:top w:val="none" w:sz="0" w:space="0" w:color="auto"/>
        <w:left w:val="none" w:sz="0" w:space="0" w:color="auto"/>
        <w:bottom w:val="none" w:sz="0" w:space="0" w:color="auto"/>
        <w:right w:val="none" w:sz="0" w:space="0" w:color="auto"/>
      </w:divBdr>
    </w:div>
    <w:div w:id="42146408">
      <w:bodyDiv w:val="1"/>
      <w:marLeft w:val="0"/>
      <w:marRight w:val="0"/>
      <w:marTop w:val="0"/>
      <w:marBottom w:val="0"/>
      <w:divBdr>
        <w:top w:val="none" w:sz="0" w:space="0" w:color="auto"/>
        <w:left w:val="none" w:sz="0" w:space="0" w:color="auto"/>
        <w:bottom w:val="none" w:sz="0" w:space="0" w:color="auto"/>
        <w:right w:val="none" w:sz="0" w:space="0" w:color="auto"/>
      </w:divBdr>
    </w:div>
    <w:div w:id="42487955">
      <w:bodyDiv w:val="1"/>
      <w:marLeft w:val="0"/>
      <w:marRight w:val="0"/>
      <w:marTop w:val="0"/>
      <w:marBottom w:val="0"/>
      <w:divBdr>
        <w:top w:val="none" w:sz="0" w:space="0" w:color="auto"/>
        <w:left w:val="none" w:sz="0" w:space="0" w:color="auto"/>
        <w:bottom w:val="none" w:sz="0" w:space="0" w:color="auto"/>
        <w:right w:val="none" w:sz="0" w:space="0" w:color="auto"/>
      </w:divBdr>
    </w:div>
    <w:div w:id="42601053">
      <w:bodyDiv w:val="1"/>
      <w:marLeft w:val="0"/>
      <w:marRight w:val="0"/>
      <w:marTop w:val="0"/>
      <w:marBottom w:val="0"/>
      <w:divBdr>
        <w:top w:val="none" w:sz="0" w:space="0" w:color="auto"/>
        <w:left w:val="none" w:sz="0" w:space="0" w:color="auto"/>
        <w:bottom w:val="none" w:sz="0" w:space="0" w:color="auto"/>
        <w:right w:val="none" w:sz="0" w:space="0" w:color="auto"/>
      </w:divBdr>
    </w:div>
    <w:div w:id="42798385">
      <w:bodyDiv w:val="1"/>
      <w:marLeft w:val="0"/>
      <w:marRight w:val="0"/>
      <w:marTop w:val="0"/>
      <w:marBottom w:val="0"/>
      <w:divBdr>
        <w:top w:val="none" w:sz="0" w:space="0" w:color="auto"/>
        <w:left w:val="none" w:sz="0" w:space="0" w:color="auto"/>
        <w:bottom w:val="none" w:sz="0" w:space="0" w:color="auto"/>
        <w:right w:val="none" w:sz="0" w:space="0" w:color="auto"/>
      </w:divBdr>
    </w:div>
    <w:div w:id="43144864">
      <w:bodyDiv w:val="1"/>
      <w:marLeft w:val="0"/>
      <w:marRight w:val="0"/>
      <w:marTop w:val="0"/>
      <w:marBottom w:val="0"/>
      <w:divBdr>
        <w:top w:val="none" w:sz="0" w:space="0" w:color="auto"/>
        <w:left w:val="none" w:sz="0" w:space="0" w:color="auto"/>
        <w:bottom w:val="none" w:sz="0" w:space="0" w:color="auto"/>
        <w:right w:val="none" w:sz="0" w:space="0" w:color="auto"/>
      </w:divBdr>
    </w:div>
    <w:div w:id="43218470">
      <w:bodyDiv w:val="1"/>
      <w:marLeft w:val="0"/>
      <w:marRight w:val="0"/>
      <w:marTop w:val="0"/>
      <w:marBottom w:val="0"/>
      <w:divBdr>
        <w:top w:val="none" w:sz="0" w:space="0" w:color="auto"/>
        <w:left w:val="none" w:sz="0" w:space="0" w:color="auto"/>
        <w:bottom w:val="none" w:sz="0" w:space="0" w:color="auto"/>
        <w:right w:val="none" w:sz="0" w:space="0" w:color="auto"/>
      </w:divBdr>
    </w:div>
    <w:div w:id="43220054">
      <w:bodyDiv w:val="1"/>
      <w:marLeft w:val="0"/>
      <w:marRight w:val="0"/>
      <w:marTop w:val="0"/>
      <w:marBottom w:val="0"/>
      <w:divBdr>
        <w:top w:val="none" w:sz="0" w:space="0" w:color="auto"/>
        <w:left w:val="none" w:sz="0" w:space="0" w:color="auto"/>
        <w:bottom w:val="none" w:sz="0" w:space="0" w:color="auto"/>
        <w:right w:val="none" w:sz="0" w:space="0" w:color="auto"/>
      </w:divBdr>
    </w:div>
    <w:div w:id="43257172">
      <w:bodyDiv w:val="1"/>
      <w:marLeft w:val="0"/>
      <w:marRight w:val="0"/>
      <w:marTop w:val="0"/>
      <w:marBottom w:val="0"/>
      <w:divBdr>
        <w:top w:val="none" w:sz="0" w:space="0" w:color="auto"/>
        <w:left w:val="none" w:sz="0" w:space="0" w:color="auto"/>
        <w:bottom w:val="none" w:sz="0" w:space="0" w:color="auto"/>
        <w:right w:val="none" w:sz="0" w:space="0" w:color="auto"/>
      </w:divBdr>
    </w:div>
    <w:div w:id="43524163">
      <w:bodyDiv w:val="1"/>
      <w:marLeft w:val="0"/>
      <w:marRight w:val="0"/>
      <w:marTop w:val="0"/>
      <w:marBottom w:val="0"/>
      <w:divBdr>
        <w:top w:val="none" w:sz="0" w:space="0" w:color="auto"/>
        <w:left w:val="none" w:sz="0" w:space="0" w:color="auto"/>
        <w:bottom w:val="none" w:sz="0" w:space="0" w:color="auto"/>
        <w:right w:val="none" w:sz="0" w:space="0" w:color="auto"/>
      </w:divBdr>
    </w:div>
    <w:div w:id="43604253">
      <w:bodyDiv w:val="1"/>
      <w:marLeft w:val="0"/>
      <w:marRight w:val="0"/>
      <w:marTop w:val="0"/>
      <w:marBottom w:val="0"/>
      <w:divBdr>
        <w:top w:val="none" w:sz="0" w:space="0" w:color="auto"/>
        <w:left w:val="none" w:sz="0" w:space="0" w:color="auto"/>
        <w:bottom w:val="none" w:sz="0" w:space="0" w:color="auto"/>
        <w:right w:val="none" w:sz="0" w:space="0" w:color="auto"/>
      </w:divBdr>
    </w:div>
    <w:div w:id="44449380">
      <w:bodyDiv w:val="1"/>
      <w:marLeft w:val="0"/>
      <w:marRight w:val="0"/>
      <w:marTop w:val="0"/>
      <w:marBottom w:val="0"/>
      <w:divBdr>
        <w:top w:val="none" w:sz="0" w:space="0" w:color="auto"/>
        <w:left w:val="none" w:sz="0" w:space="0" w:color="auto"/>
        <w:bottom w:val="none" w:sz="0" w:space="0" w:color="auto"/>
        <w:right w:val="none" w:sz="0" w:space="0" w:color="auto"/>
      </w:divBdr>
    </w:div>
    <w:div w:id="44959384">
      <w:bodyDiv w:val="1"/>
      <w:marLeft w:val="0"/>
      <w:marRight w:val="0"/>
      <w:marTop w:val="0"/>
      <w:marBottom w:val="0"/>
      <w:divBdr>
        <w:top w:val="none" w:sz="0" w:space="0" w:color="auto"/>
        <w:left w:val="none" w:sz="0" w:space="0" w:color="auto"/>
        <w:bottom w:val="none" w:sz="0" w:space="0" w:color="auto"/>
        <w:right w:val="none" w:sz="0" w:space="0" w:color="auto"/>
      </w:divBdr>
    </w:div>
    <w:div w:id="46537558">
      <w:bodyDiv w:val="1"/>
      <w:marLeft w:val="0"/>
      <w:marRight w:val="0"/>
      <w:marTop w:val="0"/>
      <w:marBottom w:val="0"/>
      <w:divBdr>
        <w:top w:val="none" w:sz="0" w:space="0" w:color="auto"/>
        <w:left w:val="none" w:sz="0" w:space="0" w:color="auto"/>
        <w:bottom w:val="none" w:sz="0" w:space="0" w:color="auto"/>
        <w:right w:val="none" w:sz="0" w:space="0" w:color="auto"/>
      </w:divBdr>
    </w:div>
    <w:div w:id="46924639">
      <w:bodyDiv w:val="1"/>
      <w:marLeft w:val="0"/>
      <w:marRight w:val="0"/>
      <w:marTop w:val="0"/>
      <w:marBottom w:val="0"/>
      <w:divBdr>
        <w:top w:val="none" w:sz="0" w:space="0" w:color="auto"/>
        <w:left w:val="none" w:sz="0" w:space="0" w:color="auto"/>
        <w:bottom w:val="none" w:sz="0" w:space="0" w:color="auto"/>
        <w:right w:val="none" w:sz="0" w:space="0" w:color="auto"/>
      </w:divBdr>
    </w:div>
    <w:div w:id="47152996">
      <w:bodyDiv w:val="1"/>
      <w:marLeft w:val="0"/>
      <w:marRight w:val="0"/>
      <w:marTop w:val="0"/>
      <w:marBottom w:val="0"/>
      <w:divBdr>
        <w:top w:val="none" w:sz="0" w:space="0" w:color="auto"/>
        <w:left w:val="none" w:sz="0" w:space="0" w:color="auto"/>
        <w:bottom w:val="none" w:sz="0" w:space="0" w:color="auto"/>
        <w:right w:val="none" w:sz="0" w:space="0" w:color="auto"/>
      </w:divBdr>
    </w:div>
    <w:div w:id="47342878">
      <w:bodyDiv w:val="1"/>
      <w:marLeft w:val="0"/>
      <w:marRight w:val="0"/>
      <w:marTop w:val="0"/>
      <w:marBottom w:val="0"/>
      <w:divBdr>
        <w:top w:val="none" w:sz="0" w:space="0" w:color="auto"/>
        <w:left w:val="none" w:sz="0" w:space="0" w:color="auto"/>
        <w:bottom w:val="none" w:sz="0" w:space="0" w:color="auto"/>
        <w:right w:val="none" w:sz="0" w:space="0" w:color="auto"/>
      </w:divBdr>
    </w:div>
    <w:div w:id="48262729">
      <w:bodyDiv w:val="1"/>
      <w:marLeft w:val="0"/>
      <w:marRight w:val="0"/>
      <w:marTop w:val="0"/>
      <w:marBottom w:val="0"/>
      <w:divBdr>
        <w:top w:val="none" w:sz="0" w:space="0" w:color="auto"/>
        <w:left w:val="none" w:sz="0" w:space="0" w:color="auto"/>
        <w:bottom w:val="none" w:sz="0" w:space="0" w:color="auto"/>
        <w:right w:val="none" w:sz="0" w:space="0" w:color="auto"/>
      </w:divBdr>
    </w:div>
    <w:div w:id="48572455">
      <w:bodyDiv w:val="1"/>
      <w:marLeft w:val="0"/>
      <w:marRight w:val="0"/>
      <w:marTop w:val="0"/>
      <w:marBottom w:val="0"/>
      <w:divBdr>
        <w:top w:val="none" w:sz="0" w:space="0" w:color="auto"/>
        <w:left w:val="none" w:sz="0" w:space="0" w:color="auto"/>
        <w:bottom w:val="none" w:sz="0" w:space="0" w:color="auto"/>
        <w:right w:val="none" w:sz="0" w:space="0" w:color="auto"/>
      </w:divBdr>
    </w:div>
    <w:div w:id="48920143">
      <w:bodyDiv w:val="1"/>
      <w:marLeft w:val="0"/>
      <w:marRight w:val="0"/>
      <w:marTop w:val="0"/>
      <w:marBottom w:val="0"/>
      <w:divBdr>
        <w:top w:val="none" w:sz="0" w:space="0" w:color="auto"/>
        <w:left w:val="none" w:sz="0" w:space="0" w:color="auto"/>
        <w:bottom w:val="none" w:sz="0" w:space="0" w:color="auto"/>
        <w:right w:val="none" w:sz="0" w:space="0" w:color="auto"/>
      </w:divBdr>
    </w:div>
    <w:div w:id="49035182">
      <w:bodyDiv w:val="1"/>
      <w:marLeft w:val="0"/>
      <w:marRight w:val="0"/>
      <w:marTop w:val="0"/>
      <w:marBottom w:val="0"/>
      <w:divBdr>
        <w:top w:val="none" w:sz="0" w:space="0" w:color="auto"/>
        <w:left w:val="none" w:sz="0" w:space="0" w:color="auto"/>
        <w:bottom w:val="none" w:sz="0" w:space="0" w:color="auto"/>
        <w:right w:val="none" w:sz="0" w:space="0" w:color="auto"/>
      </w:divBdr>
    </w:div>
    <w:div w:id="49154795">
      <w:bodyDiv w:val="1"/>
      <w:marLeft w:val="0"/>
      <w:marRight w:val="0"/>
      <w:marTop w:val="0"/>
      <w:marBottom w:val="0"/>
      <w:divBdr>
        <w:top w:val="none" w:sz="0" w:space="0" w:color="auto"/>
        <w:left w:val="none" w:sz="0" w:space="0" w:color="auto"/>
        <w:bottom w:val="none" w:sz="0" w:space="0" w:color="auto"/>
        <w:right w:val="none" w:sz="0" w:space="0" w:color="auto"/>
      </w:divBdr>
    </w:div>
    <w:div w:id="51271044">
      <w:bodyDiv w:val="1"/>
      <w:marLeft w:val="0"/>
      <w:marRight w:val="0"/>
      <w:marTop w:val="0"/>
      <w:marBottom w:val="0"/>
      <w:divBdr>
        <w:top w:val="none" w:sz="0" w:space="0" w:color="auto"/>
        <w:left w:val="none" w:sz="0" w:space="0" w:color="auto"/>
        <w:bottom w:val="none" w:sz="0" w:space="0" w:color="auto"/>
        <w:right w:val="none" w:sz="0" w:space="0" w:color="auto"/>
      </w:divBdr>
    </w:div>
    <w:div w:id="51587720">
      <w:bodyDiv w:val="1"/>
      <w:marLeft w:val="0"/>
      <w:marRight w:val="0"/>
      <w:marTop w:val="0"/>
      <w:marBottom w:val="0"/>
      <w:divBdr>
        <w:top w:val="none" w:sz="0" w:space="0" w:color="auto"/>
        <w:left w:val="none" w:sz="0" w:space="0" w:color="auto"/>
        <w:bottom w:val="none" w:sz="0" w:space="0" w:color="auto"/>
        <w:right w:val="none" w:sz="0" w:space="0" w:color="auto"/>
      </w:divBdr>
    </w:div>
    <w:div w:id="52001459">
      <w:bodyDiv w:val="1"/>
      <w:marLeft w:val="0"/>
      <w:marRight w:val="0"/>
      <w:marTop w:val="0"/>
      <w:marBottom w:val="0"/>
      <w:divBdr>
        <w:top w:val="none" w:sz="0" w:space="0" w:color="auto"/>
        <w:left w:val="none" w:sz="0" w:space="0" w:color="auto"/>
        <w:bottom w:val="none" w:sz="0" w:space="0" w:color="auto"/>
        <w:right w:val="none" w:sz="0" w:space="0" w:color="auto"/>
      </w:divBdr>
    </w:div>
    <w:div w:id="52852256">
      <w:bodyDiv w:val="1"/>
      <w:marLeft w:val="0"/>
      <w:marRight w:val="0"/>
      <w:marTop w:val="0"/>
      <w:marBottom w:val="0"/>
      <w:divBdr>
        <w:top w:val="none" w:sz="0" w:space="0" w:color="auto"/>
        <w:left w:val="none" w:sz="0" w:space="0" w:color="auto"/>
        <w:bottom w:val="none" w:sz="0" w:space="0" w:color="auto"/>
        <w:right w:val="none" w:sz="0" w:space="0" w:color="auto"/>
      </w:divBdr>
    </w:div>
    <w:div w:id="53163883">
      <w:bodyDiv w:val="1"/>
      <w:marLeft w:val="0"/>
      <w:marRight w:val="0"/>
      <w:marTop w:val="0"/>
      <w:marBottom w:val="0"/>
      <w:divBdr>
        <w:top w:val="none" w:sz="0" w:space="0" w:color="auto"/>
        <w:left w:val="none" w:sz="0" w:space="0" w:color="auto"/>
        <w:bottom w:val="none" w:sz="0" w:space="0" w:color="auto"/>
        <w:right w:val="none" w:sz="0" w:space="0" w:color="auto"/>
      </w:divBdr>
    </w:div>
    <w:div w:id="54083834">
      <w:bodyDiv w:val="1"/>
      <w:marLeft w:val="0"/>
      <w:marRight w:val="0"/>
      <w:marTop w:val="0"/>
      <w:marBottom w:val="0"/>
      <w:divBdr>
        <w:top w:val="none" w:sz="0" w:space="0" w:color="auto"/>
        <w:left w:val="none" w:sz="0" w:space="0" w:color="auto"/>
        <w:bottom w:val="none" w:sz="0" w:space="0" w:color="auto"/>
        <w:right w:val="none" w:sz="0" w:space="0" w:color="auto"/>
      </w:divBdr>
    </w:div>
    <w:div w:id="54208488">
      <w:bodyDiv w:val="1"/>
      <w:marLeft w:val="0"/>
      <w:marRight w:val="0"/>
      <w:marTop w:val="0"/>
      <w:marBottom w:val="0"/>
      <w:divBdr>
        <w:top w:val="none" w:sz="0" w:space="0" w:color="auto"/>
        <w:left w:val="none" w:sz="0" w:space="0" w:color="auto"/>
        <w:bottom w:val="none" w:sz="0" w:space="0" w:color="auto"/>
        <w:right w:val="none" w:sz="0" w:space="0" w:color="auto"/>
      </w:divBdr>
    </w:div>
    <w:div w:id="54278063">
      <w:bodyDiv w:val="1"/>
      <w:marLeft w:val="0"/>
      <w:marRight w:val="0"/>
      <w:marTop w:val="0"/>
      <w:marBottom w:val="0"/>
      <w:divBdr>
        <w:top w:val="none" w:sz="0" w:space="0" w:color="auto"/>
        <w:left w:val="none" w:sz="0" w:space="0" w:color="auto"/>
        <w:bottom w:val="none" w:sz="0" w:space="0" w:color="auto"/>
        <w:right w:val="none" w:sz="0" w:space="0" w:color="auto"/>
      </w:divBdr>
    </w:div>
    <w:div w:id="54358498">
      <w:bodyDiv w:val="1"/>
      <w:marLeft w:val="0"/>
      <w:marRight w:val="0"/>
      <w:marTop w:val="0"/>
      <w:marBottom w:val="0"/>
      <w:divBdr>
        <w:top w:val="none" w:sz="0" w:space="0" w:color="auto"/>
        <w:left w:val="none" w:sz="0" w:space="0" w:color="auto"/>
        <w:bottom w:val="none" w:sz="0" w:space="0" w:color="auto"/>
        <w:right w:val="none" w:sz="0" w:space="0" w:color="auto"/>
      </w:divBdr>
    </w:div>
    <w:div w:id="54359826">
      <w:bodyDiv w:val="1"/>
      <w:marLeft w:val="0"/>
      <w:marRight w:val="0"/>
      <w:marTop w:val="0"/>
      <w:marBottom w:val="0"/>
      <w:divBdr>
        <w:top w:val="none" w:sz="0" w:space="0" w:color="auto"/>
        <w:left w:val="none" w:sz="0" w:space="0" w:color="auto"/>
        <w:bottom w:val="none" w:sz="0" w:space="0" w:color="auto"/>
        <w:right w:val="none" w:sz="0" w:space="0" w:color="auto"/>
      </w:divBdr>
    </w:div>
    <w:div w:id="54554107">
      <w:bodyDiv w:val="1"/>
      <w:marLeft w:val="0"/>
      <w:marRight w:val="0"/>
      <w:marTop w:val="0"/>
      <w:marBottom w:val="0"/>
      <w:divBdr>
        <w:top w:val="none" w:sz="0" w:space="0" w:color="auto"/>
        <w:left w:val="none" w:sz="0" w:space="0" w:color="auto"/>
        <w:bottom w:val="none" w:sz="0" w:space="0" w:color="auto"/>
        <w:right w:val="none" w:sz="0" w:space="0" w:color="auto"/>
      </w:divBdr>
    </w:div>
    <w:div w:id="54858769">
      <w:bodyDiv w:val="1"/>
      <w:marLeft w:val="0"/>
      <w:marRight w:val="0"/>
      <w:marTop w:val="0"/>
      <w:marBottom w:val="0"/>
      <w:divBdr>
        <w:top w:val="none" w:sz="0" w:space="0" w:color="auto"/>
        <w:left w:val="none" w:sz="0" w:space="0" w:color="auto"/>
        <w:bottom w:val="none" w:sz="0" w:space="0" w:color="auto"/>
        <w:right w:val="none" w:sz="0" w:space="0" w:color="auto"/>
      </w:divBdr>
    </w:div>
    <w:div w:id="55126955">
      <w:bodyDiv w:val="1"/>
      <w:marLeft w:val="0"/>
      <w:marRight w:val="0"/>
      <w:marTop w:val="0"/>
      <w:marBottom w:val="0"/>
      <w:divBdr>
        <w:top w:val="none" w:sz="0" w:space="0" w:color="auto"/>
        <w:left w:val="none" w:sz="0" w:space="0" w:color="auto"/>
        <w:bottom w:val="none" w:sz="0" w:space="0" w:color="auto"/>
        <w:right w:val="none" w:sz="0" w:space="0" w:color="auto"/>
      </w:divBdr>
    </w:div>
    <w:div w:id="55783195">
      <w:bodyDiv w:val="1"/>
      <w:marLeft w:val="0"/>
      <w:marRight w:val="0"/>
      <w:marTop w:val="0"/>
      <w:marBottom w:val="0"/>
      <w:divBdr>
        <w:top w:val="none" w:sz="0" w:space="0" w:color="auto"/>
        <w:left w:val="none" w:sz="0" w:space="0" w:color="auto"/>
        <w:bottom w:val="none" w:sz="0" w:space="0" w:color="auto"/>
        <w:right w:val="none" w:sz="0" w:space="0" w:color="auto"/>
      </w:divBdr>
    </w:div>
    <w:div w:id="56784594">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57752255">
      <w:bodyDiv w:val="1"/>
      <w:marLeft w:val="0"/>
      <w:marRight w:val="0"/>
      <w:marTop w:val="0"/>
      <w:marBottom w:val="0"/>
      <w:divBdr>
        <w:top w:val="none" w:sz="0" w:space="0" w:color="auto"/>
        <w:left w:val="none" w:sz="0" w:space="0" w:color="auto"/>
        <w:bottom w:val="none" w:sz="0" w:space="0" w:color="auto"/>
        <w:right w:val="none" w:sz="0" w:space="0" w:color="auto"/>
      </w:divBdr>
    </w:div>
    <w:div w:id="57871360">
      <w:bodyDiv w:val="1"/>
      <w:marLeft w:val="0"/>
      <w:marRight w:val="0"/>
      <w:marTop w:val="0"/>
      <w:marBottom w:val="0"/>
      <w:divBdr>
        <w:top w:val="none" w:sz="0" w:space="0" w:color="auto"/>
        <w:left w:val="none" w:sz="0" w:space="0" w:color="auto"/>
        <w:bottom w:val="none" w:sz="0" w:space="0" w:color="auto"/>
        <w:right w:val="none" w:sz="0" w:space="0" w:color="auto"/>
      </w:divBdr>
    </w:div>
    <w:div w:id="58332989">
      <w:bodyDiv w:val="1"/>
      <w:marLeft w:val="0"/>
      <w:marRight w:val="0"/>
      <w:marTop w:val="0"/>
      <w:marBottom w:val="0"/>
      <w:divBdr>
        <w:top w:val="none" w:sz="0" w:space="0" w:color="auto"/>
        <w:left w:val="none" w:sz="0" w:space="0" w:color="auto"/>
        <w:bottom w:val="none" w:sz="0" w:space="0" w:color="auto"/>
        <w:right w:val="none" w:sz="0" w:space="0" w:color="auto"/>
      </w:divBdr>
    </w:div>
    <w:div w:id="59376813">
      <w:bodyDiv w:val="1"/>
      <w:marLeft w:val="0"/>
      <w:marRight w:val="0"/>
      <w:marTop w:val="0"/>
      <w:marBottom w:val="0"/>
      <w:divBdr>
        <w:top w:val="none" w:sz="0" w:space="0" w:color="auto"/>
        <w:left w:val="none" w:sz="0" w:space="0" w:color="auto"/>
        <w:bottom w:val="none" w:sz="0" w:space="0" w:color="auto"/>
        <w:right w:val="none" w:sz="0" w:space="0" w:color="auto"/>
      </w:divBdr>
    </w:div>
    <w:div w:id="59911105">
      <w:bodyDiv w:val="1"/>
      <w:marLeft w:val="0"/>
      <w:marRight w:val="0"/>
      <w:marTop w:val="0"/>
      <w:marBottom w:val="0"/>
      <w:divBdr>
        <w:top w:val="none" w:sz="0" w:space="0" w:color="auto"/>
        <w:left w:val="none" w:sz="0" w:space="0" w:color="auto"/>
        <w:bottom w:val="none" w:sz="0" w:space="0" w:color="auto"/>
        <w:right w:val="none" w:sz="0" w:space="0" w:color="auto"/>
      </w:divBdr>
    </w:div>
    <w:div w:id="60104850">
      <w:bodyDiv w:val="1"/>
      <w:marLeft w:val="0"/>
      <w:marRight w:val="0"/>
      <w:marTop w:val="0"/>
      <w:marBottom w:val="0"/>
      <w:divBdr>
        <w:top w:val="none" w:sz="0" w:space="0" w:color="auto"/>
        <w:left w:val="none" w:sz="0" w:space="0" w:color="auto"/>
        <w:bottom w:val="none" w:sz="0" w:space="0" w:color="auto"/>
        <w:right w:val="none" w:sz="0" w:space="0" w:color="auto"/>
      </w:divBdr>
    </w:div>
    <w:div w:id="60374609">
      <w:bodyDiv w:val="1"/>
      <w:marLeft w:val="0"/>
      <w:marRight w:val="0"/>
      <w:marTop w:val="0"/>
      <w:marBottom w:val="0"/>
      <w:divBdr>
        <w:top w:val="none" w:sz="0" w:space="0" w:color="auto"/>
        <w:left w:val="none" w:sz="0" w:space="0" w:color="auto"/>
        <w:bottom w:val="none" w:sz="0" w:space="0" w:color="auto"/>
        <w:right w:val="none" w:sz="0" w:space="0" w:color="auto"/>
      </w:divBdr>
    </w:div>
    <w:div w:id="60567353">
      <w:bodyDiv w:val="1"/>
      <w:marLeft w:val="0"/>
      <w:marRight w:val="0"/>
      <w:marTop w:val="0"/>
      <w:marBottom w:val="0"/>
      <w:divBdr>
        <w:top w:val="none" w:sz="0" w:space="0" w:color="auto"/>
        <w:left w:val="none" w:sz="0" w:space="0" w:color="auto"/>
        <w:bottom w:val="none" w:sz="0" w:space="0" w:color="auto"/>
        <w:right w:val="none" w:sz="0" w:space="0" w:color="auto"/>
      </w:divBdr>
    </w:div>
    <w:div w:id="60717704">
      <w:bodyDiv w:val="1"/>
      <w:marLeft w:val="0"/>
      <w:marRight w:val="0"/>
      <w:marTop w:val="0"/>
      <w:marBottom w:val="0"/>
      <w:divBdr>
        <w:top w:val="none" w:sz="0" w:space="0" w:color="auto"/>
        <w:left w:val="none" w:sz="0" w:space="0" w:color="auto"/>
        <w:bottom w:val="none" w:sz="0" w:space="0" w:color="auto"/>
        <w:right w:val="none" w:sz="0" w:space="0" w:color="auto"/>
      </w:divBdr>
    </w:div>
    <w:div w:id="61291480">
      <w:bodyDiv w:val="1"/>
      <w:marLeft w:val="0"/>
      <w:marRight w:val="0"/>
      <w:marTop w:val="0"/>
      <w:marBottom w:val="0"/>
      <w:divBdr>
        <w:top w:val="none" w:sz="0" w:space="0" w:color="auto"/>
        <w:left w:val="none" w:sz="0" w:space="0" w:color="auto"/>
        <w:bottom w:val="none" w:sz="0" w:space="0" w:color="auto"/>
        <w:right w:val="none" w:sz="0" w:space="0" w:color="auto"/>
      </w:divBdr>
    </w:div>
    <w:div w:id="61604098">
      <w:bodyDiv w:val="1"/>
      <w:marLeft w:val="0"/>
      <w:marRight w:val="0"/>
      <w:marTop w:val="0"/>
      <w:marBottom w:val="0"/>
      <w:divBdr>
        <w:top w:val="none" w:sz="0" w:space="0" w:color="auto"/>
        <w:left w:val="none" w:sz="0" w:space="0" w:color="auto"/>
        <w:bottom w:val="none" w:sz="0" w:space="0" w:color="auto"/>
        <w:right w:val="none" w:sz="0" w:space="0" w:color="auto"/>
      </w:divBdr>
    </w:div>
    <w:div w:id="62072785">
      <w:bodyDiv w:val="1"/>
      <w:marLeft w:val="0"/>
      <w:marRight w:val="0"/>
      <w:marTop w:val="0"/>
      <w:marBottom w:val="0"/>
      <w:divBdr>
        <w:top w:val="none" w:sz="0" w:space="0" w:color="auto"/>
        <w:left w:val="none" w:sz="0" w:space="0" w:color="auto"/>
        <w:bottom w:val="none" w:sz="0" w:space="0" w:color="auto"/>
        <w:right w:val="none" w:sz="0" w:space="0" w:color="auto"/>
      </w:divBdr>
    </w:div>
    <w:div w:id="62411574">
      <w:bodyDiv w:val="1"/>
      <w:marLeft w:val="0"/>
      <w:marRight w:val="0"/>
      <w:marTop w:val="0"/>
      <w:marBottom w:val="0"/>
      <w:divBdr>
        <w:top w:val="none" w:sz="0" w:space="0" w:color="auto"/>
        <w:left w:val="none" w:sz="0" w:space="0" w:color="auto"/>
        <w:bottom w:val="none" w:sz="0" w:space="0" w:color="auto"/>
        <w:right w:val="none" w:sz="0" w:space="0" w:color="auto"/>
      </w:divBdr>
    </w:div>
    <w:div w:id="62795618">
      <w:bodyDiv w:val="1"/>
      <w:marLeft w:val="0"/>
      <w:marRight w:val="0"/>
      <w:marTop w:val="0"/>
      <w:marBottom w:val="0"/>
      <w:divBdr>
        <w:top w:val="none" w:sz="0" w:space="0" w:color="auto"/>
        <w:left w:val="none" w:sz="0" w:space="0" w:color="auto"/>
        <w:bottom w:val="none" w:sz="0" w:space="0" w:color="auto"/>
        <w:right w:val="none" w:sz="0" w:space="0" w:color="auto"/>
      </w:divBdr>
    </w:div>
    <w:div w:id="63648795">
      <w:bodyDiv w:val="1"/>
      <w:marLeft w:val="0"/>
      <w:marRight w:val="0"/>
      <w:marTop w:val="0"/>
      <w:marBottom w:val="0"/>
      <w:divBdr>
        <w:top w:val="none" w:sz="0" w:space="0" w:color="auto"/>
        <w:left w:val="none" w:sz="0" w:space="0" w:color="auto"/>
        <w:bottom w:val="none" w:sz="0" w:space="0" w:color="auto"/>
        <w:right w:val="none" w:sz="0" w:space="0" w:color="auto"/>
      </w:divBdr>
    </w:div>
    <w:div w:id="63652759">
      <w:bodyDiv w:val="1"/>
      <w:marLeft w:val="0"/>
      <w:marRight w:val="0"/>
      <w:marTop w:val="0"/>
      <w:marBottom w:val="0"/>
      <w:divBdr>
        <w:top w:val="none" w:sz="0" w:space="0" w:color="auto"/>
        <w:left w:val="none" w:sz="0" w:space="0" w:color="auto"/>
        <w:bottom w:val="none" w:sz="0" w:space="0" w:color="auto"/>
        <w:right w:val="none" w:sz="0" w:space="0" w:color="auto"/>
      </w:divBdr>
    </w:div>
    <w:div w:id="64114965">
      <w:bodyDiv w:val="1"/>
      <w:marLeft w:val="0"/>
      <w:marRight w:val="0"/>
      <w:marTop w:val="0"/>
      <w:marBottom w:val="0"/>
      <w:divBdr>
        <w:top w:val="none" w:sz="0" w:space="0" w:color="auto"/>
        <w:left w:val="none" w:sz="0" w:space="0" w:color="auto"/>
        <w:bottom w:val="none" w:sz="0" w:space="0" w:color="auto"/>
        <w:right w:val="none" w:sz="0" w:space="0" w:color="auto"/>
      </w:divBdr>
    </w:div>
    <w:div w:id="64380226">
      <w:bodyDiv w:val="1"/>
      <w:marLeft w:val="0"/>
      <w:marRight w:val="0"/>
      <w:marTop w:val="0"/>
      <w:marBottom w:val="0"/>
      <w:divBdr>
        <w:top w:val="none" w:sz="0" w:space="0" w:color="auto"/>
        <w:left w:val="none" w:sz="0" w:space="0" w:color="auto"/>
        <w:bottom w:val="none" w:sz="0" w:space="0" w:color="auto"/>
        <w:right w:val="none" w:sz="0" w:space="0" w:color="auto"/>
      </w:divBdr>
    </w:div>
    <w:div w:id="64380567">
      <w:bodyDiv w:val="1"/>
      <w:marLeft w:val="0"/>
      <w:marRight w:val="0"/>
      <w:marTop w:val="0"/>
      <w:marBottom w:val="0"/>
      <w:divBdr>
        <w:top w:val="none" w:sz="0" w:space="0" w:color="auto"/>
        <w:left w:val="none" w:sz="0" w:space="0" w:color="auto"/>
        <w:bottom w:val="none" w:sz="0" w:space="0" w:color="auto"/>
        <w:right w:val="none" w:sz="0" w:space="0" w:color="auto"/>
      </w:divBdr>
    </w:div>
    <w:div w:id="65078869">
      <w:bodyDiv w:val="1"/>
      <w:marLeft w:val="0"/>
      <w:marRight w:val="0"/>
      <w:marTop w:val="0"/>
      <w:marBottom w:val="0"/>
      <w:divBdr>
        <w:top w:val="none" w:sz="0" w:space="0" w:color="auto"/>
        <w:left w:val="none" w:sz="0" w:space="0" w:color="auto"/>
        <w:bottom w:val="none" w:sz="0" w:space="0" w:color="auto"/>
        <w:right w:val="none" w:sz="0" w:space="0" w:color="auto"/>
      </w:divBdr>
    </w:div>
    <w:div w:id="65223207">
      <w:bodyDiv w:val="1"/>
      <w:marLeft w:val="0"/>
      <w:marRight w:val="0"/>
      <w:marTop w:val="0"/>
      <w:marBottom w:val="0"/>
      <w:divBdr>
        <w:top w:val="none" w:sz="0" w:space="0" w:color="auto"/>
        <w:left w:val="none" w:sz="0" w:space="0" w:color="auto"/>
        <w:bottom w:val="none" w:sz="0" w:space="0" w:color="auto"/>
        <w:right w:val="none" w:sz="0" w:space="0" w:color="auto"/>
      </w:divBdr>
    </w:div>
    <w:div w:id="65685628">
      <w:bodyDiv w:val="1"/>
      <w:marLeft w:val="0"/>
      <w:marRight w:val="0"/>
      <w:marTop w:val="0"/>
      <w:marBottom w:val="0"/>
      <w:divBdr>
        <w:top w:val="none" w:sz="0" w:space="0" w:color="auto"/>
        <w:left w:val="none" w:sz="0" w:space="0" w:color="auto"/>
        <w:bottom w:val="none" w:sz="0" w:space="0" w:color="auto"/>
        <w:right w:val="none" w:sz="0" w:space="0" w:color="auto"/>
      </w:divBdr>
    </w:div>
    <w:div w:id="65953536">
      <w:bodyDiv w:val="1"/>
      <w:marLeft w:val="0"/>
      <w:marRight w:val="0"/>
      <w:marTop w:val="0"/>
      <w:marBottom w:val="0"/>
      <w:divBdr>
        <w:top w:val="none" w:sz="0" w:space="0" w:color="auto"/>
        <w:left w:val="none" w:sz="0" w:space="0" w:color="auto"/>
        <w:bottom w:val="none" w:sz="0" w:space="0" w:color="auto"/>
        <w:right w:val="none" w:sz="0" w:space="0" w:color="auto"/>
      </w:divBdr>
    </w:div>
    <w:div w:id="66198468">
      <w:bodyDiv w:val="1"/>
      <w:marLeft w:val="0"/>
      <w:marRight w:val="0"/>
      <w:marTop w:val="0"/>
      <w:marBottom w:val="0"/>
      <w:divBdr>
        <w:top w:val="none" w:sz="0" w:space="0" w:color="auto"/>
        <w:left w:val="none" w:sz="0" w:space="0" w:color="auto"/>
        <w:bottom w:val="none" w:sz="0" w:space="0" w:color="auto"/>
        <w:right w:val="none" w:sz="0" w:space="0" w:color="auto"/>
      </w:divBdr>
    </w:div>
    <w:div w:id="66879002">
      <w:bodyDiv w:val="1"/>
      <w:marLeft w:val="0"/>
      <w:marRight w:val="0"/>
      <w:marTop w:val="0"/>
      <w:marBottom w:val="0"/>
      <w:divBdr>
        <w:top w:val="none" w:sz="0" w:space="0" w:color="auto"/>
        <w:left w:val="none" w:sz="0" w:space="0" w:color="auto"/>
        <w:bottom w:val="none" w:sz="0" w:space="0" w:color="auto"/>
        <w:right w:val="none" w:sz="0" w:space="0" w:color="auto"/>
      </w:divBdr>
    </w:div>
    <w:div w:id="67071768">
      <w:bodyDiv w:val="1"/>
      <w:marLeft w:val="0"/>
      <w:marRight w:val="0"/>
      <w:marTop w:val="0"/>
      <w:marBottom w:val="0"/>
      <w:divBdr>
        <w:top w:val="none" w:sz="0" w:space="0" w:color="auto"/>
        <w:left w:val="none" w:sz="0" w:space="0" w:color="auto"/>
        <w:bottom w:val="none" w:sz="0" w:space="0" w:color="auto"/>
        <w:right w:val="none" w:sz="0" w:space="0" w:color="auto"/>
      </w:divBdr>
    </w:div>
    <w:div w:id="67192050">
      <w:bodyDiv w:val="1"/>
      <w:marLeft w:val="0"/>
      <w:marRight w:val="0"/>
      <w:marTop w:val="0"/>
      <w:marBottom w:val="0"/>
      <w:divBdr>
        <w:top w:val="none" w:sz="0" w:space="0" w:color="auto"/>
        <w:left w:val="none" w:sz="0" w:space="0" w:color="auto"/>
        <w:bottom w:val="none" w:sz="0" w:space="0" w:color="auto"/>
        <w:right w:val="none" w:sz="0" w:space="0" w:color="auto"/>
      </w:divBdr>
    </w:div>
    <w:div w:id="67651356">
      <w:bodyDiv w:val="1"/>
      <w:marLeft w:val="0"/>
      <w:marRight w:val="0"/>
      <w:marTop w:val="0"/>
      <w:marBottom w:val="0"/>
      <w:divBdr>
        <w:top w:val="none" w:sz="0" w:space="0" w:color="auto"/>
        <w:left w:val="none" w:sz="0" w:space="0" w:color="auto"/>
        <w:bottom w:val="none" w:sz="0" w:space="0" w:color="auto"/>
        <w:right w:val="none" w:sz="0" w:space="0" w:color="auto"/>
      </w:divBdr>
    </w:div>
    <w:div w:id="68235660">
      <w:bodyDiv w:val="1"/>
      <w:marLeft w:val="0"/>
      <w:marRight w:val="0"/>
      <w:marTop w:val="0"/>
      <w:marBottom w:val="0"/>
      <w:divBdr>
        <w:top w:val="none" w:sz="0" w:space="0" w:color="auto"/>
        <w:left w:val="none" w:sz="0" w:space="0" w:color="auto"/>
        <w:bottom w:val="none" w:sz="0" w:space="0" w:color="auto"/>
        <w:right w:val="none" w:sz="0" w:space="0" w:color="auto"/>
      </w:divBdr>
    </w:div>
    <w:div w:id="68505579">
      <w:bodyDiv w:val="1"/>
      <w:marLeft w:val="0"/>
      <w:marRight w:val="0"/>
      <w:marTop w:val="0"/>
      <w:marBottom w:val="0"/>
      <w:divBdr>
        <w:top w:val="none" w:sz="0" w:space="0" w:color="auto"/>
        <w:left w:val="none" w:sz="0" w:space="0" w:color="auto"/>
        <w:bottom w:val="none" w:sz="0" w:space="0" w:color="auto"/>
        <w:right w:val="none" w:sz="0" w:space="0" w:color="auto"/>
      </w:divBdr>
    </w:div>
    <w:div w:id="68815614">
      <w:bodyDiv w:val="1"/>
      <w:marLeft w:val="0"/>
      <w:marRight w:val="0"/>
      <w:marTop w:val="0"/>
      <w:marBottom w:val="0"/>
      <w:divBdr>
        <w:top w:val="none" w:sz="0" w:space="0" w:color="auto"/>
        <w:left w:val="none" w:sz="0" w:space="0" w:color="auto"/>
        <w:bottom w:val="none" w:sz="0" w:space="0" w:color="auto"/>
        <w:right w:val="none" w:sz="0" w:space="0" w:color="auto"/>
      </w:divBdr>
    </w:div>
    <w:div w:id="68894822">
      <w:bodyDiv w:val="1"/>
      <w:marLeft w:val="0"/>
      <w:marRight w:val="0"/>
      <w:marTop w:val="0"/>
      <w:marBottom w:val="0"/>
      <w:divBdr>
        <w:top w:val="none" w:sz="0" w:space="0" w:color="auto"/>
        <w:left w:val="none" w:sz="0" w:space="0" w:color="auto"/>
        <w:bottom w:val="none" w:sz="0" w:space="0" w:color="auto"/>
        <w:right w:val="none" w:sz="0" w:space="0" w:color="auto"/>
      </w:divBdr>
    </w:div>
    <w:div w:id="69546655">
      <w:bodyDiv w:val="1"/>
      <w:marLeft w:val="0"/>
      <w:marRight w:val="0"/>
      <w:marTop w:val="0"/>
      <w:marBottom w:val="0"/>
      <w:divBdr>
        <w:top w:val="none" w:sz="0" w:space="0" w:color="auto"/>
        <w:left w:val="none" w:sz="0" w:space="0" w:color="auto"/>
        <w:bottom w:val="none" w:sz="0" w:space="0" w:color="auto"/>
        <w:right w:val="none" w:sz="0" w:space="0" w:color="auto"/>
      </w:divBdr>
    </w:div>
    <w:div w:id="70008306">
      <w:bodyDiv w:val="1"/>
      <w:marLeft w:val="0"/>
      <w:marRight w:val="0"/>
      <w:marTop w:val="0"/>
      <w:marBottom w:val="0"/>
      <w:divBdr>
        <w:top w:val="none" w:sz="0" w:space="0" w:color="auto"/>
        <w:left w:val="none" w:sz="0" w:space="0" w:color="auto"/>
        <w:bottom w:val="none" w:sz="0" w:space="0" w:color="auto"/>
        <w:right w:val="none" w:sz="0" w:space="0" w:color="auto"/>
      </w:divBdr>
    </w:div>
    <w:div w:id="70008532">
      <w:bodyDiv w:val="1"/>
      <w:marLeft w:val="0"/>
      <w:marRight w:val="0"/>
      <w:marTop w:val="0"/>
      <w:marBottom w:val="0"/>
      <w:divBdr>
        <w:top w:val="none" w:sz="0" w:space="0" w:color="auto"/>
        <w:left w:val="none" w:sz="0" w:space="0" w:color="auto"/>
        <w:bottom w:val="none" w:sz="0" w:space="0" w:color="auto"/>
        <w:right w:val="none" w:sz="0" w:space="0" w:color="auto"/>
      </w:divBdr>
    </w:div>
    <w:div w:id="70398540">
      <w:bodyDiv w:val="1"/>
      <w:marLeft w:val="0"/>
      <w:marRight w:val="0"/>
      <w:marTop w:val="0"/>
      <w:marBottom w:val="0"/>
      <w:divBdr>
        <w:top w:val="none" w:sz="0" w:space="0" w:color="auto"/>
        <w:left w:val="none" w:sz="0" w:space="0" w:color="auto"/>
        <w:bottom w:val="none" w:sz="0" w:space="0" w:color="auto"/>
        <w:right w:val="none" w:sz="0" w:space="0" w:color="auto"/>
      </w:divBdr>
    </w:div>
    <w:div w:id="70544921">
      <w:bodyDiv w:val="1"/>
      <w:marLeft w:val="0"/>
      <w:marRight w:val="0"/>
      <w:marTop w:val="0"/>
      <w:marBottom w:val="0"/>
      <w:divBdr>
        <w:top w:val="none" w:sz="0" w:space="0" w:color="auto"/>
        <w:left w:val="none" w:sz="0" w:space="0" w:color="auto"/>
        <w:bottom w:val="none" w:sz="0" w:space="0" w:color="auto"/>
        <w:right w:val="none" w:sz="0" w:space="0" w:color="auto"/>
      </w:divBdr>
    </w:div>
    <w:div w:id="70548851">
      <w:bodyDiv w:val="1"/>
      <w:marLeft w:val="0"/>
      <w:marRight w:val="0"/>
      <w:marTop w:val="0"/>
      <w:marBottom w:val="0"/>
      <w:divBdr>
        <w:top w:val="none" w:sz="0" w:space="0" w:color="auto"/>
        <w:left w:val="none" w:sz="0" w:space="0" w:color="auto"/>
        <w:bottom w:val="none" w:sz="0" w:space="0" w:color="auto"/>
        <w:right w:val="none" w:sz="0" w:space="0" w:color="auto"/>
      </w:divBdr>
    </w:div>
    <w:div w:id="70592397">
      <w:bodyDiv w:val="1"/>
      <w:marLeft w:val="0"/>
      <w:marRight w:val="0"/>
      <w:marTop w:val="0"/>
      <w:marBottom w:val="0"/>
      <w:divBdr>
        <w:top w:val="none" w:sz="0" w:space="0" w:color="auto"/>
        <w:left w:val="none" w:sz="0" w:space="0" w:color="auto"/>
        <w:bottom w:val="none" w:sz="0" w:space="0" w:color="auto"/>
        <w:right w:val="none" w:sz="0" w:space="0" w:color="auto"/>
      </w:divBdr>
    </w:div>
    <w:div w:id="70738218">
      <w:bodyDiv w:val="1"/>
      <w:marLeft w:val="0"/>
      <w:marRight w:val="0"/>
      <w:marTop w:val="0"/>
      <w:marBottom w:val="0"/>
      <w:divBdr>
        <w:top w:val="none" w:sz="0" w:space="0" w:color="auto"/>
        <w:left w:val="none" w:sz="0" w:space="0" w:color="auto"/>
        <w:bottom w:val="none" w:sz="0" w:space="0" w:color="auto"/>
        <w:right w:val="none" w:sz="0" w:space="0" w:color="auto"/>
      </w:divBdr>
    </w:div>
    <w:div w:id="71775369">
      <w:bodyDiv w:val="1"/>
      <w:marLeft w:val="0"/>
      <w:marRight w:val="0"/>
      <w:marTop w:val="0"/>
      <w:marBottom w:val="0"/>
      <w:divBdr>
        <w:top w:val="none" w:sz="0" w:space="0" w:color="auto"/>
        <w:left w:val="none" w:sz="0" w:space="0" w:color="auto"/>
        <w:bottom w:val="none" w:sz="0" w:space="0" w:color="auto"/>
        <w:right w:val="none" w:sz="0" w:space="0" w:color="auto"/>
      </w:divBdr>
    </w:div>
    <w:div w:id="73092037">
      <w:bodyDiv w:val="1"/>
      <w:marLeft w:val="0"/>
      <w:marRight w:val="0"/>
      <w:marTop w:val="0"/>
      <w:marBottom w:val="0"/>
      <w:divBdr>
        <w:top w:val="none" w:sz="0" w:space="0" w:color="auto"/>
        <w:left w:val="none" w:sz="0" w:space="0" w:color="auto"/>
        <w:bottom w:val="none" w:sz="0" w:space="0" w:color="auto"/>
        <w:right w:val="none" w:sz="0" w:space="0" w:color="auto"/>
      </w:divBdr>
    </w:div>
    <w:div w:id="73936040">
      <w:bodyDiv w:val="1"/>
      <w:marLeft w:val="0"/>
      <w:marRight w:val="0"/>
      <w:marTop w:val="0"/>
      <w:marBottom w:val="0"/>
      <w:divBdr>
        <w:top w:val="none" w:sz="0" w:space="0" w:color="auto"/>
        <w:left w:val="none" w:sz="0" w:space="0" w:color="auto"/>
        <w:bottom w:val="none" w:sz="0" w:space="0" w:color="auto"/>
        <w:right w:val="none" w:sz="0" w:space="0" w:color="auto"/>
      </w:divBdr>
    </w:div>
    <w:div w:id="74478188">
      <w:bodyDiv w:val="1"/>
      <w:marLeft w:val="0"/>
      <w:marRight w:val="0"/>
      <w:marTop w:val="0"/>
      <w:marBottom w:val="0"/>
      <w:divBdr>
        <w:top w:val="none" w:sz="0" w:space="0" w:color="auto"/>
        <w:left w:val="none" w:sz="0" w:space="0" w:color="auto"/>
        <w:bottom w:val="none" w:sz="0" w:space="0" w:color="auto"/>
        <w:right w:val="none" w:sz="0" w:space="0" w:color="auto"/>
      </w:divBdr>
    </w:div>
    <w:div w:id="74787352">
      <w:bodyDiv w:val="1"/>
      <w:marLeft w:val="0"/>
      <w:marRight w:val="0"/>
      <w:marTop w:val="0"/>
      <w:marBottom w:val="0"/>
      <w:divBdr>
        <w:top w:val="none" w:sz="0" w:space="0" w:color="auto"/>
        <w:left w:val="none" w:sz="0" w:space="0" w:color="auto"/>
        <w:bottom w:val="none" w:sz="0" w:space="0" w:color="auto"/>
        <w:right w:val="none" w:sz="0" w:space="0" w:color="auto"/>
      </w:divBdr>
    </w:div>
    <w:div w:id="74861200">
      <w:bodyDiv w:val="1"/>
      <w:marLeft w:val="0"/>
      <w:marRight w:val="0"/>
      <w:marTop w:val="0"/>
      <w:marBottom w:val="0"/>
      <w:divBdr>
        <w:top w:val="none" w:sz="0" w:space="0" w:color="auto"/>
        <w:left w:val="none" w:sz="0" w:space="0" w:color="auto"/>
        <w:bottom w:val="none" w:sz="0" w:space="0" w:color="auto"/>
        <w:right w:val="none" w:sz="0" w:space="0" w:color="auto"/>
      </w:divBdr>
    </w:div>
    <w:div w:id="74937972">
      <w:bodyDiv w:val="1"/>
      <w:marLeft w:val="0"/>
      <w:marRight w:val="0"/>
      <w:marTop w:val="0"/>
      <w:marBottom w:val="0"/>
      <w:divBdr>
        <w:top w:val="none" w:sz="0" w:space="0" w:color="auto"/>
        <w:left w:val="none" w:sz="0" w:space="0" w:color="auto"/>
        <w:bottom w:val="none" w:sz="0" w:space="0" w:color="auto"/>
        <w:right w:val="none" w:sz="0" w:space="0" w:color="auto"/>
      </w:divBdr>
    </w:div>
    <w:div w:id="75247333">
      <w:bodyDiv w:val="1"/>
      <w:marLeft w:val="0"/>
      <w:marRight w:val="0"/>
      <w:marTop w:val="0"/>
      <w:marBottom w:val="0"/>
      <w:divBdr>
        <w:top w:val="none" w:sz="0" w:space="0" w:color="auto"/>
        <w:left w:val="none" w:sz="0" w:space="0" w:color="auto"/>
        <w:bottom w:val="none" w:sz="0" w:space="0" w:color="auto"/>
        <w:right w:val="none" w:sz="0" w:space="0" w:color="auto"/>
      </w:divBdr>
    </w:div>
    <w:div w:id="75328516">
      <w:bodyDiv w:val="1"/>
      <w:marLeft w:val="0"/>
      <w:marRight w:val="0"/>
      <w:marTop w:val="0"/>
      <w:marBottom w:val="0"/>
      <w:divBdr>
        <w:top w:val="none" w:sz="0" w:space="0" w:color="auto"/>
        <w:left w:val="none" w:sz="0" w:space="0" w:color="auto"/>
        <w:bottom w:val="none" w:sz="0" w:space="0" w:color="auto"/>
        <w:right w:val="none" w:sz="0" w:space="0" w:color="auto"/>
      </w:divBdr>
    </w:div>
    <w:div w:id="75520852">
      <w:bodyDiv w:val="1"/>
      <w:marLeft w:val="0"/>
      <w:marRight w:val="0"/>
      <w:marTop w:val="0"/>
      <w:marBottom w:val="0"/>
      <w:divBdr>
        <w:top w:val="none" w:sz="0" w:space="0" w:color="auto"/>
        <w:left w:val="none" w:sz="0" w:space="0" w:color="auto"/>
        <w:bottom w:val="none" w:sz="0" w:space="0" w:color="auto"/>
        <w:right w:val="none" w:sz="0" w:space="0" w:color="auto"/>
      </w:divBdr>
    </w:div>
    <w:div w:id="76094537">
      <w:bodyDiv w:val="1"/>
      <w:marLeft w:val="0"/>
      <w:marRight w:val="0"/>
      <w:marTop w:val="0"/>
      <w:marBottom w:val="0"/>
      <w:divBdr>
        <w:top w:val="none" w:sz="0" w:space="0" w:color="auto"/>
        <w:left w:val="none" w:sz="0" w:space="0" w:color="auto"/>
        <w:bottom w:val="none" w:sz="0" w:space="0" w:color="auto"/>
        <w:right w:val="none" w:sz="0" w:space="0" w:color="auto"/>
      </w:divBdr>
    </w:div>
    <w:div w:id="76291101">
      <w:bodyDiv w:val="1"/>
      <w:marLeft w:val="0"/>
      <w:marRight w:val="0"/>
      <w:marTop w:val="0"/>
      <w:marBottom w:val="0"/>
      <w:divBdr>
        <w:top w:val="none" w:sz="0" w:space="0" w:color="auto"/>
        <w:left w:val="none" w:sz="0" w:space="0" w:color="auto"/>
        <w:bottom w:val="none" w:sz="0" w:space="0" w:color="auto"/>
        <w:right w:val="none" w:sz="0" w:space="0" w:color="auto"/>
      </w:divBdr>
    </w:div>
    <w:div w:id="77019383">
      <w:bodyDiv w:val="1"/>
      <w:marLeft w:val="0"/>
      <w:marRight w:val="0"/>
      <w:marTop w:val="0"/>
      <w:marBottom w:val="0"/>
      <w:divBdr>
        <w:top w:val="none" w:sz="0" w:space="0" w:color="auto"/>
        <w:left w:val="none" w:sz="0" w:space="0" w:color="auto"/>
        <w:bottom w:val="none" w:sz="0" w:space="0" w:color="auto"/>
        <w:right w:val="none" w:sz="0" w:space="0" w:color="auto"/>
      </w:divBdr>
    </w:div>
    <w:div w:id="77024222">
      <w:bodyDiv w:val="1"/>
      <w:marLeft w:val="0"/>
      <w:marRight w:val="0"/>
      <w:marTop w:val="0"/>
      <w:marBottom w:val="0"/>
      <w:divBdr>
        <w:top w:val="none" w:sz="0" w:space="0" w:color="auto"/>
        <w:left w:val="none" w:sz="0" w:space="0" w:color="auto"/>
        <w:bottom w:val="none" w:sz="0" w:space="0" w:color="auto"/>
        <w:right w:val="none" w:sz="0" w:space="0" w:color="auto"/>
      </w:divBdr>
    </w:div>
    <w:div w:id="77099701">
      <w:bodyDiv w:val="1"/>
      <w:marLeft w:val="0"/>
      <w:marRight w:val="0"/>
      <w:marTop w:val="0"/>
      <w:marBottom w:val="0"/>
      <w:divBdr>
        <w:top w:val="none" w:sz="0" w:space="0" w:color="auto"/>
        <w:left w:val="none" w:sz="0" w:space="0" w:color="auto"/>
        <w:bottom w:val="none" w:sz="0" w:space="0" w:color="auto"/>
        <w:right w:val="none" w:sz="0" w:space="0" w:color="auto"/>
      </w:divBdr>
    </w:div>
    <w:div w:id="77555299">
      <w:bodyDiv w:val="1"/>
      <w:marLeft w:val="0"/>
      <w:marRight w:val="0"/>
      <w:marTop w:val="0"/>
      <w:marBottom w:val="0"/>
      <w:divBdr>
        <w:top w:val="none" w:sz="0" w:space="0" w:color="auto"/>
        <w:left w:val="none" w:sz="0" w:space="0" w:color="auto"/>
        <w:bottom w:val="none" w:sz="0" w:space="0" w:color="auto"/>
        <w:right w:val="none" w:sz="0" w:space="0" w:color="auto"/>
      </w:divBdr>
    </w:div>
    <w:div w:id="77676439">
      <w:bodyDiv w:val="1"/>
      <w:marLeft w:val="0"/>
      <w:marRight w:val="0"/>
      <w:marTop w:val="0"/>
      <w:marBottom w:val="0"/>
      <w:divBdr>
        <w:top w:val="none" w:sz="0" w:space="0" w:color="auto"/>
        <w:left w:val="none" w:sz="0" w:space="0" w:color="auto"/>
        <w:bottom w:val="none" w:sz="0" w:space="0" w:color="auto"/>
        <w:right w:val="none" w:sz="0" w:space="0" w:color="auto"/>
      </w:divBdr>
    </w:div>
    <w:div w:id="77679596">
      <w:bodyDiv w:val="1"/>
      <w:marLeft w:val="0"/>
      <w:marRight w:val="0"/>
      <w:marTop w:val="0"/>
      <w:marBottom w:val="0"/>
      <w:divBdr>
        <w:top w:val="none" w:sz="0" w:space="0" w:color="auto"/>
        <w:left w:val="none" w:sz="0" w:space="0" w:color="auto"/>
        <w:bottom w:val="none" w:sz="0" w:space="0" w:color="auto"/>
        <w:right w:val="none" w:sz="0" w:space="0" w:color="auto"/>
      </w:divBdr>
    </w:div>
    <w:div w:id="78213875">
      <w:bodyDiv w:val="1"/>
      <w:marLeft w:val="0"/>
      <w:marRight w:val="0"/>
      <w:marTop w:val="0"/>
      <w:marBottom w:val="0"/>
      <w:divBdr>
        <w:top w:val="none" w:sz="0" w:space="0" w:color="auto"/>
        <w:left w:val="none" w:sz="0" w:space="0" w:color="auto"/>
        <w:bottom w:val="none" w:sz="0" w:space="0" w:color="auto"/>
        <w:right w:val="none" w:sz="0" w:space="0" w:color="auto"/>
      </w:divBdr>
    </w:div>
    <w:div w:id="78524435">
      <w:bodyDiv w:val="1"/>
      <w:marLeft w:val="0"/>
      <w:marRight w:val="0"/>
      <w:marTop w:val="0"/>
      <w:marBottom w:val="0"/>
      <w:divBdr>
        <w:top w:val="none" w:sz="0" w:space="0" w:color="auto"/>
        <w:left w:val="none" w:sz="0" w:space="0" w:color="auto"/>
        <w:bottom w:val="none" w:sz="0" w:space="0" w:color="auto"/>
        <w:right w:val="none" w:sz="0" w:space="0" w:color="auto"/>
      </w:divBdr>
    </w:div>
    <w:div w:id="78600292">
      <w:bodyDiv w:val="1"/>
      <w:marLeft w:val="0"/>
      <w:marRight w:val="0"/>
      <w:marTop w:val="0"/>
      <w:marBottom w:val="0"/>
      <w:divBdr>
        <w:top w:val="none" w:sz="0" w:space="0" w:color="auto"/>
        <w:left w:val="none" w:sz="0" w:space="0" w:color="auto"/>
        <w:bottom w:val="none" w:sz="0" w:space="0" w:color="auto"/>
        <w:right w:val="none" w:sz="0" w:space="0" w:color="auto"/>
      </w:divBdr>
    </w:div>
    <w:div w:id="78871624">
      <w:bodyDiv w:val="1"/>
      <w:marLeft w:val="0"/>
      <w:marRight w:val="0"/>
      <w:marTop w:val="0"/>
      <w:marBottom w:val="0"/>
      <w:divBdr>
        <w:top w:val="none" w:sz="0" w:space="0" w:color="auto"/>
        <w:left w:val="none" w:sz="0" w:space="0" w:color="auto"/>
        <w:bottom w:val="none" w:sz="0" w:space="0" w:color="auto"/>
        <w:right w:val="none" w:sz="0" w:space="0" w:color="auto"/>
      </w:divBdr>
    </w:div>
    <w:div w:id="78910775">
      <w:bodyDiv w:val="1"/>
      <w:marLeft w:val="0"/>
      <w:marRight w:val="0"/>
      <w:marTop w:val="0"/>
      <w:marBottom w:val="0"/>
      <w:divBdr>
        <w:top w:val="none" w:sz="0" w:space="0" w:color="auto"/>
        <w:left w:val="none" w:sz="0" w:space="0" w:color="auto"/>
        <w:bottom w:val="none" w:sz="0" w:space="0" w:color="auto"/>
        <w:right w:val="none" w:sz="0" w:space="0" w:color="auto"/>
      </w:divBdr>
    </w:div>
    <w:div w:id="79065281">
      <w:bodyDiv w:val="1"/>
      <w:marLeft w:val="0"/>
      <w:marRight w:val="0"/>
      <w:marTop w:val="0"/>
      <w:marBottom w:val="0"/>
      <w:divBdr>
        <w:top w:val="none" w:sz="0" w:space="0" w:color="auto"/>
        <w:left w:val="none" w:sz="0" w:space="0" w:color="auto"/>
        <w:bottom w:val="none" w:sz="0" w:space="0" w:color="auto"/>
        <w:right w:val="none" w:sz="0" w:space="0" w:color="auto"/>
      </w:divBdr>
    </w:div>
    <w:div w:id="79301336">
      <w:bodyDiv w:val="1"/>
      <w:marLeft w:val="0"/>
      <w:marRight w:val="0"/>
      <w:marTop w:val="0"/>
      <w:marBottom w:val="0"/>
      <w:divBdr>
        <w:top w:val="none" w:sz="0" w:space="0" w:color="auto"/>
        <w:left w:val="none" w:sz="0" w:space="0" w:color="auto"/>
        <w:bottom w:val="none" w:sz="0" w:space="0" w:color="auto"/>
        <w:right w:val="none" w:sz="0" w:space="0" w:color="auto"/>
      </w:divBdr>
    </w:div>
    <w:div w:id="79568484">
      <w:bodyDiv w:val="1"/>
      <w:marLeft w:val="0"/>
      <w:marRight w:val="0"/>
      <w:marTop w:val="0"/>
      <w:marBottom w:val="0"/>
      <w:divBdr>
        <w:top w:val="none" w:sz="0" w:space="0" w:color="auto"/>
        <w:left w:val="none" w:sz="0" w:space="0" w:color="auto"/>
        <w:bottom w:val="none" w:sz="0" w:space="0" w:color="auto"/>
        <w:right w:val="none" w:sz="0" w:space="0" w:color="auto"/>
      </w:divBdr>
    </w:div>
    <w:div w:id="79910896">
      <w:bodyDiv w:val="1"/>
      <w:marLeft w:val="0"/>
      <w:marRight w:val="0"/>
      <w:marTop w:val="0"/>
      <w:marBottom w:val="0"/>
      <w:divBdr>
        <w:top w:val="none" w:sz="0" w:space="0" w:color="auto"/>
        <w:left w:val="none" w:sz="0" w:space="0" w:color="auto"/>
        <w:bottom w:val="none" w:sz="0" w:space="0" w:color="auto"/>
        <w:right w:val="none" w:sz="0" w:space="0" w:color="auto"/>
      </w:divBdr>
    </w:div>
    <w:div w:id="80032549">
      <w:bodyDiv w:val="1"/>
      <w:marLeft w:val="0"/>
      <w:marRight w:val="0"/>
      <w:marTop w:val="0"/>
      <w:marBottom w:val="0"/>
      <w:divBdr>
        <w:top w:val="none" w:sz="0" w:space="0" w:color="auto"/>
        <w:left w:val="none" w:sz="0" w:space="0" w:color="auto"/>
        <w:bottom w:val="none" w:sz="0" w:space="0" w:color="auto"/>
        <w:right w:val="none" w:sz="0" w:space="0" w:color="auto"/>
      </w:divBdr>
    </w:div>
    <w:div w:id="80565315">
      <w:bodyDiv w:val="1"/>
      <w:marLeft w:val="0"/>
      <w:marRight w:val="0"/>
      <w:marTop w:val="0"/>
      <w:marBottom w:val="0"/>
      <w:divBdr>
        <w:top w:val="none" w:sz="0" w:space="0" w:color="auto"/>
        <w:left w:val="none" w:sz="0" w:space="0" w:color="auto"/>
        <w:bottom w:val="none" w:sz="0" w:space="0" w:color="auto"/>
        <w:right w:val="none" w:sz="0" w:space="0" w:color="auto"/>
      </w:divBdr>
    </w:div>
    <w:div w:id="80569776">
      <w:bodyDiv w:val="1"/>
      <w:marLeft w:val="0"/>
      <w:marRight w:val="0"/>
      <w:marTop w:val="0"/>
      <w:marBottom w:val="0"/>
      <w:divBdr>
        <w:top w:val="none" w:sz="0" w:space="0" w:color="auto"/>
        <w:left w:val="none" w:sz="0" w:space="0" w:color="auto"/>
        <w:bottom w:val="none" w:sz="0" w:space="0" w:color="auto"/>
        <w:right w:val="none" w:sz="0" w:space="0" w:color="auto"/>
      </w:divBdr>
    </w:div>
    <w:div w:id="80682093">
      <w:bodyDiv w:val="1"/>
      <w:marLeft w:val="0"/>
      <w:marRight w:val="0"/>
      <w:marTop w:val="0"/>
      <w:marBottom w:val="0"/>
      <w:divBdr>
        <w:top w:val="none" w:sz="0" w:space="0" w:color="auto"/>
        <w:left w:val="none" w:sz="0" w:space="0" w:color="auto"/>
        <w:bottom w:val="none" w:sz="0" w:space="0" w:color="auto"/>
        <w:right w:val="none" w:sz="0" w:space="0" w:color="auto"/>
      </w:divBdr>
    </w:div>
    <w:div w:id="80838201">
      <w:bodyDiv w:val="1"/>
      <w:marLeft w:val="0"/>
      <w:marRight w:val="0"/>
      <w:marTop w:val="0"/>
      <w:marBottom w:val="0"/>
      <w:divBdr>
        <w:top w:val="none" w:sz="0" w:space="0" w:color="auto"/>
        <w:left w:val="none" w:sz="0" w:space="0" w:color="auto"/>
        <w:bottom w:val="none" w:sz="0" w:space="0" w:color="auto"/>
        <w:right w:val="none" w:sz="0" w:space="0" w:color="auto"/>
      </w:divBdr>
    </w:div>
    <w:div w:id="80951011">
      <w:bodyDiv w:val="1"/>
      <w:marLeft w:val="0"/>
      <w:marRight w:val="0"/>
      <w:marTop w:val="0"/>
      <w:marBottom w:val="0"/>
      <w:divBdr>
        <w:top w:val="none" w:sz="0" w:space="0" w:color="auto"/>
        <w:left w:val="none" w:sz="0" w:space="0" w:color="auto"/>
        <w:bottom w:val="none" w:sz="0" w:space="0" w:color="auto"/>
        <w:right w:val="none" w:sz="0" w:space="0" w:color="auto"/>
      </w:divBdr>
    </w:div>
    <w:div w:id="81487158">
      <w:bodyDiv w:val="1"/>
      <w:marLeft w:val="0"/>
      <w:marRight w:val="0"/>
      <w:marTop w:val="0"/>
      <w:marBottom w:val="0"/>
      <w:divBdr>
        <w:top w:val="none" w:sz="0" w:space="0" w:color="auto"/>
        <w:left w:val="none" w:sz="0" w:space="0" w:color="auto"/>
        <w:bottom w:val="none" w:sz="0" w:space="0" w:color="auto"/>
        <w:right w:val="none" w:sz="0" w:space="0" w:color="auto"/>
      </w:divBdr>
    </w:div>
    <w:div w:id="81612297">
      <w:bodyDiv w:val="1"/>
      <w:marLeft w:val="0"/>
      <w:marRight w:val="0"/>
      <w:marTop w:val="0"/>
      <w:marBottom w:val="0"/>
      <w:divBdr>
        <w:top w:val="none" w:sz="0" w:space="0" w:color="auto"/>
        <w:left w:val="none" w:sz="0" w:space="0" w:color="auto"/>
        <w:bottom w:val="none" w:sz="0" w:space="0" w:color="auto"/>
        <w:right w:val="none" w:sz="0" w:space="0" w:color="auto"/>
      </w:divBdr>
    </w:div>
    <w:div w:id="81801707">
      <w:bodyDiv w:val="1"/>
      <w:marLeft w:val="0"/>
      <w:marRight w:val="0"/>
      <w:marTop w:val="0"/>
      <w:marBottom w:val="0"/>
      <w:divBdr>
        <w:top w:val="none" w:sz="0" w:space="0" w:color="auto"/>
        <w:left w:val="none" w:sz="0" w:space="0" w:color="auto"/>
        <w:bottom w:val="none" w:sz="0" w:space="0" w:color="auto"/>
        <w:right w:val="none" w:sz="0" w:space="0" w:color="auto"/>
      </w:divBdr>
    </w:div>
    <w:div w:id="81876741">
      <w:bodyDiv w:val="1"/>
      <w:marLeft w:val="0"/>
      <w:marRight w:val="0"/>
      <w:marTop w:val="0"/>
      <w:marBottom w:val="0"/>
      <w:divBdr>
        <w:top w:val="none" w:sz="0" w:space="0" w:color="auto"/>
        <w:left w:val="none" w:sz="0" w:space="0" w:color="auto"/>
        <w:bottom w:val="none" w:sz="0" w:space="0" w:color="auto"/>
        <w:right w:val="none" w:sz="0" w:space="0" w:color="auto"/>
      </w:divBdr>
    </w:div>
    <w:div w:id="81991637">
      <w:bodyDiv w:val="1"/>
      <w:marLeft w:val="0"/>
      <w:marRight w:val="0"/>
      <w:marTop w:val="0"/>
      <w:marBottom w:val="0"/>
      <w:divBdr>
        <w:top w:val="none" w:sz="0" w:space="0" w:color="auto"/>
        <w:left w:val="none" w:sz="0" w:space="0" w:color="auto"/>
        <w:bottom w:val="none" w:sz="0" w:space="0" w:color="auto"/>
        <w:right w:val="none" w:sz="0" w:space="0" w:color="auto"/>
      </w:divBdr>
    </w:div>
    <w:div w:id="82459381">
      <w:bodyDiv w:val="1"/>
      <w:marLeft w:val="0"/>
      <w:marRight w:val="0"/>
      <w:marTop w:val="0"/>
      <w:marBottom w:val="0"/>
      <w:divBdr>
        <w:top w:val="none" w:sz="0" w:space="0" w:color="auto"/>
        <w:left w:val="none" w:sz="0" w:space="0" w:color="auto"/>
        <w:bottom w:val="none" w:sz="0" w:space="0" w:color="auto"/>
        <w:right w:val="none" w:sz="0" w:space="0" w:color="auto"/>
      </w:divBdr>
    </w:div>
    <w:div w:id="83572213">
      <w:bodyDiv w:val="1"/>
      <w:marLeft w:val="0"/>
      <w:marRight w:val="0"/>
      <w:marTop w:val="0"/>
      <w:marBottom w:val="0"/>
      <w:divBdr>
        <w:top w:val="none" w:sz="0" w:space="0" w:color="auto"/>
        <w:left w:val="none" w:sz="0" w:space="0" w:color="auto"/>
        <w:bottom w:val="none" w:sz="0" w:space="0" w:color="auto"/>
        <w:right w:val="none" w:sz="0" w:space="0" w:color="auto"/>
      </w:divBdr>
    </w:div>
    <w:div w:id="83957358">
      <w:bodyDiv w:val="1"/>
      <w:marLeft w:val="0"/>
      <w:marRight w:val="0"/>
      <w:marTop w:val="0"/>
      <w:marBottom w:val="0"/>
      <w:divBdr>
        <w:top w:val="none" w:sz="0" w:space="0" w:color="auto"/>
        <w:left w:val="none" w:sz="0" w:space="0" w:color="auto"/>
        <w:bottom w:val="none" w:sz="0" w:space="0" w:color="auto"/>
        <w:right w:val="none" w:sz="0" w:space="0" w:color="auto"/>
      </w:divBdr>
    </w:div>
    <w:div w:id="84156407">
      <w:bodyDiv w:val="1"/>
      <w:marLeft w:val="0"/>
      <w:marRight w:val="0"/>
      <w:marTop w:val="0"/>
      <w:marBottom w:val="0"/>
      <w:divBdr>
        <w:top w:val="none" w:sz="0" w:space="0" w:color="auto"/>
        <w:left w:val="none" w:sz="0" w:space="0" w:color="auto"/>
        <w:bottom w:val="none" w:sz="0" w:space="0" w:color="auto"/>
        <w:right w:val="none" w:sz="0" w:space="0" w:color="auto"/>
      </w:divBdr>
    </w:div>
    <w:div w:id="84500237">
      <w:bodyDiv w:val="1"/>
      <w:marLeft w:val="0"/>
      <w:marRight w:val="0"/>
      <w:marTop w:val="0"/>
      <w:marBottom w:val="0"/>
      <w:divBdr>
        <w:top w:val="none" w:sz="0" w:space="0" w:color="auto"/>
        <w:left w:val="none" w:sz="0" w:space="0" w:color="auto"/>
        <w:bottom w:val="none" w:sz="0" w:space="0" w:color="auto"/>
        <w:right w:val="none" w:sz="0" w:space="0" w:color="auto"/>
      </w:divBdr>
    </w:div>
    <w:div w:id="84617553">
      <w:bodyDiv w:val="1"/>
      <w:marLeft w:val="0"/>
      <w:marRight w:val="0"/>
      <w:marTop w:val="0"/>
      <w:marBottom w:val="0"/>
      <w:divBdr>
        <w:top w:val="none" w:sz="0" w:space="0" w:color="auto"/>
        <w:left w:val="none" w:sz="0" w:space="0" w:color="auto"/>
        <w:bottom w:val="none" w:sz="0" w:space="0" w:color="auto"/>
        <w:right w:val="none" w:sz="0" w:space="0" w:color="auto"/>
      </w:divBdr>
    </w:div>
    <w:div w:id="84694822">
      <w:bodyDiv w:val="1"/>
      <w:marLeft w:val="0"/>
      <w:marRight w:val="0"/>
      <w:marTop w:val="0"/>
      <w:marBottom w:val="0"/>
      <w:divBdr>
        <w:top w:val="none" w:sz="0" w:space="0" w:color="auto"/>
        <w:left w:val="none" w:sz="0" w:space="0" w:color="auto"/>
        <w:bottom w:val="none" w:sz="0" w:space="0" w:color="auto"/>
        <w:right w:val="none" w:sz="0" w:space="0" w:color="auto"/>
      </w:divBdr>
    </w:div>
    <w:div w:id="85008066">
      <w:bodyDiv w:val="1"/>
      <w:marLeft w:val="0"/>
      <w:marRight w:val="0"/>
      <w:marTop w:val="0"/>
      <w:marBottom w:val="0"/>
      <w:divBdr>
        <w:top w:val="none" w:sz="0" w:space="0" w:color="auto"/>
        <w:left w:val="none" w:sz="0" w:space="0" w:color="auto"/>
        <w:bottom w:val="none" w:sz="0" w:space="0" w:color="auto"/>
        <w:right w:val="none" w:sz="0" w:space="0" w:color="auto"/>
      </w:divBdr>
    </w:div>
    <w:div w:id="85078099">
      <w:bodyDiv w:val="1"/>
      <w:marLeft w:val="0"/>
      <w:marRight w:val="0"/>
      <w:marTop w:val="0"/>
      <w:marBottom w:val="0"/>
      <w:divBdr>
        <w:top w:val="none" w:sz="0" w:space="0" w:color="auto"/>
        <w:left w:val="none" w:sz="0" w:space="0" w:color="auto"/>
        <w:bottom w:val="none" w:sz="0" w:space="0" w:color="auto"/>
        <w:right w:val="none" w:sz="0" w:space="0" w:color="auto"/>
      </w:divBdr>
    </w:div>
    <w:div w:id="85199986">
      <w:bodyDiv w:val="1"/>
      <w:marLeft w:val="0"/>
      <w:marRight w:val="0"/>
      <w:marTop w:val="0"/>
      <w:marBottom w:val="0"/>
      <w:divBdr>
        <w:top w:val="none" w:sz="0" w:space="0" w:color="auto"/>
        <w:left w:val="none" w:sz="0" w:space="0" w:color="auto"/>
        <w:bottom w:val="none" w:sz="0" w:space="0" w:color="auto"/>
        <w:right w:val="none" w:sz="0" w:space="0" w:color="auto"/>
      </w:divBdr>
    </w:div>
    <w:div w:id="85349498">
      <w:bodyDiv w:val="1"/>
      <w:marLeft w:val="0"/>
      <w:marRight w:val="0"/>
      <w:marTop w:val="0"/>
      <w:marBottom w:val="0"/>
      <w:divBdr>
        <w:top w:val="none" w:sz="0" w:space="0" w:color="auto"/>
        <w:left w:val="none" w:sz="0" w:space="0" w:color="auto"/>
        <w:bottom w:val="none" w:sz="0" w:space="0" w:color="auto"/>
        <w:right w:val="none" w:sz="0" w:space="0" w:color="auto"/>
      </w:divBdr>
    </w:div>
    <w:div w:id="85468785">
      <w:bodyDiv w:val="1"/>
      <w:marLeft w:val="0"/>
      <w:marRight w:val="0"/>
      <w:marTop w:val="0"/>
      <w:marBottom w:val="0"/>
      <w:divBdr>
        <w:top w:val="none" w:sz="0" w:space="0" w:color="auto"/>
        <w:left w:val="none" w:sz="0" w:space="0" w:color="auto"/>
        <w:bottom w:val="none" w:sz="0" w:space="0" w:color="auto"/>
        <w:right w:val="none" w:sz="0" w:space="0" w:color="auto"/>
      </w:divBdr>
    </w:div>
    <w:div w:id="85999779">
      <w:bodyDiv w:val="1"/>
      <w:marLeft w:val="0"/>
      <w:marRight w:val="0"/>
      <w:marTop w:val="0"/>
      <w:marBottom w:val="0"/>
      <w:divBdr>
        <w:top w:val="none" w:sz="0" w:space="0" w:color="auto"/>
        <w:left w:val="none" w:sz="0" w:space="0" w:color="auto"/>
        <w:bottom w:val="none" w:sz="0" w:space="0" w:color="auto"/>
        <w:right w:val="none" w:sz="0" w:space="0" w:color="auto"/>
      </w:divBdr>
    </w:div>
    <w:div w:id="86115893">
      <w:bodyDiv w:val="1"/>
      <w:marLeft w:val="0"/>
      <w:marRight w:val="0"/>
      <w:marTop w:val="0"/>
      <w:marBottom w:val="0"/>
      <w:divBdr>
        <w:top w:val="none" w:sz="0" w:space="0" w:color="auto"/>
        <w:left w:val="none" w:sz="0" w:space="0" w:color="auto"/>
        <w:bottom w:val="none" w:sz="0" w:space="0" w:color="auto"/>
        <w:right w:val="none" w:sz="0" w:space="0" w:color="auto"/>
      </w:divBdr>
    </w:div>
    <w:div w:id="86772326">
      <w:bodyDiv w:val="1"/>
      <w:marLeft w:val="0"/>
      <w:marRight w:val="0"/>
      <w:marTop w:val="0"/>
      <w:marBottom w:val="0"/>
      <w:divBdr>
        <w:top w:val="none" w:sz="0" w:space="0" w:color="auto"/>
        <w:left w:val="none" w:sz="0" w:space="0" w:color="auto"/>
        <w:bottom w:val="none" w:sz="0" w:space="0" w:color="auto"/>
        <w:right w:val="none" w:sz="0" w:space="0" w:color="auto"/>
      </w:divBdr>
    </w:div>
    <w:div w:id="87580815">
      <w:bodyDiv w:val="1"/>
      <w:marLeft w:val="0"/>
      <w:marRight w:val="0"/>
      <w:marTop w:val="0"/>
      <w:marBottom w:val="0"/>
      <w:divBdr>
        <w:top w:val="none" w:sz="0" w:space="0" w:color="auto"/>
        <w:left w:val="none" w:sz="0" w:space="0" w:color="auto"/>
        <w:bottom w:val="none" w:sz="0" w:space="0" w:color="auto"/>
        <w:right w:val="none" w:sz="0" w:space="0" w:color="auto"/>
      </w:divBdr>
    </w:div>
    <w:div w:id="87629228">
      <w:bodyDiv w:val="1"/>
      <w:marLeft w:val="0"/>
      <w:marRight w:val="0"/>
      <w:marTop w:val="0"/>
      <w:marBottom w:val="0"/>
      <w:divBdr>
        <w:top w:val="none" w:sz="0" w:space="0" w:color="auto"/>
        <w:left w:val="none" w:sz="0" w:space="0" w:color="auto"/>
        <w:bottom w:val="none" w:sz="0" w:space="0" w:color="auto"/>
        <w:right w:val="none" w:sz="0" w:space="0" w:color="auto"/>
      </w:divBdr>
    </w:div>
    <w:div w:id="88308731">
      <w:bodyDiv w:val="1"/>
      <w:marLeft w:val="0"/>
      <w:marRight w:val="0"/>
      <w:marTop w:val="0"/>
      <w:marBottom w:val="0"/>
      <w:divBdr>
        <w:top w:val="none" w:sz="0" w:space="0" w:color="auto"/>
        <w:left w:val="none" w:sz="0" w:space="0" w:color="auto"/>
        <w:bottom w:val="none" w:sz="0" w:space="0" w:color="auto"/>
        <w:right w:val="none" w:sz="0" w:space="0" w:color="auto"/>
      </w:divBdr>
    </w:div>
    <w:div w:id="88695292">
      <w:bodyDiv w:val="1"/>
      <w:marLeft w:val="0"/>
      <w:marRight w:val="0"/>
      <w:marTop w:val="0"/>
      <w:marBottom w:val="0"/>
      <w:divBdr>
        <w:top w:val="none" w:sz="0" w:space="0" w:color="auto"/>
        <w:left w:val="none" w:sz="0" w:space="0" w:color="auto"/>
        <w:bottom w:val="none" w:sz="0" w:space="0" w:color="auto"/>
        <w:right w:val="none" w:sz="0" w:space="0" w:color="auto"/>
      </w:divBdr>
    </w:div>
    <w:div w:id="88817720">
      <w:bodyDiv w:val="1"/>
      <w:marLeft w:val="0"/>
      <w:marRight w:val="0"/>
      <w:marTop w:val="0"/>
      <w:marBottom w:val="0"/>
      <w:divBdr>
        <w:top w:val="none" w:sz="0" w:space="0" w:color="auto"/>
        <w:left w:val="none" w:sz="0" w:space="0" w:color="auto"/>
        <w:bottom w:val="none" w:sz="0" w:space="0" w:color="auto"/>
        <w:right w:val="none" w:sz="0" w:space="0" w:color="auto"/>
      </w:divBdr>
    </w:div>
    <w:div w:id="88821843">
      <w:bodyDiv w:val="1"/>
      <w:marLeft w:val="0"/>
      <w:marRight w:val="0"/>
      <w:marTop w:val="0"/>
      <w:marBottom w:val="0"/>
      <w:divBdr>
        <w:top w:val="none" w:sz="0" w:space="0" w:color="auto"/>
        <w:left w:val="none" w:sz="0" w:space="0" w:color="auto"/>
        <w:bottom w:val="none" w:sz="0" w:space="0" w:color="auto"/>
        <w:right w:val="none" w:sz="0" w:space="0" w:color="auto"/>
      </w:divBdr>
    </w:div>
    <w:div w:id="89208081">
      <w:bodyDiv w:val="1"/>
      <w:marLeft w:val="0"/>
      <w:marRight w:val="0"/>
      <w:marTop w:val="0"/>
      <w:marBottom w:val="0"/>
      <w:divBdr>
        <w:top w:val="none" w:sz="0" w:space="0" w:color="auto"/>
        <w:left w:val="none" w:sz="0" w:space="0" w:color="auto"/>
        <w:bottom w:val="none" w:sz="0" w:space="0" w:color="auto"/>
        <w:right w:val="none" w:sz="0" w:space="0" w:color="auto"/>
      </w:divBdr>
    </w:div>
    <w:div w:id="89353840">
      <w:bodyDiv w:val="1"/>
      <w:marLeft w:val="0"/>
      <w:marRight w:val="0"/>
      <w:marTop w:val="0"/>
      <w:marBottom w:val="0"/>
      <w:divBdr>
        <w:top w:val="none" w:sz="0" w:space="0" w:color="auto"/>
        <w:left w:val="none" w:sz="0" w:space="0" w:color="auto"/>
        <w:bottom w:val="none" w:sz="0" w:space="0" w:color="auto"/>
        <w:right w:val="none" w:sz="0" w:space="0" w:color="auto"/>
      </w:divBdr>
    </w:div>
    <w:div w:id="90398378">
      <w:bodyDiv w:val="1"/>
      <w:marLeft w:val="0"/>
      <w:marRight w:val="0"/>
      <w:marTop w:val="0"/>
      <w:marBottom w:val="0"/>
      <w:divBdr>
        <w:top w:val="none" w:sz="0" w:space="0" w:color="auto"/>
        <w:left w:val="none" w:sz="0" w:space="0" w:color="auto"/>
        <w:bottom w:val="none" w:sz="0" w:space="0" w:color="auto"/>
        <w:right w:val="none" w:sz="0" w:space="0" w:color="auto"/>
      </w:divBdr>
    </w:div>
    <w:div w:id="91123764">
      <w:bodyDiv w:val="1"/>
      <w:marLeft w:val="0"/>
      <w:marRight w:val="0"/>
      <w:marTop w:val="0"/>
      <w:marBottom w:val="0"/>
      <w:divBdr>
        <w:top w:val="none" w:sz="0" w:space="0" w:color="auto"/>
        <w:left w:val="none" w:sz="0" w:space="0" w:color="auto"/>
        <w:bottom w:val="none" w:sz="0" w:space="0" w:color="auto"/>
        <w:right w:val="none" w:sz="0" w:space="0" w:color="auto"/>
      </w:divBdr>
    </w:div>
    <w:div w:id="91172185">
      <w:bodyDiv w:val="1"/>
      <w:marLeft w:val="0"/>
      <w:marRight w:val="0"/>
      <w:marTop w:val="0"/>
      <w:marBottom w:val="0"/>
      <w:divBdr>
        <w:top w:val="none" w:sz="0" w:space="0" w:color="auto"/>
        <w:left w:val="none" w:sz="0" w:space="0" w:color="auto"/>
        <w:bottom w:val="none" w:sz="0" w:space="0" w:color="auto"/>
        <w:right w:val="none" w:sz="0" w:space="0" w:color="auto"/>
      </w:divBdr>
    </w:div>
    <w:div w:id="91513833">
      <w:bodyDiv w:val="1"/>
      <w:marLeft w:val="0"/>
      <w:marRight w:val="0"/>
      <w:marTop w:val="0"/>
      <w:marBottom w:val="0"/>
      <w:divBdr>
        <w:top w:val="none" w:sz="0" w:space="0" w:color="auto"/>
        <w:left w:val="none" w:sz="0" w:space="0" w:color="auto"/>
        <w:bottom w:val="none" w:sz="0" w:space="0" w:color="auto"/>
        <w:right w:val="none" w:sz="0" w:space="0" w:color="auto"/>
      </w:divBdr>
    </w:div>
    <w:div w:id="91584343">
      <w:bodyDiv w:val="1"/>
      <w:marLeft w:val="0"/>
      <w:marRight w:val="0"/>
      <w:marTop w:val="0"/>
      <w:marBottom w:val="0"/>
      <w:divBdr>
        <w:top w:val="none" w:sz="0" w:space="0" w:color="auto"/>
        <w:left w:val="none" w:sz="0" w:space="0" w:color="auto"/>
        <w:bottom w:val="none" w:sz="0" w:space="0" w:color="auto"/>
        <w:right w:val="none" w:sz="0" w:space="0" w:color="auto"/>
      </w:divBdr>
    </w:div>
    <w:div w:id="92018813">
      <w:bodyDiv w:val="1"/>
      <w:marLeft w:val="0"/>
      <w:marRight w:val="0"/>
      <w:marTop w:val="0"/>
      <w:marBottom w:val="0"/>
      <w:divBdr>
        <w:top w:val="none" w:sz="0" w:space="0" w:color="auto"/>
        <w:left w:val="none" w:sz="0" w:space="0" w:color="auto"/>
        <w:bottom w:val="none" w:sz="0" w:space="0" w:color="auto"/>
        <w:right w:val="none" w:sz="0" w:space="0" w:color="auto"/>
      </w:divBdr>
    </w:div>
    <w:div w:id="92288675">
      <w:bodyDiv w:val="1"/>
      <w:marLeft w:val="0"/>
      <w:marRight w:val="0"/>
      <w:marTop w:val="0"/>
      <w:marBottom w:val="0"/>
      <w:divBdr>
        <w:top w:val="none" w:sz="0" w:space="0" w:color="auto"/>
        <w:left w:val="none" w:sz="0" w:space="0" w:color="auto"/>
        <w:bottom w:val="none" w:sz="0" w:space="0" w:color="auto"/>
        <w:right w:val="none" w:sz="0" w:space="0" w:color="auto"/>
      </w:divBdr>
    </w:div>
    <w:div w:id="92484493">
      <w:bodyDiv w:val="1"/>
      <w:marLeft w:val="0"/>
      <w:marRight w:val="0"/>
      <w:marTop w:val="0"/>
      <w:marBottom w:val="0"/>
      <w:divBdr>
        <w:top w:val="none" w:sz="0" w:space="0" w:color="auto"/>
        <w:left w:val="none" w:sz="0" w:space="0" w:color="auto"/>
        <w:bottom w:val="none" w:sz="0" w:space="0" w:color="auto"/>
        <w:right w:val="none" w:sz="0" w:space="0" w:color="auto"/>
      </w:divBdr>
    </w:div>
    <w:div w:id="92937219">
      <w:bodyDiv w:val="1"/>
      <w:marLeft w:val="0"/>
      <w:marRight w:val="0"/>
      <w:marTop w:val="0"/>
      <w:marBottom w:val="0"/>
      <w:divBdr>
        <w:top w:val="none" w:sz="0" w:space="0" w:color="auto"/>
        <w:left w:val="none" w:sz="0" w:space="0" w:color="auto"/>
        <w:bottom w:val="none" w:sz="0" w:space="0" w:color="auto"/>
        <w:right w:val="none" w:sz="0" w:space="0" w:color="auto"/>
      </w:divBdr>
    </w:div>
    <w:div w:id="92941882">
      <w:bodyDiv w:val="1"/>
      <w:marLeft w:val="0"/>
      <w:marRight w:val="0"/>
      <w:marTop w:val="0"/>
      <w:marBottom w:val="0"/>
      <w:divBdr>
        <w:top w:val="none" w:sz="0" w:space="0" w:color="auto"/>
        <w:left w:val="none" w:sz="0" w:space="0" w:color="auto"/>
        <w:bottom w:val="none" w:sz="0" w:space="0" w:color="auto"/>
        <w:right w:val="none" w:sz="0" w:space="0" w:color="auto"/>
      </w:divBdr>
    </w:div>
    <w:div w:id="93329659">
      <w:bodyDiv w:val="1"/>
      <w:marLeft w:val="0"/>
      <w:marRight w:val="0"/>
      <w:marTop w:val="0"/>
      <w:marBottom w:val="0"/>
      <w:divBdr>
        <w:top w:val="none" w:sz="0" w:space="0" w:color="auto"/>
        <w:left w:val="none" w:sz="0" w:space="0" w:color="auto"/>
        <w:bottom w:val="none" w:sz="0" w:space="0" w:color="auto"/>
        <w:right w:val="none" w:sz="0" w:space="0" w:color="auto"/>
      </w:divBdr>
    </w:div>
    <w:div w:id="94253697">
      <w:bodyDiv w:val="1"/>
      <w:marLeft w:val="0"/>
      <w:marRight w:val="0"/>
      <w:marTop w:val="0"/>
      <w:marBottom w:val="0"/>
      <w:divBdr>
        <w:top w:val="none" w:sz="0" w:space="0" w:color="auto"/>
        <w:left w:val="none" w:sz="0" w:space="0" w:color="auto"/>
        <w:bottom w:val="none" w:sz="0" w:space="0" w:color="auto"/>
        <w:right w:val="none" w:sz="0" w:space="0" w:color="auto"/>
      </w:divBdr>
    </w:div>
    <w:div w:id="94444389">
      <w:bodyDiv w:val="1"/>
      <w:marLeft w:val="0"/>
      <w:marRight w:val="0"/>
      <w:marTop w:val="0"/>
      <w:marBottom w:val="0"/>
      <w:divBdr>
        <w:top w:val="none" w:sz="0" w:space="0" w:color="auto"/>
        <w:left w:val="none" w:sz="0" w:space="0" w:color="auto"/>
        <w:bottom w:val="none" w:sz="0" w:space="0" w:color="auto"/>
        <w:right w:val="none" w:sz="0" w:space="0" w:color="auto"/>
      </w:divBdr>
    </w:div>
    <w:div w:id="94638695">
      <w:bodyDiv w:val="1"/>
      <w:marLeft w:val="0"/>
      <w:marRight w:val="0"/>
      <w:marTop w:val="0"/>
      <w:marBottom w:val="0"/>
      <w:divBdr>
        <w:top w:val="none" w:sz="0" w:space="0" w:color="auto"/>
        <w:left w:val="none" w:sz="0" w:space="0" w:color="auto"/>
        <w:bottom w:val="none" w:sz="0" w:space="0" w:color="auto"/>
        <w:right w:val="none" w:sz="0" w:space="0" w:color="auto"/>
      </w:divBdr>
    </w:div>
    <w:div w:id="95492421">
      <w:bodyDiv w:val="1"/>
      <w:marLeft w:val="0"/>
      <w:marRight w:val="0"/>
      <w:marTop w:val="0"/>
      <w:marBottom w:val="0"/>
      <w:divBdr>
        <w:top w:val="none" w:sz="0" w:space="0" w:color="auto"/>
        <w:left w:val="none" w:sz="0" w:space="0" w:color="auto"/>
        <w:bottom w:val="none" w:sz="0" w:space="0" w:color="auto"/>
        <w:right w:val="none" w:sz="0" w:space="0" w:color="auto"/>
      </w:divBdr>
    </w:div>
    <w:div w:id="96295384">
      <w:bodyDiv w:val="1"/>
      <w:marLeft w:val="0"/>
      <w:marRight w:val="0"/>
      <w:marTop w:val="0"/>
      <w:marBottom w:val="0"/>
      <w:divBdr>
        <w:top w:val="none" w:sz="0" w:space="0" w:color="auto"/>
        <w:left w:val="none" w:sz="0" w:space="0" w:color="auto"/>
        <w:bottom w:val="none" w:sz="0" w:space="0" w:color="auto"/>
        <w:right w:val="none" w:sz="0" w:space="0" w:color="auto"/>
      </w:divBdr>
    </w:div>
    <w:div w:id="97023383">
      <w:bodyDiv w:val="1"/>
      <w:marLeft w:val="0"/>
      <w:marRight w:val="0"/>
      <w:marTop w:val="0"/>
      <w:marBottom w:val="0"/>
      <w:divBdr>
        <w:top w:val="none" w:sz="0" w:space="0" w:color="auto"/>
        <w:left w:val="none" w:sz="0" w:space="0" w:color="auto"/>
        <w:bottom w:val="none" w:sz="0" w:space="0" w:color="auto"/>
        <w:right w:val="none" w:sz="0" w:space="0" w:color="auto"/>
      </w:divBdr>
    </w:div>
    <w:div w:id="97338959">
      <w:bodyDiv w:val="1"/>
      <w:marLeft w:val="0"/>
      <w:marRight w:val="0"/>
      <w:marTop w:val="0"/>
      <w:marBottom w:val="0"/>
      <w:divBdr>
        <w:top w:val="none" w:sz="0" w:space="0" w:color="auto"/>
        <w:left w:val="none" w:sz="0" w:space="0" w:color="auto"/>
        <w:bottom w:val="none" w:sz="0" w:space="0" w:color="auto"/>
        <w:right w:val="none" w:sz="0" w:space="0" w:color="auto"/>
      </w:divBdr>
    </w:div>
    <w:div w:id="97456377">
      <w:bodyDiv w:val="1"/>
      <w:marLeft w:val="0"/>
      <w:marRight w:val="0"/>
      <w:marTop w:val="0"/>
      <w:marBottom w:val="0"/>
      <w:divBdr>
        <w:top w:val="none" w:sz="0" w:space="0" w:color="auto"/>
        <w:left w:val="none" w:sz="0" w:space="0" w:color="auto"/>
        <w:bottom w:val="none" w:sz="0" w:space="0" w:color="auto"/>
        <w:right w:val="none" w:sz="0" w:space="0" w:color="auto"/>
      </w:divBdr>
    </w:div>
    <w:div w:id="97911659">
      <w:bodyDiv w:val="1"/>
      <w:marLeft w:val="0"/>
      <w:marRight w:val="0"/>
      <w:marTop w:val="0"/>
      <w:marBottom w:val="0"/>
      <w:divBdr>
        <w:top w:val="none" w:sz="0" w:space="0" w:color="auto"/>
        <w:left w:val="none" w:sz="0" w:space="0" w:color="auto"/>
        <w:bottom w:val="none" w:sz="0" w:space="0" w:color="auto"/>
        <w:right w:val="none" w:sz="0" w:space="0" w:color="auto"/>
      </w:divBdr>
    </w:div>
    <w:div w:id="97914892">
      <w:bodyDiv w:val="1"/>
      <w:marLeft w:val="0"/>
      <w:marRight w:val="0"/>
      <w:marTop w:val="0"/>
      <w:marBottom w:val="0"/>
      <w:divBdr>
        <w:top w:val="none" w:sz="0" w:space="0" w:color="auto"/>
        <w:left w:val="none" w:sz="0" w:space="0" w:color="auto"/>
        <w:bottom w:val="none" w:sz="0" w:space="0" w:color="auto"/>
        <w:right w:val="none" w:sz="0" w:space="0" w:color="auto"/>
      </w:divBdr>
    </w:div>
    <w:div w:id="98381595">
      <w:bodyDiv w:val="1"/>
      <w:marLeft w:val="0"/>
      <w:marRight w:val="0"/>
      <w:marTop w:val="0"/>
      <w:marBottom w:val="0"/>
      <w:divBdr>
        <w:top w:val="none" w:sz="0" w:space="0" w:color="auto"/>
        <w:left w:val="none" w:sz="0" w:space="0" w:color="auto"/>
        <w:bottom w:val="none" w:sz="0" w:space="0" w:color="auto"/>
        <w:right w:val="none" w:sz="0" w:space="0" w:color="auto"/>
      </w:divBdr>
    </w:div>
    <w:div w:id="99181439">
      <w:bodyDiv w:val="1"/>
      <w:marLeft w:val="0"/>
      <w:marRight w:val="0"/>
      <w:marTop w:val="0"/>
      <w:marBottom w:val="0"/>
      <w:divBdr>
        <w:top w:val="none" w:sz="0" w:space="0" w:color="auto"/>
        <w:left w:val="none" w:sz="0" w:space="0" w:color="auto"/>
        <w:bottom w:val="none" w:sz="0" w:space="0" w:color="auto"/>
        <w:right w:val="none" w:sz="0" w:space="0" w:color="auto"/>
      </w:divBdr>
    </w:div>
    <w:div w:id="99301274">
      <w:bodyDiv w:val="1"/>
      <w:marLeft w:val="0"/>
      <w:marRight w:val="0"/>
      <w:marTop w:val="0"/>
      <w:marBottom w:val="0"/>
      <w:divBdr>
        <w:top w:val="none" w:sz="0" w:space="0" w:color="auto"/>
        <w:left w:val="none" w:sz="0" w:space="0" w:color="auto"/>
        <w:bottom w:val="none" w:sz="0" w:space="0" w:color="auto"/>
        <w:right w:val="none" w:sz="0" w:space="0" w:color="auto"/>
      </w:divBdr>
    </w:div>
    <w:div w:id="99381559">
      <w:bodyDiv w:val="1"/>
      <w:marLeft w:val="0"/>
      <w:marRight w:val="0"/>
      <w:marTop w:val="0"/>
      <w:marBottom w:val="0"/>
      <w:divBdr>
        <w:top w:val="none" w:sz="0" w:space="0" w:color="auto"/>
        <w:left w:val="none" w:sz="0" w:space="0" w:color="auto"/>
        <w:bottom w:val="none" w:sz="0" w:space="0" w:color="auto"/>
        <w:right w:val="none" w:sz="0" w:space="0" w:color="auto"/>
      </w:divBdr>
    </w:div>
    <w:div w:id="99567478">
      <w:bodyDiv w:val="1"/>
      <w:marLeft w:val="0"/>
      <w:marRight w:val="0"/>
      <w:marTop w:val="0"/>
      <w:marBottom w:val="0"/>
      <w:divBdr>
        <w:top w:val="none" w:sz="0" w:space="0" w:color="auto"/>
        <w:left w:val="none" w:sz="0" w:space="0" w:color="auto"/>
        <w:bottom w:val="none" w:sz="0" w:space="0" w:color="auto"/>
        <w:right w:val="none" w:sz="0" w:space="0" w:color="auto"/>
      </w:divBdr>
    </w:div>
    <w:div w:id="99834148">
      <w:bodyDiv w:val="1"/>
      <w:marLeft w:val="0"/>
      <w:marRight w:val="0"/>
      <w:marTop w:val="0"/>
      <w:marBottom w:val="0"/>
      <w:divBdr>
        <w:top w:val="none" w:sz="0" w:space="0" w:color="auto"/>
        <w:left w:val="none" w:sz="0" w:space="0" w:color="auto"/>
        <w:bottom w:val="none" w:sz="0" w:space="0" w:color="auto"/>
        <w:right w:val="none" w:sz="0" w:space="0" w:color="auto"/>
      </w:divBdr>
    </w:div>
    <w:div w:id="100421571">
      <w:bodyDiv w:val="1"/>
      <w:marLeft w:val="0"/>
      <w:marRight w:val="0"/>
      <w:marTop w:val="0"/>
      <w:marBottom w:val="0"/>
      <w:divBdr>
        <w:top w:val="none" w:sz="0" w:space="0" w:color="auto"/>
        <w:left w:val="none" w:sz="0" w:space="0" w:color="auto"/>
        <w:bottom w:val="none" w:sz="0" w:space="0" w:color="auto"/>
        <w:right w:val="none" w:sz="0" w:space="0" w:color="auto"/>
      </w:divBdr>
    </w:div>
    <w:div w:id="100686958">
      <w:bodyDiv w:val="1"/>
      <w:marLeft w:val="0"/>
      <w:marRight w:val="0"/>
      <w:marTop w:val="0"/>
      <w:marBottom w:val="0"/>
      <w:divBdr>
        <w:top w:val="none" w:sz="0" w:space="0" w:color="auto"/>
        <w:left w:val="none" w:sz="0" w:space="0" w:color="auto"/>
        <w:bottom w:val="none" w:sz="0" w:space="0" w:color="auto"/>
        <w:right w:val="none" w:sz="0" w:space="0" w:color="auto"/>
      </w:divBdr>
    </w:div>
    <w:div w:id="101191805">
      <w:bodyDiv w:val="1"/>
      <w:marLeft w:val="0"/>
      <w:marRight w:val="0"/>
      <w:marTop w:val="0"/>
      <w:marBottom w:val="0"/>
      <w:divBdr>
        <w:top w:val="none" w:sz="0" w:space="0" w:color="auto"/>
        <w:left w:val="none" w:sz="0" w:space="0" w:color="auto"/>
        <w:bottom w:val="none" w:sz="0" w:space="0" w:color="auto"/>
        <w:right w:val="none" w:sz="0" w:space="0" w:color="auto"/>
      </w:divBdr>
    </w:div>
    <w:div w:id="101538908">
      <w:bodyDiv w:val="1"/>
      <w:marLeft w:val="0"/>
      <w:marRight w:val="0"/>
      <w:marTop w:val="0"/>
      <w:marBottom w:val="0"/>
      <w:divBdr>
        <w:top w:val="none" w:sz="0" w:space="0" w:color="auto"/>
        <w:left w:val="none" w:sz="0" w:space="0" w:color="auto"/>
        <w:bottom w:val="none" w:sz="0" w:space="0" w:color="auto"/>
        <w:right w:val="none" w:sz="0" w:space="0" w:color="auto"/>
      </w:divBdr>
    </w:div>
    <w:div w:id="102461406">
      <w:bodyDiv w:val="1"/>
      <w:marLeft w:val="0"/>
      <w:marRight w:val="0"/>
      <w:marTop w:val="0"/>
      <w:marBottom w:val="0"/>
      <w:divBdr>
        <w:top w:val="none" w:sz="0" w:space="0" w:color="auto"/>
        <w:left w:val="none" w:sz="0" w:space="0" w:color="auto"/>
        <w:bottom w:val="none" w:sz="0" w:space="0" w:color="auto"/>
        <w:right w:val="none" w:sz="0" w:space="0" w:color="auto"/>
      </w:divBdr>
    </w:div>
    <w:div w:id="102574120">
      <w:bodyDiv w:val="1"/>
      <w:marLeft w:val="0"/>
      <w:marRight w:val="0"/>
      <w:marTop w:val="0"/>
      <w:marBottom w:val="0"/>
      <w:divBdr>
        <w:top w:val="none" w:sz="0" w:space="0" w:color="auto"/>
        <w:left w:val="none" w:sz="0" w:space="0" w:color="auto"/>
        <w:bottom w:val="none" w:sz="0" w:space="0" w:color="auto"/>
        <w:right w:val="none" w:sz="0" w:space="0" w:color="auto"/>
      </w:divBdr>
    </w:div>
    <w:div w:id="102850236">
      <w:bodyDiv w:val="1"/>
      <w:marLeft w:val="0"/>
      <w:marRight w:val="0"/>
      <w:marTop w:val="0"/>
      <w:marBottom w:val="0"/>
      <w:divBdr>
        <w:top w:val="none" w:sz="0" w:space="0" w:color="auto"/>
        <w:left w:val="none" w:sz="0" w:space="0" w:color="auto"/>
        <w:bottom w:val="none" w:sz="0" w:space="0" w:color="auto"/>
        <w:right w:val="none" w:sz="0" w:space="0" w:color="auto"/>
      </w:divBdr>
    </w:div>
    <w:div w:id="103427291">
      <w:bodyDiv w:val="1"/>
      <w:marLeft w:val="0"/>
      <w:marRight w:val="0"/>
      <w:marTop w:val="0"/>
      <w:marBottom w:val="0"/>
      <w:divBdr>
        <w:top w:val="none" w:sz="0" w:space="0" w:color="auto"/>
        <w:left w:val="none" w:sz="0" w:space="0" w:color="auto"/>
        <w:bottom w:val="none" w:sz="0" w:space="0" w:color="auto"/>
        <w:right w:val="none" w:sz="0" w:space="0" w:color="auto"/>
      </w:divBdr>
    </w:div>
    <w:div w:id="103697297">
      <w:bodyDiv w:val="1"/>
      <w:marLeft w:val="0"/>
      <w:marRight w:val="0"/>
      <w:marTop w:val="0"/>
      <w:marBottom w:val="0"/>
      <w:divBdr>
        <w:top w:val="none" w:sz="0" w:space="0" w:color="auto"/>
        <w:left w:val="none" w:sz="0" w:space="0" w:color="auto"/>
        <w:bottom w:val="none" w:sz="0" w:space="0" w:color="auto"/>
        <w:right w:val="none" w:sz="0" w:space="0" w:color="auto"/>
      </w:divBdr>
    </w:div>
    <w:div w:id="104084576">
      <w:bodyDiv w:val="1"/>
      <w:marLeft w:val="0"/>
      <w:marRight w:val="0"/>
      <w:marTop w:val="0"/>
      <w:marBottom w:val="0"/>
      <w:divBdr>
        <w:top w:val="none" w:sz="0" w:space="0" w:color="auto"/>
        <w:left w:val="none" w:sz="0" w:space="0" w:color="auto"/>
        <w:bottom w:val="none" w:sz="0" w:space="0" w:color="auto"/>
        <w:right w:val="none" w:sz="0" w:space="0" w:color="auto"/>
      </w:divBdr>
    </w:div>
    <w:div w:id="104159673">
      <w:bodyDiv w:val="1"/>
      <w:marLeft w:val="0"/>
      <w:marRight w:val="0"/>
      <w:marTop w:val="0"/>
      <w:marBottom w:val="0"/>
      <w:divBdr>
        <w:top w:val="none" w:sz="0" w:space="0" w:color="auto"/>
        <w:left w:val="none" w:sz="0" w:space="0" w:color="auto"/>
        <w:bottom w:val="none" w:sz="0" w:space="0" w:color="auto"/>
        <w:right w:val="none" w:sz="0" w:space="0" w:color="auto"/>
      </w:divBdr>
    </w:div>
    <w:div w:id="104496452">
      <w:bodyDiv w:val="1"/>
      <w:marLeft w:val="0"/>
      <w:marRight w:val="0"/>
      <w:marTop w:val="0"/>
      <w:marBottom w:val="0"/>
      <w:divBdr>
        <w:top w:val="none" w:sz="0" w:space="0" w:color="auto"/>
        <w:left w:val="none" w:sz="0" w:space="0" w:color="auto"/>
        <w:bottom w:val="none" w:sz="0" w:space="0" w:color="auto"/>
        <w:right w:val="none" w:sz="0" w:space="0" w:color="auto"/>
      </w:divBdr>
    </w:div>
    <w:div w:id="104543705">
      <w:bodyDiv w:val="1"/>
      <w:marLeft w:val="0"/>
      <w:marRight w:val="0"/>
      <w:marTop w:val="0"/>
      <w:marBottom w:val="0"/>
      <w:divBdr>
        <w:top w:val="none" w:sz="0" w:space="0" w:color="auto"/>
        <w:left w:val="none" w:sz="0" w:space="0" w:color="auto"/>
        <w:bottom w:val="none" w:sz="0" w:space="0" w:color="auto"/>
        <w:right w:val="none" w:sz="0" w:space="0" w:color="auto"/>
      </w:divBdr>
    </w:div>
    <w:div w:id="105006853">
      <w:bodyDiv w:val="1"/>
      <w:marLeft w:val="0"/>
      <w:marRight w:val="0"/>
      <w:marTop w:val="0"/>
      <w:marBottom w:val="0"/>
      <w:divBdr>
        <w:top w:val="none" w:sz="0" w:space="0" w:color="auto"/>
        <w:left w:val="none" w:sz="0" w:space="0" w:color="auto"/>
        <w:bottom w:val="none" w:sz="0" w:space="0" w:color="auto"/>
        <w:right w:val="none" w:sz="0" w:space="0" w:color="auto"/>
      </w:divBdr>
    </w:div>
    <w:div w:id="105320813">
      <w:bodyDiv w:val="1"/>
      <w:marLeft w:val="0"/>
      <w:marRight w:val="0"/>
      <w:marTop w:val="0"/>
      <w:marBottom w:val="0"/>
      <w:divBdr>
        <w:top w:val="none" w:sz="0" w:space="0" w:color="auto"/>
        <w:left w:val="none" w:sz="0" w:space="0" w:color="auto"/>
        <w:bottom w:val="none" w:sz="0" w:space="0" w:color="auto"/>
        <w:right w:val="none" w:sz="0" w:space="0" w:color="auto"/>
      </w:divBdr>
    </w:div>
    <w:div w:id="106315609">
      <w:bodyDiv w:val="1"/>
      <w:marLeft w:val="0"/>
      <w:marRight w:val="0"/>
      <w:marTop w:val="0"/>
      <w:marBottom w:val="0"/>
      <w:divBdr>
        <w:top w:val="none" w:sz="0" w:space="0" w:color="auto"/>
        <w:left w:val="none" w:sz="0" w:space="0" w:color="auto"/>
        <w:bottom w:val="none" w:sz="0" w:space="0" w:color="auto"/>
        <w:right w:val="none" w:sz="0" w:space="0" w:color="auto"/>
      </w:divBdr>
    </w:div>
    <w:div w:id="106507658">
      <w:bodyDiv w:val="1"/>
      <w:marLeft w:val="0"/>
      <w:marRight w:val="0"/>
      <w:marTop w:val="0"/>
      <w:marBottom w:val="0"/>
      <w:divBdr>
        <w:top w:val="none" w:sz="0" w:space="0" w:color="auto"/>
        <w:left w:val="none" w:sz="0" w:space="0" w:color="auto"/>
        <w:bottom w:val="none" w:sz="0" w:space="0" w:color="auto"/>
        <w:right w:val="none" w:sz="0" w:space="0" w:color="auto"/>
      </w:divBdr>
    </w:div>
    <w:div w:id="106659324">
      <w:bodyDiv w:val="1"/>
      <w:marLeft w:val="0"/>
      <w:marRight w:val="0"/>
      <w:marTop w:val="0"/>
      <w:marBottom w:val="0"/>
      <w:divBdr>
        <w:top w:val="none" w:sz="0" w:space="0" w:color="auto"/>
        <w:left w:val="none" w:sz="0" w:space="0" w:color="auto"/>
        <w:bottom w:val="none" w:sz="0" w:space="0" w:color="auto"/>
        <w:right w:val="none" w:sz="0" w:space="0" w:color="auto"/>
      </w:divBdr>
    </w:div>
    <w:div w:id="106853340">
      <w:bodyDiv w:val="1"/>
      <w:marLeft w:val="0"/>
      <w:marRight w:val="0"/>
      <w:marTop w:val="0"/>
      <w:marBottom w:val="0"/>
      <w:divBdr>
        <w:top w:val="none" w:sz="0" w:space="0" w:color="auto"/>
        <w:left w:val="none" w:sz="0" w:space="0" w:color="auto"/>
        <w:bottom w:val="none" w:sz="0" w:space="0" w:color="auto"/>
        <w:right w:val="none" w:sz="0" w:space="0" w:color="auto"/>
      </w:divBdr>
    </w:div>
    <w:div w:id="107118065">
      <w:bodyDiv w:val="1"/>
      <w:marLeft w:val="0"/>
      <w:marRight w:val="0"/>
      <w:marTop w:val="0"/>
      <w:marBottom w:val="0"/>
      <w:divBdr>
        <w:top w:val="none" w:sz="0" w:space="0" w:color="auto"/>
        <w:left w:val="none" w:sz="0" w:space="0" w:color="auto"/>
        <w:bottom w:val="none" w:sz="0" w:space="0" w:color="auto"/>
        <w:right w:val="none" w:sz="0" w:space="0" w:color="auto"/>
      </w:divBdr>
    </w:div>
    <w:div w:id="107549368">
      <w:bodyDiv w:val="1"/>
      <w:marLeft w:val="0"/>
      <w:marRight w:val="0"/>
      <w:marTop w:val="0"/>
      <w:marBottom w:val="0"/>
      <w:divBdr>
        <w:top w:val="none" w:sz="0" w:space="0" w:color="auto"/>
        <w:left w:val="none" w:sz="0" w:space="0" w:color="auto"/>
        <w:bottom w:val="none" w:sz="0" w:space="0" w:color="auto"/>
        <w:right w:val="none" w:sz="0" w:space="0" w:color="auto"/>
      </w:divBdr>
    </w:div>
    <w:div w:id="107553504">
      <w:bodyDiv w:val="1"/>
      <w:marLeft w:val="0"/>
      <w:marRight w:val="0"/>
      <w:marTop w:val="0"/>
      <w:marBottom w:val="0"/>
      <w:divBdr>
        <w:top w:val="none" w:sz="0" w:space="0" w:color="auto"/>
        <w:left w:val="none" w:sz="0" w:space="0" w:color="auto"/>
        <w:bottom w:val="none" w:sz="0" w:space="0" w:color="auto"/>
        <w:right w:val="none" w:sz="0" w:space="0" w:color="auto"/>
      </w:divBdr>
    </w:div>
    <w:div w:id="107942700">
      <w:bodyDiv w:val="1"/>
      <w:marLeft w:val="0"/>
      <w:marRight w:val="0"/>
      <w:marTop w:val="0"/>
      <w:marBottom w:val="0"/>
      <w:divBdr>
        <w:top w:val="none" w:sz="0" w:space="0" w:color="auto"/>
        <w:left w:val="none" w:sz="0" w:space="0" w:color="auto"/>
        <w:bottom w:val="none" w:sz="0" w:space="0" w:color="auto"/>
        <w:right w:val="none" w:sz="0" w:space="0" w:color="auto"/>
      </w:divBdr>
    </w:div>
    <w:div w:id="108090535">
      <w:bodyDiv w:val="1"/>
      <w:marLeft w:val="0"/>
      <w:marRight w:val="0"/>
      <w:marTop w:val="0"/>
      <w:marBottom w:val="0"/>
      <w:divBdr>
        <w:top w:val="none" w:sz="0" w:space="0" w:color="auto"/>
        <w:left w:val="none" w:sz="0" w:space="0" w:color="auto"/>
        <w:bottom w:val="none" w:sz="0" w:space="0" w:color="auto"/>
        <w:right w:val="none" w:sz="0" w:space="0" w:color="auto"/>
      </w:divBdr>
    </w:div>
    <w:div w:id="108356599">
      <w:bodyDiv w:val="1"/>
      <w:marLeft w:val="0"/>
      <w:marRight w:val="0"/>
      <w:marTop w:val="0"/>
      <w:marBottom w:val="0"/>
      <w:divBdr>
        <w:top w:val="none" w:sz="0" w:space="0" w:color="auto"/>
        <w:left w:val="none" w:sz="0" w:space="0" w:color="auto"/>
        <w:bottom w:val="none" w:sz="0" w:space="0" w:color="auto"/>
        <w:right w:val="none" w:sz="0" w:space="0" w:color="auto"/>
      </w:divBdr>
    </w:div>
    <w:div w:id="108547873">
      <w:bodyDiv w:val="1"/>
      <w:marLeft w:val="0"/>
      <w:marRight w:val="0"/>
      <w:marTop w:val="0"/>
      <w:marBottom w:val="0"/>
      <w:divBdr>
        <w:top w:val="none" w:sz="0" w:space="0" w:color="auto"/>
        <w:left w:val="none" w:sz="0" w:space="0" w:color="auto"/>
        <w:bottom w:val="none" w:sz="0" w:space="0" w:color="auto"/>
        <w:right w:val="none" w:sz="0" w:space="0" w:color="auto"/>
      </w:divBdr>
    </w:div>
    <w:div w:id="109251175">
      <w:bodyDiv w:val="1"/>
      <w:marLeft w:val="0"/>
      <w:marRight w:val="0"/>
      <w:marTop w:val="0"/>
      <w:marBottom w:val="0"/>
      <w:divBdr>
        <w:top w:val="none" w:sz="0" w:space="0" w:color="auto"/>
        <w:left w:val="none" w:sz="0" w:space="0" w:color="auto"/>
        <w:bottom w:val="none" w:sz="0" w:space="0" w:color="auto"/>
        <w:right w:val="none" w:sz="0" w:space="0" w:color="auto"/>
      </w:divBdr>
    </w:div>
    <w:div w:id="109713257">
      <w:bodyDiv w:val="1"/>
      <w:marLeft w:val="0"/>
      <w:marRight w:val="0"/>
      <w:marTop w:val="0"/>
      <w:marBottom w:val="0"/>
      <w:divBdr>
        <w:top w:val="none" w:sz="0" w:space="0" w:color="auto"/>
        <w:left w:val="none" w:sz="0" w:space="0" w:color="auto"/>
        <w:bottom w:val="none" w:sz="0" w:space="0" w:color="auto"/>
        <w:right w:val="none" w:sz="0" w:space="0" w:color="auto"/>
      </w:divBdr>
    </w:div>
    <w:div w:id="109783370">
      <w:bodyDiv w:val="1"/>
      <w:marLeft w:val="0"/>
      <w:marRight w:val="0"/>
      <w:marTop w:val="0"/>
      <w:marBottom w:val="0"/>
      <w:divBdr>
        <w:top w:val="none" w:sz="0" w:space="0" w:color="auto"/>
        <w:left w:val="none" w:sz="0" w:space="0" w:color="auto"/>
        <w:bottom w:val="none" w:sz="0" w:space="0" w:color="auto"/>
        <w:right w:val="none" w:sz="0" w:space="0" w:color="auto"/>
      </w:divBdr>
    </w:div>
    <w:div w:id="110325599">
      <w:bodyDiv w:val="1"/>
      <w:marLeft w:val="0"/>
      <w:marRight w:val="0"/>
      <w:marTop w:val="0"/>
      <w:marBottom w:val="0"/>
      <w:divBdr>
        <w:top w:val="none" w:sz="0" w:space="0" w:color="auto"/>
        <w:left w:val="none" w:sz="0" w:space="0" w:color="auto"/>
        <w:bottom w:val="none" w:sz="0" w:space="0" w:color="auto"/>
        <w:right w:val="none" w:sz="0" w:space="0" w:color="auto"/>
      </w:divBdr>
    </w:div>
    <w:div w:id="110394236">
      <w:bodyDiv w:val="1"/>
      <w:marLeft w:val="0"/>
      <w:marRight w:val="0"/>
      <w:marTop w:val="0"/>
      <w:marBottom w:val="0"/>
      <w:divBdr>
        <w:top w:val="none" w:sz="0" w:space="0" w:color="auto"/>
        <w:left w:val="none" w:sz="0" w:space="0" w:color="auto"/>
        <w:bottom w:val="none" w:sz="0" w:space="0" w:color="auto"/>
        <w:right w:val="none" w:sz="0" w:space="0" w:color="auto"/>
      </w:divBdr>
    </w:div>
    <w:div w:id="110563507">
      <w:bodyDiv w:val="1"/>
      <w:marLeft w:val="0"/>
      <w:marRight w:val="0"/>
      <w:marTop w:val="0"/>
      <w:marBottom w:val="0"/>
      <w:divBdr>
        <w:top w:val="none" w:sz="0" w:space="0" w:color="auto"/>
        <w:left w:val="none" w:sz="0" w:space="0" w:color="auto"/>
        <w:bottom w:val="none" w:sz="0" w:space="0" w:color="auto"/>
        <w:right w:val="none" w:sz="0" w:space="0" w:color="auto"/>
      </w:divBdr>
    </w:div>
    <w:div w:id="110831300">
      <w:bodyDiv w:val="1"/>
      <w:marLeft w:val="0"/>
      <w:marRight w:val="0"/>
      <w:marTop w:val="0"/>
      <w:marBottom w:val="0"/>
      <w:divBdr>
        <w:top w:val="none" w:sz="0" w:space="0" w:color="auto"/>
        <w:left w:val="none" w:sz="0" w:space="0" w:color="auto"/>
        <w:bottom w:val="none" w:sz="0" w:space="0" w:color="auto"/>
        <w:right w:val="none" w:sz="0" w:space="0" w:color="auto"/>
      </w:divBdr>
    </w:div>
    <w:div w:id="110904893">
      <w:bodyDiv w:val="1"/>
      <w:marLeft w:val="0"/>
      <w:marRight w:val="0"/>
      <w:marTop w:val="0"/>
      <w:marBottom w:val="0"/>
      <w:divBdr>
        <w:top w:val="none" w:sz="0" w:space="0" w:color="auto"/>
        <w:left w:val="none" w:sz="0" w:space="0" w:color="auto"/>
        <w:bottom w:val="none" w:sz="0" w:space="0" w:color="auto"/>
        <w:right w:val="none" w:sz="0" w:space="0" w:color="auto"/>
      </w:divBdr>
    </w:div>
    <w:div w:id="110976622">
      <w:bodyDiv w:val="1"/>
      <w:marLeft w:val="0"/>
      <w:marRight w:val="0"/>
      <w:marTop w:val="0"/>
      <w:marBottom w:val="0"/>
      <w:divBdr>
        <w:top w:val="none" w:sz="0" w:space="0" w:color="auto"/>
        <w:left w:val="none" w:sz="0" w:space="0" w:color="auto"/>
        <w:bottom w:val="none" w:sz="0" w:space="0" w:color="auto"/>
        <w:right w:val="none" w:sz="0" w:space="0" w:color="auto"/>
      </w:divBdr>
    </w:div>
    <w:div w:id="110983274">
      <w:bodyDiv w:val="1"/>
      <w:marLeft w:val="0"/>
      <w:marRight w:val="0"/>
      <w:marTop w:val="0"/>
      <w:marBottom w:val="0"/>
      <w:divBdr>
        <w:top w:val="none" w:sz="0" w:space="0" w:color="auto"/>
        <w:left w:val="none" w:sz="0" w:space="0" w:color="auto"/>
        <w:bottom w:val="none" w:sz="0" w:space="0" w:color="auto"/>
        <w:right w:val="none" w:sz="0" w:space="0" w:color="auto"/>
      </w:divBdr>
    </w:div>
    <w:div w:id="111287378">
      <w:bodyDiv w:val="1"/>
      <w:marLeft w:val="0"/>
      <w:marRight w:val="0"/>
      <w:marTop w:val="0"/>
      <w:marBottom w:val="0"/>
      <w:divBdr>
        <w:top w:val="none" w:sz="0" w:space="0" w:color="auto"/>
        <w:left w:val="none" w:sz="0" w:space="0" w:color="auto"/>
        <w:bottom w:val="none" w:sz="0" w:space="0" w:color="auto"/>
        <w:right w:val="none" w:sz="0" w:space="0" w:color="auto"/>
      </w:divBdr>
    </w:div>
    <w:div w:id="111632445">
      <w:bodyDiv w:val="1"/>
      <w:marLeft w:val="0"/>
      <w:marRight w:val="0"/>
      <w:marTop w:val="0"/>
      <w:marBottom w:val="0"/>
      <w:divBdr>
        <w:top w:val="none" w:sz="0" w:space="0" w:color="auto"/>
        <w:left w:val="none" w:sz="0" w:space="0" w:color="auto"/>
        <w:bottom w:val="none" w:sz="0" w:space="0" w:color="auto"/>
        <w:right w:val="none" w:sz="0" w:space="0" w:color="auto"/>
      </w:divBdr>
    </w:div>
    <w:div w:id="111675799">
      <w:bodyDiv w:val="1"/>
      <w:marLeft w:val="0"/>
      <w:marRight w:val="0"/>
      <w:marTop w:val="0"/>
      <w:marBottom w:val="0"/>
      <w:divBdr>
        <w:top w:val="none" w:sz="0" w:space="0" w:color="auto"/>
        <w:left w:val="none" w:sz="0" w:space="0" w:color="auto"/>
        <w:bottom w:val="none" w:sz="0" w:space="0" w:color="auto"/>
        <w:right w:val="none" w:sz="0" w:space="0" w:color="auto"/>
      </w:divBdr>
    </w:div>
    <w:div w:id="111899527">
      <w:bodyDiv w:val="1"/>
      <w:marLeft w:val="0"/>
      <w:marRight w:val="0"/>
      <w:marTop w:val="0"/>
      <w:marBottom w:val="0"/>
      <w:divBdr>
        <w:top w:val="none" w:sz="0" w:space="0" w:color="auto"/>
        <w:left w:val="none" w:sz="0" w:space="0" w:color="auto"/>
        <w:bottom w:val="none" w:sz="0" w:space="0" w:color="auto"/>
        <w:right w:val="none" w:sz="0" w:space="0" w:color="auto"/>
      </w:divBdr>
    </w:div>
    <w:div w:id="112066700">
      <w:bodyDiv w:val="1"/>
      <w:marLeft w:val="0"/>
      <w:marRight w:val="0"/>
      <w:marTop w:val="0"/>
      <w:marBottom w:val="0"/>
      <w:divBdr>
        <w:top w:val="none" w:sz="0" w:space="0" w:color="auto"/>
        <w:left w:val="none" w:sz="0" w:space="0" w:color="auto"/>
        <w:bottom w:val="none" w:sz="0" w:space="0" w:color="auto"/>
        <w:right w:val="none" w:sz="0" w:space="0" w:color="auto"/>
      </w:divBdr>
    </w:div>
    <w:div w:id="112211323">
      <w:bodyDiv w:val="1"/>
      <w:marLeft w:val="0"/>
      <w:marRight w:val="0"/>
      <w:marTop w:val="0"/>
      <w:marBottom w:val="0"/>
      <w:divBdr>
        <w:top w:val="none" w:sz="0" w:space="0" w:color="auto"/>
        <w:left w:val="none" w:sz="0" w:space="0" w:color="auto"/>
        <w:bottom w:val="none" w:sz="0" w:space="0" w:color="auto"/>
        <w:right w:val="none" w:sz="0" w:space="0" w:color="auto"/>
      </w:divBdr>
    </w:div>
    <w:div w:id="112218423">
      <w:bodyDiv w:val="1"/>
      <w:marLeft w:val="0"/>
      <w:marRight w:val="0"/>
      <w:marTop w:val="0"/>
      <w:marBottom w:val="0"/>
      <w:divBdr>
        <w:top w:val="none" w:sz="0" w:space="0" w:color="auto"/>
        <w:left w:val="none" w:sz="0" w:space="0" w:color="auto"/>
        <w:bottom w:val="none" w:sz="0" w:space="0" w:color="auto"/>
        <w:right w:val="none" w:sz="0" w:space="0" w:color="auto"/>
      </w:divBdr>
    </w:div>
    <w:div w:id="112290404">
      <w:bodyDiv w:val="1"/>
      <w:marLeft w:val="0"/>
      <w:marRight w:val="0"/>
      <w:marTop w:val="0"/>
      <w:marBottom w:val="0"/>
      <w:divBdr>
        <w:top w:val="none" w:sz="0" w:space="0" w:color="auto"/>
        <w:left w:val="none" w:sz="0" w:space="0" w:color="auto"/>
        <w:bottom w:val="none" w:sz="0" w:space="0" w:color="auto"/>
        <w:right w:val="none" w:sz="0" w:space="0" w:color="auto"/>
      </w:divBdr>
    </w:div>
    <w:div w:id="113525788">
      <w:bodyDiv w:val="1"/>
      <w:marLeft w:val="0"/>
      <w:marRight w:val="0"/>
      <w:marTop w:val="0"/>
      <w:marBottom w:val="0"/>
      <w:divBdr>
        <w:top w:val="none" w:sz="0" w:space="0" w:color="auto"/>
        <w:left w:val="none" w:sz="0" w:space="0" w:color="auto"/>
        <w:bottom w:val="none" w:sz="0" w:space="0" w:color="auto"/>
        <w:right w:val="none" w:sz="0" w:space="0" w:color="auto"/>
      </w:divBdr>
    </w:div>
    <w:div w:id="113717928">
      <w:bodyDiv w:val="1"/>
      <w:marLeft w:val="0"/>
      <w:marRight w:val="0"/>
      <w:marTop w:val="0"/>
      <w:marBottom w:val="0"/>
      <w:divBdr>
        <w:top w:val="none" w:sz="0" w:space="0" w:color="auto"/>
        <w:left w:val="none" w:sz="0" w:space="0" w:color="auto"/>
        <w:bottom w:val="none" w:sz="0" w:space="0" w:color="auto"/>
        <w:right w:val="none" w:sz="0" w:space="0" w:color="auto"/>
      </w:divBdr>
    </w:div>
    <w:div w:id="113790377">
      <w:bodyDiv w:val="1"/>
      <w:marLeft w:val="0"/>
      <w:marRight w:val="0"/>
      <w:marTop w:val="0"/>
      <w:marBottom w:val="0"/>
      <w:divBdr>
        <w:top w:val="none" w:sz="0" w:space="0" w:color="auto"/>
        <w:left w:val="none" w:sz="0" w:space="0" w:color="auto"/>
        <w:bottom w:val="none" w:sz="0" w:space="0" w:color="auto"/>
        <w:right w:val="none" w:sz="0" w:space="0" w:color="auto"/>
      </w:divBdr>
    </w:div>
    <w:div w:id="114257138">
      <w:bodyDiv w:val="1"/>
      <w:marLeft w:val="0"/>
      <w:marRight w:val="0"/>
      <w:marTop w:val="0"/>
      <w:marBottom w:val="0"/>
      <w:divBdr>
        <w:top w:val="none" w:sz="0" w:space="0" w:color="auto"/>
        <w:left w:val="none" w:sz="0" w:space="0" w:color="auto"/>
        <w:bottom w:val="none" w:sz="0" w:space="0" w:color="auto"/>
        <w:right w:val="none" w:sz="0" w:space="0" w:color="auto"/>
      </w:divBdr>
    </w:div>
    <w:div w:id="114297652">
      <w:bodyDiv w:val="1"/>
      <w:marLeft w:val="0"/>
      <w:marRight w:val="0"/>
      <w:marTop w:val="0"/>
      <w:marBottom w:val="0"/>
      <w:divBdr>
        <w:top w:val="none" w:sz="0" w:space="0" w:color="auto"/>
        <w:left w:val="none" w:sz="0" w:space="0" w:color="auto"/>
        <w:bottom w:val="none" w:sz="0" w:space="0" w:color="auto"/>
        <w:right w:val="none" w:sz="0" w:space="0" w:color="auto"/>
      </w:divBdr>
    </w:div>
    <w:div w:id="114638861">
      <w:bodyDiv w:val="1"/>
      <w:marLeft w:val="0"/>
      <w:marRight w:val="0"/>
      <w:marTop w:val="0"/>
      <w:marBottom w:val="0"/>
      <w:divBdr>
        <w:top w:val="none" w:sz="0" w:space="0" w:color="auto"/>
        <w:left w:val="none" w:sz="0" w:space="0" w:color="auto"/>
        <w:bottom w:val="none" w:sz="0" w:space="0" w:color="auto"/>
        <w:right w:val="none" w:sz="0" w:space="0" w:color="auto"/>
      </w:divBdr>
    </w:div>
    <w:div w:id="115218910">
      <w:bodyDiv w:val="1"/>
      <w:marLeft w:val="0"/>
      <w:marRight w:val="0"/>
      <w:marTop w:val="0"/>
      <w:marBottom w:val="0"/>
      <w:divBdr>
        <w:top w:val="none" w:sz="0" w:space="0" w:color="auto"/>
        <w:left w:val="none" w:sz="0" w:space="0" w:color="auto"/>
        <w:bottom w:val="none" w:sz="0" w:space="0" w:color="auto"/>
        <w:right w:val="none" w:sz="0" w:space="0" w:color="auto"/>
      </w:divBdr>
    </w:div>
    <w:div w:id="115296805">
      <w:bodyDiv w:val="1"/>
      <w:marLeft w:val="0"/>
      <w:marRight w:val="0"/>
      <w:marTop w:val="0"/>
      <w:marBottom w:val="0"/>
      <w:divBdr>
        <w:top w:val="none" w:sz="0" w:space="0" w:color="auto"/>
        <w:left w:val="none" w:sz="0" w:space="0" w:color="auto"/>
        <w:bottom w:val="none" w:sz="0" w:space="0" w:color="auto"/>
        <w:right w:val="none" w:sz="0" w:space="0" w:color="auto"/>
      </w:divBdr>
    </w:div>
    <w:div w:id="115299144">
      <w:bodyDiv w:val="1"/>
      <w:marLeft w:val="0"/>
      <w:marRight w:val="0"/>
      <w:marTop w:val="0"/>
      <w:marBottom w:val="0"/>
      <w:divBdr>
        <w:top w:val="none" w:sz="0" w:space="0" w:color="auto"/>
        <w:left w:val="none" w:sz="0" w:space="0" w:color="auto"/>
        <w:bottom w:val="none" w:sz="0" w:space="0" w:color="auto"/>
        <w:right w:val="none" w:sz="0" w:space="0" w:color="auto"/>
      </w:divBdr>
    </w:div>
    <w:div w:id="116219572">
      <w:bodyDiv w:val="1"/>
      <w:marLeft w:val="0"/>
      <w:marRight w:val="0"/>
      <w:marTop w:val="0"/>
      <w:marBottom w:val="0"/>
      <w:divBdr>
        <w:top w:val="none" w:sz="0" w:space="0" w:color="auto"/>
        <w:left w:val="none" w:sz="0" w:space="0" w:color="auto"/>
        <w:bottom w:val="none" w:sz="0" w:space="0" w:color="auto"/>
        <w:right w:val="none" w:sz="0" w:space="0" w:color="auto"/>
      </w:divBdr>
    </w:div>
    <w:div w:id="116679286">
      <w:bodyDiv w:val="1"/>
      <w:marLeft w:val="0"/>
      <w:marRight w:val="0"/>
      <w:marTop w:val="0"/>
      <w:marBottom w:val="0"/>
      <w:divBdr>
        <w:top w:val="none" w:sz="0" w:space="0" w:color="auto"/>
        <w:left w:val="none" w:sz="0" w:space="0" w:color="auto"/>
        <w:bottom w:val="none" w:sz="0" w:space="0" w:color="auto"/>
        <w:right w:val="none" w:sz="0" w:space="0" w:color="auto"/>
      </w:divBdr>
    </w:div>
    <w:div w:id="117064934">
      <w:bodyDiv w:val="1"/>
      <w:marLeft w:val="0"/>
      <w:marRight w:val="0"/>
      <w:marTop w:val="0"/>
      <w:marBottom w:val="0"/>
      <w:divBdr>
        <w:top w:val="none" w:sz="0" w:space="0" w:color="auto"/>
        <w:left w:val="none" w:sz="0" w:space="0" w:color="auto"/>
        <w:bottom w:val="none" w:sz="0" w:space="0" w:color="auto"/>
        <w:right w:val="none" w:sz="0" w:space="0" w:color="auto"/>
      </w:divBdr>
    </w:div>
    <w:div w:id="117842644">
      <w:bodyDiv w:val="1"/>
      <w:marLeft w:val="0"/>
      <w:marRight w:val="0"/>
      <w:marTop w:val="0"/>
      <w:marBottom w:val="0"/>
      <w:divBdr>
        <w:top w:val="none" w:sz="0" w:space="0" w:color="auto"/>
        <w:left w:val="none" w:sz="0" w:space="0" w:color="auto"/>
        <w:bottom w:val="none" w:sz="0" w:space="0" w:color="auto"/>
        <w:right w:val="none" w:sz="0" w:space="0" w:color="auto"/>
      </w:divBdr>
    </w:div>
    <w:div w:id="117846161">
      <w:bodyDiv w:val="1"/>
      <w:marLeft w:val="0"/>
      <w:marRight w:val="0"/>
      <w:marTop w:val="0"/>
      <w:marBottom w:val="0"/>
      <w:divBdr>
        <w:top w:val="none" w:sz="0" w:space="0" w:color="auto"/>
        <w:left w:val="none" w:sz="0" w:space="0" w:color="auto"/>
        <w:bottom w:val="none" w:sz="0" w:space="0" w:color="auto"/>
        <w:right w:val="none" w:sz="0" w:space="0" w:color="auto"/>
      </w:divBdr>
    </w:div>
    <w:div w:id="118839443">
      <w:bodyDiv w:val="1"/>
      <w:marLeft w:val="0"/>
      <w:marRight w:val="0"/>
      <w:marTop w:val="0"/>
      <w:marBottom w:val="0"/>
      <w:divBdr>
        <w:top w:val="none" w:sz="0" w:space="0" w:color="auto"/>
        <w:left w:val="none" w:sz="0" w:space="0" w:color="auto"/>
        <w:bottom w:val="none" w:sz="0" w:space="0" w:color="auto"/>
        <w:right w:val="none" w:sz="0" w:space="0" w:color="auto"/>
      </w:divBdr>
    </w:div>
    <w:div w:id="119037677">
      <w:bodyDiv w:val="1"/>
      <w:marLeft w:val="0"/>
      <w:marRight w:val="0"/>
      <w:marTop w:val="0"/>
      <w:marBottom w:val="0"/>
      <w:divBdr>
        <w:top w:val="none" w:sz="0" w:space="0" w:color="auto"/>
        <w:left w:val="none" w:sz="0" w:space="0" w:color="auto"/>
        <w:bottom w:val="none" w:sz="0" w:space="0" w:color="auto"/>
        <w:right w:val="none" w:sz="0" w:space="0" w:color="auto"/>
      </w:divBdr>
    </w:div>
    <w:div w:id="120147766">
      <w:bodyDiv w:val="1"/>
      <w:marLeft w:val="0"/>
      <w:marRight w:val="0"/>
      <w:marTop w:val="0"/>
      <w:marBottom w:val="0"/>
      <w:divBdr>
        <w:top w:val="none" w:sz="0" w:space="0" w:color="auto"/>
        <w:left w:val="none" w:sz="0" w:space="0" w:color="auto"/>
        <w:bottom w:val="none" w:sz="0" w:space="0" w:color="auto"/>
        <w:right w:val="none" w:sz="0" w:space="0" w:color="auto"/>
      </w:divBdr>
    </w:div>
    <w:div w:id="120147781">
      <w:bodyDiv w:val="1"/>
      <w:marLeft w:val="0"/>
      <w:marRight w:val="0"/>
      <w:marTop w:val="0"/>
      <w:marBottom w:val="0"/>
      <w:divBdr>
        <w:top w:val="none" w:sz="0" w:space="0" w:color="auto"/>
        <w:left w:val="none" w:sz="0" w:space="0" w:color="auto"/>
        <w:bottom w:val="none" w:sz="0" w:space="0" w:color="auto"/>
        <w:right w:val="none" w:sz="0" w:space="0" w:color="auto"/>
      </w:divBdr>
    </w:div>
    <w:div w:id="120462674">
      <w:bodyDiv w:val="1"/>
      <w:marLeft w:val="0"/>
      <w:marRight w:val="0"/>
      <w:marTop w:val="0"/>
      <w:marBottom w:val="0"/>
      <w:divBdr>
        <w:top w:val="none" w:sz="0" w:space="0" w:color="auto"/>
        <w:left w:val="none" w:sz="0" w:space="0" w:color="auto"/>
        <w:bottom w:val="none" w:sz="0" w:space="0" w:color="auto"/>
        <w:right w:val="none" w:sz="0" w:space="0" w:color="auto"/>
      </w:divBdr>
    </w:div>
    <w:div w:id="120535165">
      <w:bodyDiv w:val="1"/>
      <w:marLeft w:val="0"/>
      <w:marRight w:val="0"/>
      <w:marTop w:val="0"/>
      <w:marBottom w:val="0"/>
      <w:divBdr>
        <w:top w:val="none" w:sz="0" w:space="0" w:color="auto"/>
        <w:left w:val="none" w:sz="0" w:space="0" w:color="auto"/>
        <w:bottom w:val="none" w:sz="0" w:space="0" w:color="auto"/>
        <w:right w:val="none" w:sz="0" w:space="0" w:color="auto"/>
      </w:divBdr>
    </w:div>
    <w:div w:id="120614690">
      <w:bodyDiv w:val="1"/>
      <w:marLeft w:val="0"/>
      <w:marRight w:val="0"/>
      <w:marTop w:val="0"/>
      <w:marBottom w:val="0"/>
      <w:divBdr>
        <w:top w:val="none" w:sz="0" w:space="0" w:color="auto"/>
        <w:left w:val="none" w:sz="0" w:space="0" w:color="auto"/>
        <w:bottom w:val="none" w:sz="0" w:space="0" w:color="auto"/>
        <w:right w:val="none" w:sz="0" w:space="0" w:color="auto"/>
      </w:divBdr>
    </w:div>
    <w:div w:id="120920908">
      <w:bodyDiv w:val="1"/>
      <w:marLeft w:val="0"/>
      <w:marRight w:val="0"/>
      <w:marTop w:val="0"/>
      <w:marBottom w:val="0"/>
      <w:divBdr>
        <w:top w:val="none" w:sz="0" w:space="0" w:color="auto"/>
        <w:left w:val="none" w:sz="0" w:space="0" w:color="auto"/>
        <w:bottom w:val="none" w:sz="0" w:space="0" w:color="auto"/>
        <w:right w:val="none" w:sz="0" w:space="0" w:color="auto"/>
      </w:divBdr>
    </w:div>
    <w:div w:id="121048096">
      <w:bodyDiv w:val="1"/>
      <w:marLeft w:val="0"/>
      <w:marRight w:val="0"/>
      <w:marTop w:val="0"/>
      <w:marBottom w:val="0"/>
      <w:divBdr>
        <w:top w:val="none" w:sz="0" w:space="0" w:color="auto"/>
        <w:left w:val="none" w:sz="0" w:space="0" w:color="auto"/>
        <w:bottom w:val="none" w:sz="0" w:space="0" w:color="auto"/>
        <w:right w:val="none" w:sz="0" w:space="0" w:color="auto"/>
      </w:divBdr>
    </w:div>
    <w:div w:id="121113999">
      <w:bodyDiv w:val="1"/>
      <w:marLeft w:val="0"/>
      <w:marRight w:val="0"/>
      <w:marTop w:val="0"/>
      <w:marBottom w:val="0"/>
      <w:divBdr>
        <w:top w:val="none" w:sz="0" w:space="0" w:color="auto"/>
        <w:left w:val="none" w:sz="0" w:space="0" w:color="auto"/>
        <w:bottom w:val="none" w:sz="0" w:space="0" w:color="auto"/>
        <w:right w:val="none" w:sz="0" w:space="0" w:color="auto"/>
      </w:divBdr>
    </w:div>
    <w:div w:id="121120584">
      <w:bodyDiv w:val="1"/>
      <w:marLeft w:val="0"/>
      <w:marRight w:val="0"/>
      <w:marTop w:val="0"/>
      <w:marBottom w:val="0"/>
      <w:divBdr>
        <w:top w:val="none" w:sz="0" w:space="0" w:color="auto"/>
        <w:left w:val="none" w:sz="0" w:space="0" w:color="auto"/>
        <w:bottom w:val="none" w:sz="0" w:space="0" w:color="auto"/>
        <w:right w:val="none" w:sz="0" w:space="0" w:color="auto"/>
      </w:divBdr>
    </w:div>
    <w:div w:id="121267555">
      <w:bodyDiv w:val="1"/>
      <w:marLeft w:val="0"/>
      <w:marRight w:val="0"/>
      <w:marTop w:val="0"/>
      <w:marBottom w:val="0"/>
      <w:divBdr>
        <w:top w:val="none" w:sz="0" w:space="0" w:color="auto"/>
        <w:left w:val="none" w:sz="0" w:space="0" w:color="auto"/>
        <w:bottom w:val="none" w:sz="0" w:space="0" w:color="auto"/>
        <w:right w:val="none" w:sz="0" w:space="0" w:color="auto"/>
      </w:divBdr>
    </w:div>
    <w:div w:id="121924470">
      <w:bodyDiv w:val="1"/>
      <w:marLeft w:val="0"/>
      <w:marRight w:val="0"/>
      <w:marTop w:val="0"/>
      <w:marBottom w:val="0"/>
      <w:divBdr>
        <w:top w:val="none" w:sz="0" w:space="0" w:color="auto"/>
        <w:left w:val="none" w:sz="0" w:space="0" w:color="auto"/>
        <w:bottom w:val="none" w:sz="0" w:space="0" w:color="auto"/>
        <w:right w:val="none" w:sz="0" w:space="0" w:color="auto"/>
      </w:divBdr>
    </w:div>
    <w:div w:id="122772251">
      <w:bodyDiv w:val="1"/>
      <w:marLeft w:val="0"/>
      <w:marRight w:val="0"/>
      <w:marTop w:val="0"/>
      <w:marBottom w:val="0"/>
      <w:divBdr>
        <w:top w:val="none" w:sz="0" w:space="0" w:color="auto"/>
        <w:left w:val="none" w:sz="0" w:space="0" w:color="auto"/>
        <w:bottom w:val="none" w:sz="0" w:space="0" w:color="auto"/>
        <w:right w:val="none" w:sz="0" w:space="0" w:color="auto"/>
      </w:divBdr>
    </w:div>
    <w:div w:id="123042662">
      <w:bodyDiv w:val="1"/>
      <w:marLeft w:val="0"/>
      <w:marRight w:val="0"/>
      <w:marTop w:val="0"/>
      <w:marBottom w:val="0"/>
      <w:divBdr>
        <w:top w:val="none" w:sz="0" w:space="0" w:color="auto"/>
        <w:left w:val="none" w:sz="0" w:space="0" w:color="auto"/>
        <w:bottom w:val="none" w:sz="0" w:space="0" w:color="auto"/>
        <w:right w:val="none" w:sz="0" w:space="0" w:color="auto"/>
      </w:divBdr>
    </w:div>
    <w:div w:id="123502227">
      <w:bodyDiv w:val="1"/>
      <w:marLeft w:val="0"/>
      <w:marRight w:val="0"/>
      <w:marTop w:val="0"/>
      <w:marBottom w:val="0"/>
      <w:divBdr>
        <w:top w:val="none" w:sz="0" w:space="0" w:color="auto"/>
        <w:left w:val="none" w:sz="0" w:space="0" w:color="auto"/>
        <w:bottom w:val="none" w:sz="0" w:space="0" w:color="auto"/>
        <w:right w:val="none" w:sz="0" w:space="0" w:color="auto"/>
      </w:divBdr>
    </w:div>
    <w:div w:id="123542808">
      <w:bodyDiv w:val="1"/>
      <w:marLeft w:val="0"/>
      <w:marRight w:val="0"/>
      <w:marTop w:val="0"/>
      <w:marBottom w:val="0"/>
      <w:divBdr>
        <w:top w:val="none" w:sz="0" w:space="0" w:color="auto"/>
        <w:left w:val="none" w:sz="0" w:space="0" w:color="auto"/>
        <w:bottom w:val="none" w:sz="0" w:space="0" w:color="auto"/>
        <w:right w:val="none" w:sz="0" w:space="0" w:color="auto"/>
      </w:divBdr>
    </w:div>
    <w:div w:id="123935424">
      <w:bodyDiv w:val="1"/>
      <w:marLeft w:val="0"/>
      <w:marRight w:val="0"/>
      <w:marTop w:val="0"/>
      <w:marBottom w:val="0"/>
      <w:divBdr>
        <w:top w:val="none" w:sz="0" w:space="0" w:color="auto"/>
        <w:left w:val="none" w:sz="0" w:space="0" w:color="auto"/>
        <w:bottom w:val="none" w:sz="0" w:space="0" w:color="auto"/>
        <w:right w:val="none" w:sz="0" w:space="0" w:color="auto"/>
      </w:divBdr>
    </w:div>
    <w:div w:id="124397627">
      <w:bodyDiv w:val="1"/>
      <w:marLeft w:val="0"/>
      <w:marRight w:val="0"/>
      <w:marTop w:val="0"/>
      <w:marBottom w:val="0"/>
      <w:divBdr>
        <w:top w:val="none" w:sz="0" w:space="0" w:color="auto"/>
        <w:left w:val="none" w:sz="0" w:space="0" w:color="auto"/>
        <w:bottom w:val="none" w:sz="0" w:space="0" w:color="auto"/>
        <w:right w:val="none" w:sz="0" w:space="0" w:color="auto"/>
      </w:divBdr>
    </w:div>
    <w:div w:id="124783376">
      <w:bodyDiv w:val="1"/>
      <w:marLeft w:val="0"/>
      <w:marRight w:val="0"/>
      <w:marTop w:val="0"/>
      <w:marBottom w:val="0"/>
      <w:divBdr>
        <w:top w:val="none" w:sz="0" w:space="0" w:color="auto"/>
        <w:left w:val="none" w:sz="0" w:space="0" w:color="auto"/>
        <w:bottom w:val="none" w:sz="0" w:space="0" w:color="auto"/>
        <w:right w:val="none" w:sz="0" w:space="0" w:color="auto"/>
      </w:divBdr>
    </w:div>
    <w:div w:id="125318712">
      <w:bodyDiv w:val="1"/>
      <w:marLeft w:val="0"/>
      <w:marRight w:val="0"/>
      <w:marTop w:val="0"/>
      <w:marBottom w:val="0"/>
      <w:divBdr>
        <w:top w:val="none" w:sz="0" w:space="0" w:color="auto"/>
        <w:left w:val="none" w:sz="0" w:space="0" w:color="auto"/>
        <w:bottom w:val="none" w:sz="0" w:space="0" w:color="auto"/>
        <w:right w:val="none" w:sz="0" w:space="0" w:color="auto"/>
      </w:divBdr>
    </w:div>
    <w:div w:id="125436291">
      <w:bodyDiv w:val="1"/>
      <w:marLeft w:val="0"/>
      <w:marRight w:val="0"/>
      <w:marTop w:val="0"/>
      <w:marBottom w:val="0"/>
      <w:divBdr>
        <w:top w:val="none" w:sz="0" w:space="0" w:color="auto"/>
        <w:left w:val="none" w:sz="0" w:space="0" w:color="auto"/>
        <w:bottom w:val="none" w:sz="0" w:space="0" w:color="auto"/>
        <w:right w:val="none" w:sz="0" w:space="0" w:color="auto"/>
      </w:divBdr>
    </w:div>
    <w:div w:id="125440591">
      <w:bodyDiv w:val="1"/>
      <w:marLeft w:val="0"/>
      <w:marRight w:val="0"/>
      <w:marTop w:val="0"/>
      <w:marBottom w:val="0"/>
      <w:divBdr>
        <w:top w:val="none" w:sz="0" w:space="0" w:color="auto"/>
        <w:left w:val="none" w:sz="0" w:space="0" w:color="auto"/>
        <w:bottom w:val="none" w:sz="0" w:space="0" w:color="auto"/>
        <w:right w:val="none" w:sz="0" w:space="0" w:color="auto"/>
      </w:divBdr>
    </w:div>
    <w:div w:id="125516197">
      <w:bodyDiv w:val="1"/>
      <w:marLeft w:val="0"/>
      <w:marRight w:val="0"/>
      <w:marTop w:val="0"/>
      <w:marBottom w:val="0"/>
      <w:divBdr>
        <w:top w:val="none" w:sz="0" w:space="0" w:color="auto"/>
        <w:left w:val="none" w:sz="0" w:space="0" w:color="auto"/>
        <w:bottom w:val="none" w:sz="0" w:space="0" w:color="auto"/>
        <w:right w:val="none" w:sz="0" w:space="0" w:color="auto"/>
      </w:divBdr>
    </w:div>
    <w:div w:id="126434248">
      <w:bodyDiv w:val="1"/>
      <w:marLeft w:val="0"/>
      <w:marRight w:val="0"/>
      <w:marTop w:val="0"/>
      <w:marBottom w:val="0"/>
      <w:divBdr>
        <w:top w:val="none" w:sz="0" w:space="0" w:color="auto"/>
        <w:left w:val="none" w:sz="0" w:space="0" w:color="auto"/>
        <w:bottom w:val="none" w:sz="0" w:space="0" w:color="auto"/>
        <w:right w:val="none" w:sz="0" w:space="0" w:color="auto"/>
      </w:divBdr>
    </w:div>
    <w:div w:id="126896122">
      <w:bodyDiv w:val="1"/>
      <w:marLeft w:val="0"/>
      <w:marRight w:val="0"/>
      <w:marTop w:val="0"/>
      <w:marBottom w:val="0"/>
      <w:divBdr>
        <w:top w:val="none" w:sz="0" w:space="0" w:color="auto"/>
        <w:left w:val="none" w:sz="0" w:space="0" w:color="auto"/>
        <w:bottom w:val="none" w:sz="0" w:space="0" w:color="auto"/>
        <w:right w:val="none" w:sz="0" w:space="0" w:color="auto"/>
      </w:divBdr>
    </w:div>
    <w:div w:id="127012256">
      <w:bodyDiv w:val="1"/>
      <w:marLeft w:val="0"/>
      <w:marRight w:val="0"/>
      <w:marTop w:val="0"/>
      <w:marBottom w:val="0"/>
      <w:divBdr>
        <w:top w:val="none" w:sz="0" w:space="0" w:color="auto"/>
        <w:left w:val="none" w:sz="0" w:space="0" w:color="auto"/>
        <w:bottom w:val="none" w:sz="0" w:space="0" w:color="auto"/>
        <w:right w:val="none" w:sz="0" w:space="0" w:color="auto"/>
      </w:divBdr>
    </w:div>
    <w:div w:id="127355194">
      <w:bodyDiv w:val="1"/>
      <w:marLeft w:val="0"/>
      <w:marRight w:val="0"/>
      <w:marTop w:val="0"/>
      <w:marBottom w:val="0"/>
      <w:divBdr>
        <w:top w:val="none" w:sz="0" w:space="0" w:color="auto"/>
        <w:left w:val="none" w:sz="0" w:space="0" w:color="auto"/>
        <w:bottom w:val="none" w:sz="0" w:space="0" w:color="auto"/>
        <w:right w:val="none" w:sz="0" w:space="0" w:color="auto"/>
      </w:divBdr>
    </w:div>
    <w:div w:id="127943549">
      <w:bodyDiv w:val="1"/>
      <w:marLeft w:val="0"/>
      <w:marRight w:val="0"/>
      <w:marTop w:val="0"/>
      <w:marBottom w:val="0"/>
      <w:divBdr>
        <w:top w:val="none" w:sz="0" w:space="0" w:color="auto"/>
        <w:left w:val="none" w:sz="0" w:space="0" w:color="auto"/>
        <w:bottom w:val="none" w:sz="0" w:space="0" w:color="auto"/>
        <w:right w:val="none" w:sz="0" w:space="0" w:color="auto"/>
      </w:divBdr>
    </w:div>
    <w:div w:id="128206860">
      <w:bodyDiv w:val="1"/>
      <w:marLeft w:val="0"/>
      <w:marRight w:val="0"/>
      <w:marTop w:val="0"/>
      <w:marBottom w:val="0"/>
      <w:divBdr>
        <w:top w:val="none" w:sz="0" w:space="0" w:color="auto"/>
        <w:left w:val="none" w:sz="0" w:space="0" w:color="auto"/>
        <w:bottom w:val="none" w:sz="0" w:space="0" w:color="auto"/>
        <w:right w:val="none" w:sz="0" w:space="0" w:color="auto"/>
      </w:divBdr>
    </w:div>
    <w:div w:id="128403773">
      <w:bodyDiv w:val="1"/>
      <w:marLeft w:val="0"/>
      <w:marRight w:val="0"/>
      <w:marTop w:val="0"/>
      <w:marBottom w:val="0"/>
      <w:divBdr>
        <w:top w:val="none" w:sz="0" w:space="0" w:color="auto"/>
        <w:left w:val="none" w:sz="0" w:space="0" w:color="auto"/>
        <w:bottom w:val="none" w:sz="0" w:space="0" w:color="auto"/>
        <w:right w:val="none" w:sz="0" w:space="0" w:color="auto"/>
      </w:divBdr>
    </w:div>
    <w:div w:id="128743792">
      <w:bodyDiv w:val="1"/>
      <w:marLeft w:val="0"/>
      <w:marRight w:val="0"/>
      <w:marTop w:val="0"/>
      <w:marBottom w:val="0"/>
      <w:divBdr>
        <w:top w:val="none" w:sz="0" w:space="0" w:color="auto"/>
        <w:left w:val="none" w:sz="0" w:space="0" w:color="auto"/>
        <w:bottom w:val="none" w:sz="0" w:space="0" w:color="auto"/>
        <w:right w:val="none" w:sz="0" w:space="0" w:color="auto"/>
      </w:divBdr>
    </w:div>
    <w:div w:id="128941563">
      <w:bodyDiv w:val="1"/>
      <w:marLeft w:val="0"/>
      <w:marRight w:val="0"/>
      <w:marTop w:val="0"/>
      <w:marBottom w:val="0"/>
      <w:divBdr>
        <w:top w:val="none" w:sz="0" w:space="0" w:color="auto"/>
        <w:left w:val="none" w:sz="0" w:space="0" w:color="auto"/>
        <w:bottom w:val="none" w:sz="0" w:space="0" w:color="auto"/>
        <w:right w:val="none" w:sz="0" w:space="0" w:color="auto"/>
      </w:divBdr>
    </w:div>
    <w:div w:id="129177365">
      <w:bodyDiv w:val="1"/>
      <w:marLeft w:val="0"/>
      <w:marRight w:val="0"/>
      <w:marTop w:val="0"/>
      <w:marBottom w:val="0"/>
      <w:divBdr>
        <w:top w:val="none" w:sz="0" w:space="0" w:color="auto"/>
        <w:left w:val="none" w:sz="0" w:space="0" w:color="auto"/>
        <w:bottom w:val="none" w:sz="0" w:space="0" w:color="auto"/>
        <w:right w:val="none" w:sz="0" w:space="0" w:color="auto"/>
      </w:divBdr>
    </w:div>
    <w:div w:id="129251836">
      <w:bodyDiv w:val="1"/>
      <w:marLeft w:val="0"/>
      <w:marRight w:val="0"/>
      <w:marTop w:val="0"/>
      <w:marBottom w:val="0"/>
      <w:divBdr>
        <w:top w:val="none" w:sz="0" w:space="0" w:color="auto"/>
        <w:left w:val="none" w:sz="0" w:space="0" w:color="auto"/>
        <w:bottom w:val="none" w:sz="0" w:space="0" w:color="auto"/>
        <w:right w:val="none" w:sz="0" w:space="0" w:color="auto"/>
      </w:divBdr>
    </w:div>
    <w:div w:id="129830126">
      <w:bodyDiv w:val="1"/>
      <w:marLeft w:val="0"/>
      <w:marRight w:val="0"/>
      <w:marTop w:val="0"/>
      <w:marBottom w:val="0"/>
      <w:divBdr>
        <w:top w:val="none" w:sz="0" w:space="0" w:color="auto"/>
        <w:left w:val="none" w:sz="0" w:space="0" w:color="auto"/>
        <w:bottom w:val="none" w:sz="0" w:space="0" w:color="auto"/>
        <w:right w:val="none" w:sz="0" w:space="0" w:color="auto"/>
      </w:divBdr>
    </w:div>
    <w:div w:id="130370006">
      <w:bodyDiv w:val="1"/>
      <w:marLeft w:val="0"/>
      <w:marRight w:val="0"/>
      <w:marTop w:val="0"/>
      <w:marBottom w:val="0"/>
      <w:divBdr>
        <w:top w:val="none" w:sz="0" w:space="0" w:color="auto"/>
        <w:left w:val="none" w:sz="0" w:space="0" w:color="auto"/>
        <w:bottom w:val="none" w:sz="0" w:space="0" w:color="auto"/>
        <w:right w:val="none" w:sz="0" w:space="0" w:color="auto"/>
      </w:divBdr>
    </w:div>
    <w:div w:id="130559796">
      <w:bodyDiv w:val="1"/>
      <w:marLeft w:val="0"/>
      <w:marRight w:val="0"/>
      <w:marTop w:val="0"/>
      <w:marBottom w:val="0"/>
      <w:divBdr>
        <w:top w:val="none" w:sz="0" w:space="0" w:color="auto"/>
        <w:left w:val="none" w:sz="0" w:space="0" w:color="auto"/>
        <w:bottom w:val="none" w:sz="0" w:space="0" w:color="auto"/>
        <w:right w:val="none" w:sz="0" w:space="0" w:color="auto"/>
      </w:divBdr>
    </w:div>
    <w:div w:id="130564143">
      <w:bodyDiv w:val="1"/>
      <w:marLeft w:val="0"/>
      <w:marRight w:val="0"/>
      <w:marTop w:val="0"/>
      <w:marBottom w:val="0"/>
      <w:divBdr>
        <w:top w:val="none" w:sz="0" w:space="0" w:color="auto"/>
        <w:left w:val="none" w:sz="0" w:space="0" w:color="auto"/>
        <w:bottom w:val="none" w:sz="0" w:space="0" w:color="auto"/>
        <w:right w:val="none" w:sz="0" w:space="0" w:color="auto"/>
      </w:divBdr>
    </w:div>
    <w:div w:id="130708071">
      <w:bodyDiv w:val="1"/>
      <w:marLeft w:val="0"/>
      <w:marRight w:val="0"/>
      <w:marTop w:val="0"/>
      <w:marBottom w:val="0"/>
      <w:divBdr>
        <w:top w:val="none" w:sz="0" w:space="0" w:color="auto"/>
        <w:left w:val="none" w:sz="0" w:space="0" w:color="auto"/>
        <w:bottom w:val="none" w:sz="0" w:space="0" w:color="auto"/>
        <w:right w:val="none" w:sz="0" w:space="0" w:color="auto"/>
      </w:divBdr>
    </w:div>
    <w:div w:id="131294714">
      <w:bodyDiv w:val="1"/>
      <w:marLeft w:val="0"/>
      <w:marRight w:val="0"/>
      <w:marTop w:val="0"/>
      <w:marBottom w:val="0"/>
      <w:divBdr>
        <w:top w:val="none" w:sz="0" w:space="0" w:color="auto"/>
        <w:left w:val="none" w:sz="0" w:space="0" w:color="auto"/>
        <w:bottom w:val="none" w:sz="0" w:space="0" w:color="auto"/>
        <w:right w:val="none" w:sz="0" w:space="0" w:color="auto"/>
      </w:divBdr>
    </w:div>
    <w:div w:id="131336173">
      <w:bodyDiv w:val="1"/>
      <w:marLeft w:val="0"/>
      <w:marRight w:val="0"/>
      <w:marTop w:val="0"/>
      <w:marBottom w:val="0"/>
      <w:divBdr>
        <w:top w:val="none" w:sz="0" w:space="0" w:color="auto"/>
        <w:left w:val="none" w:sz="0" w:space="0" w:color="auto"/>
        <w:bottom w:val="none" w:sz="0" w:space="0" w:color="auto"/>
        <w:right w:val="none" w:sz="0" w:space="0" w:color="auto"/>
      </w:divBdr>
    </w:div>
    <w:div w:id="131560880">
      <w:bodyDiv w:val="1"/>
      <w:marLeft w:val="0"/>
      <w:marRight w:val="0"/>
      <w:marTop w:val="0"/>
      <w:marBottom w:val="0"/>
      <w:divBdr>
        <w:top w:val="none" w:sz="0" w:space="0" w:color="auto"/>
        <w:left w:val="none" w:sz="0" w:space="0" w:color="auto"/>
        <w:bottom w:val="none" w:sz="0" w:space="0" w:color="auto"/>
        <w:right w:val="none" w:sz="0" w:space="0" w:color="auto"/>
      </w:divBdr>
    </w:div>
    <w:div w:id="131600661">
      <w:bodyDiv w:val="1"/>
      <w:marLeft w:val="0"/>
      <w:marRight w:val="0"/>
      <w:marTop w:val="0"/>
      <w:marBottom w:val="0"/>
      <w:divBdr>
        <w:top w:val="none" w:sz="0" w:space="0" w:color="auto"/>
        <w:left w:val="none" w:sz="0" w:space="0" w:color="auto"/>
        <w:bottom w:val="none" w:sz="0" w:space="0" w:color="auto"/>
        <w:right w:val="none" w:sz="0" w:space="0" w:color="auto"/>
      </w:divBdr>
    </w:div>
    <w:div w:id="131793977">
      <w:bodyDiv w:val="1"/>
      <w:marLeft w:val="0"/>
      <w:marRight w:val="0"/>
      <w:marTop w:val="0"/>
      <w:marBottom w:val="0"/>
      <w:divBdr>
        <w:top w:val="none" w:sz="0" w:space="0" w:color="auto"/>
        <w:left w:val="none" w:sz="0" w:space="0" w:color="auto"/>
        <w:bottom w:val="none" w:sz="0" w:space="0" w:color="auto"/>
        <w:right w:val="none" w:sz="0" w:space="0" w:color="auto"/>
      </w:divBdr>
    </w:div>
    <w:div w:id="131868299">
      <w:bodyDiv w:val="1"/>
      <w:marLeft w:val="0"/>
      <w:marRight w:val="0"/>
      <w:marTop w:val="0"/>
      <w:marBottom w:val="0"/>
      <w:divBdr>
        <w:top w:val="none" w:sz="0" w:space="0" w:color="auto"/>
        <w:left w:val="none" w:sz="0" w:space="0" w:color="auto"/>
        <w:bottom w:val="none" w:sz="0" w:space="0" w:color="auto"/>
        <w:right w:val="none" w:sz="0" w:space="0" w:color="auto"/>
      </w:divBdr>
    </w:div>
    <w:div w:id="132018028">
      <w:bodyDiv w:val="1"/>
      <w:marLeft w:val="0"/>
      <w:marRight w:val="0"/>
      <w:marTop w:val="0"/>
      <w:marBottom w:val="0"/>
      <w:divBdr>
        <w:top w:val="none" w:sz="0" w:space="0" w:color="auto"/>
        <w:left w:val="none" w:sz="0" w:space="0" w:color="auto"/>
        <w:bottom w:val="none" w:sz="0" w:space="0" w:color="auto"/>
        <w:right w:val="none" w:sz="0" w:space="0" w:color="auto"/>
      </w:divBdr>
    </w:div>
    <w:div w:id="132060736">
      <w:bodyDiv w:val="1"/>
      <w:marLeft w:val="0"/>
      <w:marRight w:val="0"/>
      <w:marTop w:val="0"/>
      <w:marBottom w:val="0"/>
      <w:divBdr>
        <w:top w:val="none" w:sz="0" w:space="0" w:color="auto"/>
        <w:left w:val="none" w:sz="0" w:space="0" w:color="auto"/>
        <w:bottom w:val="none" w:sz="0" w:space="0" w:color="auto"/>
        <w:right w:val="none" w:sz="0" w:space="0" w:color="auto"/>
      </w:divBdr>
    </w:div>
    <w:div w:id="132063985">
      <w:bodyDiv w:val="1"/>
      <w:marLeft w:val="0"/>
      <w:marRight w:val="0"/>
      <w:marTop w:val="0"/>
      <w:marBottom w:val="0"/>
      <w:divBdr>
        <w:top w:val="none" w:sz="0" w:space="0" w:color="auto"/>
        <w:left w:val="none" w:sz="0" w:space="0" w:color="auto"/>
        <w:bottom w:val="none" w:sz="0" w:space="0" w:color="auto"/>
        <w:right w:val="none" w:sz="0" w:space="0" w:color="auto"/>
      </w:divBdr>
    </w:div>
    <w:div w:id="132409139">
      <w:bodyDiv w:val="1"/>
      <w:marLeft w:val="0"/>
      <w:marRight w:val="0"/>
      <w:marTop w:val="0"/>
      <w:marBottom w:val="0"/>
      <w:divBdr>
        <w:top w:val="none" w:sz="0" w:space="0" w:color="auto"/>
        <w:left w:val="none" w:sz="0" w:space="0" w:color="auto"/>
        <w:bottom w:val="none" w:sz="0" w:space="0" w:color="auto"/>
        <w:right w:val="none" w:sz="0" w:space="0" w:color="auto"/>
      </w:divBdr>
    </w:div>
    <w:div w:id="133134966">
      <w:bodyDiv w:val="1"/>
      <w:marLeft w:val="0"/>
      <w:marRight w:val="0"/>
      <w:marTop w:val="0"/>
      <w:marBottom w:val="0"/>
      <w:divBdr>
        <w:top w:val="none" w:sz="0" w:space="0" w:color="auto"/>
        <w:left w:val="none" w:sz="0" w:space="0" w:color="auto"/>
        <w:bottom w:val="none" w:sz="0" w:space="0" w:color="auto"/>
        <w:right w:val="none" w:sz="0" w:space="0" w:color="auto"/>
      </w:divBdr>
    </w:div>
    <w:div w:id="133303207">
      <w:bodyDiv w:val="1"/>
      <w:marLeft w:val="0"/>
      <w:marRight w:val="0"/>
      <w:marTop w:val="0"/>
      <w:marBottom w:val="0"/>
      <w:divBdr>
        <w:top w:val="none" w:sz="0" w:space="0" w:color="auto"/>
        <w:left w:val="none" w:sz="0" w:space="0" w:color="auto"/>
        <w:bottom w:val="none" w:sz="0" w:space="0" w:color="auto"/>
        <w:right w:val="none" w:sz="0" w:space="0" w:color="auto"/>
      </w:divBdr>
    </w:div>
    <w:div w:id="133648101">
      <w:bodyDiv w:val="1"/>
      <w:marLeft w:val="0"/>
      <w:marRight w:val="0"/>
      <w:marTop w:val="0"/>
      <w:marBottom w:val="0"/>
      <w:divBdr>
        <w:top w:val="none" w:sz="0" w:space="0" w:color="auto"/>
        <w:left w:val="none" w:sz="0" w:space="0" w:color="auto"/>
        <w:bottom w:val="none" w:sz="0" w:space="0" w:color="auto"/>
        <w:right w:val="none" w:sz="0" w:space="0" w:color="auto"/>
      </w:divBdr>
    </w:div>
    <w:div w:id="133716865">
      <w:bodyDiv w:val="1"/>
      <w:marLeft w:val="0"/>
      <w:marRight w:val="0"/>
      <w:marTop w:val="0"/>
      <w:marBottom w:val="0"/>
      <w:divBdr>
        <w:top w:val="none" w:sz="0" w:space="0" w:color="auto"/>
        <w:left w:val="none" w:sz="0" w:space="0" w:color="auto"/>
        <w:bottom w:val="none" w:sz="0" w:space="0" w:color="auto"/>
        <w:right w:val="none" w:sz="0" w:space="0" w:color="auto"/>
      </w:divBdr>
    </w:div>
    <w:div w:id="134880469">
      <w:bodyDiv w:val="1"/>
      <w:marLeft w:val="0"/>
      <w:marRight w:val="0"/>
      <w:marTop w:val="0"/>
      <w:marBottom w:val="0"/>
      <w:divBdr>
        <w:top w:val="none" w:sz="0" w:space="0" w:color="auto"/>
        <w:left w:val="none" w:sz="0" w:space="0" w:color="auto"/>
        <w:bottom w:val="none" w:sz="0" w:space="0" w:color="auto"/>
        <w:right w:val="none" w:sz="0" w:space="0" w:color="auto"/>
      </w:divBdr>
    </w:div>
    <w:div w:id="135297417">
      <w:bodyDiv w:val="1"/>
      <w:marLeft w:val="0"/>
      <w:marRight w:val="0"/>
      <w:marTop w:val="0"/>
      <w:marBottom w:val="0"/>
      <w:divBdr>
        <w:top w:val="none" w:sz="0" w:space="0" w:color="auto"/>
        <w:left w:val="none" w:sz="0" w:space="0" w:color="auto"/>
        <w:bottom w:val="none" w:sz="0" w:space="0" w:color="auto"/>
        <w:right w:val="none" w:sz="0" w:space="0" w:color="auto"/>
      </w:divBdr>
    </w:div>
    <w:div w:id="135875291">
      <w:bodyDiv w:val="1"/>
      <w:marLeft w:val="0"/>
      <w:marRight w:val="0"/>
      <w:marTop w:val="0"/>
      <w:marBottom w:val="0"/>
      <w:divBdr>
        <w:top w:val="none" w:sz="0" w:space="0" w:color="auto"/>
        <w:left w:val="none" w:sz="0" w:space="0" w:color="auto"/>
        <w:bottom w:val="none" w:sz="0" w:space="0" w:color="auto"/>
        <w:right w:val="none" w:sz="0" w:space="0" w:color="auto"/>
      </w:divBdr>
    </w:div>
    <w:div w:id="135950848">
      <w:bodyDiv w:val="1"/>
      <w:marLeft w:val="0"/>
      <w:marRight w:val="0"/>
      <w:marTop w:val="0"/>
      <w:marBottom w:val="0"/>
      <w:divBdr>
        <w:top w:val="none" w:sz="0" w:space="0" w:color="auto"/>
        <w:left w:val="none" w:sz="0" w:space="0" w:color="auto"/>
        <w:bottom w:val="none" w:sz="0" w:space="0" w:color="auto"/>
        <w:right w:val="none" w:sz="0" w:space="0" w:color="auto"/>
      </w:divBdr>
    </w:div>
    <w:div w:id="135993403">
      <w:bodyDiv w:val="1"/>
      <w:marLeft w:val="0"/>
      <w:marRight w:val="0"/>
      <w:marTop w:val="0"/>
      <w:marBottom w:val="0"/>
      <w:divBdr>
        <w:top w:val="none" w:sz="0" w:space="0" w:color="auto"/>
        <w:left w:val="none" w:sz="0" w:space="0" w:color="auto"/>
        <w:bottom w:val="none" w:sz="0" w:space="0" w:color="auto"/>
        <w:right w:val="none" w:sz="0" w:space="0" w:color="auto"/>
      </w:divBdr>
    </w:div>
    <w:div w:id="136730507">
      <w:bodyDiv w:val="1"/>
      <w:marLeft w:val="0"/>
      <w:marRight w:val="0"/>
      <w:marTop w:val="0"/>
      <w:marBottom w:val="0"/>
      <w:divBdr>
        <w:top w:val="none" w:sz="0" w:space="0" w:color="auto"/>
        <w:left w:val="none" w:sz="0" w:space="0" w:color="auto"/>
        <w:bottom w:val="none" w:sz="0" w:space="0" w:color="auto"/>
        <w:right w:val="none" w:sz="0" w:space="0" w:color="auto"/>
      </w:divBdr>
    </w:div>
    <w:div w:id="137000144">
      <w:bodyDiv w:val="1"/>
      <w:marLeft w:val="0"/>
      <w:marRight w:val="0"/>
      <w:marTop w:val="0"/>
      <w:marBottom w:val="0"/>
      <w:divBdr>
        <w:top w:val="none" w:sz="0" w:space="0" w:color="auto"/>
        <w:left w:val="none" w:sz="0" w:space="0" w:color="auto"/>
        <w:bottom w:val="none" w:sz="0" w:space="0" w:color="auto"/>
        <w:right w:val="none" w:sz="0" w:space="0" w:color="auto"/>
      </w:divBdr>
    </w:div>
    <w:div w:id="137262817">
      <w:bodyDiv w:val="1"/>
      <w:marLeft w:val="0"/>
      <w:marRight w:val="0"/>
      <w:marTop w:val="0"/>
      <w:marBottom w:val="0"/>
      <w:divBdr>
        <w:top w:val="none" w:sz="0" w:space="0" w:color="auto"/>
        <w:left w:val="none" w:sz="0" w:space="0" w:color="auto"/>
        <w:bottom w:val="none" w:sz="0" w:space="0" w:color="auto"/>
        <w:right w:val="none" w:sz="0" w:space="0" w:color="auto"/>
      </w:divBdr>
    </w:div>
    <w:div w:id="137263325">
      <w:bodyDiv w:val="1"/>
      <w:marLeft w:val="0"/>
      <w:marRight w:val="0"/>
      <w:marTop w:val="0"/>
      <w:marBottom w:val="0"/>
      <w:divBdr>
        <w:top w:val="none" w:sz="0" w:space="0" w:color="auto"/>
        <w:left w:val="none" w:sz="0" w:space="0" w:color="auto"/>
        <w:bottom w:val="none" w:sz="0" w:space="0" w:color="auto"/>
        <w:right w:val="none" w:sz="0" w:space="0" w:color="auto"/>
      </w:divBdr>
    </w:div>
    <w:div w:id="137961110">
      <w:bodyDiv w:val="1"/>
      <w:marLeft w:val="0"/>
      <w:marRight w:val="0"/>
      <w:marTop w:val="0"/>
      <w:marBottom w:val="0"/>
      <w:divBdr>
        <w:top w:val="none" w:sz="0" w:space="0" w:color="auto"/>
        <w:left w:val="none" w:sz="0" w:space="0" w:color="auto"/>
        <w:bottom w:val="none" w:sz="0" w:space="0" w:color="auto"/>
        <w:right w:val="none" w:sz="0" w:space="0" w:color="auto"/>
      </w:divBdr>
    </w:div>
    <w:div w:id="138574396">
      <w:bodyDiv w:val="1"/>
      <w:marLeft w:val="0"/>
      <w:marRight w:val="0"/>
      <w:marTop w:val="0"/>
      <w:marBottom w:val="0"/>
      <w:divBdr>
        <w:top w:val="none" w:sz="0" w:space="0" w:color="auto"/>
        <w:left w:val="none" w:sz="0" w:space="0" w:color="auto"/>
        <w:bottom w:val="none" w:sz="0" w:space="0" w:color="auto"/>
        <w:right w:val="none" w:sz="0" w:space="0" w:color="auto"/>
      </w:divBdr>
    </w:div>
    <w:div w:id="138959549">
      <w:bodyDiv w:val="1"/>
      <w:marLeft w:val="0"/>
      <w:marRight w:val="0"/>
      <w:marTop w:val="0"/>
      <w:marBottom w:val="0"/>
      <w:divBdr>
        <w:top w:val="none" w:sz="0" w:space="0" w:color="auto"/>
        <w:left w:val="none" w:sz="0" w:space="0" w:color="auto"/>
        <w:bottom w:val="none" w:sz="0" w:space="0" w:color="auto"/>
        <w:right w:val="none" w:sz="0" w:space="0" w:color="auto"/>
      </w:divBdr>
    </w:div>
    <w:div w:id="139079843">
      <w:bodyDiv w:val="1"/>
      <w:marLeft w:val="0"/>
      <w:marRight w:val="0"/>
      <w:marTop w:val="0"/>
      <w:marBottom w:val="0"/>
      <w:divBdr>
        <w:top w:val="none" w:sz="0" w:space="0" w:color="auto"/>
        <w:left w:val="none" w:sz="0" w:space="0" w:color="auto"/>
        <w:bottom w:val="none" w:sz="0" w:space="0" w:color="auto"/>
        <w:right w:val="none" w:sz="0" w:space="0" w:color="auto"/>
      </w:divBdr>
    </w:div>
    <w:div w:id="139349862">
      <w:bodyDiv w:val="1"/>
      <w:marLeft w:val="0"/>
      <w:marRight w:val="0"/>
      <w:marTop w:val="0"/>
      <w:marBottom w:val="0"/>
      <w:divBdr>
        <w:top w:val="none" w:sz="0" w:space="0" w:color="auto"/>
        <w:left w:val="none" w:sz="0" w:space="0" w:color="auto"/>
        <w:bottom w:val="none" w:sz="0" w:space="0" w:color="auto"/>
        <w:right w:val="none" w:sz="0" w:space="0" w:color="auto"/>
      </w:divBdr>
    </w:div>
    <w:div w:id="139420845">
      <w:bodyDiv w:val="1"/>
      <w:marLeft w:val="0"/>
      <w:marRight w:val="0"/>
      <w:marTop w:val="0"/>
      <w:marBottom w:val="0"/>
      <w:divBdr>
        <w:top w:val="none" w:sz="0" w:space="0" w:color="auto"/>
        <w:left w:val="none" w:sz="0" w:space="0" w:color="auto"/>
        <w:bottom w:val="none" w:sz="0" w:space="0" w:color="auto"/>
        <w:right w:val="none" w:sz="0" w:space="0" w:color="auto"/>
      </w:divBdr>
    </w:div>
    <w:div w:id="139467548">
      <w:bodyDiv w:val="1"/>
      <w:marLeft w:val="0"/>
      <w:marRight w:val="0"/>
      <w:marTop w:val="0"/>
      <w:marBottom w:val="0"/>
      <w:divBdr>
        <w:top w:val="none" w:sz="0" w:space="0" w:color="auto"/>
        <w:left w:val="none" w:sz="0" w:space="0" w:color="auto"/>
        <w:bottom w:val="none" w:sz="0" w:space="0" w:color="auto"/>
        <w:right w:val="none" w:sz="0" w:space="0" w:color="auto"/>
      </w:divBdr>
    </w:div>
    <w:div w:id="139618346">
      <w:bodyDiv w:val="1"/>
      <w:marLeft w:val="0"/>
      <w:marRight w:val="0"/>
      <w:marTop w:val="0"/>
      <w:marBottom w:val="0"/>
      <w:divBdr>
        <w:top w:val="none" w:sz="0" w:space="0" w:color="auto"/>
        <w:left w:val="none" w:sz="0" w:space="0" w:color="auto"/>
        <w:bottom w:val="none" w:sz="0" w:space="0" w:color="auto"/>
        <w:right w:val="none" w:sz="0" w:space="0" w:color="auto"/>
      </w:divBdr>
    </w:div>
    <w:div w:id="139809321">
      <w:bodyDiv w:val="1"/>
      <w:marLeft w:val="0"/>
      <w:marRight w:val="0"/>
      <w:marTop w:val="0"/>
      <w:marBottom w:val="0"/>
      <w:divBdr>
        <w:top w:val="none" w:sz="0" w:space="0" w:color="auto"/>
        <w:left w:val="none" w:sz="0" w:space="0" w:color="auto"/>
        <w:bottom w:val="none" w:sz="0" w:space="0" w:color="auto"/>
        <w:right w:val="none" w:sz="0" w:space="0" w:color="auto"/>
      </w:divBdr>
    </w:div>
    <w:div w:id="139923474">
      <w:bodyDiv w:val="1"/>
      <w:marLeft w:val="0"/>
      <w:marRight w:val="0"/>
      <w:marTop w:val="0"/>
      <w:marBottom w:val="0"/>
      <w:divBdr>
        <w:top w:val="none" w:sz="0" w:space="0" w:color="auto"/>
        <w:left w:val="none" w:sz="0" w:space="0" w:color="auto"/>
        <w:bottom w:val="none" w:sz="0" w:space="0" w:color="auto"/>
        <w:right w:val="none" w:sz="0" w:space="0" w:color="auto"/>
      </w:divBdr>
    </w:div>
    <w:div w:id="139927678">
      <w:bodyDiv w:val="1"/>
      <w:marLeft w:val="0"/>
      <w:marRight w:val="0"/>
      <w:marTop w:val="0"/>
      <w:marBottom w:val="0"/>
      <w:divBdr>
        <w:top w:val="none" w:sz="0" w:space="0" w:color="auto"/>
        <w:left w:val="none" w:sz="0" w:space="0" w:color="auto"/>
        <w:bottom w:val="none" w:sz="0" w:space="0" w:color="auto"/>
        <w:right w:val="none" w:sz="0" w:space="0" w:color="auto"/>
      </w:divBdr>
    </w:div>
    <w:div w:id="140001039">
      <w:bodyDiv w:val="1"/>
      <w:marLeft w:val="0"/>
      <w:marRight w:val="0"/>
      <w:marTop w:val="0"/>
      <w:marBottom w:val="0"/>
      <w:divBdr>
        <w:top w:val="none" w:sz="0" w:space="0" w:color="auto"/>
        <w:left w:val="none" w:sz="0" w:space="0" w:color="auto"/>
        <w:bottom w:val="none" w:sz="0" w:space="0" w:color="auto"/>
        <w:right w:val="none" w:sz="0" w:space="0" w:color="auto"/>
      </w:divBdr>
    </w:div>
    <w:div w:id="140123767">
      <w:bodyDiv w:val="1"/>
      <w:marLeft w:val="0"/>
      <w:marRight w:val="0"/>
      <w:marTop w:val="0"/>
      <w:marBottom w:val="0"/>
      <w:divBdr>
        <w:top w:val="none" w:sz="0" w:space="0" w:color="auto"/>
        <w:left w:val="none" w:sz="0" w:space="0" w:color="auto"/>
        <w:bottom w:val="none" w:sz="0" w:space="0" w:color="auto"/>
        <w:right w:val="none" w:sz="0" w:space="0" w:color="auto"/>
      </w:divBdr>
    </w:div>
    <w:div w:id="140932071">
      <w:bodyDiv w:val="1"/>
      <w:marLeft w:val="0"/>
      <w:marRight w:val="0"/>
      <w:marTop w:val="0"/>
      <w:marBottom w:val="0"/>
      <w:divBdr>
        <w:top w:val="none" w:sz="0" w:space="0" w:color="auto"/>
        <w:left w:val="none" w:sz="0" w:space="0" w:color="auto"/>
        <w:bottom w:val="none" w:sz="0" w:space="0" w:color="auto"/>
        <w:right w:val="none" w:sz="0" w:space="0" w:color="auto"/>
      </w:divBdr>
    </w:div>
    <w:div w:id="140972516">
      <w:bodyDiv w:val="1"/>
      <w:marLeft w:val="0"/>
      <w:marRight w:val="0"/>
      <w:marTop w:val="0"/>
      <w:marBottom w:val="0"/>
      <w:divBdr>
        <w:top w:val="none" w:sz="0" w:space="0" w:color="auto"/>
        <w:left w:val="none" w:sz="0" w:space="0" w:color="auto"/>
        <w:bottom w:val="none" w:sz="0" w:space="0" w:color="auto"/>
        <w:right w:val="none" w:sz="0" w:space="0" w:color="auto"/>
      </w:divBdr>
    </w:div>
    <w:div w:id="141702306">
      <w:bodyDiv w:val="1"/>
      <w:marLeft w:val="0"/>
      <w:marRight w:val="0"/>
      <w:marTop w:val="0"/>
      <w:marBottom w:val="0"/>
      <w:divBdr>
        <w:top w:val="none" w:sz="0" w:space="0" w:color="auto"/>
        <w:left w:val="none" w:sz="0" w:space="0" w:color="auto"/>
        <w:bottom w:val="none" w:sz="0" w:space="0" w:color="auto"/>
        <w:right w:val="none" w:sz="0" w:space="0" w:color="auto"/>
      </w:divBdr>
    </w:div>
    <w:div w:id="142240929">
      <w:bodyDiv w:val="1"/>
      <w:marLeft w:val="0"/>
      <w:marRight w:val="0"/>
      <w:marTop w:val="0"/>
      <w:marBottom w:val="0"/>
      <w:divBdr>
        <w:top w:val="none" w:sz="0" w:space="0" w:color="auto"/>
        <w:left w:val="none" w:sz="0" w:space="0" w:color="auto"/>
        <w:bottom w:val="none" w:sz="0" w:space="0" w:color="auto"/>
        <w:right w:val="none" w:sz="0" w:space="0" w:color="auto"/>
      </w:divBdr>
    </w:div>
    <w:div w:id="142477651">
      <w:bodyDiv w:val="1"/>
      <w:marLeft w:val="0"/>
      <w:marRight w:val="0"/>
      <w:marTop w:val="0"/>
      <w:marBottom w:val="0"/>
      <w:divBdr>
        <w:top w:val="none" w:sz="0" w:space="0" w:color="auto"/>
        <w:left w:val="none" w:sz="0" w:space="0" w:color="auto"/>
        <w:bottom w:val="none" w:sz="0" w:space="0" w:color="auto"/>
        <w:right w:val="none" w:sz="0" w:space="0" w:color="auto"/>
      </w:divBdr>
    </w:div>
    <w:div w:id="142897701">
      <w:bodyDiv w:val="1"/>
      <w:marLeft w:val="0"/>
      <w:marRight w:val="0"/>
      <w:marTop w:val="0"/>
      <w:marBottom w:val="0"/>
      <w:divBdr>
        <w:top w:val="none" w:sz="0" w:space="0" w:color="auto"/>
        <w:left w:val="none" w:sz="0" w:space="0" w:color="auto"/>
        <w:bottom w:val="none" w:sz="0" w:space="0" w:color="auto"/>
        <w:right w:val="none" w:sz="0" w:space="0" w:color="auto"/>
      </w:divBdr>
    </w:div>
    <w:div w:id="143083050">
      <w:bodyDiv w:val="1"/>
      <w:marLeft w:val="0"/>
      <w:marRight w:val="0"/>
      <w:marTop w:val="0"/>
      <w:marBottom w:val="0"/>
      <w:divBdr>
        <w:top w:val="none" w:sz="0" w:space="0" w:color="auto"/>
        <w:left w:val="none" w:sz="0" w:space="0" w:color="auto"/>
        <w:bottom w:val="none" w:sz="0" w:space="0" w:color="auto"/>
        <w:right w:val="none" w:sz="0" w:space="0" w:color="auto"/>
      </w:divBdr>
    </w:div>
    <w:div w:id="143354425">
      <w:bodyDiv w:val="1"/>
      <w:marLeft w:val="0"/>
      <w:marRight w:val="0"/>
      <w:marTop w:val="0"/>
      <w:marBottom w:val="0"/>
      <w:divBdr>
        <w:top w:val="none" w:sz="0" w:space="0" w:color="auto"/>
        <w:left w:val="none" w:sz="0" w:space="0" w:color="auto"/>
        <w:bottom w:val="none" w:sz="0" w:space="0" w:color="auto"/>
        <w:right w:val="none" w:sz="0" w:space="0" w:color="auto"/>
      </w:divBdr>
    </w:div>
    <w:div w:id="143746496">
      <w:bodyDiv w:val="1"/>
      <w:marLeft w:val="0"/>
      <w:marRight w:val="0"/>
      <w:marTop w:val="0"/>
      <w:marBottom w:val="0"/>
      <w:divBdr>
        <w:top w:val="none" w:sz="0" w:space="0" w:color="auto"/>
        <w:left w:val="none" w:sz="0" w:space="0" w:color="auto"/>
        <w:bottom w:val="none" w:sz="0" w:space="0" w:color="auto"/>
        <w:right w:val="none" w:sz="0" w:space="0" w:color="auto"/>
      </w:divBdr>
    </w:div>
    <w:div w:id="144053880">
      <w:bodyDiv w:val="1"/>
      <w:marLeft w:val="0"/>
      <w:marRight w:val="0"/>
      <w:marTop w:val="0"/>
      <w:marBottom w:val="0"/>
      <w:divBdr>
        <w:top w:val="none" w:sz="0" w:space="0" w:color="auto"/>
        <w:left w:val="none" w:sz="0" w:space="0" w:color="auto"/>
        <w:bottom w:val="none" w:sz="0" w:space="0" w:color="auto"/>
        <w:right w:val="none" w:sz="0" w:space="0" w:color="auto"/>
      </w:divBdr>
    </w:div>
    <w:div w:id="144784051">
      <w:bodyDiv w:val="1"/>
      <w:marLeft w:val="0"/>
      <w:marRight w:val="0"/>
      <w:marTop w:val="0"/>
      <w:marBottom w:val="0"/>
      <w:divBdr>
        <w:top w:val="none" w:sz="0" w:space="0" w:color="auto"/>
        <w:left w:val="none" w:sz="0" w:space="0" w:color="auto"/>
        <w:bottom w:val="none" w:sz="0" w:space="0" w:color="auto"/>
        <w:right w:val="none" w:sz="0" w:space="0" w:color="auto"/>
      </w:divBdr>
    </w:div>
    <w:div w:id="144980451">
      <w:bodyDiv w:val="1"/>
      <w:marLeft w:val="0"/>
      <w:marRight w:val="0"/>
      <w:marTop w:val="0"/>
      <w:marBottom w:val="0"/>
      <w:divBdr>
        <w:top w:val="none" w:sz="0" w:space="0" w:color="auto"/>
        <w:left w:val="none" w:sz="0" w:space="0" w:color="auto"/>
        <w:bottom w:val="none" w:sz="0" w:space="0" w:color="auto"/>
        <w:right w:val="none" w:sz="0" w:space="0" w:color="auto"/>
      </w:divBdr>
    </w:div>
    <w:div w:id="145056724">
      <w:bodyDiv w:val="1"/>
      <w:marLeft w:val="0"/>
      <w:marRight w:val="0"/>
      <w:marTop w:val="0"/>
      <w:marBottom w:val="0"/>
      <w:divBdr>
        <w:top w:val="none" w:sz="0" w:space="0" w:color="auto"/>
        <w:left w:val="none" w:sz="0" w:space="0" w:color="auto"/>
        <w:bottom w:val="none" w:sz="0" w:space="0" w:color="auto"/>
        <w:right w:val="none" w:sz="0" w:space="0" w:color="auto"/>
      </w:divBdr>
    </w:div>
    <w:div w:id="146283147">
      <w:bodyDiv w:val="1"/>
      <w:marLeft w:val="0"/>
      <w:marRight w:val="0"/>
      <w:marTop w:val="0"/>
      <w:marBottom w:val="0"/>
      <w:divBdr>
        <w:top w:val="none" w:sz="0" w:space="0" w:color="auto"/>
        <w:left w:val="none" w:sz="0" w:space="0" w:color="auto"/>
        <w:bottom w:val="none" w:sz="0" w:space="0" w:color="auto"/>
        <w:right w:val="none" w:sz="0" w:space="0" w:color="auto"/>
      </w:divBdr>
    </w:div>
    <w:div w:id="146361761">
      <w:bodyDiv w:val="1"/>
      <w:marLeft w:val="0"/>
      <w:marRight w:val="0"/>
      <w:marTop w:val="0"/>
      <w:marBottom w:val="0"/>
      <w:divBdr>
        <w:top w:val="none" w:sz="0" w:space="0" w:color="auto"/>
        <w:left w:val="none" w:sz="0" w:space="0" w:color="auto"/>
        <w:bottom w:val="none" w:sz="0" w:space="0" w:color="auto"/>
        <w:right w:val="none" w:sz="0" w:space="0" w:color="auto"/>
      </w:divBdr>
    </w:div>
    <w:div w:id="146945211">
      <w:bodyDiv w:val="1"/>
      <w:marLeft w:val="0"/>
      <w:marRight w:val="0"/>
      <w:marTop w:val="0"/>
      <w:marBottom w:val="0"/>
      <w:divBdr>
        <w:top w:val="none" w:sz="0" w:space="0" w:color="auto"/>
        <w:left w:val="none" w:sz="0" w:space="0" w:color="auto"/>
        <w:bottom w:val="none" w:sz="0" w:space="0" w:color="auto"/>
        <w:right w:val="none" w:sz="0" w:space="0" w:color="auto"/>
      </w:divBdr>
    </w:div>
    <w:div w:id="147137257">
      <w:bodyDiv w:val="1"/>
      <w:marLeft w:val="0"/>
      <w:marRight w:val="0"/>
      <w:marTop w:val="0"/>
      <w:marBottom w:val="0"/>
      <w:divBdr>
        <w:top w:val="none" w:sz="0" w:space="0" w:color="auto"/>
        <w:left w:val="none" w:sz="0" w:space="0" w:color="auto"/>
        <w:bottom w:val="none" w:sz="0" w:space="0" w:color="auto"/>
        <w:right w:val="none" w:sz="0" w:space="0" w:color="auto"/>
      </w:divBdr>
    </w:div>
    <w:div w:id="147481982">
      <w:bodyDiv w:val="1"/>
      <w:marLeft w:val="0"/>
      <w:marRight w:val="0"/>
      <w:marTop w:val="0"/>
      <w:marBottom w:val="0"/>
      <w:divBdr>
        <w:top w:val="none" w:sz="0" w:space="0" w:color="auto"/>
        <w:left w:val="none" w:sz="0" w:space="0" w:color="auto"/>
        <w:bottom w:val="none" w:sz="0" w:space="0" w:color="auto"/>
        <w:right w:val="none" w:sz="0" w:space="0" w:color="auto"/>
      </w:divBdr>
    </w:div>
    <w:div w:id="147484028">
      <w:bodyDiv w:val="1"/>
      <w:marLeft w:val="0"/>
      <w:marRight w:val="0"/>
      <w:marTop w:val="0"/>
      <w:marBottom w:val="0"/>
      <w:divBdr>
        <w:top w:val="none" w:sz="0" w:space="0" w:color="auto"/>
        <w:left w:val="none" w:sz="0" w:space="0" w:color="auto"/>
        <w:bottom w:val="none" w:sz="0" w:space="0" w:color="auto"/>
        <w:right w:val="none" w:sz="0" w:space="0" w:color="auto"/>
      </w:divBdr>
    </w:div>
    <w:div w:id="147484763">
      <w:bodyDiv w:val="1"/>
      <w:marLeft w:val="0"/>
      <w:marRight w:val="0"/>
      <w:marTop w:val="0"/>
      <w:marBottom w:val="0"/>
      <w:divBdr>
        <w:top w:val="none" w:sz="0" w:space="0" w:color="auto"/>
        <w:left w:val="none" w:sz="0" w:space="0" w:color="auto"/>
        <w:bottom w:val="none" w:sz="0" w:space="0" w:color="auto"/>
        <w:right w:val="none" w:sz="0" w:space="0" w:color="auto"/>
      </w:divBdr>
    </w:div>
    <w:div w:id="147793652">
      <w:bodyDiv w:val="1"/>
      <w:marLeft w:val="0"/>
      <w:marRight w:val="0"/>
      <w:marTop w:val="0"/>
      <w:marBottom w:val="0"/>
      <w:divBdr>
        <w:top w:val="none" w:sz="0" w:space="0" w:color="auto"/>
        <w:left w:val="none" w:sz="0" w:space="0" w:color="auto"/>
        <w:bottom w:val="none" w:sz="0" w:space="0" w:color="auto"/>
        <w:right w:val="none" w:sz="0" w:space="0" w:color="auto"/>
      </w:divBdr>
    </w:div>
    <w:div w:id="147795387">
      <w:bodyDiv w:val="1"/>
      <w:marLeft w:val="0"/>
      <w:marRight w:val="0"/>
      <w:marTop w:val="0"/>
      <w:marBottom w:val="0"/>
      <w:divBdr>
        <w:top w:val="none" w:sz="0" w:space="0" w:color="auto"/>
        <w:left w:val="none" w:sz="0" w:space="0" w:color="auto"/>
        <w:bottom w:val="none" w:sz="0" w:space="0" w:color="auto"/>
        <w:right w:val="none" w:sz="0" w:space="0" w:color="auto"/>
      </w:divBdr>
    </w:div>
    <w:div w:id="147868803">
      <w:bodyDiv w:val="1"/>
      <w:marLeft w:val="0"/>
      <w:marRight w:val="0"/>
      <w:marTop w:val="0"/>
      <w:marBottom w:val="0"/>
      <w:divBdr>
        <w:top w:val="none" w:sz="0" w:space="0" w:color="auto"/>
        <w:left w:val="none" w:sz="0" w:space="0" w:color="auto"/>
        <w:bottom w:val="none" w:sz="0" w:space="0" w:color="auto"/>
        <w:right w:val="none" w:sz="0" w:space="0" w:color="auto"/>
      </w:divBdr>
    </w:div>
    <w:div w:id="147869374">
      <w:bodyDiv w:val="1"/>
      <w:marLeft w:val="0"/>
      <w:marRight w:val="0"/>
      <w:marTop w:val="0"/>
      <w:marBottom w:val="0"/>
      <w:divBdr>
        <w:top w:val="none" w:sz="0" w:space="0" w:color="auto"/>
        <w:left w:val="none" w:sz="0" w:space="0" w:color="auto"/>
        <w:bottom w:val="none" w:sz="0" w:space="0" w:color="auto"/>
        <w:right w:val="none" w:sz="0" w:space="0" w:color="auto"/>
      </w:divBdr>
    </w:div>
    <w:div w:id="148058039">
      <w:bodyDiv w:val="1"/>
      <w:marLeft w:val="0"/>
      <w:marRight w:val="0"/>
      <w:marTop w:val="0"/>
      <w:marBottom w:val="0"/>
      <w:divBdr>
        <w:top w:val="none" w:sz="0" w:space="0" w:color="auto"/>
        <w:left w:val="none" w:sz="0" w:space="0" w:color="auto"/>
        <w:bottom w:val="none" w:sz="0" w:space="0" w:color="auto"/>
        <w:right w:val="none" w:sz="0" w:space="0" w:color="auto"/>
      </w:divBdr>
    </w:div>
    <w:div w:id="149181085">
      <w:bodyDiv w:val="1"/>
      <w:marLeft w:val="0"/>
      <w:marRight w:val="0"/>
      <w:marTop w:val="0"/>
      <w:marBottom w:val="0"/>
      <w:divBdr>
        <w:top w:val="none" w:sz="0" w:space="0" w:color="auto"/>
        <w:left w:val="none" w:sz="0" w:space="0" w:color="auto"/>
        <w:bottom w:val="none" w:sz="0" w:space="0" w:color="auto"/>
        <w:right w:val="none" w:sz="0" w:space="0" w:color="auto"/>
      </w:divBdr>
    </w:div>
    <w:div w:id="149255534">
      <w:bodyDiv w:val="1"/>
      <w:marLeft w:val="0"/>
      <w:marRight w:val="0"/>
      <w:marTop w:val="0"/>
      <w:marBottom w:val="0"/>
      <w:divBdr>
        <w:top w:val="none" w:sz="0" w:space="0" w:color="auto"/>
        <w:left w:val="none" w:sz="0" w:space="0" w:color="auto"/>
        <w:bottom w:val="none" w:sz="0" w:space="0" w:color="auto"/>
        <w:right w:val="none" w:sz="0" w:space="0" w:color="auto"/>
      </w:divBdr>
    </w:div>
    <w:div w:id="149955384">
      <w:bodyDiv w:val="1"/>
      <w:marLeft w:val="0"/>
      <w:marRight w:val="0"/>
      <w:marTop w:val="0"/>
      <w:marBottom w:val="0"/>
      <w:divBdr>
        <w:top w:val="none" w:sz="0" w:space="0" w:color="auto"/>
        <w:left w:val="none" w:sz="0" w:space="0" w:color="auto"/>
        <w:bottom w:val="none" w:sz="0" w:space="0" w:color="auto"/>
        <w:right w:val="none" w:sz="0" w:space="0" w:color="auto"/>
      </w:divBdr>
    </w:div>
    <w:div w:id="150171982">
      <w:bodyDiv w:val="1"/>
      <w:marLeft w:val="0"/>
      <w:marRight w:val="0"/>
      <w:marTop w:val="0"/>
      <w:marBottom w:val="0"/>
      <w:divBdr>
        <w:top w:val="none" w:sz="0" w:space="0" w:color="auto"/>
        <w:left w:val="none" w:sz="0" w:space="0" w:color="auto"/>
        <w:bottom w:val="none" w:sz="0" w:space="0" w:color="auto"/>
        <w:right w:val="none" w:sz="0" w:space="0" w:color="auto"/>
      </w:divBdr>
    </w:div>
    <w:div w:id="150566691">
      <w:bodyDiv w:val="1"/>
      <w:marLeft w:val="0"/>
      <w:marRight w:val="0"/>
      <w:marTop w:val="0"/>
      <w:marBottom w:val="0"/>
      <w:divBdr>
        <w:top w:val="none" w:sz="0" w:space="0" w:color="auto"/>
        <w:left w:val="none" w:sz="0" w:space="0" w:color="auto"/>
        <w:bottom w:val="none" w:sz="0" w:space="0" w:color="auto"/>
        <w:right w:val="none" w:sz="0" w:space="0" w:color="auto"/>
      </w:divBdr>
    </w:div>
    <w:div w:id="151987449">
      <w:bodyDiv w:val="1"/>
      <w:marLeft w:val="0"/>
      <w:marRight w:val="0"/>
      <w:marTop w:val="0"/>
      <w:marBottom w:val="0"/>
      <w:divBdr>
        <w:top w:val="none" w:sz="0" w:space="0" w:color="auto"/>
        <w:left w:val="none" w:sz="0" w:space="0" w:color="auto"/>
        <w:bottom w:val="none" w:sz="0" w:space="0" w:color="auto"/>
        <w:right w:val="none" w:sz="0" w:space="0" w:color="auto"/>
      </w:divBdr>
    </w:div>
    <w:div w:id="152261755">
      <w:bodyDiv w:val="1"/>
      <w:marLeft w:val="0"/>
      <w:marRight w:val="0"/>
      <w:marTop w:val="0"/>
      <w:marBottom w:val="0"/>
      <w:divBdr>
        <w:top w:val="none" w:sz="0" w:space="0" w:color="auto"/>
        <w:left w:val="none" w:sz="0" w:space="0" w:color="auto"/>
        <w:bottom w:val="none" w:sz="0" w:space="0" w:color="auto"/>
        <w:right w:val="none" w:sz="0" w:space="0" w:color="auto"/>
      </w:divBdr>
    </w:div>
    <w:div w:id="152648658">
      <w:bodyDiv w:val="1"/>
      <w:marLeft w:val="0"/>
      <w:marRight w:val="0"/>
      <w:marTop w:val="0"/>
      <w:marBottom w:val="0"/>
      <w:divBdr>
        <w:top w:val="none" w:sz="0" w:space="0" w:color="auto"/>
        <w:left w:val="none" w:sz="0" w:space="0" w:color="auto"/>
        <w:bottom w:val="none" w:sz="0" w:space="0" w:color="auto"/>
        <w:right w:val="none" w:sz="0" w:space="0" w:color="auto"/>
      </w:divBdr>
    </w:div>
    <w:div w:id="152839886">
      <w:bodyDiv w:val="1"/>
      <w:marLeft w:val="0"/>
      <w:marRight w:val="0"/>
      <w:marTop w:val="0"/>
      <w:marBottom w:val="0"/>
      <w:divBdr>
        <w:top w:val="none" w:sz="0" w:space="0" w:color="auto"/>
        <w:left w:val="none" w:sz="0" w:space="0" w:color="auto"/>
        <w:bottom w:val="none" w:sz="0" w:space="0" w:color="auto"/>
        <w:right w:val="none" w:sz="0" w:space="0" w:color="auto"/>
      </w:divBdr>
    </w:div>
    <w:div w:id="153228008">
      <w:bodyDiv w:val="1"/>
      <w:marLeft w:val="0"/>
      <w:marRight w:val="0"/>
      <w:marTop w:val="0"/>
      <w:marBottom w:val="0"/>
      <w:divBdr>
        <w:top w:val="none" w:sz="0" w:space="0" w:color="auto"/>
        <w:left w:val="none" w:sz="0" w:space="0" w:color="auto"/>
        <w:bottom w:val="none" w:sz="0" w:space="0" w:color="auto"/>
        <w:right w:val="none" w:sz="0" w:space="0" w:color="auto"/>
      </w:divBdr>
    </w:div>
    <w:div w:id="153497537">
      <w:bodyDiv w:val="1"/>
      <w:marLeft w:val="0"/>
      <w:marRight w:val="0"/>
      <w:marTop w:val="0"/>
      <w:marBottom w:val="0"/>
      <w:divBdr>
        <w:top w:val="none" w:sz="0" w:space="0" w:color="auto"/>
        <w:left w:val="none" w:sz="0" w:space="0" w:color="auto"/>
        <w:bottom w:val="none" w:sz="0" w:space="0" w:color="auto"/>
        <w:right w:val="none" w:sz="0" w:space="0" w:color="auto"/>
      </w:divBdr>
    </w:div>
    <w:div w:id="153572548">
      <w:bodyDiv w:val="1"/>
      <w:marLeft w:val="0"/>
      <w:marRight w:val="0"/>
      <w:marTop w:val="0"/>
      <w:marBottom w:val="0"/>
      <w:divBdr>
        <w:top w:val="none" w:sz="0" w:space="0" w:color="auto"/>
        <w:left w:val="none" w:sz="0" w:space="0" w:color="auto"/>
        <w:bottom w:val="none" w:sz="0" w:space="0" w:color="auto"/>
        <w:right w:val="none" w:sz="0" w:space="0" w:color="auto"/>
      </w:divBdr>
    </w:div>
    <w:div w:id="154340161">
      <w:bodyDiv w:val="1"/>
      <w:marLeft w:val="0"/>
      <w:marRight w:val="0"/>
      <w:marTop w:val="0"/>
      <w:marBottom w:val="0"/>
      <w:divBdr>
        <w:top w:val="none" w:sz="0" w:space="0" w:color="auto"/>
        <w:left w:val="none" w:sz="0" w:space="0" w:color="auto"/>
        <w:bottom w:val="none" w:sz="0" w:space="0" w:color="auto"/>
        <w:right w:val="none" w:sz="0" w:space="0" w:color="auto"/>
      </w:divBdr>
    </w:div>
    <w:div w:id="154343332">
      <w:bodyDiv w:val="1"/>
      <w:marLeft w:val="0"/>
      <w:marRight w:val="0"/>
      <w:marTop w:val="0"/>
      <w:marBottom w:val="0"/>
      <w:divBdr>
        <w:top w:val="none" w:sz="0" w:space="0" w:color="auto"/>
        <w:left w:val="none" w:sz="0" w:space="0" w:color="auto"/>
        <w:bottom w:val="none" w:sz="0" w:space="0" w:color="auto"/>
        <w:right w:val="none" w:sz="0" w:space="0" w:color="auto"/>
      </w:divBdr>
    </w:div>
    <w:div w:id="154493995">
      <w:bodyDiv w:val="1"/>
      <w:marLeft w:val="0"/>
      <w:marRight w:val="0"/>
      <w:marTop w:val="0"/>
      <w:marBottom w:val="0"/>
      <w:divBdr>
        <w:top w:val="none" w:sz="0" w:space="0" w:color="auto"/>
        <w:left w:val="none" w:sz="0" w:space="0" w:color="auto"/>
        <w:bottom w:val="none" w:sz="0" w:space="0" w:color="auto"/>
        <w:right w:val="none" w:sz="0" w:space="0" w:color="auto"/>
      </w:divBdr>
    </w:div>
    <w:div w:id="154956645">
      <w:bodyDiv w:val="1"/>
      <w:marLeft w:val="0"/>
      <w:marRight w:val="0"/>
      <w:marTop w:val="0"/>
      <w:marBottom w:val="0"/>
      <w:divBdr>
        <w:top w:val="none" w:sz="0" w:space="0" w:color="auto"/>
        <w:left w:val="none" w:sz="0" w:space="0" w:color="auto"/>
        <w:bottom w:val="none" w:sz="0" w:space="0" w:color="auto"/>
        <w:right w:val="none" w:sz="0" w:space="0" w:color="auto"/>
      </w:divBdr>
    </w:div>
    <w:div w:id="155076405">
      <w:bodyDiv w:val="1"/>
      <w:marLeft w:val="0"/>
      <w:marRight w:val="0"/>
      <w:marTop w:val="0"/>
      <w:marBottom w:val="0"/>
      <w:divBdr>
        <w:top w:val="none" w:sz="0" w:space="0" w:color="auto"/>
        <w:left w:val="none" w:sz="0" w:space="0" w:color="auto"/>
        <w:bottom w:val="none" w:sz="0" w:space="0" w:color="auto"/>
        <w:right w:val="none" w:sz="0" w:space="0" w:color="auto"/>
      </w:divBdr>
    </w:div>
    <w:div w:id="155416047">
      <w:bodyDiv w:val="1"/>
      <w:marLeft w:val="0"/>
      <w:marRight w:val="0"/>
      <w:marTop w:val="0"/>
      <w:marBottom w:val="0"/>
      <w:divBdr>
        <w:top w:val="none" w:sz="0" w:space="0" w:color="auto"/>
        <w:left w:val="none" w:sz="0" w:space="0" w:color="auto"/>
        <w:bottom w:val="none" w:sz="0" w:space="0" w:color="auto"/>
        <w:right w:val="none" w:sz="0" w:space="0" w:color="auto"/>
      </w:divBdr>
    </w:div>
    <w:div w:id="155852364">
      <w:bodyDiv w:val="1"/>
      <w:marLeft w:val="0"/>
      <w:marRight w:val="0"/>
      <w:marTop w:val="0"/>
      <w:marBottom w:val="0"/>
      <w:divBdr>
        <w:top w:val="none" w:sz="0" w:space="0" w:color="auto"/>
        <w:left w:val="none" w:sz="0" w:space="0" w:color="auto"/>
        <w:bottom w:val="none" w:sz="0" w:space="0" w:color="auto"/>
        <w:right w:val="none" w:sz="0" w:space="0" w:color="auto"/>
      </w:divBdr>
    </w:div>
    <w:div w:id="155876911">
      <w:bodyDiv w:val="1"/>
      <w:marLeft w:val="0"/>
      <w:marRight w:val="0"/>
      <w:marTop w:val="0"/>
      <w:marBottom w:val="0"/>
      <w:divBdr>
        <w:top w:val="none" w:sz="0" w:space="0" w:color="auto"/>
        <w:left w:val="none" w:sz="0" w:space="0" w:color="auto"/>
        <w:bottom w:val="none" w:sz="0" w:space="0" w:color="auto"/>
        <w:right w:val="none" w:sz="0" w:space="0" w:color="auto"/>
      </w:divBdr>
    </w:div>
    <w:div w:id="156118401">
      <w:bodyDiv w:val="1"/>
      <w:marLeft w:val="0"/>
      <w:marRight w:val="0"/>
      <w:marTop w:val="0"/>
      <w:marBottom w:val="0"/>
      <w:divBdr>
        <w:top w:val="none" w:sz="0" w:space="0" w:color="auto"/>
        <w:left w:val="none" w:sz="0" w:space="0" w:color="auto"/>
        <w:bottom w:val="none" w:sz="0" w:space="0" w:color="auto"/>
        <w:right w:val="none" w:sz="0" w:space="0" w:color="auto"/>
      </w:divBdr>
    </w:div>
    <w:div w:id="156576466">
      <w:bodyDiv w:val="1"/>
      <w:marLeft w:val="0"/>
      <w:marRight w:val="0"/>
      <w:marTop w:val="0"/>
      <w:marBottom w:val="0"/>
      <w:divBdr>
        <w:top w:val="none" w:sz="0" w:space="0" w:color="auto"/>
        <w:left w:val="none" w:sz="0" w:space="0" w:color="auto"/>
        <w:bottom w:val="none" w:sz="0" w:space="0" w:color="auto"/>
        <w:right w:val="none" w:sz="0" w:space="0" w:color="auto"/>
      </w:divBdr>
    </w:div>
    <w:div w:id="157116106">
      <w:bodyDiv w:val="1"/>
      <w:marLeft w:val="0"/>
      <w:marRight w:val="0"/>
      <w:marTop w:val="0"/>
      <w:marBottom w:val="0"/>
      <w:divBdr>
        <w:top w:val="none" w:sz="0" w:space="0" w:color="auto"/>
        <w:left w:val="none" w:sz="0" w:space="0" w:color="auto"/>
        <w:bottom w:val="none" w:sz="0" w:space="0" w:color="auto"/>
        <w:right w:val="none" w:sz="0" w:space="0" w:color="auto"/>
      </w:divBdr>
    </w:div>
    <w:div w:id="157310315">
      <w:bodyDiv w:val="1"/>
      <w:marLeft w:val="0"/>
      <w:marRight w:val="0"/>
      <w:marTop w:val="0"/>
      <w:marBottom w:val="0"/>
      <w:divBdr>
        <w:top w:val="none" w:sz="0" w:space="0" w:color="auto"/>
        <w:left w:val="none" w:sz="0" w:space="0" w:color="auto"/>
        <w:bottom w:val="none" w:sz="0" w:space="0" w:color="auto"/>
        <w:right w:val="none" w:sz="0" w:space="0" w:color="auto"/>
      </w:divBdr>
    </w:div>
    <w:div w:id="157501621">
      <w:bodyDiv w:val="1"/>
      <w:marLeft w:val="0"/>
      <w:marRight w:val="0"/>
      <w:marTop w:val="0"/>
      <w:marBottom w:val="0"/>
      <w:divBdr>
        <w:top w:val="none" w:sz="0" w:space="0" w:color="auto"/>
        <w:left w:val="none" w:sz="0" w:space="0" w:color="auto"/>
        <w:bottom w:val="none" w:sz="0" w:space="0" w:color="auto"/>
        <w:right w:val="none" w:sz="0" w:space="0" w:color="auto"/>
      </w:divBdr>
    </w:div>
    <w:div w:id="157692050">
      <w:bodyDiv w:val="1"/>
      <w:marLeft w:val="0"/>
      <w:marRight w:val="0"/>
      <w:marTop w:val="0"/>
      <w:marBottom w:val="0"/>
      <w:divBdr>
        <w:top w:val="none" w:sz="0" w:space="0" w:color="auto"/>
        <w:left w:val="none" w:sz="0" w:space="0" w:color="auto"/>
        <w:bottom w:val="none" w:sz="0" w:space="0" w:color="auto"/>
        <w:right w:val="none" w:sz="0" w:space="0" w:color="auto"/>
      </w:divBdr>
    </w:div>
    <w:div w:id="157699752">
      <w:bodyDiv w:val="1"/>
      <w:marLeft w:val="0"/>
      <w:marRight w:val="0"/>
      <w:marTop w:val="0"/>
      <w:marBottom w:val="0"/>
      <w:divBdr>
        <w:top w:val="none" w:sz="0" w:space="0" w:color="auto"/>
        <w:left w:val="none" w:sz="0" w:space="0" w:color="auto"/>
        <w:bottom w:val="none" w:sz="0" w:space="0" w:color="auto"/>
        <w:right w:val="none" w:sz="0" w:space="0" w:color="auto"/>
      </w:divBdr>
    </w:div>
    <w:div w:id="157815509">
      <w:bodyDiv w:val="1"/>
      <w:marLeft w:val="0"/>
      <w:marRight w:val="0"/>
      <w:marTop w:val="0"/>
      <w:marBottom w:val="0"/>
      <w:divBdr>
        <w:top w:val="none" w:sz="0" w:space="0" w:color="auto"/>
        <w:left w:val="none" w:sz="0" w:space="0" w:color="auto"/>
        <w:bottom w:val="none" w:sz="0" w:space="0" w:color="auto"/>
        <w:right w:val="none" w:sz="0" w:space="0" w:color="auto"/>
      </w:divBdr>
    </w:div>
    <w:div w:id="158346720">
      <w:bodyDiv w:val="1"/>
      <w:marLeft w:val="0"/>
      <w:marRight w:val="0"/>
      <w:marTop w:val="0"/>
      <w:marBottom w:val="0"/>
      <w:divBdr>
        <w:top w:val="none" w:sz="0" w:space="0" w:color="auto"/>
        <w:left w:val="none" w:sz="0" w:space="0" w:color="auto"/>
        <w:bottom w:val="none" w:sz="0" w:space="0" w:color="auto"/>
        <w:right w:val="none" w:sz="0" w:space="0" w:color="auto"/>
      </w:divBdr>
    </w:div>
    <w:div w:id="158810482">
      <w:bodyDiv w:val="1"/>
      <w:marLeft w:val="0"/>
      <w:marRight w:val="0"/>
      <w:marTop w:val="0"/>
      <w:marBottom w:val="0"/>
      <w:divBdr>
        <w:top w:val="none" w:sz="0" w:space="0" w:color="auto"/>
        <w:left w:val="none" w:sz="0" w:space="0" w:color="auto"/>
        <w:bottom w:val="none" w:sz="0" w:space="0" w:color="auto"/>
        <w:right w:val="none" w:sz="0" w:space="0" w:color="auto"/>
      </w:divBdr>
    </w:div>
    <w:div w:id="158813225">
      <w:bodyDiv w:val="1"/>
      <w:marLeft w:val="0"/>
      <w:marRight w:val="0"/>
      <w:marTop w:val="0"/>
      <w:marBottom w:val="0"/>
      <w:divBdr>
        <w:top w:val="none" w:sz="0" w:space="0" w:color="auto"/>
        <w:left w:val="none" w:sz="0" w:space="0" w:color="auto"/>
        <w:bottom w:val="none" w:sz="0" w:space="0" w:color="auto"/>
        <w:right w:val="none" w:sz="0" w:space="0" w:color="auto"/>
      </w:divBdr>
    </w:div>
    <w:div w:id="158935205">
      <w:bodyDiv w:val="1"/>
      <w:marLeft w:val="0"/>
      <w:marRight w:val="0"/>
      <w:marTop w:val="0"/>
      <w:marBottom w:val="0"/>
      <w:divBdr>
        <w:top w:val="none" w:sz="0" w:space="0" w:color="auto"/>
        <w:left w:val="none" w:sz="0" w:space="0" w:color="auto"/>
        <w:bottom w:val="none" w:sz="0" w:space="0" w:color="auto"/>
        <w:right w:val="none" w:sz="0" w:space="0" w:color="auto"/>
      </w:divBdr>
    </w:div>
    <w:div w:id="159540374">
      <w:bodyDiv w:val="1"/>
      <w:marLeft w:val="0"/>
      <w:marRight w:val="0"/>
      <w:marTop w:val="0"/>
      <w:marBottom w:val="0"/>
      <w:divBdr>
        <w:top w:val="none" w:sz="0" w:space="0" w:color="auto"/>
        <w:left w:val="none" w:sz="0" w:space="0" w:color="auto"/>
        <w:bottom w:val="none" w:sz="0" w:space="0" w:color="auto"/>
        <w:right w:val="none" w:sz="0" w:space="0" w:color="auto"/>
      </w:divBdr>
    </w:div>
    <w:div w:id="159929813">
      <w:bodyDiv w:val="1"/>
      <w:marLeft w:val="0"/>
      <w:marRight w:val="0"/>
      <w:marTop w:val="0"/>
      <w:marBottom w:val="0"/>
      <w:divBdr>
        <w:top w:val="none" w:sz="0" w:space="0" w:color="auto"/>
        <w:left w:val="none" w:sz="0" w:space="0" w:color="auto"/>
        <w:bottom w:val="none" w:sz="0" w:space="0" w:color="auto"/>
        <w:right w:val="none" w:sz="0" w:space="0" w:color="auto"/>
      </w:divBdr>
    </w:div>
    <w:div w:id="160201333">
      <w:bodyDiv w:val="1"/>
      <w:marLeft w:val="0"/>
      <w:marRight w:val="0"/>
      <w:marTop w:val="0"/>
      <w:marBottom w:val="0"/>
      <w:divBdr>
        <w:top w:val="none" w:sz="0" w:space="0" w:color="auto"/>
        <w:left w:val="none" w:sz="0" w:space="0" w:color="auto"/>
        <w:bottom w:val="none" w:sz="0" w:space="0" w:color="auto"/>
        <w:right w:val="none" w:sz="0" w:space="0" w:color="auto"/>
      </w:divBdr>
    </w:div>
    <w:div w:id="160439357">
      <w:bodyDiv w:val="1"/>
      <w:marLeft w:val="0"/>
      <w:marRight w:val="0"/>
      <w:marTop w:val="0"/>
      <w:marBottom w:val="0"/>
      <w:divBdr>
        <w:top w:val="none" w:sz="0" w:space="0" w:color="auto"/>
        <w:left w:val="none" w:sz="0" w:space="0" w:color="auto"/>
        <w:bottom w:val="none" w:sz="0" w:space="0" w:color="auto"/>
        <w:right w:val="none" w:sz="0" w:space="0" w:color="auto"/>
      </w:divBdr>
    </w:div>
    <w:div w:id="160511205">
      <w:bodyDiv w:val="1"/>
      <w:marLeft w:val="0"/>
      <w:marRight w:val="0"/>
      <w:marTop w:val="0"/>
      <w:marBottom w:val="0"/>
      <w:divBdr>
        <w:top w:val="none" w:sz="0" w:space="0" w:color="auto"/>
        <w:left w:val="none" w:sz="0" w:space="0" w:color="auto"/>
        <w:bottom w:val="none" w:sz="0" w:space="0" w:color="auto"/>
        <w:right w:val="none" w:sz="0" w:space="0" w:color="auto"/>
      </w:divBdr>
    </w:div>
    <w:div w:id="161744180">
      <w:bodyDiv w:val="1"/>
      <w:marLeft w:val="0"/>
      <w:marRight w:val="0"/>
      <w:marTop w:val="0"/>
      <w:marBottom w:val="0"/>
      <w:divBdr>
        <w:top w:val="none" w:sz="0" w:space="0" w:color="auto"/>
        <w:left w:val="none" w:sz="0" w:space="0" w:color="auto"/>
        <w:bottom w:val="none" w:sz="0" w:space="0" w:color="auto"/>
        <w:right w:val="none" w:sz="0" w:space="0" w:color="auto"/>
      </w:divBdr>
    </w:div>
    <w:div w:id="162159830">
      <w:bodyDiv w:val="1"/>
      <w:marLeft w:val="0"/>
      <w:marRight w:val="0"/>
      <w:marTop w:val="0"/>
      <w:marBottom w:val="0"/>
      <w:divBdr>
        <w:top w:val="none" w:sz="0" w:space="0" w:color="auto"/>
        <w:left w:val="none" w:sz="0" w:space="0" w:color="auto"/>
        <w:bottom w:val="none" w:sz="0" w:space="0" w:color="auto"/>
        <w:right w:val="none" w:sz="0" w:space="0" w:color="auto"/>
      </w:divBdr>
    </w:div>
    <w:div w:id="162548741">
      <w:bodyDiv w:val="1"/>
      <w:marLeft w:val="0"/>
      <w:marRight w:val="0"/>
      <w:marTop w:val="0"/>
      <w:marBottom w:val="0"/>
      <w:divBdr>
        <w:top w:val="none" w:sz="0" w:space="0" w:color="auto"/>
        <w:left w:val="none" w:sz="0" w:space="0" w:color="auto"/>
        <w:bottom w:val="none" w:sz="0" w:space="0" w:color="auto"/>
        <w:right w:val="none" w:sz="0" w:space="0" w:color="auto"/>
      </w:divBdr>
    </w:div>
    <w:div w:id="163252414">
      <w:bodyDiv w:val="1"/>
      <w:marLeft w:val="0"/>
      <w:marRight w:val="0"/>
      <w:marTop w:val="0"/>
      <w:marBottom w:val="0"/>
      <w:divBdr>
        <w:top w:val="none" w:sz="0" w:space="0" w:color="auto"/>
        <w:left w:val="none" w:sz="0" w:space="0" w:color="auto"/>
        <w:bottom w:val="none" w:sz="0" w:space="0" w:color="auto"/>
        <w:right w:val="none" w:sz="0" w:space="0" w:color="auto"/>
      </w:divBdr>
    </w:div>
    <w:div w:id="163253175">
      <w:bodyDiv w:val="1"/>
      <w:marLeft w:val="0"/>
      <w:marRight w:val="0"/>
      <w:marTop w:val="0"/>
      <w:marBottom w:val="0"/>
      <w:divBdr>
        <w:top w:val="none" w:sz="0" w:space="0" w:color="auto"/>
        <w:left w:val="none" w:sz="0" w:space="0" w:color="auto"/>
        <w:bottom w:val="none" w:sz="0" w:space="0" w:color="auto"/>
        <w:right w:val="none" w:sz="0" w:space="0" w:color="auto"/>
      </w:divBdr>
    </w:div>
    <w:div w:id="163666378">
      <w:bodyDiv w:val="1"/>
      <w:marLeft w:val="0"/>
      <w:marRight w:val="0"/>
      <w:marTop w:val="0"/>
      <w:marBottom w:val="0"/>
      <w:divBdr>
        <w:top w:val="none" w:sz="0" w:space="0" w:color="auto"/>
        <w:left w:val="none" w:sz="0" w:space="0" w:color="auto"/>
        <w:bottom w:val="none" w:sz="0" w:space="0" w:color="auto"/>
        <w:right w:val="none" w:sz="0" w:space="0" w:color="auto"/>
      </w:divBdr>
    </w:div>
    <w:div w:id="163936979">
      <w:bodyDiv w:val="1"/>
      <w:marLeft w:val="0"/>
      <w:marRight w:val="0"/>
      <w:marTop w:val="0"/>
      <w:marBottom w:val="0"/>
      <w:divBdr>
        <w:top w:val="none" w:sz="0" w:space="0" w:color="auto"/>
        <w:left w:val="none" w:sz="0" w:space="0" w:color="auto"/>
        <w:bottom w:val="none" w:sz="0" w:space="0" w:color="auto"/>
        <w:right w:val="none" w:sz="0" w:space="0" w:color="auto"/>
      </w:divBdr>
    </w:div>
    <w:div w:id="163975966">
      <w:bodyDiv w:val="1"/>
      <w:marLeft w:val="0"/>
      <w:marRight w:val="0"/>
      <w:marTop w:val="0"/>
      <w:marBottom w:val="0"/>
      <w:divBdr>
        <w:top w:val="none" w:sz="0" w:space="0" w:color="auto"/>
        <w:left w:val="none" w:sz="0" w:space="0" w:color="auto"/>
        <w:bottom w:val="none" w:sz="0" w:space="0" w:color="auto"/>
        <w:right w:val="none" w:sz="0" w:space="0" w:color="auto"/>
      </w:divBdr>
    </w:div>
    <w:div w:id="164825567">
      <w:bodyDiv w:val="1"/>
      <w:marLeft w:val="0"/>
      <w:marRight w:val="0"/>
      <w:marTop w:val="0"/>
      <w:marBottom w:val="0"/>
      <w:divBdr>
        <w:top w:val="none" w:sz="0" w:space="0" w:color="auto"/>
        <w:left w:val="none" w:sz="0" w:space="0" w:color="auto"/>
        <w:bottom w:val="none" w:sz="0" w:space="0" w:color="auto"/>
        <w:right w:val="none" w:sz="0" w:space="0" w:color="auto"/>
      </w:divBdr>
    </w:div>
    <w:div w:id="164907079">
      <w:bodyDiv w:val="1"/>
      <w:marLeft w:val="0"/>
      <w:marRight w:val="0"/>
      <w:marTop w:val="0"/>
      <w:marBottom w:val="0"/>
      <w:divBdr>
        <w:top w:val="none" w:sz="0" w:space="0" w:color="auto"/>
        <w:left w:val="none" w:sz="0" w:space="0" w:color="auto"/>
        <w:bottom w:val="none" w:sz="0" w:space="0" w:color="auto"/>
        <w:right w:val="none" w:sz="0" w:space="0" w:color="auto"/>
      </w:divBdr>
    </w:div>
    <w:div w:id="165168505">
      <w:bodyDiv w:val="1"/>
      <w:marLeft w:val="0"/>
      <w:marRight w:val="0"/>
      <w:marTop w:val="0"/>
      <w:marBottom w:val="0"/>
      <w:divBdr>
        <w:top w:val="none" w:sz="0" w:space="0" w:color="auto"/>
        <w:left w:val="none" w:sz="0" w:space="0" w:color="auto"/>
        <w:bottom w:val="none" w:sz="0" w:space="0" w:color="auto"/>
        <w:right w:val="none" w:sz="0" w:space="0" w:color="auto"/>
      </w:divBdr>
    </w:div>
    <w:div w:id="165365431">
      <w:bodyDiv w:val="1"/>
      <w:marLeft w:val="0"/>
      <w:marRight w:val="0"/>
      <w:marTop w:val="0"/>
      <w:marBottom w:val="0"/>
      <w:divBdr>
        <w:top w:val="none" w:sz="0" w:space="0" w:color="auto"/>
        <w:left w:val="none" w:sz="0" w:space="0" w:color="auto"/>
        <w:bottom w:val="none" w:sz="0" w:space="0" w:color="auto"/>
        <w:right w:val="none" w:sz="0" w:space="0" w:color="auto"/>
      </w:divBdr>
    </w:div>
    <w:div w:id="165437685">
      <w:bodyDiv w:val="1"/>
      <w:marLeft w:val="0"/>
      <w:marRight w:val="0"/>
      <w:marTop w:val="0"/>
      <w:marBottom w:val="0"/>
      <w:divBdr>
        <w:top w:val="none" w:sz="0" w:space="0" w:color="auto"/>
        <w:left w:val="none" w:sz="0" w:space="0" w:color="auto"/>
        <w:bottom w:val="none" w:sz="0" w:space="0" w:color="auto"/>
        <w:right w:val="none" w:sz="0" w:space="0" w:color="auto"/>
      </w:divBdr>
    </w:div>
    <w:div w:id="166138149">
      <w:bodyDiv w:val="1"/>
      <w:marLeft w:val="0"/>
      <w:marRight w:val="0"/>
      <w:marTop w:val="0"/>
      <w:marBottom w:val="0"/>
      <w:divBdr>
        <w:top w:val="none" w:sz="0" w:space="0" w:color="auto"/>
        <w:left w:val="none" w:sz="0" w:space="0" w:color="auto"/>
        <w:bottom w:val="none" w:sz="0" w:space="0" w:color="auto"/>
        <w:right w:val="none" w:sz="0" w:space="0" w:color="auto"/>
      </w:divBdr>
    </w:div>
    <w:div w:id="166285023">
      <w:bodyDiv w:val="1"/>
      <w:marLeft w:val="0"/>
      <w:marRight w:val="0"/>
      <w:marTop w:val="0"/>
      <w:marBottom w:val="0"/>
      <w:divBdr>
        <w:top w:val="none" w:sz="0" w:space="0" w:color="auto"/>
        <w:left w:val="none" w:sz="0" w:space="0" w:color="auto"/>
        <w:bottom w:val="none" w:sz="0" w:space="0" w:color="auto"/>
        <w:right w:val="none" w:sz="0" w:space="0" w:color="auto"/>
      </w:divBdr>
    </w:div>
    <w:div w:id="167253691">
      <w:bodyDiv w:val="1"/>
      <w:marLeft w:val="0"/>
      <w:marRight w:val="0"/>
      <w:marTop w:val="0"/>
      <w:marBottom w:val="0"/>
      <w:divBdr>
        <w:top w:val="none" w:sz="0" w:space="0" w:color="auto"/>
        <w:left w:val="none" w:sz="0" w:space="0" w:color="auto"/>
        <w:bottom w:val="none" w:sz="0" w:space="0" w:color="auto"/>
        <w:right w:val="none" w:sz="0" w:space="0" w:color="auto"/>
      </w:divBdr>
    </w:div>
    <w:div w:id="167839302">
      <w:bodyDiv w:val="1"/>
      <w:marLeft w:val="0"/>
      <w:marRight w:val="0"/>
      <w:marTop w:val="0"/>
      <w:marBottom w:val="0"/>
      <w:divBdr>
        <w:top w:val="none" w:sz="0" w:space="0" w:color="auto"/>
        <w:left w:val="none" w:sz="0" w:space="0" w:color="auto"/>
        <w:bottom w:val="none" w:sz="0" w:space="0" w:color="auto"/>
        <w:right w:val="none" w:sz="0" w:space="0" w:color="auto"/>
      </w:divBdr>
    </w:div>
    <w:div w:id="167984276">
      <w:bodyDiv w:val="1"/>
      <w:marLeft w:val="0"/>
      <w:marRight w:val="0"/>
      <w:marTop w:val="0"/>
      <w:marBottom w:val="0"/>
      <w:divBdr>
        <w:top w:val="none" w:sz="0" w:space="0" w:color="auto"/>
        <w:left w:val="none" w:sz="0" w:space="0" w:color="auto"/>
        <w:bottom w:val="none" w:sz="0" w:space="0" w:color="auto"/>
        <w:right w:val="none" w:sz="0" w:space="0" w:color="auto"/>
      </w:divBdr>
    </w:div>
    <w:div w:id="168714453">
      <w:bodyDiv w:val="1"/>
      <w:marLeft w:val="0"/>
      <w:marRight w:val="0"/>
      <w:marTop w:val="0"/>
      <w:marBottom w:val="0"/>
      <w:divBdr>
        <w:top w:val="none" w:sz="0" w:space="0" w:color="auto"/>
        <w:left w:val="none" w:sz="0" w:space="0" w:color="auto"/>
        <w:bottom w:val="none" w:sz="0" w:space="0" w:color="auto"/>
        <w:right w:val="none" w:sz="0" w:space="0" w:color="auto"/>
      </w:divBdr>
    </w:div>
    <w:div w:id="169175691">
      <w:bodyDiv w:val="1"/>
      <w:marLeft w:val="0"/>
      <w:marRight w:val="0"/>
      <w:marTop w:val="0"/>
      <w:marBottom w:val="0"/>
      <w:divBdr>
        <w:top w:val="none" w:sz="0" w:space="0" w:color="auto"/>
        <w:left w:val="none" w:sz="0" w:space="0" w:color="auto"/>
        <w:bottom w:val="none" w:sz="0" w:space="0" w:color="auto"/>
        <w:right w:val="none" w:sz="0" w:space="0" w:color="auto"/>
      </w:divBdr>
    </w:div>
    <w:div w:id="169681791">
      <w:bodyDiv w:val="1"/>
      <w:marLeft w:val="0"/>
      <w:marRight w:val="0"/>
      <w:marTop w:val="0"/>
      <w:marBottom w:val="0"/>
      <w:divBdr>
        <w:top w:val="none" w:sz="0" w:space="0" w:color="auto"/>
        <w:left w:val="none" w:sz="0" w:space="0" w:color="auto"/>
        <w:bottom w:val="none" w:sz="0" w:space="0" w:color="auto"/>
        <w:right w:val="none" w:sz="0" w:space="0" w:color="auto"/>
      </w:divBdr>
    </w:div>
    <w:div w:id="169682501">
      <w:bodyDiv w:val="1"/>
      <w:marLeft w:val="0"/>
      <w:marRight w:val="0"/>
      <w:marTop w:val="0"/>
      <w:marBottom w:val="0"/>
      <w:divBdr>
        <w:top w:val="none" w:sz="0" w:space="0" w:color="auto"/>
        <w:left w:val="none" w:sz="0" w:space="0" w:color="auto"/>
        <w:bottom w:val="none" w:sz="0" w:space="0" w:color="auto"/>
        <w:right w:val="none" w:sz="0" w:space="0" w:color="auto"/>
      </w:divBdr>
    </w:div>
    <w:div w:id="170219556">
      <w:bodyDiv w:val="1"/>
      <w:marLeft w:val="0"/>
      <w:marRight w:val="0"/>
      <w:marTop w:val="0"/>
      <w:marBottom w:val="0"/>
      <w:divBdr>
        <w:top w:val="none" w:sz="0" w:space="0" w:color="auto"/>
        <w:left w:val="none" w:sz="0" w:space="0" w:color="auto"/>
        <w:bottom w:val="none" w:sz="0" w:space="0" w:color="auto"/>
        <w:right w:val="none" w:sz="0" w:space="0" w:color="auto"/>
      </w:divBdr>
    </w:div>
    <w:div w:id="171116453">
      <w:bodyDiv w:val="1"/>
      <w:marLeft w:val="0"/>
      <w:marRight w:val="0"/>
      <w:marTop w:val="0"/>
      <w:marBottom w:val="0"/>
      <w:divBdr>
        <w:top w:val="none" w:sz="0" w:space="0" w:color="auto"/>
        <w:left w:val="none" w:sz="0" w:space="0" w:color="auto"/>
        <w:bottom w:val="none" w:sz="0" w:space="0" w:color="auto"/>
        <w:right w:val="none" w:sz="0" w:space="0" w:color="auto"/>
      </w:divBdr>
    </w:div>
    <w:div w:id="171578965">
      <w:bodyDiv w:val="1"/>
      <w:marLeft w:val="0"/>
      <w:marRight w:val="0"/>
      <w:marTop w:val="0"/>
      <w:marBottom w:val="0"/>
      <w:divBdr>
        <w:top w:val="none" w:sz="0" w:space="0" w:color="auto"/>
        <w:left w:val="none" w:sz="0" w:space="0" w:color="auto"/>
        <w:bottom w:val="none" w:sz="0" w:space="0" w:color="auto"/>
        <w:right w:val="none" w:sz="0" w:space="0" w:color="auto"/>
      </w:divBdr>
    </w:div>
    <w:div w:id="171725994">
      <w:bodyDiv w:val="1"/>
      <w:marLeft w:val="0"/>
      <w:marRight w:val="0"/>
      <w:marTop w:val="0"/>
      <w:marBottom w:val="0"/>
      <w:divBdr>
        <w:top w:val="none" w:sz="0" w:space="0" w:color="auto"/>
        <w:left w:val="none" w:sz="0" w:space="0" w:color="auto"/>
        <w:bottom w:val="none" w:sz="0" w:space="0" w:color="auto"/>
        <w:right w:val="none" w:sz="0" w:space="0" w:color="auto"/>
      </w:divBdr>
    </w:div>
    <w:div w:id="171728604">
      <w:bodyDiv w:val="1"/>
      <w:marLeft w:val="0"/>
      <w:marRight w:val="0"/>
      <w:marTop w:val="0"/>
      <w:marBottom w:val="0"/>
      <w:divBdr>
        <w:top w:val="none" w:sz="0" w:space="0" w:color="auto"/>
        <w:left w:val="none" w:sz="0" w:space="0" w:color="auto"/>
        <w:bottom w:val="none" w:sz="0" w:space="0" w:color="auto"/>
        <w:right w:val="none" w:sz="0" w:space="0" w:color="auto"/>
      </w:divBdr>
    </w:div>
    <w:div w:id="171841603">
      <w:bodyDiv w:val="1"/>
      <w:marLeft w:val="0"/>
      <w:marRight w:val="0"/>
      <w:marTop w:val="0"/>
      <w:marBottom w:val="0"/>
      <w:divBdr>
        <w:top w:val="none" w:sz="0" w:space="0" w:color="auto"/>
        <w:left w:val="none" w:sz="0" w:space="0" w:color="auto"/>
        <w:bottom w:val="none" w:sz="0" w:space="0" w:color="auto"/>
        <w:right w:val="none" w:sz="0" w:space="0" w:color="auto"/>
      </w:divBdr>
    </w:div>
    <w:div w:id="172233984">
      <w:bodyDiv w:val="1"/>
      <w:marLeft w:val="0"/>
      <w:marRight w:val="0"/>
      <w:marTop w:val="0"/>
      <w:marBottom w:val="0"/>
      <w:divBdr>
        <w:top w:val="none" w:sz="0" w:space="0" w:color="auto"/>
        <w:left w:val="none" w:sz="0" w:space="0" w:color="auto"/>
        <w:bottom w:val="none" w:sz="0" w:space="0" w:color="auto"/>
        <w:right w:val="none" w:sz="0" w:space="0" w:color="auto"/>
      </w:divBdr>
    </w:div>
    <w:div w:id="172763757">
      <w:bodyDiv w:val="1"/>
      <w:marLeft w:val="0"/>
      <w:marRight w:val="0"/>
      <w:marTop w:val="0"/>
      <w:marBottom w:val="0"/>
      <w:divBdr>
        <w:top w:val="none" w:sz="0" w:space="0" w:color="auto"/>
        <w:left w:val="none" w:sz="0" w:space="0" w:color="auto"/>
        <w:bottom w:val="none" w:sz="0" w:space="0" w:color="auto"/>
        <w:right w:val="none" w:sz="0" w:space="0" w:color="auto"/>
      </w:divBdr>
    </w:div>
    <w:div w:id="173033913">
      <w:bodyDiv w:val="1"/>
      <w:marLeft w:val="0"/>
      <w:marRight w:val="0"/>
      <w:marTop w:val="0"/>
      <w:marBottom w:val="0"/>
      <w:divBdr>
        <w:top w:val="none" w:sz="0" w:space="0" w:color="auto"/>
        <w:left w:val="none" w:sz="0" w:space="0" w:color="auto"/>
        <w:bottom w:val="none" w:sz="0" w:space="0" w:color="auto"/>
        <w:right w:val="none" w:sz="0" w:space="0" w:color="auto"/>
      </w:divBdr>
    </w:div>
    <w:div w:id="173109128">
      <w:bodyDiv w:val="1"/>
      <w:marLeft w:val="0"/>
      <w:marRight w:val="0"/>
      <w:marTop w:val="0"/>
      <w:marBottom w:val="0"/>
      <w:divBdr>
        <w:top w:val="none" w:sz="0" w:space="0" w:color="auto"/>
        <w:left w:val="none" w:sz="0" w:space="0" w:color="auto"/>
        <w:bottom w:val="none" w:sz="0" w:space="0" w:color="auto"/>
        <w:right w:val="none" w:sz="0" w:space="0" w:color="auto"/>
      </w:divBdr>
    </w:div>
    <w:div w:id="173419621">
      <w:bodyDiv w:val="1"/>
      <w:marLeft w:val="0"/>
      <w:marRight w:val="0"/>
      <w:marTop w:val="0"/>
      <w:marBottom w:val="0"/>
      <w:divBdr>
        <w:top w:val="none" w:sz="0" w:space="0" w:color="auto"/>
        <w:left w:val="none" w:sz="0" w:space="0" w:color="auto"/>
        <w:bottom w:val="none" w:sz="0" w:space="0" w:color="auto"/>
        <w:right w:val="none" w:sz="0" w:space="0" w:color="auto"/>
      </w:divBdr>
    </w:div>
    <w:div w:id="173544050">
      <w:bodyDiv w:val="1"/>
      <w:marLeft w:val="0"/>
      <w:marRight w:val="0"/>
      <w:marTop w:val="0"/>
      <w:marBottom w:val="0"/>
      <w:divBdr>
        <w:top w:val="none" w:sz="0" w:space="0" w:color="auto"/>
        <w:left w:val="none" w:sz="0" w:space="0" w:color="auto"/>
        <w:bottom w:val="none" w:sz="0" w:space="0" w:color="auto"/>
        <w:right w:val="none" w:sz="0" w:space="0" w:color="auto"/>
      </w:divBdr>
    </w:div>
    <w:div w:id="174423350">
      <w:bodyDiv w:val="1"/>
      <w:marLeft w:val="0"/>
      <w:marRight w:val="0"/>
      <w:marTop w:val="0"/>
      <w:marBottom w:val="0"/>
      <w:divBdr>
        <w:top w:val="none" w:sz="0" w:space="0" w:color="auto"/>
        <w:left w:val="none" w:sz="0" w:space="0" w:color="auto"/>
        <w:bottom w:val="none" w:sz="0" w:space="0" w:color="auto"/>
        <w:right w:val="none" w:sz="0" w:space="0" w:color="auto"/>
      </w:divBdr>
    </w:div>
    <w:div w:id="174536791">
      <w:bodyDiv w:val="1"/>
      <w:marLeft w:val="0"/>
      <w:marRight w:val="0"/>
      <w:marTop w:val="0"/>
      <w:marBottom w:val="0"/>
      <w:divBdr>
        <w:top w:val="none" w:sz="0" w:space="0" w:color="auto"/>
        <w:left w:val="none" w:sz="0" w:space="0" w:color="auto"/>
        <w:bottom w:val="none" w:sz="0" w:space="0" w:color="auto"/>
        <w:right w:val="none" w:sz="0" w:space="0" w:color="auto"/>
      </w:divBdr>
    </w:div>
    <w:div w:id="174808686">
      <w:bodyDiv w:val="1"/>
      <w:marLeft w:val="0"/>
      <w:marRight w:val="0"/>
      <w:marTop w:val="0"/>
      <w:marBottom w:val="0"/>
      <w:divBdr>
        <w:top w:val="none" w:sz="0" w:space="0" w:color="auto"/>
        <w:left w:val="none" w:sz="0" w:space="0" w:color="auto"/>
        <w:bottom w:val="none" w:sz="0" w:space="0" w:color="auto"/>
        <w:right w:val="none" w:sz="0" w:space="0" w:color="auto"/>
      </w:divBdr>
    </w:div>
    <w:div w:id="174810076">
      <w:bodyDiv w:val="1"/>
      <w:marLeft w:val="0"/>
      <w:marRight w:val="0"/>
      <w:marTop w:val="0"/>
      <w:marBottom w:val="0"/>
      <w:divBdr>
        <w:top w:val="none" w:sz="0" w:space="0" w:color="auto"/>
        <w:left w:val="none" w:sz="0" w:space="0" w:color="auto"/>
        <w:bottom w:val="none" w:sz="0" w:space="0" w:color="auto"/>
        <w:right w:val="none" w:sz="0" w:space="0" w:color="auto"/>
      </w:divBdr>
    </w:div>
    <w:div w:id="175652181">
      <w:bodyDiv w:val="1"/>
      <w:marLeft w:val="0"/>
      <w:marRight w:val="0"/>
      <w:marTop w:val="0"/>
      <w:marBottom w:val="0"/>
      <w:divBdr>
        <w:top w:val="none" w:sz="0" w:space="0" w:color="auto"/>
        <w:left w:val="none" w:sz="0" w:space="0" w:color="auto"/>
        <w:bottom w:val="none" w:sz="0" w:space="0" w:color="auto"/>
        <w:right w:val="none" w:sz="0" w:space="0" w:color="auto"/>
      </w:divBdr>
    </w:div>
    <w:div w:id="175848134">
      <w:bodyDiv w:val="1"/>
      <w:marLeft w:val="0"/>
      <w:marRight w:val="0"/>
      <w:marTop w:val="0"/>
      <w:marBottom w:val="0"/>
      <w:divBdr>
        <w:top w:val="none" w:sz="0" w:space="0" w:color="auto"/>
        <w:left w:val="none" w:sz="0" w:space="0" w:color="auto"/>
        <w:bottom w:val="none" w:sz="0" w:space="0" w:color="auto"/>
        <w:right w:val="none" w:sz="0" w:space="0" w:color="auto"/>
      </w:divBdr>
    </w:div>
    <w:div w:id="176383155">
      <w:bodyDiv w:val="1"/>
      <w:marLeft w:val="0"/>
      <w:marRight w:val="0"/>
      <w:marTop w:val="0"/>
      <w:marBottom w:val="0"/>
      <w:divBdr>
        <w:top w:val="none" w:sz="0" w:space="0" w:color="auto"/>
        <w:left w:val="none" w:sz="0" w:space="0" w:color="auto"/>
        <w:bottom w:val="none" w:sz="0" w:space="0" w:color="auto"/>
        <w:right w:val="none" w:sz="0" w:space="0" w:color="auto"/>
      </w:divBdr>
    </w:div>
    <w:div w:id="176628015">
      <w:bodyDiv w:val="1"/>
      <w:marLeft w:val="0"/>
      <w:marRight w:val="0"/>
      <w:marTop w:val="0"/>
      <w:marBottom w:val="0"/>
      <w:divBdr>
        <w:top w:val="none" w:sz="0" w:space="0" w:color="auto"/>
        <w:left w:val="none" w:sz="0" w:space="0" w:color="auto"/>
        <w:bottom w:val="none" w:sz="0" w:space="0" w:color="auto"/>
        <w:right w:val="none" w:sz="0" w:space="0" w:color="auto"/>
      </w:divBdr>
    </w:div>
    <w:div w:id="177082220">
      <w:bodyDiv w:val="1"/>
      <w:marLeft w:val="0"/>
      <w:marRight w:val="0"/>
      <w:marTop w:val="0"/>
      <w:marBottom w:val="0"/>
      <w:divBdr>
        <w:top w:val="none" w:sz="0" w:space="0" w:color="auto"/>
        <w:left w:val="none" w:sz="0" w:space="0" w:color="auto"/>
        <w:bottom w:val="none" w:sz="0" w:space="0" w:color="auto"/>
        <w:right w:val="none" w:sz="0" w:space="0" w:color="auto"/>
      </w:divBdr>
    </w:div>
    <w:div w:id="177428074">
      <w:bodyDiv w:val="1"/>
      <w:marLeft w:val="0"/>
      <w:marRight w:val="0"/>
      <w:marTop w:val="0"/>
      <w:marBottom w:val="0"/>
      <w:divBdr>
        <w:top w:val="none" w:sz="0" w:space="0" w:color="auto"/>
        <w:left w:val="none" w:sz="0" w:space="0" w:color="auto"/>
        <w:bottom w:val="none" w:sz="0" w:space="0" w:color="auto"/>
        <w:right w:val="none" w:sz="0" w:space="0" w:color="auto"/>
      </w:divBdr>
    </w:div>
    <w:div w:id="178201079">
      <w:bodyDiv w:val="1"/>
      <w:marLeft w:val="0"/>
      <w:marRight w:val="0"/>
      <w:marTop w:val="0"/>
      <w:marBottom w:val="0"/>
      <w:divBdr>
        <w:top w:val="none" w:sz="0" w:space="0" w:color="auto"/>
        <w:left w:val="none" w:sz="0" w:space="0" w:color="auto"/>
        <w:bottom w:val="none" w:sz="0" w:space="0" w:color="auto"/>
        <w:right w:val="none" w:sz="0" w:space="0" w:color="auto"/>
      </w:divBdr>
    </w:div>
    <w:div w:id="178274800">
      <w:bodyDiv w:val="1"/>
      <w:marLeft w:val="0"/>
      <w:marRight w:val="0"/>
      <w:marTop w:val="0"/>
      <w:marBottom w:val="0"/>
      <w:divBdr>
        <w:top w:val="none" w:sz="0" w:space="0" w:color="auto"/>
        <w:left w:val="none" w:sz="0" w:space="0" w:color="auto"/>
        <w:bottom w:val="none" w:sz="0" w:space="0" w:color="auto"/>
        <w:right w:val="none" w:sz="0" w:space="0" w:color="auto"/>
      </w:divBdr>
    </w:div>
    <w:div w:id="178396653">
      <w:bodyDiv w:val="1"/>
      <w:marLeft w:val="0"/>
      <w:marRight w:val="0"/>
      <w:marTop w:val="0"/>
      <w:marBottom w:val="0"/>
      <w:divBdr>
        <w:top w:val="none" w:sz="0" w:space="0" w:color="auto"/>
        <w:left w:val="none" w:sz="0" w:space="0" w:color="auto"/>
        <w:bottom w:val="none" w:sz="0" w:space="0" w:color="auto"/>
        <w:right w:val="none" w:sz="0" w:space="0" w:color="auto"/>
      </w:divBdr>
    </w:div>
    <w:div w:id="178742800">
      <w:bodyDiv w:val="1"/>
      <w:marLeft w:val="0"/>
      <w:marRight w:val="0"/>
      <w:marTop w:val="0"/>
      <w:marBottom w:val="0"/>
      <w:divBdr>
        <w:top w:val="none" w:sz="0" w:space="0" w:color="auto"/>
        <w:left w:val="none" w:sz="0" w:space="0" w:color="auto"/>
        <w:bottom w:val="none" w:sz="0" w:space="0" w:color="auto"/>
        <w:right w:val="none" w:sz="0" w:space="0" w:color="auto"/>
      </w:divBdr>
    </w:div>
    <w:div w:id="178933181">
      <w:bodyDiv w:val="1"/>
      <w:marLeft w:val="0"/>
      <w:marRight w:val="0"/>
      <w:marTop w:val="0"/>
      <w:marBottom w:val="0"/>
      <w:divBdr>
        <w:top w:val="none" w:sz="0" w:space="0" w:color="auto"/>
        <w:left w:val="none" w:sz="0" w:space="0" w:color="auto"/>
        <w:bottom w:val="none" w:sz="0" w:space="0" w:color="auto"/>
        <w:right w:val="none" w:sz="0" w:space="0" w:color="auto"/>
      </w:divBdr>
    </w:div>
    <w:div w:id="179004941">
      <w:bodyDiv w:val="1"/>
      <w:marLeft w:val="0"/>
      <w:marRight w:val="0"/>
      <w:marTop w:val="0"/>
      <w:marBottom w:val="0"/>
      <w:divBdr>
        <w:top w:val="none" w:sz="0" w:space="0" w:color="auto"/>
        <w:left w:val="none" w:sz="0" w:space="0" w:color="auto"/>
        <w:bottom w:val="none" w:sz="0" w:space="0" w:color="auto"/>
        <w:right w:val="none" w:sz="0" w:space="0" w:color="auto"/>
      </w:divBdr>
    </w:div>
    <w:div w:id="179204378">
      <w:bodyDiv w:val="1"/>
      <w:marLeft w:val="0"/>
      <w:marRight w:val="0"/>
      <w:marTop w:val="0"/>
      <w:marBottom w:val="0"/>
      <w:divBdr>
        <w:top w:val="none" w:sz="0" w:space="0" w:color="auto"/>
        <w:left w:val="none" w:sz="0" w:space="0" w:color="auto"/>
        <w:bottom w:val="none" w:sz="0" w:space="0" w:color="auto"/>
        <w:right w:val="none" w:sz="0" w:space="0" w:color="auto"/>
      </w:divBdr>
    </w:div>
    <w:div w:id="179469609">
      <w:bodyDiv w:val="1"/>
      <w:marLeft w:val="0"/>
      <w:marRight w:val="0"/>
      <w:marTop w:val="0"/>
      <w:marBottom w:val="0"/>
      <w:divBdr>
        <w:top w:val="none" w:sz="0" w:space="0" w:color="auto"/>
        <w:left w:val="none" w:sz="0" w:space="0" w:color="auto"/>
        <w:bottom w:val="none" w:sz="0" w:space="0" w:color="auto"/>
        <w:right w:val="none" w:sz="0" w:space="0" w:color="auto"/>
      </w:divBdr>
    </w:div>
    <w:div w:id="179511751">
      <w:bodyDiv w:val="1"/>
      <w:marLeft w:val="0"/>
      <w:marRight w:val="0"/>
      <w:marTop w:val="0"/>
      <w:marBottom w:val="0"/>
      <w:divBdr>
        <w:top w:val="none" w:sz="0" w:space="0" w:color="auto"/>
        <w:left w:val="none" w:sz="0" w:space="0" w:color="auto"/>
        <w:bottom w:val="none" w:sz="0" w:space="0" w:color="auto"/>
        <w:right w:val="none" w:sz="0" w:space="0" w:color="auto"/>
      </w:divBdr>
    </w:div>
    <w:div w:id="179783621">
      <w:bodyDiv w:val="1"/>
      <w:marLeft w:val="0"/>
      <w:marRight w:val="0"/>
      <w:marTop w:val="0"/>
      <w:marBottom w:val="0"/>
      <w:divBdr>
        <w:top w:val="none" w:sz="0" w:space="0" w:color="auto"/>
        <w:left w:val="none" w:sz="0" w:space="0" w:color="auto"/>
        <w:bottom w:val="none" w:sz="0" w:space="0" w:color="auto"/>
        <w:right w:val="none" w:sz="0" w:space="0" w:color="auto"/>
      </w:divBdr>
    </w:div>
    <w:div w:id="180553738">
      <w:bodyDiv w:val="1"/>
      <w:marLeft w:val="0"/>
      <w:marRight w:val="0"/>
      <w:marTop w:val="0"/>
      <w:marBottom w:val="0"/>
      <w:divBdr>
        <w:top w:val="none" w:sz="0" w:space="0" w:color="auto"/>
        <w:left w:val="none" w:sz="0" w:space="0" w:color="auto"/>
        <w:bottom w:val="none" w:sz="0" w:space="0" w:color="auto"/>
        <w:right w:val="none" w:sz="0" w:space="0" w:color="auto"/>
      </w:divBdr>
    </w:div>
    <w:div w:id="180626906">
      <w:bodyDiv w:val="1"/>
      <w:marLeft w:val="0"/>
      <w:marRight w:val="0"/>
      <w:marTop w:val="0"/>
      <w:marBottom w:val="0"/>
      <w:divBdr>
        <w:top w:val="none" w:sz="0" w:space="0" w:color="auto"/>
        <w:left w:val="none" w:sz="0" w:space="0" w:color="auto"/>
        <w:bottom w:val="none" w:sz="0" w:space="0" w:color="auto"/>
        <w:right w:val="none" w:sz="0" w:space="0" w:color="auto"/>
      </w:divBdr>
    </w:div>
    <w:div w:id="181094327">
      <w:bodyDiv w:val="1"/>
      <w:marLeft w:val="0"/>
      <w:marRight w:val="0"/>
      <w:marTop w:val="0"/>
      <w:marBottom w:val="0"/>
      <w:divBdr>
        <w:top w:val="none" w:sz="0" w:space="0" w:color="auto"/>
        <w:left w:val="none" w:sz="0" w:space="0" w:color="auto"/>
        <w:bottom w:val="none" w:sz="0" w:space="0" w:color="auto"/>
        <w:right w:val="none" w:sz="0" w:space="0" w:color="auto"/>
      </w:divBdr>
    </w:div>
    <w:div w:id="181210799">
      <w:bodyDiv w:val="1"/>
      <w:marLeft w:val="0"/>
      <w:marRight w:val="0"/>
      <w:marTop w:val="0"/>
      <w:marBottom w:val="0"/>
      <w:divBdr>
        <w:top w:val="none" w:sz="0" w:space="0" w:color="auto"/>
        <w:left w:val="none" w:sz="0" w:space="0" w:color="auto"/>
        <w:bottom w:val="none" w:sz="0" w:space="0" w:color="auto"/>
        <w:right w:val="none" w:sz="0" w:space="0" w:color="auto"/>
      </w:divBdr>
    </w:div>
    <w:div w:id="181359863">
      <w:bodyDiv w:val="1"/>
      <w:marLeft w:val="0"/>
      <w:marRight w:val="0"/>
      <w:marTop w:val="0"/>
      <w:marBottom w:val="0"/>
      <w:divBdr>
        <w:top w:val="none" w:sz="0" w:space="0" w:color="auto"/>
        <w:left w:val="none" w:sz="0" w:space="0" w:color="auto"/>
        <w:bottom w:val="none" w:sz="0" w:space="0" w:color="auto"/>
        <w:right w:val="none" w:sz="0" w:space="0" w:color="auto"/>
      </w:divBdr>
    </w:div>
    <w:div w:id="181408187">
      <w:bodyDiv w:val="1"/>
      <w:marLeft w:val="0"/>
      <w:marRight w:val="0"/>
      <w:marTop w:val="0"/>
      <w:marBottom w:val="0"/>
      <w:divBdr>
        <w:top w:val="none" w:sz="0" w:space="0" w:color="auto"/>
        <w:left w:val="none" w:sz="0" w:space="0" w:color="auto"/>
        <w:bottom w:val="none" w:sz="0" w:space="0" w:color="auto"/>
        <w:right w:val="none" w:sz="0" w:space="0" w:color="auto"/>
      </w:divBdr>
    </w:div>
    <w:div w:id="181629053">
      <w:bodyDiv w:val="1"/>
      <w:marLeft w:val="0"/>
      <w:marRight w:val="0"/>
      <w:marTop w:val="0"/>
      <w:marBottom w:val="0"/>
      <w:divBdr>
        <w:top w:val="none" w:sz="0" w:space="0" w:color="auto"/>
        <w:left w:val="none" w:sz="0" w:space="0" w:color="auto"/>
        <w:bottom w:val="none" w:sz="0" w:space="0" w:color="auto"/>
        <w:right w:val="none" w:sz="0" w:space="0" w:color="auto"/>
      </w:divBdr>
    </w:div>
    <w:div w:id="181668860">
      <w:bodyDiv w:val="1"/>
      <w:marLeft w:val="0"/>
      <w:marRight w:val="0"/>
      <w:marTop w:val="0"/>
      <w:marBottom w:val="0"/>
      <w:divBdr>
        <w:top w:val="none" w:sz="0" w:space="0" w:color="auto"/>
        <w:left w:val="none" w:sz="0" w:space="0" w:color="auto"/>
        <w:bottom w:val="none" w:sz="0" w:space="0" w:color="auto"/>
        <w:right w:val="none" w:sz="0" w:space="0" w:color="auto"/>
      </w:divBdr>
    </w:div>
    <w:div w:id="181942437">
      <w:bodyDiv w:val="1"/>
      <w:marLeft w:val="0"/>
      <w:marRight w:val="0"/>
      <w:marTop w:val="0"/>
      <w:marBottom w:val="0"/>
      <w:divBdr>
        <w:top w:val="none" w:sz="0" w:space="0" w:color="auto"/>
        <w:left w:val="none" w:sz="0" w:space="0" w:color="auto"/>
        <w:bottom w:val="none" w:sz="0" w:space="0" w:color="auto"/>
        <w:right w:val="none" w:sz="0" w:space="0" w:color="auto"/>
      </w:divBdr>
    </w:div>
    <w:div w:id="182212845">
      <w:bodyDiv w:val="1"/>
      <w:marLeft w:val="0"/>
      <w:marRight w:val="0"/>
      <w:marTop w:val="0"/>
      <w:marBottom w:val="0"/>
      <w:divBdr>
        <w:top w:val="none" w:sz="0" w:space="0" w:color="auto"/>
        <w:left w:val="none" w:sz="0" w:space="0" w:color="auto"/>
        <w:bottom w:val="none" w:sz="0" w:space="0" w:color="auto"/>
        <w:right w:val="none" w:sz="0" w:space="0" w:color="auto"/>
      </w:divBdr>
    </w:div>
    <w:div w:id="182287605">
      <w:bodyDiv w:val="1"/>
      <w:marLeft w:val="0"/>
      <w:marRight w:val="0"/>
      <w:marTop w:val="0"/>
      <w:marBottom w:val="0"/>
      <w:divBdr>
        <w:top w:val="none" w:sz="0" w:space="0" w:color="auto"/>
        <w:left w:val="none" w:sz="0" w:space="0" w:color="auto"/>
        <w:bottom w:val="none" w:sz="0" w:space="0" w:color="auto"/>
        <w:right w:val="none" w:sz="0" w:space="0" w:color="auto"/>
      </w:divBdr>
    </w:div>
    <w:div w:id="182667445">
      <w:bodyDiv w:val="1"/>
      <w:marLeft w:val="0"/>
      <w:marRight w:val="0"/>
      <w:marTop w:val="0"/>
      <w:marBottom w:val="0"/>
      <w:divBdr>
        <w:top w:val="none" w:sz="0" w:space="0" w:color="auto"/>
        <w:left w:val="none" w:sz="0" w:space="0" w:color="auto"/>
        <w:bottom w:val="none" w:sz="0" w:space="0" w:color="auto"/>
        <w:right w:val="none" w:sz="0" w:space="0" w:color="auto"/>
      </w:divBdr>
    </w:div>
    <w:div w:id="182935446">
      <w:bodyDiv w:val="1"/>
      <w:marLeft w:val="0"/>
      <w:marRight w:val="0"/>
      <w:marTop w:val="0"/>
      <w:marBottom w:val="0"/>
      <w:divBdr>
        <w:top w:val="none" w:sz="0" w:space="0" w:color="auto"/>
        <w:left w:val="none" w:sz="0" w:space="0" w:color="auto"/>
        <w:bottom w:val="none" w:sz="0" w:space="0" w:color="auto"/>
        <w:right w:val="none" w:sz="0" w:space="0" w:color="auto"/>
      </w:divBdr>
    </w:div>
    <w:div w:id="183517211">
      <w:bodyDiv w:val="1"/>
      <w:marLeft w:val="0"/>
      <w:marRight w:val="0"/>
      <w:marTop w:val="0"/>
      <w:marBottom w:val="0"/>
      <w:divBdr>
        <w:top w:val="none" w:sz="0" w:space="0" w:color="auto"/>
        <w:left w:val="none" w:sz="0" w:space="0" w:color="auto"/>
        <w:bottom w:val="none" w:sz="0" w:space="0" w:color="auto"/>
        <w:right w:val="none" w:sz="0" w:space="0" w:color="auto"/>
      </w:divBdr>
    </w:div>
    <w:div w:id="183567106">
      <w:bodyDiv w:val="1"/>
      <w:marLeft w:val="0"/>
      <w:marRight w:val="0"/>
      <w:marTop w:val="0"/>
      <w:marBottom w:val="0"/>
      <w:divBdr>
        <w:top w:val="none" w:sz="0" w:space="0" w:color="auto"/>
        <w:left w:val="none" w:sz="0" w:space="0" w:color="auto"/>
        <w:bottom w:val="none" w:sz="0" w:space="0" w:color="auto"/>
        <w:right w:val="none" w:sz="0" w:space="0" w:color="auto"/>
      </w:divBdr>
    </w:div>
    <w:div w:id="183787236">
      <w:bodyDiv w:val="1"/>
      <w:marLeft w:val="0"/>
      <w:marRight w:val="0"/>
      <w:marTop w:val="0"/>
      <w:marBottom w:val="0"/>
      <w:divBdr>
        <w:top w:val="none" w:sz="0" w:space="0" w:color="auto"/>
        <w:left w:val="none" w:sz="0" w:space="0" w:color="auto"/>
        <w:bottom w:val="none" w:sz="0" w:space="0" w:color="auto"/>
        <w:right w:val="none" w:sz="0" w:space="0" w:color="auto"/>
      </w:divBdr>
    </w:div>
    <w:div w:id="184095810">
      <w:bodyDiv w:val="1"/>
      <w:marLeft w:val="0"/>
      <w:marRight w:val="0"/>
      <w:marTop w:val="0"/>
      <w:marBottom w:val="0"/>
      <w:divBdr>
        <w:top w:val="none" w:sz="0" w:space="0" w:color="auto"/>
        <w:left w:val="none" w:sz="0" w:space="0" w:color="auto"/>
        <w:bottom w:val="none" w:sz="0" w:space="0" w:color="auto"/>
        <w:right w:val="none" w:sz="0" w:space="0" w:color="auto"/>
      </w:divBdr>
    </w:div>
    <w:div w:id="185337083">
      <w:bodyDiv w:val="1"/>
      <w:marLeft w:val="0"/>
      <w:marRight w:val="0"/>
      <w:marTop w:val="0"/>
      <w:marBottom w:val="0"/>
      <w:divBdr>
        <w:top w:val="none" w:sz="0" w:space="0" w:color="auto"/>
        <w:left w:val="none" w:sz="0" w:space="0" w:color="auto"/>
        <w:bottom w:val="none" w:sz="0" w:space="0" w:color="auto"/>
        <w:right w:val="none" w:sz="0" w:space="0" w:color="auto"/>
      </w:divBdr>
    </w:div>
    <w:div w:id="185876610">
      <w:bodyDiv w:val="1"/>
      <w:marLeft w:val="0"/>
      <w:marRight w:val="0"/>
      <w:marTop w:val="0"/>
      <w:marBottom w:val="0"/>
      <w:divBdr>
        <w:top w:val="none" w:sz="0" w:space="0" w:color="auto"/>
        <w:left w:val="none" w:sz="0" w:space="0" w:color="auto"/>
        <w:bottom w:val="none" w:sz="0" w:space="0" w:color="auto"/>
        <w:right w:val="none" w:sz="0" w:space="0" w:color="auto"/>
      </w:divBdr>
    </w:div>
    <w:div w:id="186455821">
      <w:bodyDiv w:val="1"/>
      <w:marLeft w:val="0"/>
      <w:marRight w:val="0"/>
      <w:marTop w:val="0"/>
      <w:marBottom w:val="0"/>
      <w:divBdr>
        <w:top w:val="none" w:sz="0" w:space="0" w:color="auto"/>
        <w:left w:val="none" w:sz="0" w:space="0" w:color="auto"/>
        <w:bottom w:val="none" w:sz="0" w:space="0" w:color="auto"/>
        <w:right w:val="none" w:sz="0" w:space="0" w:color="auto"/>
      </w:divBdr>
    </w:div>
    <w:div w:id="186605937">
      <w:bodyDiv w:val="1"/>
      <w:marLeft w:val="0"/>
      <w:marRight w:val="0"/>
      <w:marTop w:val="0"/>
      <w:marBottom w:val="0"/>
      <w:divBdr>
        <w:top w:val="none" w:sz="0" w:space="0" w:color="auto"/>
        <w:left w:val="none" w:sz="0" w:space="0" w:color="auto"/>
        <w:bottom w:val="none" w:sz="0" w:space="0" w:color="auto"/>
        <w:right w:val="none" w:sz="0" w:space="0" w:color="auto"/>
      </w:divBdr>
    </w:div>
    <w:div w:id="187182981">
      <w:bodyDiv w:val="1"/>
      <w:marLeft w:val="0"/>
      <w:marRight w:val="0"/>
      <w:marTop w:val="0"/>
      <w:marBottom w:val="0"/>
      <w:divBdr>
        <w:top w:val="none" w:sz="0" w:space="0" w:color="auto"/>
        <w:left w:val="none" w:sz="0" w:space="0" w:color="auto"/>
        <w:bottom w:val="none" w:sz="0" w:space="0" w:color="auto"/>
        <w:right w:val="none" w:sz="0" w:space="0" w:color="auto"/>
      </w:divBdr>
    </w:div>
    <w:div w:id="187376811">
      <w:bodyDiv w:val="1"/>
      <w:marLeft w:val="0"/>
      <w:marRight w:val="0"/>
      <w:marTop w:val="0"/>
      <w:marBottom w:val="0"/>
      <w:divBdr>
        <w:top w:val="none" w:sz="0" w:space="0" w:color="auto"/>
        <w:left w:val="none" w:sz="0" w:space="0" w:color="auto"/>
        <w:bottom w:val="none" w:sz="0" w:space="0" w:color="auto"/>
        <w:right w:val="none" w:sz="0" w:space="0" w:color="auto"/>
      </w:divBdr>
    </w:div>
    <w:div w:id="187644305">
      <w:bodyDiv w:val="1"/>
      <w:marLeft w:val="0"/>
      <w:marRight w:val="0"/>
      <w:marTop w:val="0"/>
      <w:marBottom w:val="0"/>
      <w:divBdr>
        <w:top w:val="none" w:sz="0" w:space="0" w:color="auto"/>
        <w:left w:val="none" w:sz="0" w:space="0" w:color="auto"/>
        <w:bottom w:val="none" w:sz="0" w:space="0" w:color="auto"/>
        <w:right w:val="none" w:sz="0" w:space="0" w:color="auto"/>
      </w:divBdr>
    </w:div>
    <w:div w:id="187644615">
      <w:bodyDiv w:val="1"/>
      <w:marLeft w:val="0"/>
      <w:marRight w:val="0"/>
      <w:marTop w:val="0"/>
      <w:marBottom w:val="0"/>
      <w:divBdr>
        <w:top w:val="none" w:sz="0" w:space="0" w:color="auto"/>
        <w:left w:val="none" w:sz="0" w:space="0" w:color="auto"/>
        <w:bottom w:val="none" w:sz="0" w:space="0" w:color="auto"/>
        <w:right w:val="none" w:sz="0" w:space="0" w:color="auto"/>
      </w:divBdr>
    </w:div>
    <w:div w:id="188105204">
      <w:bodyDiv w:val="1"/>
      <w:marLeft w:val="0"/>
      <w:marRight w:val="0"/>
      <w:marTop w:val="0"/>
      <w:marBottom w:val="0"/>
      <w:divBdr>
        <w:top w:val="none" w:sz="0" w:space="0" w:color="auto"/>
        <w:left w:val="none" w:sz="0" w:space="0" w:color="auto"/>
        <w:bottom w:val="none" w:sz="0" w:space="0" w:color="auto"/>
        <w:right w:val="none" w:sz="0" w:space="0" w:color="auto"/>
      </w:divBdr>
    </w:div>
    <w:div w:id="188422059">
      <w:bodyDiv w:val="1"/>
      <w:marLeft w:val="0"/>
      <w:marRight w:val="0"/>
      <w:marTop w:val="0"/>
      <w:marBottom w:val="0"/>
      <w:divBdr>
        <w:top w:val="none" w:sz="0" w:space="0" w:color="auto"/>
        <w:left w:val="none" w:sz="0" w:space="0" w:color="auto"/>
        <w:bottom w:val="none" w:sz="0" w:space="0" w:color="auto"/>
        <w:right w:val="none" w:sz="0" w:space="0" w:color="auto"/>
      </w:divBdr>
    </w:div>
    <w:div w:id="188759623">
      <w:bodyDiv w:val="1"/>
      <w:marLeft w:val="0"/>
      <w:marRight w:val="0"/>
      <w:marTop w:val="0"/>
      <w:marBottom w:val="0"/>
      <w:divBdr>
        <w:top w:val="none" w:sz="0" w:space="0" w:color="auto"/>
        <w:left w:val="none" w:sz="0" w:space="0" w:color="auto"/>
        <w:bottom w:val="none" w:sz="0" w:space="0" w:color="auto"/>
        <w:right w:val="none" w:sz="0" w:space="0" w:color="auto"/>
      </w:divBdr>
    </w:div>
    <w:div w:id="188763282">
      <w:bodyDiv w:val="1"/>
      <w:marLeft w:val="0"/>
      <w:marRight w:val="0"/>
      <w:marTop w:val="0"/>
      <w:marBottom w:val="0"/>
      <w:divBdr>
        <w:top w:val="none" w:sz="0" w:space="0" w:color="auto"/>
        <w:left w:val="none" w:sz="0" w:space="0" w:color="auto"/>
        <w:bottom w:val="none" w:sz="0" w:space="0" w:color="auto"/>
        <w:right w:val="none" w:sz="0" w:space="0" w:color="auto"/>
      </w:divBdr>
    </w:div>
    <w:div w:id="188951117">
      <w:bodyDiv w:val="1"/>
      <w:marLeft w:val="0"/>
      <w:marRight w:val="0"/>
      <w:marTop w:val="0"/>
      <w:marBottom w:val="0"/>
      <w:divBdr>
        <w:top w:val="none" w:sz="0" w:space="0" w:color="auto"/>
        <w:left w:val="none" w:sz="0" w:space="0" w:color="auto"/>
        <w:bottom w:val="none" w:sz="0" w:space="0" w:color="auto"/>
        <w:right w:val="none" w:sz="0" w:space="0" w:color="auto"/>
      </w:divBdr>
    </w:div>
    <w:div w:id="189147476">
      <w:bodyDiv w:val="1"/>
      <w:marLeft w:val="0"/>
      <w:marRight w:val="0"/>
      <w:marTop w:val="0"/>
      <w:marBottom w:val="0"/>
      <w:divBdr>
        <w:top w:val="none" w:sz="0" w:space="0" w:color="auto"/>
        <w:left w:val="none" w:sz="0" w:space="0" w:color="auto"/>
        <w:bottom w:val="none" w:sz="0" w:space="0" w:color="auto"/>
        <w:right w:val="none" w:sz="0" w:space="0" w:color="auto"/>
      </w:divBdr>
    </w:div>
    <w:div w:id="189221172">
      <w:bodyDiv w:val="1"/>
      <w:marLeft w:val="0"/>
      <w:marRight w:val="0"/>
      <w:marTop w:val="0"/>
      <w:marBottom w:val="0"/>
      <w:divBdr>
        <w:top w:val="none" w:sz="0" w:space="0" w:color="auto"/>
        <w:left w:val="none" w:sz="0" w:space="0" w:color="auto"/>
        <w:bottom w:val="none" w:sz="0" w:space="0" w:color="auto"/>
        <w:right w:val="none" w:sz="0" w:space="0" w:color="auto"/>
      </w:divBdr>
    </w:div>
    <w:div w:id="189805883">
      <w:bodyDiv w:val="1"/>
      <w:marLeft w:val="0"/>
      <w:marRight w:val="0"/>
      <w:marTop w:val="0"/>
      <w:marBottom w:val="0"/>
      <w:divBdr>
        <w:top w:val="none" w:sz="0" w:space="0" w:color="auto"/>
        <w:left w:val="none" w:sz="0" w:space="0" w:color="auto"/>
        <w:bottom w:val="none" w:sz="0" w:space="0" w:color="auto"/>
        <w:right w:val="none" w:sz="0" w:space="0" w:color="auto"/>
      </w:divBdr>
    </w:div>
    <w:div w:id="189994895">
      <w:bodyDiv w:val="1"/>
      <w:marLeft w:val="0"/>
      <w:marRight w:val="0"/>
      <w:marTop w:val="0"/>
      <w:marBottom w:val="0"/>
      <w:divBdr>
        <w:top w:val="none" w:sz="0" w:space="0" w:color="auto"/>
        <w:left w:val="none" w:sz="0" w:space="0" w:color="auto"/>
        <w:bottom w:val="none" w:sz="0" w:space="0" w:color="auto"/>
        <w:right w:val="none" w:sz="0" w:space="0" w:color="auto"/>
      </w:divBdr>
    </w:div>
    <w:div w:id="190001252">
      <w:bodyDiv w:val="1"/>
      <w:marLeft w:val="0"/>
      <w:marRight w:val="0"/>
      <w:marTop w:val="0"/>
      <w:marBottom w:val="0"/>
      <w:divBdr>
        <w:top w:val="none" w:sz="0" w:space="0" w:color="auto"/>
        <w:left w:val="none" w:sz="0" w:space="0" w:color="auto"/>
        <w:bottom w:val="none" w:sz="0" w:space="0" w:color="auto"/>
        <w:right w:val="none" w:sz="0" w:space="0" w:color="auto"/>
      </w:divBdr>
    </w:div>
    <w:div w:id="190579950">
      <w:bodyDiv w:val="1"/>
      <w:marLeft w:val="0"/>
      <w:marRight w:val="0"/>
      <w:marTop w:val="0"/>
      <w:marBottom w:val="0"/>
      <w:divBdr>
        <w:top w:val="none" w:sz="0" w:space="0" w:color="auto"/>
        <w:left w:val="none" w:sz="0" w:space="0" w:color="auto"/>
        <w:bottom w:val="none" w:sz="0" w:space="0" w:color="auto"/>
        <w:right w:val="none" w:sz="0" w:space="0" w:color="auto"/>
      </w:divBdr>
    </w:div>
    <w:div w:id="190610824">
      <w:bodyDiv w:val="1"/>
      <w:marLeft w:val="0"/>
      <w:marRight w:val="0"/>
      <w:marTop w:val="0"/>
      <w:marBottom w:val="0"/>
      <w:divBdr>
        <w:top w:val="none" w:sz="0" w:space="0" w:color="auto"/>
        <w:left w:val="none" w:sz="0" w:space="0" w:color="auto"/>
        <w:bottom w:val="none" w:sz="0" w:space="0" w:color="auto"/>
        <w:right w:val="none" w:sz="0" w:space="0" w:color="auto"/>
      </w:divBdr>
    </w:div>
    <w:div w:id="190723144">
      <w:bodyDiv w:val="1"/>
      <w:marLeft w:val="0"/>
      <w:marRight w:val="0"/>
      <w:marTop w:val="0"/>
      <w:marBottom w:val="0"/>
      <w:divBdr>
        <w:top w:val="none" w:sz="0" w:space="0" w:color="auto"/>
        <w:left w:val="none" w:sz="0" w:space="0" w:color="auto"/>
        <w:bottom w:val="none" w:sz="0" w:space="0" w:color="auto"/>
        <w:right w:val="none" w:sz="0" w:space="0" w:color="auto"/>
      </w:divBdr>
    </w:div>
    <w:div w:id="190841971">
      <w:bodyDiv w:val="1"/>
      <w:marLeft w:val="0"/>
      <w:marRight w:val="0"/>
      <w:marTop w:val="0"/>
      <w:marBottom w:val="0"/>
      <w:divBdr>
        <w:top w:val="none" w:sz="0" w:space="0" w:color="auto"/>
        <w:left w:val="none" w:sz="0" w:space="0" w:color="auto"/>
        <w:bottom w:val="none" w:sz="0" w:space="0" w:color="auto"/>
        <w:right w:val="none" w:sz="0" w:space="0" w:color="auto"/>
      </w:divBdr>
    </w:div>
    <w:div w:id="190918091">
      <w:bodyDiv w:val="1"/>
      <w:marLeft w:val="0"/>
      <w:marRight w:val="0"/>
      <w:marTop w:val="0"/>
      <w:marBottom w:val="0"/>
      <w:divBdr>
        <w:top w:val="none" w:sz="0" w:space="0" w:color="auto"/>
        <w:left w:val="none" w:sz="0" w:space="0" w:color="auto"/>
        <w:bottom w:val="none" w:sz="0" w:space="0" w:color="auto"/>
        <w:right w:val="none" w:sz="0" w:space="0" w:color="auto"/>
      </w:divBdr>
    </w:div>
    <w:div w:id="191037954">
      <w:bodyDiv w:val="1"/>
      <w:marLeft w:val="0"/>
      <w:marRight w:val="0"/>
      <w:marTop w:val="0"/>
      <w:marBottom w:val="0"/>
      <w:divBdr>
        <w:top w:val="none" w:sz="0" w:space="0" w:color="auto"/>
        <w:left w:val="none" w:sz="0" w:space="0" w:color="auto"/>
        <w:bottom w:val="none" w:sz="0" w:space="0" w:color="auto"/>
        <w:right w:val="none" w:sz="0" w:space="0" w:color="auto"/>
      </w:divBdr>
    </w:div>
    <w:div w:id="191453752">
      <w:bodyDiv w:val="1"/>
      <w:marLeft w:val="0"/>
      <w:marRight w:val="0"/>
      <w:marTop w:val="0"/>
      <w:marBottom w:val="0"/>
      <w:divBdr>
        <w:top w:val="none" w:sz="0" w:space="0" w:color="auto"/>
        <w:left w:val="none" w:sz="0" w:space="0" w:color="auto"/>
        <w:bottom w:val="none" w:sz="0" w:space="0" w:color="auto"/>
        <w:right w:val="none" w:sz="0" w:space="0" w:color="auto"/>
      </w:divBdr>
    </w:div>
    <w:div w:id="191847944">
      <w:bodyDiv w:val="1"/>
      <w:marLeft w:val="0"/>
      <w:marRight w:val="0"/>
      <w:marTop w:val="0"/>
      <w:marBottom w:val="0"/>
      <w:divBdr>
        <w:top w:val="none" w:sz="0" w:space="0" w:color="auto"/>
        <w:left w:val="none" w:sz="0" w:space="0" w:color="auto"/>
        <w:bottom w:val="none" w:sz="0" w:space="0" w:color="auto"/>
        <w:right w:val="none" w:sz="0" w:space="0" w:color="auto"/>
      </w:divBdr>
    </w:div>
    <w:div w:id="192577084">
      <w:bodyDiv w:val="1"/>
      <w:marLeft w:val="0"/>
      <w:marRight w:val="0"/>
      <w:marTop w:val="0"/>
      <w:marBottom w:val="0"/>
      <w:divBdr>
        <w:top w:val="none" w:sz="0" w:space="0" w:color="auto"/>
        <w:left w:val="none" w:sz="0" w:space="0" w:color="auto"/>
        <w:bottom w:val="none" w:sz="0" w:space="0" w:color="auto"/>
        <w:right w:val="none" w:sz="0" w:space="0" w:color="auto"/>
      </w:divBdr>
    </w:div>
    <w:div w:id="192809246">
      <w:bodyDiv w:val="1"/>
      <w:marLeft w:val="0"/>
      <w:marRight w:val="0"/>
      <w:marTop w:val="0"/>
      <w:marBottom w:val="0"/>
      <w:divBdr>
        <w:top w:val="none" w:sz="0" w:space="0" w:color="auto"/>
        <w:left w:val="none" w:sz="0" w:space="0" w:color="auto"/>
        <w:bottom w:val="none" w:sz="0" w:space="0" w:color="auto"/>
        <w:right w:val="none" w:sz="0" w:space="0" w:color="auto"/>
      </w:divBdr>
    </w:div>
    <w:div w:id="193005670">
      <w:bodyDiv w:val="1"/>
      <w:marLeft w:val="0"/>
      <w:marRight w:val="0"/>
      <w:marTop w:val="0"/>
      <w:marBottom w:val="0"/>
      <w:divBdr>
        <w:top w:val="none" w:sz="0" w:space="0" w:color="auto"/>
        <w:left w:val="none" w:sz="0" w:space="0" w:color="auto"/>
        <w:bottom w:val="none" w:sz="0" w:space="0" w:color="auto"/>
        <w:right w:val="none" w:sz="0" w:space="0" w:color="auto"/>
      </w:divBdr>
    </w:div>
    <w:div w:id="193079989">
      <w:bodyDiv w:val="1"/>
      <w:marLeft w:val="0"/>
      <w:marRight w:val="0"/>
      <w:marTop w:val="0"/>
      <w:marBottom w:val="0"/>
      <w:divBdr>
        <w:top w:val="none" w:sz="0" w:space="0" w:color="auto"/>
        <w:left w:val="none" w:sz="0" w:space="0" w:color="auto"/>
        <w:bottom w:val="none" w:sz="0" w:space="0" w:color="auto"/>
        <w:right w:val="none" w:sz="0" w:space="0" w:color="auto"/>
      </w:divBdr>
    </w:div>
    <w:div w:id="193463483">
      <w:bodyDiv w:val="1"/>
      <w:marLeft w:val="0"/>
      <w:marRight w:val="0"/>
      <w:marTop w:val="0"/>
      <w:marBottom w:val="0"/>
      <w:divBdr>
        <w:top w:val="none" w:sz="0" w:space="0" w:color="auto"/>
        <w:left w:val="none" w:sz="0" w:space="0" w:color="auto"/>
        <w:bottom w:val="none" w:sz="0" w:space="0" w:color="auto"/>
        <w:right w:val="none" w:sz="0" w:space="0" w:color="auto"/>
      </w:divBdr>
    </w:div>
    <w:div w:id="193932489">
      <w:bodyDiv w:val="1"/>
      <w:marLeft w:val="0"/>
      <w:marRight w:val="0"/>
      <w:marTop w:val="0"/>
      <w:marBottom w:val="0"/>
      <w:divBdr>
        <w:top w:val="none" w:sz="0" w:space="0" w:color="auto"/>
        <w:left w:val="none" w:sz="0" w:space="0" w:color="auto"/>
        <w:bottom w:val="none" w:sz="0" w:space="0" w:color="auto"/>
        <w:right w:val="none" w:sz="0" w:space="0" w:color="auto"/>
      </w:divBdr>
    </w:div>
    <w:div w:id="194465397">
      <w:bodyDiv w:val="1"/>
      <w:marLeft w:val="0"/>
      <w:marRight w:val="0"/>
      <w:marTop w:val="0"/>
      <w:marBottom w:val="0"/>
      <w:divBdr>
        <w:top w:val="none" w:sz="0" w:space="0" w:color="auto"/>
        <w:left w:val="none" w:sz="0" w:space="0" w:color="auto"/>
        <w:bottom w:val="none" w:sz="0" w:space="0" w:color="auto"/>
        <w:right w:val="none" w:sz="0" w:space="0" w:color="auto"/>
      </w:divBdr>
    </w:div>
    <w:div w:id="194469157">
      <w:bodyDiv w:val="1"/>
      <w:marLeft w:val="0"/>
      <w:marRight w:val="0"/>
      <w:marTop w:val="0"/>
      <w:marBottom w:val="0"/>
      <w:divBdr>
        <w:top w:val="none" w:sz="0" w:space="0" w:color="auto"/>
        <w:left w:val="none" w:sz="0" w:space="0" w:color="auto"/>
        <w:bottom w:val="none" w:sz="0" w:space="0" w:color="auto"/>
        <w:right w:val="none" w:sz="0" w:space="0" w:color="auto"/>
      </w:divBdr>
    </w:div>
    <w:div w:id="194658384">
      <w:bodyDiv w:val="1"/>
      <w:marLeft w:val="0"/>
      <w:marRight w:val="0"/>
      <w:marTop w:val="0"/>
      <w:marBottom w:val="0"/>
      <w:divBdr>
        <w:top w:val="none" w:sz="0" w:space="0" w:color="auto"/>
        <w:left w:val="none" w:sz="0" w:space="0" w:color="auto"/>
        <w:bottom w:val="none" w:sz="0" w:space="0" w:color="auto"/>
        <w:right w:val="none" w:sz="0" w:space="0" w:color="auto"/>
      </w:divBdr>
    </w:div>
    <w:div w:id="195239391">
      <w:bodyDiv w:val="1"/>
      <w:marLeft w:val="0"/>
      <w:marRight w:val="0"/>
      <w:marTop w:val="0"/>
      <w:marBottom w:val="0"/>
      <w:divBdr>
        <w:top w:val="none" w:sz="0" w:space="0" w:color="auto"/>
        <w:left w:val="none" w:sz="0" w:space="0" w:color="auto"/>
        <w:bottom w:val="none" w:sz="0" w:space="0" w:color="auto"/>
        <w:right w:val="none" w:sz="0" w:space="0" w:color="auto"/>
      </w:divBdr>
    </w:div>
    <w:div w:id="195314367">
      <w:bodyDiv w:val="1"/>
      <w:marLeft w:val="0"/>
      <w:marRight w:val="0"/>
      <w:marTop w:val="0"/>
      <w:marBottom w:val="0"/>
      <w:divBdr>
        <w:top w:val="none" w:sz="0" w:space="0" w:color="auto"/>
        <w:left w:val="none" w:sz="0" w:space="0" w:color="auto"/>
        <w:bottom w:val="none" w:sz="0" w:space="0" w:color="auto"/>
        <w:right w:val="none" w:sz="0" w:space="0" w:color="auto"/>
      </w:divBdr>
    </w:div>
    <w:div w:id="196042230">
      <w:bodyDiv w:val="1"/>
      <w:marLeft w:val="0"/>
      <w:marRight w:val="0"/>
      <w:marTop w:val="0"/>
      <w:marBottom w:val="0"/>
      <w:divBdr>
        <w:top w:val="none" w:sz="0" w:space="0" w:color="auto"/>
        <w:left w:val="none" w:sz="0" w:space="0" w:color="auto"/>
        <w:bottom w:val="none" w:sz="0" w:space="0" w:color="auto"/>
        <w:right w:val="none" w:sz="0" w:space="0" w:color="auto"/>
      </w:divBdr>
    </w:div>
    <w:div w:id="197015827">
      <w:bodyDiv w:val="1"/>
      <w:marLeft w:val="0"/>
      <w:marRight w:val="0"/>
      <w:marTop w:val="0"/>
      <w:marBottom w:val="0"/>
      <w:divBdr>
        <w:top w:val="none" w:sz="0" w:space="0" w:color="auto"/>
        <w:left w:val="none" w:sz="0" w:space="0" w:color="auto"/>
        <w:bottom w:val="none" w:sz="0" w:space="0" w:color="auto"/>
        <w:right w:val="none" w:sz="0" w:space="0" w:color="auto"/>
      </w:divBdr>
    </w:div>
    <w:div w:id="197089628">
      <w:bodyDiv w:val="1"/>
      <w:marLeft w:val="0"/>
      <w:marRight w:val="0"/>
      <w:marTop w:val="0"/>
      <w:marBottom w:val="0"/>
      <w:divBdr>
        <w:top w:val="none" w:sz="0" w:space="0" w:color="auto"/>
        <w:left w:val="none" w:sz="0" w:space="0" w:color="auto"/>
        <w:bottom w:val="none" w:sz="0" w:space="0" w:color="auto"/>
        <w:right w:val="none" w:sz="0" w:space="0" w:color="auto"/>
      </w:divBdr>
    </w:div>
    <w:div w:id="197476974">
      <w:bodyDiv w:val="1"/>
      <w:marLeft w:val="0"/>
      <w:marRight w:val="0"/>
      <w:marTop w:val="0"/>
      <w:marBottom w:val="0"/>
      <w:divBdr>
        <w:top w:val="none" w:sz="0" w:space="0" w:color="auto"/>
        <w:left w:val="none" w:sz="0" w:space="0" w:color="auto"/>
        <w:bottom w:val="none" w:sz="0" w:space="0" w:color="auto"/>
        <w:right w:val="none" w:sz="0" w:space="0" w:color="auto"/>
      </w:divBdr>
    </w:div>
    <w:div w:id="197623503">
      <w:bodyDiv w:val="1"/>
      <w:marLeft w:val="0"/>
      <w:marRight w:val="0"/>
      <w:marTop w:val="0"/>
      <w:marBottom w:val="0"/>
      <w:divBdr>
        <w:top w:val="none" w:sz="0" w:space="0" w:color="auto"/>
        <w:left w:val="none" w:sz="0" w:space="0" w:color="auto"/>
        <w:bottom w:val="none" w:sz="0" w:space="0" w:color="auto"/>
        <w:right w:val="none" w:sz="0" w:space="0" w:color="auto"/>
      </w:divBdr>
    </w:div>
    <w:div w:id="197936277">
      <w:bodyDiv w:val="1"/>
      <w:marLeft w:val="0"/>
      <w:marRight w:val="0"/>
      <w:marTop w:val="0"/>
      <w:marBottom w:val="0"/>
      <w:divBdr>
        <w:top w:val="none" w:sz="0" w:space="0" w:color="auto"/>
        <w:left w:val="none" w:sz="0" w:space="0" w:color="auto"/>
        <w:bottom w:val="none" w:sz="0" w:space="0" w:color="auto"/>
        <w:right w:val="none" w:sz="0" w:space="0" w:color="auto"/>
      </w:divBdr>
    </w:div>
    <w:div w:id="198053527">
      <w:bodyDiv w:val="1"/>
      <w:marLeft w:val="0"/>
      <w:marRight w:val="0"/>
      <w:marTop w:val="0"/>
      <w:marBottom w:val="0"/>
      <w:divBdr>
        <w:top w:val="none" w:sz="0" w:space="0" w:color="auto"/>
        <w:left w:val="none" w:sz="0" w:space="0" w:color="auto"/>
        <w:bottom w:val="none" w:sz="0" w:space="0" w:color="auto"/>
        <w:right w:val="none" w:sz="0" w:space="0" w:color="auto"/>
      </w:divBdr>
    </w:div>
    <w:div w:id="198787023">
      <w:bodyDiv w:val="1"/>
      <w:marLeft w:val="0"/>
      <w:marRight w:val="0"/>
      <w:marTop w:val="0"/>
      <w:marBottom w:val="0"/>
      <w:divBdr>
        <w:top w:val="none" w:sz="0" w:space="0" w:color="auto"/>
        <w:left w:val="none" w:sz="0" w:space="0" w:color="auto"/>
        <w:bottom w:val="none" w:sz="0" w:space="0" w:color="auto"/>
        <w:right w:val="none" w:sz="0" w:space="0" w:color="auto"/>
      </w:divBdr>
    </w:div>
    <w:div w:id="200017496">
      <w:bodyDiv w:val="1"/>
      <w:marLeft w:val="0"/>
      <w:marRight w:val="0"/>
      <w:marTop w:val="0"/>
      <w:marBottom w:val="0"/>
      <w:divBdr>
        <w:top w:val="none" w:sz="0" w:space="0" w:color="auto"/>
        <w:left w:val="none" w:sz="0" w:space="0" w:color="auto"/>
        <w:bottom w:val="none" w:sz="0" w:space="0" w:color="auto"/>
        <w:right w:val="none" w:sz="0" w:space="0" w:color="auto"/>
      </w:divBdr>
    </w:div>
    <w:div w:id="200243311">
      <w:bodyDiv w:val="1"/>
      <w:marLeft w:val="0"/>
      <w:marRight w:val="0"/>
      <w:marTop w:val="0"/>
      <w:marBottom w:val="0"/>
      <w:divBdr>
        <w:top w:val="none" w:sz="0" w:space="0" w:color="auto"/>
        <w:left w:val="none" w:sz="0" w:space="0" w:color="auto"/>
        <w:bottom w:val="none" w:sz="0" w:space="0" w:color="auto"/>
        <w:right w:val="none" w:sz="0" w:space="0" w:color="auto"/>
      </w:divBdr>
    </w:div>
    <w:div w:id="200366952">
      <w:bodyDiv w:val="1"/>
      <w:marLeft w:val="0"/>
      <w:marRight w:val="0"/>
      <w:marTop w:val="0"/>
      <w:marBottom w:val="0"/>
      <w:divBdr>
        <w:top w:val="none" w:sz="0" w:space="0" w:color="auto"/>
        <w:left w:val="none" w:sz="0" w:space="0" w:color="auto"/>
        <w:bottom w:val="none" w:sz="0" w:space="0" w:color="auto"/>
        <w:right w:val="none" w:sz="0" w:space="0" w:color="auto"/>
      </w:divBdr>
    </w:div>
    <w:div w:id="201214244">
      <w:bodyDiv w:val="1"/>
      <w:marLeft w:val="0"/>
      <w:marRight w:val="0"/>
      <w:marTop w:val="0"/>
      <w:marBottom w:val="0"/>
      <w:divBdr>
        <w:top w:val="none" w:sz="0" w:space="0" w:color="auto"/>
        <w:left w:val="none" w:sz="0" w:space="0" w:color="auto"/>
        <w:bottom w:val="none" w:sz="0" w:space="0" w:color="auto"/>
        <w:right w:val="none" w:sz="0" w:space="0" w:color="auto"/>
      </w:divBdr>
    </w:div>
    <w:div w:id="201528126">
      <w:bodyDiv w:val="1"/>
      <w:marLeft w:val="0"/>
      <w:marRight w:val="0"/>
      <w:marTop w:val="0"/>
      <w:marBottom w:val="0"/>
      <w:divBdr>
        <w:top w:val="none" w:sz="0" w:space="0" w:color="auto"/>
        <w:left w:val="none" w:sz="0" w:space="0" w:color="auto"/>
        <w:bottom w:val="none" w:sz="0" w:space="0" w:color="auto"/>
        <w:right w:val="none" w:sz="0" w:space="0" w:color="auto"/>
      </w:divBdr>
    </w:div>
    <w:div w:id="201794969">
      <w:bodyDiv w:val="1"/>
      <w:marLeft w:val="0"/>
      <w:marRight w:val="0"/>
      <w:marTop w:val="0"/>
      <w:marBottom w:val="0"/>
      <w:divBdr>
        <w:top w:val="none" w:sz="0" w:space="0" w:color="auto"/>
        <w:left w:val="none" w:sz="0" w:space="0" w:color="auto"/>
        <w:bottom w:val="none" w:sz="0" w:space="0" w:color="auto"/>
        <w:right w:val="none" w:sz="0" w:space="0" w:color="auto"/>
      </w:divBdr>
    </w:div>
    <w:div w:id="201871166">
      <w:bodyDiv w:val="1"/>
      <w:marLeft w:val="0"/>
      <w:marRight w:val="0"/>
      <w:marTop w:val="0"/>
      <w:marBottom w:val="0"/>
      <w:divBdr>
        <w:top w:val="none" w:sz="0" w:space="0" w:color="auto"/>
        <w:left w:val="none" w:sz="0" w:space="0" w:color="auto"/>
        <w:bottom w:val="none" w:sz="0" w:space="0" w:color="auto"/>
        <w:right w:val="none" w:sz="0" w:space="0" w:color="auto"/>
      </w:divBdr>
    </w:div>
    <w:div w:id="202910875">
      <w:bodyDiv w:val="1"/>
      <w:marLeft w:val="0"/>
      <w:marRight w:val="0"/>
      <w:marTop w:val="0"/>
      <w:marBottom w:val="0"/>
      <w:divBdr>
        <w:top w:val="none" w:sz="0" w:space="0" w:color="auto"/>
        <w:left w:val="none" w:sz="0" w:space="0" w:color="auto"/>
        <w:bottom w:val="none" w:sz="0" w:space="0" w:color="auto"/>
        <w:right w:val="none" w:sz="0" w:space="0" w:color="auto"/>
      </w:divBdr>
    </w:div>
    <w:div w:id="202984448">
      <w:bodyDiv w:val="1"/>
      <w:marLeft w:val="0"/>
      <w:marRight w:val="0"/>
      <w:marTop w:val="0"/>
      <w:marBottom w:val="0"/>
      <w:divBdr>
        <w:top w:val="none" w:sz="0" w:space="0" w:color="auto"/>
        <w:left w:val="none" w:sz="0" w:space="0" w:color="auto"/>
        <w:bottom w:val="none" w:sz="0" w:space="0" w:color="auto"/>
        <w:right w:val="none" w:sz="0" w:space="0" w:color="auto"/>
      </w:divBdr>
    </w:div>
    <w:div w:id="203101932">
      <w:bodyDiv w:val="1"/>
      <w:marLeft w:val="0"/>
      <w:marRight w:val="0"/>
      <w:marTop w:val="0"/>
      <w:marBottom w:val="0"/>
      <w:divBdr>
        <w:top w:val="none" w:sz="0" w:space="0" w:color="auto"/>
        <w:left w:val="none" w:sz="0" w:space="0" w:color="auto"/>
        <w:bottom w:val="none" w:sz="0" w:space="0" w:color="auto"/>
        <w:right w:val="none" w:sz="0" w:space="0" w:color="auto"/>
      </w:divBdr>
    </w:div>
    <w:div w:id="203253888">
      <w:bodyDiv w:val="1"/>
      <w:marLeft w:val="0"/>
      <w:marRight w:val="0"/>
      <w:marTop w:val="0"/>
      <w:marBottom w:val="0"/>
      <w:divBdr>
        <w:top w:val="none" w:sz="0" w:space="0" w:color="auto"/>
        <w:left w:val="none" w:sz="0" w:space="0" w:color="auto"/>
        <w:bottom w:val="none" w:sz="0" w:space="0" w:color="auto"/>
        <w:right w:val="none" w:sz="0" w:space="0" w:color="auto"/>
      </w:divBdr>
    </w:div>
    <w:div w:id="204100988">
      <w:bodyDiv w:val="1"/>
      <w:marLeft w:val="0"/>
      <w:marRight w:val="0"/>
      <w:marTop w:val="0"/>
      <w:marBottom w:val="0"/>
      <w:divBdr>
        <w:top w:val="none" w:sz="0" w:space="0" w:color="auto"/>
        <w:left w:val="none" w:sz="0" w:space="0" w:color="auto"/>
        <w:bottom w:val="none" w:sz="0" w:space="0" w:color="auto"/>
        <w:right w:val="none" w:sz="0" w:space="0" w:color="auto"/>
      </w:divBdr>
    </w:div>
    <w:div w:id="204342459">
      <w:bodyDiv w:val="1"/>
      <w:marLeft w:val="0"/>
      <w:marRight w:val="0"/>
      <w:marTop w:val="0"/>
      <w:marBottom w:val="0"/>
      <w:divBdr>
        <w:top w:val="none" w:sz="0" w:space="0" w:color="auto"/>
        <w:left w:val="none" w:sz="0" w:space="0" w:color="auto"/>
        <w:bottom w:val="none" w:sz="0" w:space="0" w:color="auto"/>
        <w:right w:val="none" w:sz="0" w:space="0" w:color="auto"/>
      </w:divBdr>
    </w:div>
    <w:div w:id="204946920">
      <w:bodyDiv w:val="1"/>
      <w:marLeft w:val="0"/>
      <w:marRight w:val="0"/>
      <w:marTop w:val="0"/>
      <w:marBottom w:val="0"/>
      <w:divBdr>
        <w:top w:val="none" w:sz="0" w:space="0" w:color="auto"/>
        <w:left w:val="none" w:sz="0" w:space="0" w:color="auto"/>
        <w:bottom w:val="none" w:sz="0" w:space="0" w:color="auto"/>
        <w:right w:val="none" w:sz="0" w:space="0" w:color="auto"/>
      </w:divBdr>
    </w:div>
    <w:div w:id="205021614">
      <w:bodyDiv w:val="1"/>
      <w:marLeft w:val="0"/>
      <w:marRight w:val="0"/>
      <w:marTop w:val="0"/>
      <w:marBottom w:val="0"/>
      <w:divBdr>
        <w:top w:val="none" w:sz="0" w:space="0" w:color="auto"/>
        <w:left w:val="none" w:sz="0" w:space="0" w:color="auto"/>
        <w:bottom w:val="none" w:sz="0" w:space="0" w:color="auto"/>
        <w:right w:val="none" w:sz="0" w:space="0" w:color="auto"/>
      </w:divBdr>
    </w:div>
    <w:div w:id="205066590">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05217962">
      <w:bodyDiv w:val="1"/>
      <w:marLeft w:val="0"/>
      <w:marRight w:val="0"/>
      <w:marTop w:val="0"/>
      <w:marBottom w:val="0"/>
      <w:divBdr>
        <w:top w:val="none" w:sz="0" w:space="0" w:color="auto"/>
        <w:left w:val="none" w:sz="0" w:space="0" w:color="auto"/>
        <w:bottom w:val="none" w:sz="0" w:space="0" w:color="auto"/>
        <w:right w:val="none" w:sz="0" w:space="0" w:color="auto"/>
      </w:divBdr>
    </w:div>
    <w:div w:id="205341460">
      <w:bodyDiv w:val="1"/>
      <w:marLeft w:val="0"/>
      <w:marRight w:val="0"/>
      <w:marTop w:val="0"/>
      <w:marBottom w:val="0"/>
      <w:divBdr>
        <w:top w:val="none" w:sz="0" w:space="0" w:color="auto"/>
        <w:left w:val="none" w:sz="0" w:space="0" w:color="auto"/>
        <w:bottom w:val="none" w:sz="0" w:space="0" w:color="auto"/>
        <w:right w:val="none" w:sz="0" w:space="0" w:color="auto"/>
      </w:divBdr>
    </w:div>
    <w:div w:id="205456764">
      <w:bodyDiv w:val="1"/>
      <w:marLeft w:val="0"/>
      <w:marRight w:val="0"/>
      <w:marTop w:val="0"/>
      <w:marBottom w:val="0"/>
      <w:divBdr>
        <w:top w:val="none" w:sz="0" w:space="0" w:color="auto"/>
        <w:left w:val="none" w:sz="0" w:space="0" w:color="auto"/>
        <w:bottom w:val="none" w:sz="0" w:space="0" w:color="auto"/>
        <w:right w:val="none" w:sz="0" w:space="0" w:color="auto"/>
      </w:divBdr>
    </w:div>
    <w:div w:id="205681620">
      <w:bodyDiv w:val="1"/>
      <w:marLeft w:val="0"/>
      <w:marRight w:val="0"/>
      <w:marTop w:val="0"/>
      <w:marBottom w:val="0"/>
      <w:divBdr>
        <w:top w:val="none" w:sz="0" w:space="0" w:color="auto"/>
        <w:left w:val="none" w:sz="0" w:space="0" w:color="auto"/>
        <w:bottom w:val="none" w:sz="0" w:space="0" w:color="auto"/>
        <w:right w:val="none" w:sz="0" w:space="0" w:color="auto"/>
      </w:divBdr>
    </w:div>
    <w:div w:id="206185530">
      <w:bodyDiv w:val="1"/>
      <w:marLeft w:val="0"/>
      <w:marRight w:val="0"/>
      <w:marTop w:val="0"/>
      <w:marBottom w:val="0"/>
      <w:divBdr>
        <w:top w:val="none" w:sz="0" w:space="0" w:color="auto"/>
        <w:left w:val="none" w:sz="0" w:space="0" w:color="auto"/>
        <w:bottom w:val="none" w:sz="0" w:space="0" w:color="auto"/>
        <w:right w:val="none" w:sz="0" w:space="0" w:color="auto"/>
      </w:divBdr>
    </w:div>
    <w:div w:id="206600542">
      <w:bodyDiv w:val="1"/>
      <w:marLeft w:val="0"/>
      <w:marRight w:val="0"/>
      <w:marTop w:val="0"/>
      <w:marBottom w:val="0"/>
      <w:divBdr>
        <w:top w:val="none" w:sz="0" w:space="0" w:color="auto"/>
        <w:left w:val="none" w:sz="0" w:space="0" w:color="auto"/>
        <w:bottom w:val="none" w:sz="0" w:space="0" w:color="auto"/>
        <w:right w:val="none" w:sz="0" w:space="0" w:color="auto"/>
      </w:divBdr>
    </w:div>
    <w:div w:id="206990544">
      <w:bodyDiv w:val="1"/>
      <w:marLeft w:val="0"/>
      <w:marRight w:val="0"/>
      <w:marTop w:val="0"/>
      <w:marBottom w:val="0"/>
      <w:divBdr>
        <w:top w:val="none" w:sz="0" w:space="0" w:color="auto"/>
        <w:left w:val="none" w:sz="0" w:space="0" w:color="auto"/>
        <w:bottom w:val="none" w:sz="0" w:space="0" w:color="auto"/>
        <w:right w:val="none" w:sz="0" w:space="0" w:color="auto"/>
      </w:divBdr>
    </w:div>
    <w:div w:id="207685148">
      <w:bodyDiv w:val="1"/>
      <w:marLeft w:val="0"/>
      <w:marRight w:val="0"/>
      <w:marTop w:val="0"/>
      <w:marBottom w:val="0"/>
      <w:divBdr>
        <w:top w:val="none" w:sz="0" w:space="0" w:color="auto"/>
        <w:left w:val="none" w:sz="0" w:space="0" w:color="auto"/>
        <w:bottom w:val="none" w:sz="0" w:space="0" w:color="auto"/>
        <w:right w:val="none" w:sz="0" w:space="0" w:color="auto"/>
      </w:divBdr>
    </w:div>
    <w:div w:id="208147574">
      <w:bodyDiv w:val="1"/>
      <w:marLeft w:val="0"/>
      <w:marRight w:val="0"/>
      <w:marTop w:val="0"/>
      <w:marBottom w:val="0"/>
      <w:divBdr>
        <w:top w:val="none" w:sz="0" w:space="0" w:color="auto"/>
        <w:left w:val="none" w:sz="0" w:space="0" w:color="auto"/>
        <w:bottom w:val="none" w:sz="0" w:space="0" w:color="auto"/>
        <w:right w:val="none" w:sz="0" w:space="0" w:color="auto"/>
      </w:divBdr>
    </w:div>
    <w:div w:id="208229628">
      <w:bodyDiv w:val="1"/>
      <w:marLeft w:val="0"/>
      <w:marRight w:val="0"/>
      <w:marTop w:val="0"/>
      <w:marBottom w:val="0"/>
      <w:divBdr>
        <w:top w:val="none" w:sz="0" w:space="0" w:color="auto"/>
        <w:left w:val="none" w:sz="0" w:space="0" w:color="auto"/>
        <w:bottom w:val="none" w:sz="0" w:space="0" w:color="auto"/>
        <w:right w:val="none" w:sz="0" w:space="0" w:color="auto"/>
      </w:divBdr>
    </w:div>
    <w:div w:id="209079600">
      <w:bodyDiv w:val="1"/>
      <w:marLeft w:val="0"/>
      <w:marRight w:val="0"/>
      <w:marTop w:val="0"/>
      <w:marBottom w:val="0"/>
      <w:divBdr>
        <w:top w:val="none" w:sz="0" w:space="0" w:color="auto"/>
        <w:left w:val="none" w:sz="0" w:space="0" w:color="auto"/>
        <w:bottom w:val="none" w:sz="0" w:space="0" w:color="auto"/>
        <w:right w:val="none" w:sz="0" w:space="0" w:color="auto"/>
      </w:divBdr>
    </w:div>
    <w:div w:id="209151128">
      <w:bodyDiv w:val="1"/>
      <w:marLeft w:val="0"/>
      <w:marRight w:val="0"/>
      <w:marTop w:val="0"/>
      <w:marBottom w:val="0"/>
      <w:divBdr>
        <w:top w:val="none" w:sz="0" w:space="0" w:color="auto"/>
        <w:left w:val="none" w:sz="0" w:space="0" w:color="auto"/>
        <w:bottom w:val="none" w:sz="0" w:space="0" w:color="auto"/>
        <w:right w:val="none" w:sz="0" w:space="0" w:color="auto"/>
      </w:divBdr>
    </w:div>
    <w:div w:id="209153806">
      <w:bodyDiv w:val="1"/>
      <w:marLeft w:val="0"/>
      <w:marRight w:val="0"/>
      <w:marTop w:val="0"/>
      <w:marBottom w:val="0"/>
      <w:divBdr>
        <w:top w:val="none" w:sz="0" w:space="0" w:color="auto"/>
        <w:left w:val="none" w:sz="0" w:space="0" w:color="auto"/>
        <w:bottom w:val="none" w:sz="0" w:space="0" w:color="auto"/>
        <w:right w:val="none" w:sz="0" w:space="0" w:color="auto"/>
      </w:divBdr>
    </w:div>
    <w:div w:id="209267286">
      <w:bodyDiv w:val="1"/>
      <w:marLeft w:val="0"/>
      <w:marRight w:val="0"/>
      <w:marTop w:val="0"/>
      <w:marBottom w:val="0"/>
      <w:divBdr>
        <w:top w:val="none" w:sz="0" w:space="0" w:color="auto"/>
        <w:left w:val="none" w:sz="0" w:space="0" w:color="auto"/>
        <w:bottom w:val="none" w:sz="0" w:space="0" w:color="auto"/>
        <w:right w:val="none" w:sz="0" w:space="0" w:color="auto"/>
      </w:divBdr>
    </w:div>
    <w:div w:id="209733880">
      <w:bodyDiv w:val="1"/>
      <w:marLeft w:val="0"/>
      <w:marRight w:val="0"/>
      <w:marTop w:val="0"/>
      <w:marBottom w:val="0"/>
      <w:divBdr>
        <w:top w:val="none" w:sz="0" w:space="0" w:color="auto"/>
        <w:left w:val="none" w:sz="0" w:space="0" w:color="auto"/>
        <w:bottom w:val="none" w:sz="0" w:space="0" w:color="auto"/>
        <w:right w:val="none" w:sz="0" w:space="0" w:color="auto"/>
      </w:divBdr>
    </w:div>
    <w:div w:id="209848481">
      <w:bodyDiv w:val="1"/>
      <w:marLeft w:val="0"/>
      <w:marRight w:val="0"/>
      <w:marTop w:val="0"/>
      <w:marBottom w:val="0"/>
      <w:divBdr>
        <w:top w:val="none" w:sz="0" w:space="0" w:color="auto"/>
        <w:left w:val="none" w:sz="0" w:space="0" w:color="auto"/>
        <w:bottom w:val="none" w:sz="0" w:space="0" w:color="auto"/>
        <w:right w:val="none" w:sz="0" w:space="0" w:color="auto"/>
      </w:divBdr>
    </w:div>
    <w:div w:id="210267548">
      <w:bodyDiv w:val="1"/>
      <w:marLeft w:val="0"/>
      <w:marRight w:val="0"/>
      <w:marTop w:val="0"/>
      <w:marBottom w:val="0"/>
      <w:divBdr>
        <w:top w:val="none" w:sz="0" w:space="0" w:color="auto"/>
        <w:left w:val="none" w:sz="0" w:space="0" w:color="auto"/>
        <w:bottom w:val="none" w:sz="0" w:space="0" w:color="auto"/>
        <w:right w:val="none" w:sz="0" w:space="0" w:color="auto"/>
      </w:divBdr>
    </w:div>
    <w:div w:id="210267987">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11158735">
      <w:bodyDiv w:val="1"/>
      <w:marLeft w:val="0"/>
      <w:marRight w:val="0"/>
      <w:marTop w:val="0"/>
      <w:marBottom w:val="0"/>
      <w:divBdr>
        <w:top w:val="none" w:sz="0" w:space="0" w:color="auto"/>
        <w:left w:val="none" w:sz="0" w:space="0" w:color="auto"/>
        <w:bottom w:val="none" w:sz="0" w:space="0" w:color="auto"/>
        <w:right w:val="none" w:sz="0" w:space="0" w:color="auto"/>
      </w:divBdr>
    </w:div>
    <w:div w:id="211159629">
      <w:bodyDiv w:val="1"/>
      <w:marLeft w:val="0"/>
      <w:marRight w:val="0"/>
      <w:marTop w:val="0"/>
      <w:marBottom w:val="0"/>
      <w:divBdr>
        <w:top w:val="none" w:sz="0" w:space="0" w:color="auto"/>
        <w:left w:val="none" w:sz="0" w:space="0" w:color="auto"/>
        <w:bottom w:val="none" w:sz="0" w:space="0" w:color="auto"/>
        <w:right w:val="none" w:sz="0" w:space="0" w:color="auto"/>
      </w:divBdr>
    </w:div>
    <w:div w:id="211161888">
      <w:bodyDiv w:val="1"/>
      <w:marLeft w:val="0"/>
      <w:marRight w:val="0"/>
      <w:marTop w:val="0"/>
      <w:marBottom w:val="0"/>
      <w:divBdr>
        <w:top w:val="none" w:sz="0" w:space="0" w:color="auto"/>
        <w:left w:val="none" w:sz="0" w:space="0" w:color="auto"/>
        <w:bottom w:val="none" w:sz="0" w:space="0" w:color="auto"/>
        <w:right w:val="none" w:sz="0" w:space="0" w:color="auto"/>
      </w:divBdr>
    </w:div>
    <w:div w:id="211966198">
      <w:bodyDiv w:val="1"/>
      <w:marLeft w:val="0"/>
      <w:marRight w:val="0"/>
      <w:marTop w:val="0"/>
      <w:marBottom w:val="0"/>
      <w:divBdr>
        <w:top w:val="none" w:sz="0" w:space="0" w:color="auto"/>
        <w:left w:val="none" w:sz="0" w:space="0" w:color="auto"/>
        <w:bottom w:val="none" w:sz="0" w:space="0" w:color="auto"/>
        <w:right w:val="none" w:sz="0" w:space="0" w:color="auto"/>
      </w:divBdr>
    </w:div>
    <w:div w:id="212280451">
      <w:bodyDiv w:val="1"/>
      <w:marLeft w:val="0"/>
      <w:marRight w:val="0"/>
      <w:marTop w:val="0"/>
      <w:marBottom w:val="0"/>
      <w:divBdr>
        <w:top w:val="none" w:sz="0" w:space="0" w:color="auto"/>
        <w:left w:val="none" w:sz="0" w:space="0" w:color="auto"/>
        <w:bottom w:val="none" w:sz="0" w:space="0" w:color="auto"/>
        <w:right w:val="none" w:sz="0" w:space="0" w:color="auto"/>
      </w:divBdr>
    </w:div>
    <w:div w:id="212737341">
      <w:bodyDiv w:val="1"/>
      <w:marLeft w:val="0"/>
      <w:marRight w:val="0"/>
      <w:marTop w:val="0"/>
      <w:marBottom w:val="0"/>
      <w:divBdr>
        <w:top w:val="none" w:sz="0" w:space="0" w:color="auto"/>
        <w:left w:val="none" w:sz="0" w:space="0" w:color="auto"/>
        <w:bottom w:val="none" w:sz="0" w:space="0" w:color="auto"/>
        <w:right w:val="none" w:sz="0" w:space="0" w:color="auto"/>
      </w:divBdr>
    </w:div>
    <w:div w:id="212741050">
      <w:bodyDiv w:val="1"/>
      <w:marLeft w:val="0"/>
      <w:marRight w:val="0"/>
      <w:marTop w:val="0"/>
      <w:marBottom w:val="0"/>
      <w:divBdr>
        <w:top w:val="none" w:sz="0" w:space="0" w:color="auto"/>
        <w:left w:val="none" w:sz="0" w:space="0" w:color="auto"/>
        <w:bottom w:val="none" w:sz="0" w:space="0" w:color="auto"/>
        <w:right w:val="none" w:sz="0" w:space="0" w:color="auto"/>
      </w:divBdr>
    </w:div>
    <w:div w:id="212885582">
      <w:bodyDiv w:val="1"/>
      <w:marLeft w:val="0"/>
      <w:marRight w:val="0"/>
      <w:marTop w:val="0"/>
      <w:marBottom w:val="0"/>
      <w:divBdr>
        <w:top w:val="none" w:sz="0" w:space="0" w:color="auto"/>
        <w:left w:val="none" w:sz="0" w:space="0" w:color="auto"/>
        <w:bottom w:val="none" w:sz="0" w:space="0" w:color="auto"/>
        <w:right w:val="none" w:sz="0" w:space="0" w:color="auto"/>
      </w:divBdr>
    </w:div>
    <w:div w:id="213196551">
      <w:bodyDiv w:val="1"/>
      <w:marLeft w:val="0"/>
      <w:marRight w:val="0"/>
      <w:marTop w:val="0"/>
      <w:marBottom w:val="0"/>
      <w:divBdr>
        <w:top w:val="none" w:sz="0" w:space="0" w:color="auto"/>
        <w:left w:val="none" w:sz="0" w:space="0" w:color="auto"/>
        <w:bottom w:val="none" w:sz="0" w:space="0" w:color="auto"/>
        <w:right w:val="none" w:sz="0" w:space="0" w:color="auto"/>
      </w:divBdr>
    </w:div>
    <w:div w:id="213204701">
      <w:bodyDiv w:val="1"/>
      <w:marLeft w:val="0"/>
      <w:marRight w:val="0"/>
      <w:marTop w:val="0"/>
      <w:marBottom w:val="0"/>
      <w:divBdr>
        <w:top w:val="none" w:sz="0" w:space="0" w:color="auto"/>
        <w:left w:val="none" w:sz="0" w:space="0" w:color="auto"/>
        <w:bottom w:val="none" w:sz="0" w:space="0" w:color="auto"/>
        <w:right w:val="none" w:sz="0" w:space="0" w:color="auto"/>
      </w:divBdr>
    </w:div>
    <w:div w:id="213349717">
      <w:bodyDiv w:val="1"/>
      <w:marLeft w:val="0"/>
      <w:marRight w:val="0"/>
      <w:marTop w:val="0"/>
      <w:marBottom w:val="0"/>
      <w:divBdr>
        <w:top w:val="none" w:sz="0" w:space="0" w:color="auto"/>
        <w:left w:val="none" w:sz="0" w:space="0" w:color="auto"/>
        <w:bottom w:val="none" w:sz="0" w:space="0" w:color="auto"/>
        <w:right w:val="none" w:sz="0" w:space="0" w:color="auto"/>
      </w:divBdr>
    </w:div>
    <w:div w:id="213784499">
      <w:bodyDiv w:val="1"/>
      <w:marLeft w:val="0"/>
      <w:marRight w:val="0"/>
      <w:marTop w:val="0"/>
      <w:marBottom w:val="0"/>
      <w:divBdr>
        <w:top w:val="none" w:sz="0" w:space="0" w:color="auto"/>
        <w:left w:val="none" w:sz="0" w:space="0" w:color="auto"/>
        <w:bottom w:val="none" w:sz="0" w:space="0" w:color="auto"/>
        <w:right w:val="none" w:sz="0" w:space="0" w:color="auto"/>
      </w:divBdr>
    </w:div>
    <w:div w:id="213935194">
      <w:bodyDiv w:val="1"/>
      <w:marLeft w:val="0"/>
      <w:marRight w:val="0"/>
      <w:marTop w:val="0"/>
      <w:marBottom w:val="0"/>
      <w:divBdr>
        <w:top w:val="none" w:sz="0" w:space="0" w:color="auto"/>
        <w:left w:val="none" w:sz="0" w:space="0" w:color="auto"/>
        <w:bottom w:val="none" w:sz="0" w:space="0" w:color="auto"/>
        <w:right w:val="none" w:sz="0" w:space="0" w:color="auto"/>
      </w:divBdr>
    </w:div>
    <w:div w:id="214510424">
      <w:bodyDiv w:val="1"/>
      <w:marLeft w:val="0"/>
      <w:marRight w:val="0"/>
      <w:marTop w:val="0"/>
      <w:marBottom w:val="0"/>
      <w:divBdr>
        <w:top w:val="none" w:sz="0" w:space="0" w:color="auto"/>
        <w:left w:val="none" w:sz="0" w:space="0" w:color="auto"/>
        <w:bottom w:val="none" w:sz="0" w:space="0" w:color="auto"/>
        <w:right w:val="none" w:sz="0" w:space="0" w:color="auto"/>
      </w:divBdr>
    </w:div>
    <w:div w:id="214850612">
      <w:bodyDiv w:val="1"/>
      <w:marLeft w:val="0"/>
      <w:marRight w:val="0"/>
      <w:marTop w:val="0"/>
      <w:marBottom w:val="0"/>
      <w:divBdr>
        <w:top w:val="none" w:sz="0" w:space="0" w:color="auto"/>
        <w:left w:val="none" w:sz="0" w:space="0" w:color="auto"/>
        <w:bottom w:val="none" w:sz="0" w:space="0" w:color="auto"/>
        <w:right w:val="none" w:sz="0" w:space="0" w:color="auto"/>
      </w:divBdr>
    </w:div>
    <w:div w:id="214968043">
      <w:bodyDiv w:val="1"/>
      <w:marLeft w:val="0"/>
      <w:marRight w:val="0"/>
      <w:marTop w:val="0"/>
      <w:marBottom w:val="0"/>
      <w:divBdr>
        <w:top w:val="none" w:sz="0" w:space="0" w:color="auto"/>
        <w:left w:val="none" w:sz="0" w:space="0" w:color="auto"/>
        <w:bottom w:val="none" w:sz="0" w:space="0" w:color="auto"/>
        <w:right w:val="none" w:sz="0" w:space="0" w:color="auto"/>
      </w:divBdr>
    </w:div>
    <w:div w:id="215169509">
      <w:bodyDiv w:val="1"/>
      <w:marLeft w:val="0"/>
      <w:marRight w:val="0"/>
      <w:marTop w:val="0"/>
      <w:marBottom w:val="0"/>
      <w:divBdr>
        <w:top w:val="none" w:sz="0" w:space="0" w:color="auto"/>
        <w:left w:val="none" w:sz="0" w:space="0" w:color="auto"/>
        <w:bottom w:val="none" w:sz="0" w:space="0" w:color="auto"/>
        <w:right w:val="none" w:sz="0" w:space="0" w:color="auto"/>
      </w:divBdr>
    </w:div>
    <w:div w:id="215238293">
      <w:bodyDiv w:val="1"/>
      <w:marLeft w:val="0"/>
      <w:marRight w:val="0"/>
      <w:marTop w:val="0"/>
      <w:marBottom w:val="0"/>
      <w:divBdr>
        <w:top w:val="none" w:sz="0" w:space="0" w:color="auto"/>
        <w:left w:val="none" w:sz="0" w:space="0" w:color="auto"/>
        <w:bottom w:val="none" w:sz="0" w:space="0" w:color="auto"/>
        <w:right w:val="none" w:sz="0" w:space="0" w:color="auto"/>
      </w:divBdr>
    </w:div>
    <w:div w:id="215548062">
      <w:bodyDiv w:val="1"/>
      <w:marLeft w:val="0"/>
      <w:marRight w:val="0"/>
      <w:marTop w:val="0"/>
      <w:marBottom w:val="0"/>
      <w:divBdr>
        <w:top w:val="none" w:sz="0" w:space="0" w:color="auto"/>
        <w:left w:val="none" w:sz="0" w:space="0" w:color="auto"/>
        <w:bottom w:val="none" w:sz="0" w:space="0" w:color="auto"/>
        <w:right w:val="none" w:sz="0" w:space="0" w:color="auto"/>
      </w:divBdr>
    </w:div>
    <w:div w:id="215701805">
      <w:bodyDiv w:val="1"/>
      <w:marLeft w:val="0"/>
      <w:marRight w:val="0"/>
      <w:marTop w:val="0"/>
      <w:marBottom w:val="0"/>
      <w:divBdr>
        <w:top w:val="none" w:sz="0" w:space="0" w:color="auto"/>
        <w:left w:val="none" w:sz="0" w:space="0" w:color="auto"/>
        <w:bottom w:val="none" w:sz="0" w:space="0" w:color="auto"/>
        <w:right w:val="none" w:sz="0" w:space="0" w:color="auto"/>
      </w:divBdr>
    </w:div>
    <w:div w:id="216355199">
      <w:bodyDiv w:val="1"/>
      <w:marLeft w:val="0"/>
      <w:marRight w:val="0"/>
      <w:marTop w:val="0"/>
      <w:marBottom w:val="0"/>
      <w:divBdr>
        <w:top w:val="none" w:sz="0" w:space="0" w:color="auto"/>
        <w:left w:val="none" w:sz="0" w:space="0" w:color="auto"/>
        <w:bottom w:val="none" w:sz="0" w:space="0" w:color="auto"/>
        <w:right w:val="none" w:sz="0" w:space="0" w:color="auto"/>
      </w:divBdr>
    </w:div>
    <w:div w:id="216361324">
      <w:bodyDiv w:val="1"/>
      <w:marLeft w:val="0"/>
      <w:marRight w:val="0"/>
      <w:marTop w:val="0"/>
      <w:marBottom w:val="0"/>
      <w:divBdr>
        <w:top w:val="none" w:sz="0" w:space="0" w:color="auto"/>
        <w:left w:val="none" w:sz="0" w:space="0" w:color="auto"/>
        <w:bottom w:val="none" w:sz="0" w:space="0" w:color="auto"/>
        <w:right w:val="none" w:sz="0" w:space="0" w:color="auto"/>
      </w:divBdr>
    </w:div>
    <w:div w:id="216473650">
      <w:bodyDiv w:val="1"/>
      <w:marLeft w:val="0"/>
      <w:marRight w:val="0"/>
      <w:marTop w:val="0"/>
      <w:marBottom w:val="0"/>
      <w:divBdr>
        <w:top w:val="none" w:sz="0" w:space="0" w:color="auto"/>
        <w:left w:val="none" w:sz="0" w:space="0" w:color="auto"/>
        <w:bottom w:val="none" w:sz="0" w:space="0" w:color="auto"/>
        <w:right w:val="none" w:sz="0" w:space="0" w:color="auto"/>
      </w:divBdr>
    </w:div>
    <w:div w:id="216667531">
      <w:bodyDiv w:val="1"/>
      <w:marLeft w:val="0"/>
      <w:marRight w:val="0"/>
      <w:marTop w:val="0"/>
      <w:marBottom w:val="0"/>
      <w:divBdr>
        <w:top w:val="none" w:sz="0" w:space="0" w:color="auto"/>
        <w:left w:val="none" w:sz="0" w:space="0" w:color="auto"/>
        <w:bottom w:val="none" w:sz="0" w:space="0" w:color="auto"/>
        <w:right w:val="none" w:sz="0" w:space="0" w:color="auto"/>
      </w:divBdr>
    </w:div>
    <w:div w:id="216670721">
      <w:bodyDiv w:val="1"/>
      <w:marLeft w:val="0"/>
      <w:marRight w:val="0"/>
      <w:marTop w:val="0"/>
      <w:marBottom w:val="0"/>
      <w:divBdr>
        <w:top w:val="none" w:sz="0" w:space="0" w:color="auto"/>
        <w:left w:val="none" w:sz="0" w:space="0" w:color="auto"/>
        <w:bottom w:val="none" w:sz="0" w:space="0" w:color="auto"/>
        <w:right w:val="none" w:sz="0" w:space="0" w:color="auto"/>
      </w:divBdr>
    </w:div>
    <w:div w:id="216938528">
      <w:bodyDiv w:val="1"/>
      <w:marLeft w:val="0"/>
      <w:marRight w:val="0"/>
      <w:marTop w:val="0"/>
      <w:marBottom w:val="0"/>
      <w:divBdr>
        <w:top w:val="none" w:sz="0" w:space="0" w:color="auto"/>
        <w:left w:val="none" w:sz="0" w:space="0" w:color="auto"/>
        <w:bottom w:val="none" w:sz="0" w:space="0" w:color="auto"/>
        <w:right w:val="none" w:sz="0" w:space="0" w:color="auto"/>
      </w:divBdr>
    </w:div>
    <w:div w:id="216942631">
      <w:bodyDiv w:val="1"/>
      <w:marLeft w:val="0"/>
      <w:marRight w:val="0"/>
      <w:marTop w:val="0"/>
      <w:marBottom w:val="0"/>
      <w:divBdr>
        <w:top w:val="none" w:sz="0" w:space="0" w:color="auto"/>
        <w:left w:val="none" w:sz="0" w:space="0" w:color="auto"/>
        <w:bottom w:val="none" w:sz="0" w:space="0" w:color="auto"/>
        <w:right w:val="none" w:sz="0" w:space="0" w:color="auto"/>
      </w:divBdr>
    </w:div>
    <w:div w:id="217741016">
      <w:bodyDiv w:val="1"/>
      <w:marLeft w:val="0"/>
      <w:marRight w:val="0"/>
      <w:marTop w:val="0"/>
      <w:marBottom w:val="0"/>
      <w:divBdr>
        <w:top w:val="none" w:sz="0" w:space="0" w:color="auto"/>
        <w:left w:val="none" w:sz="0" w:space="0" w:color="auto"/>
        <w:bottom w:val="none" w:sz="0" w:space="0" w:color="auto"/>
        <w:right w:val="none" w:sz="0" w:space="0" w:color="auto"/>
      </w:divBdr>
    </w:div>
    <w:div w:id="218789811">
      <w:bodyDiv w:val="1"/>
      <w:marLeft w:val="0"/>
      <w:marRight w:val="0"/>
      <w:marTop w:val="0"/>
      <w:marBottom w:val="0"/>
      <w:divBdr>
        <w:top w:val="none" w:sz="0" w:space="0" w:color="auto"/>
        <w:left w:val="none" w:sz="0" w:space="0" w:color="auto"/>
        <w:bottom w:val="none" w:sz="0" w:space="0" w:color="auto"/>
        <w:right w:val="none" w:sz="0" w:space="0" w:color="auto"/>
      </w:divBdr>
    </w:div>
    <w:div w:id="219053196">
      <w:bodyDiv w:val="1"/>
      <w:marLeft w:val="0"/>
      <w:marRight w:val="0"/>
      <w:marTop w:val="0"/>
      <w:marBottom w:val="0"/>
      <w:divBdr>
        <w:top w:val="none" w:sz="0" w:space="0" w:color="auto"/>
        <w:left w:val="none" w:sz="0" w:space="0" w:color="auto"/>
        <w:bottom w:val="none" w:sz="0" w:space="0" w:color="auto"/>
        <w:right w:val="none" w:sz="0" w:space="0" w:color="auto"/>
      </w:divBdr>
    </w:div>
    <w:div w:id="219441042">
      <w:bodyDiv w:val="1"/>
      <w:marLeft w:val="0"/>
      <w:marRight w:val="0"/>
      <w:marTop w:val="0"/>
      <w:marBottom w:val="0"/>
      <w:divBdr>
        <w:top w:val="none" w:sz="0" w:space="0" w:color="auto"/>
        <w:left w:val="none" w:sz="0" w:space="0" w:color="auto"/>
        <w:bottom w:val="none" w:sz="0" w:space="0" w:color="auto"/>
        <w:right w:val="none" w:sz="0" w:space="0" w:color="auto"/>
      </w:divBdr>
    </w:div>
    <w:div w:id="219832677">
      <w:bodyDiv w:val="1"/>
      <w:marLeft w:val="0"/>
      <w:marRight w:val="0"/>
      <w:marTop w:val="0"/>
      <w:marBottom w:val="0"/>
      <w:divBdr>
        <w:top w:val="none" w:sz="0" w:space="0" w:color="auto"/>
        <w:left w:val="none" w:sz="0" w:space="0" w:color="auto"/>
        <w:bottom w:val="none" w:sz="0" w:space="0" w:color="auto"/>
        <w:right w:val="none" w:sz="0" w:space="0" w:color="auto"/>
      </w:divBdr>
    </w:div>
    <w:div w:id="220137067">
      <w:bodyDiv w:val="1"/>
      <w:marLeft w:val="0"/>
      <w:marRight w:val="0"/>
      <w:marTop w:val="0"/>
      <w:marBottom w:val="0"/>
      <w:divBdr>
        <w:top w:val="none" w:sz="0" w:space="0" w:color="auto"/>
        <w:left w:val="none" w:sz="0" w:space="0" w:color="auto"/>
        <w:bottom w:val="none" w:sz="0" w:space="0" w:color="auto"/>
        <w:right w:val="none" w:sz="0" w:space="0" w:color="auto"/>
      </w:divBdr>
    </w:div>
    <w:div w:id="220137117">
      <w:bodyDiv w:val="1"/>
      <w:marLeft w:val="0"/>
      <w:marRight w:val="0"/>
      <w:marTop w:val="0"/>
      <w:marBottom w:val="0"/>
      <w:divBdr>
        <w:top w:val="none" w:sz="0" w:space="0" w:color="auto"/>
        <w:left w:val="none" w:sz="0" w:space="0" w:color="auto"/>
        <w:bottom w:val="none" w:sz="0" w:space="0" w:color="auto"/>
        <w:right w:val="none" w:sz="0" w:space="0" w:color="auto"/>
      </w:divBdr>
    </w:div>
    <w:div w:id="220218887">
      <w:bodyDiv w:val="1"/>
      <w:marLeft w:val="0"/>
      <w:marRight w:val="0"/>
      <w:marTop w:val="0"/>
      <w:marBottom w:val="0"/>
      <w:divBdr>
        <w:top w:val="none" w:sz="0" w:space="0" w:color="auto"/>
        <w:left w:val="none" w:sz="0" w:space="0" w:color="auto"/>
        <w:bottom w:val="none" w:sz="0" w:space="0" w:color="auto"/>
        <w:right w:val="none" w:sz="0" w:space="0" w:color="auto"/>
      </w:divBdr>
    </w:div>
    <w:div w:id="220411707">
      <w:bodyDiv w:val="1"/>
      <w:marLeft w:val="0"/>
      <w:marRight w:val="0"/>
      <w:marTop w:val="0"/>
      <w:marBottom w:val="0"/>
      <w:divBdr>
        <w:top w:val="none" w:sz="0" w:space="0" w:color="auto"/>
        <w:left w:val="none" w:sz="0" w:space="0" w:color="auto"/>
        <w:bottom w:val="none" w:sz="0" w:space="0" w:color="auto"/>
        <w:right w:val="none" w:sz="0" w:space="0" w:color="auto"/>
      </w:divBdr>
    </w:div>
    <w:div w:id="220598678">
      <w:bodyDiv w:val="1"/>
      <w:marLeft w:val="0"/>
      <w:marRight w:val="0"/>
      <w:marTop w:val="0"/>
      <w:marBottom w:val="0"/>
      <w:divBdr>
        <w:top w:val="none" w:sz="0" w:space="0" w:color="auto"/>
        <w:left w:val="none" w:sz="0" w:space="0" w:color="auto"/>
        <w:bottom w:val="none" w:sz="0" w:space="0" w:color="auto"/>
        <w:right w:val="none" w:sz="0" w:space="0" w:color="auto"/>
      </w:divBdr>
    </w:div>
    <w:div w:id="221403336">
      <w:bodyDiv w:val="1"/>
      <w:marLeft w:val="0"/>
      <w:marRight w:val="0"/>
      <w:marTop w:val="0"/>
      <w:marBottom w:val="0"/>
      <w:divBdr>
        <w:top w:val="none" w:sz="0" w:space="0" w:color="auto"/>
        <w:left w:val="none" w:sz="0" w:space="0" w:color="auto"/>
        <w:bottom w:val="none" w:sz="0" w:space="0" w:color="auto"/>
        <w:right w:val="none" w:sz="0" w:space="0" w:color="auto"/>
      </w:divBdr>
    </w:div>
    <w:div w:id="221867643">
      <w:bodyDiv w:val="1"/>
      <w:marLeft w:val="0"/>
      <w:marRight w:val="0"/>
      <w:marTop w:val="0"/>
      <w:marBottom w:val="0"/>
      <w:divBdr>
        <w:top w:val="none" w:sz="0" w:space="0" w:color="auto"/>
        <w:left w:val="none" w:sz="0" w:space="0" w:color="auto"/>
        <w:bottom w:val="none" w:sz="0" w:space="0" w:color="auto"/>
        <w:right w:val="none" w:sz="0" w:space="0" w:color="auto"/>
      </w:divBdr>
    </w:div>
    <w:div w:id="221915112">
      <w:bodyDiv w:val="1"/>
      <w:marLeft w:val="0"/>
      <w:marRight w:val="0"/>
      <w:marTop w:val="0"/>
      <w:marBottom w:val="0"/>
      <w:divBdr>
        <w:top w:val="none" w:sz="0" w:space="0" w:color="auto"/>
        <w:left w:val="none" w:sz="0" w:space="0" w:color="auto"/>
        <w:bottom w:val="none" w:sz="0" w:space="0" w:color="auto"/>
        <w:right w:val="none" w:sz="0" w:space="0" w:color="auto"/>
      </w:divBdr>
    </w:div>
    <w:div w:id="222720933">
      <w:bodyDiv w:val="1"/>
      <w:marLeft w:val="0"/>
      <w:marRight w:val="0"/>
      <w:marTop w:val="0"/>
      <w:marBottom w:val="0"/>
      <w:divBdr>
        <w:top w:val="none" w:sz="0" w:space="0" w:color="auto"/>
        <w:left w:val="none" w:sz="0" w:space="0" w:color="auto"/>
        <w:bottom w:val="none" w:sz="0" w:space="0" w:color="auto"/>
        <w:right w:val="none" w:sz="0" w:space="0" w:color="auto"/>
      </w:divBdr>
    </w:div>
    <w:div w:id="223102714">
      <w:bodyDiv w:val="1"/>
      <w:marLeft w:val="0"/>
      <w:marRight w:val="0"/>
      <w:marTop w:val="0"/>
      <w:marBottom w:val="0"/>
      <w:divBdr>
        <w:top w:val="none" w:sz="0" w:space="0" w:color="auto"/>
        <w:left w:val="none" w:sz="0" w:space="0" w:color="auto"/>
        <w:bottom w:val="none" w:sz="0" w:space="0" w:color="auto"/>
        <w:right w:val="none" w:sz="0" w:space="0" w:color="auto"/>
      </w:divBdr>
    </w:div>
    <w:div w:id="223179188">
      <w:bodyDiv w:val="1"/>
      <w:marLeft w:val="0"/>
      <w:marRight w:val="0"/>
      <w:marTop w:val="0"/>
      <w:marBottom w:val="0"/>
      <w:divBdr>
        <w:top w:val="none" w:sz="0" w:space="0" w:color="auto"/>
        <w:left w:val="none" w:sz="0" w:space="0" w:color="auto"/>
        <w:bottom w:val="none" w:sz="0" w:space="0" w:color="auto"/>
        <w:right w:val="none" w:sz="0" w:space="0" w:color="auto"/>
      </w:divBdr>
    </w:div>
    <w:div w:id="223220142">
      <w:bodyDiv w:val="1"/>
      <w:marLeft w:val="0"/>
      <w:marRight w:val="0"/>
      <w:marTop w:val="0"/>
      <w:marBottom w:val="0"/>
      <w:divBdr>
        <w:top w:val="none" w:sz="0" w:space="0" w:color="auto"/>
        <w:left w:val="none" w:sz="0" w:space="0" w:color="auto"/>
        <w:bottom w:val="none" w:sz="0" w:space="0" w:color="auto"/>
        <w:right w:val="none" w:sz="0" w:space="0" w:color="auto"/>
      </w:divBdr>
    </w:div>
    <w:div w:id="223222310">
      <w:bodyDiv w:val="1"/>
      <w:marLeft w:val="0"/>
      <w:marRight w:val="0"/>
      <w:marTop w:val="0"/>
      <w:marBottom w:val="0"/>
      <w:divBdr>
        <w:top w:val="none" w:sz="0" w:space="0" w:color="auto"/>
        <w:left w:val="none" w:sz="0" w:space="0" w:color="auto"/>
        <w:bottom w:val="none" w:sz="0" w:space="0" w:color="auto"/>
        <w:right w:val="none" w:sz="0" w:space="0" w:color="auto"/>
      </w:divBdr>
    </w:div>
    <w:div w:id="223372083">
      <w:bodyDiv w:val="1"/>
      <w:marLeft w:val="0"/>
      <w:marRight w:val="0"/>
      <w:marTop w:val="0"/>
      <w:marBottom w:val="0"/>
      <w:divBdr>
        <w:top w:val="none" w:sz="0" w:space="0" w:color="auto"/>
        <w:left w:val="none" w:sz="0" w:space="0" w:color="auto"/>
        <w:bottom w:val="none" w:sz="0" w:space="0" w:color="auto"/>
        <w:right w:val="none" w:sz="0" w:space="0" w:color="auto"/>
      </w:divBdr>
    </w:div>
    <w:div w:id="223375157">
      <w:bodyDiv w:val="1"/>
      <w:marLeft w:val="0"/>
      <w:marRight w:val="0"/>
      <w:marTop w:val="0"/>
      <w:marBottom w:val="0"/>
      <w:divBdr>
        <w:top w:val="none" w:sz="0" w:space="0" w:color="auto"/>
        <w:left w:val="none" w:sz="0" w:space="0" w:color="auto"/>
        <w:bottom w:val="none" w:sz="0" w:space="0" w:color="auto"/>
        <w:right w:val="none" w:sz="0" w:space="0" w:color="auto"/>
      </w:divBdr>
    </w:div>
    <w:div w:id="223689047">
      <w:bodyDiv w:val="1"/>
      <w:marLeft w:val="0"/>
      <w:marRight w:val="0"/>
      <w:marTop w:val="0"/>
      <w:marBottom w:val="0"/>
      <w:divBdr>
        <w:top w:val="none" w:sz="0" w:space="0" w:color="auto"/>
        <w:left w:val="none" w:sz="0" w:space="0" w:color="auto"/>
        <w:bottom w:val="none" w:sz="0" w:space="0" w:color="auto"/>
        <w:right w:val="none" w:sz="0" w:space="0" w:color="auto"/>
      </w:divBdr>
    </w:div>
    <w:div w:id="224100322">
      <w:bodyDiv w:val="1"/>
      <w:marLeft w:val="0"/>
      <w:marRight w:val="0"/>
      <w:marTop w:val="0"/>
      <w:marBottom w:val="0"/>
      <w:divBdr>
        <w:top w:val="none" w:sz="0" w:space="0" w:color="auto"/>
        <w:left w:val="none" w:sz="0" w:space="0" w:color="auto"/>
        <w:bottom w:val="none" w:sz="0" w:space="0" w:color="auto"/>
        <w:right w:val="none" w:sz="0" w:space="0" w:color="auto"/>
      </w:divBdr>
    </w:div>
    <w:div w:id="224490279">
      <w:bodyDiv w:val="1"/>
      <w:marLeft w:val="0"/>
      <w:marRight w:val="0"/>
      <w:marTop w:val="0"/>
      <w:marBottom w:val="0"/>
      <w:divBdr>
        <w:top w:val="none" w:sz="0" w:space="0" w:color="auto"/>
        <w:left w:val="none" w:sz="0" w:space="0" w:color="auto"/>
        <w:bottom w:val="none" w:sz="0" w:space="0" w:color="auto"/>
        <w:right w:val="none" w:sz="0" w:space="0" w:color="auto"/>
      </w:divBdr>
    </w:div>
    <w:div w:id="224490496">
      <w:bodyDiv w:val="1"/>
      <w:marLeft w:val="0"/>
      <w:marRight w:val="0"/>
      <w:marTop w:val="0"/>
      <w:marBottom w:val="0"/>
      <w:divBdr>
        <w:top w:val="none" w:sz="0" w:space="0" w:color="auto"/>
        <w:left w:val="none" w:sz="0" w:space="0" w:color="auto"/>
        <w:bottom w:val="none" w:sz="0" w:space="0" w:color="auto"/>
        <w:right w:val="none" w:sz="0" w:space="0" w:color="auto"/>
      </w:divBdr>
    </w:div>
    <w:div w:id="224604728">
      <w:bodyDiv w:val="1"/>
      <w:marLeft w:val="0"/>
      <w:marRight w:val="0"/>
      <w:marTop w:val="0"/>
      <w:marBottom w:val="0"/>
      <w:divBdr>
        <w:top w:val="none" w:sz="0" w:space="0" w:color="auto"/>
        <w:left w:val="none" w:sz="0" w:space="0" w:color="auto"/>
        <w:bottom w:val="none" w:sz="0" w:space="0" w:color="auto"/>
        <w:right w:val="none" w:sz="0" w:space="0" w:color="auto"/>
      </w:divBdr>
    </w:div>
    <w:div w:id="224875786">
      <w:bodyDiv w:val="1"/>
      <w:marLeft w:val="0"/>
      <w:marRight w:val="0"/>
      <w:marTop w:val="0"/>
      <w:marBottom w:val="0"/>
      <w:divBdr>
        <w:top w:val="none" w:sz="0" w:space="0" w:color="auto"/>
        <w:left w:val="none" w:sz="0" w:space="0" w:color="auto"/>
        <w:bottom w:val="none" w:sz="0" w:space="0" w:color="auto"/>
        <w:right w:val="none" w:sz="0" w:space="0" w:color="auto"/>
      </w:divBdr>
    </w:div>
    <w:div w:id="224923383">
      <w:bodyDiv w:val="1"/>
      <w:marLeft w:val="0"/>
      <w:marRight w:val="0"/>
      <w:marTop w:val="0"/>
      <w:marBottom w:val="0"/>
      <w:divBdr>
        <w:top w:val="none" w:sz="0" w:space="0" w:color="auto"/>
        <w:left w:val="none" w:sz="0" w:space="0" w:color="auto"/>
        <w:bottom w:val="none" w:sz="0" w:space="0" w:color="auto"/>
        <w:right w:val="none" w:sz="0" w:space="0" w:color="auto"/>
      </w:divBdr>
    </w:div>
    <w:div w:id="225724170">
      <w:bodyDiv w:val="1"/>
      <w:marLeft w:val="0"/>
      <w:marRight w:val="0"/>
      <w:marTop w:val="0"/>
      <w:marBottom w:val="0"/>
      <w:divBdr>
        <w:top w:val="none" w:sz="0" w:space="0" w:color="auto"/>
        <w:left w:val="none" w:sz="0" w:space="0" w:color="auto"/>
        <w:bottom w:val="none" w:sz="0" w:space="0" w:color="auto"/>
        <w:right w:val="none" w:sz="0" w:space="0" w:color="auto"/>
      </w:divBdr>
    </w:div>
    <w:div w:id="225726115">
      <w:bodyDiv w:val="1"/>
      <w:marLeft w:val="0"/>
      <w:marRight w:val="0"/>
      <w:marTop w:val="0"/>
      <w:marBottom w:val="0"/>
      <w:divBdr>
        <w:top w:val="none" w:sz="0" w:space="0" w:color="auto"/>
        <w:left w:val="none" w:sz="0" w:space="0" w:color="auto"/>
        <w:bottom w:val="none" w:sz="0" w:space="0" w:color="auto"/>
        <w:right w:val="none" w:sz="0" w:space="0" w:color="auto"/>
      </w:divBdr>
    </w:div>
    <w:div w:id="226653039">
      <w:bodyDiv w:val="1"/>
      <w:marLeft w:val="0"/>
      <w:marRight w:val="0"/>
      <w:marTop w:val="0"/>
      <w:marBottom w:val="0"/>
      <w:divBdr>
        <w:top w:val="none" w:sz="0" w:space="0" w:color="auto"/>
        <w:left w:val="none" w:sz="0" w:space="0" w:color="auto"/>
        <w:bottom w:val="none" w:sz="0" w:space="0" w:color="auto"/>
        <w:right w:val="none" w:sz="0" w:space="0" w:color="auto"/>
      </w:divBdr>
    </w:div>
    <w:div w:id="227032081">
      <w:bodyDiv w:val="1"/>
      <w:marLeft w:val="0"/>
      <w:marRight w:val="0"/>
      <w:marTop w:val="0"/>
      <w:marBottom w:val="0"/>
      <w:divBdr>
        <w:top w:val="none" w:sz="0" w:space="0" w:color="auto"/>
        <w:left w:val="none" w:sz="0" w:space="0" w:color="auto"/>
        <w:bottom w:val="none" w:sz="0" w:space="0" w:color="auto"/>
        <w:right w:val="none" w:sz="0" w:space="0" w:color="auto"/>
      </w:divBdr>
    </w:div>
    <w:div w:id="227738138">
      <w:bodyDiv w:val="1"/>
      <w:marLeft w:val="0"/>
      <w:marRight w:val="0"/>
      <w:marTop w:val="0"/>
      <w:marBottom w:val="0"/>
      <w:divBdr>
        <w:top w:val="none" w:sz="0" w:space="0" w:color="auto"/>
        <w:left w:val="none" w:sz="0" w:space="0" w:color="auto"/>
        <w:bottom w:val="none" w:sz="0" w:space="0" w:color="auto"/>
        <w:right w:val="none" w:sz="0" w:space="0" w:color="auto"/>
      </w:divBdr>
    </w:div>
    <w:div w:id="227764687">
      <w:bodyDiv w:val="1"/>
      <w:marLeft w:val="0"/>
      <w:marRight w:val="0"/>
      <w:marTop w:val="0"/>
      <w:marBottom w:val="0"/>
      <w:divBdr>
        <w:top w:val="none" w:sz="0" w:space="0" w:color="auto"/>
        <w:left w:val="none" w:sz="0" w:space="0" w:color="auto"/>
        <w:bottom w:val="none" w:sz="0" w:space="0" w:color="auto"/>
        <w:right w:val="none" w:sz="0" w:space="0" w:color="auto"/>
      </w:divBdr>
    </w:div>
    <w:div w:id="228197508">
      <w:bodyDiv w:val="1"/>
      <w:marLeft w:val="0"/>
      <w:marRight w:val="0"/>
      <w:marTop w:val="0"/>
      <w:marBottom w:val="0"/>
      <w:divBdr>
        <w:top w:val="none" w:sz="0" w:space="0" w:color="auto"/>
        <w:left w:val="none" w:sz="0" w:space="0" w:color="auto"/>
        <w:bottom w:val="none" w:sz="0" w:space="0" w:color="auto"/>
        <w:right w:val="none" w:sz="0" w:space="0" w:color="auto"/>
      </w:divBdr>
    </w:div>
    <w:div w:id="228463627">
      <w:bodyDiv w:val="1"/>
      <w:marLeft w:val="0"/>
      <w:marRight w:val="0"/>
      <w:marTop w:val="0"/>
      <w:marBottom w:val="0"/>
      <w:divBdr>
        <w:top w:val="none" w:sz="0" w:space="0" w:color="auto"/>
        <w:left w:val="none" w:sz="0" w:space="0" w:color="auto"/>
        <w:bottom w:val="none" w:sz="0" w:space="0" w:color="auto"/>
        <w:right w:val="none" w:sz="0" w:space="0" w:color="auto"/>
      </w:divBdr>
    </w:div>
    <w:div w:id="228469539">
      <w:bodyDiv w:val="1"/>
      <w:marLeft w:val="0"/>
      <w:marRight w:val="0"/>
      <w:marTop w:val="0"/>
      <w:marBottom w:val="0"/>
      <w:divBdr>
        <w:top w:val="none" w:sz="0" w:space="0" w:color="auto"/>
        <w:left w:val="none" w:sz="0" w:space="0" w:color="auto"/>
        <w:bottom w:val="none" w:sz="0" w:space="0" w:color="auto"/>
        <w:right w:val="none" w:sz="0" w:space="0" w:color="auto"/>
      </w:divBdr>
    </w:div>
    <w:div w:id="230115414">
      <w:bodyDiv w:val="1"/>
      <w:marLeft w:val="0"/>
      <w:marRight w:val="0"/>
      <w:marTop w:val="0"/>
      <w:marBottom w:val="0"/>
      <w:divBdr>
        <w:top w:val="none" w:sz="0" w:space="0" w:color="auto"/>
        <w:left w:val="none" w:sz="0" w:space="0" w:color="auto"/>
        <w:bottom w:val="none" w:sz="0" w:space="0" w:color="auto"/>
        <w:right w:val="none" w:sz="0" w:space="0" w:color="auto"/>
      </w:divBdr>
    </w:div>
    <w:div w:id="231045088">
      <w:bodyDiv w:val="1"/>
      <w:marLeft w:val="0"/>
      <w:marRight w:val="0"/>
      <w:marTop w:val="0"/>
      <w:marBottom w:val="0"/>
      <w:divBdr>
        <w:top w:val="none" w:sz="0" w:space="0" w:color="auto"/>
        <w:left w:val="none" w:sz="0" w:space="0" w:color="auto"/>
        <w:bottom w:val="none" w:sz="0" w:space="0" w:color="auto"/>
        <w:right w:val="none" w:sz="0" w:space="0" w:color="auto"/>
      </w:divBdr>
    </w:div>
    <w:div w:id="231740234">
      <w:bodyDiv w:val="1"/>
      <w:marLeft w:val="0"/>
      <w:marRight w:val="0"/>
      <w:marTop w:val="0"/>
      <w:marBottom w:val="0"/>
      <w:divBdr>
        <w:top w:val="none" w:sz="0" w:space="0" w:color="auto"/>
        <w:left w:val="none" w:sz="0" w:space="0" w:color="auto"/>
        <w:bottom w:val="none" w:sz="0" w:space="0" w:color="auto"/>
        <w:right w:val="none" w:sz="0" w:space="0" w:color="auto"/>
      </w:divBdr>
    </w:div>
    <w:div w:id="232590081">
      <w:bodyDiv w:val="1"/>
      <w:marLeft w:val="0"/>
      <w:marRight w:val="0"/>
      <w:marTop w:val="0"/>
      <w:marBottom w:val="0"/>
      <w:divBdr>
        <w:top w:val="none" w:sz="0" w:space="0" w:color="auto"/>
        <w:left w:val="none" w:sz="0" w:space="0" w:color="auto"/>
        <w:bottom w:val="none" w:sz="0" w:space="0" w:color="auto"/>
        <w:right w:val="none" w:sz="0" w:space="0" w:color="auto"/>
      </w:divBdr>
    </w:div>
    <w:div w:id="232931141">
      <w:bodyDiv w:val="1"/>
      <w:marLeft w:val="0"/>
      <w:marRight w:val="0"/>
      <w:marTop w:val="0"/>
      <w:marBottom w:val="0"/>
      <w:divBdr>
        <w:top w:val="none" w:sz="0" w:space="0" w:color="auto"/>
        <w:left w:val="none" w:sz="0" w:space="0" w:color="auto"/>
        <w:bottom w:val="none" w:sz="0" w:space="0" w:color="auto"/>
        <w:right w:val="none" w:sz="0" w:space="0" w:color="auto"/>
      </w:divBdr>
    </w:div>
    <w:div w:id="232937557">
      <w:bodyDiv w:val="1"/>
      <w:marLeft w:val="0"/>
      <w:marRight w:val="0"/>
      <w:marTop w:val="0"/>
      <w:marBottom w:val="0"/>
      <w:divBdr>
        <w:top w:val="none" w:sz="0" w:space="0" w:color="auto"/>
        <w:left w:val="none" w:sz="0" w:space="0" w:color="auto"/>
        <w:bottom w:val="none" w:sz="0" w:space="0" w:color="auto"/>
        <w:right w:val="none" w:sz="0" w:space="0" w:color="auto"/>
      </w:divBdr>
    </w:div>
    <w:div w:id="233123865">
      <w:bodyDiv w:val="1"/>
      <w:marLeft w:val="0"/>
      <w:marRight w:val="0"/>
      <w:marTop w:val="0"/>
      <w:marBottom w:val="0"/>
      <w:divBdr>
        <w:top w:val="none" w:sz="0" w:space="0" w:color="auto"/>
        <w:left w:val="none" w:sz="0" w:space="0" w:color="auto"/>
        <w:bottom w:val="none" w:sz="0" w:space="0" w:color="auto"/>
        <w:right w:val="none" w:sz="0" w:space="0" w:color="auto"/>
      </w:divBdr>
    </w:div>
    <w:div w:id="233785833">
      <w:bodyDiv w:val="1"/>
      <w:marLeft w:val="0"/>
      <w:marRight w:val="0"/>
      <w:marTop w:val="0"/>
      <w:marBottom w:val="0"/>
      <w:divBdr>
        <w:top w:val="none" w:sz="0" w:space="0" w:color="auto"/>
        <w:left w:val="none" w:sz="0" w:space="0" w:color="auto"/>
        <w:bottom w:val="none" w:sz="0" w:space="0" w:color="auto"/>
        <w:right w:val="none" w:sz="0" w:space="0" w:color="auto"/>
      </w:divBdr>
    </w:div>
    <w:div w:id="234441049">
      <w:bodyDiv w:val="1"/>
      <w:marLeft w:val="0"/>
      <w:marRight w:val="0"/>
      <w:marTop w:val="0"/>
      <w:marBottom w:val="0"/>
      <w:divBdr>
        <w:top w:val="none" w:sz="0" w:space="0" w:color="auto"/>
        <w:left w:val="none" w:sz="0" w:space="0" w:color="auto"/>
        <w:bottom w:val="none" w:sz="0" w:space="0" w:color="auto"/>
        <w:right w:val="none" w:sz="0" w:space="0" w:color="auto"/>
      </w:divBdr>
    </w:div>
    <w:div w:id="234823579">
      <w:bodyDiv w:val="1"/>
      <w:marLeft w:val="0"/>
      <w:marRight w:val="0"/>
      <w:marTop w:val="0"/>
      <w:marBottom w:val="0"/>
      <w:divBdr>
        <w:top w:val="none" w:sz="0" w:space="0" w:color="auto"/>
        <w:left w:val="none" w:sz="0" w:space="0" w:color="auto"/>
        <w:bottom w:val="none" w:sz="0" w:space="0" w:color="auto"/>
        <w:right w:val="none" w:sz="0" w:space="0" w:color="auto"/>
      </w:divBdr>
    </w:div>
    <w:div w:id="235483757">
      <w:bodyDiv w:val="1"/>
      <w:marLeft w:val="0"/>
      <w:marRight w:val="0"/>
      <w:marTop w:val="0"/>
      <w:marBottom w:val="0"/>
      <w:divBdr>
        <w:top w:val="none" w:sz="0" w:space="0" w:color="auto"/>
        <w:left w:val="none" w:sz="0" w:space="0" w:color="auto"/>
        <w:bottom w:val="none" w:sz="0" w:space="0" w:color="auto"/>
        <w:right w:val="none" w:sz="0" w:space="0" w:color="auto"/>
      </w:divBdr>
    </w:div>
    <w:div w:id="236020678">
      <w:bodyDiv w:val="1"/>
      <w:marLeft w:val="0"/>
      <w:marRight w:val="0"/>
      <w:marTop w:val="0"/>
      <w:marBottom w:val="0"/>
      <w:divBdr>
        <w:top w:val="none" w:sz="0" w:space="0" w:color="auto"/>
        <w:left w:val="none" w:sz="0" w:space="0" w:color="auto"/>
        <w:bottom w:val="none" w:sz="0" w:space="0" w:color="auto"/>
        <w:right w:val="none" w:sz="0" w:space="0" w:color="auto"/>
      </w:divBdr>
    </w:div>
    <w:div w:id="236675031">
      <w:bodyDiv w:val="1"/>
      <w:marLeft w:val="0"/>
      <w:marRight w:val="0"/>
      <w:marTop w:val="0"/>
      <w:marBottom w:val="0"/>
      <w:divBdr>
        <w:top w:val="none" w:sz="0" w:space="0" w:color="auto"/>
        <w:left w:val="none" w:sz="0" w:space="0" w:color="auto"/>
        <w:bottom w:val="none" w:sz="0" w:space="0" w:color="auto"/>
        <w:right w:val="none" w:sz="0" w:space="0" w:color="auto"/>
      </w:divBdr>
    </w:div>
    <w:div w:id="237063423">
      <w:bodyDiv w:val="1"/>
      <w:marLeft w:val="0"/>
      <w:marRight w:val="0"/>
      <w:marTop w:val="0"/>
      <w:marBottom w:val="0"/>
      <w:divBdr>
        <w:top w:val="none" w:sz="0" w:space="0" w:color="auto"/>
        <w:left w:val="none" w:sz="0" w:space="0" w:color="auto"/>
        <w:bottom w:val="none" w:sz="0" w:space="0" w:color="auto"/>
        <w:right w:val="none" w:sz="0" w:space="0" w:color="auto"/>
      </w:divBdr>
    </w:div>
    <w:div w:id="238952387">
      <w:bodyDiv w:val="1"/>
      <w:marLeft w:val="0"/>
      <w:marRight w:val="0"/>
      <w:marTop w:val="0"/>
      <w:marBottom w:val="0"/>
      <w:divBdr>
        <w:top w:val="none" w:sz="0" w:space="0" w:color="auto"/>
        <w:left w:val="none" w:sz="0" w:space="0" w:color="auto"/>
        <w:bottom w:val="none" w:sz="0" w:space="0" w:color="auto"/>
        <w:right w:val="none" w:sz="0" w:space="0" w:color="auto"/>
      </w:divBdr>
    </w:div>
    <w:div w:id="239214615">
      <w:bodyDiv w:val="1"/>
      <w:marLeft w:val="0"/>
      <w:marRight w:val="0"/>
      <w:marTop w:val="0"/>
      <w:marBottom w:val="0"/>
      <w:divBdr>
        <w:top w:val="none" w:sz="0" w:space="0" w:color="auto"/>
        <w:left w:val="none" w:sz="0" w:space="0" w:color="auto"/>
        <w:bottom w:val="none" w:sz="0" w:space="0" w:color="auto"/>
        <w:right w:val="none" w:sz="0" w:space="0" w:color="auto"/>
      </w:divBdr>
    </w:div>
    <w:div w:id="239949316">
      <w:bodyDiv w:val="1"/>
      <w:marLeft w:val="0"/>
      <w:marRight w:val="0"/>
      <w:marTop w:val="0"/>
      <w:marBottom w:val="0"/>
      <w:divBdr>
        <w:top w:val="none" w:sz="0" w:space="0" w:color="auto"/>
        <w:left w:val="none" w:sz="0" w:space="0" w:color="auto"/>
        <w:bottom w:val="none" w:sz="0" w:space="0" w:color="auto"/>
        <w:right w:val="none" w:sz="0" w:space="0" w:color="auto"/>
      </w:divBdr>
    </w:div>
    <w:div w:id="240457571">
      <w:bodyDiv w:val="1"/>
      <w:marLeft w:val="0"/>
      <w:marRight w:val="0"/>
      <w:marTop w:val="0"/>
      <w:marBottom w:val="0"/>
      <w:divBdr>
        <w:top w:val="none" w:sz="0" w:space="0" w:color="auto"/>
        <w:left w:val="none" w:sz="0" w:space="0" w:color="auto"/>
        <w:bottom w:val="none" w:sz="0" w:space="0" w:color="auto"/>
        <w:right w:val="none" w:sz="0" w:space="0" w:color="auto"/>
      </w:divBdr>
    </w:div>
    <w:div w:id="241110170">
      <w:bodyDiv w:val="1"/>
      <w:marLeft w:val="0"/>
      <w:marRight w:val="0"/>
      <w:marTop w:val="0"/>
      <w:marBottom w:val="0"/>
      <w:divBdr>
        <w:top w:val="none" w:sz="0" w:space="0" w:color="auto"/>
        <w:left w:val="none" w:sz="0" w:space="0" w:color="auto"/>
        <w:bottom w:val="none" w:sz="0" w:space="0" w:color="auto"/>
        <w:right w:val="none" w:sz="0" w:space="0" w:color="auto"/>
      </w:divBdr>
    </w:div>
    <w:div w:id="241335930">
      <w:bodyDiv w:val="1"/>
      <w:marLeft w:val="0"/>
      <w:marRight w:val="0"/>
      <w:marTop w:val="0"/>
      <w:marBottom w:val="0"/>
      <w:divBdr>
        <w:top w:val="none" w:sz="0" w:space="0" w:color="auto"/>
        <w:left w:val="none" w:sz="0" w:space="0" w:color="auto"/>
        <w:bottom w:val="none" w:sz="0" w:space="0" w:color="auto"/>
        <w:right w:val="none" w:sz="0" w:space="0" w:color="auto"/>
      </w:divBdr>
    </w:div>
    <w:div w:id="241378751">
      <w:bodyDiv w:val="1"/>
      <w:marLeft w:val="0"/>
      <w:marRight w:val="0"/>
      <w:marTop w:val="0"/>
      <w:marBottom w:val="0"/>
      <w:divBdr>
        <w:top w:val="none" w:sz="0" w:space="0" w:color="auto"/>
        <w:left w:val="none" w:sz="0" w:space="0" w:color="auto"/>
        <w:bottom w:val="none" w:sz="0" w:space="0" w:color="auto"/>
        <w:right w:val="none" w:sz="0" w:space="0" w:color="auto"/>
      </w:divBdr>
    </w:div>
    <w:div w:id="242379051">
      <w:bodyDiv w:val="1"/>
      <w:marLeft w:val="0"/>
      <w:marRight w:val="0"/>
      <w:marTop w:val="0"/>
      <w:marBottom w:val="0"/>
      <w:divBdr>
        <w:top w:val="none" w:sz="0" w:space="0" w:color="auto"/>
        <w:left w:val="none" w:sz="0" w:space="0" w:color="auto"/>
        <w:bottom w:val="none" w:sz="0" w:space="0" w:color="auto"/>
        <w:right w:val="none" w:sz="0" w:space="0" w:color="auto"/>
      </w:divBdr>
    </w:div>
    <w:div w:id="242490716">
      <w:bodyDiv w:val="1"/>
      <w:marLeft w:val="0"/>
      <w:marRight w:val="0"/>
      <w:marTop w:val="0"/>
      <w:marBottom w:val="0"/>
      <w:divBdr>
        <w:top w:val="none" w:sz="0" w:space="0" w:color="auto"/>
        <w:left w:val="none" w:sz="0" w:space="0" w:color="auto"/>
        <w:bottom w:val="none" w:sz="0" w:space="0" w:color="auto"/>
        <w:right w:val="none" w:sz="0" w:space="0" w:color="auto"/>
      </w:divBdr>
    </w:div>
    <w:div w:id="242835098">
      <w:bodyDiv w:val="1"/>
      <w:marLeft w:val="0"/>
      <w:marRight w:val="0"/>
      <w:marTop w:val="0"/>
      <w:marBottom w:val="0"/>
      <w:divBdr>
        <w:top w:val="none" w:sz="0" w:space="0" w:color="auto"/>
        <w:left w:val="none" w:sz="0" w:space="0" w:color="auto"/>
        <w:bottom w:val="none" w:sz="0" w:space="0" w:color="auto"/>
        <w:right w:val="none" w:sz="0" w:space="0" w:color="auto"/>
      </w:divBdr>
    </w:div>
    <w:div w:id="242884869">
      <w:bodyDiv w:val="1"/>
      <w:marLeft w:val="0"/>
      <w:marRight w:val="0"/>
      <w:marTop w:val="0"/>
      <w:marBottom w:val="0"/>
      <w:divBdr>
        <w:top w:val="none" w:sz="0" w:space="0" w:color="auto"/>
        <w:left w:val="none" w:sz="0" w:space="0" w:color="auto"/>
        <w:bottom w:val="none" w:sz="0" w:space="0" w:color="auto"/>
        <w:right w:val="none" w:sz="0" w:space="0" w:color="auto"/>
      </w:divBdr>
    </w:div>
    <w:div w:id="243685114">
      <w:bodyDiv w:val="1"/>
      <w:marLeft w:val="0"/>
      <w:marRight w:val="0"/>
      <w:marTop w:val="0"/>
      <w:marBottom w:val="0"/>
      <w:divBdr>
        <w:top w:val="none" w:sz="0" w:space="0" w:color="auto"/>
        <w:left w:val="none" w:sz="0" w:space="0" w:color="auto"/>
        <w:bottom w:val="none" w:sz="0" w:space="0" w:color="auto"/>
        <w:right w:val="none" w:sz="0" w:space="0" w:color="auto"/>
      </w:divBdr>
    </w:div>
    <w:div w:id="244606596">
      <w:bodyDiv w:val="1"/>
      <w:marLeft w:val="0"/>
      <w:marRight w:val="0"/>
      <w:marTop w:val="0"/>
      <w:marBottom w:val="0"/>
      <w:divBdr>
        <w:top w:val="none" w:sz="0" w:space="0" w:color="auto"/>
        <w:left w:val="none" w:sz="0" w:space="0" w:color="auto"/>
        <w:bottom w:val="none" w:sz="0" w:space="0" w:color="auto"/>
        <w:right w:val="none" w:sz="0" w:space="0" w:color="auto"/>
      </w:divBdr>
    </w:div>
    <w:div w:id="245579371">
      <w:bodyDiv w:val="1"/>
      <w:marLeft w:val="0"/>
      <w:marRight w:val="0"/>
      <w:marTop w:val="0"/>
      <w:marBottom w:val="0"/>
      <w:divBdr>
        <w:top w:val="none" w:sz="0" w:space="0" w:color="auto"/>
        <w:left w:val="none" w:sz="0" w:space="0" w:color="auto"/>
        <w:bottom w:val="none" w:sz="0" w:space="0" w:color="auto"/>
        <w:right w:val="none" w:sz="0" w:space="0" w:color="auto"/>
      </w:divBdr>
    </w:div>
    <w:div w:id="246185498">
      <w:bodyDiv w:val="1"/>
      <w:marLeft w:val="0"/>
      <w:marRight w:val="0"/>
      <w:marTop w:val="0"/>
      <w:marBottom w:val="0"/>
      <w:divBdr>
        <w:top w:val="none" w:sz="0" w:space="0" w:color="auto"/>
        <w:left w:val="none" w:sz="0" w:space="0" w:color="auto"/>
        <w:bottom w:val="none" w:sz="0" w:space="0" w:color="auto"/>
        <w:right w:val="none" w:sz="0" w:space="0" w:color="auto"/>
      </w:divBdr>
    </w:div>
    <w:div w:id="246310825">
      <w:bodyDiv w:val="1"/>
      <w:marLeft w:val="0"/>
      <w:marRight w:val="0"/>
      <w:marTop w:val="0"/>
      <w:marBottom w:val="0"/>
      <w:divBdr>
        <w:top w:val="none" w:sz="0" w:space="0" w:color="auto"/>
        <w:left w:val="none" w:sz="0" w:space="0" w:color="auto"/>
        <w:bottom w:val="none" w:sz="0" w:space="0" w:color="auto"/>
        <w:right w:val="none" w:sz="0" w:space="0" w:color="auto"/>
      </w:divBdr>
    </w:div>
    <w:div w:id="246958840">
      <w:bodyDiv w:val="1"/>
      <w:marLeft w:val="0"/>
      <w:marRight w:val="0"/>
      <w:marTop w:val="0"/>
      <w:marBottom w:val="0"/>
      <w:divBdr>
        <w:top w:val="none" w:sz="0" w:space="0" w:color="auto"/>
        <w:left w:val="none" w:sz="0" w:space="0" w:color="auto"/>
        <w:bottom w:val="none" w:sz="0" w:space="0" w:color="auto"/>
        <w:right w:val="none" w:sz="0" w:space="0" w:color="auto"/>
      </w:divBdr>
    </w:div>
    <w:div w:id="247615682">
      <w:bodyDiv w:val="1"/>
      <w:marLeft w:val="0"/>
      <w:marRight w:val="0"/>
      <w:marTop w:val="0"/>
      <w:marBottom w:val="0"/>
      <w:divBdr>
        <w:top w:val="none" w:sz="0" w:space="0" w:color="auto"/>
        <w:left w:val="none" w:sz="0" w:space="0" w:color="auto"/>
        <w:bottom w:val="none" w:sz="0" w:space="0" w:color="auto"/>
        <w:right w:val="none" w:sz="0" w:space="0" w:color="auto"/>
      </w:divBdr>
    </w:div>
    <w:div w:id="248543220">
      <w:bodyDiv w:val="1"/>
      <w:marLeft w:val="0"/>
      <w:marRight w:val="0"/>
      <w:marTop w:val="0"/>
      <w:marBottom w:val="0"/>
      <w:divBdr>
        <w:top w:val="none" w:sz="0" w:space="0" w:color="auto"/>
        <w:left w:val="none" w:sz="0" w:space="0" w:color="auto"/>
        <w:bottom w:val="none" w:sz="0" w:space="0" w:color="auto"/>
        <w:right w:val="none" w:sz="0" w:space="0" w:color="auto"/>
      </w:divBdr>
    </w:div>
    <w:div w:id="248849988">
      <w:bodyDiv w:val="1"/>
      <w:marLeft w:val="0"/>
      <w:marRight w:val="0"/>
      <w:marTop w:val="0"/>
      <w:marBottom w:val="0"/>
      <w:divBdr>
        <w:top w:val="none" w:sz="0" w:space="0" w:color="auto"/>
        <w:left w:val="none" w:sz="0" w:space="0" w:color="auto"/>
        <w:bottom w:val="none" w:sz="0" w:space="0" w:color="auto"/>
        <w:right w:val="none" w:sz="0" w:space="0" w:color="auto"/>
      </w:divBdr>
    </w:div>
    <w:div w:id="249239648">
      <w:bodyDiv w:val="1"/>
      <w:marLeft w:val="0"/>
      <w:marRight w:val="0"/>
      <w:marTop w:val="0"/>
      <w:marBottom w:val="0"/>
      <w:divBdr>
        <w:top w:val="none" w:sz="0" w:space="0" w:color="auto"/>
        <w:left w:val="none" w:sz="0" w:space="0" w:color="auto"/>
        <w:bottom w:val="none" w:sz="0" w:space="0" w:color="auto"/>
        <w:right w:val="none" w:sz="0" w:space="0" w:color="auto"/>
      </w:divBdr>
    </w:div>
    <w:div w:id="249505337">
      <w:bodyDiv w:val="1"/>
      <w:marLeft w:val="0"/>
      <w:marRight w:val="0"/>
      <w:marTop w:val="0"/>
      <w:marBottom w:val="0"/>
      <w:divBdr>
        <w:top w:val="none" w:sz="0" w:space="0" w:color="auto"/>
        <w:left w:val="none" w:sz="0" w:space="0" w:color="auto"/>
        <w:bottom w:val="none" w:sz="0" w:space="0" w:color="auto"/>
        <w:right w:val="none" w:sz="0" w:space="0" w:color="auto"/>
      </w:divBdr>
    </w:div>
    <w:div w:id="249586408">
      <w:bodyDiv w:val="1"/>
      <w:marLeft w:val="0"/>
      <w:marRight w:val="0"/>
      <w:marTop w:val="0"/>
      <w:marBottom w:val="0"/>
      <w:divBdr>
        <w:top w:val="none" w:sz="0" w:space="0" w:color="auto"/>
        <w:left w:val="none" w:sz="0" w:space="0" w:color="auto"/>
        <w:bottom w:val="none" w:sz="0" w:space="0" w:color="auto"/>
        <w:right w:val="none" w:sz="0" w:space="0" w:color="auto"/>
      </w:divBdr>
    </w:div>
    <w:div w:id="249778546">
      <w:bodyDiv w:val="1"/>
      <w:marLeft w:val="0"/>
      <w:marRight w:val="0"/>
      <w:marTop w:val="0"/>
      <w:marBottom w:val="0"/>
      <w:divBdr>
        <w:top w:val="none" w:sz="0" w:space="0" w:color="auto"/>
        <w:left w:val="none" w:sz="0" w:space="0" w:color="auto"/>
        <w:bottom w:val="none" w:sz="0" w:space="0" w:color="auto"/>
        <w:right w:val="none" w:sz="0" w:space="0" w:color="auto"/>
      </w:divBdr>
    </w:div>
    <w:div w:id="249897728">
      <w:bodyDiv w:val="1"/>
      <w:marLeft w:val="0"/>
      <w:marRight w:val="0"/>
      <w:marTop w:val="0"/>
      <w:marBottom w:val="0"/>
      <w:divBdr>
        <w:top w:val="none" w:sz="0" w:space="0" w:color="auto"/>
        <w:left w:val="none" w:sz="0" w:space="0" w:color="auto"/>
        <w:bottom w:val="none" w:sz="0" w:space="0" w:color="auto"/>
        <w:right w:val="none" w:sz="0" w:space="0" w:color="auto"/>
      </w:divBdr>
    </w:div>
    <w:div w:id="249970617">
      <w:bodyDiv w:val="1"/>
      <w:marLeft w:val="0"/>
      <w:marRight w:val="0"/>
      <w:marTop w:val="0"/>
      <w:marBottom w:val="0"/>
      <w:divBdr>
        <w:top w:val="none" w:sz="0" w:space="0" w:color="auto"/>
        <w:left w:val="none" w:sz="0" w:space="0" w:color="auto"/>
        <w:bottom w:val="none" w:sz="0" w:space="0" w:color="auto"/>
        <w:right w:val="none" w:sz="0" w:space="0" w:color="auto"/>
      </w:divBdr>
    </w:div>
    <w:div w:id="250092459">
      <w:bodyDiv w:val="1"/>
      <w:marLeft w:val="0"/>
      <w:marRight w:val="0"/>
      <w:marTop w:val="0"/>
      <w:marBottom w:val="0"/>
      <w:divBdr>
        <w:top w:val="none" w:sz="0" w:space="0" w:color="auto"/>
        <w:left w:val="none" w:sz="0" w:space="0" w:color="auto"/>
        <w:bottom w:val="none" w:sz="0" w:space="0" w:color="auto"/>
        <w:right w:val="none" w:sz="0" w:space="0" w:color="auto"/>
      </w:divBdr>
    </w:div>
    <w:div w:id="250551660">
      <w:bodyDiv w:val="1"/>
      <w:marLeft w:val="0"/>
      <w:marRight w:val="0"/>
      <w:marTop w:val="0"/>
      <w:marBottom w:val="0"/>
      <w:divBdr>
        <w:top w:val="none" w:sz="0" w:space="0" w:color="auto"/>
        <w:left w:val="none" w:sz="0" w:space="0" w:color="auto"/>
        <w:bottom w:val="none" w:sz="0" w:space="0" w:color="auto"/>
        <w:right w:val="none" w:sz="0" w:space="0" w:color="auto"/>
      </w:divBdr>
    </w:div>
    <w:div w:id="250704744">
      <w:bodyDiv w:val="1"/>
      <w:marLeft w:val="0"/>
      <w:marRight w:val="0"/>
      <w:marTop w:val="0"/>
      <w:marBottom w:val="0"/>
      <w:divBdr>
        <w:top w:val="none" w:sz="0" w:space="0" w:color="auto"/>
        <w:left w:val="none" w:sz="0" w:space="0" w:color="auto"/>
        <w:bottom w:val="none" w:sz="0" w:space="0" w:color="auto"/>
        <w:right w:val="none" w:sz="0" w:space="0" w:color="auto"/>
      </w:divBdr>
    </w:div>
    <w:div w:id="251090197">
      <w:bodyDiv w:val="1"/>
      <w:marLeft w:val="0"/>
      <w:marRight w:val="0"/>
      <w:marTop w:val="0"/>
      <w:marBottom w:val="0"/>
      <w:divBdr>
        <w:top w:val="none" w:sz="0" w:space="0" w:color="auto"/>
        <w:left w:val="none" w:sz="0" w:space="0" w:color="auto"/>
        <w:bottom w:val="none" w:sz="0" w:space="0" w:color="auto"/>
        <w:right w:val="none" w:sz="0" w:space="0" w:color="auto"/>
      </w:divBdr>
    </w:div>
    <w:div w:id="251357491">
      <w:bodyDiv w:val="1"/>
      <w:marLeft w:val="0"/>
      <w:marRight w:val="0"/>
      <w:marTop w:val="0"/>
      <w:marBottom w:val="0"/>
      <w:divBdr>
        <w:top w:val="none" w:sz="0" w:space="0" w:color="auto"/>
        <w:left w:val="none" w:sz="0" w:space="0" w:color="auto"/>
        <w:bottom w:val="none" w:sz="0" w:space="0" w:color="auto"/>
        <w:right w:val="none" w:sz="0" w:space="0" w:color="auto"/>
      </w:divBdr>
    </w:div>
    <w:div w:id="252473533">
      <w:bodyDiv w:val="1"/>
      <w:marLeft w:val="0"/>
      <w:marRight w:val="0"/>
      <w:marTop w:val="0"/>
      <w:marBottom w:val="0"/>
      <w:divBdr>
        <w:top w:val="none" w:sz="0" w:space="0" w:color="auto"/>
        <w:left w:val="none" w:sz="0" w:space="0" w:color="auto"/>
        <w:bottom w:val="none" w:sz="0" w:space="0" w:color="auto"/>
        <w:right w:val="none" w:sz="0" w:space="0" w:color="auto"/>
      </w:divBdr>
    </w:div>
    <w:div w:id="252475489">
      <w:bodyDiv w:val="1"/>
      <w:marLeft w:val="0"/>
      <w:marRight w:val="0"/>
      <w:marTop w:val="0"/>
      <w:marBottom w:val="0"/>
      <w:divBdr>
        <w:top w:val="none" w:sz="0" w:space="0" w:color="auto"/>
        <w:left w:val="none" w:sz="0" w:space="0" w:color="auto"/>
        <w:bottom w:val="none" w:sz="0" w:space="0" w:color="auto"/>
        <w:right w:val="none" w:sz="0" w:space="0" w:color="auto"/>
      </w:divBdr>
    </w:div>
    <w:div w:id="252861467">
      <w:bodyDiv w:val="1"/>
      <w:marLeft w:val="0"/>
      <w:marRight w:val="0"/>
      <w:marTop w:val="0"/>
      <w:marBottom w:val="0"/>
      <w:divBdr>
        <w:top w:val="none" w:sz="0" w:space="0" w:color="auto"/>
        <w:left w:val="none" w:sz="0" w:space="0" w:color="auto"/>
        <w:bottom w:val="none" w:sz="0" w:space="0" w:color="auto"/>
        <w:right w:val="none" w:sz="0" w:space="0" w:color="auto"/>
      </w:divBdr>
    </w:div>
    <w:div w:id="254018065">
      <w:bodyDiv w:val="1"/>
      <w:marLeft w:val="0"/>
      <w:marRight w:val="0"/>
      <w:marTop w:val="0"/>
      <w:marBottom w:val="0"/>
      <w:divBdr>
        <w:top w:val="none" w:sz="0" w:space="0" w:color="auto"/>
        <w:left w:val="none" w:sz="0" w:space="0" w:color="auto"/>
        <w:bottom w:val="none" w:sz="0" w:space="0" w:color="auto"/>
        <w:right w:val="none" w:sz="0" w:space="0" w:color="auto"/>
      </w:divBdr>
    </w:div>
    <w:div w:id="254167863">
      <w:bodyDiv w:val="1"/>
      <w:marLeft w:val="0"/>
      <w:marRight w:val="0"/>
      <w:marTop w:val="0"/>
      <w:marBottom w:val="0"/>
      <w:divBdr>
        <w:top w:val="none" w:sz="0" w:space="0" w:color="auto"/>
        <w:left w:val="none" w:sz="0" w:space="0" w:color="auto"/>
        <w:bottom w:val="none" w:sz="0" w:space="0" w:color="auto"/>
        <w:right w:val="none" w:sz="0" w:space="0" w:color="auto"/>
      </w:divBdr>
    </w:div>
    <w:div w:id="254364706">
      <w:bodyDiv w:val="1"/>
      <w:marLeft w:val="0"/>
      <w:marRight w:val="0"/>
      <w:marTop w:val="0"/>
      <w:marBottom w:val="0"/>
      <w:divBdr>
        <w:top w:val="none" w:sz="0" w:space="0" w:color="auto"/>
        <w:left w:val="none" w:sz="0" w:space="0" w:color="auto"/>
        <w:bottom w:val="none" w:sz="0" w:space="0" w:color="auto"/>
        <w:right w:val="none" w:sz="0" w:space="0" w:color="auto"/>
      </w:divBdr>
    </w:div>
    <w:div w:id="254672937">
      <w:bodyDiv w:val="1"/>
      <w:marLeft w:val="0"/>
      <w:marRight w:val="0"/>
      <w:marTop w:val="0"/>
      <w:marBottom w:val="0"/>
      <w:divBdr>
        <w:top w:val="none" w:sz="0" w:space="0" w:color="auto"/>
        <w:left w:val="none" w:sz="0" w:space="0" w:color="auto"/>
        <w:bottom w:val="none" w:sz="0" w:space="0" w:color="auto"/>
        <w:right w:val="none" w:sz="0" w:space="0" w:color="auto"/>
      </w:divBdr>
    </w:div>
    <w:div w:id="254825817">
      <w:bodyDiv w:val="1"/>
      <w:marLeft w:val="0"/>
      <w:marRight w:val="0"/>
      <w:marTop w:val="0"/>
      <w:marBottom w:val="0"/>
      <w:divBdr>
        <w:top w:val="none" w:sz="0" w:space="0" w:color="auto"/>
        <w:left w:val="none" w:sz="0" w:space="0" w:color="auto"/>
        <w:bottom w:val="none" w:sz="0" w:space="0" w:color="auto"/>
        <w:right w:val="none" w:sz="0" w:space="0" w:color="auto"/>
      </w:divBdr>
    </w:div>
    <w:div w:id="255093391">
      <w:bodyDiv w:val="1"/>
      <w:marLeft w:val="0"/>
      <w:marRight w:val="0"/>
      <w:marTop w:val="0"/>
      <w:marBottom w:val="0"/>
      <w:divBdr>
        <w:top w:val="none" w:sz="0" w:space="0" w:color="auto"/>
        <w:left w:val="none" w:sz="0" w:space="0" w:color="auto"/>
        <w:bottom w:val="none" w:sz="0" w:space="0" w:color="auto"/>
        <w:right w:val="none" w:sz="0" w:space="0" w:color="auto"/>
      </w:divBdr>
    </w:div>
    <w:div w:id="255095982">
      <w:bodyDiv w:val="1"/>
      <w:marLeft w:val="0"/>
      <w:marRight w:val="0"/>
      <w:marTop w:val="0"/>
      <w:marBottom w:val="0"/>
      <w:divBdr>
        <w:top w:val="none" w:sz="0" w:space="0" w:color="auto"/>
        <w:left w:val="none" w:sz="0" w:space="0" w:color="auto"/>
        <w:bottom w:val="none" w:sz="0" w:space="0" w:color="auto"/>
        <w:right w:val="none" w:sz="0" w:space="0" w:color="auto"/>
      </w:divBdr>
    </w:div>
    <w:div w:id="255292913">
      <w:bodyDiv w:val="1"/>
      <w:marLeft w:val="0"/>
      <w:marRight w:val="0"/>
      <w:marTop w:val="0"/>
      <w:marBottom w:val="0"/>
      <w:divBdr>
        <w:top w:val="none" w:sz="0" w:space="0" w:color="auto"/>
        <w:left w:val="none" w:sz="0" w:space="0" w:color="auto"/>
        <w:bottom w:val="none" w:sz="0" w:space="0" w:color="auto"/>
        <w:right w:val="none" w:sz="0" w:space="0" w:color="auto"/>
      </w:divBdr>
    </w:div>
    <w:div w:id="255333842">
      <w:bodyDiv w:val="1"/>
      <w:marLeft w:val="0"/>
      <w:marRight w:val="0"/>
      <w:marTop w:val="0"/>
      <w:marBottom w:val="0"/>
      <w:divBdr>
        <w:top w:val="none" w:sz="0" w:space="0" w:color="auto"/>
        <w:left w:val="none" w:sz="0" w:space="0" w:color="auto"/>
        <w:bottom w:val="none" w:sz="0" w:space="0" w:color="auto"/>
        <w:right w:val="none" w:sz="0" w:space="0" w:color="auto"/>
      </w:divBdr>
    </w:div>
    <w:div w:id="255480673">
      <w:bodyDiv w:val="1"/>
      <w:marLeft w:val="0"/>
      <w:marRight w:val="0"/>
      <w:marTop w:val="0"/>
      <w:marBottom w:val="0"/>
      <w:divBdr>
        <w:top w:val="none" w:sz="0" w:space="0" w:color="auto"/>
        <w:left w:val="none" w:sz="0" w:space="0" w:color="auto"/>
        <w:bottom w:val="none" w:sz="0" w:space="0" w:color="auto"/>
        <w:right w:val="none" w:sz="0" w:space="0" w:color="auto"/>
      </w:divBdr>
    </w:div>
    <w:div w:id="255528511">
      <w:bodyDiv w:val="1"/>
      <w:marLeft w:val="0"/>
      <w:marRight w:val="0"/>
      <w:marTop w:val="0"/>
      <w:marBottom w:val="0"/>
      <w:divBdr>
        <w:top w:val="none" w:sz="0" w:space="0" w:color="auto"/>
        <w:left w:val="none" w:sz="0" w:space="0" w:color="auto"/>
        <w:bottom w:val="none" w:sz="0" w:space="0" w:color="auto"/>
        <w:right w:val="none" w:sz="0" w:space="0" w:color="auto"/>
      </w:divBdr>
    </w:div>
    <w:div w:id="255600228">
      <w:bodyDiv w:val="1"/>
      <w:marLeft w:val="0"/>
      <w:marRight w:val="0"/>
      <w:marTop w:val="0"/>
      <w:marBottom w:val="0"/>
      <w:divBdr>
        <w:top w:val="none" w:sz="0" w:space="0" w:color="auto"/>
        <w:left w:val="none" w:sz="0" w:space="0" w:color="auto"/>
        <w:bottom w:val="none" w:sz="0" w:space="0" w:color="auto"/>
        <w:right w:val="none" w:sz="0" w:space="0" w:color="auto"/>
      </w:divBdr>
    </w:div>
    <w:div w:id="255797210">
      <w:bodyDiv w:val="1"/>
      <w:marLeft w:val="0"/>
      <w:marRight w:val="0"/>
      <w:marTop w:val="0"/>
      <w:marBottom w:val="0"/>
      <w:divBdr>
        <w:top w:val="none" w:sz="0" w:space="0" w:color="auto"/>
        <w:left w:val="none" w:sz="0" w:space="0" w:color="auto"/>
        <w:bottom w:val="none" w:sz="0" w:space="0" w:color="auto"/>
        <w:right w:val="none" w:sz="0" w:space="0" w:color="auto"/>
      </w:divBdr>
    </w:div>
    <w:div w:id="256403254">
      <w:bodyDiv w:val="1"/>
      <w:marLeft w:val="0"/>
      <w:marRight w:val="0"/>
      <w:marTop w:val="0"/>
      <w:marBottom w:val="0"/>
      <w:divBdr>
        <w:top w:val="none" w:sz="0" w:space="0" w:color="auto"/>
        <w:left w:val="none" w:sz="0" w:space="0" w:color="auto"/>
        <w:bottom w:val="none" w:sz="0" w:space="0" w:color="auto"/>
        <w:right w:val="none" w:sz="0" w:space="0" w:color="auto"/>
      </w:divBdr>
    </w:div>
    <w:div w:id="256408354">
      <w:bodyDiv w:val="1"/>
      <w:marLeft w:val="0"/>
      <w:marRight w:val="0"/>
      <w:marTop w:val="0"/>
      <w:marBottom w:val="0"/>
      <w:divBdr>
        <w:top w:val="none" w:sz="0" w:space="0" w:color="auto"/>
        <w:left w:val="none" w:sz="0" w:space="0" w:color="auto"/>
        <w:bottom w:val="none" w:sz="0" w:space="0" w:color="auto"/>
        <w:right w:val="none" w:sz="0" w:space="0" w:color="auto"/>
      </w:divBdr>
    </w:div>
    <w:div w:id="256446051">
      <w:bodyDiv w:val="1"/>
      <w:marLeft w:val="0"/>
      <w:marRight w:val="0"/>
      <w:marTop w:val="0"/>
      <w:marBottom w:val="0"/>
      <w:divBdr>
        <w:top w:val="none" w:sz="0" w:space="0" w:color="auto"/>
        <w:left w:val="none" w:sz="0" w:space="0" w:color="auto"/>
        <w:bottom w:val="none" w:sz="0" w:space="0" w:color="auto"/>
        <w:right w:val="none" w:sz="0" w:space="0" w:color="auto"/>
      </w:divBdr>
    </w:div>
    <w:div w:id="256600921">
      <w:bodyDiv w:val="1"/>
      <w:marLeft w:val="0"/>
      <w:marRight w:val="0"/>
      <w:marTop w:val="0"/>
      <w:marBottom w:val="0"/>
      <w:divBdr>
        <w:top w:val="none" w:sz="0" w:space="0" w:color="auto"/>
        <w:left w:val="none" w:sz="0" w:space="0" w:color="auto"/>
        <w:bottom w:val="none" w:sz="0" w:space="0" w:color="auto"/>
        <w:right w:val="none" w:sz="0" w:space="0" w:color="auto"/>
      </w:divBdr>
    </w:div>
    <w:div w:id="256987886">
      <w:bodyDiv w:val="1"/>
      <w:marLeft w:val="0"/>
      <w:marRight w:val="0"/>
      <w:marTop w:val="0"/>
      <w:marBottom w:val="0"/>
      <w:divBdr>
        <w:top w:val="none" w:sz="0" w:space="0" w:color="auto"/>
        <w:left w:val="none" w:sz="0" w:space="0" w:color="auto"/>
        <w:bottom w:val="none" w:sz="0" w:space="0" w:color="auto"/>
        <w:right w:val="none" w:sz="0" w:space="0" w:color="auto"/>
      </w:divBdr>
    </w:div>
    <w:div w:id="257177394">
      <w:bodyDiv w:val="1"/>
      <w:marLeft w:val="0"/>
      <w:marRight w:val="0"/>
      <w:marTop w:val="0"/>
      <w:marBottom w:val="0"/>
      <w:divBdr>
        <w:top w:val="none" w:sz="0" w:space="0" w:color="auto"/>
        <w:left w:val="none" w:sz="0" w:space="0" w:color="auto"/>
        <w:bottom w:val="none" w:sz="0" w:space="0" w:color="auto"/>
        <w:right w:val="none" w:sz="0" w:space="0" w:color="auto"/>
      </w:divBdr>
    </w:div>
    <w:div w:id="257254413">
      <w:bodyDiv w:val="1"/>
      <w:marLeft w:val="0"/>
      <w:marRight w:val="0"/>
      <w:marTop w:val="0"/>
      <w:marBottom w:val="0"/>
      <w:divBdr>
        <w:top w:val="none" w:sz="0" w:space="0" w:color="auto"/>
        <w:left w:val="none" w:sz="0" w:space="0" w:color="auto"/>
        <w:bottom w:val="none" w:sz="0" w:space="0" w:color="auto"/>
        <w:right w:val="none" w:sz="0" w:space="0" w:color="auto"/>
      </w:divBdr>
    </w:div>
    <w:div w:id="257258594">
      <w:bodyDiv w:val="1"/>
      <w:marLeft w:val="0"/>
      <w:marRight w:val="0"/>
      <w:marTop w:val="0"/>
      <w:marBottom w:val="0"/>
      <w:divBdr>
        <w:top w:val="none" w:sz="0" w:space="0" w:color="auto"/>
        <w:left w:val="none" w:sz="0" w:space="0" w:color="auto"/>
        <w:bottom w:val="none" w:sz="0" w:space="0" w:color="auto"/>
        <w:right w:val="none" w:sz="0" w:space="0" w:color="auto"/>
      </w:divBdr>
    </w:div>
    <w:div w:id="257639203">
      <w:bodyDiv w:val="1"/>
      <w:marLeft w:val="0"/>
      <w:marRight w:val="0"/>
      <w:marTop w:val="0"/>
      <w:marBottom w:val="0"/>
      <w:divBdr>
        <w:top w:val="none" w:sz="0" w:space="0" w:color="auto"/>
        <w:left w:val="none" w:sz="0" w:space="0" w:color="auto"/>
        <w:bottom w:val="none" w:sz="0" w:space="0" w:color="auto"/>
        <w:right w:val="none" w:sz="0" w:space="0" w:color="auto"/>
      </w:divBdr>
    </w:div>
    <w:div w:id="258366954">
      <w:bodyDiv w:val="1"/>
      <w:marLeft w:val="0"/>
      <w:marRight w:val="0"/>
      <w:marTop w:val="0"/>
      <w:marBottom w:val="0"/>
      <w:divBdr>
        <w:top w:val="none" w:sz="0" w:space="0" w:color="auto"/>
        <w:left w:val="none" w:sz="0" w:space="0" w:color="auto"/>
        <w:bottom w:val="none" w:sz="0" w:space="0" w:color="auto"/>
        <w:right w:val="none" w:sz="0" w:space="0" w:color="auto"/>
      </w:divBdr>
    </w:div>
    <w:div w:id="258485086">
      <w:bodyDiv w:val="1"/>
      <w:marLeft w:val="0"/>
      <w:marRight w:val="0"/>
      <w:marTop w:val="0"/>
      <w:marBottom w:val="0"/>
      <w:divBdr>
        <w:top w:val="none" w:sz="0" w:space="0" w:color="auto"/>
        <w:left w:val="none" w:sz="0" w:space="0" w:color="auto"/>
        <w:bottom w:val="none" w:sz="0" w:space="0" w:color="auto"/>
        <w:right w:val="none" w:sz="0" w:space="0" w:color="auto"/>
      </w:divBdr>
    </w:div>
    <w:div w:id="258488696">
      <w:bodyDiv w:val="1"/>
      <w:marLeft w:val="0"/>
      <w:marRight w:val="0"/>
      <w:marTop w:val="0"/>
      <w:marBottom w:val="0"/>
      <w:divBdr>
        <w:top w:val="none" w:sz="0" w:space="0" w:color="auto"/>
        <w:left w:val="none" w:sz="0" w:space="0" w:color="auto"/>
        <w:bottom w:val="none" w:sz="0" w:space="0" w:color="auto"/>
        <w:right w:val="none" w:sz="0" w:space="0" w:color="auto"/>
      </w:divBdr>
    </w:div>
    <w:div w:id="258952904">
      <w:bodyDiv w:val="1"/>
      <w:marLeft w:val="0"/>
      <w:marRight w:val="0"/>
      <w:marTop w:val="0"/>
      <w:marBottom w:val="0"/>
      <w:divBdr>
        <w:top w:val="none" w:sz="0" w:space="0" w:color="auto"/>
        <w:left w:val="none" w:sz="0" w:space="0" w:color="auto"/>
        <w:bottom w:val="none" w:sz="0" w:space="0" w:color="auto"/>
        <w:right w:val="none" w:sz="0" w:space="0" w:color="auto"/>
      </w:divBdr>
    </w:div>
    <w:div w:id="259146899">
      <w:bodyDiv w:val="1"/>
      <w:marLeft w:val="0"/>
      <w:marRight w:val="0"/>
      <w:marTop w:val="0"/>
      <w:marBottom w:val="0"/>
      <w:divBdr>
        <w:top w:val="none" w:sz="0" w:space="0" w:color="auto"/>
        <w:left w:val="none" w:sz="0" w:space="0" w:color="auto"/>
        <w:bottom w:val="none" w:sz="0" w:space="0" w:color="auto"/>
        <w:right w:val="none" w:sz="0" w:space="0" w:color="auto"/>
      </w:divBdr>
    </w:div>
    <w:div w:id="259605309">
      <w:bodyDiv w:val="1"/>
      <w:marLeft w:val="0"/>
      <w:marRight w:val="0"/>
      <w:marTop w:val="0"/>
      <w:marBottom w:val="0"/>
      <w:divBdr>
        <w:top w:val="none" w:sz="0" w:space="0" w:color="auto"/>
        <w:left w:val="none" w:sz="0" w:space="0" w:color="auto"/>
        <w:bottom w:val="none" w:sz="0" w:space="0" w:color="auto"/>
        <w:right w:val="none" w:sz="0" w:space="0" w:color="auto"/>
      </w:divBdr>
    </w:div>
    <w:div w:id="259684362">
      <w:bodyDiv w:val="1"/>
      <w:marLeft w:val="0"/>
      <w:marRight w:val="0"/>
      <w:marTop w:val="0"/>
      <w:marBottom w:val="0"/>
      <w:divBdr>
        <w:top w:val="none" w:sz="0" w:space="0" w:color="auto"/>
        <w:left w:val="none" w:sz="0" w:space="0" w:color="auto"/>
        <w:bottom w:val="none" w:sz="0" w:space="0" w:color="auto"/>
        <w:right w:val="none" w:sz="0" w:space="0" w:color="auto"/>
      </w:divBdr>
    </w:div>
    <w:div w:id="259720727">
      <w:bodyDiv w:val="1"/>
      <w:marLeft w:val="0"/>
      <w:marRight w:val="0"/>
      <w:marTop w:val="0"/>
      <w:marBottom w:val="0"/>
      <w:divBdr>
        <w:top w:val="none" w:sz="0" w:space="0" w:color="auto"/>
        <w:left w:val="none" w:sz="0" w:space="0" w:color="auto"/>
        <w:bottom w:val="none" w:sz="0" w:space="0" w:color="auto"/>
        <w:right w:val="none" w:sz="0" w:space="0" w:color="auto"/>
      </w:divBdr>
    </w:div>
    <w:div w:id="259725405">
      <w:bodyDiv w:val="1"/>
      <w:marLeft w:val="0"/>
      <w:marRight w:val="0"/>
      <w:marTop w:val="0"/>
      <w:marBottom w:val="0"/>
      <w:divBdr>
        <w:top w:val="none" w:sz="0" w:space="0" w:color="auto"/>
        <w:left w:val="none" w:sz="0" w:space="0" w:color="auto"/>
        <w:bottom w:val="none" w:sz="0" w:space="0" w:color="auto"/>
        <w:right w:val="none" w:sz="0" w:space="0" w:color="auto"/>
      </w:divBdr>
    </w:div>
    <w:div w:id="260114995">
      <w:bodyDiv w:val="1"/>
      <w:marLeft w:val="0"/>
      <w:marRight w:val="0"/>
      <w:marTop w:val="0"/>
      <w:marBottom w:val="0"/>
      <w:divBdr>
        <w:top w:val="none" w:sz="0" w:space="0" w:color="auto"/>
        <w:left w:val="none" w:sz="0" w:space="0" w:color="auto"/>
        <w:bottom w:val="none" w:sz="0" w:space="0" w:color="auto"/>
        <w:right w:val="none" w:sz="0" w:space="0" w:color="auto"/>
      </w:divBdr>
    </w:div>
    <w:div w:id="260332515">
      <w:bodyDiv w:val="1"/>
      <w:marLeft w:val="0"/>
      <w:marRight w:val="0"/>
      <w:marTop w:val="0"/>
      <w:marBottom w:val="0"/>
      <w:divBdr>
        <w:top w:val="none" w:sz="0" w:space="0" w:color="auto"/>
        <w:left w:val="none" w:sz="0" w:space="0" w:color="auto"/>
        <w:bottom w:val="none" w:sz="0" w:space="0" w:color="auto"/>
        <w:right w:val="none" w:sz="0" w:space="0" w:color="auto"/>
      </w:divBdr>
    </w:div>
    <w:div w:id="260335292">
      <w:bodyDiv w:val="1"/>
      <w:marLeft w:val="0"/>
      <w:marRight w:val="0"/>
      <w:marTop w:val="0"/>
      <w:marBottom w:val="0"/>
      <w:divBdr>
        <w:top w:val="none" w:sz="0" w:space="0" w:color="auto"/>
        <w:left w:val="none" w:sz="0" w:space="0" w:color="auto"/>
        <w:bottom w:val="none" w:sz="0" w:space="0" w:color="auto"/>
        <w:right w:val="none" w:sz="0" w:space="0" w:color="auto"/>
      </w:divBdr>
    </w:div>
    <w:div w:id="260527555">
      <w:bodyDiv w:val="1"/>
      <w:marLeft w:val="0"/>
      <w:marRight w:val="0"/>
      <w:marTop w:val="0"/>
      <w:marBottom w:val="0"/>
      <w:divBdr>
        <w:top w:val="none" w:sz="0" w:space="0" w:color="auto"/>
        <w:left w:val="none" w:sz="0" w:space="0" w:color="auto"/>
        <w:bottom w:val="none" w:sz="0" w:space="0" w:color="auto"/>
        <w:right w:val="none" w:sz="0" w:space="0" w:color="auto"/>
      </w:divBdr>
    </w:div>
    <w:div w:id="260794523">
      <w:bodyDiv w:val="1"/>
      <w:marLeft w:val="0"/>
      <w:marRight w:val="0"/>
      <w:marTop w:val="0"/>
      <w:marBottom w:val="0"/>
      <w:divBdr>
        <w:top w:val="none" w:sz="0" w:space="0" w:color="auto"/>
        <w:left w:val="none" w:sz="0" w:space="0" w:color="auto"/>
        <w:bottom w:val="none" w:sz="0" w:space="0" w:color="auto"/>
        <w:right w:val="none" w:sz="0" w:space="0" w:color="auto"/>
      </w:divBdr>
    </w:div>
    <w:div w:id="261690468">
      <w:bodyDiv w:val="1"/>
      <w:marLeft w:val="0"/>
      <w:marRight w:val="0"/>
      <w:marTop w:val="0"/>
      <w:marBottom w:val="0"/>
      <w:divBdr>
        <w:top w:val="none" w:sz="0" w:space="0" w:color="auto"/>
        <w:left w:val="none" w:sz="0" w:space="0" w:color="auto"/>
        <w:bottom w:val="none" w:sz="0" w:space="0" w:color="auto"/>
        <w:right w:val="none" w:sz="0" w:space="0" w:color="auto"/>
      </w:divBdr>
    </w:div>
    <w:div w:id="261884296">
      <w:bodyDiv w:val="1"/>
      <w:marLeft w:val="0"/>
      <w:marRight w:val="0"/>
      <w:marTop w:val="0"/>
      <w:marBottom w:val="0"/>
      <w:divBdr>
        <w:top w:val="none" w:sz="0" w:space="0" w:color="auto"/>
        <w:left w:val="none" w:sz="0" w:space="0" w:color="auto"/>
        <w:bottom w:val="none" w:sz="0" w:space="0" w:color="auto"/>
        <w:right w:val="none" w:sz="0" w:space="0" w:color="auto"/>
      </w:divBdr>
    </w:div>
    <w:div w:id="261961407">
      <w:bodyDiv w:val="1"/>
      <w:marLeft w:val="0"/>
      <w:marRight w:val="0"/>
      <w:marTop w:val="0"/>
      <w:marBottom w:val="0"/>
      <w:divBdr>
        <w:top w:val="none" w:sz="0" w:space="0" w:color="auto"/>
        <w:left w:val="none" w:sz="0" w:space="0" w:color="auto"/>
        <w:bottom w:val="none" w:sz="0" w:space="0" w:color="auto"/>
        <w:right w:val="none" w:sz="0" w:space="0" w:color="auto"/>
      </w:divBdr>
    </w:div>
    <w:div w:id="262106773">
      <w:bodyDiv w:val="1"/>
      <w:marLeft w:val="0"/>
      <w:marRight w:val="0"/>
      <w:marTop w:val="0"/>
      <w:marBottom w:val="0"/>
      <w:divBdr>
        <w:top w:val="none" w:sz="0" w:space="0" w:color="auto"/>
        <w:left w:val="none" w:sz="0" w:space="0" w:color="auto"/>
        <w:bottom w:val="none" w:sz="0" w:space="0" w:color="auto"/>
        <w:right w:val="none" w:sz="0" w:space="0" w:color="auto"/>
      </w:divBdr>
    </w:div>
    <w:div w:id="262306371">
      <w:bodyDiv w:val="1"/>
      <w:marLeft w:val="0"/>
      <w:marRight w:val="0"/>
      <w:marTop w:val="0"/>
      <w:marBottom w:val="0"/>
      <w:divBdr>
        <w:top w:val="none" w:sz="0" w:space="0" w:color="auto"/>
        <w:left w:val="none" w:sz="0" w:space="0" w:color="auto"/>
        <w:bottom w:val="none" w:sz="0" w:space="0" w:color="auto"/>
        <w:right w:val="none" w:sz="0" w:space="0" w:color="auto"/>
      </w:divBdr>
    </w:div>
    <w:div w:id="262498490">
      <w:bodyDiv w:val="1"/>
      <w:marLeft w:val="0"/>
      <w:marRight w:val="0"/>
      <w:marTop w:val="0"/>
      <w:marBottom w:val="0"/>
      <w:divBdr>
        <w:top w:val="none" w:sz="0" w:space="0" w:color="auto"/>
        <w:left w:val="none" w:sz="0" w:space="0" w:color="auto"/>
        <w:bottom w:val="none" w:sz="0" w:space="0" w:color="auto"/>
        <w:right w:val="none" w:sz="0" w:space="0" w:color="auto"/>
      </w:divBdr>
    </w:div>
    <w:div w:id="262735856">
      <w:bodyDiv w:val="1"/>
      <w:marLeft w:val="0"/>
      <w:marRight w:val="0"/>
      <w:marTop w:val="0"/>
      <w:marBottom w:val="0"/>
      <w:divBdr>
        <w:top w:val="none" w:sz="0" w:space="0" w:color="auto"/>
        <w:left w:val="none" w:sz="0" w:space="0" w:color="auto"/>
        <w:bottom w:val="none" w:sz="0" w:space="0" w:color="auto"/>
        <w:right w:val="none" w:sz="0" w:space="0" w:color="auto"/>
      </w:divBdr>
    </w:div>
    <w:div w:id="262811149">
      <w:bodyDiv w:val="1"/>
      <w:marLeft w:val="0"/>
      <w:marRight w:val="0"/>
      <w:marTop w:val="0"/>
      <w:marBottom w:val="0"/>
      <w:divBdr>
        <w:top w:val="none" w:sz="0" w:space="0" w:color="auto"/>
        <w:left w:val="none" w:sz="0" w:space="0" w:color="auto"/>
        <w:bottom w:val="none" w:sz="0" w:space="0" w:color="auto"/>
        <w:right w:val="none" w:sz="0" w:space="0" w:color="auto"/>
      </w:divBdr>
    </w:div>
    <w:div w:id="262961092">
      <w:bodyDiv w:val="1"/>
      <w:marLeft w:val="0"/>
      <w:marRight w:val="0"/>
      <w:marTop w:val="0"/>
      <w:marBottom w:val="0"/>
      <w:divBdr>
        <w:top w:val="none" w:sz="0" w:space="0" w:color="auto"/>
        <w:left w:val="none" w:sz="0" w:space="0" w:color="auto"/>
        <w:bottom w:val="none" w:sz="0" w:space="0" w:color="auto"/>
        <w:right w:val="none" w:sz="0" w:space="0" w:color="auto"/>
      </w:divBdr>
    </w:div>
    <w:div w:id="263340008">
      <w:bodyDiv w:val="1"/>
      <w:marLeft w:val="0"/>
      <w:marRight w:val="0"/>
      <w:marTop w:val="0"/>
      <w:marBottom w:val="0"/>
      <w:divBdr>
        <w:top w:val="none" w:sz="0" w:space="0" w:color="auto"/>
        <w:left w:val="none" w:sz="0" w:space="0" w:color="auto"/>
        <w:bottom w:val="none" w:sz="0" w:space="0" w:color="auto"/>
        <w:right w:val="none" w:sz="0" w:space="0" w:color="auto"/>
      </w:divBdr>
    </w:div>
    <w:div w:id="263345351">
      <w:bodyDiv w:val="1"/>
      <w:marLeft w:val="0"/>
      <w:marRight w:val="0"/>
      <w:marTop w:val="0"/>
      <w:marBottom w:val="0"/>
      <w:divBdr>
        <w:top w:val="none" w:sz="0" w:space="0" w:color="auto"/>
        <w:left w:val="none" w:sz="0" w:space="0" w:color="auto"/>
        <w:bottom w:val="none" w:sz="0" w:space="0" w:color="auto"/>
        <w:right w:val="none" w:sz="0" w:space="0" w:color="auto"/>
      </w:divBdr>
    </w:div>
    <w:div w:id="263733814">
      <w:bodyDiv w:val="1"/>
      <w:marLeft w:val="0"/>
      <w:marRight w:val="0"/>
      <w:marTop w:val="0"/>
      <w:marBottom w:val="0"/>
      <w:divBdr>
        <w:top w:val="none" w:sz="0" w:space="0" w:color="auto"/>
        <w:left w:val="none" w:sz="0" w:space="0" w:color="auto"/>
        <w:bottom w:val="none" w:sz="0" w:space="0" w:color="auto"/>
        <w:right w:val="none" w:sz="0" w:space="0" w:color="auto"/>
      </w:divBdr>
    </w:div>
    <w:div w:id="263928045">
      <w:bodyDiv w:val="1"/>
      <w:marLeft w:val="0"/>
      <w:marRight w:val="0"/>
      <w:marTop w:val="0"/>
      <w:marBottom w:val="0"/>
      <w:divBdr>
        <w:top w:val="none" w:sz="0" w:space="0" w:color="auto"/>
        <w:left w:val="none" w:sz="0" w:space="0" w:color="auto"/>
        <w:bottom w:val="none" w:sz="0" w:space="0" w:color="auto"/>
        <w:right w:val="none" w:sz="0" w:space="0" w:color="auto"/>
      </w:divBdr>
    </w:div>
    <w:div w:id="264047154">
      <w:bodyDiv w:val="1"/>
      <w:marLeft w:val="0"/>
      <w:marRight w:val="0"/>
      <w:marTop w:val="0"/>
      <w:marBottom w:val="0"/>
      <w:divBdr>
        <w:top w:val="none" w:sz="0" w:space="0" w:color="auto"/>
        <w:left w:val="none" w:sz="0" w:space="0" w:color="auto"/>
        <w:bottom w:val="none" w:sz="0" w:space="0" w:color="auto"/>
        <w:right w:val="none" w:sz="0" w:space="0" w:color="auto"/>
      </w:divBdr>
    </w:div>
    <w:div w:id="264507228">
      <w:bodyDiv w:val="1"/>
      <w:marLeft w:val="0"/>
      <w:marRight w:val="0"/>
      <w:marTop w:val="0"/>
      <w:marBottom w:val="0"/>
      <w:divBdr>
        <w:top w:val="none" w:sz="0" w:space="0" w:color="auto"/>
        <w:left w:val="none" w:sz="0" w:space="0" w:color="auto"/>
        <w:bottom w:val="none" w:sz="0" w:space="0" w:color="auto"/>
        <w:right w:val="none" w:sz="0" w:space="0" w:color="auto"/>
      </w:divBdr>
    </w:div>
    <w:div w:id="264701048">
      <w:bodyDiv w:val="1"/>
      <w:marLeft w:val="0"/>
      <w:marRight w:val="0"/>
      <w:marTop w:val="0"/>
      <w:marBottom w:val="0"/>
      <w:divBdr>
        <w:top w:val="none" w:sz="0" w:space="0" w:color="auto"/>
        <w:left w:val="none" w:sz="0" w:space="0" w:color="auto"/>
        <w:bottom w:val="none" w:sz="0" w:space="0" w:color="auto"/>
        <w:right w:val="none" w:sz="0" w:space="0" w:color="auto"/>
      </w:divBdr>
    </w:div>
    <w:div w:id="264726360">
      <w:bodyDiv w:val="1"/>
      <w:marLeft w:val="0"/>
      <w:marRight w:val="0"/>
      <w:marTop w:val="0"/>
      <w:marBottom w:val="0"/>
      <w:divBdr>
        <w:top w:val="none" w:sz="0" w:space="0" w:color="auto"/>
        <w:left w:val="none" w:sz="0" w:space="0" w:color="auto"/>
        <w:bottom w:val="none" w:sz="0" w:space="0" w:color="auto"/>
        <w:right w:val="none" w:sz="0" w:space="0" w:color="auto"/>
      </w:divBdr>
    </w:div>
    <w:div w:id="265116756">
      <w:bodyDiv w:val="1"/>
      <w:marLeft w:val="0"/>
      <w:marRight w:val="0"/>
      <w:marTop w:val="0"/>
      <w:marBottom w:val="0"/>
      <w:divBdr>
        <w:top w:val="none" w:sz="0" w:space="0" w:color="auto"/>
        <w:left w:val="none" w:sz="0" w:space="0" w:color="auto"/>
        <w:bottom w:val="none" w:sz="0" w:space="0" w:color="auto"/>
        <w:right w:val="none" w:sz="0" w:space="0" w:color="auto"/>
      </w:divBdr>
    </w:div>
    <w:div w:id="265314965">
      <w:bodyDiv w:val="1"/>
      <w:marLeft w:val="0"/>
      <w:marRight w:val="0"/>
      <w:marTop w:val="0"/>
      <w:marBottom w:val="0"/>
      <w:divBdr>
        <w:top w:val="none" w:sz="0" w:space="0" w:color="auto"/>
        <w:left w:val="none" w:sz="0" w:space="0" w:color="auto"/>
        <w:bottom w:val="none" w:sz="0" w:space="0" w:color="auto"/>
        <w:right w:val="none" w:sz="0" w:space="0" w:color="auto"/>
      </w:divBdr>
    </w:div>
    <w:div w:id="265620952">
      <w:bodyDiv w:val="1"/>
      <w:marLeft w:val="0"/>
      <w:marRight w:val="0"/>
      <w:marTop w:val="0"/>
      <w:marBottom w:val="0"/>
      <w:divBdr>
        <w:top w:val="none" w:sz="0" w:space="0" w:color="auto"/>
        <w:left w:val="none" w:sz="0" w:space="0" w:color="auto"/>
        <w:bottom w:val="none" w:sz="0" w:space="0" w:color="auto"/>
        <w:right w:val="none" w:sz="0" w:space="0" w:color="auto"/>
      </w:divBdr>
    </w:div>
    <w:div w:id="266229697">
      <w:bodyDiv w:val="1"/>
      <w:marLeft w:val="0"/>
      <w:marRight w:val="0"/>
      <w:marTop w:val="0"/>
      <w:marBottom w:val="0"/>
      <w:divBdr>
        <w:top w:val="none" w:sz="0" w:space="0" w:color="auto"/>
        <w:left w:val="none" w:sz="0" w:space="0" w:color="auto"/>
        <w:bottom w:val="none" w:sz="0" w:space="0" w:color="auto"/>
        <w:right w:val="none" w:sz="0" w:space="0" w:color="auto"/>
      </w:divBdr>
    </w:div>
    <w:div w:id="266276934">
      <w:bodyDiv w:val="1"/>
      <w:marLeft w:val="0"/>
      <w:marRight w:val="0"/>
      <w:marTop w:val="0"/>
      <w:marBottom w:val="0"/>
      <w:divBdr>
        <w:top w:val="none" w:sz="0" w:space="0" w:color="auto"/>
        <w:left w:val="none" w:sz="0" w:space="0" w:color="auto"/>
        <w:bottom w:val="none" w:sz="0" w:space="0" w:color="auto"/>
        <w:right w:val="none" w:sz="0" w:space="0" w:color="auto"/>
      </w:divBdr>
    </w:div>
    <w:div w:id="267083371">
      <w:bodyDiv w:val="1"/>
      <w:marLeft w:val="0"/>
      <w:marRight w:val="0"/>
      <w:marTop w:val="0"/>
      <w:marBottom w:val="0"/>
      <w:divBdr>
        <w:top w:val="none" w:sz="0" w:space="0" w:color="auto"/>
        <w:left w:val="none" w:sz="0" w:space="0" w:color="auto"/>
        <w:bottom w:val="none" w:sz="0" w:space="0" w:color="auto"/>
        <w:right w:val="none" w:sz="0" w:space="0" w:color="auto"/>
      </w:divBdr>
    </w:div>
    <w:div w:id="268051912">
      <w:bodyDiv w:val="1"/>
      <w:marLeft w:val="0"/>
      <w:marRight w:val="0"/>
      <w:marTop w:val="0"/>
      <w:marBottom w:val="0"/>
      <w:divBdr>
        <w:top w:val="none" w:sz="0" w:space="0" w:color="auto"/>
        <w:left w:val="none" w:sz="0" w:space="0" w:color="auto"/>
        <w:bottom w:val="none" w:sz="0" w:space="0" w:color="auto"/>
        <w:right w:val="none" w:sz="0" w:space="0" w:color="auto"/>
      </w:divBdr>
    </w:div>
    <w:div w:id="268200600">
      <w:bodyDiv w:val="1"/>
      <w:marLeft w:val="0"/>
      <w:marRight w:val="0"/>
      <w:marTop w:val="0"/>
      <w:marBottom w:val="0"/>
      <w:divBdr>
        <w:top w:val="none" w:sz="0" w:space="0" w:color="auto"/>
        <w:left w:val="none" w:sz="0" w:space="0" w:color="auto"/>
        <w:bottom w:val="none" w:sz="0" w:space="0" w:color="auto"/>
        <w:right w:val="none" w:sz="0" w:space="0" w:color="auto"/>
      </w:divBdr>
    </w:div>
    <w:div w:id="268587873">
      <w:bodyDiv w:val="1"/>
      <w:marLeft w:val="0"/>
      <w:marRight w:val="0"/>
      <w:marTop w:val="0"/>
      <w:marBottom w:val="0"/>
      <w:divBdr>
        <w:top w:val="none" w:sz="0" w:space="0" w:color="auto"/>
        <w:left w:val="none" w:sz="0" w:space="0" w:color="auto"/>
        <w:bottom w:val="none" w:sz="0" w:space="0" w:color="auto"/>
        <w:right w:val="none" w:sz="0" w:space="0" w:color="auto"/>
      </w:divBdr>
    </w:div>
    <w:div w:id="269093720">
      <w:bodyDiv w:val="1"/>
      <w:marLeft w:val="0"/>
      <w:marRight w:val="0"/>
      <w:marTop w:val="0"/>
      <w:marBottom w:val="0"/>
      <w:divBdr>
        <w:top w:val="none" w:sz="0" w:space="0" w:color="auto"/>
        <w:left w:val="none" w:sz="0" w:space="0" w:color="auto"/>
        <w:bottom w:val="none" w:sz="0" w:space="0" w:color="auto"/>
        <w:right w:val="none" w:sz="0" w:space="0" w:color="auto"/>
      </w:divBdr>
    </w:div>
    <w:div w:id="269169828">
      <w:bodyDiv w:val="1"/>
      <w:marLeft w:val="0"/>
      <w:marRight w:val="0"/>
      <w:marTop w:val="0"/>
      <w:marBottom w:val="0"/>
      <w:divBdr>
        <w:top w:val="none" w:sz="0" w:space="0" w:color="auto"/>
        <w:left w:val="none" w:sz="0" w:space="0" w:color="auto"/>
        <w:bottom w:val="none" w:sz="0" w:space="0" w:color="auto"/>
        <w:right w:val="none" w:sz="0" w:space="0" w:color="auto"/>
      </w:divBdr>
    </w:div>
    <w:div w:id="269436756">
      <w:bodyDiv w:val="1"/>
      <w:marLeft w:val="0"/>
      <w:marRight w:val="0"/>
      <w:marTop w:val="0"/>
      <w:marBottom w:val="0"/>
      <w:divBdr>
        <w:top w:val="none" w:sz="0" w:space="0" w:color="auto"/>
        <w:left w:val="none" w:sz="0" w:space="0" w:color="auto"/>
        <w:bottom w:val="none" w:sz="0" w:space="0" w:color="auto"/>
        <w:right w:val="none" w:sz="0" w:space="0" w:color="auto"/>
      </w:divBdr>
    </w:div>
    <w:div w:id="270207584">
      <w:bodyDiv w:val="1"/>
      <w:marLeft w:val="0"/>
      <w:marRight w:val="0"/>
      <w:marTop w:val="0"/>
      <w:marBottom w:val="0"/>
      <w:divBdr>
        <w:top w:val="none" w:sz="0" w:space="0" w:color="auto"/>
        <w:left w:val="none" w:sz="0" w:space="0" w:color="auto"/>
        <w:bottom w:val="none" w:sz="0" w:space="0" w:color="auto"/>
        <w:right w:val="none" w:sz="0" w:space="0" w:color="auto"/>
      </w:divBdr>
    </w:div>
    <w:div w:id="270862121">
      <w:bodyDiv w:val="1"/>
      <w:marLeft w:val="0"/>
      <w:marRight w:val="0"/>
      <w:marTop w:val="0"/>
      <w:marBottom w:val="0"/>
      <w:divBdr>
        <w:top w:val="none" w:sz="0" w:space="0" w:color="auto"/>
        <w:left w:val="none" w:sz="0" w:space="0" w:color="auto"/>
        <w:bottom w:val="none" w:sz="0" w:space="0" w:color="auto"/>
        <w:right w:val="none" w:sz="0" w:space="0" w:color="auto"/>
      </w:divBdr>
    </w:div>
    <w:div w:id="271087994">
      <w:bodyDiv w:val="1"/>
      <w:marLeft w:val="0"/>
      <w:marRight w:val="0"/>
      <w:marTop w:val="0"/>
      <w:marBottom w:val="0"/>
      <w:divBdr>
        <w:top w:val="none" w:sz="0" w:space="0" w:color="auto"/>
        <w:left w:val="none" w:sz="0" w:space="0" w:color="auto"/>
        <w:bottom w:val="none" w:sz="0" w:space="0" w:color="auto"/>
        <w:right w:val="none" w:sz="0" w:space="0" w:color="auto"/>
      </w:divBdr>
    </w:div>
    <w:div w:id="271135043">
      <w:bodyDiv w:val="1"/>
      <w:marLeft w:val="0"/>
      <w:marRight w:val="0"/>
      <w:marTop w:val="0"/>
      <w:marBottom w:val="0"/>
      <w:divBdr>
        <w:top w:val="none" w:sz="0" w:space="0" w:color="auto"/>
        <w:left w:val="none" w:sz="0" w:space="0" w:color="auto"/>
        <w:bottom w:val="none" w:sz="0" w:space="0" w:color="auto"/>
        <w:right w:val="none" w:sz="0" w:space="0" w:color="auto"/>
      </w:divBdr>
    </w:div>
    <w:div w:id="271980422">
      <w:bodyDiv w:val="1"/>
      <w:marLeft w:val="0"/>
      <w:marRight w:val="0"/>
      <w:marTop w:val="0"/>
      <w:marBottom w:val="0"/>
      <w:divBdr>
        <w:top w:val="none" w:sz="0" w:space="0" w:color="auto"/>
        <w:left w:val="none" w:sz="0" w:space="0" w:color="auto"/>
        <w:bottom w:val="none" w:sz="0" w:space="0" w:color="auto"/>
        <w:right w:val="none" w:sz="0" w:space="0" w:color="auto"/>
      </w:divBdr>
    </w:div>
    <w:div w:id="272447364">
      <w:bodyDiv w:val="1"/>
      <w:marLeft w:val="0"/>
      <w:marRight w:val="0"/>
      <w:marTop w:val="0"/>
      <w:marBottom w:val="0"/>
      <w:divBdr>
        <w:top w:val="none" w:sz="0" w:space="0" w:color="auto"/>
        <w:left w:val="none" w:sz="0" w:space="0" w:color="auto"/>
        <w:bottom w:val="none" w:sz="0" w:space="0" w:color="auto"/>
        <w:right w:val="none" w:sz="0" w:space="0" w:color="auto"/>
      </w:divBdr>
    </w:div>
    <w:div w:id="272596218">
      <w:bodyDiv w:val="1"/>
      <w:marLeft w:val="0"/>
      <w:marRight w:val="0"/>
      <w:marTop w:val="0"/>
      <w:marBottom w:val="0"/>
      <w:divBdr>
        <w:top w:val="none" w:sz="0" w:space="0" w:color="auto"/>
        <w:left w:val="none" w:sz="0" w:space="0" w:color="auto"/>
        <w:bottom w:val="none" w:sz="0" w:space="0" w:color="auto"/>
        <w:right w:val="none" w:sz="0" w:space="0" w:color="auto"/>
      </w:divBdr>
    </w:div>
    <w:div w:id="272829184">
      <w:bodyDiv w:val="1"/>
      <w:marLeft w:val="0"/>
      <w:marRight w:val="0"/>
      <w:marTop w:val="0"/>
      <w:marBottom w:val="0"/>
      <w:divBdr>
        <w:top w:val="none" w:sz="0" w:space="0" w:color="auto"/>
        <w:left w:val="none" w:sz="0" w:space="0" w:color="auto"/>
        <w:bottom w:val="none" w:sz="0" w:space="0" w:color="auto"/>
        <w:right w:val="none" w:sz="0" w:space="0" w:color="auto"/>
      </w:divBdr>
    </w:div>
    <w:div w:id="273171006">
      <w:bodyDiv w:val="1"/>
      <w:marLeft w:val="0"/>
      <w:marRight w:val="0"/>
      <w:marTop w:val="0"/>
      <w:marBottom w:val="0"/>
      <w:divBdr>
        <w:top w:val="none" w:sz="0" w:space="0" w:color="auto"/>
        <w:left w:val="none" w:sz="0" w:space="0" w:color="auto"/>
        <w:bottom w:val="none" w:sz="0" w:space="0" w:color="auto"/>
        <w:right w:val="none" w:sz="0" w:space="0" w:color="auto"/>
      </w:divBdr>
    </w:div>
    <w:div w:id="273175508">
      <w:bodyDiv w:val="1"/>
      <w:marLeft w:val="0"/>
      <w:marRight w:val="0"/>
      <w:marTop w:val="0"/>
      <w:marBottom w:val="0"/>
      <w:divBdr>
        <w:top w:val="none" w:sz="0" w:space="0" w:color="auto"/>
        <w:left w:val="none" w:sz="0" w:space="0" w:color="auto"/>
        <w:bottom w:val="none" w:sz="0" w:space="0" w:color="auto"/>
        <w:right w:val="none" w:sz="0" w:space="0" w:color="auto"/>
      </w:divBdr>
    </w:div>
    <w:div w:id="273367656">
      <w:bodyDiv w:val="1"/>
      <w:marLeft w:val="0"/>
      <w:marRight w:val="0"/>
      <w:marTop w:val="0"/>
      <w:marBottom w:val="0"/>
      <w:divBdr>
        <w:top w:val="none" w:sz="0" w:space="0" w:color="auto"/>
        <w:left w:val="none" w:sz="0" w:space="0" w:color="auto"/>
        <w:bottom w:val="none" w:sz="0" w:space="0" w:color="auto"/>
        <w:right w:val="none" w:sz="0" w:space="0" w:color="auto"/>
      </w:divBdr>
    </w:div>
    <w:div w:id="273945362">
      <w:bodyDiv w:val="1"/>
      <w:marLeft w:val="0"/>
      <w:marRight w:val="0"/>
      <w:marTop w:val="0"/>
      <w:marBottom w:val="0"/>
      <w:divBdr>
        <w:top w:val="none" w:sz="0" w:space="0" w:color="auto"/>
        <w:left w:val="none" w:sz="0" w:space="0" w:color="auto"/>
        <w:bottom w:val="none" w:sz="0" w:space="0" w:color="auto"/>
        <w:right w:val="none" w:sz="0" w:space="0" w:color="auto"/>
      </w:divBdr>
    </w:div>
    <w:div w:id="274144864">
      <w:bodyDiv w:val="1"/>
      <w:marLeft w:val="0"/>
      <w:marRight w:val="0"/>
      <w:marTop w:val="0"/>
      <w:marBottom w:val="0"/>
      <w:divBdr>
        <w:top w:val="none" w:sz="0" w:space="0" w:color="auto"/>
        <w:left w:val="none" w:sz="0" w:space="0" w:color="auto"/>
        <w:bottom w:val="none" w:sz="0" w:space="0" w:color="auto"/>
        <w:right w:val="none" w:sz="0" w:space="0" w:color="auto"/>
      </w:divBdr>
    </w:div>
    <w:div w:id="274145191">
      <w:bodyDiv w:val="1"/>
      <w:marLeft w:val="0"/>
      <w:marRight w:val="0"/>
      <w:marTop w:val="0"/>
      <w:marBottom w:val="0"/>
      <w:divBdr>
        <w:top w:val="none" w:sz="0" w:space="0" w:color="auto"/>
        <w:left w:val="none" w:sz="0" w:space="0" w:color="auto"/>
        <w:bottom w:val="none" w:sz="0" w:space="0" w:color="auto"/>
        <w:right w:val="none" w:sz="0" w:space="0" w:color="auto"/>
      </w:divBdr>
    </w:div>
    <w:div w:id="274211180">
      <w:bodyDiv w:val="1"/>
      <w:marLeft w:val="0"/>
      <w:marRight w:val="0"/>
      <w:marTop w:val="0"/>
      <w:marBottom w:val="0"/>
      <w:divBdr>
        <w:top w:val="none" w:sz="0" w:space="0" w:color="auto"/>
        <w:left w:val="none" w:sz="0" w:space="0" w:color="auto"/>
        <w:bottom w:val="none" w:sz="0" w:space="0" w:color="auto"/>
        <w:right w:val="none" w:sz="0" w:space="0" w:color="auto"/>
      </w:divBdr>
    </w:div>
    <w:div w:id="274286269">
      <w:bodyDiv w:val="1"/>
      <w:marLeft w:val="0"/>
      <w:marRight w:val="0"/>
      <w:marTop w:val="0"/>
      <w:marBottom w:val="0"/>
      <w:divBdr>
        <w:top w:val="none" w:sz="0" w:space="0" w:color="auto"/>
        <w:left w:val="none" w:sz="0" w:space="0" w:color="auto"/>
        <w:bottom w:val="none" w:sz="0" w:space="0" w:color="auto"/>
        <w:right w:val="none" w:sz="0" w:space="0" w:color="auto"/>
      </w:divBdr>
    </w:div>
    <w:div w:id="274336862">
      <w:bodyDiv w:val="1"/>
      <w:marLeft w:val="0"/>
      <w:marRight w:val="0"/>
      <w:marTop w:val="0"/>
      <w:marBottom w:val="0"/>
      <w:divBdr>
        <w:top w:val="none" w:sz="0" w:space="0" w:color="auto"/>
        <w:left w:val="none" w:sz="0" w:space="0" w:color="auto"/>
        <w:bottom w:val="none" w:sz="0" w:space="0" w:color="auto"/>
        <w:right w:val="none" w:sz="0" w:space="0" w:color="auto"/>
      </w:divBdr>
    </w:div>
    <w:div w:id="275019107">
      <w:bodyDiv w:val="1"/>
      <w:marLeft w:val="0"/>
      <w:marRight w:val="0"/>
      <w:marTop w:val="0"/>
      <w:marBottom w:val="0"/>
      <w:divBdr>
        <w:top w:val="none" w:sz="0" w:space="0" w:color="auto"/>
        <w:left w:val="none" w:sz="0" w:space="0" w:color="auto"/>
        <w:bottom w:val="none" w:sz="0" w:space="0" w:color="auto"/>
        <w:right w:val="none" w:sz="0" w:space="0" w:color="auto"/>
      </w:divBdr>
    </w:div>
    <w:div w:id="275259850">
      <w:bodyDiv w:val="1"/>
      <w:marLeft w:val="0"/>
      <w:marRight w:val="0"/>
      <w:marTop w:val="0"/>
      <w:marBottom w:val="0"/>
      <w:divBdr>
        <w:top w:val="none" w:sz="0" w:space="0" w:color="auto"/>
        <w:left w:val="none" w:sz="0" w:space="0" w:color="auto"/>
        <w:bottom w:val="none" w:sz="0" w:space="0" w:color="auto"/>
        <w:right w:val="none" w:sz="0" w:space="0" w:color="auto"/>
      </w:divBdr>
    </w:div>
    <w:div w:id="275528522">
      <w:bodyDiv w:val="1"/>
      <w:marLeft w:val="0"/>
      <w:marRight w:val="0"/>
      <w:marTop w:val="0"/>
      <w:marBottom w:val="0"/>
      <w:divBdr>
        <w:top w:val="none" w:sz="0" w:space="0" w:color="auto"/>
        <w:left w:val="none" w:sz="0" w:space="0" w:color="auto"/>
        <w:bottom w:val="none" w:sz="0" w:space="0" w:color="auto"/>
        <w:right w:val="none" w:sz="0" w:space="0" w:color="auto"/>
      </w:divBdr>
    </w:div>
    <w:div w:id="275530984">
      <w:bodyDiv w:val="1"/>
      <w:marLeft w:val="0"/>
      <w:marRight w:val="0"/>
      <w:marTop w:val="0"/>
      <w:marBottom w:val="0"/>
      <w:divBdr>
        <w:top w:val="none" w:sz="0" w:space="0" w:color="auto"/>
        <w:left w:val="none" w:sz="0" w:space="0" w:color="auto"/>
        <w:bottom w:val="none" w:sz="0" w:space="0" w:color="auto"/>
        <w:right w:val="none" w:sz="0" w:space="0" w:color="auto"/>
      </w:divBdr>
    </w:div>
    <w:div w:id="277176873">
      <w:bodyDiv w:val="1"/>
      <w:marLeft w:val="0"/>
      <w:marRight w:val="0"/>
      <w:marTop w:val="0"/>
      <w:marBottom w:val="0"/>
      <w:divBdr>
        <w:top w:val="none" w:sz="0" w:space="0" w:color="auto"/>
        <w:left w:val="none" w:sz="0" w:space="0" w:color="auto"/>
        <w:bottom w:val="none" w:sz="0" w:space="0" w:color="auto"/>
        <w:right w:val="none" w:sz="0" w:space="0" w:color="auto"/>
      </w:divBdr>
    </w:div>
    <w:div w:id="277952233">
      <w:bodyDiv w:val="1"/>
      <w:marLeft w:val="0"/>
      <w:marRight w:val="0"/>
      <w:marTop w:val="0"/>
      <w:marBottom w:val="0"/>
      <w:divBdr>
        <w:top w:val="none" w:sz="0" w:space="0" w:color="auto"/>
        <w:left w:val="none" w:sz="0" w:space="0" w:color="auto"/>
        <w:bottom w:val="none" w:sz="0" w:space="0" w:color="auto"/>
        <w:right w:val="none" w:sz="0" w:space="0" w:color="auto"/>
      </w:divBdr>
    </w:div>
    <w:div w:id="278100026">
      <w:bodyDiv w:val="1"/>
      <w:marLeft w:val="0"/>
      <w:marRight w:val="0"/>
      <w:marTop w:val="0"/>
      <w:marBottom w:val="0"/>
      <w:divBdr>
        <w:top w:val="none" w:sz="0" w:space="0" w:color="auto"/>
        <w:left w:val="none" w:sz="0" w:space="0" w:color="auto"/>
        <w:bottom w:val="none" w:sz="0" w:space="0" w:color="auto"/>
        <w:right w:val="none" w:sz="0" w:space="0" w:color="auto"/>
      </w:divBdr>
    </w:div>
    <w:div w:id="278224445">
      <w:bodyDiv w:val="1"/>
      <w:marLeft w:val="0"/>
      <w:marRight w:val="0"/>
      <w:marTop w:val="0"/>
      <w:marBottom w:val="0"/>
      <w:divBdr>
        <w:top w:val="none" w:sz="0" w:space="0" w:color="auto"/>
        <w:left w:val="none" w:sz="0" w:space="0" w:color="auto"/>
        <w:bottom w:val="none" w:sz="0" w:space="0" w:color="auto"/>
        <w:right w:val="none" w:sz="0" w:space="0" w:color="auto"/>
      </w:divBdr>
    </w:div>
    <w:div w:id="278293600">
      <w:bodyDiv w:val="1"/>
      <w:marLeft w:val="0"/>
      <w:marRight w:val="0"/>
      <w:marTop w:val="0"/>
      <w:marBottom w:val="0"/>
      <w:divBdr>
        <w:top w:val="none" w:sz="0" w:space="0" w:color="auto"/>
        <w:left w:val="none" w:sz="0" w:space="0" w:color="auto"/>
        <w:bottom w:val="none" w:sz="0" w:space="0" w:color="auto"/>
        <w:right w:val="none" w:sz="0" w:space="0" w:color="auto"/>
      </w:divBdr>
    </w:div>
    <w:div w:id="278923189">
      <w:bodyDiv w:val="1"/>
      <w:marLeft w:val="0"/>
      <w:marRight w:val="0"/>
      <w:marTop w:val="0"/>
      <w:marBottom w:val="0"/>
      <w:divBdr>
        <w:top w:val="none" w:sz="0" w:space="0" w:color="auto"/>
        <w:left w:val="none" w:sz="0" w:space="0" w:color="auto"/>
        <w:bottom w:val="none" w:sz="0" w:space="0" w:color="auto"/>
        <w:right w:val="none" w:sz="0" w:space="0" w:color="auto"/>
      </w:divBdr>
    </w:div>
    <w:div w:id="278949973">
      <w:bodyDiv w:val="1"/>
      <w:marLeft w:val="0"/>
      <w:marRight w:val="0"/>
      <w:marTop w:val="0"/>
      <w:marBottom w:val="0"/>
      <w:divBdr>
        <w:top w:val="none" w:sz="0" w:space="0" w:color="auto"/>
        <w:left w:val="none" w:sz="0" w:space="0" w:color="auto"/>
        <w:bottom w:val="none" w:sz="0" w:space="0" w:color="auto"/>
        <w:right w:val="none" w:sz="0" w:space="0" w:color="auto"/>
      </w:divBdr>
    </w:div>
    <w:div w:id="278953641">
      <w:bodyDiv w:val="1"/>
      <w:marLeft w:val="0"/>
      <w:marRight w:val="0"/>
      <w:marTop w:val="0"/>
      <w:marBottom w:val="0"/>
      <w:divBdr>
        <w:top w:val="none" w:sz="0" w:space="0" w:color="auto"/>
        <w:left w:val="none" w:sz="0" w:space="0" w:color="auto"/>
        <w:bottom w:val="none" w:sz="0" w:space="0" w:color="auto"/>
        <w:right w:val="none" w:sz="0" w:space="0" w:color="auto"/>
      </w:divBdr>
    </w:div>
    <w:div w:id="279260488">
      <w:bodyDiv w:val="1"/>
      <w:marLeft w:val="0"/>
      <w:marRight w:val="0"/>
      <w:marTop w:val="0"/>
      <w:marBottom w:val="0"/>
      <w:divBdr>
        <w:top w:val="none" w:sz="0" w:space="0" w:color="auto"/>
        <w:left w:val="none" w:sz="0" w:space="0" w:color="auto"/>
        <w:bottom w:val="none" w:sz="0" w:space="0" w:color="auto"/>
        <w:right w:val="none" w:sz="0" w:space="0" w:color="auto"/>
      </w:divBdr>
    </w:div>
    <w:div w:id="279648969">
      <w:bodyDiv w:val="1"/>
      <w:marLeft w:val="0"/>
      <w:marRight w:val="0"/>
      <w:marTop w:val="0"/>
      <w:marBottom w:val="0"/>
      <w:divBdr>
        <w:top w:val="none" w:sz="0" w:space="0" w:color="auto"/>
        <w:left w:val="none" w:sz="0" w:space="0" w:color="auto"/>
        <w:bottom w:val="none" w:sz="0" w:space="0" w:color="auto"/>
        <w:right w:val="none" w:sz="0" w:space="0" w:color="auto"/>
      </w:divBdr>
    </w:div>
    <w:div w:id="280066718">
      <w:bodyDiv w:val="1"/>
      <w:marLeft w:val="0"/>
      <w:marRight w:val="0"/>
      <w:marTop w:val="0"/>
      <w:marBottom w:val="0"/>
      <w:divBdr>
        <w:top w:val="none" w:sz="0" w:space="0" w:color="auto"/>
        <w:left w:val="none" w:sz="0" w:space="0" w:color="auto"/>
        <w:bottom w:val="none" w:sz="0" w:space="0" w:color="auto"/>
        <w:right w:val="none" w:sz="0" w:space="0" w:color="auto"/>
      </w:divBdr>
    </w:div>
    <w:div w:id="280721266">
      <w:bodyDiv w:val="1"/>
      <w:marLeft w:val="0"/>
      <w:marRight w:val="0"/>
      <w:marTop w:val="0"/>
      <w:marBottom w:val="0"/>
      <w:divBdr>
        <w:top w:val="none" w:sz="0" w:space="0" w:color="auto"/>
        <w:left w:val="none" w:sz="0" w:space="0" w:color="auto"/>
        <w:bottom w:val="none" w:sz="0" w:space="0" w:color="auto"/>
        <w:right w:val="none" w:sz="0" w:space="0" w:color="auto"/>
      </w:divBdr>
    </w:div>
    <w:div w:id="281301509">
      <w:bodyDiv w:val="1"/>
      <w:marLeft w:val="0"/>
      <w:marRight w:val="0"/>
      <w:marTop w:val="0"/>
      <w:marBottom w:val="0"/>
      <w:divBdr>
        <w:top w:val="none" w:sz="0" w:space="0" w:color="auto"/>
        <w:left w:val="none" w:sz="0" w:space="0" w:color="auto"/>
        <w:bottom w:val="none" w:sz="0" w:space="0" w:color="auto"/>
        <w:right w:val="none" w:sz="0" w:space="0" w:color="auto"/>
      </w:divBdr>
    </w:div>
    <w:div w:id="281571929">
      <w:bodyDiv w:val="1"/>
      <w:marLeft w:val="0"/>
      <w:marRight w:val="0"/>
      <w:marTop w:val="0"/>
      <w:marBottom w:val="0"/>
      <w:divBdr>
        <w:top w:val="none" w:sz="0" w:space="0" w:color="auto"/>
        <w:left w:val="none" w:sz="0" w:space="0" w:color="auto"/>
        <w:bottom w:val="none" w:sz="0" w:space="0" w:color="auto"/>
        <w:right w:val="none" w:sz="0" w:space="0" w:color="auto"/>
      </w:divBdr>
    </w:div>
    <w:div w:id="282617700">
      <w:bodyDiv w:val="1"/>
      <w:marLeft w:val="0"/>
      <w:marRight w:val="0"/>
      <w:marTop w:val="0"/>
      <w:marBottom w:val="0"/>
      <w:divBdr>
        <w:top w:val="none" w:sz="0" w:space="0" w:color="auto"/>
        <w:left w:val="none" w:sz="0" w:space="0" w:color="auto"/>
        <w:bottom w:val="none" w:sz="0" w:space="0" w:color="auto"/>
        <w:right w:val="none" w:sz="0" w:space="0" w:color="auto"/>
      </w:divBdr>
    </w:div>
    <w:div w:id="283075614">
      <w:bodyDiv w:val="1"/>
      <w:marLeft w:val="0"/>
      <w:marRight w:val="0"/>
      <w:marTop w:val="0"/>
      <w:marBottom w:val="0"/>
      <w:divBdr>
        <w:top w:val="none" w:sz="0" w:space="0" w:color="auto"/>
        <w:left w:val="none" w:sz="0" w:space="0" w:color="auto"/>
        <w:bottom w:val="none" w:sz="0" w:space="0" w:color="auto"/>
        <w:right w:val="none" w:sz="0" w:space="0" w:color="auto"/>
      </w:divBdr>
    </w:div>
    <w:div w:id="283929349">
      <w:bodyDiv w:val="1"/>
      <w:marLeft w:val="0"/>
      <w:marRight w:val="0"/>
      <w:marTop w:val="0"/>
      <w:marBottom w:val="0"/>
      <w:divBdr>
        <w:top w:val="none" w:sz="0" w:space="0" w:color="auto"/>
        <w:left w:val="none" w:sz="0" w:space="0" w:color="auto"/>
        <w:bottom w:val="none" w:sz="0" w:space="0" w:color="auto"/>
        <w:right w:val="none" w:sz="0" w:space="0" w:color="auto"/>
      </w:divBdr>
    </w:div>
    <w:div w:id="284314054">
      <w:bodyDiv w:val="1"/>
      <w:marLeft w:val="0"/>
      <w:marRight w:val="0"/>
      <w:marTop w:val="0"/>
      <w:marBottom w:val="0"/>
      <w:divBdr>
        <w:top w:val="none" w:sz="0" w:space="0" w:color="auto"/>
        <w:left w:val="none" w:sz="0" w:space="0" w:color="auto"/>
        <w:bottom w:val="none" w:sz="0" w:space="0" w:color="auto"/>
        <w:right w:val="none" w:sz="0" w:space="0" w:color="auto"/>
      </w:divBdr>
    </w:div>
    <w:div w:id="284428343">
      <w:bodyDiv w:val="1"/>
      <w:marLeft w:val="0"/>
      <w:marRight w:val="0"/>
      <w:marTop w:val="0"/>
      <w:marBottom w:val="0"/>
      <w:divBdr>
        <w:top w:val="none" w:sz="0" w:space="0" w:color="auto"/>
        <w:left w:val="none" w:sz="0" w:space="0" w:color="auto"/>
        <w:bottom w:val="none" w:sz="0" w:space="0" w:color="auto"/>
        <w:right w:val="none" w:sz="0" w:space="0" w:color="auto"/>
      </w:divBdr>
    </w:div>
    <w:div w:id="284703218">
      <w:bodyDiv w:val="1"/>
      <w:marLeft w:val="0"/>
      <w:marRight w:val="0"/>
      <w:marTop w:val="0"/>
      <w:marBottom w:val="0"/>
      <w:divBdr>
        <w:top w:val="none" w:sz="0" w:space="0" w:color="auto"/>
        <w:left w:val="none" w:sz="0" w:space="0" w:color="auto"/>
        <w:bottom w:val="none" w:sz="0" w:space="0" w:color="auto"/>
        <w:right w:val="none" w:sz="0" w:space="0" w:color="auto"/>
      </w:divBdr>
    </w:div>
    <w:div w:id="284891465">
      <w:bodyDiv w:val="1"/>
      <w:marLeft w:val="0"/>
      <w:marRight w:val="0"/>
      <w:marTop w:val="0"/>
      <w:marBottom w:val="0"/>
      <w:divBdr>
        <w:top w:val="none" w:sz="0" w:space="0" w:color="auto"/>
        <w:left w:val="none" w:sz="0" w:space="0" w:color="auto"/>
        <w:bottom w:val="none" w:sz="0" w:space="0" w:color="auto"/>
        <w:right w:val="none" w:sz="0" w:space="0" w:color="auto"/>
      </w:divBdr>
    </w:div>
    <w:div w:id="285042062">
      <w:bodyDiv w:val="1"/>
      <w:marLeft w:val="0"/>
      <w:marRight w:val="0"/>
      <w:marTop w:val="0"/>
      <w:marBottom w:val="0"/>
      <w:divBdr>
        <w:top w:val="none" w:sz="0" w:space="0" w:color="auto"/>
        <w:left w:val="none" w:sz="0" w:space="0" w:color="auto"/>
        <w:bottom w:val="none" w:sz="0" w:space="0" w:color="auto"/>
        <w:right w:val="none" w:sz="0" w:space="0" w:color="auto"/>
      </w:divBdr>
    </w:div>
    <w:div w:id="285623358">
      <w:bodyDiv w:val="1"/>
      <w:marLeft w:val="0"/>
      <w:marRight w:val="0"/>
      <w:marTop w:val="0"/>
      <w:marBottom w:val="0"/>
      <w:divBdr>
        <w:top w:val="none" w:sz="0" w:space="0" w:color="auto"/>
        <w:left w:val="none" w:sz="0" w:space="0" w:color="auto"/>
        <w:bottom w:val="none" w:sz="0" w:space="0" w:color="auto"/>
        <w:right w:val="none" w:sz="0" w:space="0" w:color="auto"/>
      </w:divBdr>
    </w:div>
    <w:div w:id="286087531">
      <w:bodyDiv w:val="1"/>
      <w:marLeft w:val="0"/>
      <w:marRight w:val="0"/>
      <w:marTop w:val="0"/>
      <w:marBottom w:val="0"/>
      <w:divBdr>
        <w:top w:val="none" w:sz="0" w:space="0" w:color="auto"/>
        <w:left w:val="none" w:sz="0" w:space="0" w:color="auto"/>
        <w:bottom w:val="none" w:sz="0" w:space="0" w:color="auto"/>
        <w:right w:val="none" w:sz="0" w:space="0" w:color="auto"/>
      </w:divBdr>
    </w:div>
    <w:div w:id="286353906">
      <w:bodyDiv w:val="1"/>
      <w:marLeft w:val="0"/>
      <w:marRight w:val="0"/>
      <w:marTop w:val="0"/>
      <w:marBottom w:val="0"/>
      <w:divBdr>
        <w:top w:val="none" w:sz="0" w:space="0" w:color="auto"/>
        <w:left w:val="none" w:sz="0" w:space="0" w:color="auto"/>
        <w:bottom w:val="none" w:sz="0" w:space="0" w:color="auto"/>
        <w:right w:val="none" w:sz="0" w:space="0" w:color="auto"/>
      </w:divBdr>
    </w:div>
    <w:div w:id="286474666">
      <w:bodyDiv w:val="1"/>
      <w:marLeft w:val="0"/>
      <w:marRight w:val="0"/>
      <w:marTop w:val="0"/>
      <w:marBottom w:val="0"/>
      <w:divBdr>
        <w:top w:val="none" w:sz="0" w:space="0" w:color="auto"/>
        <w:left w:val="none" w:sz="0" w:space="0" w:color="auto"/>
        <w:bottom w:val="none" w:sz="0" w:space="0" w:color="auto"/>
        <w:right w:val="none" w:sz="0" w:space="0" w:color="auto"/>
      </w:divBdr>
    </w:div>
    <w:div w:id="287468396">
      <w:bodyDiv w:val="1"/>
      <w:marLeft w:val="0"/>
      <w:marRight w:val="0"/>
      <w:marTop w:val="0"/>
      <w:marBottom w:val="0"/>
      <w:divBdr>
        <w:top w:val="none" w:sz="0" w:space="0" w:color="auto"/>
        <w:left w:val="none" w:sz="0" w:space="0" w:color="auto"/>
        <w:bottom w:val="none" w:sz="0" w:space="0" w:color="auto"/>
        <w:right w:val="none" w:sz="0" w:space="0" w:color="auto"/>
      </w:divBdr>
    </w:div>
    <w:div w:id="287514204">
      <w:bodyDiv w:val="1"/>
      <w:marLeft w:val="0"/>
      <w:marRight w:val="0"/>
      <w:marTop w:val="0"/>
      <w:marBottom w:val="0"/>
      <w:divBdr>
        <w:top w:val="none" w:sz="0" w:space="0" w:color="auto"/>
        <w:left w:val="none" w:sz="0" w:space="0" w:color="auto"/>
        <w:bottom w:val="none" w:sz="0" w:space="0" w:color="auto"/>
        <w:right w:val="none" w:sz="0" w:space="0" w:color="auto"/>
      </w:divBdr>
    </w:div>
    <w:div w:id="287518577">
      <w:bodyDiv w:val="1"/>
      <w:marLeft w:val="0"/>
      <w:marRight w:val="0"/>
      <w:marTop w:val="0"/>
      <w:marBottom w:val="0"/>
      <w:divBdr>
        <w:top w:val="none" w:sz="0" w:space="0" w:color="auto"/>
        <w:left w:val="none" w:sz="0" w:space="0" w:color="auto"/>
        <w:bottom w:val="none" w:sz="0" w:space="0" w:color="auto"/>
        <w:right w:val="none" w:sz="0" w:space="0" w:color="auto"/>
      </w:divBdr>
    </w:div>
    <w:div w:id="288172853">
      <w:bodyDiv w:val="1"/>
      <w:marLeft w:val="0"/>
      <w:marRight w:val="0"/>
      <w:marTop w:val="0"/>
      <w:marBottom w:val="0"/>
      <w:divBdr>
        <w:top w:val="none" w:sz="0" w:space="0" w:color="auto"/>
        <w:left w:val="none" w:sz="0" w:space="0" w:color="auto"/>
        <w:bottom w:val="none" w:sz="0" w:space="0" w:color="auto"/>
        <w:right w:val="none" w:sz="0" w:space="0" w:color="auto"/>
      </w:divBdr>
    </w:div>
    <w:div w:id="288364431">
      <w:bodyDiv w:val="1"/>
      <w:marLeft w:val="0"/>
      <w:marRight w:val="0"/>
      <w:marTop w:val="0"/>
      <w:marBottom w:val="0"/>
      <w:divBdr>
        <w:top w:val="none" w:sz="0" w:space="0" w:color="auto"/>
        <w:left w:val="none" w:sz="0" w:space="0" w:color="auto"/>
        <w:bottom w:val="none" w:sz="0" w:space="0" w:color="auto"/>
        <w:right w:val="none" w:sz="0" w:space="0" w:color="auto"/>
      </w:divBdr>
    </w:div>
    <w:div w:id="288824850">
      <w:bodyDiv w:val="1"/>
      <w:marLeft w:val="0"/>
      <w:marRight w:val="0"/>
      <w:marTop w:val="0"/>
      <w:marBottom w:val="0"/>
      <w:divBdr>
        <w:top w:val="none" w:sz="0" w:space="0" w:color="auto"/>
        <w:left w:val="none" w:sz="0" w:space="0" w:color="auto"/>
        <w:bottom w:val="none" w:sz="0" w:space="0" w:color="auto"/>
        <w:right w:val="none" w:sz="0" w:space="0" w:color="auto"/>
      </w:divBdr>
    </w:div>
    <w:div w:id="289554551">
      <w:bodyDiv w:val="1"/>
      <w:marLeft w:val="0"/>
      <w:marRight w:val="0"/>
      <w:marTop w:val="0"/>
      <w:marBottom w:val="0"/>
      <w:divBdr>
        <w:top w:val="none" w:sz="0" w:space="0" w:color="auto"/>
        <w:left w:val="none" w:sz="0" w:space="0" w:color="auto"/>
        <w:bottom w:val="none" w:sz="0" w:space="0" w:color="auto"/>
        <w:right w:val="none" w:sz="0" w:space="0" w:color="auto"/>
      </w:divBdr>
    </w:div>
    <w:div w:id="289749827">
      <w:bodyDiv w:val="1"/>
      <w:marLeft w:val="0"/>
      <w:marRight w:val="0"/>
      <w:marTop w:val="0"/>
      <w:marBottom w:val="0"/>
      <w:divBdr>
        <w:top w:val="none" w:sz="0" w:space="0" w:color="auto"/>
        <w:left w:val="none" w:sz="0" w:space="0" w:color="auto"/>
        <w:bottom w:val="none" w:sz="0" w:space="0" w:color="auto"/>
        <w:right w:val="none" w:sz="0" w:space="0" w:color="auto"/>
      </w:divBdr>
    </w:div>
    <w:div w:id="290015180">
      <w:bodyDiv w:val="1"/>
      <w:marLeft w:val="0"/>
      <w:marRight w:val="0"/>
      <w:marTop w:val="0"/>
      <w:marBottom w:val="0"/>
      <w:divBdr>
        <w:top w:val="none" w:sz="0" w:space="0" w:color="auto"/>
        <w:left w:val="none" w:sz="0" w:space="0" w:color="auto"/>
        <w:bottom w:val="none" w:sz="0" w:space="0" w:color="auto"/>
        <w:right w:val="none" w:sz="0" w:space="0" w:color="auto"/>
      </w:divBdr>
    </w:div>
    <w:div w:id="290089871">
      <w:bodyDiv w:val="1"/>
      <w:marLeft w:val="0"/>
      <w:marRight w:val="0"/>
      <w:marTop w:val="0"/>
      <w:marBottom w:val="0"/>
      <w:divBdr>
        <w:top w:val="none" w:sz="0" w:space="0" w:color="auto"/>
        <w:left w:val="none" w:sz="0" w:space="0" w:color="auto"/>
        <w:bottom w:val="none" w:sz="0" w:space="0" w:color="auto"/>
        <w:right w:val="none" w:sz="0" w:space="0" w:color="auto"/>
      </w:divBdr>
    </w:div>
    <w:div w:id="290478002">
      <w:bodyDiv w:val="1"/>
      <w:marLeft w:val="0"/>
      <w:marRight w:val="0"/>
      <w:marTop w:val="0"/>
      <w:marBottom w:val="0"/>
      <w:divBdr>
        <w:top w:val="none" w:sz="0" w:space="0" w:color="auto"/>
        <w:left w:val="none" w:sz="0" w:space="0" w:color="auto"/>
        <w:bottom w:val="none" w:sz="0" w:space="0" w:color="auto"/>
        <w:right w:val="none" w:sz="0" w:space="0" w:color="auto"/>
      </w:divBdr>
    </w:div>
    <w:div w:id="291130317">
      <w:bodyDiv w:val="1"/>
      <w:marLeft w:val="0"/>
      <w:marRight w:val="0"/>
      <w:marTop w:val="0"/>
      <w:marBottom w:val="0"/>
      <w:divBdr>
        <w:top w:val="none" w:sz="0" w:space="0" w:color="auto"/>
        <w:left w:val="none" w:sz="0" w:space="0" w:color="auto"/>
        <w:bottom w:val="none" w:sz="0" w:space="0" w:color="auto"/>
        <w:right w:val="none" w:sz="0" w:space="0" w:color="auto"/>
      </w:divBdr>
    </w:div>
    <w:div w:id="291133333">
      <w:bodyDiv w:val="1"/>
      <w:marLeft w:val="0"/>
      <w:marRight w:val="0"/>
      <w:marTop w:val="0"/>
      <w:marBottom w:val="0"/>
      <w:divBdr>
        <w:top w:val="none" w:sz="0" w:space="0" w:color="auto"/>
        <w:left w:val="none" w:sz="0" w:space="0" w:color="auto"/>
        <w:bottom w:val="none" w:sz="0" w:space="0" w:color="auto"/>
        <w:right w:val="none" w:sz="0" w:space="0" w:color="auto"/>
      </w:divBdr>
    </w:div>
    <w:div w:id="291595336">
      <w:bodyDiv w:val="1"/>
      <w:marLeft w:val="0"/>
      <w:marRight w:val="0"/>
      <w:marTop w:val="0"/>
      <w:marBottom w:val="0"/>
      <w:divBdr>
        <w:top w:val="none" w:sz="0" w:space="0" w:color="auto"/>
        <w:left w:val="none" w:sz="0" w:space="0" w:color="auto"/>
        <w:bottom w:val="none" w:sz="0" w:space="0" w:color="auto"/>
        <w:right w:val="none" w:sz="0" w:space="0" w:color="auto"/>
      </w:divBdr>
    </w:div>
    <w:div w:id="292290895">
      <w:bodyDiv w:val="1"/>
      <w:marLeft w:val="0"/>
      <w:marRight w:val="0"/>
      <w:marTop w:val="0"/>
      <w:marBottom w:val="0"/>
      <w:divBdr>
        <w:top w:val="none" w:sz="0" w:space="0" w:color="auto"/>
        <w:left w:val="none" w:sz="0" w:space="0" w:color="auto"/>
        <w:bottom w:val="none" w:sz="0" w:space="0" w:color="auto"/>
        <w:right w:val="none" w:sz="0" w:space="0" w:color="auto"/>
      </w:divBdr>
    </w:div>
    <w:div w:id="292370287">
      <w:bodyDiv w:val="1"/>
      <w:marLeft w:val="0"/>
      <w:marRight w:val="0"/>
      <w:marTop w:val="0"/>
      <w:marBottom w:val="0"/>
      <w:divBdr>
        <w:top w:val="none" w:sz="0" w:space="0" w:color="auto"/>
        <w:left w:val="none" w:sz="0" w:space="0" w:color="auto"/>
        <w:bottom w:val="none" w:sz="0" w:space="0" w:color="auto"/>
        <w:right w:val="none" w:sz="0" w:space="0" w:color="auto"/>
      </w:divBdr>
    </w:div>
    <w:div w:id="292755658">
      <w:bodyDiv w:val="1"/>
      <w:marLeft w:val="0"/>
      <w:marRight w:val="0"/>
      <w:marTop w:val="0"/>
      <w:marBottom w:val="0"/>
      <w:divBdr>
        <w:top w:val="none" w:sz="0" w:space="0" w:color="auto"/>
        <w:left w:val="none" w:sz="0" w:space="0" w:color="auto"/>
        <w:bottom w:val="none" w:sz="0" w:space="0" w:color="auto"/>
        <w:right w:val="none" w:sz="0" w:space="0" w:color="auto"/>
      </w:divBdr>
    </w:div>
    <w:div w:id="292758762">
      <w:bodyDiv w:val="1"/>
      <w:marLeft w:val="0"/>
      <w:marRight w:val="0"/>
      <w:marTop w:val="0"/>
      <w:marBottom w:val="0"/>
      <w:divBdr>
        <w:top w:val="none" w:sz="0" w:space="0" w:color="auto"/>
        <w:left w:val="none" w:sz="0" w:space="0" w:color="auto"/>
        <w:bottom w:val="none" w:sz="0" w:space="0" w:color="auto"/>
        <w:right w:val="none" w:sz="0" w:space="0" w:color="auto"/>
      </w:divBdr>
    </w:div>
    <w:div w:id="293411286">
      <w:bodyDiv w:val="1"/>
      <w:marLeft w:val="0"/>
      <w:marRight w:val="0"/>
      <w:marTop w:val="0"/>
      <w:marBottom w:val="0"/>
      <w:divBdr>
        <w:top w:val="none" w:sz="0" w:space="0" w:color="auto"/>
        <w:left w:val="none" w:sz="0" w:space="0" w:color="auto"/>
        <w:bottom w:val="none" w:sz="0" w:space="0" w:color="auto"/>
        <w:right w:val="none" w:sz="0" w:space="0" w:color="auto"/>
      </w:divBdr>
    </w:div>
    <w:div w:id="293756998">
      <w:bodyDiv w:val="1"/>
      <w:marLeft w:val="0"/>
      <w:marRight w:val="0"/>
      <w:marTop w:val="0"/>
      <w:marBottom w:val="0"/>
      <w:divBdr>
        <w:top w:val="none" w:sz="0" w:space="0" w:color="auto"/>
        <w:left w:val="none" w:sz="0" w:space="0" w:color="auto"/>
        <w:bottom w:val="none" w:sz="0" w:space="0" w:color="auto"/>
        <w:right w:val="none" w:sz="0" w:space="0" w:color="auto"/>
      </w:divBdr>
    </w:div>
    <w:div w:id="293869880">
      <w:bodyDiv w:val="1"/>
      <w:marLeft w:val="0"/>
      <w:marRight w:val="0"/>
      <w:marTop w:val="0"/>
      <w:marBottom w:val="0"/>
      <w:divBdr>
        <w:top w:val="none" w:sz="0" w:space="0" w:color="auto"/>
        <w:left w:val="none" w:sz="0" w:space="0" w:color="auto"/>
        <w:bottom w:val="none" w:sz="0" w:space="0" w:color="auto"/>
        <w:right w:val="none" w:sz="0" w:space="0" w:color="auto"/>
      </w:divBdr>
    </w:div>
    <w:div w:id="294455931">
      <w:bodyDiv w:val="1"/>
      <w:marLeft w:val="0"/>
      <w:marRight w:val="0"/>
      <w:marTop w:val="0"/>
      <w:marBottom w:val="0"/>
      <w:divBdr>
        <w:top w:val="none" w:sz="0" w:space="0" w:color="auto"/>
        <w:left w:val="none" w:sz="0" w:space="0" w:color="auto"/>
        <w:bottom w:val="none" w:sz="0" w:space="0" w:color="auto"/>
        <w:right w:val="none" w:sz="0" w:space="0" w:color="auto"/>
      </w:divBdr>
    </w:div>
    <w:div w:id="294608123">
      <w:bodyDiv w:val="1"/>
      <w:marLeft w:val="0"/>
      <w:marRight w:val="0"/>
      <w:marTop w:val="0"/>
      <w:marBottom w:val="0"/>
      <w:divBdr>
        <w:top w:val="none" w:sz="0" w:space="0" w:color="auto"/>
        <w:left w:val="none" w:sz="0" w:space="0" w:color="auto"/>
        <w:bottom w:val="none" w:sz="0" w:space="0" w:color="auto"/>
        <w:right w:val="none" w:sz="0" w:space="0" w:color="auto"/>
      </w:divBdr>
    </w:div>
    <w:div w:id="295137913">
      <w:bodyDiv w:val="1"/>
      <w:marLeft w:val="0"/>
      <w:marRight w:val="0"/>
      <w:marTop w:val="0"/>
      <w:marBottom w:val="0"/>
      <w:divBdr>
        <w:top w:val="none" w:sz="0" w:space="0" w:color="auto"/>
        <w:left w:val="none" w:sz="0" w:space="0" w:color="auto"/>
        <w:bottom w:val="none" w:sz="0" w:space="0" w:color="auto"/>
        <w:right w:val="none" w:sz="0" w:space="0" w:color="auto"/>
      </w:divBdr>
    </w:div>
    <w:div w:id="295374500">
      <w:bodyDiv w:val="1"/>
      <w:marLeft w:val="0"/>
      <w:marRight w:val="0"/>
      <w:marTop w:val="0"/>
      <w:marBottom w:val="0"/>
      <w:divBdr>
        <w:top w:val="none" w:sz="0" w:space="0" w:color="auto"/>
        <w:left w:val="none" w:sz="0" w:space="0" w:color="auto"/>
        <w:bottom w:val="none" w:sz="0" w:space="0" w:color="auto"/>
        <w:right w:val="none" w:sz="0" w:space="0" w:color="auto"/>
      </w:divBdr>
    </w:div>
    <w:div w:id="295377356">
      <w:bodyDiv w:val="1"/>
      <w:marLeft w:val="0"/>
      <w:marRight w:val="0"/>
      <w:marTop w:val="0"/>
      <w:marBottom w:val="0"/>
      <w:divBdr>
        <w:top w:val="none" w:sz="0" w:space="0" w:color="auto"/>
        <w:left w:val="none" w:sz="0" w:space="0" w:color="auto"/>
        <w:bottom w:val="none" w:sz="0" w:space="0" w:color="auto"/>
        <w:right w:val="none" w:sz="0" w:space="0" w:color="auto"/>
      </w:divBdr>
    </w:div>
    <w:div w:id="296229169">
      <w:bodyDiv w:val="1"/>
      <w:marLeft w:val="0"/>
      <w:marRight w:val="0"/>
      <w:marTop w:val="0"/>
      <w:marBottom w:val="0"/>
      <w:divBdr>
        <w:top w:val="none" w:sz="0" w:space="0" w:color="auto"/>
        <w:left w:val="none" w:sz="0" w:space="0" w:color="auto"/>
        <w:bottom w:val="none" w:sz="0" w:space="0" w:color="auto"/>
        <w:right w:val="none" w:sz="0" w:space="0" w:color="auto"/>
      </w:divBdr>
    </w:div>
    <w:div w:id="297107424">
      <w:bodyDiv w:val="1"/>
      <w:marLeft w:val="0"/>
      <w:marRight w:val="0"/>
      <w:marTop w:val="0"/>
      <w:marBottom w:val="0"/>
      <w:divBdr>
        <w:top w:val="none" w:sz="0" w:space="0" w:color="auto"/>
        <w:left w:val="none" w:sz="0" w:space="0" w:color="auto"/>
        <w:bottom w:val="none" w:sz="0" w:space="0" w:color="auto"/>
        <w:right w:val="none" w:sz="0" w:space="0" w:color="auto"/>
      </w:divBdr>
    </w:div>
    <w:div w:id="297615116">
      <w:bodyDiv w:val="1"/>
      <w:marLeft w:val="0"/>
      <w:marRight w:val="0"/>
      <w:marTop w:val="0"/>
      <w:marBottom w:val="0"/>
      <w:divBdr>
        <w:top w:val="none" w:sz="0" w:space="0" w:color="auto"/>
        <w:left w:val="none" w:sz="0" w:space="0" w:color="auto"/>
        <w:bottom w:val="none" w:sz="0" w:space="0" w:color="auto"/>
        <w:right w:val="none" w:sz="0" w:space="0" w:color="auto"/>
      </w:divBdr>
    </w:div>
    <w:div w:id="297995233">
      <w:bodyDiv w:val="1"/>
      <w:marLeft w:val="0"/>
      <w:marRight w:val="0"/>
      <w:marTop w:val="0"/>
      <w:marBottom w:val="0"/>
      <w:divBdr>
        <w:top w:val="none" w:sz="0" w:space="0" w:color="auto"/>
        <w:left w:val="none" w:sz="0" w:space="0" w:color="auto"/>
        <w:bottom w:val="none" w:sz="0" w:space="0" w:color="auto"/>
        <w:right w:val="none" w:sz="0" w:space="0" w:color="auto"/>
      </w:divBdr>
    </w:div>
    <w:div w:id="298001594">
      <w:bodyDiv w:val="1"/>
      <w:marLeft w:val="0"/>
      <w:marRight w:val="0"/>
      <w:marTop w:val="0"/>
      <w:marBottom w:val="0"/>
      <w:divBdr>
        <w:top w:val="none" w:sz="0" w:space="0" w:color="auto"/>
        <w:left w:val="none" w:sz="0" w:space="0" w:color="auto"/>
        <w:bottom w:val="none" w:sz="0" w:space="0" w:color="auto"/>
        <w:right w:val="none" w:sz="0" w:space="0" w:color="auto"/>
      </w:divBdr>
    </w:div>
    <w:div w:id="298195127">
      <w:bodyDiv w:val="1"/>
      <w:marLeft w:val="0"/>
      <w:marRight w:val="0"/>
      <w:marTop w:val="0"/>
      <w:marBottom w:val="0"/>
      <w:divBdr>
        <w:top w:val="none" w:sz="0" w:space="0" w:color="auto"/>
        <w:left w:val="none" w:sz="0" w:space="0" w:color="auto"/>
        <w:bottom w:val="none" w:sz="0" w:space="0" w:color="auto"/>
        <w:right w:val="none" w:sz="0" w:space="0" w:color="auto"/>
      </w:divBdr>
    </w:div>
    <w:div w:id="298540716">
      <w:bodyDiv w:val="1"/>
      <w:marLeft w:val="0"/>
      <w:marRight w:val="0"/>
      <w:marTop w:val="0"/>
      <w:marBottom w:val="0"/>
      <w:divBdr>
        <w:top w:val="none" w:sz="0" w:space="0" w:color="auto"/>
        <w:left w:val="none" w:sz="0" w:space="0" w:color="auto"/>
        <w:bottom w:val="none" w:sz="0" w:space="0" w:color="auto"/>
        <w:right w:val="none" w:sz="0" w:space="0" w:color="auto"/>
      </w:divBdr>
    </w:div>
    <w:div w:id="298654885">
      <w:bodyDiv w:val="1"/>
      <w:marLeft w:val="0"/>
      <w:marRight w:val="0"/>
      <w:marTop w:val="0"/>
      <w:marBottom w:val="0"/>
      <w:divBdr>
        <w:top w:val="none" w:sz="0" w:space="0" w:color="auto"/>
        <w:left w:val="none" w:sz="0" w:space="0" w:color="auto"/>
        <w:bottom w:val="none" w:sz="0" w:space="0" w:color="auto"/>
        <w:right w:val="none" w:sz="0" w:space="0" w:color="auto"/>
      </w:divBdr>
    </w:div>
    <w:div w:id="298733751">
      <w:bodyDiv w:val="1"/>
      <w:marLeft w:val="0"/>
      <w:marRight w:val="0"/>
      <w:marTop w:val="0"/>
      <w:marBottom w:val="0"/>
      <w:divBdr>
        <w:top w:val="none" w:sz="0" w:space="0" w:color="auto"/>
        <w:left w:val="none" w:sz="0" w:space="0" w:color="auto"/>
        <w:bottom w:val="none" w:sz="0" w:space="0" w:color="auto"/>
        <w:right w:val="none" w:sz="0" w:space="0" w:color="auto"/>
      </w:divBdr>
    </w:div>
    <w:div w:id="299386930">
      <w:bodyDiv w:val="1"/>
      <w:marLeft w:val="0"/>
      <w:marRight w:val="0"/>
      <w:marTop w:val="0"/>
      <w:marBottom w:val="0"/>
      <w:divBdr>
        <w:top w:val="none" w:sz="0" w:space="0" w:color="auto"/>
        <w:left w:val="none" w:sz="0" w:space="0" w:color="auto"/>
        <w:bottom w:val="none" w:sz="0" w:space="0" w:color="auto"/>
        <w:right w:val="none" w:sz="0" w:space="0" w:color="auto"/>
      </w:divBdr>
    </w:div>
    <w:div w:id="301931010">
      <w:bodyDiv w:val="1"/>
      <w:marLeft w:val="0"/>
      <w:marRight w:val="0"/>
      <w:marTop w:val="0"/>
      <w:marBottom w:val="0"/>
      <w:divBdr>
        <w:top w:val="none" w:sz="0" w:space="0" w:color="auto"/>
        <w:left w:val="none" w:sz="0" w:space="0" w:color="auto"/>
        <w:bottom w:val="none" w:sz="0" w:space="0" w:color="auto"/>
        <w:right w:val="none" w:sz="0" w:space="0" w:color="auto"/>
      </w:divBdr>
    </w:div>
    <w:div w:id="302003331">
      <w:bodyDiv w:val="1"/>
      <w:marLeft w:val="0"/>
      <w:marRight w:val="0"/>
      <w:marTop w:val="0"/>
      <w:marBottom w:val="0"/>
      <w:divBdr>
        <w:top w:val="none" w:sz="0" w:space="0" w:color="auto"/>
        <w:left w:val="none" w:sz="0" w:space="0" w:color="auto"/>
        <w:bottom w:val="none" w:sz="0" w:space="0" w:color="auto"/>
        <w:right w:val="none" w:sz="0" w:space="0" w:color="auto"/>
      </w:divBdr>
    </w:div>
    <w:div w:id="302776420">
      <w:bodyDiv w:val="1"/>
      <w:marLeft w:val="0"/>
      <w:marRight w:val="0"/>
      <w:marTop w:val="0"/>
      <w:marBottom w:val="0"/>
      <w:divBdr>
        <w:top w:val="none" w:sz="0" w:space="0" w:color="auto"/>
        <w:left w:val="none" w:sz="0" w:space="0" w:color="auto"/>
        <w:bottom w:val="none" w:sz="0" w:space="0" w:color="auto"/>
        <w:right w:val="none" w:sz="0" w:space="0" w:color="auto"/>
      </w:divBdr>
    </w:div>
    <w:div w:id="302778057">
      <w:bodyDiv w:val="1"/>
      <w:marLeft w:val="0"/>
      <w:marRight w:val="0"/>
      <w:marTop w:val="0"/>
      <w:marBottom w:val="0"/>
      <w:divBdr>
        <w:top w:val="none" w:sz="0" w:space="0" w:color="auto"/>
        <w:left w:val="none" w:sz="0" w:space="0" w:color="auto"/>
        <w:bottom w:val="none" w:sz="0" w:space="0" w:color="auto"/>
        <w:right w:val="none" w:sz="0" w:space="0" w:color="auto"/>
      </w:divBdr>
    </w:div>
    <w:div w:id="303580245">
      <w:bodyDiv w:val="1"/>
      <w:marLeft w:val="0"/>
      <w:marRight w:val="0"/>
      <w:marTop w:val="0"/>
      <w:marBottom w:val="0"/>
      <w:divBdr>
        <w:top w:val="none" w:sz="0" w:space="0" w:color="auto"/>
        <w:left w:val="none" w:sz="0" w:space="0" w:color="auto"/>
        <w:bottom w:val="none" w:sz="0" w:space="0" w:color="auto"/>
        <w:right w:val="none" w:sz="0" w:space="0" w:color="auto"/>
      </w:divBdr>
    </w:div>
    <w:div w:id="304167849">
      <w:bodyDiv w:val="1"/>
      <w:marLeft w:val="0"/>
      <w:marRight w:val="0"/>
      <w:marTop w:val="0"/>
      <w:marBottom w:val="0"/>
      <w:divBdr>
        <w:top w:val="none" w:sz="0" w:space="0" w:color="auto"/>
        <w:left w:val="none" w:sz="0" w:space="0" w:color="auto"/>
        <w:bottom w:val="none" w:sz="0" w:space="0" w:color="auto"/>
        <w:right w:val="none" w:sz="0" w:space="0" w:color="auto"/>
      </w:divBdr>
    </w:div>
    <w:div w:id="304431501">
      <w:bodyDiv w:val="1"/>
      <w:marLeft w:val="0"/>
      <w:marRight w:val="0"/>
      <w:marTop w:val="0"/>
      <w:marBottom w:val="0"/>
      <w:divBdr>
        <w:top w:val="none" w:sz="0" w:space="0" w:color="auto"/>
        <w:left w:val="none" w:sz="0" w:space="0" w:color="auto"/>
        <w:bottom w:val="none" w:sz="0" w:space="0" w:color="auto"/>
        <w:right w:val="none" w:sz="0" w:space="0" w:color="auto"/>
      </w:divBdr>
    </w:div>
    <w:div w:id="304630295">
      <w:bodyDiv w:val="1"/>
      <w:marLeft w:val="0"/>
      <w:marRight w:val="0"/>
      <w:marTop w:val="0"/>
      <w:marBottom w:val="0"/>
      <w:divBdr>
        <w:top w:val="none" w:sz="0" w:space="0" w:color="auto"/>
        <w:left w:val="none" w:sz="0" w:space="0" w:color="auto"/>
        <w:bottom w:val="none" w:sz="0" w:space="0" w:color="auto"/>
        <w:right w:val="none" w:sz="0" w:space="0" w:color="auto"/>
      </w:divBdr>
    </w:div>
    <w:div w:id="305013006">
      <w:bodyDiv w:val="1"/>
      <w:marLeft w:val="0"/>
      <w:marRight w:val="0"/>
      <w:marTop w:val="0"/>
      <w:marBottom w:val="0"/>
      <w:divBdr>
        <w:top w:val="none" w:sz="0" w:space="0" w:color="auto"/>
        <w:left w:val="none" w:sz="0" w:space="0" w:color="auto"/>
        <w:bottom w:val="none" w:sz="0" w:space="0" w:color="auto"/>
        <w:right w:val="none" w:sz="0" w:space="0" w:color="auto"/>
      </w:divBdr>
    </w:div>
    <w:div w:id="305935046">
      <w:bodyDiv w:val="1"/>
      <w:marLeft w:val="0"/>
      <w:marRight w:val="0"/>
      <w:marTop w:val="0"/>
      <w:marBottom w:val="0"/>
      <w:divBdr>
        <w:top w:val="none" w:sz="0" w:space="0" w:color="auto"/>
        <w:left w:val="none" w:sz="0" w:space="0" w:color="auto"/>
        <w:bottom w:val="none" w:sz="0" w:space="0" w:color="auto"/>
        <w:right w:val="none" w:sz="0" w:space="0" w:color="auto"/>
      </w:divBdr>
    </w:div>
    <w:div w:id="306395356">
      <w:bodyDiv w:val="1"/>
      <w:marLeft w:val="0"/>
      <w:marRight w:val="0"/>
      <w:marTop w:val="0"/>
      <w:marBottom w:val="0"/>
      <w:divBdr>
        <w:top w:val="none" w:sz="0" w:space="0" w:color="auto"/>
        <w:left w:val="none" w:sz="0" w:space="0" w:color="auto"/>
        <w:bottom w:val="none" w:sz="0" w:space="0" w:color="auto"/>
        <w:right w:val="none" w:sz="0" w:space="0" w:color="auto"/>
      </w:divBdr>
    </w:div>
    <w:div w:id="306518605">
      <w:bodyDiv w:val="1"/>
      <w:marLeft w:val="0"/>
      <w:marRight w:val="0"/>
      <w:marTop w:val="0"/>
      <w:marBottom w:val="0"/>
      <w:divBdr>
        <w:top w:val="none" w:sz="0" w:space="0" w:color="auto"/>
        <w:left w:val="none" w:sz="0" w:space="0" w:color="auto"/>
        <w:bottom w:val="none" w:sz="0" w:space="0" w:color="auto"/>
        <w:right w:val="none" w:sz="0" w:space="0" w:color="auto"/>
      </w:divBdr>
    </w:div>
    <w:div w:id="306782971">
      <w:bodyDiv w:val="1"/>
      <w:marLeft w:val="0"/>
      <w:marRight w:val="0"/>
      <w:marTop w:val="0"/>
      <w:marBottom w:val="0"/>
      <w:divBdr>
        <w:top w:val="none" w:sz="0" w:space="0" w:color="auto"/>
        <w:left w:val="none" w:sz="0" w:space="0" w:color="auto"/>
        <w:bottom w:val="none" w:sz="0" w:space="0" w:color="auto"/>
        <w:right w:val="none" w:sz="0" w:space="0" w:color="auto"/>
      </w:divBdr>
    </w:div>
    <w:div w:id="307326565">
      <w:bodyDiv w:val="1"/>
      <w:marLeft w:val="0"/>
      <w:marRight w:val="0"/>
      <w:marTop w:val="0"/>
      <w:marBottom w:val="0"/>
      <w:divBdr>
        <w:top w:val="none" w:sz="0" w:space="0" w:color="auto"/>
        <w:left w:val="none" w:sz="0" w:space="0" w:color="auto"/>
        <w:bottom w:val="none" w:sz="0" w:space="0" w:color="auto"/>
        <w:right w:val="none" w:sz="0" w:space="0" w:color="auto"/>
      </w:divBdr>
    </w:div>
    <w:div w:id="307784136">
      <w:bodyDiv w:val="1"/>
      <w:marLeft w:val="0"/>
      <w:marRight w:val="0"/>
      <w:marTop w:val="0"/>
      <w:marBottom w:val="0"/>
      <w:divBdr>
        <w:top w:val="none" w:sz="0" w:space="0" w:color="auto"/>
        <w:left w:val="none" w:sz="0" w:space="0" w:color="auto"/>
        <w:bottom w:val="none" w:sz="0" w:space="0" w:color="auto"/>
        <w:right w:val="none" w:sz="0" w:space="0" w:color="auto"/>
      </w:divBdr>
    </w:div>
    <w:div w:id="308023556">
      <w:bodyDiv w:val="1"/>
      <w:marLeft w:val="0"/>
      <w:marRight w:val="0"/>
      <w:marTop w:val="0"/>
      <w:marBottom w:val="0"/>
      <w:divBdr>
        <w:top w:val="none" w:sz="0" w:space="0" w:color="auto"/>
        <w:left w:val="none" w:sz="0" w:space="0" w:color="auto"/>
        <w:bottom w:val="none" w:sz="0" w:space="0" w:color="auto"/>
        <w:right w:val="none" w:sz="0" w:space="0" w:color="auto"/>
      </w:divBdr>
    </w:div>
    <w:div w:id="308051309">
      <w:bodyDiv w:val="1"/>
      <w:marLeft w:val="0"/>
      <w:marRight w:val="0"/>
      <w:marTop w:val="0"/>
      <w:marBottom w:val="0"/>
      <w:divBdr>
        <w:top w:val="none" w:sz="0" w:space="0" w:color="auto"/>
        <w:left w:val="none" w:sz="0" w:space="0" w:color="auto"/>
        <w:bottom w:val="none" w:sz="0" w:space="0" w:color="auto"/>
        <w:right w:val="none" w:sz="0" w:space="0" w:color="auto"/>
      </w:divBdr>
    </w:div>
    <w:div w:id="308096930">
      <w:bodyDiv w:val="1"/>
      <w:marLeft w:val="0"/>
      <w:marRight w:val="0"/>
      <w:marTop w:val="0"/>
      <w:marBottom w:val="0"/>
      <w:divBdr>
        <w:top w:val="none" w:sz="0" w:space="0" w:color="auto"/>
        <w:left w:val="none" w:sz="0" w:space="0" w:color="auto"/>
        <w:bottom w:val="none" w:sz="0" w:space="0" w:color="auto"/>
        <w:right w:val="none" w:sz="0" w:space="0" w:color="auto"/>
      </w:divBdr>
    </w:div>
    <w:div w:id="309478770">
      <w:bodyDiv w:val="1"/>
      <w:marLeft w:val="0"/>
      <w:marRight w:val="0"/>
      <w:marTop w:val="0"/>
      <w:marBottom w:val="0"/>
      <w:divBdr>
        <w:top w:val="none" w:sz="0" w:space="0" w:color="auto"/>
        <w:left w:val="none" w:sz="0" w:space="0" w:color="auto"/>
        <w:bottom w:val="none" w:sz="0" w:space="0" w:color="auto"/>
        <w:right w:val="none" w:sz="0" w:space="0" w:color="auto"/>
      </w:divBdr>
    </w:div>
    <w:div w:id="310713892">
      <w:bodyDiv w:val="1"/>
      <w:marLeft w:val="0"/>
      <w:marRight w:val="0"/>
      <w:marTop w:val="0"/>
      <w:marBottom w:val="0"/>
      <w:divBdr>
        <w:top w:val="none" w:sz="0" w:space="0" w:color="auto"/>
        <w:left w:val="none" w:sz="0" w:space="0" w:color="auto"/>
        <w:bottom w:val="none" w:sz="0" w:space="0" w:color="auto"/>
        <w:right w:val="none" w:sz="0" w:space="0" w:color="auto"/>
      </w:divBdr>
    </w:div>
    <w:div w:id="311106198">
      <w:bodyDiv w:val="1"/>
      <w:marLeft w:val="0"/>
      <w:marRight w:val="0"/>
      <w:marTop w:val="0"/>
      <w:marBottom w:val="0"/>
      <w:divBdr>
        <w:top w:val="none" w:sz="0" w:space="0" w:color="auto"/>
        <w:left w:val="none" w:sz="0" w:space="0" w:color="auto"/>
        <w:bottom w:val="none" w:sz="0" w:space="0" w:color="auto"/>
        <w:right w:val="none" w:sz="0" w:space="0" w:color="auto"/>
      </w:divBdr>
    </w:div>
    <w:div w:id="311131946">
      <w:bodyDiv w:val="1"/>
      <w:marLeft w:val="0"/>
      <w:marRight w:val="0"/>
      <w:marTop w:val="0"/>
      <w:marBottom w:val="0"/>
      <w:divBdr>
        <w:top w:val="none" w:sz="0" w:space="0" w:color="auto"/>
        <w:left w:val="none" w:sz="0" w:space="0" w:color="auto"/>
        <w:bottom w:val="none" w:sz="0" w:space="0" w:color="auto"/>
        <w:right w:val="none" w:sz="0" w:space="0" w:color="auto"/>
      </w:divBdr>
    </w:div>
    <w:div w:id="311446664">
      <w:bodyDiv w:val="1"/>
      <w:marLeft w:val="0"/>
      <w:marRight w:val="0"/>
      <w:marTop w:val="0"/>
      <w:marBottom w:val="0"/>
      <w:divBdr>
        <w:top w:val="none" w:sz="0" w:space="0" w:color="auto"/>
        <w:left w:val="none" w:sz="0" w:space="0" w:color="auto"/>
        <w:bottom w:val="none" w:sz="0" w:space="0" w:color="auto"/>
        <w:right w:val="none" w:sz="0" w:space="0" w:color="auto"/>
      </w:divBdr>
    </w:div>
    <w:div w:id="311642115">
      <w:bodyDiv w:val="1"/>
      <w:marLeft w:val="0"/>
      <w:marRight w:val="0"/>
      <w:marTop w:val="0"/>
      <w:marBottom w:val="0"/>
      <w:divBdr>
        <w:top w:val="none" w:sz="0" w:space="0" w:color="auto"/>
        <w:left w:val="none" w:sz="0" w:space="0" w:color="auto"/>
        <w:bottom w:val="none" w:sz="0" w:space="0" w:color="auto"/>
        <w:right w:val="none" w:sz="0" w:space="0" w:color="auto"/>
      </w:divBdr>
    </w:div>
    <w:div w:id="311719841">
      <w:bodyDiv w:val="1"/>
      <w:marLeft w:val="0"/>
      <w:marRight w:val="0"/>
      <w:marTop w:val="0"/>
      <w:marBottom w:val="0"/>
      <w:divBdr>
        <w:top w:val="none" w:sz="0" w:space="0" w:color="auto"/>
        <w:left w:val="none" w:sz="0" w:space="0" w:color="auto"/>
        <w:bottom w:val="none" w:sz="0" w:space="0" w:color="auto"/>
        <w:right w:val="none" w:sz="0" w:space="0" w:color="auto"/>
      </w:divBdr>
    </w:div>
    <w:div w:id="311833610">
      <w:bodyDiv w:val="1"/>
      <w:marLeft w:val="0"/>
      <w:marRight w:val="0"/>
      <w:marTop w:val="0"/>
      <w:marBottom w:val="0"/>
      <w:divBdr>
        <w:top w:val="none" w:sz="0" w:space="0" w:color="auto"/>
        <w:left w:val="none" w:sz="0" w:space="0" w:color="auto"/>
        <w:bottom w:val="none" w:sz="0" w:space="0" w:color="auto"/>
        <w:right w:val="none" w:sz="0" w:space="0" w:color="auto"/>
      </w:divBdr>
    </w:div>
    <w:div w:id="312832243">
      <w:bodyDiv w:val="1"/>
      <w:marLeft w:val="0"/>
      <w:marRight w:val="0"/>
      <w:marTop w:val="0"/>
      <w:marBottom w:val="0"/>
      <w:divBdr>
        <w:top w:val="none" w:sz="0" w:space="0" w:color="auto"/>
        <w:left w:val="none" w:sz="0" w:space="0" w:color="auto"/>
        <w:bottom w:val="none" w:sz="0" w:space="0" w:color="auto"/>
        <w:right w:val="none" w:sz="0" w:space="0" w:color="auto"/>
      </w:divBdr>
    </w:div>
    <w:div w:id="313140684">
      <w:bodyDiv w:val="1"/>
      <w:marLeft w:val="0"/>
      <w:marRight w:val="0"/>
      <w:marTop w:val="0"/>
      <w:marBottom w:val="0"/>
      <w:divBdr>
        <w:top w:val="none" w:sz="0" w:space="0" w:color="auto"/>
        <w:left w:val="none" w:sz="0" w:space="0" w:color="auto"/>
        <w:bottom w:val="none" w:sz="0" w:space="0" w:color="auto"/>
        <w:right w:val="none" w:sz="0" w:space="0" w:color="auto"/>
      </w:divBdr>
    </w:div>
    <w:div w:id="313222774">
      <w:bodyDiv w:val="1"/>
      <w:marLeft w:val="0"/>
      <w:marRight w:val="0"/>
      <w:marTop w:val="0"/>
      <w:marBottom w:val="0"/>
      <w:divBdr>
        <w:top w:val="none" w:sz="0" w:space="0" w:color="auto"/>
        <w:left w:val="none" w:sz="0" w:space="0" w:color="auto"/>
        <w:bottom w:val="none" w:sz="0" w:space="0" w:color="auto"/>
        <w:right w:val="none" w:sz="0" w:space="0" w:color="auto"/>
      </w:divBdr>
    </w:div>
    <w:div w:id="313293173">
      <w:bodyDiv w:val="1"/>
      <w:marLeft w:val="0"/>
      <w:marRight w:val="0"/>
      <w:marTop w:val="0"/>
      <w:marBottom w:val="0"/>
      <w:divBdr>
        <w:top w:val="none" w:sz="0" w:space="0" w:color="auto"/>
        <w:left w:val="none" w:sz="0" w:space="0" w:color="auto"/>
        <w:bottom w:val="none" w:sz="0" w:space="0" w:color="auto"/>
        <w:right w:val="none" w:sz="0" w:space="0" w:color="auto"/>
      </w:divBdr>
    </w:div>
    <w:div w:id="313604734">
      <w:bodyDiv w:val="1"/>
      <w:marLeft w:val="0"/>
      <w:marRight w:val="0"/>
      <w:marTop w:val="0"/>
      <w:marBottom w:val="0"/>
      <w:divBdr>
        <w:top w:val="none" w:sz="0" w:space="0" w:color="auto"/>
        <w:left w:val="none" w:sz="0" w:space="0" w:color="auto"/>
        <w:bottom w:val="none" w:sz="0" w:space="0" w:color="auto"/>
        <w:right w:val="none" w:sz="0" w:space="0" w:color="auto"/>
      </w:divBdr>
    </w:div>
    <w:div w:id="313610631">
      <w:bodyDiv w:val="1"/>
      <w:marLeft w:val="0"/>
      <w:marRight w:val="0"/>
      <w:marTop w:val="0"/>
      <w:marBottom w:val="0"/>
      <w:divBdr>
        <w:top w:val="none" w:sz="0" w:space="0" w:color="auto"/>
        <w:left w:val="none" w:sz="0" w:space="0" w:color="auto"/>
        <w:bottom w:val="none" w:sz="0" w:space="0" w:color="auto"/>
        <w:right w:val="none" w:sz="0" w:space="0" w:color="auto"/>
      </w:divBdr>
    </w:div>
    <w:div w:id="314728757">
      <w:bodyDiv w:val="1"/>
      <w:marLeft w:val="0"/>
      <w:marRight w:val="0"/>
      <w:marTop w:val="0"/>
      <w:marBottom w:val="0"/>
      <w:divBdr>
        <w:top w:val="none" w:sz="0" w:space="0" w:color="auto"/>
        <w:left w:val="none" w:sz="0" w:space="0" w:color="auto"/>
        <w:bottom w:val="none" w:sz="0" w:space="0" w:color="auto"/>
        <w:right w:val="none" w:sz="0" w:space="0" w:color="auto"/>
      </w:divBdr>
    </w:div>
    <w:div w:id="315719142">
      <w:bodyDiv w:val="1"/>
      <w:marLeft w:val="0"/>
      <w:marRight w:val="0"/>
      <w:marTop w:val="0"/>
      <w:marBottom w:val="0"/>
      <w:divBdr>
        <w:top w:val="none" w:sz="0" w:space="0" w:color="auto"/>
        <w:left w:val="none" w:sz="0" w:space="0" w:color="auto"/>
        <w:bottom w:val="none" w:sz="0" w:space="0" w:color="auto"/>
        <w:right w:val="none" w:sz="0" w:space="0" w:color="auto"/>
      </w:divBdr>
    </w:div>
    <w:div w:id="315843439">
      <w:bodyDiv w:val="1"/>
      <w:marLeft w:val="0"/>
      <w:marRight w:val="0"/>
      <w:marTop w:val="0"/>
      <w:marBottom w:val="0"/>
      <w:divBdr>
        <w:top w:val="none" w:sz="0" w:space="0" w:color="auto"/>
        <w:left w:val="none" w:sz="0" w:space="0" w:color="auto"/>
        <w:bottom w:val="none" w:sz="0" w:space="0" w:color="auto"/>
        <w:right w:val="none" w:sz="0" w:space="0" w:color="auto"/>
      </w:divBdr>
    </w:div>
    <w:div w:id="316694723">
      <w:bodyDiv w:val="1"/>
      <w:marLeft w:val="0"/>
      <w:marRight w:val="0"/>
      <w:marTop w:val="0"/>
      <w:marBottom w:val="0"/>
      <w:divBdr>
        <w:top w:val="none" w:sz="0" w:space="0" w:color="auto"/>
        <w:left w:val="none" w:sz="0" w:space="0" w:color="auto"/>
        <w:bottom w:val="none" w:sz="0" w:space="0" w:color="auto"/>
        <w:right w:val="none" w:sz="0" w:space="0" w:color="auto"/>
      </w:divBdr>
    </w:div>
    <w:div w:id="316804844">
      <w:bodyDiv w:val="1"/>
      <w:marLeft w:val="0"/>
      <w:marRight w:val="0"/>
      <w:marTop w:val="0"/>
      <w:marBottom w:val="0"/>
      <w:divBdr>
        <w:top w:val="none" w:sz="0" w:space="0" w:color="auto"/>
        <w:left w:val="none" w:sz="0" w:space="0" w:color="auto"/>
        <w:bottom w:val="none" w:sz="0" w:space="0" w:color="auto"/>
        <w:right w:val="none" w:sz="0" w:space="0" w:color="auto"/>
      </w:divBdr>
    </w:div>
    <w:div w:id="316962098">
      <w:bodyDiv w:val="1"/>
      <w:marLeft w:val="0"/>
      <w:marRight w:val="0"/>
      <w:marTop w:val="0"/>
      <w:marBottom w:val="0"/>
      <w:divBdr>
        <w:top w:val="none" w:sz="0" w:space="0" w:color="auto"/>
        <w:left w:val="none" w:sz="0" w:space="0" w:color="auto"/>
        <w:bottom w:val="none" w:sz="0" w:space="0" w:color="auto"/>
        <w:right w:val="none" w:sz="0" w:space="0" w:color="auto"/>
      </w:divBdr>
    </w:div>
    <w:div w:id="317153916">
      <w:bodyDiv w:val="1"/>
      <w:marLeft w:val="0"/>
      <w:marRight w:val="0"/>
      <w:marTop w:val="0"/>
      <w:marBottom w:val="0"/>
      <w:divBdr>
        <w:top w:val="none" w:sz="0" w:space="0" w:color="auto"/>
        <w:left w:val="none" w:sz="0" w:space="0" w:color="auto"/>
        <w:bottom w:val="none" w:sz="0" w:space="0" w:color="auto"/>
        <w:right w:val="none" w:sz="0" w:space="0" w:color="auto"/>
      </w:divBdr>
    </w:div>
    <w:div w:id="317155632">
      <w:bodyDiv w:val="1"/>
      <w:marLeft w:val="0"/>
      <w:marRight w:val="0"/>
      <w:marTop w:val="0"/>
      <w:marBottom w:val="0"/>
      <w:divBdr>
        <w:top w:val="none" w:sz="0" w:space="0" w:color="auto"/>
        <w:left w:val="none" w:sz="0" w:space="0" w:color="auto"/>
        <w:bottom w:val="none" w:sz="0" w:space="0" w:color="auto"/>
        <w:right w:val="none" w:sz="0" w:space="0" w:color="auto"/>
      </w:divBdr>
    </w:div>
    <w:div w:id="317729659">
      <w:bodyDiv w:val="1"/>
      <w:marLeft w:val="0"/>
      <w:marRight w:val="0"/>
      <w:marTop w:val="0"/>
      <w:marBottom w:val="0"/>
      <w:divBdr>
        <w:top w:val="none" w:sz="0" w:space="0" w:color="auto"/>
        <w:left w:val="none" w:sz="0" w:space="0" w:color="auto"/>
        <w:bottom w:val="none" w:sz="0" w:space="0" w:color="auto"/>
        <w:right w:val="none" w:sz="0" w:space="0" w:color="auto"/>
      </w:divBdr>
    </w:div>
    <w:div w:id="318120706">
      <w:bodyDiv w:val="1"/>
      <w:marLeft w:val="0"/>
      <w:marRight w:val="0"/>
      <w:marTop w:val="0"/>
      <w:marBottom w:val="0"/>
      <w:divBdr>
        <w:top w:val="none" w:sz="0" w:space="0" w:color="auto"/>
        <w:left w:val="none" w:sz="0" w:space="0" w:color="auto"/>
        <w:bottom w:val="none" w:sz="0" w:space="0" w:color="auto"/>
        <w:right w:val="none" w:sz="0" w:space="0" w:color="auto"/>
      </w:divBdr>
    </w:div>
    <w:div w:id="318196173">
      <w:bodyDiv w:val="1"/>
      <w:marLeft w:val="0"/>
      <w:marRight w:val="0"/>
      <w:marTop w:val="0"/>
      <w:marBottom w:val="0"/>
      <w:divBdr>
        <w:top w:val="none" w:sz="0" w:space="0" w:color="auto"/>
        <w:left w:val="none" w:sz="0" w:space="0" w:color="auto"/>
        <w:bottom w:val="none" w:sz="0" w:space="0" w:color="auto"/>
        <w:right w:val="none" w:sz="0" w:space="0" w:color="auto"/>
      </w:divBdr>
    </w:div>
    <w:div w:id="318265113">
      <w:bodyDiv w:val="1"/>
      <w:marLeft w:val="0"/>
      <w:marRight w:val="0"/>
      <w:marTop w:val="0"/>
      <w:marBottom w:val="0"/>
      <w:divBdr>
        <w:top w:val="none" w:sz="0" w:space="0" w:color="auto"/>
        <w:left w:val="none" w:sz="0" w:space="0" w:color="auto"/>
        <w:bottom w:val="none" w:sz="0" w:space="0" w:color="auto"/>
        <w:right w:val="none" w:sz="0" w:space="0" w:color="auto"/>
      </w:divBdr>
    </w:div>
    <w:div w:id="318653315">
      <w:bodyDiv w:val="1"/>
      <w:marLeft w:val="0"/>
      <w:marRight w:val="0"/>
      <w:marTop w:val="0"/>
      <w:marBottom w:val="0"/>
      <w:divBdr>
        <w:top w:val="none" w:sz="0" w:space="0" w:color="auto"/>
        <w:left w:val="none" w:sz="0" w:space="0" w:color="auto"/>
        <w:bottom w:val="none" w:sz="0" w:space="0" w:color="auto"/>
        <w:right w:val="none" w:sz="0" w:space="0" w:color="auto"/>
      </w:divBdr>
    </w:div>
    <w:div w:id="318729062">
      <w:bodyDiv w:val="1"/>
      <w:marLeft w:val="0"/>
      <w:marRight w:val="0"/>
      <w:marTop w:val="0"/>
      <w:marBottom w:val="0"/>
      <w:divBdr>
        <w:top w:val="none" w:sz="0" w:space="0" w:color="auto"/>
        <w:left w:val="none" w:sz="0" w:space="0" w:color="auto"/>
        <w:bottom w:val="none" w:sz="0" w:space="0" w:color="auto"/>
        <w:right w:val="none" w:sz="0" w:space="0" w:color="auto"/>
      </w:divBdr>
    </w:div>
    <w:div w:id="318778514">
      <w:bodyDiv w:val="1"/>
      <w:marLeft w:val="0"/>
      <w:marRight w:val="0"/>
      <w:marTop w:val="0"/>
      <w:marBottom w:val="0"/>
      <w:divBdr>
        <w:top w:val="none" w:sz="0" w:space="0" w:color="auto"/>
        <w:left w:val="none" w:sz="0" w:space="0" w:color="auto"/>
        <w:bottom w:val="none" w:sz="0" w:space="0" w:color="auto"/>
        <w:right w:val="none" w:sz="0" w:space="0" w:color="auto"/>
      </w:divBdr>
    </w:div>
    <w:div w:id="318995529">
      <w:bodyDiv w:val="1"/>
      <w:marLeft w:val="0"/>
      <w:marRight w:val="0"/>
      <w:marTop w:val="0"/>
      <w:marBottom w:val="0"/>
      <w:divBdr>
        <w:top w:val="none" w:sz="0" w:space="0" w:color="auto"/>
        <w:left w:val="none" w:sz="0" w:space="0" w:color="auto"/>
        <w:bottom w:val="none" w:sz="0" w:space="0" w:color="auto"/>
        <w:right w:val="none" w:sz="0" w:space="0" w:color="auto"/>
      </w:divBdr>
    </w:div>
    <w:div w:id="319120017">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19388281">
      <w:bodyDiv w:val="1"/>
      <w:marLeft w:val="0"/>
      <w:marRight w:val="0"/>
      <w:marTop w:val="0"/>
      <w:marBottom w:val="0"/>
      <w:divBdr>
        <w:top w:val="none" w:sz="0" w:space="0" w:color="auto"/>
        <w:left w:val="none" w:sz="0" w:space="0" w:color="auto"/>
        <w:bottom w:val="none" w:sz="0" w:space="0" w:color="auto"/>
        <w:right w:val="none" w:sz="0" w:space="0" w:color="auto"/>
      </w:divBdr>
    </w:div>
    <w:div w:id="319771926">
      <w:bodyDiv w:val="1"/>
      <w:marLeft w:val="0"/>
      <w:marRight w:val="0"/>
      <w:marTop w:val="0"/>
      <w:marBottom w:val="0"/>
      <w:divBdr>
        <w:top w:val="none" w:sz="0" w:space="0" w:color="auto"/>
        <w:left w:val="none" w:sz="0" w:space="0" w:color="auto"/>
        <w:bottom w:val="none" w:sz="0" w:space="0" w:color="auto"/>
        <w:right w:val="none" w:sz="0" w:space="0" w:color="auto"/>
      </w:divBdr>
    </w:div>
    <w:div w:id="319775974">
      <w:bodyDiv w:val="1"/>
      <w:marLeft w:val="0"/>
      <w:marRight w:val="0"/>
      <w:marTop w:val="0"/>
      <w:marBottom w:val="0"/>
      <w:divBdr>
        <w:top w:val="none" w:sz="0" w:space="0" w:color="auto"/>
        <w:left w:val="none" w:sz="0" w:space="0" w:color="auto"/>
        <w:bottom w:val="none" w:sz="0" w:space="0" w:color="auto"/>
        <w:right w:val="none" w:sz="0" w:space="0" w:color="auto"/>
      </w:divBdr>
    </w:div>
    <w:div w:id="319895600">
      <w:bodyDiv w:val="1"/>
      <w:marLeft w:val="0"/>
      <w:marRight w:val="0"/>
      <w:marTop w:val="0"/>
      <w:marBottom w:val="0"/>
      <w:divBdr>
        <w:top w:val="none" w:sz="0" w:space="0" w:color="auto"/>
        <w:left w:val="none" w:sz="0" w:space="0" w:color="auto"/>
        <w:bottom w:val="none" w:sz="0" w:space="0" w:color="auto"/>
        <w:right w:val="none" w:sz="0" w:space="0" w:color="auto"/>
      </w:divBdr>
    </w:div>
    <w:div w:id="320156248">
      <w:bodyDiv w:val="1"/>
      <w:marLeft w:val="0"/>
      <w:marRight w:val="0"/>
      <w:marTop w:val="0"/>
      <w:marBottom w:val="0"/>
      <w:divBdr>
        <w:top w:val="none" w:sz="0" w:space="0" w:color="auto"/>
        <w:left w:val="none" w:sz="0" w:space="0" w:color="auto"/>
        <w:bottom w:val="none" w:sz="0" w:space="0" w:color="auto"/>
        <w:right w:val="none" w:sz="0" w:space="0" w:color="auto"/>
      </w:divBdr>
    </w:div>
    <w:div w:id="320428726">
      <w:bodyDiv w:val="1"/>
      <w:marLeft w:val="0"/>
      <w:marRight w:val="0"/>
      <w:marTop w:val="0"/>
      <w:marBottom w:val="0"/>
      <w:divBdr>
        <w:top w:val="none" w:sz="0" w:space="0" w:color="auto"/>
        <w:left w:val="none" w:sz="0" w:space="0" w:color="auto"/>
        <w:bottom w:val="none" w:sz="0" w:space="0" w:color="auto"/>
        <w:right w:val="none" w:sz="0" w:space="0" w:color="auto"/>
      </w:divBdr>
    </w:div>
    <w:div w:id="321083857">
      <w:bodyDiv w:val="1"/>
      <w:marLeft w:val="0"/>
      <w:marRight w:val="0"/>
      <w:marTop w:val="0"/>
      <w:marBottom w:val="0"/>
      <w:divBdr>
        <w:top w:val="none" w:sz="0" w:space="0" w:color="auto"/>
        <w:left w:val="none" w:sz="0" w:space="0" w:color="auto"/>
        <w:bottom w:val="none" w:sz="0" w:space="0" w:color="auto"/>
        <w:right w:val="none" w:sz="0" w:space="0" w:color="auto"/>
      </w:divBdr>
    </w:div>
    <w:div w:id="321130369">
      <w:bodyDiv w:val="1"/>
      <w:marLeft w:val="0"/>
      <w:marRight w:val="0"/>
      <w:marTop w:val="0"/>
      <w:marBottom w:val="0"/>
      <w:divBdr>
        <w:top w:val="none" w:sz="0" w:space="0" w:color="auto"/>
        <w:left w:val="none" w:sz="0" w:space="0" w:color="auto"/>
        <w:bottom w:val="none" w:sz="0" w:space="0" w:color="auto"/>
        <w:right w:val="none" w:sz="0" w:space="0" w:color="auto"/>
      </w:divBdr>
    </w:div>
    <w:div w:id="321279954">
      <w:bodyDiv w:val="1"/>
      <w:marLeft w:val="0"/>
      <w:marRight w:val="0"/>
      <w:marTop w:val="0"/>
      <w:marBottom w:val="0"/>
      <w:divBdr>
        <w:top w:val="none" w:sz="0" w:space="0" w:color="auto"/>
        <w:left w:val="none" w:sz="0" w:space="0" w:color="auto"/>
        <w:bottom w:val="none" w:sz="0" w:space="0" w:color="auto"/>
        <w:right w:val="none" w:sz="0" w:space="0" w:color="auto"/>
      </w:divBdr>
    </w:div>
    <w:div w:id="321324343">
      <w:bodyDiv w:val="1"/>
      <w:marLeft w:val="0"/>
      <w:marRight w:val="0"/>
      <w:marTop w:val="0"/>
      <w:marBottom w:val="0"/>
      <w:divBdr>
        <w:top w:val="none" w:sz="0" w:space="0" w:color="auto"/>
        <w:left w:val="none" w:sz="0" w:space="0" w:color="auto"/>
        <w:bottom w:val="none" w:sz="0" w:space="0" w:color="auto"/>
        <w:right w:val="none" w:sz="0" w:space="0" w:color="auto"/>
      </w:divBdr>
    </w:div>
    <w:div w:id="321743208">
      <w:bodyDiv w:val="1"/>
      <w:marLeft w:val="0"/>
      <w:marRight w:val="0"/>
      <w:marTop w:val="0"/>
      <w:marBottom w:val="0"/>
      <w:divBdr>
        <w:top w:val="none" w:sz="0" w:space="0" w:color="auto"/>
        <w:left w:val="none" w:sz="0" w:space="0" w:color="auto"/>
        <w:bottom w:val="none" w:sz="0" w:space="0" w:color="auto"/>
        <w:right w:val="none" w:sz="0" w:space="0" w:color="auto"/>
      </w:divBdr>
    </w:div>
    <w:div w:id="321936792">
      <w:bodyDiv w:val="1"/>
      <w:marLeft w:val="0"/>
      <w:marRight w:val="0"/>
      <w:marTop w:val="0"/>
      <w:marBottom w:val="0"/>
      <w:divBdr>
        <w:top w:val="none" w:sz="0" w:space="0" w:color="auto"/>
        <w:left w:val="none" w:sz="0" w:space="0" w:color="auto"/>
        <w:bottom w:val="none" w:sz="0" w:space="0" w:color="auto"/>
        <w:right w:val="none" w:sz="0" w:space="0" w:color="auto"/>
      </w:divBdr>
    </w:div>
    <w:div w:id="322048708">
      <w:bodyDiv w:val="1"/>
      <w:marLeft w:val="0"/>
      <w:marRight w:val="0"/>
      <w:marTop w:val="0"/>
      <w:marBottom w:val="0"/>
      <w:divBdr>
        <w:top w:val="none" w:sz="0" w:space="0" w:color="auto"/>
        <w:left w:val="none" w:sz="0" w:space="0" w:color="auto"/>
        <w:bottom w:val="none" w:sz="0" w:space="0" w:color="auto"/>
        <w:right w:val="none" w:sz="0" w:space="0" w:color="auto"/>
      </w:divBdr>
    </w:div>
    <w:div w:id="322441623">
      <w:bodyDiv w:val="1"/>
      <w:marLeft w:val="0"/>
      <w:marRight w:val="0"/>
      <w:marTop w:val="0"/>
      <w:marBottom w:val="0"/>
      <w:divBdr>
        <w:top w:val="none" w:sz="0" w:space="0" w:color="auto"/>
        <w:left w:val="none" w:sz="0" w:space="0" w:color="auto"/>
        <w:bottom w:val="none" w:sz="0" w:space="0" w:color="auto"/>
        <w:right w:val="none" w:sz="0" w:space="0" w:color="auto"/>
      </w:divBdr>
    </w:div>
    <w:div w:id="322589754">
      <w:bodyDiv w:val="1"/>
      <w:marLeft w:val="0"/>
      <w:marRight w:val="0"/>
      <w:marTop w:val="0"/>
      <w:marBottom w:val="0"/>
      <w:divBdr>
        <w:top w:val="none" w:sz="0" w:space="0" w:color="auto"/>
        <w:left w:val="none" w:sz="0" w:space="0" w:color="auto"/>
        <w:bottom w:val="none" w:sz="0" w:space="0" w:color="auto"/>
        <w:right w:val="none" w:sz="0" w:space="0" w:color="auto"/>
      </w:divBdr>
    </w:div>
    <w:div w:id="322709637">
      <w:bodyDiv w:val="1"/>
      <w:marLeft w:val="0"/>
      <w:marRight w:val="0"/>
      <w:marTop w:val="0"/>
      <w:marBottom w:val="0"/>
      <w:divBdr>
        <w:top w:val="none" w:sz="0" w:space="0" w:color="auto"/>
        <w:left w:val="none" w:sz="0" w:space="0" w:color="auto"/>
        <w:bottom w:val="none" w:sz="0" w:space="0" w:color="auto"/>
        <w:right w:val="none" w:sz="0" w:space="0" w:color="auto"/>
      </w:divBdr>
    </w:div>
    <w:div w:id="322899000">
      <w:bodyDiv w:val="1"/>
      <w:marLeft w:val="0"/>
      <w:marRight w:val="0"/>
      <w:marTop w:val="0"/>
      <w:marBottom w:val="0"/>
      <w:divBdr>
        <w:top w:val="none" w:sz="0" w:space="0" w:color="auto"/>
        <w:left w:val="none" w:sz="0" w:space="0" w:color="auto"/>
        <w:bottom w:val="none" w:sz="0" w:space="0" w:color="auto"/>
        <w:right w:val="none" w:sz="0" w:space="0" w:color="auto"/>
      </w:divBdr>
    </w:div>
    <w:div w:id="323163195">
      <w:bodyDiv w:val="1"/>
      <w:marLeft w:val="0"/>
      <w:marRight w:val="0"/>
      <w:marTop w:val="0"/>
      <w:marBottom w:val="0"/>
      <w:divBdr>
        <w:top w:val="none" w:sz="0" w:space="0" w:color="auto"/>
        <w:left w:val="none" w:sz="0" w:space="0" w:color="auto"/>
        <w:bottom w:val="none" w:sz="0" w:space="0" w:color="auto"/>
        <w:right w:val="none" w:sz="0" w:space="0" w:color="auto"/>
      </w:divBdr>
    </w:div>
    <w:div w:id="323633497">
      <w:bodyDiv w:val="1"/>
      <w:marLeft w:val="0"/>
      <w:marRight w:val="0"/>
      <w:marTop w:val="0"/>
      <w:marBottom w:val="0"/>
      <w:divBdr>
        <w:top w:val="none" w:sz="0" w:space="0" w:color="auto"/>
        <w:left w:val="none" w:sz="0" w:space="0" w:color="auto"/>
        <w:bottom w:val="none" w:sz="0" w:space="0" w:color="auto"/>
        <w:right w:val="none" w:sz="0" w:space="0" w:color="auto"/>
      </w:divBdr>
    </w:div>
    <w:div w:id="324362439">
      <w:bodyDiv w:val="1"/>
      <w:marLeft w:val="0"/>
      <w:marRight w:val="0"/>
      <w:marTop w:val="0"/>
      <w:marBottom w:val="0"/>
      <w:divBdr>
        <w:top w:val="none" w:sz="0" w:space="0" w:color="auto"/>
        <w:left w:val="none" w:sz="0" w:space="0" w:color="auto"/>
        <w:bottom w:val="none" w:sz="0" w:space="0" w:color="auto"/>
        <w:right w:val="none" w:sz="0" w:space="0" w:color="auto"/>
      </w:divBdr>
    </w:div>
    <w:div w:id="325862605">
      <w:bodyDiv w:val="1"/>
      <w:marLeft w:val="0"/>
      <w:marRight w:val="0"/>
      <w:marTop w:val="0"/>
      <w:marBottom w:val="0"/>
      <w:divBdr>
        <w:top w:val="none" w:sz="0" w:space="0" w:color="auto"/>
        <w:left w:val="none" w:sz="0" w:space="0" w:color="auto"/>
        <w:bottom w:val="none" w:sz="0" w:space="0" w:color="auto"/>
        <w:right w:val="none" w:sz="0" w:space="0" w:color="auto"/>
      </w:divBdr>
    </w:div>
    <w:div w:id="326059280">
      <w:bodyDiv w:val="1"/>
      <w:marLeft w:val="0"/>
      <w:marRight w:val="0"/>
      <w:marTop w:val="0"/>
      <w:marBottom w:val="0"/>
      <w:divBdr>
        <w:top w:val="none" w:sz="0" w:space="0" w:color="auto"/>
        <w:left w:val="none" w:sz="0" w:space="0" w:color="auto"/>
        <w:bottom w:val="none" w:sz="0" w:space="0" w:color="auto"/>
        <w:right w:val="none" w:sz="0" w:space="0" w:color="auto"/>
      </w:divBdr>
    </w:div>
    <w:div w:id="326135921">
      <w:bodyDiv w:val="1"/>
      <w:marLeft w:val="0"/>
      <w:marRight w:val="0"/>
      <w:marTop w:val="0"/>
      <w:marBottom w:val="0"/>
      <w:divBdr>
        <w:top w:val="none" w:sz="0" w:space="0" w:color="auto"/>
        <w:left w:val="none" w:sz="0" w:space="0" w:color="auto"/>
        <w:bottom w:val="none" w:sz="0" w:space="0" w:color="auto"/>
        <w:right w:val="none" w:sz="0" w:space="0" w:color="auto"/>
      </w:divBdr>
    </w:div>
    <w:div w:id="326177070">
      <w:bodyDiv w:val="1"/>
      <w:marLeft w:val="0"/>
      <w:marRight w:val="0"/>
      <w:marTop w:val="0"/>
      <w:marBottom w:val="0"/>
      <w:divBdr>
        <w:top w:val="none" w:sz="0" w:space="0" w:color="auto"/>
        <w:left w:val="none" w:sz="0" w:space="0" w:color="auto"/>
        <w:bottom w:val="none" w:sz="0" w:space="0" w:color="auto"/>
        <w:right w:val="none" w:sz="0" w:space="0" w:color="auto"/>
      </w:divBdr>
    </w:div>
    <w:div w:id="326325858">
      <w:bodyDiv w:val="1"/>
      <w:marLeft w:val="0"/>
      <w:marRight w:val="0"/>
      <w:marTop w:val="0"/>
      <w:marBottom w:val="0"/>
      <w:divBdr>
        <w:top w:val="none" w:sz="0" w:space="0" w:color="auto"/>
        <w:left w:val="none" w:sz="0" w:space="0" w:color="auto"/>
        <w:bottom w:val="none" w:sz="0" w:space="0" w:color="auto"/>
        <w:right w:val="none" w:sz="0" w:space="0" w:color="auto"/>
      </w:divBdr>
    </w:div>
    <w:div w:id="326330171">
      <w:bodyDiv w:val="1"/>
      <w:marLeft w:val="0"/>
      <w:marRight w:val="0"/>
      <w:marTop w:val="0"/>
      <w:marBottom w:val="0"/>
      <w:divBdr>
        <w:top w:val="none" w:sz="0" w:space="0" w:color="auto"/>
        <w:left w:val="none" w:sz="0" w:space="0" w:color="auto"/>
        <w:bottom w:val="none" w:sz="0" w:space="0" w:color="auto"/>
        <w:right w:val="none" w:sz="0" w:space="0" w:color="auto"/>
      </w:divBdr>
    </w:div>
    <w:div w:id="326783534">
      <w:bodyDiv w:val="1"/>
      <w:marLeft w:val="0"/>
      <w:marRight w:val="0"/>
      <w:marTop w:val="0"/>
      <w:marBottom w:val="0"/>
      <w:divBdr>
        <w:top w:val="none" w:sz="0" w:space="0" w:color="auto"/>
        <w:left w:val="none" w:sz="0" w:space="0" w:color="auto"/>
        <w:bottom w:val="none" w:sz="0" w:space="0" w:color="auto"/>
        <w:right w:val="none" w:sz="0" w:space="0" w:color="auto"/>
      </w:divBdr>
    </w:div>
    <w:div w:id="327251776">
      <w:bodyDiv w:val="1"/>
      <w:marLeft w:val="0"/>
      <w:marRight w:val="0"/>
      <w:marTop w:val="0"/>
      <w:marBottom w:val="0"/>
      <w:divBdr>
        <w:top w:val="none" w:sz="0" w:space="0" w:color="auto"/>
        <w:left w:val="none" w:sz="0" w:space="0" w:color="auto"/>
        <w:bottom w:val="none" w:sz="0" w:space="0" w:color="auto"/>
        <w:right w:val="none" w:sz="0" w:space="0" w:color="auto"/>
      </w:divBdr>
    </w:div>
    <w:div w:id="327364453">
      <w:bodyDiv w:val="1"/>
      <w:marLeft w:val="0"/>
      <w:marRight w:val="0"/>
      <w:marTop w:val="0"/>
      <w:marBottom w:val="0"/>
      <w:divBdr>
        <w:top w:val="none" w:sz="0" w:space="0" w:color="auto"/>
        <w:left w:val="none" w:sz="0" w:space="0" w:color="auto"/>
        <w:bottom w:val="none" w:sz="0" w:space="0" w:color="auto"/>
        <w:right w:val="none" w:sz="0" w:space="0" w:color="auto"/>
      </w:divBdr>
    </w:div>
    <w:div w:id="327369630">
      <w:bodyDiv w:val="1"/>
      <w:marLeft w:val="0"/>
      <w:marRight w:val="0"/>
      <w:marTop w:val="0"/>
      <w:marBottom w:val="0"/>
      <w:divBdr>
        <w:top w:val="none" w:sz="0" w:space="0" w:color="auto"/>
        <w:left w:val="none" w:sz="0" w:space="0" w:color="auto"/>
        <w:bottom w:val="none" w:sz="0" w:space="0" w:color="auto"/>
        <w:right w:val="none" w:sz="0" w:space="0" w:color="auto"/>
      </w:divBdr>
    </w:div>
    <w:div w:id="328102556">
      <w:bodyDiv w:val="1"/>
      <w:marLeft w:val="0"/>
      <w:marRight w:val="0"/>
      <w:marTop w:val="0"/>
      <w:marBottom w:val="0"/>
      <w:divBdr>
        <w:top w:val="none" w:sz="0" w:space="0" w:color="auto"/>
        <w:left w:val="none" w:sz="0" w:space="0" w:color="auto"/>
        <w:bottom w:val="none" w:sz="0" w:space="0" w:color="auto"/>
        <w:right w:val="none" w:sz="0" w:space="0" w:color="auto"/>
      </w:divBdr>
    </w:div>
    <w:div w:id="328413774">
      <w:bodyDiv w:val="1"/>
      <w:marLeft w:val="0"/>
      <w:marRight w:val="0"/>
      <w:marTop w:val="0"/>
      <w:marBottom w:val="0"/>
      <w:divBdr>
        <w:top w:val="none" w:sz="0" w:space="0" w:color="auto"/>
        <w:left w:val="none" w:sz="0" w:space="0" w:color="auto"/>
        <w:bottom w:val="none" w:sz="0" w:space="0" w:color="auto"/>
        <w:right w:val="none" w:sz="0" w:space="0" w:color="auto"/>
      </w:divBdr>
    </w:div>
    <w:div w:id="329062103">
      <w:bodyDiv w:val="1"/>
      <w:marLeft w:val="0"/>
      <w:marRight w:val="0"/>
      <w:marTop w:val="0"/>
      <w:marBottom w:val="0"/>
      <w:divBdr>
        <w:top w:val="none" w:sz="0" w:space="0" w:color="auto"/>
        <w:left w:val="none" w:sz="0" w:space="0" w:color="auto"/>
        <w:bottom w:val="none" w:sz="0" w:space="0" w:color="auto"/>
        <w:right w:val="none" w:sz="0" w:space="0" w:color="auto"/>
      </w:divBdr>
    </w:div>
    <w:div w:id="329260778">
      <w:bodyDiv w:val="1"/>
      <w:marLeft w:val="0"/>
      <w:marRight w:val="0"/>
      <w:marTop w:val="0"/>
      <w:marBottom w:val="0"/>
      <w:divBdr>
        <w:top w:val="none" w:sz="0" w:space="0" w:color="auto"/>
        <w:left w:val="none" w:sz="0" w:space="0" w:color="auto"/>
        <w:bottom w:val="none" w:sz="0" w:space="0" w:color="auto"/>
        <w:right w:val="none" w:sz="0" w:space="0" w:color="auto"/>
      </w:divBdr>
    </w:div>
    <w:div w:id="330259943">
      <w:bodyDiv w:val="1"/>
      <w:marLeft w:val="0"/>
      <w:marRight w:val="0"/>
      <w:marTop w:val="0"/>
      <w:marBottom w:val="0"/>
      <w:divBdr>
        <w:top w:val="none" w:sz="0" w:space="0" w:color="auto"/>
        <w:left w:val="none" w:sz="0" w:space="0" w:color="auto"/>
        <w:bottom w:val="none" w:sz="0" w:space="0" w:color="auto"/>
        <w:right w:val="none" w:sz="0" w:space="0" w:color="auto"/>
      </w:divBdr>
    </w:div>
    <w:div w:id="330330935">
      <w:bodyDiv w:val="1"/>
      <w:marLeft w:val="0"/>
      <w:marRight w:val="0"/>
      <w:marTop w:val="0"/>
      <w:marBottom w:val="0"/>
      <w:divBdr>
        <w:top w:val="none" w:sz="0" w:space="0" w:color="auto"/>
        <w:left w:val="none" w:sz="0" w:space="0" w:color="auto"/>
        <w:bottom w:val="none" w:sz="0" w:space="0" w:color="auto"/>
        <w:right w:val="none" w:sz="0" w:space="0" w:color="auto"/>
      </w:divBdr>
    </w:div>
    <w:div w:id="330916129">
      <w:bodyDiv w:val="1"/>
      <w:marLeft w:val="0"/>
      <w:marRight w:val="0"/>
      <w:marTop w:val="0"/>
      <w:marBottom w:val="0"/>
      <w:divBdr>
        <w:top w:val="none" w:sz="0" w:space="0" w:color="auto"/>
        <w:left w:val="none" w:sz="0" w:space="0" w:color="auto"/>
        <w:bottom w:val="none" w:sz="0" w:space="0" w:color="auto"/>
        <w:right w:val="none" w:sz="0" w:space="0" w:color="auto"/>
      </w:divBdr>
    </w:div>
    <w:div w:id="330916171">
      <w:bodyDiv w:val="1"/>
      <w:marLeft w:val="0"/>
      <w:marRight w:val="0"/>
      <w:marTop w:val="0"/>
      <w:marBottom w:val="0"/>
      <w:divBdr>
        <w:top w:val="none" w:sz="0" w:space="0" w:color="auto"/>
        <w:left w:val="none" w:sz="0" w:space="0" w:color="auto"/>
        <w:bottom w:val="none" w:sz="0" w:space="0" w:color="auto"/>
        <w:right w:val="none" w:sz="0" w:space="0" w:color="auto"/>
      </w:divBdr>
    </w:div>
    <w:div w:id="331684133">
      <w:bodyDiv w:val="1"/>
      <w:marLeft w:val="0"/>
      <w:marRight w:val="0"/>
      <w:marTop w:val="0"/>
      <w:marBottom w:val="0"/>
      <w:divBdr>
        <w:top w:val="none" w:sz="0" w:space="0" w:color="auto"/>
        <w:left w:val="none" w:sz="0" w:space="0" w:color="auto"/>
        <w:bottom w:val="none" w:sz="0" w:space="0" w:color="auto"/>
        <w:right w:val="none" w:sz="0" w:space="0" w:color="auto"/>
      </w:divBdr>
    </w:div>
    <w:div w:id="331689085">
      <w:bodyDiv w:val="1"/>
      <w:marLeft w:val="0"/>
      <w:marRight w:val="0"/>
      <w:marTop w:val="0"/>
      <w:marBottom w:val="0"/>
      <w:divBdr>
        <w:top w:val="none" w:sz="0" w:space="0" w:color="auto"/>
        <w:left w:val="none" w:sz="0" w:space="0" w:color="auto"/>
        <w:bottom w:val="none" w:sz="0" w:space="0" w:color="auto"/>
        <w:right w:val="none" w:sz="0" w:space="0" w:color="auto"/>
      </w:divBdr>
    </w:div>
    <w:div w:id="331690238">
      <w:bodyDiv w:val="1"/>
      <w:marLeft w:val="0"/>
      <w:marRight w:val="0"/>
      <w:marTop w:val="0"/>
      <w:marBottom w:val="0"/>
      <w:divBdr>
        <w:top w:val="none" w:sz="0" w:space="0" w:color="auto"/>
        <w:left w:val="none" w:sz="0" w:space="0" w:color="auto"/>
        <w:bottom w:val="none" w:sz="0" w:space="0" w:color="auto"/>
        <w:right w:val="none" w:sz="0" w:space="0" w:color="auto"/>
      </w:divBdr>
    </w:div>
    <w:div w:id="331761026">
      <w:bodyDiv w:val="1"/>
      <w:marLeft w:val="0"/>
      <w:marRight w:val="0"/>
      <w:marTop w:val="0"/>
      <w:marBottom w:val="0"/>
      <w:divBdr>
        <w:top w:val="none" w:sz="0" w:space="0" w:color="auto"/>
        <w:left w:val="none" w:sz="0" w:space="0" w:color="auto"/>
        <w:bottom w:val="none" w:sz="0" w:space="0" w:color="auto"/>
        <w:right w:val="none" w:sz="0" w:space="0" w:color="auto"/>
      </w:divBdr>
    </w:div>
    <w:div w:id="332147083">
      <w:bodyDiv w:val="1"/>
      <w:marLeft w:val="0"/>
      <w:marRight w:val="0"/>
      <w:marTop w:val="0"/>
      <w:marBottom w:val="0"/>
      <w:divBdr>
        <w:top w:val="none" w:sz="0" w:space="0" w:color="auto"/>
        <w:left w:val="none" w:sz="0" w:space="0" w:color="auto"/>
        <w:bottom w:val="none" w:sz="0" w:space="0" w:color="auto"/>
        <w:right w:val="none" w:sz="0" w:space="0" w:color="auto"/>
      </w:divBdr>
    </w:div>
    <w:div w:id="332487610">
      <w:bodyDiv w:val="1"/>
      <w:marLeft w:val="0"/>
      <w:marRight w:val="0"/>
      <w:marTop w:val="0"/>
      <w:marBottom w:val="0"/>
      <w:divBdr>
        <w:top w:val="none" w:sz="0" w:space="0" w:color="auto"/>
        <w:left w:val="none" w:sz="0" w:space="0" w:color="auto"/>
        <w:bottom w:val="none" w:sz="0" w:space="0" w:color="auto"/>
        <w:right w:val="none" w:sz="0" w:space="0" w:color="auto"/>
      </w:divBdr>
    </w:div>
    <w:div w:id="332493212">
      <w:bodyDiv w:val="1"/>
      <w:marLeft w:val="0"/>
      <w:marRight w:val="0"/>
      <w:marTop w:val="0"/>
      <w:marBottom w:val="0"/>
      <w:divBdr>
        <w:top w:val="none" w:sz="0" w:space="0" w:color="auto"/>
        <w:left w:val="none" w:sz="0" w:space="0" w:color="auto"/>
        <w:bottom w:val="none" w:sz="0" w:space="0" w:color="auto"/>
        <w:right w:val="none" w:sz="0" w:space="0" w:color="auto"/>
      </w:divBdr>
    </w:div>
    <w:div w:id="333724759">
      <w:bodyDiv w:val="1"/>
      <w:marLeft w:val="0"/>
      <w:marRight w:val="0"/>
      <w:marTop w:val="0"/>
      <w:marBottom w:val="0"/>
      <w:divBdr>
        <w:top w:val="none" w:sz="0" w:space="0" w:color="auto"/>
        <w:left w:val="none" w:sz="0" w:space="0" w:color="auto"/>
        <w:bottom w:val="none" w:sz="0" w:space="0" w:color="auto"/>
        <w:right w:val="none" w:sz="0" w:space="0" w:color="auto"/>
      </w:divBdr>
    </w:div>
    <w:div w:id="333803653">
      <w:bodyDiv w:val="1"/>
      <w:marLeft w:val="0"/>
      <w:marRight w:val="0"/>
      <w:marTop w:val="0"/>
      <w:marBottom w:val="0"/>
      <w:divBdr>
        <w:top w:val="none" w:sz="0" w:space="0" w:color="auto"/>
        <w:left w:val="none" w:sz="0" w:space="0" w:color="auto"/>
        <w:bottom w:val="none" w:sz="0" w:space="0" w:color="auto"/>
        <w:right w:val="none" w:sz="0" w:space="0" w:color="auto"/>
      </w:divBdr>
    </w:div>
    <w:div w:id="333842650">
      <w:bodyDiv w:val="1"/>
      <w:marLeft w:val="0"/>
      <w:marRight w:val="0"/>
      <w:marTop w:val="0"/>
      <w:marBottom w:val="0"/>
      <w:divBdr>
        <w:top w:val="none" w:sz="0" w:space="0" w:color="auto"/>
        <w:left w:val="none" w:sz="0" w:space="0" w:color="auto"/>
        <w:bottom w:val="none" w:sz="0" w:space="0" w:color="auto"/>
        <w:right w:val="none" w:sz="0" w:space="0" w:color="auto"/>
      </w:divBdr>
    </w:div>
    <w:div w:id="334455668">
      <w:bodyDiv w:val="1"/>
      <w:marLeft w:val="0"/>
      <w:marRight w:val="0"/>
      <w:marTop w:val="0"/>
      <w:marBottom w:val="0"/>
      <w:divBdr>
        <w:top w:val="none" w:sz="0" w:space="0" w:color="auto"/>
        <w:left w:val="none" w:sz="0" w:space="0" w:color="auto"/>
        <w:bottom w:val="none" w:sz="0" w:space="0" w:color="auto"/>
        <w:right w:val="none" w:sz="0" w:space="0" w:color="auto"/>
      </w:divBdr>
    </w:div>
    <w:div w:id="334500786">
      <w:bodyDiv w:val="1"/>
      <w:marLeft w:val="0"/>
      <w:marRight w:val="0"/>
      <w:marTop w:val="0"/>
      <w:marBottom w:val="0"/>
      <w:divBdr>
        <w:top w:val="none" w:sz="0" w:space="0" w:color="auto"/>
        <w:left w:val="none" w:sz="0" w:space="0" w:color="auto"/>
        <w:bottom w:val="none" w:sz="0" w:space="0" w:color="auto"/>
        <w:right w:val="none" w:sz="0" w:space="0" w:color="auto"/>
      </w:divBdr>
    </w:div>
    <w:div w:id="335230619">
      <w:bodyDiv w:val="1"/>
      <w:marLeft w:val="0"/>
      <w:marRight w:val="0"/>
      <w:marTop w:val="0"/>
      <w:marBottom w:val="0"/>
      <w:divBdr>
        <w:top w:val="none" w:sz="0" w:space="0" w:color="auto"/>
        <w:left w:val="none" w:sz="0" w:space="0" w:color="auto"/>
        <w:bottom w:val="none" w:sz="0" w:space="0" w:color="auto"/>
        <w:right w:val="none" w:sz="0" w:space="0" w:color="auto"/>
      </w:divBdr>
    </w:div>
    <w:div w:id="335692226">
      <w:bodyDiv w:val="1"/>
      <w:marLeft w:val="0"/>
      <w:marRight w:val="0"/>
      <w:marTop w:val="0"/>
      <w:marBottom w:val="0"/>
      <w:divBdr>
        <w:top w:val="none" w:sz="0" w:space="0" w:color="auto"/>
        <w:left w:val="none" w:sz="0" w:space="0" w:color="auto"/>
        <w:bottom w:val="none" w:sz="0" w:space="0" w:color="auto"/>
        <w:right w:val="none" w:sz="0" w:space="0" w:color="auto"/>
      </w:divBdr>
    </w:div>
    <w:div w:id="335766048">
      <w:bodyDiv w:val="1"/>
      <w:marLeft w:val="0"/>
      <w:marRight w:val="0"/>
      <w:marTop w:val="0"/>
      <w:marBottom w:val="0"/>
      <w:divBdr>
        <w:top w:val="none" w:sz="0" w:space="0" w:color="auto"/>
        <w:left w:val="none" w:sz="0" w:space="0" w:color="auto"/>
        <w:bottom w:val="none" w:sz="0" w:space="0" w:color="auto"/>
        <w:right w:val="none" w:sz="0" w:space="0" w:color="auto"/>
      </w:divBdr>
    </w:div>
    <w:div w:id="336080627">
      <w:bodyDiv w:val="1"/>
      <w:marLeft w:val="0"/>
      <w:marRight w:val="0"/>
      <w:marTop w:val="0"/>
      <w:marBottom w:val="0"/>
      <w:divBdr>
        <w:top w:val="none" w:sz="0" w:space="0" w:color="auto"/>
        <w:left w:val="none" w:sz="0" w:space="0" w:color="auto"/>
        <w:bottom w:val="none" w:sz="0" w:space="0" w:color="auto"/>
        <w:right w:val="none" w:sz="0" w:space="0" w:color="auto"/>
      </w:divBdr>
    </w:div>
    <w:div w:id="336154049">
      <w:bodyDiv w:val="1"/>
      <w:marLeft w:val="0"/>
      <w:marRight w:val="0"/>
      <w:marTop w:val="0"/>
      <w:marBottom w:val="0"/>
      <w:divBdr>
        <w:top w:val="none" w:sz="0" w:space="0" w:color="auto"/>
        <w:left w:val="none" w:sz="0" w:space="0" w:color="auto"/>
        <w:bottom w:val="none" w:sz="0" w:space="0" w:color="auto"/>
        <w:right w:val="none" w:sz="0" w:space="0" w:color="auto"/>
      </w:divBdr>
    </w:div>
    <w:div w:id="336228563">
      <w:bodyDiv w:val="1"/>
      <w:marLeft w:val="0"/>
      <w:marRight w:val="0"/>
      <w:marTop w:val="0"/>
      <w:marBottom w:val="0"/>
      <w:divBdr>
        <w:top w:val="none" w:sz="0" w:space="0" w:color="auto"/>
        <w:left w:val="none" w:sz="0" w:space="0" w:color="auto"/>
        <w:bottom w:val="none" w:sz="0" w:space="0" w:color="auto"/>
        <w:right w:val="none" w:sz="0" w:space="0" w:color="auto"/>
      </w:divBdr>
    </w:div>
    <w:div w:id="336269784">
      <w:bodyDiv w:val="1"/>
      <w:marLeft w:val="0"/>
      <w:marRight w:val="0"/>
      <w:marTop w:val="0"/>
      <w:marBottom w:val="0"/>
      <w:divBdr>
        <w:top w:val="none" w:sz="0" w:space="0" w:color="auto"/>
        <w:left w:val="none" w:sz="0" w:space="0" w:color="auto"/>
        <w:bottom w:val="none" w:sz="0" w:space="0" w:color="auto"/>
        <w:right w:val="none" w:sz="0" w:space="0" w:color="auto"/>
      </w:divBdr>
    </w:div>
    <w:div w:id="336271059">
      <w:bodyDiv w:val="1"/>
      <w:marLeft w:val="0"/>
      <w:marRight w:val="0"/>
      <w:marTop w:val="0"/>
      <w:marBottom w:val="0"/>
      <w:divBdr>
        <w:top w:val="none" w:sz="0" w:space="0" w:color="auto"/>
        <w:left w:val="none" w:sz="0" w:space="0" w:color="auto"/>
        <w:bottom w:val="none" w:sz="0" w:space="0" w:color="auto"/>
        <w:right w:val="none" w:sz="0" w:space="0" w:color="auto"/>
      </w:divBdr>
    </w:div>
    <w:div w:id="336736088">
      <w:bodyDiv w:val="1"/>
      <w:marLeft w:val="0"/>
      <w:marRight w:val="0"/>
      <w:marTop w:val="0"/>
      <w:marBottom w:val="0"/>
      <w:divBdr>
        <w:top w:val="none" w:sz="0" w:space="0" w:color="auto"/>
        <w:left w:val="none" w:sz="0" w:space="0" w:color="auto"/>
        <w:bottom w:val="none" w:sz="0" w:space="0" w:color="auto"/>
        <w:right w:val="none" w:sz="0" w:space="0" w:color="auto"/>
      </w:divBdr>
    </w:div>
    <w:div w:id="336883006">
      <w:bodyDiv w:val="1"/>
      <w:marLeft w:val="0"/>
      <w:marRight w:val="0"/>
      <w:marTop w:val="0"/>
      <w:marBottom w:val="0"/>
      <w:divBdr>
        <w:top w:val="none" w:sz="0" w:space="0" w:color="auto"/>
        <w:left w:val="none" w:sz="0" w:space="0" w:color="auto"/>
        <w:bottom w:val="none" w:sz="0" w:space="0" w:color="auto"/>
        <w:right w:val="none" w:sz="0" w:space="0" w:color="auto"/>
      </w:divBdr>
    </w:div>
    <w:div w:id="336887651">
      <w:bodyDiv w:val="1"/>
      <w:marLeft w:val="0"/>
      <w:marRight w:val="0"/>
      <w:marTop w:val="0"/>
      <w:marBottom w:val="0"/>
      <w:divBdr>
        <w:top w:val="none" w:sz="0" w:space="0" w:color="auto"/>
        <w:left w:val="none" w:sz="0" w:space="0" w:color="auto"/>
        <w:bottom w:val="none" w:sz="0" w:space="0" w:color="auto"/>
        <w:right w:val="none" w:sz="0" w:space="0" w:color="auto"/>
      </w:divBdr>
    </w:div>
    <w:div w:id="337271519">
      <w:bodyDiv w:val="1"/>
      <w:marLeft w:val="0"/>
      <w:marRight w:val="0"/>
      <w:marTop w:val="0"/>
      <w:marBottom w:val="0"/>
      <w:divBdr>
        <w:top w:val="none" w:sz="0" w:space="0" w:color="auto"/>
        <w:left w:val="none" w:sz="0" w:space="0" w:color="auto"/>
        <w:bottom w:val="none" w:sz="0" w:space="0" w:color="auto"/>
        <w:right w:val="none" w:sz="0" w:space="0" w:color="auto"/>
      </w:divBdr>
    </w:div>
    <w:div w:id="337586142">
      <w:bodyDiv w:val="1"/>
      <w:marLeft w:val="0"/>
      <w:marRight w:val="0"/>
      <w:marTop w:val="0"/>
      <w:marBottom w:val="0"/>
      <w:divBdr>
        <w:top w:val="none" w:sz="0" w:space="0" w:color="auto"/>
        <w:left w:val="none" w:sz="0" w:space="0" w:color="auto"/>
        <w:bottom w:val="none" w:sz="0" w:space="0" w:color="auto"/>
        <w:right w:val="none" w:sz="0" w:space="0" w:color="auto"/>
      </w:divBdr>
    </w:div>
    <w:div w:id="337925853">
      <w:bodyDiv w:val="1"/>
      <w:marLeft w:val="0"/>
      <w:marRight w:val="0"/>
      <w:marTop w:val="0"/>
      <w:marBottom w:val="0"/>
      <w:divBdr>
        <w:top w:val="none" w:sz="0" w:space="0" w:color="auto"/>
        <w:left w:val="none" w:sz="0" w:space="0" w:color="auto"/>
        <w:bottom w:val="none" w:sz="0" w:space="0" w:color="auto"/>
        <w:right w:val="none" w:sz="0" w:space="0" w:color="auto"/>
      </w:divBdr>
    </w:div>
    <w:div w:id="338310693">
      <w:bodyDiv w:val="1"/>
      <w:marLeft w:val="0"/>
      <w:marRight w:val="0"/>
      <w:marTop w:val="0"/>
      <w:marBottom w:val="0"/>
      <w:divBdr>
        <w:top w:val="none" w:sz="0" w:space="0" w:color="auto"/>
        <w:left w:val="none" w:sz="0" w:space="0" w:color="auto"/>
        <w:bottom w:val="none" w:sz="0" w:space="0" w:color="auto"/>
        <w:right w:val="none" w:sz="0" w:space="0" w:color="auto"/>
      </w:divBdr>
    </w:div>
    <w:div w:id="338701203">
      <w:bodyDiv w:val="1"/>
      <w:marLeft w:val="0"/>
      <w:marRight w:val="0"/>
      <w:marTop w:val="0"/>
      <w:marBottom w:val="0"/>
      <w:divBdr>
        <w:top w:val="none" w:sz="0" w:space="0" w:color="auto"/>
        <w:left w:val="none" w:sz="0" w:space="0" w:color="auto"/>
        <w:bottom w:val="none" w:sz="0" w:space="0" w:color="auto"/>
        <w:right w:val="none" w:sz="0" w:space="0" w:color="auto"/>
      </w:divBdr>
    </w:div>
    <w:div w:id="339087552">
      <w:bodyDiv w:val="1"/>
      <w:marLeft w:val="0"/>
      <w:marRight w:val="0"/>
      <w:marTop w:val="0"/>
      <w:marBottom w:val="0"/>
      <w:divBdr>
        <w:top w:val="none" w:sz="0" w:space="0" w:color="auto"/>
        <w:left w:val="none" w:sz="0" w:space="0" w:color="auto"/>
        <w:bottom w:val="none" w:sz="0" w:space="0" w:color="auto"/>
        <w:right w:val="none" w:sz="0" w:space="0" w:color="auto"/>
      </w:divBdr>
    </w:div>
    <w:div w:id="339166952">
      <w:bodyDiv w:val="1"/>
      <w:marLeft w:val="0"/>
      <w:marRight w:val="0"/>
      <w:marTop w:val="0"/>
      <w:marBottom w:val="0"/>
      <w:divBdr>
        <w:top w:val="none" w:sz="0" w:space="0" w:color="auto"/>
        <w:left w:val="none" w:sz="0" w:space="0" w:color="auto"/>
        <w:bottom w:val="none" w:sz="0" w:space="0" w:color="auto"/>
        <w:right w:val="none" w:sz="0" w:space="0" w:color="auto"/>
      </w:divBdr>
    </w:div>
    <w:div w:id="339360800">
      <w:bodyDiv w:val="1"/>
      <w:marLeft w:val="0"/>
      <w:marRight w:val="0"/>
      <w:marTop w:val="0"/>
      <w:marBottom w:val="0"/>
      <w:divBdr>
        <w:top w:val="none" w:sz="0" w:space="0" w:color="auto"/>
        <w:left w:val="none" w:sz="0" w:space="0" w:color="auto"/>
        <w:bottom w:val="none" w:sz="0" w:space="0" w:color="auto"/>
        <w:right w:val="none" w:sz="0" w:space="0" w:color="auto"/>
      </w:divBdr>
    </w:div>
    <w:div w:id="339503613">
      <w:bodyDiv w:val="1"/>
      <w:marLeft w:val="0"/>
      <w:marRight w:val="0"/>
      <w:marTop w:val="0"/>
      <w:marBottom w:val="0"/>
      <w:divBdr>
        <w:top w:val="none" w:sz="0" w:space="0" w:color="auto"/>
        <w:left w:val="none" w:sz="0" w:space="0" w:color="auto"/>
        <w:bottom w:val="none" w:sz="0" w:space="0" w:color="auto"/>
        <w:right w:val="none" w:sz="0" w:space="0" w:color="auto"/>
      </w:divBdr>
    </w:div>
    <w:div w:id="339628105">
      <w:bodyDiv w:val="1"/>
      <w:marLeft w:val="0"/>
      <w:marRight w:val="0"/>
      <w:marTop w:val="0"/>
      <w:marBottom w:val="0"/>
      <w:divBdr>
        <w:top w:val="none" w:sz="0" w:space="0" w:color="auto"/>
        <w:left w:val="none" w:sz="0" w:space="0" w:color="auto"/>
        <w:bottom w:val="none" w:sz="0" w:space="0" w:color="auto"/>
        <w:right w:val="none" w:sz="0" w:space="0" w:color="auto"/>
      </w:divBdr>
    </w:div>
    <w:div w:id="340595706">
      <w:bodyDiv w:val="1"/>
      <w:marLeft w:val="0"/>
      <w:marRight w:val="0"/>
      <w:marTop w:val="0"/>
      <w:marBottom w:val="0"/>
      <w:divBdr>
        <w:top w:val="none" w:sz="0" w:space="0" w:color="auto"/>
        <w:left w:val="none" w:sz="0" w:space="0" w:color="auto"/>
        <w:bottom w:val="none" w:sz="0" w:space="0" w:color="auto"/>
        <w:right w:val="none" w:sz="0" w:space="0" w:color="auto"/>
      </w:divBdr>
    </w:div>
    <w:div w:id="340743707">
      <w:bodyDiv w:val="1"/>
      <w:marLeft w:val="0"/>
      <w:marRight w:val="0"/>
      <w:marTop w:val="0"/>
      <w:marBottom w:val="0"/>
      <w:divBdr>
        <w:top w:val="none" w:sz="0" w:space="0" w:color="auto"/>
        <w:left w:val="none" w:sz="0" w:space="0" w:color="auto"/>
        <w:bottom w:val="none" w:sz="0" w:space="0" w:color="auto"/>
        <w:right w:val="none" w:sz="0" w:space="0" w:color="auto"/>
      </w:divBdr>
    </w:div>
    <w:div w:id="341468304">
      <w:bodyDiv w:val="1"/>
      <w:marLeft w:val="0"/>
      <w:marRight w:val="0"/>
      <w:marTop w:val="0"/>
      <w:marBottom w:val="0"/>
      <w:divBdr>
        <w:top w:val="none" w:sz="0" w:space="0" w:color="auto"/>
        <w:left w:val="none" w:sz="0" w:space="0" w:color="auto"/>
        <w:bottom w:val="none" w:sz="0" w:space="0" w:color="auto"/>
        <w:right w:val="none" w:sz="0" w:space="0" w:color="auto"/>
      </w:divBdr>
    </w:div>
    <w:div w:id="341589968">
      <w:bodyDiv w:val="1"/>
      <w:marLeft w:val="0"/>
      <w:marRight w:val="0"/>
      <w:marTop w:val="0"/>
      <w:marBottom w:val="0"/>
      <w:divBdr>
        <w:top w:val="none" w:sz="0" w:space="0" w:color="auto"/>
        <w:left w:val="none" w:sz="0" w:space="0" w:color="auto"/>
        <w:bottom w:val="none" w:sz="0" w:space="0" w:color="auto"/>
        <w:right w:val="none" w:sz="0" w:space="0" w:color="auto"/>
      </w:divBdr>
    </w:div>
    <w:div w:id="341856471">
      <w:bodyDiv w:val="1"/>
      <w:marLeft w:val="0"/>
      <w:marRight w:val="0"/>
      <w:marTop w:val="0"/>
      <w:marBottom w:val="0"/>
      <w:divBdr>
        <w:top w:val="none" w:sz="0" w:space="0" w:color="auto"/>
        <w:left w:val="none" w:sz="0" w:space="0" w:color="auto"/>
        <w:bottom w:val="none" w:sz="0" w:space="0" w:color="auto"/>
        <w:right w:val="none" w:sz="0" w:space="0" w:color="auto"/>
      </w:divBdr>
    </w:div>
    <w:div w:id="342247980">
      <w:bodyDiv w:val="1"/>
      <w:marLeft w:val="0"/>
      <w:marRight w:val="0"/>
      <w:marTop w:val="0"/>
      <w:marBottom w:val="0"/>
      <w:divBdr>
        <w:top w:val="none" w:sz="0" w:space="0" w:color="auto"/>
        <w:left w:val="none" w:sz="0" w:space="0" w:color="auto"/>
        <w:bottom w:val="none" w:sz="0" w:space="0" w:color="auto"/>
        <w:right w:val="none" w:sz="0" w:space="0" w:color="auto"/>
      </w:divBdr>
    </w:div>
    <w:div w:id="342434886">
      <w:bodyDiv w:val="1"/>
      <w:marLeft w:val="0"/>
      <w:marRight w:val="0"/>
      <w:marTop w:val="0"/>
      <w:marBottom w:val="0"/>
      <w:divBdr>
        <w:top w:val="none" w:sz="0" w:space="0" w:color="auto"/>
        <w:left w:val="none" w:sz="0" w:space="0" w:color="auto"/>
        <w:bottom w:val="none" w:sz="0" w:space="0" w:color="auto"/>
        <w:right w:val="none" w:sz="0" w:space="0" w:color="auto"/>
      </w:divBdr>
    </w:div>
    <w:div w:id="342712199">
      <w:bodyDiv w:val="1"/>
      <w:marLeft w:val="0"/>
      <w:marRight w:val="0"/>
      <w:marTop w:val="0"/>
      <w:marBottom w:val="0"/>
      <w:divBdr>
        <w:top w:val="none" w:sz="0" w:space="0" w:color="auto"/>
        <w:left w:val="none" w:sz="0" w:space="0" w:color="auto"/>
        <w:bottom w:val="none" w:sz="0" w:space="0" w:color="auto"/>
        <w:right w:val="none" w:sz="0" w:space="0" w:color="auto"/>
      </w:divBdr>
    </w:div>
    <w:div w:id="343094816">
      <w:bodyDiv w:val="1"/>
      <w:marLeft w:val="0"/>
      <w:marRight w:val="0"/>
      <w:marTop w:val="0"/>
      <w:marBottom w:val="0"/>
      <w:divBdr>
        <w:top w:val="none" w:sz="0" w:space="0" w:color="auto"/>
        <w:left w:val="none" w:sz="0" w:space="0" w:color="auto"/>
        <w:bottom w:val="none" w:sz="0" w:space="0" w:color="auto"/>
        <w:right w:val="none" w:sz="0" w:space="0" w:color="auto"/>
      </w:divBdr>
    </w:div>
    <w:div w:id="343214175">
      <w:bodyDiv w:val="1"/>
      <w:marLeft w:val="0"/>
      <w:marRight w:val="0"/>
      <w:marTop w:val="0"/>
      <w:marBottom w:val="0"/>
      <w:divBdr>
        <w:top w:val="none" w:sz="0" w:space="0" w:color="auto"/>
        <w:left w:val="none" w:sz="0" w:space="0" w:color="auto"/>
        <w:bottom w:val="none" w:sz="0" w:space="0" w:color="auto"/>
        <w:right w:val="none" w:sz="0" w:space="0" w:color="auto"/>
      </w:divBdr>
    </w:div>
    <w:div w:id="343286006">
      <w:bodyDiv w:val="1"/>
      <w:marLeft w:val="0"/>
      <w:marRight w:val="0"/>
      <w:marTop w:val="0"/>
      <w:marBottom w:val="0"/>
      <w:divBdr>
        <w:top w:val="none" w:sz="0" w:space="0" w:color="auto"/>
        <w:left w:val="none" w:sz="0" w:space="0" w:color="auto"/>
        <w:bottom w:val="none" w:sz="0" w:space="0" w:color="auto"/>
        <w:right w:val="none" w:sz="0" w:space="0" w:color="auto"/>
      </w:divBdr>
    </w:div>
    <w:div w:id="343359222">
      <w:bodyDiv w:val="1"/>
      <w:marLeft w:val="0"/>
      <w:marRight w:val="0"/>
      <w:marTop w:val="0"/>
      <w:marBottom w:val="0"/>
      <w:divBdr>
        <w:top w:val="none" w:sz="0" w:space="0" w:color="auto"/>
        <w:left w:val="none" w:sz="0" w:space="0" w:color="auto"/>
        <w:bottom w:val="none" w:sz="0" w:space="0" w:color="auto"/>
        <w:right w:val="none" w:sz="0" w:space="0" w:color="auto"/>
      </w:divBdr>
    </w:div>
    <w:div w:id="343826483">
      <w:bodyDiv w:val="1"/>
      <w:marLeft w:val="0"/>
      <w:marRight w:val="0"/>
      <w:marTop w:val="0"/>
      <w:marBottom w:val="0"/>
      <w:divBdr>
        <w:top w:val="none" w:sz="0" w:space="0" w:color="auto"/>
        <w:left w:val="none" w:sz="0" w:space="0" w:color="auto"/>
        <w:bottom w:val="none" w:sz="0" w:space="0" w:color="auto"/>
        <w:right w:val="none" w:sz="0" w:space="0" w:color="auto"/>
      </w:divBdr>
    </w:div>
    <w:div w:id="344405399">
      <w:bodyDiv w:val="1"/>
      <w:marLeft w:val="0"/>
      <w:marRight w:val="0"/>
      <w:marTop w:val="0"/>
      <w:marBottom w:val="0"/>
      <w:divBdr>
        <w:top w:val="none" w:sz="0" w:space="0" w:color="auto"/>
        <w:left w:val="none" w:sz="0" w:space="0" w:color="auto"/>
        <w:bottom w:val="none" w:sz="0" w:space="0" w:color="auto"/>
        <w:right w:val="none" w:sz="0" w:space="0" w:color="auto"/>
      </w:divBdr>
    </w:div>
    <w:div w:id="344669432">
      <w:bodyDiv w:val="1"/>
      <w:marLeft w:val="0"/>
      <w:marRight w:val="0"/>
      <w:marTop w:val="0"/>
      <w:marBottom w:val="0"/>
      <w:divBdr>
        <w:top w:val="none" w:sz="0" w:space="0" w:color="auto"/>
        <w:left w:val="none" w:sz="0" w:space="0" w:color="auto"/>
        <w:bottom w:val="none" w:sz="0" w:space="0" w:color="auto"/>
        <w:right w:val="none" w:sz="0" w:space="0" w:color="auto"/>
      </w:divBdr>
    </w:div>
    <w:div w:id="344719941">
      <w:bodyDiv w:val="1"/>
      <w:marLeft w:val="0"/>
      <w:marRight w:val="0"/>
      <w:marTop w:val="0"/>
      <w:marBottom w:val="0"/>
      <w:divBdr>
        <w:top w:val="none" w:sz="0" w:space="0" w:color="auto"/>
        <w:left w:val="none" w:sz="0" w:space="0" w:color="auto"/>
        <w:bottom w:val="none" w:sz="0" w:space="0" w:color="auto"/>
        <w:right w:val="none" w:sz="0" w:space="0" w:color="auto"/>
      </w:divBdr>
    </w:div>
    <w:div w:id="345400413">
      <w:bodyDiv w:val="1"/>
      <w:marLeft w:val="0"/>
      <w:marRight w:val="0"/>
      <w:marTop w:val="0"/>
      <w:marBottom w:val="0"/>
      <w:divBdr>
        <w:top w:val="none" w:sz="0" w:space="0" w:color="auto"/>
        <w:left w:val="none" w:sz="0" w:space="0" w:color="auto"/>
        <w:bottom w:val="none" w:sz="0" w:space="0" w:color="auto"/>
        <w:right w:val="none" w:sz="0" w:space="0" w:color="auto"/>
      </w:divBdr>
    </w:div>
    <w:div w:id="345906230">
      <w:bodyDiv w:val="1"/>
      <w:marLeft w:val="0"/>
      <w:marRight w:val="0"/>
      <w:marTop w:val="0"/>
      <w:marBottom w:val="0"/>
      <w:divBdr>
        <w:top w:val="none" w:sz="0" w:space="0" w:color="auto"/>
        <w:left w:val="none" w:sz="0" w:space="0" w:color="auto"/>
        <w:bottom w:val="none" w:sz="0" w:space="0" w:color="auto"/>
        <w:right w:val="none" w:sz="0" w:space="0" w:color="auto"/>
      </w:divBdr>
    </w:div>
    <w:div w:id="346489176">
      <w:bodyDiv w:val="1"/>
      <w:marLeft w:val="0"/>
      <w:marRight w:val="0"/>
      <w:marTop w:val="0"/>
      <w:marBottom w:val="0"/>
      <w:divBdr>
        <w:top w:val="none" w:sz="0" w:space="0" w:color="auto"/>
        <w:left w:val="none" w:sz="0" w:space="0" w:color="auto"/>
        <w:bottom w:val="none" w:sz="0" w:space="0" w:color="auto"/>
        <w:right w:val="none" w:sz="0" w:space="0" w:color="auto"/>
      </w:divBdr>
    </w:div>
    <w:div w:id="347291379">
      <w:bodyDiv w:val="1"/>
      <w:marLeft w:val="0"/>
      <w:marRight w:val="0"/>
      <w:marTop w:val="0"/>
      <w:marBottom w:val="0"/>
      <w:divBdr>
        <w:top w:val="none" w:sz="0" w:space="0" w:color="auto"/>
        <w:left w:val="none" w:sz="0" w:space="0" w:color="auto"/>
        <w:bottom w:val="none" w:sz="0" w:space="0" w:color="auto"/>
        <w:right w:val="none" w:sz="0" w:space="0" w:color="auto"/>
      </w:divBdr>
    </w:div>
    <w:div w:id="348144693">
      <w:bodyDiv w:val="1"/>
      <w:marLeft w:val="0"/>
      <w:marRight w:val="0"/>
      <w:marTop w:val="0"/>
      <w:marBottom w:val="0"/>
      <w:divBdr>
        <w:top w:val="none" w:sz="0" w:space="0" w:color="auto"/>
        <w:left w:val="none" w:sz="0" w:space="0" w:color="auto"/>
        <w:bottom w:val="none" w:sz="0" w:space="0" w:color="auto"/>
        <w:right w:val="none" w:sz="0" w:space="0" w:color="auto"/>
      </w:divBdr>
    </w:div>
    <w:div w:id="348875703">
      <w:bodyDiv w:val="1"/>
      <w:marLeft w:val="0"/>
      <w:marRight w:val="0"/>
      <w:marTop w:val="0"/>
      <w:marBottom w:val="0"/>
      <w:divBdr>
        <w:top w:val="none" w:sz="0" w:space="0" w:color="auto"/>
        <w:left w:val="none" w:sz="0" w:space="0" w:color="auto"/>
        <w:bottom w:val="none" w:sz="0" w:space="0" w:color="auto"/>
        <w:right w:val="none" w:sz="0" w:space="0" w:color="auto"/>
      </w:divBdr>
    </w:div>
    <w:div w:id="348918928">
      <w:bodyDiv w:val="1"/>
      <w:marLeft w:val="0"/>
      <w:marRight w:val="0"/>
      <w:marTop w:val="0"/>
      <w:marBottom w:val="0"/>
      <w:divBdr>
        <w:top w:val="none" w:sz="0" w:space="0" w:color="auto"/>
        <w:left w:val="none" w:sz="0" w:space="0" w:color="auto"/>
        <w:bottom w:val="none" w:sz="0" w:space="0" w:color="auto"/>
        <w:right w:val="none" w:sz="0" w:space="0" w:color="auto"/>
      </w:divBdr>
    </w:div>
    <w:div w:id="350375056">
      <w:bodyDiv w:val="1"/>
      <w:marLeft w:val="0"/>
      <w:marRight w:val="0"/>
      <w:marTop w:val="0"/>
      <w:marBottom w:val="0"/>
      <w:divBdr>
        <w:top w:val="none" w:sz="0" w:space="0" w:color="auto"/>
        <w:left w:val="none" w:sz="0" w:space="0" w:color="auto"/>
        <w:bottom w:val="none" w:sz="0" w:space="0" w:color="auto"/>
        <w:right w:val="none" w:sz="0" w:space="0" w:color="auto"/>
      </w:divBdr>
    </w:div>
    <w:div w:id="351078710">
      <w:bodyDiv w:val="1"/>
      <w:marLeft w:val="0"/>
      <w:marRight w:val="0"/>
      <w:marTop w:val="0"/>
      <w:marBottom w:val="0"/>
      <w:divBdr>
        <w:top w:val="none" w:sz="0" w:space="0" w:color="auto"/>
        <w:left w:val="none" w:sz="0" w:space="0" w:color="auto"/>
        <w:bottom w:val="none" w:sz="0" w:space="0" w:color="auto"/>
        <w:right w:val="none" w:sz="0" w:space="0" w:color="auto"/>
      </w:divBdr>
    </w:div>
    <w:div w:id="351151459">
      <w:bodyDiv w:val="1"/>
      <w:marLeft w:val="0"/>
      <w:marRight w:val="0"/>
      <w:marTop w:val="0"/>
      <w:marBottom w:val="0"/>
      <w:divBdr>
        <w:top w:val="none" w:sz="0" w:space="0" w:color="auto"/>
        <w:left w:val="none" w:sz="0" w:space="0" w:color="auto"/>
        <w:bottom w:val="none" w:sz="0" w:space="0" w:color="auto"/>
        <w:right w:val="none" w:sz="0" w:space="0" w:color="auto"/>
      </w:divBdr>
    </w:div>
    <w:div w:id="351419246">
      <w:bodyDiv w:val="1"/>
      <w:marLeft w:val="0"/>
      <w:marRight w:val="0"/>
      <w:marTop w:val="0"/>
      <w:marBottom w:val="0"/>
      <w:divBdr>
        <w:top w:val="none" w:sz="0" w:space="0" w:color="auto"/>
        <w:left w:val="none" w:sz="0" w:space="0" w:color="auto"/>
        <w:bottom w:val="none" w:sz="0" w:space="0" w:color="auto"/>
        <w:right w:val="none" w:sz="0" w:space="0" w:color="auto"/>
      </w:divBdr>
    </w:div>
    <w:div w:id="351609971">
      <w:bodyDiv w:val="1"/>
      <w:marLeft w:val="0"/>
      <w:marRight w:val="0"/>
      <w:marTop w:val="0"/>
      <w:marBottom w:val="0"/>
      <w:divBdr>
        <w:top w:val="none" w:sz="0" w:space="0" w:color="auto"/>
        <w:left w:val="none" w:sz="0" w:space="0" w:color="auto"/>
        <w:bottom w:val="none" w:sz="0" w:space="0" w:color="auto"/>
        <w:right w:val="none" w:sz="0" w:space="0" w:color="auto"/>
      </w:divBdr>
    </w:div>
    <w:div w:id="351687781">
      <w:bodyDiv w:val="1"/>
      <w:marLeft w:val="0"/>
      <w:marRight w:val="0"/>
      <w:marTop w:val="0"/>
      <w:marBottom w:val="0"/>
      <w:divBdr>
        <w:top w:val="none" w:sz="0" w:space="0" w:color="auto"/>
        <w:left w:val="none" w:sz="0" w:space="0" w:color="auto"/>
        <w:bottom w:val="none" w:sz="0" w:space="0" w:color="auto"/>
        <w:right w:val="none" w:sz="0" w:space="0" w:color="auto"/>
      </w:divBdr>
    </w:div>
    <w:div w:id="352272525">
      <w:bodyDiv w:val="1"/>
      <w:marLeft w:val="0"/>
      <w:marRight w:val="0"/>
      <w:marTop w:val="0"/>
      <w:marBottom w:val="0"/>
      <w:divBdr>
        <w:top w:val="none" w:sz="0" w:space="0" w:color="auto"/>
        <w:left w:val="none" w:sz="0" w:space="0" w:color="auto"/>
        <w:bottom w:val="none" w:sz="0" w:space="0" w:color="auto"/>
        <w:right w:val="none" w:sz="0" w:space="0" w:color="auto"/>
      </w:divBdr>
    </w:div>
    <w:div w:id="352457204">
      <w:bodyDiv w:val="1"/>
      <w:marLeft w:val="0"/>
      <w:marRight w:val="0"/>
      <w:marTop w:val="0"/>
      <w:marBottom w:val="0"/>
      <w:divBdr>
        <w:top w:val="none" w:sz="0" w:space="0" w:color="auto"/>
        <w:left w:val="none" w:sz="0" w:space="0" w:color="auto"/>
        <w:bottom w:val="none" w:sz="0" w:space="0" w:color="auto"/>
        <w:right w:val="none" w:sz="0" w:space="0" w:color="auto"/>
      </w:divBdr>
    </w:div>
    <w:div w:id="352611338">
      <w:bodyDiv w:val="1"/>
      <w:marLeft w:val="0"/>
      <w:marRight w:val="0"/>
      <w:marTop w:val="0"/>
      <w:marBottom w:val="0"/>
      <w:divBdr>
        <w:top w:val="none" w:sz="0" w:space="0" w:color="auto"/>
        <w:left w:val="none" w:sz="0" w:space="0" w:color="auto"/>
        <w:bottom w:val="none" w:sz="0" w:space="0" w:color="auto"/>
        <w:right w:val="none" w:sz="0" w:space="0" w:color="auto"/>
      </w:divBdr>
    </w:div>
    <w:div w:id="353457118">
      <w:bodyDiv w:val="1"/>
      <w:marLeft w:val="0"/>
      <w:marRight w:val="0"/>
      <w:marTop w:val="0"/>
      <w:marBottom w:val="0"/>
      <w:divBdr>
        <w:top w:val="none" w:sz="0" w:space="0" w:color="auto"/>
        <w:left w:val="none" w:sz="0" w:space="0" w:color="auto"/>
        <w:bottom w:val="none" w:sz="0" w:space="0" w:color="auto"/>
        <w:right w:val="none" w:sz="0" w:space="0" w:color="auto"/>
      </w:divBdr>
    </w:div>
    <w:div w:id="353461198">
      <w:bodyDiv w:val="1"/>
      <w:marLeft w:val="0"/>
      <w:marRight w:val="0"/>
      <w:marTop w:val="0"/>
      <w:marBottom w:val="0"/>
      <w:divBdr>
        <w:top w:val="none" w:sz="0" w:space="0" w:color="auto"/>
        <w:left w:val="none" w:sz="0" w:space="0" w:color="auto"/>
        <w:bottom w:val="none" w:sz="0" w:space="0" w:color="auto"/>
        <w:right w:val="none" w:sz="0" w:space="0" w:color="auto"/>
      </w:divBdr>
    </w:div>
    <w:div w:id="354308675">
      <w:bodyDiv w:val="1"/>
      <w:marLeft w:val="0"/>
      <w:marRight w:val="0"/>
      <w:marTop w:val="0"/>
      <w:marBottom w:val="0"/>
      <w:divBdr>
        <w:top w:val="none" w:sz="0" w:space="0" w:color="auto"/>
        <w:left w:val="none" w:sz="0" w:space="0" w:color="auto"/>
        <w:bottom w:val="none" w:sz="0" w:space="0" w:color="auto"/>
        <w:right w:val="none" w:sz="0" w:space="0" w:color="auto"/>
      </w:divBdr>
    </w:div>
    <w:div w:id="355274606">
      <w:bodyDiv w:val="1"/>
      <w:marLeft w:val="0"/>
      <w:marRight w:val="0"/>
      <w:marTop w:val="0"/>
      <w:marBottom w:val="0"/>
      <w:divBdr>
        <w:top w:val="none" w:sz="0" w:space="0" w:color="auto"/>
        <w:left w:val="none" w:sz="0" w:space="0" w:color="auto"/>
        <w:bottom w:val="none" w:sz="0" w:space="0" w:color="auto"/>
        <w:right w:val="none" w:sz="0" w:space="0" w:color="auto"/>
      </w:divBdr>
    </w:div>
    <w:div w:id="355349182">
      <w:bodyDiv w:val="1"/>
      <w:marLeft w:val="0"/>
      <w:marRight w:val="0"/>
      <w:marTop w:val="0"/>
      <w:marBottom w:val="0"/>
      <w:divBdr>
        <w:top w:val="none" w:sz="0" w:space="0" w:color="auto"/>
        <w:left w:val="none" w:sz="0" w:space="0" w:color="auto"/>
        <w:bottom w:val="none" w:sz="0" w:space="0" w:color="auto"/>
        <w:right w:val="none" w:sz="0" w:space="0" w:color="auto"/>
      </w:divBdr>
    </w:div>
    <w:div w:id="355354634">
      <w:bodyDiv w:val="1"/>
      <w:marLeft w:val="0"/>
      <w:marRight w:val="0"/>
      <w:marTop w:val="0"/>
      <w:marBottom w:val="0"/>
      <w:divBdr>
        <w:top w:val="none" w:sz="0" w:space="0" w:color="auto"/>
        <w:left w:val="none" w:sz="0" w:space="0" w:color="auto"/>
        <w:bottom w:val="none" w:sz="0" w:space="0" w:color="auto"/>
        <w:right w:val="none" w:sz="0" w:space="0" w:color="auto"/>
      </w:divBdr>
    </w:div>
    <w:div w:id="355498280">
      <w:bodyDiv w:val="1"/>
      <w:marLeft w:val="0"/>
      <w:marRight w:val="0"/>
      <w:marTop w:val="0"/>
      <w:marBottom w:val="0"/>
      <w:divBdr>
        <w:top w:val="none" w:sz="0" w:space="0" w:color="auto"/>
        <w:left w:val="none" w:sz="0" w:space="0" w:color="auto"/>
        <w:bottom w:val="none" w:sz="0" w:space="0" w:color="auto"/>
        <w:right w:val="none" w:sz="0" w:space="0" w:color="auto"/>
      </w:divBdr>
    </w:div>
    <w:div w:id="355540435">
      <w:bodyDiv w:val="1"/>
      <w:marLeft w:val="0"/>
      <w:marRight w:val="0"/>
      <w:marTop w:val="0"/>
      <w:marBottom w:val="0"/>
      <w:divBdr>
        <w:top w:val="none" w:sz="0" w:space="0" w:color="auto"/>
        <w:left w:val="none" w:sz="0" w:space="0" w:color="auto"/>
        <w:bottom w:val="none" w:sz="0" w:space="0" w:color="auto"/>
        <w:right w:val="none" w:sz="0" w:space="0" w:color="auto"/>
      </w:divBdr>
    </w:div>
    <w:div w:id="355540841">
      <w:bodyDiv w:val="1"/>
      <w:marLeft w:val="0"/>
      <w:marRight w:val="0"/>
      <w:marTop w:val="0"/>
      <w:marBottom w:val="0"/>
      <w:divBdr>
        <w:top w:val="none" w:sz="0" w:space="0" w:color="auto"/>
        <w:left w:val="none" w:sz="0" w:space="0" w:color="auto"/>
        <w:bottom w:val="none" w:sz="0" w:space="0" w:color="auto"/>
        <w:right w:val="none" w:sz="0" w:space="0" w:color="auto"/>
      </w:divBdr>
    </w:div>
    <w:div w:id="355696105">
      <w:bodyDiv w:val="1"/>
      <w:marLeft w:val="0"/>
      <w:marRight w:val="0"/>
      <w:marTop w:val="0"/>
      <w:marBottom w:val="0"/>
      <w:divBdr>
        <w:top w:val="none" w:sz="0" w:space="0" w:color="auto"/>
        <w:left w:val="none" w:sz="0" w:space="0" w:color="auto"/>
        <w:bottom w:val="none" w:sz="0" w:space="0" w:color="auto"/>
        <w:right w:val="none" w:sz="0" w:space="0" w:color="auto"/>
      </w:divBdr>
    </w:div>
    <w:div w:id="355809518">
      <w:bodyDiv w:val="1"/>
      <w:marLeft w:val="0"/>
      <w:marRight w:val="0"/>
      <w:marTop w:val="0"/>
      <w:marBottom w:val="0"/>
      <w:divBdr>
        <w:top w:val="none" w:sz="0" w:space="0" w:color="auto"/>
        <w:left w:val="none" w:sz="0" w:space="0" w:color="auto"/>
        <w:bottom w:val="none" w:sz="0" w:space="0" w:color="auto"/>
        <w:right w:val="none" w:sz="0" w:space="0" w:color="auto"/>
      </w:divBdr>
    </w:div>
    <w:div w:id="356657217">
      <w:bodyDiv w:val="1"/>
      <w:marLeft w:val="0"/>
      <w:marRight w:val="0"/>
      <w:marTop w:val="0"/>
      <w:marBottom w:val="0"/>
      <w:divBdr>
        <w:top w:val="none" w:sz="0" w:space="0" w:color="auto"/>
        <w:left w:val="none" w:sz="0" w:space="0" w:color="auto"/>
        <w:bottom w:val="none" w:sz="0" w:space="0" w:color="auto"/>
        <w:right w:val="none" w:sz="0" w:space="0" w:color="auto"/>
      </w:divBdr>
    </w:div>
    <w:div w:id="357127278">
      <w:bodyDiv w:val="1"/>
      <w:marLeft w:val="0"/>
      <w:marRight w:val="0"/>
      <w:marTop w:val="0"/>
      <w:marBottom w:val="0"/>
      <w:divBdr>
        <w:top w:val="none" w:sz="0" w:space="0" w:color="auto"/>
        <w:left w:val="none" w:sz="0" w:space="0" w:color="auto"/>
        <w:bottom w:val="none" w:sz="0" w:space="0" w:color="auto"/>
        <w:right w:val="none" w:sz="0" w:space="0" w:color="auto"/>
      </w:divBdr>
    </w:div>
    <w:div w:id="357656966">
      <w:bodyDiv w:val="1"/>
      <w:marLeft w:val="0"/>
      <w:marRight w:val="0"/>
      <w:marTop w:val="0"/>
      <w:marBottom w:val="0"/>
      <w:divBdr>
        <w:top w:val="none" w:sz="0" w:space="0" w:color="auto"/>
        <w:left w:val="none" w:sz="0" w:space="0" w:color="auto"/>
        <w:bottom w:val="none" w:sz="0" w:space="0" w:color="auto"/>
        <w:right w:val="none" w:sz="0" w:space="0" w:color="auto"/>
      </w:divBdr>
    </w:div>
    <w:div w:id="357777432">
      <w:bodyDiv w:val="1"/>
      <w:marLeft w:val="0"/>
      <w:marRight w:val="0"/>
      <w:marTop w:val="0"/>
      <w:marBottom w:val="0"/>
      <w:divBdr>
        <w:top w:val="none" w:sz="0" w:space="0" w:color="auto"/>
        <w:left w:val="none" w:sz="0" w:space="0" w:color="auto"/>
        <w:bottom w:val="none" w:sz="0" w:space="0" w:color="auto"/>
        <w:right w:val="none" w:sz="0" w:space="0" w:color="auto"/>
      </w:divBdr>
    </w:div>
    <w:div w:id="357777887">
      <w:bodyDiv w:val="1"/>
      <w:marLeft w:val="0"/>
      <w:marRight w:val="0"/>
      <w:marTop w:val="0"/>
      <w:marBottom w:val="0"/>
      <w:divBdr>
        <w:top w:val="none" w:sz="0" w:space="0" w:color="auto"/>
        <w:left w:val="none" w:sz="0" w:space="0" w:color="auto"/>
        <w:bottom w:val="none" w:sz="0" w:space="0" w:color="auto"/>
        <w:right w:val="none" w:sz="0" w:space="0" w:color="auto"/>
      </w:divBdr>
    </w:div>
    <w:div w:id="357968907">
      <w:bodyDiv w:val="1"/>
      <w:marLeft w:val="0"/>
      <w:marRight w:val="0"/>
      <w:marTop w:val="0"/>
      <w:marBottom w:val="0"/>
      <w:divBdr>
        <w:top w:val="none" w:sz="0" w:space="0" w:color="auto"/>
        <w:left w:val="none" w:sz="0" w:space="0" w:color="auto"/>
        <w:bottom w:val="none" w:sz="0" w:space="0" w:color="auto"/>
        <w:right w:val="none" w:sz="0" w:space="0" w:color="auto"/>
      </w:divBdr>
    </w:div>
    <w:div w:id="358120109">
      <w:bodyDiv w:val="1"/>
      <w:marLeft w:val="0"/>
      <w:marRight w:val="0"/>
      <w:marTop w:val="0"/>
      <w:marBottom w:val="0"/>
      <w:divBdr>
        <w:top w:val="none" w:sz="0" w:space="0" w:color="auto"/>
        <w:left w:val="none" w:sz="0" w:space="0" w:color="auto"/>
        <w:bottom w:val="none" w:sz="0" w:space="0" w:color="auto"/>
        <w:right w:val="none" w:sz="0" w:space="0" w:color="auto"/>
      </w:divBdr>
    </w:div>
    <w:div w:id="358627303">
      <w:bodyDiv w:val="1"/>
      <w:marLeft w:val="0"/>
      <w:marRight w:val="0"/>
      <w:marTop w:val="0"/>
      <w:marBottom w:val="0"/>
      <w:divBdr>
        <w:top w:val="none" w:sz="0" w:space="0" w:color="auto"/>
        <w:left w:val="none" w:sz="0" w:space="0" w:color="auto"/>
        <w:bottom w:val="none" w:sz="0" w:space="0" w:color="auto"/>
        <w:right w:val="none" w:sz="0" w:space="0" w:color="auto"/>
      </w:divBdr>
    </w:div>
    <w:div w:id="358627709">
      <w:bodyDiv w:val="1"/>
      <w:marLeft w:val="0"/>
      <w:marRight w:val="0"/>
      <w:marTop w:val="0"/>
      <w:marBottom w:val="0"/>
      <w:divBdr>
        <w:top w:val="none" w:sz="0" w:space="0" w:color="auto"/>
        <w:left w:val="none" w:sz="0" w:space="0" w:color="auto"/>
        <w:bottom w:val="none" w:sz="0" w:space="0" w:color="auto"/>
        <w:right w:val="none" w:sz="0" w:space="0" w:color="auto"/>
      </w:divBdr>
    </w:div>
    <w:div w:id="358745665">
      <w:bodyDiv w:val="1"/>
      <w:marLeft w:val="0"/>
      <w:marRight w:val="0"/>
      <w:marTop w:val="0"/>
      <w:marBottom w:val="0"/>
      <w:divBdr>
        <w:top w:val="none" w:sz="0" w:space="0" w:color="auto"/>
        <w:left w:val="none" w:sz="0" w:space="0" w:color="auto"/>
        <w:bottom w:val="none" w:sz="0" w:space="0" w:color="auto"/>
        <w:right w:val="none" w:sz="0" w:space="0" w:color="auto"/>
      </w:divBdr>
    </w:div>
    <w:div w:id="359203038">
      <w:bodyDiv w:val="1"/>
      <w:marLeft w:val="0"/>
      <w:marRight w:val="0"/>
      <w:marTop w:val="0"/>
      <w:marBottom w:val="0"/>
      <w:divBdr>
        <w:top w:val="none" w:sz="0" w:space="0" w:color="auto"/>
        <w:left w:val="none" w:sz="0" w:space="0" w:color="auto"/>
        <w:bottom w:val="none" w:sz="0" w:space="0" w:color="auto"/>
        <w:right w:val="none" w:sz="0" w:space="0" w:color="auto"/>
      </w:divBdr>
    </w:div>
    <w:div w:id="360204368">
      <w:bodyDiv w:val="1"/>
      <w:marLeft w:val="0"/>
      <w:marRight w:val="0"/>
      <w:marTop w:val="0"/>
      <w:marBottom w:val="0"/>
      <w:divBdr>
        <w:top w:val="none" w:sz="0" w:space="0" w:color="auto"/>
        <w:left w:val="none" w:sz="0" w:space="0" w:color="auto"/>
        <w:bottom w:val="none" w:sz="0" w:space="0" w:color="auto"/>
        <w:right w:val="none" w:sz="0" w:space="0" w:color="auto"/>
      </w:divBdr>
    </w:div>
    <w:div w:id="360939439">
      <w:bodyDiv w:val="1"/>
      <w:marLeft w:val="0"/>
      <w:marRight w:val="0"/>
      <w:marTop w:val="0"/>
      <w:marBottom w:val="0"/>
      <w:divBdr>
        <w:top w:val="none" w:sz="0" w:space="0" w:color="auto"/>
        <w:left w:val="none" w:sz="0" w:space="0" w:color="auto"/>
        <w:bottom w:val="none" w:sz="0" w:space="0" w:color="auto"/>
        <w:right w:val="none" w:sz="0" w:space="0" w:color="auto"/>
      </w:divBdr>
    </w:div>
    <w:div w:id="361783461">
      <w:bodyDiv w:val="1"/>
      <w:marLeft w:val="0"/>
      <w:marRight w:val="0"/>
      <w:marTop w:val="0"/>
      <w:marBottom w:val="0"/>
      <w:divBdr>
        <w:top w:val="none" w:sz="0" w:space="0" w:color="auto"/>
        <w:left w:val="none" w:sz="0" w:space="0" w:color="auto"/>
        <w:bottom w:val="none" w:sz="0" w:space="0" w:color="auto"/>
        <w:right w:val="none" w:sz="0" w:space="0" w:color="auto"/>
      </w:divBdr>
    </w:div>
    <w:div w:id="362367426">
      <w:bodyDiv w:val="1"/>
      <w:marLeft w:val="0"/>
      <w:marRight w:val="0"/>
      <w:marTop w:val="0"/>
      <w:marBottom w:val="0"/>
      <w:divBdr>
        <w:top w:val="none" w:sz="0" w:space="0" w:color="auto"/>
        <w:left w:val="none" w:sz="0" w:space="0" w:color="auto"/>
        <w:bottom w:val="none" w:sz="0" w:space="0" w:color="auto"/>
        <w:right w:val="none" w:sz="0" w:space="0" w:color="auto"/>
      </w:divBdr>
    </w:div>
    <w:div w:id="363679947">
      <w:bodyDiv w:val="1"/>
      <w:marLeft w:val="0"/>
      <w:marRight w:val="0"/>
      <w:marTop w:val="0"/>
      <w:marBottom w:val="0"/>
      <w:divBdr>
        <w:top w:val="none" w:sz="0" w:space="0" w:color="auto"/>
        <w:left w:val="none" w:sz="0" w:space="0" w:color="auto"/>
        <w:bottom w:val="none" w:sz="0" w:space="0" w:color="auto"/>
        <w:right w:val="none" w:sz="0" w:space="0" w:color="auto"/>
      </w:divBdr>
    </w:div>
    <w:div w:id="363948005">
      <w:bodyDiv w:val="1"/>
      <w:marLeft w:val="0"/>
      <w:marRight w:val="0"/>
      <w:marTop w:val="0"/>
      <w:marBottom w:val="0"/>
      <w:divBdr>
        <w:top w:val="none" w:sz="0" w:space="0" w:color="auto"/>
        <w:left w:val="none" w:sz="0" w:space="0" w:color="auto"/>
        <w:bottom w:val="none" w:sz="0" w:space="0" w:color="auto"/>
        <w:right w:val="none" w:sz="0" w:space="0" w:color="auto"/>
      </w:divBdr>
    </w:div>
    <w:div w:id="364449046">
      <w:bodyDiv w:val="1"/>
      <w:marLeft w:val="0"/>
      <w:marRight w:val="0"/>
      <w:marTop w:val="0"/>
      <w:marBottom w:val="0"/>
      <w:divBdr>
        <w:top w:val="none" w:sz="0" w:space="0" w:color="auto"/>
        <w:left w:val="none" w:sz="0" w:space="0" w:color="auto"/>
        <w:bottom w:val="none" w:sz="0" w:space="0" w:color="auto"/>
        <w:right w:val="none" w:sz="0" w:space="0" w:color="auto"/>
      </w:divBdr>
    </w:div>
    <w:div w:id="364794300">
      <w:bodyDiv w:val="1"/>
      <w:marLeft w:val="0"/>
      <w:marRight w:val="0"/>
      <w:marTop w:val="0"/>
      <w:marBottom w:val="0"/>
      <w:divBdr>
        <w:top w:val="none" w:sz="0" w:space="0" w:color="auto"/>
        <w:left w:val="none" w:sz="0" w:space="0" w:color="auto"/>
        <w:bottom w:val="none" w:sz="0" w:space="0" w:color="auto"/>
        <w:right w:val="none" w:sz="0" w:space="0" w:color="auto"/>
      </w:divBdr>
    </w:div>
    <w:div w:id="364870984">
      <w:bodyDiv w:val="1"/>
      <w:marLeft w:val="0"/>
      <w:marRight w:val="0"/>
      <w:marTop w:val="0"/>
      <w:marBottom w:val="0"/>
      <w:divBdr>
        <w:top w:val="none" w:sz="0" w:space="0" w:color="auto"/>
        <w:left w:val="none" w:sz="0" w:space="0" w:color="auto"/>
        <w:bottom w:val="none" w:sz="0" w:space="0" w:color="auto"/>
        <w:right w:val="none" w:sz="0" w:space="0" w:color="auto"/>
      </w:divBdr>
    </w:div>
    <w:div w:id="365259942">
      <w:bodyDiv w:val="1"/>
      <w:marLeft w:val="0"/>
      <w:marRight w:val="0"/>
      <w:marTop w:val="0"/>
      <w:marBottom w:val="0"/>
      <w:divBdr>
        <w:top w:val="none" w:sz="0" w:space="0" w:color="auto"/>
        <w:left w:val="none" w:sz="0" w:space="0" w:color="auto"/>
        <w:bottom w:val="none" w:sz="0" w:space="0" w:color="auto"/>
        <w:right w:val="none" w:sz="0" w:space="0" w:color="auto"/>
      </w:divBdr>
    </w:div>
    <w:div w:id="365298436">
      <w:bodyDiv w:val="1"/>
      <w:marLeft w:val="0"/>
      <w:marRight w:val="0"/>
      <w:marTop w:val="0"/>
      <w:marBottom w:val="0"/>
      <w:divBdr>
        <w:top w:val="none" w:sz="0" w:space="0" w:color="auto"/>
        <w:left w:val="none" w:sz="0" w:space="0" w:color="auto"/>
        <w:bottom w:val="none" w:sz="0" w:space="0" w:color="auto"/>
        <w:right w:val="none" w:sz="0" w:space="0" w:color="auto"/>
      </w:divBdr>
    </w:div>
    <w:div w:id="365444642">
      <w:bodyDiv w:val="1"/>
      <w:marLeft w:val="0"/>
      <w:marRight w:val="0"/>
      <w:marTop w:val="0"/>
      <w:marBottom w:val="0"/>
      <w:divBdr>
        <w:top w:val="none" w:sz="0" w:space="0" w:color="auto"/>
        <w:left w:val="none" w:sz="0" w:space="0" w:color="auto"/>
        <w:bottom w:val="none" w:sz="0" w:space="0" w:color="auto"/>
        <w:right w:val="none" w:sz="0" w:space="0" w:color="auto"/>
      </w:divBdr>
    </w:div>
    <w:div w:id="365564348">
      <w:bodyDiv w:val="1"/>
      <w:marLeft w:val="0"/>
      <w:marRight w:val="0"/>
      <w:marTop w:val="0"/>
      <w:marBottom w:val="0"/>
      <w:divBdr>
        <w:top w:val="none" w:sz="0" w:space="0" w:color="auto"/>
        <w:left w:val="none" w:sz="0" w:space="0" w:color="auto"/>
        <w:bottom w:val="none" w:sz="0" w:space="0" w:color="auto"/>
        <w:right w:val="none" w:sz="0" w:space="0" w:color="auto"/>
      </w:divBdr>
    </w:div>
    <w:div w:id="366561789">
      <w:bodyDiv w:val="1"/>
      <w:marLeft w:val="0"/>
      <w:marRight w:val="0"/>
      <w:marTop w:val="0"/>
      <w:marBottom w:val="0"/>
      <w:divBdr>
        <w:top w:val="none" w:sz="0" w:space="0" w:color="auto"/>
        <w:left w:val="none" w:sz="0" w:space="0" w:color="auto"/>
        <w:bottom w:val="none" w:sz="0" w:space="0" w:color="auto"/>
        <w:right w:val="none" w:sz="0" w:space="0" w:color="auto"/>
      </w:divBdr>
    </w:div>
    <w:div w:id="366638053">
      <w:bodyDiv w:val="1"/>
      <w:marLeft w:val="0"/>
      <w:marRight w:val="0"/>
      <w:marTop w:val="0"/>
      <w:marBottom w:val="0"/>
      <w:divBdr>
        <w:top w:val="none" w:sz="0" w:space="0" w:color="auto"/>
        <w:left w:val="none" w:sz="0" w:space="0" w:color="auto"/>
        <w:bottom w:val="none" w:sz="0" w:space="0" w:color="auto"/>
        <w:right w:val="none" w:sz="0" w:space="0" w:color="auto"/>
      </w:divBdr>
    </w:div>
    <w:div w:id="366764133">
      <w:bodyDiv w:val="1"/>
      <w:marLeft w:val="0"/>
      <w:marRight w:val="0"/>
      <w:marTop w:val="0"/>
      <w:marBottom w:val="0"/>
      <w:divBdr>
        <w:top w:val="none" w:sz="0" w:space="0" w:color="auto"/>
        <w:left w:val="none" w:sz="0" w:space="0" w:color="auto"/>
        <w:bottom w:val="none" w:sz="0" w:space="0" w:color="auto"/>
        <w:right w:val="none" w:sz="0" w:space="0" w:color="auto"/>
      </w:divBdr>
    </w:div>
    <w:div w:id="367723797">
      <w:bodyDiv w:val="1"/>
      <w:marLeft w:val="0"/>
      <w:marRight w:val="0"/>
      <w:marTop w:val="0"/>
      <w:marBottom w:val="0"/>
      <w:divBdr>
        <w:top w:val="none" w:sz="0" w:space="0" w:color="auto"/>
        <w:left w:val="none" w:sz="0" w:space="0" w:color="auto"/>
        <w:bottom w:val="none" w:sz="0" w:space="0" w:color="auto"/>
        <w:right w:val="none" w:sz="0" w:space="0" w:color="auto"/>
      </w:divBdr>
    </w:div>
    <w:div w:id="367881430">
      <w:bodyDiv w:val="1"/>
      <w:marLeft w:val="0"/>
      <w:marRight w:val="0"/>
      <w:marTop w:val="0"/>
      <w:marBottom w:val="0"/>
      <w:divBdr>
        <w:top w:val="none" w:sz="0" w:space="0" w:color="auto"/>
        <w:left w:val="none" w:sz="0" w:space="0" w:color="auto"/>
        <w:bottom w:val="none" w:sz="0" w:space="0" w:color="auto"/>
        <w:right w:val="none" w:sz="0" w:space="0" w:color="auto"/>
      </w:divBdr>
    </w:div>
    <w:div w:id="368068135">
      <w:bodyDiv w:val="1"/>
      <w:marLeft w:val="0"/>
      <w:marRight w:val="0"/>
      <w:marTop w:val="0"/>
      <w:marBottom w:val="0"/>
      <w:divBdr>
        <w:top w:val="none" w:sz="0" w:space="0" w:color="auto"/>
        <w:left w:val="none" w:sz="0" w:space="0" w:color="auto"/>
        <w:bottom w:val="none" w:sz="0" w:space="0" w:color="auto"/>
        <w:right w:val="none" w:sz="0" w:space="0" w:color="auto"/>
      </w:divBdr>
    </w:div>
    <w:div w:id="368143301">
      <w:bodyDiv w:val="1"/>
      <w:marLeft w:val="0"/>
      <w:marRight w:val="0"/>
      <w:marTop w:val="0"/>
      <w:marBottom w:val="0"/>
      <w:divBdr>
        <w:top w:val="none" w:sz="0" w:space="0" w:color="auto"/>
        <w:left w:val="none" w:sz="0" w:space="0" w:color="auto"/>
        <w:bottom w:val="none" w:sz="0" w:space="0" w:color="auto"/>
        <w:right w:val="none" w:sz="0" w:space="0" w:color="auto"/>
      </w:divBdr>
    </w:div>
    <w:div w:id="368147581">
      <w:bodyDiv w:val="1"/>
      <w:marLeft w:val="0"/>
      <w:marRight w:val="0"/>
      <w:marTop w:val="0"/>
      <w:marBottom w:val="0"/>
      <w:divBdr>
        <w:top w:val="none" w:sz="0" w:space="0" w:color="auto"/>
        <w:left w:val="none" w:sz="0" w:space="0" w:color="auto"/>
        <w:bottom w:val="none" w:sz="0" w:space="0" w:color="auto"/>
        <w:right w:val="none" w:sz="0" w:space="0" w:color="auto"/>
      </w:divBdr>
    </w:div>
    <w:div w:id="368798876">
      <w:bodyDiv w:val="1"/>
      <w:marLeft w:val="0"/>
      <w:marRight w:val="0"/>
      <w:marTop w:val="0"/>
      <w:marBottom w:val="0"/>
      <w:divBdr>
        <w:top w:val="none" w:sz="0" w:space="0" w:color="auto"/>
        <w:left w:val="none" w:sz="0" w:space="0" w:color="auto"/>
        <w:bottom w:val="none" w:sz="0" w:space="0" w:color="auto"/>
        <w:right w:val="none" w:sz="0" w:space="0" w:color="auto"/>
      </w:divBdr>
    </w:div>
    <w:div w:id="368995921">
      <w:bodyDiv w:val="1"/>
      <w:marLeft w:val="0"/>
      <w:marRight w:val="0"/>
      <w:marTop w:val="0"/>
      <w:marBottom w:val="0"/>
      <w:divBdr>
        <w:top w:val="none" w:sz="0" w:space="0" w:color="auto"/>
        <w:left w:val="none" w:sz="0" w:space="0" w:color="auto"/>
        <w:bottom w:val="none" w:sz="0" w:space="0" w:color="auto"/>
        <w:right w:val="none" w:sz="0" w:space="0" w:color="auto"/>
      </w:divBdr>
    </w:div>
    <w:div w:id="369570726">
      <w:bodyDiv w:val="1"/>
      <w:marLeft w:val="0"/>
      <w:marRight w:val="0"/>
      <w:marTop w:val="0"/>
      <w:marBottom w:val="0"/>
      <w:divBdr>
        <w:top w:val="none" w:sz="0" w:space="0" w:color="auto"/>
        <w:left w:val="none" w:sz="0" w:space="0" w:color="auto"/>
        <w:bottom w:val="none" w:sz="0" w:space="0" w:color="auto"/>
        <w:right w:val="none" w:sz="0" w:space="0" w:color="auto"/>
      </w:divBdr>
    </w:div>
    <w:div w:id="369885826">
      <w:bodyDiv w:val="1"/>
      <w:marLeft w:val="0"/>
      <w:marRight w:val="0"/>
      <w:marTop w:val="0"/>
      <w:marBottom w:val="0"/>
      <w:divBdr>
        <w:top w:val="none" w:sz="0" w:space="0" w:color="auto"/>
        <w:left w:val="none" w:sz="0" w:space="0" w:color="auto"/>
        <w:bottom w:val="none" w:sz="0" w:space="0" w:color="auto"/>
        <w:right w:val="none" w:sz="0" w:space="0" w:color="auto"/>
      </w:divBdr>
    </w:div>
    <w:div w:id="370498834">
      <w:bodyDiv w:val="1"/>
      <w:marLeft w:val="0"/>
      <w:marRight w:val="0"/>
      <w:marTop w:val="0"/>
      <w:marBottom w:val="0"/>
      <w:divBdr>
        <w:top w:val="none" w:sz="0" w:space="0" w:color="auto"/>
        <w:left w:val="none" w:sz="0" w:space="0" w:color="auto"/>
        <w:bottom w:val="none" w:sz="0" w:space="0" w:color="auto"/>
        <w:right w:val="none" w:sz="0" w:space="0" w:color="auto"/>
      </w:divBdr>
    </w:div>
    <w:div w:id="370613883">
      <w:bodyDiv w:val="1"/>
      <w:marLeft w:val="0"/>
      <w:marRight w:val="0"/>
      <w:marTop w:val="0"/>
      <w:marBottom w:val="0"/>
      <w:divBdr>
        <w:top w:val="none" w:sz="0" w:space="0" w:color="auto"/>
        <w:left w:val="none" w:sz="0" w:space="0" w:color="auto"/>
        <w:bottom w:val="none" w:sz="0" w:space="0" w:color="auto"/>
        <w:right w:val="none" w:sz="0" w:space="0" w:color="auto"/>
      </w:divBdr>
    </w:div>
    <w:div w:id="370686906">
      <w:bodyDiv w:val="1"/>
      <w:marLeft w:val="0"/>
      <w:marRight w:val="0"/>
      <w:marTop w:val="0"/>
      <w:marBottom w:val="0"/>
      <w:divBdr>
        <w:top w:val="none" w:sz="0" w:space="0" w:color="auto"/>
        <w:left w:val="none" w:sz="0" w:space="0" w:color="auto"/>
        <w:bottom w:val="none" w:sz="0" w:space="0" w:color="auto"/>
        <w:right w:val="none" w:sz="0" w:space="0" w:color="auto"/>
      </w:divBdr>
    </w:div>
    <w:div w:id="371227900">
      <w:bodyDiv w:val="1"/>
      <w:marLeft w:val="0"/>
      <w:marRight w:val="0"/>
      <w:marTop w:val="0"/>
      <w:marBottom w:val="0"/>
      <w:divBdr>
        <w:top w:val="none" w:sz="0" w:space="0" w:color="auto"/>
        <w:left w:val="none" w:sz="0" w:space="0" w:color="auto"/>
        <w:bottom w:val="none" w:sz="0" w:space="0" w:color="auto"/>
        <w:right w:val="none" w:sz="0" w:space="0" w:color="auto"/>
      </w:divBdr>
    </w:div>
    <w:div w:id="371343100">
      <w:bodyDiv w:val="1"/>
      <w:marLeft w:val="0"/>
      <w:marRight w:val="0"/>
      <w:marTop w:val="0"/>
      <w:marBottom w:val="0"/>
      <w:divBdr>
        <w:top w:val="none" w:sz="0" w:space="0" w:color="auto"/>
        <w:left w:val="none" w:sz="0" w:space="0" w:color="auto"/>
        <w:bottom w:val="none" w:sz="0" w:space="0" w:color="auto"/>
        <w:right w:val="none" w:sz="0" w:space="0" w:color="auto"/>
      </w:divBdr>
    </w:div>
    <w:div w:id="371348548">
      <w:bodyDiv w:val="1"/>
      <w:marLeft w:val="0"/>
      <w:marRight w:val="0"/>
      <w:marTop w:val="0"/>
      <w:marBottom w:val="0"/>
      <w:divBdr>
        <w:top w:val="none" w:sz="0" w:space="0" w:color="auto"/>
        <w:left w:val="none" w:sz="0" w:space="0" w:color="auto"/>
        <w:bottom w:val="none" w:sz="0" w:space="0" w:color="auto"/>
        <w:right w:val="none" w:sz="0" w:space="0" w:color="auto"/>
      </w:divBdr>
    </w:div>
    <w:div w:id="371419857">
      <w:bodyDiv w:val="1"/>
      <w:marLeft w:val="0"/>
      <w:marRight w:val="0"/>
      <w:marTop w:val="0"/>
      <w:marBottom w:val="0"/>
      <w:divBdr>
        <w:top w:val="none" w:sz="0" w:space="0" w:color="auto"/>
        <w:left w:val="none" w:sz="0" w:space="0" w:color="auto"/>
        <w:bottom w:val="none" w:sz="0" w:space="0" w:color="auto"/>
        <w:right w:val="none" w:sz="0" w:space="0" w:color="auto"/>
      </w:divBdr>
    </w:div>
    <w:div w:id="371539508">
      <w:bodyDiv w:val="1"/>
      <w:marLeft w:val="0"/>
      <w:marRight w:val="0"/>
      <w:marTop w:val="0"/>
      <w:marBottom w:val="0"/>
      <w:divBdr>
        <w:top w:val="none" w:sz="0" w:space="0" w:color="auto"/>
        <w:left w:val="none" w:sz="0" w:space="0" w:color="auto"/>
        <w:bottom w:val="none" w:sz="0" w:space="0" w:color="auto"/>
        <w:right w:val="none" w:sz="0" w:space="0" w:color="auto"/>
      </w:divBdr>
    </w:div>
    <w:div w:id="371925992">
      <w:bodyDiv w:val="1"/>
      <w:marLeft w:val="0"/>
      <w:marRight w:val="0"/>
      <w:marTop w:val="0"/>
      <w:marBottom w:val="0"/>
      <w:divBdr>
        <w:top w:val="none" w:sz="0" w:space="0" w:color="auto"/>
        <w:left w:val="none" w:sz="0" w:space="0" w:color="auto"/>
        <w:bottom w:val="none" w:sz="0" w:space="0" w:color="auto"/>
        <w:right w:val="none" w:sz="0" w:space="0" w:color="auto"/>
      </w:divBdr>
    </w:div>
    <w:div w:id="372267580">
      <w:bodyDiv w:val="1"/>
      <w:marLeft w:val="0"/>
      <w:marRight w:val="0"/>
      <w:marTop w:val="0"/>
      <w:marBottom w:val="0"/>
      <w:divBdr>
        <w:top w:val="none" w:sz="0" w:space="0" w:color="auto"/>
        <w:left w:val="none" w:sz="0" w:space="0" w:color="auto"/>
        <w:bottom w:val="none" w:sz="0" w:space="0" w:color="auto"/>
        <w:right w:val="none" w:sz="0" w:space="0" w:color="auto"/>
      </w:divBdr>
    </w:div>
    <w:div w:id="372537891">
      <w:bodyDiv w:val="1"/>
      <w:marLeft w:val="0"/>
      <w:marRight w:val="0"/>
      <w:marTop w:val="0"/>
      <w:marBottom w:val="0"/>
      <w:divBdr>
        <w:top w:val="none" w:sz="0" w:space="0" w:color="auto"/>
        <w:left w:val="none" w:sz="0" w:space="0" w:color="auto"/>
        <w:bottom w:val="none" w:sz="0" w:space="0" w:color="auto"/>
        <w:right w:val="none" w:sz="0" w:space="0" w:color="auto"/>
      </w:divBdr>
    </w:div>
    <w:div w:id="372848822">
      <w:bodyDiv w:val="1"/>
      <w:marLeft w:val="0"/>
      <w:marRight w:val="0"/>
      <w:marTop w:val="0"/>
      <w:marBottom w:val="0"/>
      <w:divBdr>
        <w:top w:val="none" w:sz="0" w:space="0" w:color="auto"/>
        <w:left w:val="none" w:sz="0" w:space="0" w:color="auto"/>
        <w:bottom w:val="none" w:sz="0" w:space="0" w:color="auto"/>
        <w:right w:val="none" w:sz="0" w:space="0" w:color="auto"/>
      </w:divBdr>
    </w:div>
    <w:div w:id="372849226">
      <w:bodyDiv w:val="1"/>
      <w:marLeft w:val="0"/>
      <w:marRight w:val="0"/>
      <w:marTop w:val="0"/>
      <w:marBottom w:val="0"/>
      <w:divBdr>
        <w:top w:val="none" w:sz="0" w:space="0" w:color="auto"/>
        <w:left w:val="none" w:sz="0" w:space="0" w:color="auto"/>
        <w:bottom w:val="none" w:sz="0" w:space="0" w:color="auto"/>
        <w:right w:val="none" w:sz="0" w:space="0" w:color="auto"/>
      </w:divBdr>
    </w:div>
    <w:div w:id="372929987">
      <w:bodyDiv w:val="1"/>
      <w:marLeft w:val="0"/>
      <w:marRight w:val="0"/>
      <w:marTop w:val="0"/>
      <w:marBottom w:val="0"/>
      <w:divBdr>
        <w:top w:val="none" w:sz="0" w:space="0" w:color="auto"/>
        <w:left w:val="none" w:sz="0" w:space="0" w:color="auto"/>
        <w:bottom w:val="none" w:sz="0" w:space="0" w:color="auto"/>
        <w:right w:val="none" w:sz="0" w:space="0" w:color="auto"/>
      </w:divBdr>
    </w:div>
    <w:div w:id="373190399">
      <w:bodyDiv w:val="1"/>
      <w:marLeft w:val="0"/>
      <w:marRight w:val="0"/>
      <w:marTop w:val="0"/>
      <w:marBottom w:val="0"/>
      <w:divBdr>
        <w:top w:val="none" w:sz="0" w:space="0" w:color="auto"/>
        <w:left w:val="none" w:sz="0" w:space="0" w:color="auto"/>
        <w:bottom w:val="none" w:sz="0" w:space="0" w:color="auto"/>
        <w:right w:val="none" w:sz="0" w:space="0" w:color="auto"/>
      </w:divBdr>
    </w:div>
    <w:div w:id="373501966">
      <w:bodyDiv w:val="1"/>
      <w:marLeft w:val="0"/>
      <w:marRight w:val="0"/>
      <w:marTop w:val="0"/>
      <w:marBottom w:val="0"/>
      <w:divBdr>
        <w:top w:val="none" w:sz="0" w:space="0" w:color="auto"/>
        <w:left w:val="none" w:sz="0" w:space="0" w:color="auto"/>
        <w:bottom w:val="none" w:sz="0" w:space="0" w:color="auto"/>
        <w:right w:val="none" w:sz="0" w:space="0" w:color="auto"/>
      </w:divBdr>
    </w:div>
    <w:div w:id="373621748">
      <w:bodyDiv w:val="1"/>
      <w:marLeft w:val="0"/>
      <w:marRight w:val="0"/>
      <w:marTop w:val="0"/>
      <w:marBottom w:val="0"/>
      <w:divBdr>
        <w:top w:val="none" w:sz="0" w:space="0" w:color="auto"/>
        <w:left w:val="none" w:sz="0" w:space="0" w:color="auto"/>
        <w:bottom w:val="none" w:sz="0" w:space="0" w:color="auto"/>
        <w:right w:val="none" w:sz="0" w:space="0" w:color="auto"/>
      </w:divBdr>
    </w:div>
    <w:div w:id="374043605">
      <w:bodyDiv w:val="1"/>
      <w:marLeft w:val="0"/>
      <w:marRight w:val="0"/>
      <w:marTop w:val="0"/>
      <w:marBottom w:val="0"/>
      <w:divBdr>
        <w:top w:val="none" w:sz="0" w:space="0" w:color="auto"/>
        <w:left w:val="none" w:sz="0" w:space="0" w:color="auto"/>
        <w:bottom w:val="none" w:sz="0" w:space="0" w:color="auto"/>
        <w:right w:val="none" w:sz="0" w:space="0" w:color="auto"/>
      </w:divBdr>
    </w:div>
    <w:div w:id="374351632">
      <w:bodyDiv w:val="1"/>
      <w:marLeft w:val="0"/>
      <w:marRight w:val="0"/>
      <w:marTop w:val="0"/>
      <w:marBottom w:val="0"/>
      <w:divBdr>
        <w:top w:val="none" w:sz="0" w:space="0" w:color="auto"/>
        <w:left w:val="none" w:sz="0" w:space="0" w:color="auto"/>
        <w:bottom w:val="none" w:sz="0" w:space="0" w:color="auto"/>
        <w:right w:val="none" w:sz="0" w:space="0" w:color="auto"/>
      </w:divBdr>
    </w:div>
    <w:div w:id="374354610">
      <w:bodyDiv w:val="1"/>
      <w:marLeft w:val="0"/>
      <w:marRight w:val="0"/>
      <w:marTop w:val="0"/>
      <w:marBottom w:val="0"/>
      <w:divBdr>
        <w:top w:val="none" w:sz="0" w:space="0" w:color="auto"/>
        <w:left w:val="none" w:sz="0" w:space="0" w:color="auto"/>
        <w:bottom w:val="none" w:sz="0" w:space="0" w:color="auto"/>
        <w:right w:val="none" w:sz="0" w:space="0" w:color="auto"/>
      </w:divBdr>
    </w:div>
    <w:div w:id="374544494">
      <w:bodyDiv w:val="1"/>
      <w:marLeft w:val="0"/>
      <w:marRight w:val="0"/>
      <w:marTop w:val="0"/>
      <w:marBottom w:val="0"/>
      <w:divBdr>
        <w:top w:val="none" w:sz="0" w:space="0" w:color="auto"/>
        <w:left w:val="none" w:sz="0" w:space="0" w:color="auto"/>
        <w:bottom w:val="none" w:sz="0" w:space="0" w:color="auto"/>
        <w:right w:val="none" w:sz="0" w:space="0" w:color="auto"/>
      </w:divBdr>
    </w:div>
    <w:div w:id="375468708">
      <w:bodyDiv w:val="1"/>
      <w:marLeft w:val="0"/>
      <w:marRight w:val="0"/>
      <w:marTop w:val="0"/>
      <w:marBottom w:val="0"/>
      <w:divBdr>
        <w:top w:val="none" w:sz="0" w:space="0" w:color="auto"/>
        <w:left w:val="none" w:sz="0" w:space="0" w:color="auto"/>
        <w:bottom w:val="none" w:sz="0" w:space="0" w:color="auto"/>
        <w:right w:val="none" w:sz="0" w:space="0" w:color="auto"/>
      </w:divBdr>
    </w:div>
    <w:div w:id="376003736">
      <w:bodyDiv w:val="1"/>
      <w:marLeft w:val="0"/>
      <w:marRight w:val="0"/>
      <w:marTop w:val="0"/>
      <w:marBottom w:val="0"/>
      <w:divBdr>
        <w:top w:val="none" w:sz="0" w:space="0" w:color="auto"/>
        <w:left w:val="none" w:sz="0" w:space="0" w:color="auto"/>
        <w:bottom w:val="none" w:sz="0" w:space="0" w:color="auto"/>
        <w:right w:val="none" w:sz="0" w:space="0" w:color="auto"/>
      </w:divBdr>
    </w:div>
    <w:div w:id="376199018">
      <w:bodyDiv w:val="1"/>
      <w:marLeft w:val="0"/>
      <w:marRight w:val="0"/>
      <w:marTop w:val="0"/>
      <w:marBottom w:val="0"/>
      <w:divBdr>
        <w:top w:val="none" w:sz="0" w:space="0" w:color="auto"/>
        <w:left w:val="none" w:sz="0" w:space="0" w:color="auto"/>
        <w:bottom w:val="none" w:sz="0" w:space="0" w:color="auto"/>
        <w:right w:val="none" w:sz="0" w:space="0" w:color="auto"/>
      </w:divBdr>
    </w:div>
    <w:div w:id="376667735">
      <w:bodyDiv w:val="1"/>
      <w:marLeft w:val="0"/>
      <w:marRight w:val="0"/>
      <w:marTop w:val="0"/>
      <w:marBottom w:val="0"/>
      <w:divBdr>
        <w:top w:val="none" w:sz="0" w:space="0" w:color="auto"/>
        <w:left w:val="none" w:sz="0" w:space="0" w:color="auto"/>
        <w:bottom w:val="none" w:sz="0" w:space="0" w:color="auto"/>
        <w:right w:val="none" w:sz="0" w:space="0" w:color="auto"/>
      </w:divBdr>
    </w:div>
    <w:div w:id="376975661">
      <w:bodyDiv w:val="1"/>
      <w:marLeft w:val="0"/>
      <w:marRight w:val="0"/>
      <w:marTop w:val="0"/>
      <w:marBottom w:val="0"/>
      <w:divBdr>
        <w:top w:val="none" w:sz="0" w:space="0" w:color="auto"/>
        <w:left w:val="none" w:sz="0" w:space="0" w:color="auto"/>
        <w:bottom w:val="none" w:sz="0" w:space="0" w:color="auto"/>
        <w:right w:val="none" w:sz="0" w:space="0" w:color="auto"/>
      </w:divBdr>
    </w:div>
    <w:div w:id="377047332">
      <w:bodyDiv w:val="1"/>
      <w:marLeft w:val="0"/>
      <w:marRight w:val="0"/>
      <w:marTop w:val="0"/>
      <w:marBottom w:val="0"/>
      <w:divBdr>
        <w:top w:val="none" w:sz="0" w:space="0" w:color="auto"/>
        <w:left w:val="none" w:sz="0" w:space="0" w:color="auto"/>
        <w:bottom w:val="none" w:sz="0" w:space="0" w:color="auto"/>
        <w:right w:val="none" w:sz="0" w:space="0" w:color="auto"/>
      </w:divBdr>
    </w:div>
    <w:div w:id="377322876">
      <w:bodyDiv w:val="1"/>
      <w:marLeft w:val="0"/>
      <w:marRight w:val="0"/>
      <w:marTop w:val="0"/>
      <w:marBottom w:val="0"/>
      <w:divBdr>
        <w:top w:val="none" w:sz="0" w:space="0" w:color="auto"/>
        <w:left w:val="none" w:sz="0" w:space="0" w:color="auto"/>
        <w:bottom w:val="none" w:sz="0" w:space="0" w:color="auto"/>
        <w:right w:val="none" w:sz="0" w:space="0" w:color="auto"/>
      </w:divBdr>
    </w:div>
    <w:div w:id="377971773">
      <w:bodyDiv w:val="1"/>
      <w:marLeft w:val="0"/>
      <w:marRight w:val="0"/>
      <w:marTop w:val="0"/>
      <w:marBottom w:val="0"/>
      <w:divBdr>
        <w:top w:val="none" w:sz="0" w:space="0" w:color="auto"/>
        <w:left w:val="none" w:sz="0" w:space="0" w:color="auto"/>
        <w:bottom w:val="none" w:sz="0" w:space="0" w:color="auto"/>
        <w:right w:val="none" w:sz="0" w:space="0" w:color="auto"/>
      </w:divBdr>
    </w:div>
    <w:div w:id="378362102">
      <w:bodyDiv w:val="1"/>
      <w:marLeft w:val="0"/>
      <w:marRight w:val="0"/>
      <w:marTop w:val="0"/>
      <w:marBottom w:val="0"/>
      <w:divBdr>
        <w:top w:val="none" w:sz="0" w:space="0" w:color="auto"/>
        <w:left w:val="none" w:sz="0" w:space="0" w:color="auto"/>
        <w:bottom w:val="none" w:sz="0" w:space="0" w:color="auto"/>
        <w:right w:val="none" w:sz="0" w:space="0" w:color="auto"/>
      </w:divBdr>
    </w:div>
    <w:div w:id="378625068">
      <w:bodyDiv w:val="1"/>
      <w:marLeft w:val="0"/>
      <w:marRight w:val="0"/>
      <w:marTop w:val="0"/>
      <w:marBottom w:val="0"/>
      <w:divBdr>
        <w:top w:val="none" w:sz="0" w:space="0" w:color="auto"/>
        <w:left w:val="none" w:sz="0" w:space="0" w:color="auto"/>
        <w:bottom w:val="none" w:sz="0" w:space="0" w:color="auto"/>
        <w:right w:val="none" w:sz="0" w:space="0" w:color="auto"/>
      </w:divBdr>
    </w:div>
    <w:div w:id="378668611">
      <w:bodyDiv w:val="1"/>
      <w:marLeft w:val="0"/>
      <w:marRight w:val="0"/>
      <w:marTop w:val="0"/>
      <w:marBottom w:val="0"/>
      <w:divBdr>
        <w:top w:val="none" w:sz="0" w:space="0" w:color="auto"/>
        <w:left w:val="none" w:sz="0" w:space="0" w:color="auto"/>
        <w:bottom w:val="none" w:sz="0" w:space="0" w:color="auto"/>
        <w:right w:val="none" w:sz="0" w:space="0" w:color="auto"/>
      </w:divBdr>
    </w:div>
    <w:div w:id="378746772">
      <w:bodyDiv w:val="1"/>
      <w:marLeft w:val="0"/>
      <w:marRight w:val="0"/>
      <w:marTop w:val="0"/>
      <w:marBottom w:val="0"/>
      <w:divBdr>
        <w:top w:val="none" w:sz="0" w:space="0" w:color="auto"/>
        <w:left w:val="none" w:sz="0" w:space="0" w:color="auto"/>
        <w:bottom w:val="none" w:sz="0" w:space="0" w:color="auto"/>
        <w:right w:val="none" w:sz="0" w:space="0" w:color="auto"/>
      </w:divBdr>
    </w:div>
    <w:div w:id="378868570">
      <w:bodyDiv w:val="1"/>
      <w:marLeft w:val="0"/>
      <w:marRight w:val="0"/>
      <w:marTop w:val="0"/>
      <w:marBottom w:val="0"/>
      <w:divBdr>
        <w:top w:val="none" w:sz="0" w:space="0" w:color="auto"/>
        <w:left w:val="none" w:sz="0" w:space="0" w:color="auto"/>
        <w:bottom w:val="none" w:sz="0" w:space="0" w:color="auto"/>
        <w:right w:val="none" w:sz="0" w:space="0" w:color="auto"/>
      </w:divBdr>
    </w:div>
    <w:div w:id="378936651">
      <w:bodyDiv w:val="1"/>
      <w:marLeft w:val="0"/>
      <w:marRight w:val="0"/>
      <w:marTop w:val="0"/>
      <w:marBottom w:val="0"/>
      <w:divBdr>
        <w:top w:val="none" w:sz="0" w:space="0" w:color="auto"/>
        <w:left w:val="none" w:sz="0" w:space="0" w:color="auto"/>
        <w:bottom w:val="none" w:sz="0" w:space="0" w:color="auto"/>
        <w:right w:val="none" w:sz="0" w:space="0" w:color="auto"/>
      </w:divBdr>
    </w:div>
    <w:div w:id="379598181">
      <w:bodyDiv w:val="1"/>
      <w:marLeft w:val="0"/>
      <w:marRight w:val="0"/>
      <w:marTop w:val="0"/>
      <w:marBottom w:val="0"/>
      <w:divBdr>
        <w:top w:val="none" w:sz="0" w:space="0" w:color="auto"/>
        <w:left w:val="none" w:sz="0" w:space="0" w:color="auto"/>
        <w:bottom w:val="none" w:sz="0" w:space="0" w:color="auto"/>
        <w:right w:val="none" w:sz="0" w:space="0" w:color="auto"/>
      </w:divBdr>
    </w:div>
    <w:div w:id="379979652">
      <w:bodyDiv w:val="1"/>
      <w:marLeft w:val="0"/>
      <w:marRight w:val="0"/>
      <w:marTop w:val="0"/>
      <w:marBottom w:val="0"/>
      <w:divBdr>
        <w:top w:val="none" w:sz="0" w:space="0" w:color="auto"/>
        <w:left w:val="none" w:sz="0" w:space="0" w:color="auto"/>
        <w:bottom w:val="none" w:sz="0" w:space="0" w:color="auto"/>
        <w:right w:val="none" w:sz="0" w:space="0" w:color="auto"/>
      </w:divBdr>
    </w:div>
    <w:div w:id="379979718">
      <w:bodyDiv w:val="1"/>
      <w:marLeft w:val="0"/>
      <w:marRight w:val="0"/>
      <w:marTop w:val="0"/>
      <w:marBottom w:val="0"/>
      <w:divBdr>
        <w:top w:val="none" w:sz="0" w:space="0" w:color="auto"/>
        <w:left w:val="none" w:sz="0" w:space="0" w:color="auto"/>
        <w:bottom w:val="none" w:sz="0" w:space="0" w:color="auto"/>
        <w:right w:val="none" w:sz="0" w:space="0" w:color="auto"/>
      </w:divBdr>
    </w:div>
    <w:div w:id="380062434">
      <w:bodyDiv w:val="1"/>
      <w:marLeft w:val="0"/>
      <w:marRight w:val="0"/>
      <w:marTop w:val="0"/>
      <w:marBottom w:val="0"/>
      <w:divBdr>
        <w:top w:val="none" w:sz="0" w:space="0" w:color="auto"/>
        <w:left w:val="none" w:sz="0" w:space="0" w:color="auto"/>
        <w:bottom w:val="none" w:sz="0" w:space="0" w:color="auto"/>
        <w:right w:val="none" w:sz="0" w:space="0" w:color="auto"/>
      </w:divBdr>
    </w:div>
    <w:div w:id="380175118">
      <w:bodyDiv w:val="1"/>
      <w:marLeft w:val="0"/>
      <w:marRight w:val="0"/>
      <w:marTop w:val="0"/>
      <w:marBottom w:val="0"/>
      <w:divBdr>
        <w:top w:val="none" w:sz="0" w:space="0" w:color="auto"/>
        <w:left w:val="none" w:sz="0" w:space="0" w:color="auto"/>
        <w:bottom w:val="none" w:sz="0" w:space="0" w:color="auto"/>
        <w:right w:val="none" w:sz="0" w:space="0" w:color="auto"/>
      </w:divBdr>
    </w:div>
    <w:div w:id="380322783">
      <w:bodyDiv w:val="1"/>
      <w:marLeft w:val="0"/>
      <w:marRight w:val="0"/>
      <w:marTop w:val="0"/>
      <w:marBottom w:val="0"/>
      <w:divBdr>
        <w:top w:val="none" w:sz="0" w:space="0" w:color="auto"/>
        <w:left w:val="none" w:sz="0" w:space="0" w:color="auto"/>
        <w:bottom w:val="none" w:sz="0" w:space="0" w:color="auto"/>
        <w:right w:val="none" w:sz="0" w:space="0" w:color="auto"/>
      </w:divBdr>
    </w:div>
    <w:div w:id="381173833">
      <w:bodyDiv w:val="1"/>
      <w:marLeft w:val="0"/>
      <w:marRight w:val="0"/>
      <w:marTop w:val="0"/>
      <w:marBottom w:val="0"/>
      <w:divBdr>
        <w:top w:val="none" w:sz="0" w:space="0" w:color="auto"/>
        <w:left w:val="none" w:sz="0" w:space="0" w:color="auto"/>
        <w:bottom w:val="none" w:sz="0" w:space="0" w:color="auto"/>
        <w:right w:val="none" w:sz="0" w:space="0" w:color="auto"/>
      </w:divBdr>
    </w:div>
    <w:div w:id="381252219">
      <w:bodyDiv w:val="1"/>
      <w:marLeft w:val="0"/>
      <w:marRight w:val="0"/>
      <w:marTop w:val="0"/>
      <w:marBottom w:val="0"/>
      <w:divBdr>
        <w:top w:val="none" w:sz="0" w:space="0" w:color="auto"/>
        <w:left w:val="none" w:sz="0" w:space="0" w:color="auto"/>
        <w:bottom w:val="none" w:sz="0" w:space="0" w:color="auto"/>
        <w:right w:val="none" w:sz="0" w:space="0" w:color="auto"/>
      </w:divBdr>
    </w:div>
    <w:div w:id="381292237">
      <w:bodyDiv w:val="1"/>
      <w:marLeft w:val="0"/>
      <w:marRight w:val="0"/>
      <w:marTop w:val="0"/>
      <w:marBottom w:val="0"/>
      <w:divBdr>
        <w:top w:val="none" w:sz="0" w:space="0" w:color="auto"/>
        <w:left w:val="none" w:sz="0" w:space="0" w:color="auto"/>
        <w:bottom w:val="none" w:sz="0" w:space="0" w:color="auto"/>
        <w:right w:val="none" w:sz="0" w:space="0" w:color="auto"/>
      </w:divBdr>
    </w:div>
    <w:div w:id="381297839">
      <w:bodyDiv w:val="1"/>
      <w:marLeft w:val="0"/>
      <w:marRight w:val="0"/>
      <w:marTop w:val="0"/>
      <w:marBottom w:val="0"/>
      <w:divBdr>
        <w:top w:val="none" w:sz="0" w:space="0" w:color="auto"/>
        <w:left w:val="none" w:sz="0" w:space="0" w:color="auto"/>
        <w:bottom w:val="none" w:sz="0" w:space="0" w:color="auto"/>
        <w:right w:val="none" w:sz="0" w:space="0" w:color="auto"/>
      </w:divBdr>
    </w:div>
    <w:div w:id="381516537">
      <w:bodyDiv w:val="1"/>
      <w:marLeft w:val="0"/>
      <w:marRight w:val="0"/>
      <w:marTop w:val="0"/>
      <w:marBottom w:val="0"/>
      <w:divBdr>
        <w:top w:val="none" w:sz="0" w:space="0" w:color="auto"/>
        <w:left w:val="none" w:sz="0" w:space="0" w:color="auto"/>
        <w:bottom w:val="none" w:sz="0" w:space="0" w:color="auto"/>
        <w:right w:val="none" w:sz="0" w:space="0" w:color="auto"/>
      </w:divBdr>
    </w:div>
    <w:div w:id="381829328">
      <w:bodyDiv w:val="1"/>
      <w:marLeft w:val="0"/>
      <w:marRight w:val="0"/>
      <w:marTop w:val="0"/>
      <w:marBottom w:val="0"/>
      <w:divBdr>
        <w:top w:val="none" w:sz="0" w:space="0" w:color="auto"/>
        <w:left w:val="none" w:sz="0" w:space="0" w:color="auto"/>
        <w:bottom w:val="none" w:sz="0" w:space="0" w:color="auto"/>
        <w:right w:val="none" w:sz="0" w:space="0" w:color="auto"/>
      </w:divBdr>
    </w:div>
    <w:div w:id="382409496">
      <w:bodyDiv w:val="1"/>
      <w:marLeft w:val="0"/>
      <w:marRight w:val="0"/>
      <w:marTop w:val="0"/>
      <w:marBottom w:val="0"/>
      <w:divBdr>
        <w:top w:val="none" w:sz="0" w:space="0" w:color="auto"/>
        <w:left w:val="none" w:sz="0" w:space="0" w:color="auto"/>
        <w:bottom w:val="none" w:sz="0" w:space="0" w:color="auto"/>
        <w:right w:val="none" w:sz="0" w:space="0" w:color="auto"/>
      </w:divBdr>
    </w:div>
    <w:div w:id="382870113">
      <w:bodyDiv w:val="1"/>
      <w:marLeft w:val="0"/>
      <w:marRight w:val="0"/>
      <w:marTop w:val="0"/>
      <w:marBottom w:val="0"/>
      <w:divBdr>
        <w:top w:val="none" w:sz="0" w:space="0" w:color="auto"/>
        <w:left w:val="none" w:sz="0" w:space="0" w:color="auto"/>
        <w:bottom w:val="none" w:sz="0" w:space="0" w:color="auto"/>
        <w:right w:val="none" w:sz="0" w:space="0" w:color="auto"/>
      </w:divBdr>
    </w:div>
    <w:div w:id="382944503">
      <w:bodyDiv w:val="1"/>
      <w:marLeft w:val="0"/>
      <w:marRight w:val="0"/>
      <w:marTop w:val="0"/>
      <w:marBottom w:val="0"/>
      <w:divBdr>
        <w:top w:val="none" w:sz="0" w:space="0" w:color="auto"/>
        <w:left w:val="none" w:sz="0" w:space="0" w:color="auto"/>
        <w:bottom w:val="none" w:sz="0" w:space="0" w:color="auto"/>
        <w:right w:val="none" w:sz="0" w:space="0" w:color="auto"/>
      </w:divBdr>
    </w:div>
    <w:div w:id="383792286">
      <w:bodyDiv w:val="1"/>
      <w:marLeft w:val="0"/>
      <w:marRight w:val="0"/>
      <w:marTop w:val="0"/>
      <w:marBottom w:val="0"/>
      <w:divBdr>
        <w:top w:val="none" w:sz="0" w:space="0" w:color="auto"/>
        <w:left w:val="none" w:sz="0" w:space="0" w:color="auto"/>
        <w:bottom w:val="none" w:sz="0" w:space="0" w:color="auto"/>
        <w:right w:val="none" w:sz="0" w:space="0" w:color="auto"/>
      </w:divBdr>
    </w:div>
    <w:div w:id="383915222">
      <w:bodyDiv w:val="1"/>
      <w:marLeft w:val="0"/>
      <w:marRight w:val="0"/>
      <w:marTop w:val="0"/>
      <w:marBottom w:val="0"/>
      <w:divBdr>
        <w:top w:val="none" w:sz="0" w:space="0" w:color="auto"/>
        <w:left w:val="none" w:sz="0" w:space="0" w:color="auto"/>
        <w:bottom w:val="none" w:sz="0" w:space="0" w:color="auto"/>
        <w:right w:val="none" w:sz="0" w:space="0" w:color="auto"/>
      </w:divBdr>
    </w:div>
    <w:div w:id="384334643">
      <w:bodyDiv w:val="1"/>
      <w:marLeft w:val="0"/>
      <w:marRight w:val="0"/>
      <w:marTop w:val="0"/>
      <w:marBottom w:val="0"/>
      <w:divBdr>
        <w:top w:val="none" w:sz="0" w:space="0" w:color="auto"/>
        <w:left w:val="none" w:sz="0" w:space="0" w:color="auto"/>
        <w:bottom w:val="none" w:sz="0" w:space="0" w:color="auto"/>
        <w:right w:val="none" w:sz="0" w:space="0" w:color="auto"/>
      </w:divBdr>
    </w:div>
    <w:div w:id="384375092">
      <w:bodyDiv w:val="1"/>
      <w:marLeft w:val="0"/>
      <w:marRight w:val="0"/>
      <w:marTop w:val="0"/>
      <w:marBottom w:val="0"/>
      <w:divBdr>
        <w:top w:val="none" w:sz="0" w:space="0" w:color="auto"/>
        <w:left w:val="none" w:sz="0" w:space="0" w:color="auto"/>
        <w:bottom w:val="none" w:sz="0" w:space="0" w:color="auto"/>
        <w:right w:val="none" w:sz="0" w:space="0" w:color="auto"/>
      </w:divBdr>
    </w:div>
    <w:div w:id="384914022">
      <w:bodyDiv w:val="1"/>
      <w:marLeft w:val="0"/>
      <w:marRight w:val="0"/>
      <w:marTop w:val="0"/>
      <w:marBottom w:val="0"/>
      <w:divBdr>
        <w:top w:val="none" w:sz="0" w:space="0" w:color="auto"/>
        <w:left w:val="none" w:sz="0" w:space="0" w:color="auto"/>
        <w:bottom w:val="none" w:sz="0" w:space="0" w:color="auto"/>
        <w:right w:val="none" w:sz="0" w:space="0" w:color="auto"/>
      </w:divBdr>
    </w:div>
    <w:div w:id="384985321">
      <w:bodyDiv w:val="1"/>
      <w:marLeft w:val="0"/>
      <w:marRight w:val="0"/>
      <w:marTop w:val="0"/>
      <w:marBottom w:val="0"/>
      <w:divBdr>
        <w:top w:val="none" w:sz="0" w:space="0" w:color="auto"/>
        <w:left w:val="none" w:sz="0" w:space="0" w:color="auto"/>
        <w:bottom w:val="none" w:sz="0" w:space="0" w:color="auto"/>
        <w:right w:val="none" w:sz="0" w:space="0" w:color="auto"/>
      </w:divBdr>
    </w:div>
    <w:div w:id="384990345">
      <w:bodyDiv w:val="1"/>
      <w:marLeft w:val="0"/>
      <w:marRight w:val="0"/>
      <w:marTop w:val="0"/>
      <w:marBottom w:val="0"/>
      <w:divBdr>
        <w:top w:val="none" w:sz="0" w:space="0" w:color="auto"/>
        <w:left w:val="none" w:sz="0" w:space="0" w:color="auto"/>
        <w:bottom w:val="none" w:sz="0" w:space="0" w:color="auto"/>
        <w:right w:val="none" w:sz="0" w:space="0" w:color="auto"/>
      </w:divBdr>
    </w:div>
    <w:div w:id="385421503">
      <w:bodyDiv w:val="1"/>
      <w:marLeft w:val="0"/>
      <w:marRight w:val="0"/>
      <w:marTop w:val="0"/>
      <w:marBottom w:val="0"/>
      <w:divBdr>
        <w:top w:val="none" w:sz="0" w:space="0" w:color="auto"/>
        <w:left w:val="none" w:sz="0" w:space="0" w:color="auto"/>
        <w:bottom w:val="none" w:sz="0" w:space="0" w:color="auto"/>
        <w:right w:val="none" w:sz="0" w:space="0" w:color="auto"/>
      </w:divBdr>
    </w:div>
    <w:div w:id="385835753">
      <w:bodyDiv w:val="1"/>
      <w:marLeft w:val="0"/>
      <w:marRight w:val="0"/>
      <w:marTop w:val="0"/>
      <w:marBottom w:val="0"/>
      <w:divBdr>
        <w:top w:val="none" w:sz="0" w:space="0" w:color="auto"/>
        <w:left w:val="none" w:sz="0" w:space="0" w:color="auto"/>
        <w:bottom w:val="none" w:sz="0" w:space="0" w:color="auto"/>
        <w:right w:val="none" w:sz="0" w:space="0" w:color="auto"/>
      </w:divBdr>
    </w:div>
    <w:div w:id="386295660">
      <w:bodyDiv w:val="1"/>
      <w:marLeft w:val="0"/>
      <w:marRight w:val="0"/>
      <w:marTop w:val="0"/>
      <w:marBottom w:val="0"/>
      <w:divBdr>
        <w:top w:val="none" w:sz="0" w:space="0" w:color="auto"/>
        <w:left w:val="none" w:sz="0" w:space="0" w:color="auto"/>
        <w:bottom w:val="none" w:sz="0" w:space="0" w:color="auto"/>
        <w:right w:val="none" w:sz="0" w:space="0" w:color="auto"/>
      </w:divBdr>
    </w:div>
    <w:div w:id="386537003">
      <w:bodyDiv w:val="1"/>
      <w:marLeft w:val="0"/>
      <w:marRight w:val="0"/>
      <w:marTop w:val="0"/>
      <w:marBottom w:val="0"/>
      <w:divBdr>
        <w:top w:val="none" w:sz="0" w:space="0" w:color="auto"/>
        <w:left w:val="none" w:sz="0" w:space="0" w:color="auto"/>
        <w:bottom w:val="none" w:sz="0" w:space="0" w:color="auto"/>
        <w:right w:val="none" w:sz="0" w:space="0" w:color="auto"/>
      </w:divBdr>
    </w:div>
    <w:div w:id="386610860">
      <w:bodyDiv w:val="1"/>
      <w:marLeft w:val="0"/>
      <w:marRight w:val="0"/>
      <w:marTop w:val="0"/>
      <w:marBottom w:val="0"/>
      <w:divBdr>
        <w:top w:val="none" w:sz="0" w:space="0" w:color="auto"/>
        <w:left w:val="none" w:sz="0" w:space="0" w:color="auto"/>
        <w:bottom w:val="none" w:sz="0" w:space="0" w:color="auto"/>
        <w:right w:val="none" w:sz="0" w:space="0" w:color="auto"/>
      </w:divBdr>
    </w:div>
    <w:div w:id="387534131">
      <w:bodyDiv w:val="1"/>
      <w:marLeft w:val="0"/>
      <w:marRight w:val="0"/>
      <w:marTop w:val="0"/>
      <w:marBottom w:val="0"/>
      <w:divBdr>
        <w:top w:val="none" w:sz="0" w:space="0" w:color="auto"/>
        <w:left w:val="none" w:sz="0" w:space="0" w:color="auto"/>
        <w:bottom w:val="none" w:sz="0" w:space="0" w:color="auto"/>
        <w:right w:val="none" w:sz="0" w:space="0" w:color="auto"/>
      </w:divBdr>
    </w:div>
    <w:div w:id="387535687">
      <w:bodyDiv w:val="1"/>
      <w:marLeft w:val="0"/>
      <w:marRight w:val="0"/>
      <w:marTop w:val="0"/>
      <w:marBottom w:val="0"/>
      <w:divBdr>
        <w:top w:val="none" w:sz="0" w:space="0" w:color="auto"/>
        <w:left w:val="none" w:sz="0" w:space="0" w:color="auto"/>
        <w:bottom w:val="none" w:sz="0" w:space="0" w:color="auto"/>
        <w:right w:val="none" w:sz="0" w:space="0" w:color="auto"/>
      </w:divBdr>
    </w:div>
    <w:div w:id="387728524">
      <w:bodyDiv w:val="1"/>
      <w:marLeft w:val="0"/>
      <w:marRight w:val="0"/>
      <w:marTop w:val="0"/>
      <w:marBottom w:val="0"/>
      <w:divBdr>
        <w:top w:val="none" w:sz="0" w:space="0" w:color="auto"/>
        <w:left w:val="none" w:sz="0" w:space="0" w:color="auto"/>
        <w:bottom w:val="none" w:sz="0" w:space="0" w:color="auto"/>
        <w:right w:val="none" w:sz="0" w:space="0" w:color="auto"/>
      </w:divBdr>
    </w:div>
    <w:div w:id="387807948">
      <w:bodyDiv w:val="1"/>
      <w:marLeft w:val="0"/>
      <w:marRight w:val="0"/>
      <w:marTop w:val="0"/>
      <w:marBottom w:val="0"/>
      <w:divBdr>
        <w:top w:val="none" w:sz="0" w:space="0" w:color="auto"/>
        <w:left w:val="none" w:sz="0" w:space="0" w:color="auto"/>
        <w:bottom w:val="none" w:sz="0" w:space="0" w:color="auto"/>
        <w:right w:val="none" w:sz="0" w:space="0" w:color="auto"/>
      </w:divBdr>
    </w:div>
    <w:div w:id="387848891">
      <w:bodyDiv w:val="1"/>
      <w:marLeft w:val="0"/>
      <w:marRight w:val="0"/>
      <w:marTop w:val="0"/>
      <w:marBottom w:val="0"/>
      <w:divBdr>
        <w:top w:val="none" w:sz="0" w:space="0" w:color="auto"/>
        <w:left w:val="none" w:sz="0" w:space="0" w:color="auto"/>
        <w:bottom w:val="none" w:sz="0" w:space="0" w:color="auto"/>
        <w:right w:val="none" w:sz="0" w:space="0" w:color="auto"/>
      </w:divBdr>
    </w:div>
    <w:div w:id="388722458">
      <w:bodyDiv w:val="1"/>
      <w:marLeft w:val="0"/>
      <w:marRight w:val="0"/>
      <w:marTop w:val="0"/>
      <w:marBottom w:val="0"/>
      <w:divBdr>
        <w:top w:val="none" w:sz="0" w:space="0" w:color="auto"/>
        <w:left w:val="none" w:sz="0" w:space="0" w:color="auto"/>
        <w:bottom w:val="none" w:sz="0" w:space="0" w:color="auto"/>
        <w:right w:val="none" w:sz="0" w:space="0" w:color="auto"/>
      </w:divBdr>
    </w:div>
    <w:div w:id="388771575">
      <w:bodyDiv w:val="1"/>
      <w:marLeft w:val="0"/>
      <w:marRight w:val="0"/>
      <w:marTop w:val="0"/>
      <w:marBottom w:val="0"/>
      <w:divBdr>
        <w:top w:val="none" w:sz="0" w:space="0" w:color="auto"/>
        <w:left w:val="none" w:sz="0" w:space="0" w:color="auto"/>
        <w:bottom w:val="none" w:sz="0" w:space="0" w:color="auto"/>
        <w:right w:val="none" w:sz="0" w:space="0" w:color="auto"/>
      </w:divBdr>
    </w:div>
    <w:div w:id="388958273">
      <w:bodyDiv w:val="1"/>
      <w:marLeft w:val="0"/>
      <w:marRight w:val="0"/>
      <w:marTop w:val="0"/>
      <w:marBottom w:val="0"/>
      <w:divBdr>
        <w:top w:val="none" w:sz="0" w:space="0" w:color="auto"/>
        <w:left w:val="none" w:sz="0" w:space="0" w:color="auto"/>
        <w:bottom w:val="none" w:sz="0" w:space="0" w:color="auto"/>
        <w:right w:val="none" w:sz="0" w:space="0" w:color="auto"/>
      </w:divBdr>
    </w:div>
    <w:div w:id="389155898">
      <w:bodyDiv w:val="1"/>
      <w:marLeft w:val="0"/>
      <w:marRight w:val="0"/>
      <w:marTop w:val="0"/>
      <w:marBottom w:val="0"/>
      <w:divBdr>
        <w:top w:val="none" w:sz="0" w:space="0" w:color="auto"/>
        <w:left w:val="none" w:sz="0" w:space="0" w:color="auto"/>
        <w:bottom w:val="none" w:sz="0" w:space="0" w:color="auto"/>
        <w:right w:val="none" w:sz="0" w:space="0" w:color="auto"/>
      </w:divBdr>
    </w:div>
    <w:div w:id="389425458">
      <w:bodyDiv w:val="1"/>
      <w:marLeft w:val="0"/>
      <w:marRight w:val="0"/>
      <w:marTop w:val="0"/>
      <w:marBottom w:val="0"/>
      <w:divBdr>
        <w:top w:val="none" w:sz="0" w:space="0" w:color="auto"/>
        <w:left w:val="none" w:sz="0" w:space="0" w:color="auto"/>
        <w:bottom w:val="none" w:sz="0" w:space="0" w:color="auto"/>
        <w:right w:val="none" w:sz="0" w:space="0" w:color="auto"/>
      </w:divBdr>
    </w:div>
    <w:div w:id="389618492">
      <w:bodyDiv w:val="1"/>
      <w:marLeft w:val="0"/>
      <w:marRight w:val="0"/>
      <w:marTop w:val="0"/>
      <w:marBottom w:val="0"/>
      <w:divBdr>
        <w:top w:val="none" w:sz="0" w:space="0" w:color="auto"/>
        <w:left w:val="none" w:sz="0" w:space="0" w:color="auto"/>
        <w:bottom w:val="none" w:sz="0" w:space="0" w:color="auto"/>
        <w:right w:val="none" w:sz="0" w:space="0" w:color="auto"/>
      </w:divBdr>
    </w:div>
    <w:div w:id="390036169">
      <w:bodyDiv w:val="1"/>
      <w:marLeft w:val="0"/>
      <w:marRight w:val="0"/>
      <w:marTop w:val="0"/>
      <w:marBottom w:val="0"/>
      <w:divBdr>
        <w:top w:val="none" w:sz="0" w:space="0" w:color="auto"/>
        <w:left w:val="none" w:sz="0" w:space="0" w:color="auto"/>
        <w:bottom w:val="none" w:sz="0" w:space="0" w:color="auto"/>
        <w:right w:val="none" w:sz="0" w:space="0" w:color="auto"/>
      </w:divBdr>
    </w:div>
    <w:div w:id="390078320">
      <w:bodyDiv w:val="1"/>
      <w:marLeft w:val="0"/>
      <w:marRight w:val="0"/>
      <w:marTop w:val="0"/>
      <w:marBottom w:val="0"/>
      <w:divBdr>
        <w:top w:val="none" w:sz="0" w:space="0" w:color="auto"/>
        <w:left w:val="none" w:sz="0" w:space="0" w:color="auto"/>
        <w:bottom w:val="none" w:sz="0" w:space="0" w:color="auto"/>
        <w:right w:val="none" w:sz="0" w:space="0" w:color="auto"/>
      </w:divBdr>
    </w:div>
    <w:div w:id="390081812">
      <w:bodyDiv w:val="1"/>
      <w:marLeft w:val="0"/>
      <w:marRight w:val="0"/>
      <w:marTop w:val="0"/>
      <w:marBottom w:val="0"/>
      <w:divBdr>
        <w:top w:val="none" w:sz="0" w:space="0" w:color="auto"/>
        <w:left w:val="none" w:sz="0" w:space="0" w:color="auto"/>
        <w:bottom w:val="none" w:sz="0" w:space="0" w:color="auto"/>
        <w:right w:val="none" w:sz="0" w:space="0" w:color="auto"/>
      </w:divBdr>
    </w:div>
    <w:div w:id="390661841">
      <w:bodyDiv w:val="1"/>
      <w:marLeft w:val="0"/>
      <w:marRight w:val="0"/>
      <w:marTop w:val="0"/>
      <w:marBottom w:val="0"/>
      <w:divBdr>
        <w:top w:val="none" w:sz="0" w:space="0" w:color="auto"/>
        <w:left w:val="none" w:sz="0" w:space="0" w:color="auto"/>
        <w:bottom w:val="none" w:sz="0" w:space="0" w:color="auto"/>
        <w:right w:val="none" w:sz="0" w:space="0" w:color="auto"/>
      </w:divBdr>
    </w:div>
    <w:div w:id="390690825">
      <w:bodyDiv w:val="1"/>
      <w:marLeft w:val="0"/>
      <w:marRight w:val="0"/>
      <w:marTop w:val="0"/>
      <w:marBottom w:val="0"/>
      <w:divBdr>
        <w:top w:val="none" w:sz="0" w:space="0" w:color="auto"/>
        <w:left w:val="none" w:sz="0" w:space="0" w:color="auto"/>
        <w:bottom w:val="none" w:sz="0" w:space="0" w:color="auto"/>
        <w:right w:val="none" w:sz="0" w:space="0" w:color="auto"/>
      </w:divBdr>
    </w:div>
    <w:div w:id="390736239">
      <w:bodyDiv w:val="1"/>
      <w:marLeft w:val="0"/>
      <w:marRight w:val="0"/>
      <w:marTop w:val="0"/>
      <w:marBottom w:val="0"/>
      <w:divBdr>
        <w:top w:val="none" w:sz="0" w:space="0" w:color="auto"/>
        <w:left w:val="none" w:sz="0" w:space="0" w:color="auto"/>
        <w:bottom w:val="none" w:sz="0" w:space="0" w:color="auto"/>
        <w:right w:val="none" w:sz="0" w:space="0" w:color="auto"/>
      </w:divBdr>
    </w:div>
    <w:div w:id="390807640">
      <w:bodyDiv w:val="1"/>
      <w:marLeft w:val="0"/>
      <w:marRight w:val="0"/>
      <w:marTop w:val="0"/>
      <w:marBottom w:val="0"/>
      <w:divBdr>
        <w:top w:val="none" w:sz="0" w:space="0" w:color="auto"/>
        <w:left w:val="none" w:sz="0" w:space="0" w:color="auto"/>
        <w:bottom w:val="none" w:sz="0" w:space="0" w:color="auto"/>
        <w:right w:val="none" w:sz="0" w:space="0" w:color="auto"/>
      </w:divBdr>
    </w:div>
    <w:div w:id="391003208">
      <w:bodyDiv w:val="1"/>
      <w:marLeft w:val="0"/>
      <w:marRight w:val="0"/>
      <w:marTop w:val="0"/>
      <w:marBottom w:val="0"/>
      <w:divBdr>
        <w:top w:val="none" w:sz="0" w:space="0" w:color="auto"/>
        <w:left w:val="none" w:sz="0" w:space="0" w:color="auto"/>
        <w:bottom w:val="none" w:sz="0" w:space="0" w:color="auto"/>
        <w:right w:val="none" w:sz="0" w:space="0" w:color="auto"/>
      </w:divBdr>
    </w:div>
    <w:div w:id="391390762">
      <w:bodyDiv w:val="1"/>
      <w:marLeft w:val="0"/>
      <w:marRight w:val="0"/>
      <w:marTop w:val="0"/>
      <w:marBottom w:val="0"/>
      <w:divBdr>
        <w:top w:val="none" w:sz="0" w:space="0" w:color="auto"/>
        <w:left w:val="none" w:sz="0" w:space="0" w:color="auto"/>
        <w:bottom w:val="none" w:sz="0" w:space="0" w:color="auto"/>
        <w:right w:val="none" w:sz="0" w:space="0" w:color="auto"/>
      </w:divBdr>
    </w:div>
    <w:div w:id="391468029">
      <w:bodyDiv w:val="1"/>
      <w:marLeft w:val="0"/>
      <w:marRight w:val="0"/>
      <w:marTop w:val="0"/>
      <w:marBottom w:val="0"/>
      <w:divBdr>
        <w:top w:val="none" w:sz="0" w:space="0" w:color="auto"/>
        <w:left w:val="none" w:sz="0" w:space="0" w:color="auto"/>
        <w:bottom w:val="none" w:sz="0" w:space="0" w:color="auto"/>
        <w:right w:val="none" w:sz="0" w:space="0" w:color="auto"/>
      </w:divBdr>
    </w:div>
    <w:div w:id="391933060">
      <w:bodyDiv w:val="1"/>
      <w:marLeft w:val="0"/>
      <w:marRight w:val="0"/>
      <w:marTop w:val="0"/>
      <w:marBottom w:val="0"/>
      <w:divBdr>
        <w:top w:val="none" w:sz="0" w:space="0" w:color="auto"/>
        <w:left w:val="none" w:sz="0" w:space="0" w:color="auto"/>
        <w:bottom w:val="none" w:sz="0" w:space="0" w:color="auto"/>
        <w:right w:val="none" w:sz="0" w:space="0" w:color="auto"/>
      </w:divBdr>
    </w:div>
    <w:div w:id="392001425">
      <w:bodyDiv w:val="1"/>
      <w:marLeft w:val="0"/>
      <w:marRight w:val="0"/>
      <w:marTop w:val="0"/>
      <w:marBottom w:val="0"/>
      <w:divBdr>
        <w:top w:val="none" w:sz="0" w:space="0" w:color="auto"/>
        <w:left w:val="none" w:sz="0" w:space="0" w:color="auto"/>
        <w:bottom w:val="none" w:sz="0" w:space="0" w:color="auto"/>
        <w:right w:val="none" w:sz="0" w:space="0" w:color="auto"/>
      </w:divBdr>
    </w:div>
    <w:div w:id="392193649">
      <w:bodyDiv w:val="1"/>
      <w:marLeft w:val="0"/>
      <w:marRight w:val="0"/>
      <w:marTop w:val="0"/>
      <w:marBottom w:val="0"/>
      <w:divBdr>
        <w:top w:val="none" w:sz="0" w:space="0" w:color="auto"/>
        <w:left w:val="none" w:sz="0" w:space="0" w:color="auto"/>
        <w:bottom w:val="none" w:sz="0" w:space="0" w:color="auto"/>
        <w:right w:val="none" w:sz="0" w:space="0" w:color="auto"/>
      </w:divBdr>
    </w:div>
    <w:div w:id="392244078">
      <w:bodyDiv w:val="1"/>
      <w:marLeft w:val="0"/>
      <w:marRight w:val="0"/>
      <w:marTop w:val="0"/>
      <w:marBottom w:val="0"/>
      <w:divBdr>
        <w:top w:val="none" w:sz="0" w:space="0" w:color="auto"/>
        <w:left w:val="none" w:sz="0" w:space="0" w:color="auto"/>
        <w:bottom w:val="none" w:sz="0" w:space="0" w:color="auto"/>
        <w:right w:val="none" w:sz="0" w:space="0" w:color="auto"/>
      </w:divBdr>
    </w:div>
    <w:div w:id="392318122">
      <w:bodyDiv w:val="1"/>
      <w:marLeft w:val="0"/>
      <w:marRight w:val="0"/>
      <w:marTop w:val="0"/>
      <w:marBottom w:val="0"/>
      <w:divBdr>
        <w:top w:val="none" w:sz="0" w:space="0" w:color="auto"/>
        <w:left w:val="none" w:sz="0" w:space="0" w:color="auto"/>
        <w:bottom w:val="none" w:sz="0" w:space="0" w:color="auto"/>
        <w:right w:val="none" w:sz="0" w:space="0" w:color="auto"/>
      </w:divBdr>
    </w:div>
    <w:div w:id="392318451">
      <w:bodyDiv w:val="1"/>
      <w:marLeft w:val="0"/>
      <w:marRight w:val="0"/>
      <w:marTop w:val="0"/>
      <w:marBottom w:val="0"/>
      <w:divBdr>
        <w:top w:val="none" w:sz="0" w:space="0" w:color="auto"/>
        <w:left w:val="none" w:sz="0" w:space="0" w:color="auto"/>
        <w:bottom w:val="none" w:sz="0" w:space="0" w:color="auto"/>
        <w:right w:val="none" w:sz="0" w:space="0" w:color="auto"/>
      </w:divBdr>
    </w:div>
    <w:div w:id="392581091">
      <w:bodyDiv w:val="1"/>
      <w:marLeft w:val="0"/>
      <w:marRight w:val="0"/>
      <w:marTop w:val="0"/>
      <w:marBottom w:val="0"/>
      <w:divBdr>
        <w:top w:val="none" w:sz="0" w:space="0" w:color="auto"/>
        <w:left w:val="none" w:sz="0" w:space="0" w:color="auto"/>
        <w:bottom w:val="none" w:sz="0" w:space="0" w:color="auto"/>
        <w:right w:val="none" w:sz="0" w:space="0" w:color="auto"/>
      </w:divBdr>
    </w:div>
    <w:div w:id="392629057">
      <w:bodyDiv w:val="1"/>
      <w:marLeft w:val="0"/>
      <w:marRight w:val="0"/>
      <w:marTop w:val="0"/>
      <w:marBottom w:val="0"/>
      <w:divBdr>
        <w:top w:val="none" w:sz="0" w:space="0" w:color="auto"/>
        <w:left w:val="none" w:sz="0" w:space="0" w:color="auto"/>
        <w:bottom w:val="none" w:sz="0" w:space="0" w:color="auto"/>
        <w:right w:val="none" w:sz="0" w:space="0" w:color="auto"/>
      </w:divBdr>
    </w:div>
    <w:div w:id="392775214">
      <w:bodyDiv w:val="1"/>
      <w:marLeft w:val="0"/>
      <w:marRight w:val="0"/>
      <w:marTop w:val="0"/>
      <w:marBottom w:val="0"/>
      <w:divBdr>
        <w:top w:val="none" w:sz="0" w:space="0" w:color="auto"/>
        <w:left w:val="none" w:sz="0" w:space="0" w:color="auto"/>
        <w:bottom w:val="none" w:sz="0" w:space="0" w:color="auto"/>
        <w:right w:val="none" w:sz="0" w:space="0" w:color="auto"/>
      </w:divBdr>
    </w:div>
    <w:div w:id="394090272">
      <w:bodyDiv w:val="1"/>
      <w:marLeft w:val="0"/>
      <w:marRight w:val="0"/>
      <w:marTop w:val="0"/>
      <w:marBottom w:val="0"/>
      <w:divBdr>
        <w:top w:val="none" w:sz="0" w:space="0" w:color="auto"/>
        <w:left w:val="none" w:sz="0" w:space="0" w:color="auto"/>
        <w:bottom w:val="none" w:sz="0" w:space="0" w:color="auto"/>
        <w:right w:val="none" w:sz="0" w:space="0" w:color="auto"/>
      </w:divBdr>
    </w:div>
    <w:div w:id="394208544">
      <w:bodyDiv w:val="1"/>
      <w:marLeft w:val="0"/>
      <w:marRight w:val="0"/>
      <w:marTop w:val="0"/>
      <w:marBottom w:val="0"/>
      <w:divBdr>
        <w:top w:val="none" w:sz="0" w:space="0" w:color="auto"/>
        <w:left w:val="none" w:sz="0" w:space="0" w:color="auto"/>
        <w:bottom w:val="none" w:sz="0" w:space="0" w:color="auto"/>
        <w:right w:val="none" w:sz="0" w:space="0" w:color="auto"/>
      </w:divBdr>
    </w:div>
    <w:div w:id="394545106">
      <w:bodyDiv w:val="1"/>
      <w:marLeft w:val="0"/>
      <w:marRight w:val="0"/>
      <w:marTop w:val="0"/>
      <w:marBottom w:val="0"/>
      <w:divBdr>
        <w:top w:val="none" w:sz="0" w:space="0" w:color="auto"/>
        <w:left w:val="none" w:sz="0" w:space="0" w:color="auto"/>
        <w:bottom w:val="none" w:sz="0" w:space="0" w:color="auto"/>
        <w:right w:val="none" w:sz="0" w:space="0" w:color="auto"/>
      </w:divBdr>
    </w:div>
    <w:div w:id="395055081">
      <w:bodyDiv w:val="1"/>
      <w:marLeft w:val="0"/>
      <w:marRight w:val="0"/>
      <w:marTop w:val="0"/>
      <w:marBottom w:val="0"/>
      <w:divBdr>
        <w:top w:val="none" w:sz="0" w:space="0" w:color="auto"/>
        <w:left w:val="none" w:sz="0" w:space="0" w:color="auto"/>
        <w:bottom w:val="none" w:sz="0" w:space="0" w:color="auto"/>
        <w:right w:val="none" w:sz="0" w:space="0" w:color="auto"/>
      </w:divBdr>
    </w:div>
    <w:div w:id="395055212">
      <w:bodyDiv w:val="1"/>
      <w:marLeft w:val="0"/>
      <w:marRight w:val="0"/>
      <w:marTop w:val="0"/>
      <w:marBottom w:val="0"/>
      <w:divBdr>
        <w:top w:val="none" w:sz="0" w:space="0" w:color="auto"/>
        <w:left w:val="none" w:sz="0" w:space="0" w:color="auto"/>
        <w:bottom w:val="none" w:sz="0" w:space="0" w:color="auto"/>
        <w:right w:val="none" w:sz="0" w:space="0" w:color="auto"/>
      </w:divBdr>
    </w:div>
    <w:div w:id="395126930">
      <w:bodyDiv w:val="1"/>
      <w:marLeft w:val="0"/>
      <w:marRight w:val="0"/>
      <w:marTop w:val="0"/>
      <w:marBottom w:val="0"/>
      <w:divBdr>
        <w:top w:val="none" w:sz="0" w:space="0" w:color="auto"/>
        <w:left w:val="none" w:sz="0" w:space="0" w:color="auto"/>
        <w:bottom w:val="none" w:sz="0" w:space="0" w:color="auto"/>
        <w:right w:val="none" w:sz="0" w:space="0" w:color="auto"/>
      </w:divBdr>
    </w:div>
    <w:div w:id="395934114">
      <w:bodyDiv w:val="1"/>
      <w:marLeft w:val="0"/>
      <w:marRight w:val="0"/>
      <w:marTop w:val="0"/>
      <w:marBottom w:val="0"/>
      <w:divBdr>
        <w:top w:val="none" w:sz="0" w:space="0" w:color="auto"/>
        <w:left w:val="none" w:sz="0" w:space="0" w:color="auto"/>
        <w:bottom w:val="none" w:sz="0" w:space="0" w:color="auto"/>
        <w:right w:val="none" w:sz="0" w:space="0" w:color="auto"/>
      </w:divBdr>
    </w:div>
    <w:div w:id="396559765">
      <w:bodyDiv w:val="1"/>
      <w:marLeft w:val="0"/>
      <w:marRight w:val="0"/>
      <w:marTop w:val="0"/>
      <w:marBottom w:val="0"/>
      <w:divBdr>
        <w:top w:val="none" w:sz="0" w:space="0" w:color="auto"/>
        <w:left w:val="none" w:sz="0" w:space="0" w:color="auto"/>
        <w:bottom w:val="none" w:sz="0" w:space="0" w:color="auto"/>
        <w:right w:val="none" w:sz="0" w:space="0" w:color="auto"/>
      </w:divBdr>
    </w:div>
    <w:div w:id="396635416">
      <w:bodyDiv w:val="1"/>
      <w:marLeft w:val="0"/>
      <w:marRight w:val="0"/>
      <w:marTop w:val="0"/>
      <w:marBottom w:val="0"/>
      <w:divBdr>
        <w:top w:val="none" w:sz="0" w:space="0" w:color="auto"/>
        <w:left w:val="none" w:sz="0" w:space="0" w:color="auto"/>
        <w:bottom w:val="none" w:sz="0" w:space="0" w:color="auto"/>
        <w:right w:val="none" w:sz="0" w:space="0" w:color="auto"/>
      </w:divBdr>
    </w:div>
    <w:div w:id="397438319">
      <w:bodyDiv w:val="1"/>
      <w:marLeft w:val="0"/>
      <w:marRight w:val="0"/>
      <w:marTop w:val="0"/>
      <w:marBottom w:val="0"/>
      <w:divBdr>
        <w:top w:val="none" w:sz="0" w:space="0" w:color="auto"/>
        <w:left w:val="none" w:sz="0" w:space="0" w:color="auto"/>
        <w:bottom w:val="none" w:sz="0" w:space="0" w:color="auto"/>
        <w:right w:val="none" w:sz="0" w:space="0" w:color="auto"/>
      </w:divBdr>
    </w:div>
    <w:div w:id="397829766">
      <w:bodyDiv w:val="1"/>
      <w:marLeft w:val="0"/>
      <w:marRight w:val="0"/>
      <w:marTop w:val="0"/>
      <w:marBottom w:val="0"/>
      <w:divBdr>
        <w:top w:val="none" w:sz="0" w:space="0" w:color="auto"/>
        <w:left w:val="none" w:sz="0" w:space="0" w:color="auto"/>
        <w:bottom w:val="none" w:sz="0" w:space="0" w:color="auto"/>
        <w:right w:val="none" w:sz="0" w:space="0" w:color="auto"/>
      </w:divBdr>
    </w:div>
    <w:div w:id="398014527">
      <w:bodyDiv w:val="1"/>
      <w:marLeft w:val="0"/>
      <w:marRight w:val="0"/>
      <w:marTop w:val="0"/>
      <w:marBottom w:val="0"/>
      <w:divBdr>
        <w:top w:val="none" w:sz="0" w:space="0" w:color="auto"/>
        <w:left w:val="none" w:sz="0" w:space="0" w:color="auto"/>
        <w:bottom w:val="none" w:sz="0" w:space="0" w:color="auto"/>
        <w:right w:val="none" w:sz="0" w:space="0" w:color="auto"/>
      </w:divBdr>
    </w:div>
    <w:div w:id="398747194">
      <w:bodyDiv w:val="1"/>
      <w:marLeft w:val="0"/>
      <w:marRight w:val="0"/>
      <w:marTop w:val="0"/>
      <w:marBottom w:val="0"/>
      <w:divBdr>
        <w:top w:val="none" w:sz="0" w:space="0" w:color="auto"/>
        <w:left w:val="none" w:sz="0" w:space="0" w:color="auto"/>
        <w:bottom w:val="none" w:sz="0" w:space="0" w:color="auto"/>
        <w:right w:val="none" w:sz="0" w:space="0" w:color="auto"/>
      </w:divBdr>
    </w:div>
    <w:div w:id="398863905">
      <w:bodyDiv w:val="1"/>
      <w:marLeft w:val="0"/>
      <w:marRight w:val="0"/>
      <w:marTop w:val="0"/>
      <w:marBottom w:val="0"/>
      <w:divBdr>
        <w:top w:val="none" w:sz="0" w:space="0" w:color="auto"/>
        <w:left w:val="none" w:sz="0" w:space="0" w:color="auto"/>
        <w:bottom w:val="none" w:sz="0" w:space="0" w:color="auto"/>
        <w:right w:val="none" w:sz="0" w:space="0" w:color="auto"/>
      </w:divBdr>
    </w:div>
    <w:div w:id="399212446">
      <w:bodyDiv w:val="1"/>
      <w:marLeft w:val="0"/>
      <w:marRight w:val="0"/>
      <w:marTop w:val="0"/>
      <w:marBottom w:val="0"/>
      <w:divBdr>
        <w:top w:val="none" w:sz="0" w:space="0" w:color="auto"/>
        <w:left w:val="none" w:sz="0" w:space="0" w:color="auto"/>
        <w:bottom w:val="none" w:sz="0" w:space="0" w:color="auto"/>
        <w:right w:val="none" w:sz="0" w:space="0" w:color="auto"/>
      </w:divBdr>
    </w:div>
    <w:div w:id="399402737">
      <w:bodyDiv w:val="1"/>
      <w:marLeft w:val="0"/>
      <w:marRight w:val="0"/>
      <w:marTop w:val="0"/>
      <w:marBottom w:val="0"/>
      <w:divBdr>
        <w:top w:val="none" w:sz="0" w:space="0" w:color="auto"/>
        <w:left w:val="none" w:sz="0" w:space="0" w:color="auto"/>
        <w:bottom w:val="none" w:sz="0" w:space="0" w:color="auto"/>
        <w:right w:val="none" w:sz="0" w:space="0" w:color="auto"/>
      </w:divBdr>
    </w:div>
    <w:div w:id="400711745">
      <w:bodyDiv w:val="1"/>
      <w:marLeft w:val="0"/>
      <w:marRight w:val="0"/>
      <w:marTop w:val="0"/>
      <w:marBottom w:val="0"/>
      <w:divBdr>
        <w:top w:val="none" w:sz="0" w:space="0" w:color="auto"/>
        <w:left w:val="none" w:sz="0" w:space="0" w:color="auto"/>
        <w:bottom w:val="none" w:sz="0" w:space="0" w:color="auto"/>
        <w:right w:val="none" w:sz="0" w:space="0" w:color="auto"/>
      </w:divBdr>
    </w:div>
    <w:div w:id="401220006">
      <w:bodyDiv w:val="1"/>
      <w:marLeft w:val="0"/>
      <w:marRight w:val="0"/>
      <w:marTop w:val="0"/>
      <w:marBottom w:val="0"/>
      <w:divBdr>
        <w:top w:val="none" w:sz="0" w:space="0" w:color="auto"/>
        <w:left w:val="none" w:sz="0" w:space="0" w:color="auto"/>
        <w:bottom w:val="none" w:sz="0" w:space="0" w:color="auto"/>
        <w:right w:val="none" w:sz="0" w:space="0" w:color="auto"/>
      </w:divBdr>
    </w:div>
    <w:div w:id="402416003">
      <w:bodyDiv w:val="1"/>
      <w:marLeft w:val="0"/>
      <w:marRight w:val="0"/>
      <w:marTop w:val="0"/>
      <w:marBottom w:val="0"/>
      <w:divBdr>
        <w:top w:val="none" w:sz="0" w:space="0" w:color="auto"/>
        <w:left w:val="none" w:sz="0" w:space="0" w:color="auto"/>
        <w:bottom w:val="none" w:sz="0" w:space="0" w:color="auto"/>
        <w:right w:val="none" w:sz="0" w:space="0" w:color="auto"/>
      </w:divBdr>
    </w:div>
    <w:div w:id="402722510">
      <w:bodyDiv w:val="1"/>
      <w:marLeft w:val="0"/>
      <w:marRight w:val="0"/>
      <w:marTop w:val="0"/>
      <w:marBottom w:val="0"/>
      <w:divBdr>
        <w:top w:val="none" w:sz="0" w:space="0" w:color="auto"/>
        <w:left w:val="none" w:sz="0" w:space="0" w:color="auto"/>
        <w:bottom w:val="none" w:sz="0" w:space="0" w:color="auto"/>
        <w:right w:val="none" w:sz="0" w:space="0" w:color="auto"/>
      </w:divBdr>
    </w:div>
    <w:div w:id="402996949">
      <w:bodyDiv w:val="1"/>
      <w:marLeft w:val="0"/>
      <w:marRight w:val="0"/>
      <w:marTop w:val="0"/>
      <w:marBottom w:val="0"/>
      <w:divBdr>
        <w:top w:val="none" w:sz="0" w:space="0" w:color="auto"/>
        <w:left w:val="none" w:sz="0" w:space="0" w:color="auto"/>
        <w:bottom w:val="none" w:sz="0" w:space="0" w:color="auto"/>
        <w:right w:val="none" w:sz="0" w:space="0" w:color="auto"/>
      </w:divBdr>
    </w:div>
    <w:div w:id="403256811">
      <w:bodyDiv w:val="1"/>
      <w:marLeft w:val="0"/>
      <w:marRight w:val="0"/>
      <w:marTop w:val="0"/>
      <w:marBottom w:val="0"/>
      <w:divBdr>
        <w:top w:val="none" w:sz="0" w:space="0" w:color="auto"/>
        <w:left w:val="none" w:sz="0" w:space="0" w:color="auto"/>
        <w:bottom w:val="none" w:sz="0" w:space="0" w:color="auto"/>
        <w:right w:val="none" w:sz="0" w:space="0" w:color="auto"/>
      </w:divBdr>
    </w:div>
    <w:div w:id="403377538">
      <w:bodyDiv w:val="1"/>
      <w:marLeft w:val="0"/>
      <w:marRight w:val="0"/>
      <w:marTop w:val="0"/>
      <w:marBottom w:val="0"/>
      <w:divBdr>
        <w:top w:val="none" w:sz="0" w:space="0" w:color="auto"/>
        <w:left w:val="none" w:sz="0" w:space="0" w:color="auto"/>
        <w:bottom w:val="none" w:sz="0" w:space="0" w:color="auto"/>
        <w:right w:val="none" w:sz="0" w:space="0" w:color="auto"/>
      </w:divBdr>
    </w:div>
    <w:div w:id="404687670">
      <w:bodyDiv w:val="1"/>
      <w:marLeft w:val="0"/>
      <w:marRight w:val="0"/>
      <w:marTop w:val="0"/>
      <w:marBottom w:val="0"/>
      <w:divBdr>
        <w:top w:val="none" w:sz="0" w:space="0" w:color="auto"/>
        <w:left w:val="none" w:sz="0" w:space="0" w:color="auto"/>
        <w:bottom w:val="none" w:sz="0" w:space="0" w:color="auto"/>
        <w:right w:val="none" w:sz="0" w:space="0" w:color="auto"/>
      </w:divBdr>
    </w:div>
    <w:div w:id="405079847">
      <w:bodyDiv w:val="1"/>
      <w:marLeft w:val="0"/>
      <w:marRight w:val="0"/>
      <w:marTop w:val="0"/>
      <w:marBottom w:val="0"/>
      <w:divBdr>
        <w:top w:val="none" w:sz="0" w:space="0" w:color="auto"/>
        <w:left w:val="none" w:sz="0" w:space="0" w:color="auto"/>
        <w:bottom w:val="none" w:sz="0" w:space="0" w:color="auto"/>
        <w:right w:val="none" w:sz="0" w:space="0" w:color="auto"/>
      </w:divBdr>
    </w:div>
    <w:div w:id="405223409">
      <w:bodyDiv w:val="1"/>
      <w:marLeft w:val="0"/>
      <w:marRight w:val="0"/>
      <w:marTop w:val="0"/>
      <w:marBottom w:val="0"/>
      <w:divBdr>
        <w:top w:val="none" w:sz="0" w:space="0" w:color="auto"/>
        <w:left w:val="none" w:sz="0" w:space="0" w:color="auto"/>
        <w:bottom w:val="none" w:sz="0" w:space="0" w:color="auto"/>
        <w:right w:val="none" w:sz="0" w:space="0" w:color="auto"/>
      </w:divBdr>
    </w:div>
    <w:div w:id="405690411">
      <w:bodyDiv w:val="1"/>
      <w:marLeft w:val="0"/>
      <w:marRight w:val="0"/>
      <w:marTop w:val="0"/>
      <w:marBottom w:val="0"/>
      <w:divBdr>
        <w:top w:val="none" w:sz="0" w:space="0" w:color="auto"/>
        <w:left w:val="none" w:sz="0" w:space="0" w:color="auto"/>
        <w:bottom w:val="none" w:sz="0" w:space="0" w:color="auto"/>
        <w:right w:val="none" w:sz="0" w:space="0" w:color="auto"/>
      </w:divBdr>
    </w:div>
    <w:div w:id="406194973">
      <w:bodyDiv w:val="1"/>
      <w:marLeft w:val="0"/>
      <w:marRight w:val="0"/>
      <w:marTop w:val="0"/>
      <w:marBottom w:val="0"/>
      <w:divBdr>
        <w:top w:val="none" w:sz="0" w:space="0" w:color="auto"/>
        <w:left w:val="none" w:sz="0" w:space="0" w:color="auto"/>
        <w:bottom w:val="none" w:sz="0" w:space="0" w:color="auto"/>
        <w:right w:val="none" w:sz="0" w:space="0" w:color="auto"/>
      </w:divBdr>
    </w:div>
    <w:div w:id="406389380">
      <w:bodyDiv w:val="1"/>
      <w:marLeft w:val="0"/>
      <w:marRight w:val="0"/>
      <w:marTop w:val="0"/>
      <w:marBottom w:val="0"/>
      <w:divBdr>
        <w:top w:val="none" w:sz="0" w:space="0" w:color="auto"/>
        <w:left w:val="none" w:sz="0" w:space="0" w:color="auto"/>
        <w:bottom w:val="none" w:sz="0" w:space="0" w:color="auto"/>
        <w:right w:val="none" w:sz="0" w:space="0" w:color="auto"/>
      </w:divBdr>
    </w:div>
    <w:div w:id="406458548">
      <w:bodyDiv w:val="1"/>
      <w:marLeft w:val="0"/>
      <w:marRight w:val="0"/>
      <w:marTop w:val="0"/>
      <w:marBottom w:val="0"/>
      <w:divBdr>
        <w:top w:val="none" w:sz="0" w:space="0" w:color="auto"/>
        <w:left w:val="none" w:sz="0" w:space="0" w:color="auto"/>
        <w:bottom w:val="none" w:sz="0" w:space="0" w:color="auto"/>
        <w:right w:val="none" w:sz="0" w:space="0" w:color="auto"/>
      </w:divBdr>
    </w:div>
    <w:div w:id="406808319">
      <w:bodyDiv w:val="1"/>
      <w:marLeft w:val="0"/>
      <w:marRight w:val="0"/>
      <w:marTop w:val="0"/>
      <w:marBottom w:val="0"/>
      <w:divBdr>
        <w:top w:val="none" w:sz="0" w:space="0" w:color="auto"/>
        <w:left w:val="none" w:sz="0" w:space="0" w:color="auto"/>
        <w:bottom w:val="none" w:sz="0" w:space="0" w:color="auto"/>
        <w:right w:val="none" w:sz="0" w:space="0" w:color="auto"/>
      </w:divBdr>
    </w:div>
    <w:div w:id="406880009">
      <w:bodyDiv w:val="1"/>
      <w:marLeft w:val="0"/>
      <w:marRight w:val="0"/>
      <w:marTop w:val="0"/>
      <w:marBottom w:val="0"/>
      <w:divBdr>
        <w:top w:val="none" w:sz="0" w:space="0" w:color="auto"/>
        <w:left w:val="none" w:sz="0" w:space="0" w:color="auto"/>
        <w:bottom w:val="none" w:sz="0" w:space="0" w:color="auto"/>
        <w:right w:val="none" w:sz="0" w:space="0" w:color="auto"/>
      </w:divBdr>
    </w:div>
    <w:div w:id="406926859">
      <w:bodyDiv w:val="1"/>
      <w:marLeft w:val="0"/>
      <w:marRight w:val="0"/>
      <w:marTop w:val="0"/>
      <w:marBottom w:val="0"/>
      <w:divBdr>
        <w:top w:val="none" w:sz="0" w:space="0" w:color="auto"/>
        <w:left w:val="none" w:sz="0" w:space="0" w:color="auto"/>
        <w:bottom w:val="none" w:sz="0" w:space="0" w:color="auto"/>
        <w:right w:val="none" w:sz="0" w:space="0" w:color="auto"/>
      </w:divBdr>
    </w:div>
    <w:div w:id="406928404">
      <w:bodyDiv w:val="1"/>
      <w:marLeft w:val="0"/>
      <w:marRight w:val="0"/>
      <w:marTop w:val="0"/>
      <w:marBottom w:val="0"/>
      <w:divBdr>
        <w:top w:val="none" w:sz="0" w:space="0" w:color="auto"/>
        <w:left w:val="none" w:sz="0" w:space="0" w:color="auto"/>
        <w:bottom w:val="none" w:sz="0" w:space="0" w:color="auto"/>
        <w:right w:val="none" w:sz="0" w:space="0" w:color="auto"/>
      </w:divBdr>
    </w:div>
    <w:div w:id="407002571">
      <w:bodyDiv w:val="1"/>
      <w:marLeft w:val="0"/>
      <w:marRight w:val="0"/>
      <w:marTop w:val="0"/>
      <w:marBottom w:val="0"/>
      <w:divBdr>
        <w:top w:val="none" w:sz="0" w:space="0" w:color="auto"/>
        <w:left w:val="none" w:sz="0" w:space="0" w:color="auto"/>
        <w:bottom w:val="none" w:sz="0" w:space="0" w:color="auto"/>
        <w:right w:val="none" w:sz="0" w:space="0" w:color="auto"/>
      </w:divBdr>
    </w:div>
    <w:div w:id="407118570">
      <w:bodyDiv w:val="1"/>
      <w:marLeft w:val="0"/>
      <w:marRight w:val="0"/>
      <w:marTop w:val="0"/>
      <w:marBottom w:val="0"/>
      <w:divBdr>
        <w:top w:val="none" w:sz="0" w:space="0" w:color="auto"/>
        <w:left w:val="none" w:sz="0" w:space="0" w:color="auto"/>
        <w:bottom w:val="none" w:sz="0" w:space="0" w:color="auto"/>
        <w:right w:val="none" w:sz="0" w:space="0" w:color="auto"/>
      </w:divBdr>
    </w:div>
    <w:div w:id="407271186">
      <w:bodyDiv w:val="1"/>
      <w:marLeft w:val="0"/>
      <w:marRight w:val="0"/>
      <w:marTop w:val="0"/>
      <w:marBottom w:val="0"/>
      <w:divBdr>
        <w:top w:val="none" w:sz="0" w:space="0" w:color="auto"/>
        <w:left w:val="none" w:sz="0" w:space="0" w:color="auto"/>
        <w:bottom w:val="none" w:sz="0" w:space="0" w:color="auto"/>
        <w:right w:val="none" w:sz="0" w:space="0" w:color="auto"/>
      </w:divBdr>
    </w:div>
    <w:div w:id="407309647">
      <w:bodyDiv w:val="1"/>
      <w:marLeft w:val="0"/>
      <w:marRight w:val="0"/>
      <w:marTop w:val="0"/>
      <w:marBottom w:val="0"/>
      <w:divBdr>
        <w:top w:val="none" w:sz="0" w:space="0" w:color="auto"/>
        <w:left w:val="none" w:sz="0" w:space="0" w:color="auto"/>
        <w:bottom w:val="none" w:sz="0" w:space="0" w:color="auto"/>
        <w:right w:val="none" w:sz="0" w:space="0" w:color="auto"/>
      </w:divBdr>
    </w:div>
    <w:div w:id="407312955">
      <w:bodyDiv w:val="1"/>
      <w:marLeft w:val="0"/>
      <w:marRight w:val="0"/>
      <w:marTop w:val="0"/>
      <w:marBottom w:val="0"/>
      <w:divBdr>
        <w:top w:val="none" w:sz="0" w:space="0" w:color="auto"/>
        <w:left w:val="none" w:sz="0" w:space="0" w:color="auto"/>
        <w:bottom w:val="none" w:sz="0" w:space="0" w:color="auto"/>
        <w:right w:val="none" w:sz="0" w:space="0" w:color="auto"/>
      </w:divBdr>
    </w:div>
    <w:div w:id="407577456">
      <w:bodyDiv w:val="1"/>
      <w:marLeft w:val="0"/>
      <w:marRight w:val="0"/>
      <w:marTop w:val="0"/>
      <w:marBottom w:val="0"/>
      <w:divBdr>
        <w:top w:val="none" w:sz="0" w:space="0" w:color="auto"/>
        <w:left w:val="none" w:sz="0" w:space="0" w:color="auto"/>
        <w:bottom w:val="none" w:sz="0" w:space="0" w:color="auto"/>
        <w:right w:val="none" w:sz="0" w:space="0" w:color="auto"/>
      </w:divBdr>
    </w:div>
    <w:div w:id="407699664">
      <w:bodyDiv w:val="1"/>
      <w:marLeft w:val="0"/>
      <w:marRight w:val="0"/>
      <w:marTop w:val="0"/>
      <w:marBottom w:val="0"/>
      <w:divBdr>
        <w:top w:val="none" w:sz="0" w:space="0" w:color="auto"/>
        <w:left w:val="none" w:sz="0" w:space="0" w:color="auto"/>
        <w:bottom w:val="none" w:sz="0" w:space="0" w:color="auto"/>
        <w:right w:val="none" w:sz="0" w:space="0" w:color="auto"/>
      </w:divBdr>
    </w:div>
    <w:div w:id="408187134">
      <w:bodyDiv w:val="1"/>
      <w:marLeft w:val="0"/>
      <w:marRight w:val="0"/>
      <w:marTop w:val="0"/>
      <w:marBottom w:val="0"/>
      <w:divBdr>
        <w:top w:val="none" w:sz="0" w:space="0" w:color="auto"/>
        <w:left w:val="none" w:sz="0" w:space="0" w:color="auto"/>
        <w:bottom w:val="none" w:sz="0" w:space="0" w:color="auto"/>
        <w:right w:val="none" w:sz="0" w:space="0" w:color="auto"/>
      </w:divBdr>
    </w:div>
    <w:div w:id="408230766">
      <w:bodyDiv w:val="1"/>
      <w:marLeft w:val="0"/>
      <w:marRight w:val="0"/>
      <w:marTop w:val="0"/>
      <w:marBottom w:val="0"/>
      <w:divBdr>
        <w:top w:val="none" w:sz="0" w:space="0" w:color="auto"/>
        <w:left w:val="none" w:sz="0" w:space="0" w:color="auto"/>
        <w:bottom w:val="none" w:sz="0" w:space="0" w:color="auto"/>
        <w:right w:val="none" w:sz="0" w:space="0" w:color="auto"/>
      </w:divBdr>
    </w:div>
    <w:div w:id="409162156">
      <w:bodyDiv w:val="1"/>
      <w:marLeft w:val="0"/>
      <w:marRight w:val="0"/>
      <w:marTop w:val="0"/>
      <w:marBottom w:val="0"/>
      <w:divBdr>
        <w:top w:val="none" w:sz="0" w:space="0" w:color="auto"/>
        <w:left w:val="none" w:sz="0" w:space="0" w:color="auto"/>
        <w:bottom w:val="none" w:sz="0" w:space="0" w:color="auto"/>
        <w:right w:val="none" w:sz="0" w:space="0" w:color="auto"/>
      </w:divBdr>
    </w:div>
    <w:div w:id="409470503">
      <w:bodyDiv w:val="1"/>
      <w:marLeft w:val="0"/>
      <w:marRight w:val="0"/>
      <w:marTop w:val="0"/>
      <w:marBottom w:val="0"/>
      <w:divBdr>
        <w:top w:val="none" w:sz="0" w:space="0" w:color="auto"/>
        <w:left w:val="none" w:sz="0" w:space="0" w:color="auto"/>
        <w:bottom w:val="none" w:sz="0" w:space="0" w:color="auto"/>
        <w:right w:val="none" w:sz="0" w:space="0" w:color="auto"/>
      </w:divBdr>
    </w:div>
    <w:div w:id="409817841">
      <w:bodyDiv w:val="1"/>
      <w:marLeft w:val="0"/>
      <w:marRight w:val="0"/>
      <w:marTop w:val="0"/>
      <w:marBottom w:val="0"/>
      <w:divBdr>
        <w:top w:val="none" w:sz="0" w:space="0" w:color="auto"/>
        <w:left w:val="none" w:sz="0" w:space="0" w:color="auto"/>
        <w:bottom w:val="none" w:sz="0" w:space="0" w:color="auto"/>
        <w:right w:val="none" w:sz="0" w:space="0" w:color="auto"/>
      </w:divBdr>
    </w:div>
    <w:div w:id="410125001">
      <w:bodyDiv w:val="1"/>
      <w:marLeft w:val="0"/>
      <w:marRight w:val="0"/>
      <w:marTop w:val="0"/>
      <w:marBottom w:val="0"/>
      <w:divBdr>
        <w:top w:val="none" w:sz="0" w:space="0" w:color="auto"/>
        <w:left w:val="none" w:sz="0" w:space="0" w:color="auto"/>
        <w:bottom w:val="none" w:sz="0" w:space="0" w:color="auto"/>
        <w:right w:val="none" w:sz="0" w:space="0" w:color="auto"/>
      </w:divBdr>
    </w:div>
    <w:div w:id="410351493">
      <w:bodyDiv w:val="1"/>
      <w:marLeft w:val="0"/>
      <w:marRight w:val="0"/>
      <w:marTop w:val="0"/>
      <w:marBottom w:val="0"/>
      <w:divBdr>
        <w:top w:val="none" w:sz="0" w:space="0" w:color="auto"/>
        <w:left w:val="none" w:sz="0" w:space="0" w:color="auto"/>
        <w:bottom w:val="none" w:sz="0" w:space="0" w:color="auto"/>
        <w:right w:val="none" w:sz="0" w:space="0" w:color="auto"/>
      </w:divBdr>
    </w:div>
    <w:div w:id="410930105">
      <w:bodyDiv w:val="1"/>
      <w:marLeft w:val="0"/>
      <w:marRight w:val="0"/>
      <w:marTop w:val="0"/>
      <w:marBottom w:val="0"/>
      <w:divBdr>
        <w:top w:val="none" w:sz="0" w:space="0" w:color="auto"/>
        <w:left w:val="none" w:sz="0" w:space="0" w:color="auto"/>
        <w:bottom w:val="none" w:sz="0" w:space="0" w:color="auto"/>
        <w:right w:val="none" w:sz="0" w:space="0" w:color="auto"/>
      </w:divBdr>
    </w:div>
    <w:div w:id="411242732">
      <w:bodyDiv w:val="1"/>
      <w:marLeft w:val="0"/>
      <w:marRight w:val="0"/>
      <w:marTop w:val="0"/>
      <w:marBottom w:val="0"/>
      <w:divBdr>
        <w:top w:val="none" w:sz="0" w:space="0" w:color="auto"/>
        <w:left w:val="none" w:sz="0" w:space="0" w:color="auto"/>
        <w:bottom w:val="none" w:sz="0" w:space="0" w:color="auto"/>
        <w:right w:val="none" w:sz="0" w:space="0" w:color="auto"/>
      </w:divBdr>
    </w:div>
    <w:div w:id="411244439">
      <w:bodyDiv w:val="1"/>
      <w:marLeft w:val="0"/>
      <w:marRight w:val="0"/>
      <w:marTop w:val="0"/>
      <w:marBottom w:val="0"/>
      <w:divBdr>
        <w:top w:val="none" w:sz="0" w:space="0" w:color="auto"/>
        <w:left w:val="none" w:sz="0" w:space="0" w:color="auto"/>
        <w:bottom w:val="none" w:sz="0" w:space="0" w:color="auto"/>
        <w:right w:val="none" w:sz="0" w:space="0" w:color="auto"/>
      </w:divBdr>
    </w:div>
    <w:div w:id="411585984">
      <w:bodyDiv w:val="1"/>
      <w:marLeft w:val="0"/>
      <w:marRight w:val="0"/>
      <w:marTop w:val="0"/>
      <w:marBottom w:val="0"/>
      <w:divBdr>
        <w:top w:val="none" w:sz="0" w:space="0" w:color="auto"/>
        <w:left w:val="none" w:sz="0" w:space="0" w:color="auto"/>
        <w:bottom w:val="none" w:sz="0" w:space="0" w:color="auto"/>
        <w:right w:val="none" w:sz="0" w:space="0" w:color="auto"/>
      </w:divBdr>
    </w:div>
    <w:div w:id="411704562">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
    <w:div w:id="411894742">
      <w:bodyDiv w:val="1"/>
      <w:marLeft w:val="0"/>
      <w:marRight w:val="0"/>
      <w:marTop w:val="0"/>
      <w:marBottom w:val="0"/>
      <w:divBdr>
        <w:top w:val="none" w:sz="0" w:space="0" w:color="auto"/>
        <w:left w:val="none" w:sz="0" w:space="0" w:color="auto"/>
        <w:bottom w:val="none" w:sz="0" w:space="0" w:color="auto"/>
        <w:right w:val="none" w:sz="0" w:space="0" w:color="auto"/>
      </w:divBdr>
    </w:div>
    <w:div w:id="412363925">
      <w:bodyDiv w:val="1"/>
      <w:marLeft w:val="0"/>
      <w:marRight w:val="0"/>
      <w:marTop w:val="0"/>
      <w:marBottom w:val="0"/>
      <w:divBdr>
        <w:top w:val="none" w:sz="0" w:space="0" w:color="auto"/>
        <w:left w:val="none" w:sz="0" w:space="0" w:color="auto"/>
        <w:bottom w:val="none" w:sz="0" w:space="0" w:color="auto"/>
        <w:right w:val="none" w:sz="0" w:space="0" w:color="auto"/>
      </w:divBdr>
    </w:div>
    <w:div w:id="412749503">
      <w:bodyDiv w:val="1"/>
      <w:marLeft w:val="0"/>
      <w:marRight w:val="0"/>
      <w:marTop w:val="0"/>
      <w:marBottom w:val="0"/>
      <w:divBdr>
        <w:top w:val="none" w:sz="0" w:space="0" w:color="auto"/>
        <w:left w:val="none" w:sz="0" w:space="0" w:color="auto"/>
        <w:bottom w:val="none" w:sz="0" w:space="0" w:color="auto"/>
        <w:right w:val="none" w:sz="0" w:space="0" w:color="auto"/>
      </w:divBdr>
    </w:div>
    <w:div w:id="412968761">
      <w:bodyDiv w:val="1"/>
      <w:marLeft w:val="0"/>
      <w:marRight w:val="0"/>
      <w:marTop w:val="0"/>
      <w:marBottom w:val="0"/>
      <w:divBdr>
        <w:top w:val="none" w:sz="0" w:space="0" w:color="auto"/>
        <w:left w:val="none" w:sz="0" w:space="0" w:color="auto"/>
        <w:bottom w:val="none" w:sz="0" w:space="0" w:color="auto"/>
        <w:right w:val="none" w:sz="0" w:space="0" w:color="auto"/>
      </w:divBdr>
    </w:div>
    <w:div w:id="413010100">
      <w:bodyDiv w:val="1"/>
      <w:marLeft w:val="0"/>
      <w:marRight w:val="0"/>
      <w:marTop w:val="0"/>
      <w:marBottom w:val="0"/>
      <w:divBdr>
        <w:top w:val="none" w:sz="0" w:space="0" w:color="auto"/>
        <w:left w:val="none" w:sz="0" w:space="0" w:color="auto"/>
        <w:bottom w:val="none" w:sz="0" w:space="0" w:color="auto"/>
        <w:right w:val="none" w:sz="0" w:space="0" w:color="auto"/>
      </w:divBdr>
    </w:div>
    <w:div w:id="413093643">
      <w:bodyDiv w:val="1"/>
      <w:marLeft w:val="0"/>
      <w:marRight w:val="0"/>
      <w:marTop w:val="0"/>
      <w:marBottom w:val="0"/>
      <w:divBdr>
        <w:top w:val="none" w:sz="0" w:space="0" w:color="auto"/>
        <w:left w:val="none" w:sz="0" w:space="0" w:color="auto"/>
        <w:bottom w:val="none" w:sz="0" w:space="0" w:color="auto"/>
        <w:right w:val="none" w:sz="0" w:space="0" w:color="auto"/>
      </w:divBdr>
    </w:div>
    <w:div w:id="414209813">
      <w:bodyDiv w:val="1"/>
      <w:marLeft w:val="0"/>
      <w:marRight w:val="0"/>
      <w:marTop w:val="0"/>
      <w:marBottom w:val="0"/>
      <w:divBdr>
        <w:top w:val="none" w:sz="0" w:space="0" w:color="auto"/>
        <w:left w:val="none" w:sz="0" w:space="0" w:color="auto"/>
        <w:bottom w:val="none" w:sz="0" w:space="0" w:color="auto"/>
        <w:right w:val="none" w:sz="0" w:space="0" w:color="auto"/>
      </w:divBdr>
    </w:div>
    <w:div w:id="414284236">
      <w:bodyDiv w:val="1"/>
      <w:marLeft w:val="0"/>
      <w:marRight w:val="0"/>
      <w:marTop w:val="0"/>
      <w:marBottom w:val="0"/>
      <w:divBdr>
        <w:top w:val="none" w:sz="0" w:space="0" w:color="auto"/>
        <w:left w:val="none" w:sz="0" w:space="0" w:color="auto"/>
        <w:bottom w:val="none" w:sz="0" w:space="0" w:color="auto"/>
        <w:right w:val="none" w:sz="0" w:space="0" w:color="auto"/>
      </w:divBdr>
    </w:div>
    <w:div w:id="414397387">
      <w:bodyDiv w:val="1"/>
      <w:marLeft w:val="0"/>
      <w:marRight w:val="0"/>
      <w:marTop w:val="0"/>
      <w:marBottom w:val="0"/>
      <w:divBdr>
        <w:top w:val="none" w:sz="0" w:space="0" w:color="auto"/>
        <w:left w:val="none" w:sz="0" w:space="0" w:color="auto"/>
        <w:bottom w:val="none" w:sz="0" w:space="0" w:color="auto"/>
        <w:right w:val="none" w:sz="0" w:space="0" w:color="auto"/>
      </w:divBdr>
    </w:div>
    <w:div w:id="414480272">
      <w:bodyDiv w:val="1"/>
      <w:marLeft w:val="0"/>
      <w:marRight w:val="0"/>
      <w:marTop w:val="0"/>
      <w:marBottom w:val="0"/>
      <w:divBdr>
        <w:top w:val="none" w:sz="0" w:space="0" w:color="auto"/>
        <w:left w:val="none" w:sz="0" w:space="0" w:color="auto"/>
        <w:bottom w:val="none" w:sz="0" w:space="0" w:color="auto"/>
        <w:right w:val="none" w:sz="0" w:space="0" w:color="auto"/>
      </w:divBdr>
    </w:div>
    <w:div w:id="414976713">
      <w:bodyDiv w:val="1"/>
      <w:marLeft w:val="0"/>
      <w:marRight w:val="0"/>
      <w:marTop w:val="0"/>
      <w:marBottom w:val="0"/>
      <w:divBdr>
        <w:top w:val="none" w:sz="0" w:space="0" w:color="auto"/>
        <w:left w:val="none" w:sz="0" w:space="0" w:color="auto"/>
        <w:bottom w:val="none" w:sz="0" w:space="0" w:color="auto"/>
        <w:right w:val="none" w:sz="0" w:space="0" w:color="auto"/>
      </w:divBdr>
    </w:div>
    <w:div w:id="415171414">
      <w:bodyDiv w:val="1"/>
      <w:marLeft w:val="0"/>
      <w:marRight w:val="0"/>
      <w:marTop w:val="0"/>
      <w:marBottom w:val="0"/>
      <w:divBdr>
        <w:top w:val="none" w:sz="0" w:space="0" w:color="auto"/>
        <w:left w:val="none" w:sz="0" w:space="0" w:color="auto"/>
        <w:bottom w:val="none" w:sz="0" w:space="0" w:color="auto"/>
        <w:right w:val="none" w:sz="0" w:space="0" w:color="auto"/>
      </w:divBdr>
    </w:div>
    <w:div w:id="415174744">
      <w:bodyDiv w:val="1"/>
      <w:marLeft w:val="0"/>
      <w:marRight w:val="0"/>
      <w:marTop w:val="0"/>
      <w:marBottom w:val="0"/>
      <w:divBdr>
        <w:top w:val="none" w:sz="0" w:space="0" w:color="auto"/>
        <w:left w:val="none" w:sz="0" w:space="0" w:color="auto"/>
        <w:bottom w:val="none" w:sz="0" w:space="0" w:color="auto"/>
        <w:right w:val="none" w:sz="0" w:space="0" w:color="auto"/>
      </w:divBdr>
    </w:div>
    <w:div w:id="415857038">
      <w:bodyDiv w:val="1"/>
      <w:marLeft w:val="0"/>
      <w:marRight w:val="0"/>
      <w:marTop w:val="0"/>
      <w:marBottom w:val="0"/>
      <w:divBdr>
        <w:top w:val="none" w:sz="0" w:space="0" w:color="auto"/>
        <w:left w:val="none" w:sz="0" w:space="0" w:color="auto"/>
        <w:bottom w:val="none" w:sz="0" w:space="0" w:color="auto"/>
        <w:right w:val="none" w:sz="0" w:space="0" w:color="auto"/>
      </w:divBdr>
    </w:div>
    <w:div w:id="416054142">
      <w:bodyDiv w:val="1"/>
      <w:marLeft w:val="0"/>
      <w:marRight w:val="0"/>
      <w:marTop w:val="0"/>
      <w:marBottom w:val="0"/>
      <w:divBdr>
        <w:top w:val="none" w:sz="0" w:space="0" w:color="auto"/>
        <w:left w:val="none" w:sz="0" w:space="0" w:color="auto"/>
        <w:bottom w:val="none" w:sz="0" w:space="0" w:color="auto"/>
        <w:right w:val="none" w:sz="0" w:space="0" w:color="auto"/>
      </w:divBdr>
    </w:div>
    <w:div w:id="416250811">
      <w:bodyDiv w:val="1"/>
      <w:marLeft w:val="0"/>
      <w:marRight w:val="0"/>
      <w:marTop w:val="0"/>
      <w:marBottom w:val="0"/>
      <w:divBdr>
        <w:top w:val="none" w:sz="0" w:space="0" w:color="auto"/>
        <w:left w:val="none" w:sz="0" w:space="0" w:color="auto"/>
        <w:bottom w:val="none" w:sz="0" w:space="0" w:color="auto"/>
        <w:right w:val="none" w:sz="0" w:space="0" w:color="auto"/>
      </w:divBdr>
    </w:div>
    <w:div w:id="416292656">
      <w:bodyDiv w:val="1"/>
      <w:marLeft w:val="0"/>
      <w:marRight w:val="0"/>
      <w:marTop w:val="0"/>
      <w:marBottom w:val="0"/>
      <w:divBdr>
        <w:top w:val="none" w:sz="0" w:space="0" w:color="auto"/>
        <w:left w:val="none" w:sz="0" w:space="0" w:color="auto"/>
        <w:bottom w:val="none" w:sz="0" w:space="0" w:color="auto"/>
        <w:right w:val="none" w:sz="0" w:space="0" w:color="auto"/>
      </w:divBdr>
    </w:div>
    <w:div w:id="416706807">
      <w:bodyDiv w:val="1"/>
      <w:marLeft w:val="0"/>
      <w:marRight w:val="0"/>
      <w:marTop w:val="0"/>
      <w:marBottom w:val="0"/>
      <w:divBdr>
        <w:top w:val="none" w:sz="0" w:space="0" w:color="auto"/>
        <w:left w:val="none" w:sz="0" w:space="0" w:color="auto"/>
        <w:bottom w:val="none" w:sz="0" w:space="0" w:color="auto"/>
        <w:right w:val="none" w:sz="0" w:space="0" w:color="auto"/>
      </w:divBdr>
    </w:div>
    <w:div w:id="417677054">
      <w:bodyDiv w:val="1"/>
      <w:marLeft w:val="0"/>
      <w:marRight w:val="0"/>
      <w:marTop w:val="0"/>
      <w:marBottom w:val="0"/>
      <w:divBdr>
        <w:top w:val="none" w:sz="0" w:space="0" w:color="auto"/>
        <w:left w:val="none" w:sz="0" w:space="0" w:color="auto"/>
        <w:bottom w:val="none" w:sz="0" w:space="0" w:color="auto"/>
        <w:right w:val="none" w:sz="0" w:space="0" w:color="auto"/>
      </w:divBdr>
    </w:div>
    <w:div w:id="417823856">
      <w:bodyDiv w:val="1"/>
      <w:marLeft w:val="0"/>
      <w:marRight w:val="0"/>
      <w:marTop w:val="0"/>
      <w:marBottom w:val="0"/>
      <w:divBdr>
        <w:top w:val="none" w:sz="0" w:space="0" w:color="auto"/>
        <w:left w:val="none" w:sz="0" w:space="0" w:color="auto"/>
        <w:bottom w:val="none" w:sz="0" w:space="0" w:color="auto"/>
        <w:right w:val="none" w:sz="0" w:space="0" w:color="auto"/>
      </w:divBdr>
    </w:div>
    <w:div w:id="418450270">
      <w:bodyDiv w:val="1"/>
      <w:marLeft w:val="0"/>
      <w:marRight w:val="0"/>
      <w:marTop w:val="0"/>
      <w:marBottom w:val="0"/>
      <w:divBdr>
        <w:top w:val="none" w:sz="0" w:space="0" w:color="auto"/>
        <w:left w:val="none" w:sz="0" w:space="0" w:color="auto"/>
        <w:bottom w:val="none" w:sz="0" w:space="0" w:color="auto"/>
        <w:right w:val="none" w:sz="0" w:space="0" w:color="auto"/>
      </w:divBdr>
    </w:div>
    <w:div w:id="418478915">
      <w:bodyDiv w:val="1"/>
      <w:marLeft w:val="0"/>
      <w:marRight w:val="0"/>
      <w:marTop w:val="0"/>
      <w:marBottom w:val="0"/>
      <w:divBdr>
        <w:top w:val="none" w:sz="0" w:space="0" w:color="auto"/>
        <w:left w:val="none" w:sz="0" w:space="0" w:color="auto"/>
        <w:bottom w:val="none" w:sz="0" w:space="0" w:color="auto"/>
        <w:right w:val="none" w:sz="0" w:space="0" w:color="auto"/>
      </w:divBdr>
    </w:div>
    <w:div w:id="418647621">
      <w:bodyDiv w:val="1"/>
      <w:marLeft w:val="0"/>
      <w:marRight w:val="0"/>
      <w:marTop w:val="0"/>
      <w:marBottom w:val="0"/>
      <w:divBdr>
        <w:top w:val="none" w:sz="0" w:space="0" w:color="auto"/>
        <w:left w:val="none" w:sz="0" w:space="0" w:color="auto"/>
        <w:bottom w:val="none" w:sz="0" w:space="0" w:color="auto"/>
        <w:right w:val="none" w:sz="0" w:space="0" w:color="auto"/>
      </w:divBdr>
    </w:div>
    <w:div w:id="418799126">
      <w:bodyDiv w:val="1"/>
      <w:marLeft w:val="0"/>
      <w:marRight w:val="0"/>
      <w:marTop w:val="0"/>
      <w:marBottom w:val="0"/>
      <w:divBdr>
        <w:top w:val="none" w:sz="0" w:space="0" w:color="auto"/>
        <w:left w:val="none" w:sz="0" w:space="0" w:color="auto"/>
        <w:bottom w:val="none" w:sz="0" w:space="0" w:color="auto"/>
        <w:right w:val="none" w:sz="0" w:space="0" w:color="auto"/>
      </w:divBdr>
    </w:div>
    <w:div w:id="418865382">
      <w:bodyDiv w:val="1"/>
      <w:marLeft w:val="0"/>
      <w:marRight w:val="0"/>
      <w:marTop w:val="0"/>
      <w:marBottom w:val="0"/>
      <w:divBdr>
        <w:top w:val="none" w:sz="0" w:space="0" w:color="auto"/>
        <w:left w:val="none" w:sz="0" w:space="0" w:color="auto"/>
        <w:bottom w:val="none" w:sz="0" w:space="0" w:color="auto"/>
        <w:right w:val="none" w:sz="0" w:space="0" w:color="auto"/>
      </w:divBdr>
    </w:div>
    <w:div w:id="418983754">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759197">
      <w:bodyDiv w:val="1"/>
      <w:marLeft w:val="0"/>
      <w:marRight w:val="0"/>
      <w:marTop w:val="0"/>
      <w:marBottom w:val="0"/>
      <w:divBdr>
        <w:top w:val="none" w:sz="0" w:space="0" w:color="auto"/>
        <w:left w:val="none" w:sz="0" w:space="0" w:color="auto"/>
        <w:bottom w:val="none" w:sz="0" w:space="0" w:color="auto"/>
        <w:right w:val="none" w:sz="0" w:space="0" w:color="auto"/>
      </w:divBdr>
    </w:div>
    <w:div w:id="420302559">
      <w:bodyDiv w:val="1"/>
      <w:marLeft w:val="0"/>
      <w:marRight w:val="0"/>
      <w:marTop w:val="0"/>
      <w:marBottom w:val="0"/>
      <w:divBdr>
        <w:top w:val="none" w:sz="0" w:space="0" w:color="auto"/>
        <w:left w:val="none" w:sz="0" w:space="0" w:color="auto"/>
        <w:bottom w:val="none" w:sz="0" w:space="0" w:color="auto"/>
        <w:right w:val="none" w:sz="0" w:space="0" w:color="auto"/>
      </w:divBdr>
    </w:div>
    <w:div w:id="420638470">
      <w:bodyDiv w:val="1"/>
      <w:marLeft w:val="0"/>
      <w:marRight w:val="0"/>
      <w:marTop w:val="0"/>
      <w:marBottom w:val="0"/>
      <w:divBdr>
        <w:top w:val="none" w:sz="0" w:space="0" w:color="auto"/>
        <w:left w:val="none" w:sz="0" w:space="0" w:color="auto"/>
        <w:bottom w:val="none" w:sz="0" w:space="0" w:color="auto"/>
        <w:right w:val="none" w:sz="0" w:space="0" w:color="auto"/>
      </w:divBdr>
    </w:div>
    <w:div w:id="420950993">
      <w:bodyDiv w:val="1"/>
      <w:marLeft w:val="0"/>
      <w:marRight w:val="0"/>
      <w:marTop w:val="0"/>
      <w:marBottom w:val="0"/>
      <w:divBdr>
        <w:top w:val="none" w:sz="0" w:space="0" w:color="auto"/>
        <w:left w:val="none" w:sz="0" w:space="0" w:color="auto"/>
        <w:bottom w:val="none" w:sz="0" w:space="0" w:color="auto"/>
        <w:right w:val="none" w:sz="0" w:space="0" w:color="auto"/>
      </w:divBdr>
    </w:div>
    <w:div w:id="421073843">
      <w:bodyDiv w:val="1"/>
      <w:marLeft w:val="0"/>
      <w:marRight w:val="0"/>
      <w:marTop w:val="0"/>
      <w:marBottom w:val="0"/>
      <w:divBdr>
        <w:top w:val="none" w:sz="0" w:space="0" w:color="auto"/>
        <w:left w:val="none" w:sz="0" w:space="0" w:color="auto"/>
        <w:bottom w:val="none" w:sz="0" w:space="0" w:color="auto"/>
        <w:right w:val="none" w:sz="0" w:space="0" w:color="auto"/>
      </w:divBdr>
    </w:div>
    <w:div w:id="421145322">
      <w:bodyDiv w:val="1"/>
      <w:marLeft w:val="0"/>
      <w:marRight w:val="0"/>
      <w:marTop w:val="0"/>
      <w:marBottom w:val="0"/>
      <w:divBdr>
        <w:top w:val="none" w:sz="0" w:space="0" w:color="auto"/>
        <w:left w:val="none" w:sz="0" w:space="0" w:color="auto"/>
        <w:bottom w:val="none" w:sz="0" w:space="0" w:color="auto"/>
        <w:right w:val="none" w:sz="0" w:space="0" w:color="auto"/>
      </w:divBdr>
    </w:div>
    <w:div w:id="421217746">
      <w:bodyDiv w:val="1"/>
      <w:marLeft w:val="0"/>
      <w:marRight w:val="0"/>
      <w:marTop w:val="0"/>
      <w:marBottom w:val="0"/>
      <w:divBdr>
        <w:top w:val="none" w:sz="0" w:space="0" w:color="auto"/>
        <w:left w:val="none" w:sz="0" w:space="0" w:color="auto"/>
        <w:bottom w:val="none" w:sz="0" w:space="0" w:color="auto"/>
        <w:right w:val="none" w:sz="0" w:space="0" w:color="auto"/>
      </w:divBdr>
    </w:div>
    <w:div w:id="421799305">
      <w:bodyDiv w:val="1"/>
      <w:marLeft w:val="0"/>
      <w:marRight w:val="0"/>
      <w:marTop w:val="0"/>
      <w:marBottom w:val="0"/>
      <w:divBdr>
        <w:top w:val="none" w:sz="0" w:space="0" w:color="auto"/>
        <w:left w:val="none" w:sz="0" w:space="0" w:color="auto"/>
        <w:bottom w:val="none" w:sz="0" w:space="0" w:color="auto"/>
        <w:right w:val="none" w:sz="0" w:space="0" w:color="auto"/>
      </w:divBdr>
    </w:div>
    <w:div w:id="422772776">
      <w:bodyDiv w:val="1"/>
      <w:marLeft w:val="0"/>
      <w:marRight w:val="0"/>
      <w:marTop w:val="0"/>
      <w:marBottom w:val="0"/>
      <w:divBdr>
        <w:top w:val="none" w:sz="0" w:space="0" w:color="auto"/>
        <w:left w:val="none" w:sz="0" w:space="0" w:color="auto"/>
        <w:bottom w:val="none" w:sz="0" w:space="0" w:color="auto"/>
        <w:right w:val="none" w:sz="0" w:space="0" w:color="auto"/>
      </w:divBdr>
    </w:div>
    <w:div w:id="422995133">
      <w:bodyDiv w:val="1"/>
      <w:marLeft w:val="0"/>
      <w:marRight w:val="0"/>
      <w:marTop w:val="0"/>
      <w:marBottom w:val="0"/>
      <w:divBdr>
        <w:top w:val="none" w:sz="0" w:space="0" w:color="auto"/>
        <w:left w:val="none" w:sz="0" w:space="0" w:color="auto"/>
        <w:bottom w:val="none" w:sz="0" w:space="0" w:color="auto"/>
        <w:right w:val="none" w:sz="0" w:space="0" w:color="auto"/>
      </w:divBdr>
    </w:div>
    <w:div w:id="423040658">
      <w:bodyDiv w:val="1"/>
      <w:marLeft w:val="0"/>
      <w:marRight w:val="0"/>
      <w:marTop w:val="0"/>
      <w:marBottom w:val="0"/>
      <w:divBdr>
        <w:top w:val="none" w:sz="0" w:space="0" w:color="auto"/>
        <w:left w:val="none" w:sz="0" w:space="0" w:color="auto"/>
        <w:bottom w:val="none" w:sz="0" w:space="0" w:color="auto"/>
        <w:right w:val="none" w:sz="0" w:space="0" w:color="auto"/>
      </w:divBdr>
    </w:div>
    <w:div w:id="423499688">
      <w:bodyDiv w:val="1"/>
      <w:marLeft w:val="0"/>
      <w:marRight w:val="0"/>
      <w:marTop w:val="0"/>
      <w:marBottom w:val="0"/>
      <w:divBdr>
        <w:top w:val="none" w:sz="0" w:space="0" w:color="auto"/>
        <w:left w:val="none" w:sz="0" w:space="0" w:color="auto"/>
        <w:bottom w:val="none" w:sz="0" w:space="0" w:color="auto"/>
        <w:right w:val="none" w:sz="0" w:space="0" w:color="auto"/>
      </w:divBdr>
    </w:div>
    <w:div w:id="424807180">
      <w:bodyDiv w:val="1"/>
      <w:marLeft w:val="0"/>
      <w:marRight w:val="0"/>
      <w:marTop w:val="0"/>
      <w:marBottom w:val="0"/>
      <w:divBdr>
        <w:top w:val="none" w:sz="0" w:space="0" w:color="auto"/>
        <w:left w:val="none" w:sz="0" w:space="0" w:color="auto"/>
        <w:bottom w:val="none" w:sz="0" w:space="0" w:color="auto"/>
        <w:right w:val="none" w:sz="0" w:space="0" w:color="auto"/>
      </w:divBdr>
    </w:div>
    <w:div w:id="424809481">
      <w:bodyDiv w:val="1"/>
      <w:marLeft w:val="0"/>
      <w:marRight w:val="0"/>
      <w:marTop w:val="0"/>
      <w:marBottom w:val="0"/>
      <w:divBdr>
        <w:top w:val="none" w:sz="0" w:space="0" w:color="auto"/>
        <w:left w:val="none" w:sz="0" w:space="0" w:color="auto"/>
        <w:bottom w:val="none" w:sz="0" w:space="0" w:color="auto"/>
        <w:right w:val="none" w:sz="0" w:space="0" w:color="auto"/>
      </w:divBdr>
    </w:div>
    <w:div w:id="425346018">
      <w:bodyDiv w:val="1"/>
      <w:marLeft w:val="0"/>
      <w:marRight w:val="0"/>
      <w:marTop w:val="0"/>
      <w:marBottom w:val="0"/>
      <w:divBdr>
        <w:top w:val="none" w:sz="0" w:space="0" w:color="auto"/>
        <w:left w:val="none" w:sz="0" w:space="0" w:color="auto"/>
        <w:bottom w:val="none" w:sz="0" w:space="0" w:color="auto"/>
        <w:right w:val="none" w:sz="0" w:space="0" w:color="auto"/>
      </w:divBdr>
    </w:div>
    <w:div w:id="425460447">
      <w:bodyDiv w:val="1"/>
      <w:marLeft w:val="0"/>
      <w:marRight w:val="0"/>
      <w:marTop w:val="0"/>
      <w:marBottom w:val="0"/>
      <w:divBdr>
        <w:top w:val="none" w:sz="0" w:space="0" w:color="auto"/>
        <w:left w:val="none" w:sz="0" w:space="0" w:color="auto"/>
        <w:bottom w:val="none" w:sz="0" w:space="0" w:color="auto"/>
        <w:right w:val="none" w:sz="0" w:space="0" w:color="auto"/>
      </w:divBdr>
    </w:div>
    <w:div w:id="426386692">
      <w:bodyDiv w:val="1"/>
      <w:marLeft w:val="0"/>
      <w:marRight w:val="0"/>
      <w:marTop w:val="0"/>
      <w:marBottom w:val="0"/>
      <w:divBdr>
        <w:top w:val="none" w:sz="0" w:space="0" w:color="auto"/>
        <w:left w:val="none" w:sz="0" w:space="0" w:color="auto"/>
        <w:bottom w:val="none" w:sz="0" w:space="0" w:color="auto"/>
        <w:right w:val="none" w:sz="0" w:space="0" w:color="auto"/>
      </w:divBdr>
    </w:div>
    <w:div w:id="426968822">
      <w:bodyDiv w:val="1"/>
      <w:marLeft w:val="0"/>
      <w:marRight w:val="0"/>
      <w:marTop w:val="0"/>
      <w:marBottom w:val="0"/>
      <w:divBdr>
        <w:top w:val="none" w:sz="0" w:space="0" w:color="auto"/>
        <w:left w:val="none" w:sz="0" w:space="0" w:color="auto"/>
        <w:bottom w:val="none" w:sz="0" w:space="0" w:color="auto"/>
        <w:right w:val="none" w:sz="0" w:space="0" w:color="auto"/>
      </w:divBdr>
    </w:div>
    <w:div w:id="427426688">
      <w:bodyDiv w:val="1"/>
      <w:marLeft w:val="0"/>
      <w:marRight w:val="0"/>
      <w:marTop w:val="0"/>
      <w:marBottom w:val="0"/>
      <w:divBdr>
        <w:top w:val="none" w:sz="0" w:space="0" w:color="auto"/>
        <w:left w:val="none" w:sz="0" w:space="0" w:color="auto"/>
        <w:bottom w:val="none" w:sz="0" w:space="0" w:color="auto"/>
        <w:right w:val="none" w:sz="0" w:space="0" w:color="auto"/>
      </w:divBdr>
    </w:div>
    <w:div w:id="427966292">
      <w:bodyDiv w:val="1"/>
      <w:marLeft w:val="0"/>
      <w:marRight w:val="0"/>
      <w:marTop w:val="0"/>
      <w:marBottom w:val="0"/>
      <w:divBdr>
        <w:top w:val="none" w:sz="0" w:space="0" w:color="auto"/>
        <w:left w:val="none" w:sz="0" w:space="0" w:color="auto"/>
        <w:bottom w:val="none" w:sz="0" w:space="0" w:color="auto"/>
        <w:right w:val="none" w:sz="0" w:space="0" w:color="auto"/>
      </w:divBdr>
    </w:div>
    <w:div w:id="428237688">
      <w:bodyDiv w:val="1"/>
      <w:marLeft w:val="0"/>
      <w:marRight w:val="0"/>
      <w:marTop w:val="0"/>
      <w:marBottom w:val="0"/>
      <w:divBdr>
        <w:top w:val="none" w:sz="0" w:space="0" w:color="auto"/>
        <w:left w:val="none" w:sz="0" w:space="0" w:color="auto"/>
        <w:bottom w:val="none" w:sz="0" w:space="0" w:color="auto"/>
        <w:right w:val="none" w:sz="0" w:space="0" w:color="auto"/>
      </w:divBdr>
    </w:div>
    <w:div w:id="429468086">
      <w:bodyDiv w:val="1"/>
      <w:marLeft w:val="0"/>
      <w:marRight w:val="0"/>
      <w:marTop w:val="0"/>
      <w:marBottom w:val="0"/>
      <w:divBdr>
        <w:top w:val="none" w:sz="0" w:space="0" w:color="auto"/>
        <w:left w:val="none" w:sz="0" w:space="0" w:color="auto"/>
        <w:bottom w:val="none" w:sz="0" w:space="0" w:color="auto"/>
        <w:right w:val="none" w:sz="0" w:space="0" w:color="auto"/>
      </w:divBdr>
    </w:div>
    <w:div w:id="430051987">
      <w:bodyDiv w:val="1"/>
      <w:marLeft w:val="0"/>
      <w:marRight w:val="0"/>
      <w:marTop w:val="0"/>
      <w:marBottom w:val="0"/>
      <w:divBdr>
        <w:top w:val="none" w:sz="0" w:space="0" w:color="auto"/>
        <w:left w:val="none" w:sz="0" w:space="0" w:color="auto"/>
        <w:bottom w:val="none" w:sz="0" w:space="0" w:color="auto"/>
        <w:right w:val="none" w:sz="0" w:space="0" w:color="auto"/>
      </w:divBdr>
    </w:div>
    <w:div w:id="430323663">
      <w:bodyDiv w:val="1"/>
      <w:marLeft w:val="0"/>
      <w:marRight w:val="0"/>
      <w:marTop w:val="0"/>
      <w:marBottom w:val="0"/>
      <w:divBdr>
        <w:top w:val="none" w:sz="0" w:space="0" w:color="auto"/>
        <w:left w:val="none" w:sz="0" w:space="0" w:color="auto"/>
        <w:bottom w:val="none" w:sz="0" w:space="0" w:color="auto"/>
        <w:right w:val="none" w:sz="0" w:space="0" w:color="auto"/>
      </w:divBdr>
    </w:div>
    <w:div w:id="430669035">
      <w:bodyDiv w:val="1"/>
      <w:marLeft w:val="0"/>
      <w:marRight w:val="0"/>
      <w:marTop w:val="0"/>
      <w:marBottom w:val="0"/>
      <w:divBdr>
        <w:top w:val="none" w:sz="0" w:space="0" w:color="auto"/>
        <w:left w:val="none" w:sz="0" w:space="0" w:color="auto"/>
        <w:bottom w:val="none" w:sz="0" w:space="0" w:color="auto"/>
        <w:right w:val="none" w:sz="0" w:space="0" w:color="auto"/>
      </w:divBdr>
    </w:div>
    <w:div w:id="430779472">
      <w:bodyDiv w:val="1"/>
      <w:marLeft w:val="0"/>
      <w:marRight w:val="0"/>
      <w:marTop w:val="0"/>
      <w:marBottom w:val="0"/>
      <w:divBdr>
        <w:top w:val="none" w:sz="0" w:space="0" w:color="auto"/>
        <w:left w:val="none" w:sz="0" w:space="0" w:color="auto"/>
        <w:bottom w:val="none" w:sz="0" w:space="0" w:color="auto"/>
        <w:right w:val="none" w:sz="0" w:space="0" w:color="auto"/>
      </w:divBdr>
    </w:div>
    <w:div w:id="430972215">
      <w:bodyDiv w:val="1"/>
      <w:marLeft w:val="0"/>
      <w:marRight w:val="0"/>
      <w:marTop w:val="0"/>
      <w:marBottom w:val="0"/>
      <w:divBdr>
        <w:top w:val="none" w:sz="0" w:space="0" w:color="auto"/>
        <w:left w:val="none" w:sz="0" w:space="0" w:color="auto"/>
        <w:bottom w:val="none" w:sz="0" w:space="0" w:color="auto"/>
        <w:right w:val="none" w:sz="0" w:space="0" w:color="auto"/>
      </w:divBdr>
    </w:div>
    <w:div w:id="431122960">
      <w:bodyDiv w:val="1"/>
      <w:marLeft w:val="0"/>
      <w:marRight w:val="0"/>
      <w:marTop w:val="0"/>
      <w:marBottom w:val="0"/>
      <w:divBdr>
        <w:top w:val="none" w:sz="0" w:space="0" w:color="auto"/>
        <w:left w:val="none" w:sz="0" w:space="0" w:color="auto"/>
        <w:bottom w:val="none" w:sz="0" w:space="0" w:color="auto"/>
        <w:right w:val="none" w:sz="0" w:space="0" w:color="auto"/>
      </w:divBdr>
    </w:div>
    <w:div w:id="431631465">
      <w:bodyDiv w:val="1"/>
      <w:marLeft w:val="0"/>
      <w:marRight w:val="0"/>
      <w:marTop w:val="0"/>
      <w:marBottom w:val="0"/>
      <w:divBdr>
        <w:top w:val="none" w:sz="0" w:space="0" w:color="auto"/>
        <w:left w:val="none" w:sz="0" w:space="0" w:color="auto"/>
        <w:bottom w:val="none" w:sz="0" w:space="0" w:color="auto"/>
        <w:right w:val="none" w:sz="0" w:space="0" w:color="auto"/>
      </w:divBdr>
    </w:div>
    <w:div w:id="431979299">
      <w:bodyDiv w:val="1"/>
      <w:marLeft w:val="0"/>
      <w:marRight w:val="0"/>
      <w:marTop w:val="0"/>
      <w:marBottom w:val="0"/>
      <w:divBdr>
        <w:top w:val="none" w:sz="0" w:space="0" w:color="auto"/>
        <w:left w:val="none" w:sz="0" w:space="0" w:color="auto"/>
        <w:bottom w:val="none" w:sz="0" w:space="0" w:color="auto"/>
        <w:right w:val="none" w:sz="0" w:space="0" w:color="auto"/>
      </w:divBdr>
    </w:div>
    <w:div w:id="432364046">
      <w:bodyDiv w:val="1"/>
      <w:marLeft w:val="0"/>
      <w:marRight w:val="0"/>
      <w:marTop w:val="0"/>
      <w:marBottom w:val="0"/>
      <w:divBdr>
        <w:top w:val="none" w:sz="0" w:space="0" w:color="auto"/>
        <w:left w:val="none" w:sz="0" w:space="0" w:color="auto"/>
        <w:bottom w:val="none" w:sz="0" w:space="0" w:color="auto"/>
        <w:right w:val="none" w:sz="0" w:space="0" w:color="auto"/>
      </w:divBdr>
    </w:div>
    <w:div w:id="432550834">
      <w:bodyDiv w:val="1"/>
      <w:marLeft w:val="0"/>
      <w:marRight w:val="0"/>
      <w:marTop w:val="0"/>
      <w:marBottom w:val="0"/>
      <w:divBdr>
        <w:top w:val="none" w:sz="0" w:space="0" w:color="auto"/>
        <w:left w:val="none" w:sz="0" w:space="0" w:color="auto"/>
        <w:bottom w:val="none" w:sz="0" w:space="0" w:color="auto"/>
        <w:right w:val="none" w:sz="0" w:space="0" w:color="auto"/>
      </w:divBdr>
    </w:div>
    <w:div w:id="432627262">
      <w:bodyDiv w:val="1"/>
      <w:marLeft w:val="0"/>
      <w:marRight w:val="0"/>
      <w:marTop w:val="0"/>
      <w:marBottom w:val="0"/>
      <w:divBdr>
        <w:top w:val="none" w:sz="0" w:space="0" w:color="auto"/>
        <w:left w:val="none" w:sz="0" w:space="0" w:color="auto"/>
        <w:bottom w:val="none" w:sz="0" w:space="0" w:color="auto"/>
        <w:right w:val="none" w:sz="0" w:space="0" w:color="auto"/>
      </w:divBdr>
    </w:div>
    <w:div w:id="432634219">
      <w:bodyDiv w:val="1"/>
      <w:marLeft w:val="0"/>
      <w:marRight w:val="0"/>
      <w:marTop w:val="0"/>
      <w:marBottom w:val="0"/>
      <w:divBdr>
        <w:top w:val="none" w:sz="0" w:space="0" w:color="auto"/>
        <w:left w:val="none" w:sz="0" w:space="0" w:color="auto"/>
        <w:bottom w:val="none" w:sz="0" w:space="0" w:color="auto"/>
        <w:right w:val="none" w:sz="0" w:space="0" w:color="auto"/>
      </w:divBdr>
    </w:div>
    <w:div w:id="432896879">
      <w:bodyDiv w:val="1"/>
      <w:marLeft w:val="0"/>
      <w:marRight w:val="0"/>
      <w:marTop w:val="0"/>
      <w:marBottom w:val="0"/>
      <w:divBdr>
        <w:top w:val="none" w:sz="0" w:space="0" w:color="auto"/>
        <w:left w:val="none" w:sz="0" w:space="0" w:color="auto"/>
        <w:bottom w:val="none" w:sz="0" w:space="0" w:color="auto"/>
        <w:right w:val="none" w:sz="0" w:space="0" w:color="auto"/>
      </w:divBdr>
    </w:div>
    <w:div w:id="433088190">
      <w:bodyDiv w:val="1"/>
      <w:marLeft w:val="0"/>
      <w:marRight w:val="0"/>
      <w:marTop w:val="0"/>
      <w:marBottom w:val="0"/>
      <w:divBdr>
        <w:top w:val="none" w:sz="0" w:space="0" w:color="auto"/>
        <w:left w:val="none" w:sz="0" w:space="0" w:color="auto"/>
        <w:bottom w:val="none" w:sz="0" w:space="0" w:color="auto"/>
        <w:right w:val="none" w:sz="0" w:space="0" w:color="auto"/>
      </w:divBdr>
    </w:div>
    <w:div w:id="433522035">
      <w:bodyDiv w:val="1"/>
      <w:marLeft w:val="0"/>
      <w:marRight w:val="0"/>
      <w:marTop w:val="0"/>
      <w:marBottom w:val="0"/>
      <w:divBdr>
        <w:top w:val="none" w:sz="0" w:space="0" w:color="auto"/>
        <w:left w:val="none" w:sz="0" w:space="0" w:color="auto"/>
        <w:bottom w:val="none" w:sz="0" w:space="0" w:color="auto"/>
        <w:right w:val="none" w:sz="0" w:space="0" w:color="auto"/>
      </w:divBdr>
    </w:div>
    <w:div w:id="433668509">
      <w:bodyDiv w:val="1"/>
      <w:marLeft w:val="0"/>
      <w:marRight w:val="0"/>
      <w:marTop w:val="0"/>
      <w:marBottom w:val="0"/>
      <w:divBdr>
        <w:top w:val="none" w:sz="0" w:space="0" w:color="auto"/>
        <w:left w:val="none" w:sz="0" w:space="0" w:color="auto"/>
        <w:bottom w:val="none" w:sz="0" w:space="0" w:color="auto"/>
        <w:right w:val="none" w:sz="0" w:space="0" w:color="auto"/>
      </w:divBdr>
    </w:div>
    <w:div w:id="433742804">
      <w:bodyDiv w:val="1"/>
      <w:marLeft w:val="0"/>
      <w:marRight w:val="0"/>
      <w:marTop w:val="0"/>
      <w:marBottom w:val="0"/>
      <w:divBdr>
        <w:top w:val="none" w:sz="0" w:space="0" w:color="auto"/>
        <w:left w:val="none" w:sz="0" w:space="0" w:color="auto"/>
        <w:bottom w:val="none" w:sz="0" w:space="0" w:color="auto"/>
        <w:right w:val="none" w:sz="0" w:space="0" w:color="auto"/>
      </w:divBdr>
    </w:div>
    <w:div w:id="433868561">
      <w:bodyDiv w:val="1"/>
      <w:marLeft w:val="0"/>
      <w:marRight w:val="0"/>
      <w:marTop w:val="0"/>
      <w:marBottom w:val="0"/>
      <w:divBdr>
        <w:top w:val="none" w:sz="0" w:space="0" w:color="auto"/>
        <w:left w:val="none" w:sz="0" w:space="0" w:color="auto"/>
        <w:bottom w:val="none" w:sz="0" w:space="0" w:color="auto"/>
        <w:right w:val="none" w:sz="0" w:space="0" w:color="auto"/>
      </w:divBdr>
    </w:div>
    <w:div w:id="434907528">
      <w:bodyDiv w:val="1"/>
      <w:marLeft w:val="0"/>
      <w:marRight w:val="0"/>
      <w:marTop w:val="0"/>
      <w:marBottom w:val="0"/>
      <w:divBdr>
        <w:top w:val="none" w:sz="0" w:space="0" w:color="auto"/>
        <w:left w:val="none" w:sz="0" w:space="0" w:color="auto"/>
        <w:bottom w:val="none" w:sz="0" w:space="0" w:color="auto"/>
        <w:right w:val="none" w:sz="0" w:space="0" w:color="auto"/>
      </w:divBdr>
    </w:div>
    <w:div w:id="435028960">
      <w:bodyDiv w:val="1"/>
      <w:marLeft w:val="0"/>
      <w:marRight w:val="0"/>
      <w:marTop w:val="0"/>
      <w:marBottom w:val="0"/>
      <w:divBdr>
        <w:top w:val="none" w:sz="0" w:space="0" w:color="auto"/>
        <w:left w:val="none" w:sz="0" w:space="0" w:color="auto"/>
        <w:bottom w:val="none" w:sz="0" w:space="0" w:color="auto"/>
        <w:right w:val="none" w:sz="0" w:space="0" w:color="auto"/>
      </w:divBdr>
    </w:div>
    <w:div w:id="435295970">
      <w:bodyDiv w:val="1"/>
      <w:marLeft w:val="0"/>
      <w:marRight w:val="0"/>
      <w:marTop w:val="0"/>
      <w:marBottom w:val="0"/>
      <w:divBdr>
        <w:top w:val="none" w:sz="0" w:space="0" w:color="auto"/>
        <w:left w:val="none" w:sz="0" w:space="0" w:color="auto"/>
        <w:bottom w:val="none" w:sz="0" w:space="0" w:color="auto"/>
        <w:right w:val="none" w:sz="0" w:space="0" w:color="auto"/>
      </w:divBdr>
    </w:div>
    <w:div w:id="435710160">
      <w:bodyDiv w:val="1"/>
      <w:marLeft w:val="0"/>
      <w:marRight w:val="0"/>
      <w:marTop w:val="0"/>
      <w:marBottom w:val="0"/>
      <w:divBdr>
        <w:top w:val="none" w:sz="0" w:space="0" w:color="auto"/>
        <w:left w:val="none" w:sz="0" w:space="0" w:color="auto"/>
        <w:bottom w:val="none" w:sz="0" w:space="0" w:color="auto"/>
        <w:right w:val="none" w:sz="0" w:space="0" w:color="auto"/>
      </w:divBdr>
    </w:div>
    <w:div w:id="435826629">
      <w:bodyDiv w:val="1"/>
      <w:marLeft w:val="0"/>
      <w:marRight w:val="0"/>
      <w:marTop w:val="0"/>
      <w:marBottom w:val="0"/>
      <w:divBdr>
        <w:top w:val="none" w:sz="0" w:space="0" w:color="auto"/>
        <w:left w:val="none" w:sz="0" w:space="0" w:color="auto"/>
        <w:bottom w:val="none" w:sz="0" w:space="0" w:color="auto"/>
        <w:right w:val="none" w:sz="0" w:space="0" w:color="auto"/>
      </w:divBdr>
    </w:div>
    <w:div w:id="435835984">
      <w:bodyDiv w:val="1"/>
      <w:marLeft w:val="0"/>
      <w:marRight w:val="0"/>
      <w:marTop w:val="0"/>
      <w:marBottom w:val="0"/>
      <w:divBdr>
        <w:top w:val="none" w:sz="0" w:space="0" w:color="auto"/>
        <w:left w:val="none" w:sz="0" w:space="0" w:color="auto"/>
        <w:bottom w:val="none" w:sz="0" w:space="0" w:color="auto"/>
        <w:right w:val="none" w:sz="0" w:space="0" w:color="auto"/>
      </w:divBdr>
    </w:div>
    <w:div w:id="436027008">
      <w:bodyDiv w:val="1"/>
      <w:marLeft w:val="0"/>
      <w:marRight w:val="0"/>
      <w:marTop w:val="0"/>
      <w:marBottom w:val="0"/>
      <w:divBdr>
        <w:top w:val="none" w:sz="0" w:space="0" w:color="auto"/>
        <w:left w:val="none" w:sz="0" w:space="0" w:color="auto"/>
        <w:bottom w:val="none" w:sz="0" w:space="0" w:color="auto"/>
        <w:right w:val="none" w:sz="0" w:space="0" w:color="auto"/>
      </w:divBdr>
    </w:div>
    <w:div w:id="436143776">
      <w:bodyDiv w:val="1"/>
      <w:marLeft w:val="0"/>
      <w:marRight w:val="0"/>
      <w:marTop w:val="0"/>
      <w:marBottom w:val="0"/>
      <w:divBdr>
        <w:top w:val="none" w:sz="0" w:space="0" w:color="auto"/>
        <w:left w:val="none" w:sz="0" w:space="0" w:color="auto"/>
        <w:bottom w:val="none" w:sz="0" w:space="0" w:color="auto"/>
        <w:right w:val="none" w:sz="0" w:space="0" w:color="auto"/>
      </w:divBdr>
    </w:div>
    <w:div w:id="436407170">
      <w:bodyDiv w:val="1"/>
      <w:marLeft w:val="0"/>
      <w:marRight w:val="0"/>
      <w:marTop w:val="0"/>
      <w:marBottom w:val="0"/>
      <w:divBdr>
        <w:top w:val="none" w:sz="0" w:space="0" w:color="auto"/>
        <w:left w:val="none" w:sz="0" w:space="0" w:color="auto"/>
        <w:bottom w:val="none" w:sz="0" w:space="0" w:color="auto"/>
        <w:right w:val="none" w:sz="0" w:space="0" w:color="auto"/>
      </w:divBdr>
    </w:div>
    <w:div w:id="436800288">
      <w:bodyDiv w:val="1"/>
      <w:marLeft w:val="0"/>
      <w:marRight w:val="0"/>
      <w:marTop w:val="0"/>
      <w:marBottom w:val="0"/>
      <w:divBdr>
        <w:top w:val="none" w:sz="0" w:space="0" w:color="auto"/>
        <w:left w:val="none" w:sz="0" w:space="0" w:color="auto"/>
        <w:bottom w:val="none" w:sz="0" w:space="0" w:color="auto"/>
        <w:right w:val="none" w:sz="0" w:space="0" w:color="auto"/>
      </w:divBdr>
    </w:div>
    <w:div w:id="437288015">
      <w:bodyDiv w:val="1"/>
      <w:marLeft w:val="0"/>
      <w:marRight w:val="0"/>
      <w:marTop w:val="0"/>
      <w:marBottom w:val="0"/>
      <w:divBdr>
        <w:top w:val="none" w:sz="0" w:space="0" w:color="auto"/>
        <w:left w:val="none" w:sz="0" w:space="0" w:color="auto"/>
        <w:bottom w:val="none" w:sz="0" w:space="0" w:color="auto"/>
        <w:right w:val="none" w:sz="0" w:space="0" w:color="auto"/>
      </w:divBdr>
    </w:div>
    <w:div w:id="437795082">
      <w:bodyDiv w:val="1"/>
      <w:marLeft w:val="0"/>
      <w:marRight w:val="0"/>
      <w:marTop w:val="0"/>
      <w:marBottom w:val="0"/>
      <w:divBdr>
        <w:top w:val="none" w:sz="0" w:space="0" w:color="auto"/>
        <w:left w:val="none" w:sz="0" w:space="0" w:color="auto"/>
        <w:bottom w:val="none" w:sz="0" w:space="0" w:color="auto"/>
        <w:right w:val="none" w:sz="0" w:space="0" w:color="auto"/>
      </w:divBdr>
    </w:div>
    <w:div w:id="437797991">
      <w:bodyDiv w:val="1"/>
      <w:marLeft w:val="0"/>
      <w:marRight w:val="0"/>
      <w:marTop w:val="0"/>
      <w:marBottom w:val="0"/>
      <w:divBdr>
        <w:top w:val="none" w:sz="0" w:space="0" w:color="auto"/>
        <w:left w:val="none" w:sz="0" w:space="0" w:color="auto"/>
        <w:bottom w:val="none" w:sz="0" w:space="0" w:color="auto"/>
        <w:right w:val="none" w:sz="0" w:space="0" w:color="auto"/>
      </w:divBdr>
    </w:div>
    <w:div w:id="437919753">
      <w:bodyDiv w:val="1"/>
      <w:marLeft w:val="0"/>
      <w:marRight w:val="0"/>
      <w:marTop w:val="0"/>
      <w:marBottom w:val="0"/>
      <w:divBdr>
        <w:top w:val="none" w:sz="0" w:space="0" w:color="auto"/>
        <w:left w:val="none" w:sz="0" w:space="0" w:color="auto"/>
        <w:bottom w:val="none" w:sz="0" w:space="0" w:color="auto"/>
        <w:right w:val="none" w:sz="0" w:space="0" w:color="auto"/>
      </w:divBdr>
    </w:div>
    <w:div w:id="438070039">
      <w:bodyDiv w:val="1"/>
      <w:marLeft w:val="0"/>
      <w:marRight w:val="0"/>
      <w:marTop w:val="0"/>
      <w:marBottom w:val="0"/>
      <w:divBdr>
        <w:top w:val="none" w:sz="0" w:space="0" w:color="auto"/>
        <w:left w:val="none" w:sz="0" w:space="0" w:color="auto"/>
        <w:bottom w:val="none" w:sz="0" w:space="0" w:color="auto"/>
        <w:right w:val="none" w:sz="0" w:space="0" w:color="auto"/>
      </w:divBdr>
    </w:div>
    <w:div w:id="438449099">
      <w:bodyDiv w:val="1"/>
      <w:marLeft w:val="0"/>
      <w:marRight w:val="0"/>
      <w:marTop w:val="0"/>
      <w:marBottom w:val="0"/>
      <w:divBdr>
        <w:top w:val="none" w:sz="0" w:space="0" w:color="auto"/>
        <w:left w:val="none" w:sz="0" w:space="0" w:color="auto"/>
        <w:bottom w:val="none" w:sz="0" w:space="0" w:color="auto"/>
        <w:right w:val="none" w:sz="0" w:space="0" w:color="auto"/>
      </w:divBdr>
    </w:div>
    <w:div w:id="438449232">
      <w:bodyDiv w:val="1"/>
      <w:marLeft w:val="0"/>
      <w:marRight w:val="0"/>
      <w:marTop w:val="0"/>
      <w:marBottom w:val="0"/>
      <w:divBdr>
        <w:top w:val="none" w:sz="0" w:space="0" w:color="auto"/>
        <w:left w:val="none" w:sz="0" w:space="0" w:color="auto"/>
        <w:bottom w:val="none" w:sz="0" w:space="0" w:color="auto"/>
        <w:right w:val="none" w:sz="0" w:space="0" w:color="auto"/>
      </w:divBdr>
    </w:div>
    <w:div w:id="439224974">
      <w:bodyDiv w:val="1"/>
      <w:marLeft w:val="0"/>
      <w:marRight w:val="0"/>
      <w:marTop w:val="0"/>
      <w:marBottom w:val="0"/>
      <w:divBdr>
        <w:top w:val="none" w:sz="0" w:space="0" w:color="auto"/>
        <w:left w:val="none" w:sz="0" w:space="0" w:color="auto"/>
        <w:bottom w:val="none" w:sz="0" w:space="0" w:color="auto"/>
        <w:right w:val="none" w:sz="0" w:space="0" w:color="auto"/>
      </w:divBdr>
    </w:div>
    <w:div w:id="439878135">
      <w:bodyDiv w:val="1"/>
      <w:marLeft w:val="0"/>
      <w:marRight w:val="0"/>
      <w:marTop w:val="0"/>
      <w:marBottom w:val="0"/>
      <w:divBdr>
        <w:top w:val="none" w:sz="0" w:space="0" w:color="auto"/>
        <w:left w:val="none" w:sz="0" w:space="0" w:color="auto"/>
        <w:bottom w:val="none" w:sz="0" w:space="0" w:color="auto"/>
        <w:right w:val="none" w:sz="0" w:space="0" w:color="auto"/>
      </w:divBdr>
    </w:div>
    <w:div w:id="441146458">
      <w:bodyDiv w:val="1"/>
      <w:marLeft w:val="0"/>
      <w:marRight w:val="0"/>
      <w:marTop w:val="0"/>
      <w:marBottom w:val="0"/>
      <w:divBdr>
        <w:top w:val="none" w:sz="0" w:space="0" w:color="auto"/>
        <w:left w:val="none" w:sz="0" w:space="0" w:color="auto"/>
        <w:bottom w:val="none" w:sz="0" w:space="0" w:color="auto"/>
        <w:right w:val="none" w:sz="0" w:space="0" w:color="auto"/>
      </w:divBdr>
    </w:div>
    <w:div w:id="441262360">
      <w:bodyDiv w:val="1"/>
      <w:marLeft w:val="0"/>
      <w:marRight w:val="0"/>
      <w:marTop w:val="0"/>
      <w:marBottom w:val="0"/>
      <w:divBdr>
        <w:top w:val="none" w:sz="0" w:space="0" w:color="auto"/>
        <w:left w:val="none" w:sz="0" w:space="0" w:color="auto"/>
        <w:bottom w:val="none" w:sz="0" w:space="0" w:color="auto"/>
        <w:right w:val="none" w:sz="0" w:space="0" w:color="auto"/>
      </w:divBdr>
    </w:div>
    <w:div w:id="441337904">
      <w:bodyDiv w:val="1"/>
      <w:marLeft w:val="0"/>
      <w:marRight w:val="0"/>
      <w:marTop w:val="0"/>
      <w:marBottom w:val="0"/>
      <w:divBdr>
        <w:top w:val="none" w:sz="0" w:space="0" w:color="auto"/>
        <w:left w:val="none" w:sz="0" w:space="0" w:color="auto"/>
        <w:bottom w:val="none" w:sz="0" w:space="0" w:color="auto"/>
        <w:right w:val="none" w:sz="0" w:space="0" w:color="auto"/>
      </w:divBdr>
    </w:div>
    <w:div w:id="442193854">
      <w:bodyDiv w:val="1"/>
      <w:marLeft w:val="0"/>
      <w:marRight w:val="0"/>
      <w:marTop w:val="0"/>
      <w:marBottom w:val="0"/>
      <w:divBdr>
        <w:top w:val="none" w:sz="0" w:space="0" w:color="auto"/>
        <w:left w:val="none" w:sz="0" w:space="0" w:color="auto"/>
        <w:bottom w:val="none" w:sz="0" w:space="0" w:color="auto"/>
        <w:right w:val="none" w:sz="0" w:space="0" w:color="auto"/>
      </w:divBdr>
    </w:div>
    <w:div w:id="442460759">
      <w:bodyDiv w:val="1"/>
      <w:marLeft w:val="0"/>
      <w:marRight w:val="0"/>
      <w:marTop w:val="0"/>
      <w:marBottom w:val="0"/>
      <w:divBdr>
        <w:top w:val="none" w:sz="0" w:space="0" w:color="auto"/>
        <w:left w:val="none" w:sz="0" w:space="0" w:color="auto"/>
        <w:bottom w:val="none" w:sz="0" w:space="0" w:color="auto"/>
        <w:right w:val="none" w:sz="0" w:space="0" w:color="auto"/>
      </w:divBdr>
    </w:div>
    <w:div w:id="444277535">
      <w:bodyDiv w:val="1"/>
      <w:marLeft w:val="0"/>
      <w:marRight w:val="0"/>
      <w:marTop w:val="0"/>
      <w:marBottom w:val="0"/>
      <w:divBdr>
        <w:top w:val="none" w:sz="0" w:space="0" w:color="auto"/>
        <w:left w:val="none" w:sz="0" w:space="0" w:color="auto"/>
        <w:bottom w:val="none" w:sz="0" w:space="0" w:color="auto"/>
        <w:right w:val="none" w:sz="0" w:space="0" w:color="auto"/>
      </w:divBdr>
    </w:div>
    <w:div w:id="445004065">
      <w:bodyDiv w:val="1"/>
      <w:marLeft w:val="0"/>
      <w:marRight w:val="0"/>
      <w:marTop w:val="0"/>
      <w:marBottom w:val="0"/>
      <w:divBdr>
        <w:top w:val="none" w:sz="0" w:space="0" w:color="auto"/>
        <w:left w:val="none" w:sz="0" w:space="0" w:color="auto"/>
        <w:bottom w:val="none" w:sz="0" w:space="0" w:color="auto"/>
        <w:right w:val="none" w:sz="0" w:space="0" w:color="auto"/>
      </w:divBdr>
    </w:div>
    <w:div w:id="445008027">
      <w:bodyDiv w:val="1"/>
      <w:marLeft w:val="0"/>
      <w:marRight w:val="0"/>
      <w:marTop w:val="0"/>
      <w:marBottom w:val="0"/>
      <w:divBdr>
        <w:top w:val="none" w:sz="0" w:space="0" w:color="auto"/>
        <w:left w:val="none" w:sz="0" w:space="0" w:color="auto"/>
        <w:bottom w:val="none" w:sz="0" w:space="0" w:color="auto"/>
        <w:right w:val="none" w:sz="0" w:space="0" w:color="auto"/>
      </w:divBdr>
    </w:div>
    <w:div w:id="445320118">
      <w:bodyDiv w:val="1"/>
      <w:marLeft w:val="0"/>
      <w:marRight w:val="0"/>
      <w:marTop w:val="0"/>
      <w:marBottom w:val="0"/>
      <w:divBdr>
        <w:top w:val="none" w:sz="0" w:space="0" w:color="auto"/>
        <w:left w:val="none" w:sz="0" w:space="0" w:color="auto"/>
        <w:bottom w:val="none" w:sz="0" w:space="0" w:color="auto"/>
        <w:right w:val="none" w:sz="0" w:space="0" w:color="auto"/>
      </w:divBdr>
    </w:div>
    <w:div w:id="445462251">
      <w:bodyDiv w:val="1"/>
      <w:marLeft w:val="0"/>
      <w:marRight w:val="0"/>
      <w:marTop w:val="0"/>
      <w:marBottom w:val="0"/>
      <w:divBdr>
        <w:top w:val="none" w:sz="0" w:space="0" w:color="auto"/>
        <w:left w:val="none" w:sz="0" w:space="0" w:color="auto"/>
        <w:bottom w:val="none" w:sz="0" w:space="0" w:color="auto"/>
        <w:right w:val="none" w:sz="0" w:space="0" w:color="auto"/>
      </w:divBdr>
    </w:div>
    <w:div w:id="445854511">
      <w:bodyDiv w:val="1"/>
      <w:marLeft w:val="0"/>
      <w:marRight w:val="0"/>
      <w:marTop w:val="0"/>
      <w:marBottom w:val="0"/>
      <w:divBdr>
        <w:top w:val="none" w:sz="0" w:space="0" w:color="auto"/>
        <w:left w:val="none" w:sz="0" w:space="0" w:color="auto"/>
        <w:bottom w:val="none" w:sz="0" w:space="0" w:color="auto"/>
        <w:right w:val="none" w:sz="0" w:space="0" w:color="auto"/>
      </w:divBdr>
    </w:div>
    <w:div w:id="446196979">
      <w:bodyDiv w:val="1"/>
      <w:marLeft w:val="0"/>
      <w:marRight w:val="0"/>
      <w:marTop w:val="0"/>
      <w:marBottom w:val="0"/>
      <w:divBdr>
        <w:top w:val="none" w:sz="0" w:space="0" w:color="auto"/>
        <w:left w:val="none" w:sz="0" w:space="0" w:color="auto"/>
        <w:bottom w:val="none" w:sz="0" w:space="0" w:color="auto"/>
        <w:right w:val="none" w:sz="0" w:space="0" w:color="auto"/>
      </w:divBdr>
    </w:div>
    <w:div w:id="446237510">
      <w:bodyDiv w:val="1"/>
      <w:marLeft w:val="0"/>
      <w:marRight w:val="0"/>
      <w:marTop w:val="0"/>
      <w:marBottom w:val="0"/>
      <w:divBdr>
        <w:top w:val="none" w:sz="0" w:space="0" w:color="auto"/>
        <w:left w:val="none" w:sz="0" w:space="0" w:color="auto"/>
        <w:bottom w:val="none" w:sz="0" w:space="0" w:color="auto"/>
        <w:right w:val="none" w:sz="0" w:space="0" w:color="auto"/>
      </w:divBdr>
    </w:div>
    <w:div w:id="446320127">
      <w:bodyDiv w:val="1"/>
      <w:marLeft w:val="0"/>
      <w:marRight w:val="0"/>
      <w:marTop w:val="0"/>
      <w:marBottom w:val="0"/>
      <w:divBdr>
        <w:top w:val="none" w:sz="0" w:space="0" w:color="auto"/>
        <w:left w:val="none" w:sz="0" w:space="0" w:color="auto"/>
        <w:bottom w:val="none" w:sz="0" w:space="0" w:color="auto"/>
        <w:right w:val="none" w:sz="0" w:space="0" w:color="auto"/>
      </w:divBdr>
    </w:div>
    <w:div w:id="446512160">
      <w:bodyDiv w:val="1"/>
      <w:marLeft w:val="0"/>
      <w:marRight w:val="0"/>
      <w:marTop w:val="0"/>
      <w:marBottom w:val="0"/>
      <w:divBdr>
        <w:top w:val="none" w:sz="0" w:space="0" w:color="auto"/>
        <w:left w:val="none" w:sz="0" w:space="0" w:color="auto"/>
        <w:bottom w:val="none" w:sz="0" w:space="0" w:color="auto"/>
        <w:right w:val="none" w:sz="0" w:space="0" w:color="auto"/>
      </w:divBdr>
    </w:div>
    <w:div w:id="446658083">
      <w:bodyDiv w:val="1"/>
      <w:marLeft w:val="0"/>
      <w:marRight w:val="0"/>
      <w:marTop w:val="0"/>
      <w:marBottom w:val="0"/>
      <w:divBdr>
        <w:top w:val="none" w:sz="0" w:space="0" w:color="auto"/>
        <w:left w:val="none" w:sz="0" w:space="0" w:color="auto"/>
        <w:bottom w:val="none" w:sz="0" w:space="0" w:color="auto"/>
        <w:right w:val="none" w:sz="0" w:space="0" w:color="auto"/>
      </w:divBdr>
    </w:div>
    <w:div w:id="446973566">
      <w:bodyDiv w:val="1"/>
      <w:marLeft w:val="0"/>
      <w:marRight w:val="0"/>
      <w:marTop w:val="0"/>
      <w:marBottom w:val="0"/>
      <w:divBdr>
        <w:top w:val="none" w:sz="0" w:space="0" w:color="auto"/>
        <w:left w:val="none" w:sz="0" w:space="0" w:color="auto"/>
        <w:bottom w:val="none" w:sz="0" w:space="0" w:color="auto"/>
        <w:right w:val="none" w:sz="0" w:space="0" w:color="auto"/>
      </w:divBdr>
    </w:div>
    <w:div w:id="447092246">
      <w:bodyDiv w:val="1"/>
      <w:marLeft w:val="0"/>
      <w:marRight w:val="0"/>
      <w:marTop w:val="0"/>
      <w:marBottom w:val="0"/>
      <w:divBdr>
        <w:top w:val="none" w:sz="0" w:space="0" w:color="auto"/>
        <w:left w:val="none" w:sz="0" w:space="0" w:color="auto"/>
        <w:bottom w:val="none" w:sz="0" w:space="0" w:color="auto"/>
        <w:right w:val="none" w:sz="0" w:space="0" w:color="auto"/>
      </w:divBdr>
    </w:div>
    <w:div w:id="447434982">
      <w:bodyDiv w:val="1"/>
      <w:marLeft w:val="0"/>
      <w:marRight w:val="0"/>
      <w:marTop w:val="0"/>
      <w:marBottom w:val="0"/>
      <w:divBdr>
        <w:top w:val="none" w:sz="0" w:space="0" w:color="auto"/>
        <w:left w:val="none" w:sz="0" w:space="0" w:color="auto"/>
        <w:bottom w:val="none" w:sz="0" w:space="0" w:color="auto"/>
        <w:right w:val="none" w:sz="0" w:space="0" w:color="auto"/>
      </w:divBdr>
    </w:div>
    <w:div w:id="447623603">
      <w:bodyDiv w:val="1"/>
      <w:marLeft w:val="0"/>
      <w:marRight w:val="0"/>
      <w:marTop w:val="0"/>
      <w:marBottom w:val="0"/>
      <w:divBdr>
        <w:top w:val="none" w:sz="0" w:space="0" w:color="auto"/>
        <w:left w:val="none" w:sz="0" w:space="0" w:color="auto"/>
        <w:bottom w:val="none" w:sz="0" w:space="0" w:color="auto"/>
        <w:right w:val="none" w:sz="0" w:space="0" w:color="auto"/>
      </w:divBdr>
    </w:div>
    <w:div w:id="447624358">
      <w:bodyDiv w:val="1"/>
      <w:marLeft w:val="0"/>
      <w:marRight w:val="0"/>
      <w:marTop w:val="0"/>
      <w:marBottom w:val="0"/>
      <w:divBdr>
        <w:top w:val="none" w:sz="0" w:space="0" w:color="auto"/>
        <w:left w:val="none" w:sz="0" w:space="0" w:color="auto"/>
        <w:bottom w:val="none" w:sz="0" w:space="0" w:color="auto"/>
        <w:right w:val="none" w:sz="0" w:space="0" w:color="auto"/>
      </w:divBdr>
    </w:div>
    <w:div w:id="447894403">
      <w:bodyDiv w:val="1"/>
      <w:marLeft w:val="0"/>
      <w:marRight w:val="0"/>
      <w:marTop w:val="0"/>
      <w:marBottom w:val="0"/>
      <w:divBdr>
        <w:top w:val="none" w:sz="0" w:space="0" w:color="auto"/>
        <w:left w:val="none" w:sz="0" w:space="0" w:color="auto"/>
        <w:bottom w:val="none" w:sz="0" w:space="0" w:color="auto"/>
        <w:right w:val="none" w:sz="0" w:space="0" w:color="auto"/>
      </w:divBdr>
    </w:div>
    <w:div w:id="449014978">
      <w:bodyDiv w:val="1"/>
      <w:marLeft w:val="0"/>
      <w:marRight w:val="0"/>
      <w:marTop w:val="0"/>
      <w:marBottom w:val="0"/>
      <w:divBdr>
        <w:top w:val="none" w:sz="0" w:space="0" w:color="auto"/>
        <w:left w:val="none" w:sz="0" w:space="0" w:color="auto"/>
        <w:bottom w:val="none" w:sz="0" w:space="0" w:color="auto"/>
        <w:right w:val="none" w:sz="0" w:space="0" w:color="auto"/>
      </w:divBdr>
    </w:div>
    <w:div w:id="449208752">
      <w:bodyDiv w:val="1"/>
      <w:marLeft w:val="0"/>
      <w:marRight w:val="0"/>
      <w:marTop w:val="0"/>
      <w:marBottom w:val="0"/>
      <w:divBdr>
        <w:top w:val="none" w:sz="0" w:space="0" w:color="auto"/>
        <w:left w:val="none" w:sz="0" w:space="0" w:color="auto"/>
        <w:bottom w:val="none" w:sz="0" w:space="0" w:color="auto"/>
        <w:right w:val="none" w:sz="0" w:space="0" w:color="auto"/>
      </w:divBdr>
    </w:div>
    <w:div w:id="449249673">
      <w:bodyDiv w:val="1"/>
      <w:marLeft w:val="0"/>
      <w:marRight w:val="0"/>
      <w:marTop w:val="0"/>
      <w:marBottom w:val="0"/>
      <w:divBdr>
        <w:top w:val="none" w:sz="0" w:space="0" w:color="auto"/>
        <w:left w:val="none" w:sz="0" w:space="0" w:color="auto"/>
        <w:bottom w:val="none" w:sz="0" w:space="0" w:color="auto"/>
        <w:right w:val="none" w:sz="0" w:space="0" w:color="auto"/>
      </w:divBdr>
    </w:div>
    <w:div w:id="450173821">
      <w:bodyDiv w:val="1"/>
      <w:marLeft w:val="0"/>
      <w:marRight w:val="0"/>
      <w:marTop w:val="0"/>
      <w:marBottom w:val="0"/>
      <w:divBdr>
        <w:top w:val="none" w:sz="0" w:space="0" w:color="auto"/>
        <w:left w:val="none" w:sz="0" w:space="0" w:color="auto"/>
        <w:bottom w:val="none" w:sz="0" w:space="0" w:color="auto"/>
        <w:right w:val="none" w:sz="0" w:space="0" w:color="auto"/>
      </w:divBdr>
    </w:div>
    <w:div w:id="451825667">
      <w:bodyDiv w:val="1"/>
      <w:marLeft w:val="0"/>
      <w:marRight w:val="0"/>
      <w:marTop w:val="0"/>
      <w:marBottom w:val="0"/>
      <w:divBdr>
        <w:top w:val="none" w:sz="0" w:space="0" w:color="auto"/>
        <w:left w:val="none" w:sz="0" w:space="0" w:color="auto"/>
        <w:bottom w:val="none" w:sz="0" w:space="0" w:color="auto"/>
        <w:right w:val="none" w:sz="0" w:space="0" w:color="auto"/>
      </w:divBdr>
    </w:div>
    <w:div w:id="452141465">
      <w:bodyDiv w:val="1"/>
      <w:marLeft w:val="0"/>
      <w:marRight w:val="0"/>
      <w:marTop w:val="0"/>
      <w:marBottom w:val="0"/>
      <w:divBdr>
        <w:top w:val="none" w:sz="0" w:space="0" w:color="auto"/>
        <w:left w:val="none" w:sz="0" w:space="0" w:color="auto"/>
        <w:bottom w:val="none" w:sz="0" w:space="0" w:color="auto"/>
        <w:right w:val="none" w:sz="0" w:space="0" w:color="auto"/>
      </w:divBdr>
    </w:div>
    <w:div w:id="452405787">
      <w:bodyDiv w:val="1"/>
      <w:marLeft w:val="0"/>
      <w:marRight w:val="0"/>
      <w:marTop w:val="0"/>
      <w:marBottom w:val="0"/>
      <w:divBdr>
        <w:top w:val="none" w:sz="0" w:space="0" w:color="auto"/>
        <w:left w:val="none" w:sz="0" w:space="0" w:color="auto"/>
        <w:bottom w:val="none" w:sz="0" w:space="0" w:color="auto"/>
        <w:right w:val="none" w:sz="0" w:space="0" w:color="auto"/>
      </w:divBdr>
    </w:div>
    <w:div w:id="452599937">
      <w:bodyDiv w:val="1"/>
      <w:marLeft w:val="0"/>
      <w:marRight w:val="0"/>
      <w:marTop w:val="0"/>
      <w:marBottom w:val="0"/>
      <w:divBdr>
        <w:top w:val="none" w:sz="0" w:space="0" w:color="auto"/>
        <w:left w:val="none" w:sz="0" w:space="0" w:color="auto"/>
        <w:bottom w:val="none" w:sz="0" w:space="0" w:color="auto"/>
        <w:right w:val="none" w:sz="0" w:space="0" w:color="auto"/>
      </w:divBdr>
    </w:div>
    <w:div w:id="452679608">
      <w:bodyDiv w:val="1"/>
      <w:marLeft w:val="0"/>
      <w:marRight w:val="0"/>
      <w:marTop w:val="0"/>
      <w:marBottom w:val="0"/>
      <w:divBdr>
        <w:top w:val="none" w:sz="0" w:space="0" w:color="auto"/>
        <w:left w:val="none" w:sz="0" w:space="0" w:color="auto"/>
        <w:bottom w:val="none" w:sz="0" w:space="0" w:color="auto"/>
        <w:right w:val="none" w:sz="0" w:space="0" w:color="auto"/>
      </w:divBdr>
    </w:div>
    <w:div w:id="452753217">
      <w:bodyDiv w:val="1"/>
      <w:marLeft w:val="0"/>
      <w:marRight w:val="0"/>
      <w:marTop w:val="0"/>
      <w:marBottom w:val="0"/>
      <w:divBdr>
        <w:top w:val="none" w:sz="0" w:space="0" w:color="auto"/>
        <w:left w:val="none" w:sz="0" w:space="0" w:color="auto"/>
        <w:bottom w:val="none" w:sz="0" w:space="0" w:color="auto"/>
        <w:right w:val="none" w:sz="0" w:space="0" w:color="auto"/>
      </w:divBdr>
    </w:div>
    <w:div w:id="453409348">
      <w:bodyDiv w:val="1"/>
      <w:marLeft w:val="0"/>
      <w:marRight w:val="0"/>
      <w:marTop w:val="0"/>
      <w:marBottom w:val="0"/>
      <w:divBdr>
        <w:top w:val="none" w:sz="0" w:space="0" w:color="auto"/>
        <w:left w:val="none" w:sz="0" w:space="0" w:color="auto"/>
        <w:bottom w:val="none" w:sz="0" w:space="0" w:color="auto"/>
        <w:right w:val="none" w:sz="0" w:space="0" w:color="auto"/>
      </w:divBdr>
    </w:div>
    <w:div w:id="453446691">
      <w:bodyDiv w:val="1"/>
      <w:marLeft w:val="0"/>
      <w:marRight w:val="0"/>
      <w:marTop w:val="0"/>
      <w:marBottom w:val="0"/>
      <w:divBdr>
        <w:top w:val="none" w:sz="0" w:space="0" w:color="auto"/>
        <w:left w:val="none" w:sz="0" w:space="0" w:color="auto"/>
        <w:bottom w:val="none" w:sz="0" w:space="0" w:color="auto"/>
        <w:right w:val="none" w:sz="0" w:space="0" w:color="auto"/>
      </w:divBdr>
    </w:div>
    <w:div w:id="453790802">
      <w:bodyDiv w:val="1"/>
      <w:marLeft w:val="0"/>
      <w:marRight w:val="0"/>
      <w:marTop w:val="0"/>
      <w:marBottom w:val="0"/>
      <w:divBdr>
        <w:top w:val="none" w:sz="0" w:space="0" w:color="auto"/>
        <w:left w:val="none" w:sz="0" w:space="0" w:color="auto"/>
        <w:bottom w:val="none" w:sz="0" w:space="0" w:color="auto"/>
        <w:right w:val="none" w:sz="0" w:space="0" w:color="auto"/>
      </w:divBdr>
    </w:div>
    <w:div w:id="454175524">
      <w:bodyDiv w:val="1"/>
      <w:marLeft w:val="0"/>
      <w:marRight w:val="0"/>
      <w:marTop w:val="0"/>
      <w:marBottom w:val="0"/>
      <w:divBdr>
        <w:top w:val="none" w:sz="0" w:space="0" w:color="auto"/>
        <w:left w:val="none" w:sz="0" w:space="0" w:color="auto"/>
        <w:bottom w:val="none" w:sz="0" w:space="0" w:color="auto"/>
        <w:right w:val="none" w:sz="0" w:space="0" w:color="auto"/>
      </w:divBdr>
    </w:div>
    <w:div w:id="454295589">
      <w:bodyDiv w:val="1"/>
      <w:marLeft w:val="0"/>
      <w:marRight w:val="0"/>
      <w:marTop w:val="0"/>
      <w:marBottom w:val="0"/>
      <w:divBdr>
        <w:top w:val="none" w:sz="0" w:space="0" w:color="auto"/>
        <w:left w:val="none" w:sz="0" w:space="0" w:color="auto"/>
        <w:bottom w:val="none" w:sz="0" w:space="0" w:color="auto"/>
        <w:right w:val="none" w:sz="0" w:space="0" w:color="auto"/>
      </w:divBdr>
    </w:div>
    <w:div w:id="455684922">
      <w:bodyDiv w:val="1"/>
      <w:marLeft w:val="0"/>
      <w:marRight w:val="0"/>
      <w:marTop w:val="0"/>
      <w:marBottom w:val="0"/>
      <w:divBdr>
        <w:top w:val="none" w:sz="0" w:space="0" w:color="auto"/>
        <w:left w:val="none" w:sz="0" w:space="0" w:color="auto"/>
        <w:bottom w:val="none" w:sz="0" w:space="0" w:color="auto"/>
        <w:right w:val="none" w:sz="0" w:space="0" w:color="auto"/>
      </w:divBdr>
    </w:div>
    <w:div w:id="457916915">
      <w:bodyDiv w:val="1"/>
      <w:marLeft w:val="0"/>
      <w:marRight w:val="0"/>
      <w:marTop w:val="0"/>
      <w:marBottom w:val="0"/>
      <w:divBdr>
        <w:top w:val="none" w:sz="0" w:space="0" w:color="auto"/>
        <w:left w:val="none" w:sz="0" w:space="0" w:color="auto"/>
        <w:bottom w:val="none" w:sz="0" w:space="0" w:color="auto"/>
        <w:right w:val="none" w:sz="0" w:space="0" w:color="auto"/>
      </w:divBdr>
    </w:div>
    <w:div w:id="458299412">
      <w:bodyDiv w:val="1"/>
      <w:marLeft w:val="0"/>
      <w:marRight w:val="0"/>
      <w:marTop w:val="0"/>
      <w:marBottom w:val="0"/>
      <w:divBdr>
        <w:top w:val="none" w:sz="0" w:space="0" w:color="auto"/>
        <w:left w:val="none" w:sz="0" w:space="0" w:color="auto"/>
        <w:bottom w:val="none" w:sz="0" w:space="0" w:color="auto"/>
        <w:right w:val="none" w:sz="0" w:space="0" w:color="auto"/>
      </w:divBdr>
    </w:div>
    <w:div w:id="458888352">
      <w:bodyDiv w:val="1"/>
      <w:marLeft w:val="0"/>
      <w:marRight w:val="0"/>
      <w:marTop w:val="0"/>
      <w:marBottom w:val="0"/>
      <w:divBdr>
        <w:top w:val="none" w:sz="0" w:space="0" w:color="auto"/>
        <w:left w:val="none" w:sz="0" w:space="0" w:color="auto"/>
        <w:bottom w:val="none" w:sz="0" w:space="0" w:color="auto"/>
        <w:right w:val="none" w:sz="0" w:space="0" w:color="auto"/>
      </w:divBdr>
    </w:div>
    <w:div w:id="459541449">
      <w:bodyDiv w:val="1"/>
      <w:marLeft w:val="0"/>
      <w:marRight w:val="0"/>
      <w:marTop w:val="0"/>
      <w:marBottom w:val="0"/>
      <w:divBdr>
        <w:top w:val="none" w:sz="0" w:space="0" w:color="auto"/>
        <w:left w:val="none" w:sz="0" w:space="0" w:color="auto"/>
        <w:bottom w:val="none" w:sz="0" w:space="0" w:color="auto"/>
        <w:right w:val="none" w:sz="0" w:space="0" w:color="auto"/>
      </w:divBdr>
    </w:div>
    <w:div w:id="459955640">
      <w:bodyDiv w:val="1"/>
      <w:marLeft w:val="0"/>
      <w:marRight w:val="0"/>
      <w:marTop w:val="0"/>
      <w:marBottom w:val="0"/>
      <w:divBdr>
        <w:top w:val="none" w:sz="0" w:space="0" w:color="auto"/>
        <w:left w:val="none" w:sz="0" w:space="0" w:color="auto"/>
        <w:bottom w:val="none" w:sz="0" w:space="0" w:color="auto"/>
        <w:right w:val="none" w:sz="0" w:space="0" w:color="auto"/>
      </w:divBdr>
    </w:div>
    <w:div w:id="459962723">
      <w:bodyDiv w:val="1"/>
      <w:marLeft w:val="0"/>
      <w:marRight w:val="0"/>
      <w:marTop w:val="0"/>
      <w:marBottom w:val="0"/>
      <w:divBdr>
        <w:top w:val="none" w:sz="0" w:space="0" w:color="auto"/>
        <w:left w:val="none" w:sz="0" w:space="0" w:color="auto"/>
        <w:bottom w:val="none" w:sz="0" w:space="0" w:color="auto"/>
        <w:right w:val="none" w:sz="0" w:space="0" w:color="auto"/>
      </w:divBdr>
    </w:div>
    <w:div w:id="460080112">
      <w:bodyDiv w:val="1"/>
      <w:marLeft w:val="0"/>
      <w:marRight w:val="0"/>
      <w:marTop w:val="0"/>
      <w:marBottom w:val="0"/>
      <w:divBdr>
        <w:top w:val="none" w:sz="0" w:space="0" w:color="auto"/>
        <w:left w:val="none" w:sz="0" w:space="0" w:color="auto"/>
        <w:bottom w:val="none" w:sz="0" w:space="0" w:color="auto"/>
        <w:right w:val="none" w:sz="0" w:space="0" w:color="auto"/>
      </w:divBdr>
    </w:div>
    <w:div w:id="460150543">
      <w:bodyDiv w:val="1"/>
      <w:marLeft w:val="0"/>
      <w:marRight w:val="0"/>
      <w:marTop w:val="0"/>
      <w:marBottom w:val="0"/>
      <w:divBdr>
        <w:top w:val="none" w:sz="0" w:space="0" w:color="auto"/>
        <w:left w:val="none" w:sz="0" w:space="0" w:color="auto"/>
        <w:bottom w:val="none" w:sz="0" w:space="0" w:color="auto"/>
        <w:right w:val="none" w:sz="0" w:space="0" w:color="auto"/>
      </w:divBdr>
    </w:div>
    <w:div w:id="460347811">
      <w:bodyDiv w:val="1"/>
      <w:marLeft w:val="0"/>
      <w:marRight w:val="0"/>
      <w:marTop w:val="0"/>
      <w:marBottom w:val="0"/>
      <w:divBdr>
        <w:top w:val="none" w:sz="0" w:space="0" w:color="auto"/>
        <w:left w:val="none" w:sz="0" w:space="0" w:color="auto"/>
        <w:bottom w:val="none" w:sz="0" w:space="0" w:color="auto"/>
        <w:right w:val="none" w:sz="0" w:space="0" w:color="auto"/>
      </w:divBdr>
    </w:div>
    <w:div w:id="460617839">
      <w:bodyDiv w:val="1"/>
      <w:marLeft w:val="0"/>
      <w:marRight w:val="0"/>
      <w:marTop w:val="0"/>
      <w:marBottom w:val="0"/>
      <w:divBdr>
        <w:top w:val="none" w:sz="0" w:space="0" w:color="auto"/>
        <w:left w:val="none" w:sz="0" w:space="0" w:color="auto"/>
        <w:bottom w:val="none" w:sz="0" w:space="0" w:color="auto"/>
        <w:right w:val="none" w:sz="0" w:space="0" w:color="auto"/>
      </w:divBdr>
    </w:div>
    <w:div w:id="460727000">
      <w:bodyDiv w:val="1"/>
      <w:marLeft w:val="0"/>
      <w:marRight w:val="0"/>
      <w:marTop w:val="0"/>
      <w:marBottom w:val="0"/>
      <w:divBdr>
        <w:top w:val="none" w:sz="0" w:space="0" w:color="auto"/>
        <w:left w:val="none" w:sz="0" w:space="0" w:color="auto"/>
        <w:bottom w:val="none" w:sz="0" w:space="0" w:color="auto"/>
        <w:right w:val="none" w:sz="0" w:space="0" w:color="auto"/>
      </w:divBdr>
    </w:div>
    <w:div w:id="461113381">
      <w:bodyDiv w:val="1"/>
      <w:marLeft w:val="0"/>
      <w:marRight w:val="0"/>
      <w:marTop w:val="0"/>
      <w:marBottom w:val="0"/>
      <w:divBdr>
        <w:top w:val="none" w:sz="0" w:space="0" w:color="auto"/>
        <w:left w:val="none" w:sz="0" w:space="0" w:color="auto"/>
        <w:bottom w:val="none" w:sz="0" w:space="0" w:color="auto"/>
        <w:right w:val="none" w:sz="0" w:space="0" w:color="auto"/>
      </w:divBdr>
    </w:div>
    <w:div w:id="461122888">
      <w:bodyDiv w:val="1"/>
      <w:marLeft w:val="0"/>
      <w:marRight w:val="0"/>
      <w:marTop w:val="0"/>
      <w:marBottom w:val="0"/>
      <w:divBdr>
        <w:top w:val="none" w:sz="0" w:space="0" w:color="auto"/>
        <w:left w:val="none" w:sz="0" w:space="0" w:color="auto"/>
        <w:bottom w:val="none" w:sz="0" w:space="0" w:color="auto"/>
        <w:right w:val="none" w:sz="0" w:space="0" w:color="auto"/>
      </w:divBdr>
    </w:div>
    <w:div w:id="461193827">
      <w:bodyDiv w:val="1"/>
      <w:marLeft w:val="0"/>
      <w:marRight w:val="0"/>
      <w:marTop w:val="0"/>
      <w:marBottom w:val="0"/>
      <w:divBdr>
        <w:top w:val="none" w:sz="0" w:space="0" w:color="auto"/>
        <w:left w:val="none" w:sz="0" w:space="0" w:color="auto"/>
        <w:bottom w:val="none" w:sz="0" w:space="0" w:color="auto"/>
        <w:right w:val="none" w:sz="0" w:space="0" w:color="auto"/>
      </w:divBdr>
    </w:div>
    <w:div w:id="461390148">
      <w:bodyDiv w:val="1"/>
      <w:marLeft w:val="0"/>
      <w:marRight w:val="0"/>
      <w:marTop w:val="0"/>
      <w:marBottom w:val="0"/>
      <w:divBdr>
        <w:top w:val="none" w:sz="0" w:space="0" w:color="auto"/>
        <w:left w:val="none" w:sz="0" w:space="0" w:color="auto"/>
        <w:bottom w:val="none" w:sz="0" w:space="0" w:color="auto"/>
        <w:right w:val="none" w:sz="0" w:space="0" w:color="auto"/>
      </w:divBdr>
    </w:div>
    <w:div w:id="462236038">
      <w:bodyDiv w:val="1"/>
      <w:marLeft w:val="0"/>
      <w:marRight w:val="0"/>
      <w:marTop w:val="0"/>
      <w:marBottom w:val="0"/>
      <w:divBdr>
        <w:top w:val="none" w:sz="0" w:space="0" w:color="auto"/>
        <w:left w:val="none" w:sz="0" w:space="0" w:color="auto"/>
        <w:bottom w:val="none" w:sz="0" w:space="0" w:color="auto"/>
        <w:right w:val="none" w:sz="0" w:space="0" w:color="auto"/>
      </w:divBdr>
    </w:div>
    <w:div w:id="462428661">
      <w:bodyDiv w:val="1"/>
      <w:marLeft w:val="0"/>
      <w:marRight w:val="0"/>
      <w:marTop w:val="0"/>
      <w:marBottom w:val="0"/>
      <w:divBdr>
        <w:top w:val="none" w:sz="0" w:space="0" w:color="auto"/>
        <w:left w:val="none" w:sz="0" w:space="0" w:color="auto"/>
        <w:bottom w:val="none" w:sz="0" w:space="0" w:color="auto"/>
        <w:right w:val="none" w:sz="0" w:space="0" w:color="auto"/>
      </w:divBdr>
    </w:div>
    <w:div w:id="462575055">
      <w:bodyDiv w:val="1"/>
      <w:marLeft w:val="0"/>
      <w:marRight w:val="0"/>
      <w:marTop w:val="0"/>
      <w:marBottom w:val="0"/>
      <w:divBdr>
        <w:top w:val="none" w:sz="0" w:space="0" w:color="auto"/>
        <w:left w:val="none" w:sz="0" w:space="0" w:color="auto"/>
        <w:bottom w:val="none" w:sz="0" w:space="0" w:color="auto"/>
        <w:right w:val="none" w:sz="0" w:space="0" w:color="auto"/>
      </w:divBdr>
    </w:div>
    <w:div w:id="462886592">
      <w:bodyDiv w:val="1"/>
      <w:marLeft w:val="0"/>
      <w:marRight w:val="0"/>
      <w:marTop w:val="0"/>
      <w:marBottom w:val="0"/>
      <w:divBdr>
        <w:top w:val="none" w:sz="0" w:space="0" w:color="auto"/>
        <w:left w:val="none" w:sz="0" w:space="0" w:color="auto"/>
        <w:bottom w:val="none" w:sz="0" w:space="0" w:color="auto"/>
        <w:right w:val="none" w:sz="0" w:space="0" w:color="auto"/>
      </w:divBdr>
    </w:div>
    <w:div w:id="463543777">
      <w:bodyDiv w:val="1"/>
      <w:marLeft w:val="0"/>
      <w:marRight w:val="0"/>
      <w:marTop w:val="0"/>
      <w:marBottom w:val="0"/>
      <w:divBdr>
        <w:top w:val="none" w:sz="0" w:space="0" w:color="auto"/>
        <w:left w:val="none" w:sz="0" w:space="0" w:color="auto"/>
        <w:bottom w:val="none" w:sz="0" w:space="0" w:color="auto"/>
        <w:right w:val="none" w:sz="0" w:space="0" w:color="auto"/>
      </w:divBdr>
    </w:div>
    <w:div w:id="464078806">
      <w:bodyDiv w:val="1"/>
      <w:marLeft w:val="0"/>
      <w:marRight w:val="0"/>
      <w:marTop w:val="0"/>
      <w:marBottom w:val="0"/>
      <w:divBdr>
        <w:top w:val="none" w:sz="0" w:space="0" w:color="auto"/>
        <w:left w:val="none" w:sz="0" w:space="0" w:color="auto"/>
        <w:bottom w:val="none" w:sz="0" w:space="0" w:color="auto"/>
        <w:right w:val="none" w:sz="0" w:space="0" w:color="auto"/>
      </w:divBdr>
    </w:div>
    <w:div w:id="464280760">
      <w:bodyDiv w:val="1"/>
      <w:marLeft w:val="0"/>
      <w:marRight w:val="0"/>
      <w:marTop w:val="0"/>
      <w:marBottom w:val="0"/>
      <w:divBdr>
        <w:top w:val="none" w:sz="0" w:space="0" w:color="auto"/>
        <w:left w:val="none" w:sz="0" w:space="0" w:color="auto"/>
        <w:bottom w:val="none" w:sz="0" w:space="0" w:color="auto"/>
        <w:right w:val="none" w:sz="0" w:space="0" w:color="auto"/>
      </w:divBdr>
    </w:div>
    <w:div w:id="464591161">
      <w:bodyDiv w:val="1"/>
      <w:marLeft w:val="0"/>
      <w:marRight w:val="0"/>
      <w:marTop w:val="0"/>
      <w:marBottom w:val="0"/>
      <w:divBdr>
        <w:top w:val="none" w:sz="0" w:space="0" w:color="auto"/>
        <w:left w:val="none" w:sz="0" w:space="0" w:color="auto"/>
        <w:bottom w:val="none" w:sz="0" w:space="0" w:color="auto"/>
        <w:right w:val="none" w:sz="0" w:space="0" w:color="auto"/>
      </w:divBdr>
    </w:div>
    <w:div w:id="464931193">
      <w:bodyDiv w:val="1"/>
      <w:marLeft w:val="0"/>
      <w:marRight w:val="0"/>
      <w:marTop w:val="0"/>
      <w:marBottom w:val="0"/>
      <w:divBdr>
        <w:top w:val="none" w:sz="0" w:space="0" w:color="auto"/>
        <w:left w:val="none" w:sz="0" w:space="0" w:color="auto"/>
        <w:bottom w:val="none" w:sz="0" w:space="0" w:color="auto"/>
        <w:right w:val="none" w:sz="0" w:space="0" w:color="auto"/>
      </w:divBdr>
    </w:div>
    <w:div w:id="464933738">
      <w:bodyDiv w:val="1"/>
      <w:marLeft w:val="0"/>
      <w:marRight w:val="0"/>
      <w:marTop w:val="0"/>
      <w:marBottom w:val="0"/>
      <w:divBdr>
        <w:top w:val="none" w:sz="0" w:space="0" w:color="auto"/>
        <w:left w:val="none" w:sz="0" w:space="0" w:color="auto"/>
        <w:bottom w:val="none" w:sz="0" w:space="0" w:color="auto"/>
        <w:right w:val="none" w:sz="0" w:space="0" w:color="auto"/>
      </w:divBdr>
    </w:div>
    <w:div w:id="465199224">
      <w:bodyDiv w:val="1"/>
      <w:marLeft w:val="0"/>
      <w:marRight w:val="0"/>
      <w:marTop w:val="0"/>
      <w:marBottom w:val="0"/>
      <w:divBdr>
        <w:top w:val="none" w:sz="0" w:space="0" w:color="auto"/>
        <w:left w:val="none" w:sz="0" w:space="0" w:color="auto"/>
        <w:bottom w:val="none" w:sz="0" w:space="0" w:color="auto"/>
        <w:right w:val="none" w:sz="0" w:space="0" w:color="auto"/>
      </w:divBdr>
    </w:div>
    <w:div w:id="465241605">
      <w:bodyDiv w:val="1"/>
      <w:marLeft w:val="0"/>
      <w:marRight w:val="0"/>
      <w:marTop w:val="0"/>
      <w:marBottom w:val="0"/>
      <w:divBdr>
        <w:top w:val="none" w:sz="0" w:space="0" w:color="auto"/>
        <w:left w:val="none" w:sz="0" w:space="0" w:color="auto"/>
        <w:bottom w:val="none" w:sz="0" w:space="0" w:color="auto"/>
        <w:right w:val="none" w:sz="0" w:space="0" w:color="auto"/>
      </w:divBdr>
    </w:div>
    <w:div w:id="465440948">
      <w:bodyDiv w:val="1"/>
      <w:marLeft w:val="0"/>
      <w:marRight w:val="0"/>
      <w:marTop w:val="0"/>
      <w:marBottom w:val="0"/>
      <w:divBdr>
        <w:top w:val="none" w:sz="0" w:space="0" w:color="auto"/>
        <w:left w:val="none" w:sz="0" w:space="0" w:color="auto"/>
        <w:bottom w:val="none" w:sz="0" w:space="0" w:color="auto"/>
        <w:right w:val="none" w:sz="0" w:space="0" w:color="auto"/>
      </w:divBdr>
    </w:div>
    <w:div w:id="465859044">
      <w:bodyDiv w:val="1"/>
      <w:marLeft w:val="0"/>
      <w:marRight w:val="0"/>
      <w:marTop w:val="0"/>
      <w:marBottom w:val="0"/>
      <w:divBdr>
        <w:top w:val="none" w:sz="0" w:space="0" w:color="auto"/>
        <w:left w:val="none" w:sz="0" w:space="0" w:color="auto"/>
        <w:bottom w:val="none" w:sz="0" w:space="0" w:color="auto"/>
        <w:right w:val="none" w:sz="0" w:space="0" w:color="auto"/>
      </w:divBdr>
    </w:div>
    <w:div w:id="466046375">
      <w:bodyDiv w:val="1"/>
      <w:marLeft w:val="0"/>
      <w:marRight w:val="0"/>
      <w:marTop w:val="0"/>
      <w:marBottom w:val="0"/>
      <w:divBdr>
        <w:top w:val="none" w:sz="0" w:space="0" w:color="auto"/>
        <w:left w:val="none" w:sz="0" w:space="0" w:color="auto"/>
        <w:bottom w:val="none" w:sz="0" w:space="0" w:color="auto"/>
        <w:right w:val="none" w:sz="0" w:space="0" w:color="auto"/>
      </w:divBdr>
    </w:div>
    <w:div w:id="466093849">
      <w:bodyDiv w:val="1"/>
      <w:marLeft w:val="0"/>
      <w:marRight w:val="0"/>
      <w:marTop w:val="0"/>
      <w:marBottom w:val="0"/>
      <w:divBdr>
        <w:top w:val="none" w:sz="0" w:space="0" w:color="auto"/>
        <w:left w:val="none" w:sz="0" w:space="0" w:color="auto"/>
        <w:bottom w:val="none" w:sz="0" w:space="0" w:color="auto"/>
        <w:right w:val="none" w:sz="0" w:space="0" w:color="auto"/>
      </w:divBdr>
    </w:div>
    <w:div w:id="466508622">
      <w:bodyDiv w:val="1"/>
      <w:marLeft w:val="0"/>
      <w:marRight w:val="0"/>
      <w:marTop w:val="0"/>
      <w:marBottom w:val="0"/>
      <w:divBdr>
        <w:top w:val="none" w:sz="0" w:space="0" w:color="auto"/>
        <w:left w:val="none" w:sz="0" w:space="0" w:color="auto"/>
        <w:bottom w:val="none" w:sz="0" w:space="0" w:color="auto"/>
        <w:right w:val="none" w:sz="0" w:space="0" w:color="auto"/>
      </w:divBdr>
    </w:div>
    <w:div w:id="467091218">
      <w:bodyDiv w:val="1"/>
      <w:marLeft w:val="0"/>
      <w:marRight w:val="0"/>
      <w:marTop w:val="0"/>
      <w:marBottom w:val="0"/>
      <w:divBdr>
        <w:top w:val="none" w:sz="0" w:space="0" w:color="auto"/>
        <w:left w:val="none" w:sz="0" w:space="0" w:color="auto"/>
        <w:bottom w:val="none" w:sz="0" w:space="0" w:color="auto"/>
        <w:right w:val="none" w:sz="0" w:space="0" w:color="auto"/>
      </w:divBdr>
    </w:div>
    <w:div w:id="467163762">
      <w:bodyDiv w:val="1"/>
      <w:marLeft w:val="0"/>
      <w:marRight w:val="0"/>
      <w:marTop w:val="0"/>
      <w:marBottom w:val="0"/>
      <w:divBdr>
        <w:top w:val="none" w:sz="0" w:space="0" w:color="auto"/>
        <w:left w:val="none" w:sz="0" w:space="0" w:color="auto"/>
        <w:bottom w:val="none" w:sz="0" w:space="0" w:color="auto"/>
        <w:right w:val="none" w:sz="0" w:space="0" w:color="auto"/>
      </w:divBdr>
    </w:div>
    <w:div w:id="467433955">
      <w:bodyDiv w:val="1"/>
      <w:marLeft w:val="0"/>
      <w:marRight w:val="0"/>
      <w:marTop w:val="0"/>
      <w:marBottom w:val="0"/>
      <w:divBdr>
        <w:top w:val="none" w:sz="0" w:space="0" w:color="auto"/>
        <w:left w:val="none" w:sz="0" w:space="0" w:color="auto"/>
        <w:bottom w:val="none" w:sz="0" w:space="0" w:color="auto"/>
        <w:right w:val="none" w:sz="0" w:space="0" w:color="auto"/>
      </w:divBdr>
    </w:div>
    <w:div w:id="467865883">
      <w:bodyDiv w:val="1"/>
      <w:marLeft w:val="0"/>
      <w:marRight w:val="0"/>
      <w:marTop w:val="0"/>
      <w:marBottom w:val="0"/>
      <w:divBdr>
        <w:top w:val="none" w:sz="0" w:space="0" w:color="auto"/>
        <w:left w:val="none" w:sz="0" w:space="0" w:color="auto"/>
        <w:bottom w:val="none" w:sz="0" w:space="0" w:color="auto"/>
        <w:right w:val="none" w:sz="0" w:space="0" w:color="auto"/>
      </w:divBdr>
    </w:div>
    <w:div w:id="468328333">
      <w:bodyDiv w:val="1"/>
      <w:marLeft w:val="0"/>
      <w:marRight w:val="0"/>
      <w:marTop w:val="0"/>
      <w:marBottom w:val="0"/>
      <w:divBdr>
        <w:top w:val="none" w:sz="0" w:space="0" w:color="auto"/>
        <w:left w:val="none" w:sz="0" w:space="0" w:color="auto"/>
        <w:bottom w:val="none" w:sz="0" w:space="0" w:color="auto"/>
        <w:right w:val="none" w:sz="0" w:space="0" w:color="auto"/>
      </w:divBdr>
    </w:div>
    <w:div w:id="468399872">
      <w:bodyDiv w:val="1"/>
      <w:marLeft w:val="0"/>
      <w:marRight w:val="0"/>
      <w:marTop w:val="0"/>
      <w:marBottom w:val="0"/>
      <w:divBdr>
        <w:top w:val="none" w:sz="0" w:space="0" w:color="auto"/>
        <w:left w:val="none" w:sz="0" w:space="0" w:color="auto"/>
        <w:bottom w:val="none" w:sz="0" w:space="0" w:color="auto"/>
        <w:right w:val="none" w:sz="0" w:space="0" w:color="auto"/>
      </w:divBdr>
    </w:div>
    <w:div w:id="468517347">
      <w:bodyDiv w:val="1"/>
      <w:marLeft w:val="0"/>
      <w:marRight w:val="0"/>
      <w:marTop w:val="0"/>
      <w:marBottom w:val="0"/>
      <w:divBdr>
        <w:top w:val="none" w:sz="0" w:space="0" w:color="auto"/>
        <w:left w:val="none" w:sz="0" w:space="0" w:color="auto"/>
        <w:bottom w:val="none" w:sz="0" w:space="0" w:color="auto"/>
        <w:right w:val="none" w:sz="0" w:space="0" w:color="auto"/>
      </w:divBdr>
    </w:div>
    <w:div w:id="468595594">
      <w:bodyDiv w:val="1"/>
      <w:marLeft w:val="0"/>
      <w:marRight w:val="0"/>
      <w:marTop w:val="0"/>
      <w:marBottom w:val="0"/>
      <w:divBdr>
        <w:top w:val="none" w:sz="0" w:space="0" w:color="auto"/>
        <w:left w:val="none" w:sz="0" w:space="0" w:color="auto"/>
        <w:bottom w:val="none" w:sz="0" w:space="0" w:color="auto"/>
        <w:right w:val="none" w:sz="0" w:space="0" w:color="auto"/>
      </w:divBdr>
    </w:div>
    <w:div w:id="469129058">
      <w:bodyDiv w:val="1"/>
      <w:marLeft w:val="0"/>
      <w:marRight w:val="0"/>
      <w:marTop w:val="0"/>
      <w:marBottom w:val="0"/>
      <w:divBdr>
        <w:top w:val="none" w:sz="0" w:space="0" w:color="auto"/>
        <w:left w:val="none" w:sz="0" w:space="0" w:color="auto"/>
        <w:bottom w:val="none" w:sz="0" w:space="0" w:color="auto"/>
        <w:right w:val="none" w:sz="0" w:space="0" w:color="auto"/>
      </w:divBdr>
    </w:div>
    <w:div w:id="469134037">
      <w:bodyDiv w:val="1"/>
      <w:marLeft w:val="0"/>
      <w:marRight w:val="0"/>
      <w:marTop w:val="0"/>
      <w:marBottom w:val="0"/>
      <w:divBdr>
        <w:top w:val="none" w:sz="0" w:space="0" w:color="auto"/>
        <w:left w:val="none" w:sz="0" w:space="0" w:color="auto"/>
        <w:bottom w:val="none" w:sz="0" w:space="0" w:color="auto"/>
        <w:right w:val="none" w:sz="0" w:space="0" w:color="auto"/>
      </w:divBdr>
    </w:div>
    <w:div w:id="469979873">
      <w:bodyDiv w:val="1"/>
      <w:marLeft w:val="0"/>
      <w:marRight w:val="0"/>
      <w:marTop w:val="0"/>
      <w:marBottom w:val="0"/>
      <w:divBdr>
        <w:top w:val="none" w:sz="0" w:space="0" w:color="auto"/>
        <w:left w:val="none" w:sz="0" w:space="0" w:color="auto"/>
        <w:bottom w:val="none" w:sz="0" w:space="0" w:color="auto"/>
        <w:right w:val="none" w:sz="0" w:space="0" w:color="auto"/>
      </w:divBdr>
    </w:div>
    <w:div w:id="470096406">
      <w:bodyDiv w:val="1"/>
      <w:marLeft w:val="0"/>
      <w:marRight w:val="0"/>
      <w:marTop w:val="0"/>
      <w:marBottom w:val="0"/>
      <w:divBdr>
        <w:top w:val="none" w:sz="0" w:space="0" w:color="auto"/>
        <w:left w:val="none" w:sz="0" w:space="0" w:color="auto"/>
        <w:bottom w:val="none" w:sz="0" w:space="0" w:color="auto"/>
        <w:right w:val="none" w:sz="0" w:space="0" w:color="auto"/>
      </w:divBdr>
    </w:div>
    <w:div w:id="470446081">
      <w:bodyDiv w:val="1"/>
      <w:marLeft w:val="0"/>
      <w:marRight w:val="0"/>
      <w:marTop w:val="0"/>
      <w:marBottom w:val="0"/>
      <w:divBdr>
        <w:top w:val="none" w:sz="0" w:space="0" w:color="auto"/>
        <w:left w:val="none" w:sz="0" w:space="0" w:color="auto"/>
        <w:bottom w:val="none" w:sz="0" w:space="0" w:color="auto"/>
        <w:right w:val="none" w:sz="0" w:space="0" w:color="auto"/>
      </w:divBdr>
    </w:div>
    <w:div w:id="470485521">
      <w:bodyDiv w:val="1"/>
      <w:marLeft w:val="0"/>
      <w:marRight w:val="0"/>
      <w:marTop w:val="0"/>
      <w:marBottom w:val="0"/>
      <w:divBdr>
        <w:top w:val="none" w:sz="0" w:space="0" w:color="auto"/>
        <w:left w:val="none" w:sz="0" w:space="0" w:color="auto"/>
        <w:bottom w:val="none" w:sz="0" w:space="0" w:color="auto"/>
        <w:right w:val="none" w:sz="0" w:space="0" w:color="auto"/>
      </w:divBdr>
    </w:div>
    <w:div w:id="470750046">
      <w:bodyDiv w:val="1"/>
      <w:marLeft w:val="0"/>
      <w:marRight w:val="0"/>
      <w:marTop w:val="0"/>
      <w:marBottom w:val="0"/>
      <w:divBdr>
        <w:top w:val="none" w:sz="0" w:space="0" w:color="auto"/>
        <w:left w:val="none" w:sz="0" w:space="0" w:color="auto"/>
        <w:bottom w:val="none" w:sz="0" w:space="0" w:color="auto"/>
        <w:right w:val="none" w:sz="0" w:space="0" w:color="auto"/>
      </w:divBdr>
    </w:div>
    <w:div w:id="470757840">
      <w:bodyDiv w:val="1"/>
      <w:marLeft w:val="0"/>
      <w:marRight w:val="0"/>
      <w:marTop w:val="0"/>
      <w:marBottom w:val="0"/>
      <w:divBdr>
        <w:top w:val="none" w:sz="0" w:space="0" w:color="auto"/>
        <w:left w:val="none" w:sz="0" w:space="0" w:color="auto"/>
        <w:bottom w:val="none" w:sz="0" w:space="0" w:color="auto"/>
        <w:right w:val="none" w:sz="0" w:space="0" w:color="auto"/>
      </w:divBdr>
    </w:div>
    <w:div w:id="470949617">
      <w:bodyDiv w:val="1"/>
      <w:marLeft w:val="0"/>
      <w:marRight w:val="0"/>
      <w:marTop w:val="0"/>
      <w:marBottom w:val="0"/>
      <w:divBdr>
        <w:top w:val="none" w:sz="0" w:space="0" w:color="auto"/>
        <w:left w:val="none" w:sz="0" w:space="0" w:color="auto"/>
        <w:bottom w:val="none" w:sz="0" w:space="0" w:color="auto"/>
        <w:right w:val="none" w:sz="0" w:space="0" w:color="auto"/>
      </w:divBdr>
    </w:div>
    <w:div w:id="471216974">
      <w:bodyDiv w:val="1"/>
      <w:marLeft w:val="0"/>
      <w:marRight w:val="0"/>
      <w:marTop w:val="0"/>
      <w:marBottom w:val="0"/>
      <w:divBdr>
        <w:top w:val="none" w:sz="0" w:space="0" w:color="auto"/>
        <w:left w:val="none" w:sz="0" w:space="0" w:color="auto"/>
        <w:bottom w:val="none" w:sz="0" w:space="0" w:color="auto"/>
        <w:right w:val="none" w:sz="0" w:space="0" w:color="auto"/>
      </w:divBdr>
    </w:div>
    <w:div w:id="471480591">
      <w:bodyDiv w:val="1"/>
      <w:marLeft w:val="0"/>
      <w:marRight w:val="0"/>
      <w:marTop w:val="0"/>
      <w:marBottom w:val="0"/>
      <w:divBdr>
        <w:top w:val="none" w:sz="0" w:space="0" w:color="auto"/>
        <w:left w:val="none" w:sz="0" w:space="0" w:color="auto"/>
        <w:bottom w:val="none" w:sz="0" w:space="0" w:color="auto"/>
        <w:right w:val="none" w:sz="0" w:space="0" w:color="auto"/>
      </w:divBdr>
    </w:div>
    <w:div w:id="471561207">
      <w:bodyDiv w:val="1"/>
      <w:marLeft w:val="0"/>
      <w:marRight w:val="0"/>
      <w:marTop w:val="0"/>
      <w:marBottom w:val="0"/>
      <w:divBdr>
        <w:top w:val="none" w:sz="0" w:space="0" w:color="auto"/>
        <w:left w:val="none" w:sz="0" w:space="0" w:color="auto"/>
        <w:bottom w:val="none" w:sz="0" w:space="0" w:color="auto"/>
        <w:right w:val="none" w:sz="0" w:space="0" w:color="auto"/>
      </w:divBdr>
    </w:div>
    <w:div w:id="471602185">
      <w:bodyDiv w:val="1"/>
      <w:marLeft w:val="0"/>
      <w:marRight w:val="0"/>
      <w:marTop w:val="0"/>
      <w:marBottom w:val="0"/>
      <w:divBdr>
        <w:top w:val="none" w:sz="0" w:space="0" w:color="auto"/>
        <w:left w:val="none" w:sz="0" w:space="0" w:color="auto"/>
        <w:bottom w:val="none" w:sz="0" w:space="0" w:color="auto"/>
        <w:right w:val="none" w:sz="0" w:space="0" w:color="auto"/>
      </w:divBdr>
    </w:div>
    <w:div w:id="471682263">
      <w:bodyDiv w:val="1"/>
      <w:marLeft w:val="0"/>
      <w:marRight w:val="0"/>
      <w:marTop w:val="0"/>
      <w:marBottom w:val="0"/>
      <w:divBdr>
        <w:top w:val="none" w:sz="0" w:space="0" w:color="auto"/>
        <w:left w:val="none" w:sz="0" w:space="0" w:color="auto"/>
        <w:bottom w:val="none" w:sz="0" w:space="0" w:color="auto"/>
        <w:right w:val="none" w:sz="0" w:space="0" w:color="auto"/>
      </w:divBdr>
    </w:div>
    <w:div w:id="472217640">
      <w:bodyDiv w:val="1"/>
      <w:marLeft w:val="0"/>
      <w:marRight w:val="0"/>
      <w:marTop w:val="0"/>
      <w:marBottom w:val="0"/>
      <w:divBdr>
        <w:top w:val="none" w:sz="0" w:space="0" w:color="auto"/>
        <w:left w:val="none" w:sz="0" w:space="0" w:color="auto"/>
        <w:bottom w:val="none" w:sz="0" w:space="0" w:color="auto"/>
        <w:right w:val="none" w:sz="0" w:space="0" w:color="auto"/>
      </w:divBdr>
    </w:div>
    <w:div w:id="472328683">
      <w:bodyDiv w:val="1"/>
      <w:marLeft w:val="0"/>
      <w:marRight w:val="0"/>
      <w:marTop w:val="0"/>
      <w:marBottom w:val="0"/>
      <w:divBdr>
        <w:top w:val="none" w:sz="0" w:space="0" w:color="auto"/>
        <w:left w:val="none" w:sz="0" w:space="0" w:color="auto"/>
        <w:bottom w:val="none" w:sz="0" w:space="0" w:color="auto"/>
        <w:right w:val="none" w:sz="0" w:space="0" w:color="auto"/>
      </w:divBdr>
    </w:div>
    <w:div w:id="472406083">
      <w:bodyDiv w:val="1"/>
      <w:marLeft w:val="0"/>
      <w:marRight w:val="0"/>
      <w:marTop w:val="0"/>
      <w:marBottom w:val="0"/>
      <w:divBdr>
        <w:top w:val="none" w:sz="0" w:space="0" w:color="auto"/>
        <w:left w:val="none" w:sz="0" w:space="0" w:color="auto"/>
        <w:bottom w:val="none" w:sz="0" w:space="0" w:color="auto"/>
        <w:right w:val="none" w:sz="0" w:space="0" w:color="auto"/>
      </w:divBdr>
    </w:div>
    <w:div w:id="472983396">
      <w:bodyDiv w:val="1"/>
      <w:marLeft w:val="0"/>
      <w:marRight w:val="0"/>
      <w:marTop w:val="0"/>
      <w:marBottom w:val="0"/>
      <w:divBdr>
        <w:top w:val="none" w:sz="0" w:space="0" w:color="auto"/>
        <w:left w:val="none" w:sz="0" w:space="0" w:color="auto"/>
        <w:bottom w:val="none" w:sz="0" w:space="0" w:color="auto"/>
        <w:right w:val="none" w:sz="0" w:space="0" w:color="auto"/>
      </w:divBdr>
    </w:div>
    <w:div w:id="473183626">
      <w:bodyDiv w:val="1"/>
      <w:marLeft w:val="0"/>
      <w:marRight w:val="0"/>
      <w:marTop w:val="0"/>
      <w:marBottom w:val="0"/>
      <w:divBdr>
        <w:top w:val="none" w:sz="0" w:space="0" w:color="auto"/>
        <w:left w:val="none" w:sz="0" w:space="0" w:color="auto"/>
        <w:bottom w:val="none" w:sz="0" w:space="0" w:color="auto"/>
        <w:right w:val="none" w:sz="0" w:space="0" w:color="auto"/>
      </w:divBdr>
    </w:div>
    <w:div w:id="473252338">
      <w:bodyDiv w:val="1"/>
      <w:marLeft w:val="0"/>
      <w:marRight w:val="0"/>
      <w:marTop w:val="0"/>
      <w:marBottom w:val="0"/>
      <w:divBdr>
        <w:top w:val="none" w:sz="0" w:space="0" w:color="auto"/>
        <w:left w:val="none" w:sz="0" w:space="0" w:color="auto"/>
        <w:bottom w:val="none" w:sz="0" w:space="0" w:color="auto"/>
        <w:right w:val="none" w:sz="0" w:space="0" w:color="auto"/>
      </w:divBdr>
    </w:div>
    <w:div w:id="473302209">
      <w:bodyDiv w:val="1"/>
      <w:marLeft w:val="0"/>
      <w:marRight w:val="0"/>
      <w:marTop w:val="0"/>
      <w:marBottom w:val="0"/>
      <w:divBdr>
        <w:top w:val="none" w:sz="0" w:space="0" w:color="auto"/>
        <w:left w:val="none" w:sz="0" w:space="0" w:color="auto"/>
        <w:bottom w:val="none" w:sz="0" w:space="0" w:color="auto"/>
        <w:right w:val="none" w:sz="0" w:space="0" w:color="auto"/>
      </w:divBdr>
    </w:div>
    <w:div w:id="473378906">
      <w:bodyDiv w:val="1"/>
      <w:marLeft w:val="0"/>
      <w:marRight w:val="0"/>
      <w:marTop w:val="0"/>
      <w:marBottom w:val="0"/>
      <w:divBdr>
        <w:top w:val="none" w:sz="0" w:space="0" w:color="auto"/>
        <w:left w:val="none" w:sz="0" w:space="0" w:color="auto"/>
        <w:bottom w:val="none" w:sz="0" w:space="0" w:color="auto"/>
        <w:right w:val="none" w:sz="0" w:space="0" w:color="auto"/>
      </w:divBdr>
    </w:div>
    <w:div w:id="474034540">
      <w:bodyDiv w:val="1"/>
      <w:marLeft w:val="0"/>
      <w:marRight w:val="0"/>
      <w:marTop w:val="0"/>
      <w:marBottom w:val="0"/>
      <w:divBdr>
        <w:top w:val="none" w:sz="0" w:space="0" w:color="auto"/>
        <w:left w:val="none" w:sz="0" w:space="0" w:color="auto"/>
        <w:bottom w:val="none" w:sz="0" w:space="0" w:color="auto"/>
        <w:right w:val="none" w:sz="0" w:space="0" w:color="auto"/>
      </w:divBdr>
    </w:div>
    <w:div w:id="474181540">
      <w:bodyDiv w:val="1"/>
      <w:marLeft w:val="0"/>
      <w:marRight w:val="0"/>
      <w:marTop w:val="0"/>
      <w:marBottom w:val="0"/>
      <w:divBdr>
        <w:top w:val="none" w:sz="0" w:space="0" w:color="auto"/>
        <w:left w:val="none" w:sz="0" w:space="0" w:color="auto"/>
        <w:bottom w:val="none" w:sz="0" w:space="0" w:color="auto"/>
        <w:right w:val="none" w:sz="0" w:space="0" w:color="auto"/>
      </w:divBdr>
    </w:div>
    <w:div w:id="474758546">
      <w:bodyDiv w:val="1"/>
      <w:marLeft w:val="0"/>
      <w:marRight w:val="0"/>
      <w:marTop w:val="0"/>
      <w:marBottom w:val="0"/>
      <w:divBdr>
        <w:top w:val="none" w:sz="0" w:space="0" w:color="auto"/>
        <w:left w:val="none" w:sz="0" w:space="0" w:color="auto"/>
        <w:bottom w:val="none" w:sz="0" w:space="0" w:color="auto"/>
        <w:right w:val="none" w:sz="0" w:space="0" w:color="auto"/>
      </w:divBdr>
    </w:div>
    <w:div w:id="474882383">
      <w:bodyDiv w:val="1"/>
      <w:marLeft w:val="0"/>
      <w:marRight w:val="0"/>
      <w:marTop w:val="0"/>
      <w:marBottom w:val="0"/>
      <w:divBdr>
        <w:top w:val="none" w:sz="0" w:space="0" w:color="auto"/>
        <w:left w:val="none" w:sz="0" w:space="0" w:color="auto"/>
        <w:bottom w:val="none" w:sz="0" w:space="0" w:color="auto"/>
        <w:right w:val="none" w:sz="0" w:space="0" w:color="auto"/>
      </w:divBdr>
    </w:div>
    <w:div w:id="475144192">
      <w:bodyDiv w:val="1"/>
      <w:marLeft w:val="0"/>
      <w:marRight w:val="0"/>
      <w:marTop w:val="0"/>
      <w:marBottom w:val="0"/>
      <w:divBdr>
        <w:top w:val="none" w:sz="0" w:space="0" w:color="auto"/>
        <w:left w:val="none" w:sz="0" w:space="0" w:color="auto"/>
        <w:bottom w:val="none" w:sz="0" w:space="0" w:color="auto"/>
        <w:right w:val="none" w:sz="0" w:space="0" w:color="auto"/>
      </w:divBdr>
    </w:div>
    <w:div w:id="475807011">
      <w:bodyDiv w:val="1"/>
      <w:marLeft w:val="0"/>
      <w:marRight w:val="0"/>
      <w:marTop w:val="0"/>
      <w:marBottom w:val="0"/>
      <w:divBdr>
        <w:top w:val="none" w:sz="0" w:space="0" w:color="auto"/>
        <w:left w:val="none" w:sz="0" w:space="0" w:color="auto"/>
        <w:bottom w:val="none" w:sz="0" w:space="0" w:color="auto"/>
        <w:right w:val="none" w:sz="0" w:space="0" w:color="auto"/>
      </w:divBdr>
    </w:div>
    <w:div w:id="476605836">
      <w:bodyDiv w:val="1"/>
      <w:marLeft w:val="0"/>
      <w:marRight w:val="0"/>
      <w:marTop w:val="0"/>
      <w:marBottom w:val="0"/>
      <w:divBdr>
        <w:top w:val="none" w:sz="0" w:space="0" w:color="auto"/>
        <w:left w:val="none" w:sz="0" w:space="0" w:color="auto"/>
        <w:bottom w:val="none" w:sz="0" w:space="0" w:color="auto"/>
        <w:right w:val="none" w:sz="0" w:space="0" w:color="auto"/>
      </w:divBdr>
    </w:div>
    <w:div w:id="476919631">
      <w:bodyDiv w:val="1"/>
      <w:marLeft w:val="0"/>
      <w:marRight w:val="0"/>
      <w:marTop w:val="0"/>
      <w:marBottom w:val="0"/>
      <w:divBdr>
        <w:top w:val="none" w:sz="0" w:space="0" w:color="auto"/>
        <w:left w:val="none" w:sz="0" w:space="0" w:color="auto"/>
        <w:bottom w:val="none" w:sz="0" w:space="0" w:color="auto"/>
        <w:right w:val="none" w:sz="0" w:space="0" w:color="auto"/>
      </w:divBdr>
    </w:div>
    <w:div w:id="477117155">
      <w:bodyDiv w:val="1"/>
      <w:marLeft w:val="0"/>
      <w:marRight w:val="0"/>
      <w:marTop w:val="0"/>
      <w:marBottom w:val="0"/>
      <w:divBdr>
        <w:top w:val="none" w:sz="0" w:space="0" w:color="auto"/>
        <w:left w:val="none" w:sz="0" w:space="0" w:color="auto"/>
        <w:bottom w:val="none" w:sz="0" w:space="0" w:color="auto"/>
        <w:right w:val="none" w:sz="0" w:space="0" w:color="auto"/>
      </w:divBdr>
    </w:div>
    <w:div w:id="477651780">
      <w:bodyDiv w:val="1"/>
      <w:marLeft w:val="0"/>
      <w:marRight w:val="0"/>
      <w:marTop w:val="0"/>
      <w:marBottom w:val="0"/>
      <w:divBdr>
        <w:top w:val="none" w:sz="0" w:space="0" w:color="auto"/>
        <w:left w:val="none" w:sz="0" w:space="0" w:color="auto"/>
        <w:bottom w:val="none" w:sz="0" w:space="0" w:color="auto"/>
        <w:right w:val="none" w:sz="0" w:space="0" w:color="auto"/>
      </w:divBdr>
    </w:div>
    <w:div w:id="477722823">
      <w:bodyDiv w:val="1"/>
      <w:marLeft w:val="0"/>
      <w:marRight w:val="0"/>
      <w:marTop w:val="0"/>
      <w:marBottom w:val="0"/>
      <w:divBdr>
        <w:top w:val="none" w:sz="0" w:space="0" w:color="auto"/>
        <w:left w:val="none" w:sz="0" w:space="0" w:color="auto"/>
        <w:bottom w:val="none" w:sz="0" w:space="0" w:color="auto"/>
        <w:right w:val="none" w:sz="0" w:space="0" w:color="auto"/>
      </w:divBdr>
    </w:div>
    <w:div w:id="478422315">
      <w:bodyDiv w:val="1"/>
      <w:marLeft w:val="0"/>
      <w:marRight w:val="0"/>
      <w:marTop w:val="0"/>
      <w:marBottom w:val="0"/>
      <w:divBdr>
        <w:top w:val="none" w:sz="0" w:space="0" w:color="auto"/>
        <w:left w:val="none" w:sz="0" w:space="0" w:color="auto"/>
        <w:bottom w:val="none" w:sz="0" w:space="0" w:color="auto"/>
        <w:right w:val="none" w:sz="0" w:space="0" w:color="auto"/>
      </w:divBdr>
    </w:div>
    <w:div w:id="478545431">
      <w:bodyDiv w:val="1"/>
      <w:marLeft w:val="0"/>
      <w:marRight w:val="0"/>
      <w:marTop w:val="0"/>
      <w:marBottom w:val="0"/>
      <w:divBdr>
        <w:top w:val="none" w:sz="0" w:space="0" w:color="auto"/>
        <w:left w:val="none" w:sz="0" w:space="0" w:color="auto"/>
        <w:bottom w:val="none" w:sz="0" w:space="0" w:color="auto"/>
        <w:right w:val="none" w:sz="0" w:space="0" w:color="auto"/>
      </w:divBdr>
    </w:div>
    <w:div w:id="479153768">
      <w:bodyDiv w:val="1"/>
      <w:marLeft w:val="0"/>
      <w:marRight w:val="0"/>
      <w:marTop w:val="0"/>
      <w:marBottom w:val="0"/>
      <w:divBdr>
        <w:top w:val="none" w:sz="0" w:space="0" w:color="auto"/>
        <w:left w:val="none" w:sz="0" w:space="0" w:color="auto"/>
        <w:bottom w:val="none" w:sz="0" w:space="0" w:color="auto"/>
        <w:right w:val="none" w:sz="0" w:space="0" w:color="auto"/>
      </w:divBdr>
    </w:div>
    <w:div w:id="479808495">
      <w:bodyDiv w:val="1"/>
      <w:marLeft w:val="0"/>
      <w:marRight w:val="0"/>
      <w:marTop w:val="0"/>
      <w:marBottom w:val="0"/>
      <w:divBdr>
        <w:top w:val="none" w:sz="0" w:space="0" w:color="auto"/>
        <w:left w:val="none" w:sz="0" w:space="0" w:color="auto"/>
        <w:bottom w:val="none" w:sz="0" w:space="0" w:color="auto"/>
        <w:right w:val="none" w:sz="0" w:space="0" w:color="auto"/>
      </w:divBdr>
    </w:div>
    <w:div w:id="479809382">
      <w:bodyDiv w:val="1"/>
      <w:marLeft w:val="0"/>
      <w:marRight w:val="0"/>
      <w:marTop w:val="0"/>
      <w:marBottom w:val="0"/>
      <w:divBdr>
        <w:top w:val="none" w:sz="0" w:space="0" w:color="auto"/>
        <w:left w:val="none" w:sz="0" w:space="0" w:color="auto"/>
        <w:bottom w:val="none" w:sz="0" w:space="0" w:color="auto"/>
        <w:right w:val="none" w:sz="0" w:space="0" w:color="auto"/>
      </w:divBdr>
    </w:div>
    <w:div w:id="480267138">
      <w:bodyDiv w:val="1"/>
      <w:marLeft w:val="0"/>
      <w:marRight w:val="0"/>
      <w:marTop w:val="0"/>
      <w:marBottom w:val="0"/>
      <w:divBdr>
        <w:top w:val="none" w:sz="0" w:space="0" w:color="auto"/>
        <w:left w:val="none" w:sz="0" w:space="0" w:color="auto"/>
        <w:bottom w:val="none" w:sz="0" w:space="0" w:color="auto"/>
        <w:right w:val="none" w:sz="0" w:space="0" w:color="auto"/>
      </w:divBdr>
    </w:div>
    <w:div w:id="481624877">
      <w:bodyDiv w:val="1"/>
      <w:marLeft w:val="0"/>
      <w:marRight w:val="0"/>
      <w:marTop w:val="0"/>
      <w:marBottom w:val="0"/>
      <w:divBdr>
        <w:top w:val="none" w:sz="0" w:space="0" w:color="auto"/>
        <w:left w:val="none" w:sz="0" w:space="0" w:color="auto"/>
        <w:bottom w:val="none" w:sz="0" w:space="0" w:color="auto"/>
        <w:right w:val="none" w:sz="0" w:space="0" w:color="auto"/>
      </w:divBdr>
    </w:div>
    <w:div w:id="482042656">
      <w:bodyDiv w:val="1"/>
      <w:marLeft w:val="0"/>
      <w:marRight w:val="0"/>
      <w:marTop w:val="0"/>
      <w:marBottom w:val="0"/>
      <w:divBdr>
        <w:top w:val="none" w:sz="0" w:space="0" w:color="auto"/>
        <w:left w:val="none" w:sz="0" w:space="0" w:color="auto"/>
        <w:bottom w:val="none" w:sz="0" w:space="0" w:color="auto"/>
        <w:right w:val="none" w:sz="0" w:space="0" w:color="auto"/>
      </w:divBdr>
    </w:div>
    <w:div w:id="482046093">
      <w:bodyDiv w:val="1"/>
      <w:marLeft w:val="0"/>
      <w:marRight w:val="0"/>
      <w:marTop w:val="0"/>
      <w:marBottom w:val="0"/>
      <w:divBdr>
        <w:top w:val="none" w:sz="0" w:space="0" w:color="auto"/>
        <w:left w:val="none" w:sz="0" w:space="0" w:color="auto"/>
        <w:bottom w:val="none" w:sz="0" w:space="0" w:color="auto"/>
        <w:right w:val="none" w:sz="0" w:space="0" w:color="auto"/>
      </w:divBdr>
    </w:div>
    <w:div w:id="482157532">
      <w:bodyDiv w:val="1"/>
      <w:marLeft w:val="0"/>
      <w:marRight w:val="0"/>
      <w:marTop w:val="0"/>
      <w:marBottom w:val="0"/>
      <w:divBdr>
        <w:top w:val="none" w:sz="0" w:space="0" w:color="auto"/>
        <w:left w:val="none" w:sz="0" w:space="0" w:color="auto"/>
        <w:bottom w:val="none" w:sz="0" w:space="0" w:color="auto"/>
        <w:right w:val="none" w:sz="0" w:space="0" w:color="auto"/>
      </w:divBdr>
    </w:div>
    <w:div w:id="482357321">
      <w:bodyDiv w:val="1"/>
      <w:marLeft w:val="0"/>
      <w:marRight w:val="0"/>
      <w:marTop w:val="0"/>
      <w:marBottom w:val="0"/>
      <w:divBdr>
        <w:top w:val="none" w:sz="0" w:space="0" w:color="auto"/>
        <w:left w:val="none" w:sz="0" w:space="0" w:color="auto"/>
        <w:bottom w:val="none" w:sz="0" w:space="0" w:color="auto"/>
        <w:right w:val="none" w:sz="0" w:space="0" w:color="auto"/>
      </w:divBdr>
    </w:div>
    <w:div w:id="482426073">
      <w:bodyDiv w:val="1"/>
      <w:marLeft w:val="0"/>
      <w:marRight w:val="0"/>
      <w:marTop w:val="0"/>
      <w:marBottom w:val="0"/>
      <w:divBdr>
        <w:top w:val="none" w:sz="0" w:space="0" w:color="auto"/>
        <w:left w:val="none" w:sz="0" w:space="0" w:color="auto"/>
        <w:bottom w:val="none" w:sz="0" w:space="0" w:color="auto"/>
        <w:right w:val="none" w:sz="0" w:space="0" w:color="auto"/>
      </w:divBdr>
    </w:div>
    <w:div w:id="482508128">
      <w:bodyDiv w:val="1"/>
      <w:marLeft w:val="0"/>
      <w:marRight w:val="0"/>
      <w:marTop w:val="0"/>
      <w:marBottom w:val="0"/>
      <w:divBdr>
        <w:top w:val="none" w:sz="0" w:space="0" w:color="auto"/>
        <w:left w:val="none" w:sz="0" w:space="0" w:color="auto"/>
        <w:bottom w:val="none" w:sz="0" w:space="0" w:color="auto"/>
        <w:right w:val="none" w:sz="0" w:space="0" w:color="auto"/>
      </w:divBdr>
    </w:div>
    <w:div w:id="483351849">
      <w:bodyDiv w:val="1"/>
      <w:marLeft w:val="0"/>
      <w:marRight w:val="0"/>
      <w:marTop w:val="0"/>
      <w:marBottom w:val="0"/>
      <w:divBdr>
        <w:top w:val="none" w:sz="0" w:space="0" w:color="auto"/>
        <w:left w:val="none" w:sz="0" w:space="0" w:color="auto"/>
        <w:bottom w:val="none" w:sz="0" w:space="0" w:color="auto"/>
        <w:right w:val="none" w:sz="0" w:space="0" w:color="auto"/>
      </w:divBdr>
    </w:div>
    <w:div w:id="483544063">
      <w:bodyDiv w:val="1"/>
      <w:marLeft w:val="0"/>
      <w:marRight w:val="0"/>
      <w:marTop w:val="0"/>
      <w:marBottom w:val="0"/>
      <w:divBdr>
        <w:top w:val="none" w:sz="0" w:space="0" w:color="auto"/>
        <w:left w:val="none" w:sz="0" w:space="0" w:color="auto"/>
        <w:bottom w:val="none" w:sz="0" w:space="0" w:color="auto"/>
        <w:right w:val="none" w:sz="0" w:space="0" w:color="auto"/>
      </w:divBdr>
    </w:div>
    <w:div w:id="484008228">
      <w:bodyDiv w:val="1"/>
      <w:marLeft w:val="0"/>
      <w:marRight w:val="0"/>
      <w:marTop w:val="0"/>
      <w:marBottom w:val="0"/>
      <w:divBdr>
        <w:top w:val="none" w:sz="0" w:space="0" w:color="auto"/>
        <w:left w:val="none" w:sz="0" w:space="0" w:color="auto"/>
        <w:bottom w:val="none" w:sz="0" w:space="0" w:color="auto"/>
        <w:right w:val="none" w:sz="0" w:space="0" w:color="auto"/>
      </w:divBdr>
    </w:div>
    <w:div w:id="484009514">
      <w:bodyDiv w:val="1"/>
      <w:marLeft w:val="0"/>
      <w:marRight w:val="0"/>
      <w:marTop w:val="0"/>
      <w:marBottom w:val="0"/>
      <w:divBdr>
        <w:top w:val="none" w:sz="0" w:space="0" w:color="auto"/>
        <w:left w:val="none" w:sz="0" w:space="0" w:color="auto"/>
        <w:bottom w:val="none" w:sz="0" w:space="0" w:color="auto"/>
        <w:right w:val="none" w:sz="0" w:space="0" w:color="auto"/>
      </w:divBdr>
    </w:div>
    <w:div w:id="484199202">
      <w:bodyDiv w:val="1"/>
      <w:marLeft w:val="0"/>
      <w:marRight w:val="0"/>
      <w:marTop w:val="0"/>
      <w:marBottom w:val="0"/>
      <w:divBdr>
        <w:top w:val="none" w:sz="0" w:space="0" w:color="auto"/>
        <w:left w:val="none" w:sz="0" w:space="0" w:color="auto"/>
        <w:bottom w:val="none" w:sz="0" w:space="0" w:color="auto"/>
        <w:right w:val="none" w:sz="0" w:space="0" w:color="auto"/>
      </w:divBdr>
    </w:div>
    <w:div w:id="484322917">
      <w:bodyDiv w:val="1"/>
      <w:marLeft w:val="0"/>
      <w:marRight w:val="0"/>
      <w:marTop w:val="0"/>
      <w:marBottom w:val="0"/>
      <w:divBdr>
        <w:top w:val="none" w:sz="0" w:space="0" w:color="auto"/>
        <w:left w:val="none" w:sz="0" w:space="0" w:color="auto"/>
        <w:bottom w:val="none" w:sz="0" w:space="0" w:color="auto"/>
        <w:right w:val="none" w:sz="0" w:space="0" w:color="auto"/>
      </w:divBdr>
    </w:div>
    <w:div w:id="484323333">
      <w:bodyDiv w:val="1"/>
      <w:marLeft w:val="0"/>
      <w:marRight w:val="0"/>
      <w:marTop w:val="0"/>
      <w:marBottom w:val="0"/>
      <w:divBdr>
        <w:top w:val="none" w:sz="0" w:space="0" w:color="auto"/>
        <w:left w:val="none" w:sz="0" w:space="0" w:color="auto"/>
        <w:bottom w:val="none" w:sz="0" w:space="0" w:color="auto"/>
        <w:right w:val="none" w:sz="0" w:space="0" w:color="auto"/>
      </w:divBdr>
    </w:div>
    <w:div w:id="484588924">
      <w:bodyDiv w:val="1"/>
      <w:marLeft w:val="0"/>
      <w:marRight w:val="0"/>
      <w:marTop w:val="0"/>
      <w:marBottom w:val="0"/>
      <w:divBdr>
        <w:top w:val="none" w:sz="0" w:space="0" w:color="auto"/>
        <w:left w:val="none" w:sz="0" w:space="0" w:color="auto"/>
        <w:bottom w:val="none" w:sz="0" w:space="0" w:color="auto"/>
        <w:right w:val="none" w:sz="0" w:space="0" w:color="auto"/>
      </w:divBdr>
    </w:div>
    <w:div w:id="486475491">
      <w:bodyDiv w:val="1"/>
      <w:marLeft w:val="0"/>
      <w:marRight w:val="0"/>
      <w:marTop w:val="0"/>
      <w:marBottom w:val="0"/>
      <w:divBdr>
        <w:top w:val="none" w:sz="0" w:space="0" w:color="auto"/>
        <w:left w:val="none" w:sz="0" w:space="0" w:color="auto"/>
        <w:bottom w:val="none" w:sz="0" w:space="0" w:color="auto"/>
        <w:right w:val="none" w:sz="0" w:space="0" w:color="auto"/>
      </w:divBdr>
    </w:div>
    <w:div w:id="486631023">
      <w:bodyDiv w:val="1"/>
      <w:marLeft w:val="0"/>
      <w:marRight w:val="0"/>
      <w:marTop w:val="0"/>
      <w:marBottom w:val="0"/>
      <w:divBdr>
        <w:top w:val="none" w:sz="0" w:space="0" w:color="auto"/>
        <w:left w:val="none" w:sz="0" w:space="0" w:color="auto"/>
        <w:bottom w:val="none" w:sz="0" w:space="0" w:color="auto"/>
        <w:right w:val="none" w:sz="0" w:space="0" w:color="auto"/>
      </w:divBdr>
    </w:div>
    <w:div w:id="487599879">
      <w:bodyDiv w:val="1"/>
      <w:marLeft w:val="0"/>
      <w:marRight w:val="0"/>
      <w:marTop w:val="0"/>
      <w:marBottom w:val="0"/>
      <w:divBdr>
        <w:top w:val="none" w:sz="0" w:space="0" w:color="auto"/>
        <w:left w:val="none" w:sz="0" w:space="0" w:color="auto"/>
        <w:bottom w:val="none" w:sz="0" w:space="0" w:color="auto"/>
        <w:right w:val="none" w:sz="0" w:space="0" w:color="auto"/>
      </w:divBdr>
    </w:div>
    <w:div w:id="488178559">
      <w:bodyDiv w:val="1"/>
      <w:marLeft w:val="0"/>
      <w:marRight w:val="0"/>
      <w:marTop w:val="0"/>
      <w:marBottom w:val="0"/>
      <w:divBdr>
        <w:top w:val="none" w:sz="0" w:space="0" w:color="auto"/>
        <w:left w:val="none" w:sz="0" w:space="0" w:color="auto"/>
        <w:bottom w:val="none" w:sz="0" w:space="0" w:color="auto"/>
        <w:right w:val="none" w:sz="0" w:space="0" w:color="auto"/>
      </w:divBdr>
    </w:div>
    <w:div w:id="488517773">
      <w:bodyDiv w:val="1"/>
      <w:marLeft w:val="0"/>
      <w:marRight w:val="0"/>
      <w:marTop w:val="0"/>
      <w:marBottom w:val="0"/>
      <w:divBdr>
        <w:top w:val="none" w:sz="0" w:space="0" w:color="auto"/>
        <w:left w:val="none" w:sz="0" w:space="0" w:color="auto"/>
        <w:bottom w:val="none" w:sz="0" w:space="0" w:color="auto"/>
        <w:right w:val="none" w:sz="0" w:space="0" w:color="auto"/>
      </w:divBdr>
    </w:div>
    <w:div w:id="488792644">
      <w:bodyDiv w:val="1"/>
      <w:marLeft w:val="0"/>
      <w:marRight w:val="0"/>
      <w:marTop w:val="0"/>
      <w:marBottom w:val="0"/>
      <w:divBdr>
        <w:top w:val="none" w:sz="0" w:space="0" w:color="auto"/>
        <w:left w:val="none" w:sz="0" w:space="0" w:color="auto"/>
        <w:bottom w:val="none" w:sz="0" w:space="0" w:color="auto"/>
        <w:right w:val="none" w:sz="0" w:space="0" w:color="auto"/>
      </w:divBdr>
    </w:div>
    <w:div w:id="488984090">
      <w:bodyDiv w:val="1"/>
      <w:marLeft w:val="0"/>
      <w:marRight w:val="0"/>
      <w:marTop w:val="0"/>
      <w:marBottom w:val="0"/>
      <w:divBdr>
        <w:top w:val="none" w:sz="0" w:space="0" w:color="auto"/>
        <w:left w:val="none" w:sz="0" w:space="0" w:color="auto"/>
        <w:bottom w:val="none" w:sz="0" w:space="0" w:color="auto"/>
        <w:right w:val="none" w:sz="0" w:space="0" w:color="auto"/>
      </w:divBdr>
    </w:div>
    <w:div w:id="489685595">
      <w:bodyDiv w:val="1"/>
      <w:marLeft w:val="0"/>
      <w:marRight w:val="0"/>
      <w:marTop w:val="0"/>
      <w:marBottom w:val="0"/>
      <w:divBdr>
        <w:top w:val="none" w:sz="0" w:space="0" w:color="auto"/>
        <w:left w:val="none" w:sz="0" w:space="0" w:color="auto"/>
        <w:bottom w:val="none" w:sz="0" w:space="0" w:color="auto"/>
        <w:right w:val="none" w:sz="0" w:space="0" w:color="auto"/>
      </w:divBdr>
    </w:div>
    <w:div w:id="492372787">
      <w:bodyDiv w:val="1"/>
      <w:marLeft w:val="0"/>
      <w:marRight w:val="0"/>
      <w:marTop w:val="0"/>
      <w:marBottom w:val="0"/>
      <w:divBdr>
        <w:top w:val="none" w:sz="0" w:space="0" w:color="auto"/>
        <w:left w:val="none" w:sz="0" w:space="0" w:color="auto"/>
        <w:bottom w:val="none" w:sz="0" w:space="0" w:color="auto"/>
        <w:right w:val="none" w:sz="0" w:space="0" w:color="auto"/>
      </w:divBdr>
    </w:div>
    <w:div w:id="492376945">
      <w:bodyDiv w:val="1"/>
      <w:marLeft w:val="0"/>
      <w:marRight w:val="0"/>
      <w:marTop w:val="0"/>
      <w:marBottom w:val="0"/>
      <w:divBdr>
        <w:top w:val="none" w:sz="0" w:space="0" w:color="auto"/>
        <w:left w:val="none" w:sz="0" w:space="0" w:color="auto"/>
        <w:bottom w:val="none" w:sz="0" w:space="0" w:color="auto"/>
        <w:right w:val="none" w:sz="0" w:space="0" w:color="auto"/>
      </w:divBdr>
    </w:div>
    <w:div w:id="492532476">
      <w:bodyDiv w:val="1"/>
      <w:marLeft w:val="0"/>
      <w:marRight w:val="0"/>
      <w:marTop w:val="0"/>
      <w:marBottom w:val="0"/>
      <w:divBdr>
        <w:top w:val="none" w:sz="0" w:space="0" w:color="auto"/>
        <w:left w:val="none" w:sz="0" w:space="0" w:color="auto"/>
        <w:bottom w:val="none" w:sz="0" w:space="0" w:color="auto"/>
        <w:right w:val="none" w:sz="0" w:space="0" w:color="auto"/>
      </w:divBdr>
    </w:div>
    <w:div w:id="492837233">
      <w:bodyDiv w:val="1"/>
      <w:marLeft w:val="0"/>
      <w:marRight w:val="0"/>
      <w:marTop w:val="0"/>
      <w:marBottom w:val="0"/>
      <w:divBdr>
        <w:top w:val="none" w:sz="0" w:space="0" w:color="auto"/>
        <w:left w:val="none" w:sz="0" w:space="0" w:color="auto"/>
        <w:bottom w:val="none" w:sz="0" w:space="0" w:color="auto"/>
        <w:right w:val="none" w:sz="0" w:space="0" w:color="auto"/>
      </w:divBdr>
    </w:div>
    <w:div w:id="492985805">
      <w:bodyDiv w:val="1"/>
      <w:marLeft w:val="0"/>
      <w:marRight w:val="0"/>
      <w:marTop w:val="0"/>
      <w:marBottom w:val="0"/>
      <w:divBdr>
        <w:top w:val="none" w:sz="0" w:space="0" w:color="auto"/>
        <w:left w:val="none" w:sz="0" w:space="0" w:color="auto"/>
        <w:bottom w:val="none" w:sz="0" w:space="0" w:color="auto"/>
        <w:right w:val="none" w:sz="0" w:space="0" w:color="auto"/>
      </w:divBdr>
    </w:div>
    <w:div w:id="493111431">
      <w:bodyDiv w:val="1"/>
      <w:marLeft w:val="0"/>
      <w:marRight w:val="0"/>
      <w:marTop w:val="0"/>
      <w:marBottom w:val="0"/>
      <w:divBdr>
        <w:top w:val="none" w:sz="0" w:space="0" w:color="auto"/>
        <w:left w:val="none" w:sz="0" w:space="0" w:color="auto"/>
        <w:bottom w:val="none" w:sz="0" w:space="0" w:color="auto"/>
        <w:right w:val="none" w:sz="0" w:space="0" w:color="auto"/>
      </w:divBdr>
    </w:div>
    <w:div w:id="493760250">
      <w:bodyDiv w:val="1"/>
      <w:marLeft w:val="0"/>
      <w:marRight w:val="0"/>
      <w:marTop w:val="0"/>
      <w:marBottom w:val="0"/>
      <w:divBdr>
        <w:top w:val="none" w:sz="0" w:space="0" w:color="auto"/>
        <w:left w:val="none" w:sz="0" w:space="0" w:color="auto"/>
        <w:bottom w:val="none" w:sz="0" w:space="0" w:color="auto"/>
        <w:right w:val="none" w:sz="0" w:space="0" w:color="auto"/>
      </w:divBdr>
    </w:div>
    <w:div w:id="493881593">
      <w:bodyDiv w:val="1"/>
      <w:marLeft w:val="0"/>
      <w:marRight w:val="0"/>
      <w:marTop w:val="0"/>
      <w:marBottom w:val="0"/>
      <w:divBdr>
        <w:top w:val="none" w:sz="0" w:space="0" w:color="auto"/>
        <w:left w:val="none" w:sz="0" w:space="0" w:color="auto"/>
        <w:bottom w:val="none" w:sz="0" w:space="0" w:color="auto"/>
        <w:right w:val="none" w:sz="0" w:space="0" w:color="auto"/>
      </w:divBdr>
    </w:div>
    <w:div w:id="494607731">
      <w:bodyDiv w:val="1"/>
      <w:marLeft w:val="0"/>
      <w:marRight w:val="0"/>
      <w:marTop w:val="0"/>
      <w:marBottom w:val="0"/>
      <w:divBdr>
        <w:top w:val="none" w:sz="0" w:space="0" w:color="auto"/>
        <w:left w:val="none" w:sz="0" w:space="0" w:color="auto"/>
        <w:bottom w:val="none" w:sz="0" w:space="0" w:color="auto"/>
        <w:right w:val="none" w:sz="0" w:space="0" w:color="auto"/>
      </w:divBdr>
    </w:div>
    <w:div w:id="494762061">
      <w:bodyDiv w:val="1"/>
      <w:marLeft w:val="0"/>
      <w:marRight w:val="0"/>
      <w:marTop w:val="0"/>
      <w:marBottom w:val="0"/>
      <w:divBdr>
        <w:top w:val="none" w:sz="0" w:space="0" w:color="auto"/>
        <w:left w:val="none" w:sz="0" w:space="0" w:color="auto"/>
        <w:bottom w:val="none" w:sz="0" w:space="0" w:color="auto"/>
        <w:right w:val="none" w:sz="0" w:space="0" w:color="auto"/>
      </w:divBdr>
    </w:div>
    <w:div w:id="494956272">
      <w:bodyDiv w:val="1"/>
      <w:marLeft w:val="0"/>
      <w:marRight w:val="0"/>
      <w:marTop w:val="0"/>
      <w:marBottom w:val="0"/>
      <w:divBdr>
        <w:top w:val="none" w:sz="0" w:space="0" w:color="auto"/>
        <w:left w:val="none" w:sz="0" w:space="0" w:color="auto"/>
        <w:bottom w:val="none" w:sz="0" w:space="0" w:color="auto"/>
        <w:right w:val="none" w:sz="0" w:space="0" w:color="auto"/>
      </w:divBdr>
    </w:div>
    <w:div w:id="495806916">
      <w:bodyDiv w:val="1"/>
      <w:marLeft w:val="0"/>
      <w:marRight w:val="0"/>
      <w:marTop w:val="0"/>
      <w:marBottom w:val="0"/>
      <w:divBdr>
        <w:top w:val="none" w:sz="0" w:space="0" w:color="auto"/>
        <w:left w:val="none" w:sz="0" w:space="0" w:color="auto"/>
        <w:bottom w:val="none" w:sz="0" w:space="0" w:color="auto"/>
        <w:right w:val="none" w:sz="0" w:space="0" w:color="auto"/>
      </w:divBdr>
    </w:div>
    <w:div w:id="496042242">
      <w:bodyDiv w:val="1"/>
      <w:marLeft w:val="0"/>
      <w:marRight w:val="0"/>
      <w:marTop w:val="0"/>
      <w:marBottom w:val="0"/>
      <w:divBdr>
        <w:top w:val="none" w:sz="0" w:space="0" w:color="auto"/>
        <w:left w:val="none" w:sz="0" w:space="0" w:color="auto"/>
        <w:bottom w:val="none" w:sz="0" w:space="0" w:color="auto"/>
        <w:right w:val="none" w:sz="0" w:space="0" w:color="auto"/>
      </w:divBdr>
    </w:div>
    <w:div w:id="496113067">
      <w:bodyDiv w:val="1"/>
      <w:marLeft w:val="0"/>
      <w:marRight w:val="0"/>
      <w:marTop w:val="0"/>
      <w:marBottom w:val="0"/>
      <w:divBdr>
        <w:top w:val="none" w:sz="0" w:space="0" w:color="auto"/>
        <w:left w:val="none" w:sz="0" w:space="0" w:color="auto"/>
        <w:bottom w:val="none" w:sz="0" w:space="0" w:color="auto"/>
        <w:right w:val="none" w:sz="0" w:space="0" w:color="auto"/>
      </w:divBdr>
    </w:div>
    <w:div w:id="496118449">
      <w:bodyDiv w:val="1"/>
      <w:marLeft w:val="0"/>
      <w:marRight w:val="0"/>
      <w:marTop w:val="0"/>
      <w:marBottom w:val="0"/>
      <w:divBdr>
        <w:top w:val="none" w:sz="0" w:space="0" w:color="auto"/>
        <w:left w:val="none" w:sz="0" w:space="0" w:color="auto"/>
        <w:bottom w:val="none" w:sz="0" w:space="0" w:color="auto"/>
        <w:right w:val="none" w:sz="0" w:space="0" w:color="auto"/>
      </w:divBdr>
    </w:div>
    <w:div w:id="496966111">
      <w:bodyDiv w:val="1"/>
      <w:marLeft w:val="0"/>
      <w:marRight w:val="0"/>
      <w:marTop w:val="0"/>
      <w:marBottom w:val="0"/>
      <w:divBdr>
        <w:top w:val="none" w:sz="0" w:space="0" w:color="auto"/>
        <w:left w:val="none" w:sz="0" w:space="0" w:color="auto"/>
        <w:bottom w:val="none" w:sz="0" w:space="0" w:color="auto"/>
        <w:right w:val="none" w:sz="0" w:space="0" w:color="auto"/>
      </w:divBdr>
    </w:div>
    <w:div w:id="497310780">
      <w:bodyDiv w:val="1"/>
      <w:marLeft w:val="0"/>
      <w:marRight w:val="0"/>
      <w:marTop w:val="0"/>
      <w:marBottom w:val="0"/>
      <w:divBdr>
        <w:top w:val="none" w:sz="0" w:space="0" w:color="auto"/>
        <w:left w:val="none" w:sz="0" w:space="0" w:color="auto"/>
        <w:bottom w:val="none" w:sz="0" w:space="0" w:color="auto"/>
        <w:right w:val="none" w:sz="0" w:space="0" w:color="auto"/>
      </w:divBdr>
    </w:div>
    <w:div w:id="497618594">
      <w:bodyDiv w:val="1"/>
      <w:marLeft w:val="0"/>
      <w:marRight w:val="0"/>
      <w:marTop w:val="0"/>
      <w:marBottom w:val="0"/>
      <w:divBdr>
        <w:top w:val="none" w:sz="0" w:space="0" w:color="auto"/>
        <w:left w:val="none" w:sz="0" w:space="0" w:color="auto"/>
        <w:bottom w:val="none" w:sz="0" w:space="0" w:color="auto"/>
        <w:right w:val="none" w:sz="0" w:space="0" w:color="auto"/>
      </w:divBdr>
    </w:div>
    <w:div w:id="499587468">
      <w:bodyDiv w:val="1"/>
      <w:marLeft w:val="0"/>
      <w:marRight w:val="0"/>
      <w:marTop w:val="0"/>
      <w:marBottom w:val="0"/>
      <w:divBdr>
        <w:top w:val="none" w:sz="0" w:space="0" w:color="auto"/>
        <w:left w:val="none" w:sz="0" w:space="0" w:color="auto"/>
        <w:bottom w:val="none" w:sz="0" w:space="0" w:color="auto"/>
        <w:right w:val="none" w:sz="0" w:space="0" w:color="auto"/>
      </w:divBdr>
    </w:div>
    <w:div w:id="499664106">
      <w:bodyDiv w:val="1"/>
      <w:marLeft w:val="0"/>
      <w:marRight w:val="0"/>
      <w:marTop w:val="0"/>
      <w:marBottom w:val="0"/>
      <w:divBdr>
        <w:top w:val="none" w:sz="0" w:space="0" w:color="auto"/>
        <w:left w:val="none" w:sz="0" w:space="0" w:color="auto"/>
        <w:bottom w:val="none" w:sz="0" w:space="0" w:color="auto"/>
        <w:right w:val="none" w:sz="0" w:space="0" w:color="auto"/>
      </w:divBdr>
    </w:div>
    <w:div w:id="499857832">
      <w:bodyDiv w:val="1"/>
      <w:marLeft w:val="0"/>
      <w:marRight w:val="0"/>
      <w:marTop w:val="0"/>
      <w:marBottom w:val="0"/>
      <w:divBdr>
        <w:top w:val="none" w:sz="0" w:space="0" w:color="auto"/>
        <w:left w:val="none" w:sz="0" w:space="0" w:color="auto"/>
        <w:bottom w:val="none" w:sz="0" w:space="0" w:color="auto"/>
        <w:right w:val="none" w:sz="0" w:space="0" w:color="auto"/>
      </w:divBdr>
    </w:div>
    <w:div w:id="500005359">
      <w:bodyDiv w:val="1"/>
      <w:marLeft w:val="0"/>
      <w:marRight w:val="0"/>
      <w:marTop w:val="0"/>
      <w:marBottom w:val="0"/>
      <w:divBdr>
        <w:top w:val="none" w:sz="0" w:space="0" w:color="auto"/>
        <w:left w:val="none" w:sz="0" w:space="0" w:color="auto"/>
        <w:bottom w:val="none" w:sz="0" w:space="0" w:color="auto"/>
        <w:right w:val="none" w:sz="0" w:space="0" w:color="auto"/>
      </w:divBdr>
    </w:div>
    <w:div w:id="500120088">
      <w:bodyDiv w:val="1"/>
      <w:marLeft w:val="0"/>
      <w:marRight w:val="0"/>
      <w:marTop w:val="0"/>
      <w:marBottom w:val="0"/>
      <w:divBdr>
        <w:top w:val="none" w:sz="0" w:space="0" w:color="auto"/>
        <w:left w:val="none" w:sz="0" w:space="0" w:color="auto"/>
        <w:bottom w:val="none" w:sz="0" w:space="0" w:color="auto"/>
        <w:right w:val="none" w:sz="0" w:space="0" w:color="auto"/>
      </w:divBdr>
    </w:div>
    <w:div w:id="500508136">
      <w:bodyDiv w:val="1"/>
      <w:marLeft w:val="0"/>
      <w:marRight w:val="0"/>
      <w:marTop w:val="0"/>
      <w:marBottom w:val="0"/>
      <w:divBdr>
        <w:top w:val="none" w:sz="0" w:space="0" w:color="auto"/>
        <w:left w:val="none" w:sz="0" w:space="0" w:color="auto"/>
        <w:bottom w:val="none" w:sz="0" w:space="0" w:color="auto"/>
        <w:right w:val="none" w:sz="0" w:space="0" w:color="auto"/>
      </w:divBdr>
    </w:div>
    <w:div w:id="500700311">
      <w:bodyDiv w:val="1"/>
      <w:marLeft w:val="0"/>
      <w:marRight w:val="0"/>
      <w:marTop w:val="0"/>
      <w:marBottom w:val="0"/>
      <w:divBdr>
        <w:top w:val="none" w:sz="0" w:space="0" w:color="auto"/>
        <w:left w:val="none" w:sz="0" w:space="0" w:color="auto"/>
        <w:bottom w:val="none" w:sz="0" w:space="0" w:color="auto"/>
        <w:right w:val="none" w:sz="0" w:space="0" w:color="auto"/>
      </w:divBdr>
    </w:div>
    <w:div w:id="500775041">
      <w:bodyDiv w:val="1"/>
      <w:marLeft w:val="0"/>
      <w:marRight w:val="0"/>
      <w:marTop w:val="0"/>
      <w:marBottom w:val="0"/>
      <w:divBdr>
        <w:top w:val="none" w:sz="0" w:space="0" w:color="auto"/>
        <w:left w:val="none" w:sz="0" w:space="0" w:color="auto"/>
        <w:bottom w:val="none" w:sz="0" w:space="0" w:color="auto"/>
        <w:right w:val="none" w:sz="0" w:space="0" w:color="auto"/>
      </w:divBdr>
    </w:div>
    <w:div w:id="500781972">
      <w:bodyDiv w:val="1"/>
      <w:marLeft w:val="0"/>
      <w:marRight w:val="0"/>
      <w:marTop w:val="0"/>
      <w:marBottom w:val="0"/>
      <w:divBdr>
        <w:top w:val="none" w:sz="0" w:space="0" w:color="auto"/>
        <w:left w:val="none" w:sz="0" w:space="0" w:color="auto"/>
        <w:bottom w:val="none" w:sz="0" w:space="0" w:color="auto"/>
        <w:right w:val="none" w:sz="0" w:space="0" w:color="auto"/>
      </w:divBdr>
    </w:div>
    <w:div w:id="501046166">
      <w:bodyDiv w:val="1"/>
      <w:marLeft w:val="0"/>
      <w:marRight w:val="0"/>
      <w:marTop w:val="0"/>
      <w:marBottom w:val="0"/>
      <w:divBdr>
        <w:top w:val="none" w:sz="0" w:space="0" w:color="auto"/>
        <w:left w:val="none" w:sz="0" w:space="0" w:color="auto"/>
        <w:bottom w:val="none" w:sz="0" w:space="0" w:color="auto"/>
        <w:right w:val="none" w:sz="0" w:space="0" w:color="auto"/>
      </w:divBdr>
    </w:div>
    <w:div w:id="501622398">
      <w:bodyDiv w:val="1"/>
      <w:marLeft w:val="0"/>
      <w:marRight w:val="0"/>
      <w:marTop w:val="0"/>
      <w:marBottom w:val="0"/>
      <w:divBdr>
        <w:top w:val="none" w:sz="0" w:space="0" w:color="auto"/>
        <w:left w:val="none" w:sz="0" w:space="0" w:color="auto"/>
        <w:bottom w:val="none" w:sz="0" w:space="0" w:color="auto"/>
        <w:right w:val="none" w:sz="0" w:space="0" w:color="auto"/>
      </w:divBdr>
    </w:div>
    <w:div w:id="502820687">
      <w:bodyDiv w:val="1"/>
      <w:marLeft w:val="0"/>
      <w:marRight w:val="0"/>
      <w:marTop w:val="0"/>
      <w:marBottom w:val="0"/>
      <w:divBdr>
        <w:top w:val="none" w:sz="0" w:space="0" w:color="auto"/>
        <w:left w:val="none" w:sz="0" w:space="0" w:color="auto"/>
        <w:bottom w:val="none" w:sz="0" w:space="0" w:color="auto"/>
        <w:right w:val="none" w:sz="0" w:space="0" w:color="auto"/>
      </w:divBdr>
    </w:div>
    <w:div w:id="503134782">
      <w:bodyDiv w:val="1"/>
      <w:marLeft w:val="0"/>
      <w:marRight w:val="0"/>
      <w:marTop w:val="0"/>
      <w:marBottom w:val="0"/>
      <w:divBdr>
        <w:top w:val="none" w:sz="0" w:space="0" w:color="auto"/>
        <w:left w:val="none" w:sz="0" w:space="0" w:color="auto"/>
        <w:bottom w:val="none" w:sz="0" w:space="0" w:color="auto"/>
        <w:right w:val="none" w:sz="0" w:space="0" w:color="auto"/>
      </w:divBdr>
    </w:div>
    <w:div w:id="503283180">
      <w:bodyDiv w:val="1"/>
      <w:marLeft w:val="0"/>
      <w:marRight w:val="0"/>
      <w:marTop w:val="0"/>
      <w:marBottom w:val="0"/>
      <w:divBdr>
        <w:top w:val="none" w:sz="0" w:space="0" w:color="auto"/>
        <w:left w:val="none" w:sz="0" w:space="0" w:color="auto"/>
        <w:bottom w:val="none" w:sz="0" w:space="0" w:color="auto"/>
        <w:right w:val="none" w:sz="0" w:space="0" w:color="auto"/>
      </w:divBdr>
    </w:div>
    <w:div w:id="503515016">
      <w:bodyDiv w:val="1"/>
      <w:marLeft w:val="0"/>
      <w:marRight w:val="0"/>
      <w:marTop w:val="0"/>
      <w:marBottom w:val="0"/>
      <w:divBdr>
        <w:top w:val="none" w:sz="0" w:space="0" w:color="auto"/>
        <w:left w:val="none" w:sz="0" w:space="0" w:color="auto"/>
        <w:bottom w:val="none" w:sz="0" w:space="0" w:color="auto"/>
        <w:right w:val="none" w:sz="0" w:space="0" w:color="auto"/>
      </w:divBdr>
    </w:div>
    <w:div w:id="503974413">
      <w:bodyDiv w:val="1"/>
      <w:marLeft w:val="0"/>
      <w:marRight w:val="0"/>
      <w:marTop w:val="0"/>
      <w:marBottom w:val="0"/>
      <w:divBdr>
        <w:top w:val="none" w:sz="0" w:space="0" w:color="auto"/>
        <w:left w:val="none" w:sz="0" w:space="0" w:color="auto"/>
        <w:bottom w:val="none" w:sz="0" w:space="0" w:color="auto"/>
        <w:right w:val="none" w:sz="0" w:space="0" w:color="auto"/>
      </w:divBdr>
    </w:div>
    <w:div w:id="504055336">
      <w:bodyDiv w:val="1"/>
      <w:marLeft w:val="0"/>
      <w:marRight w:val="0"/>
      <w:marTop w:val="0"/>
      <w:marBottom w:val="0"/>
      <w:divBdr>
        <w:top w:val="none" w:sz="0" w:space="0" w:color="auto"/>
        <w:left w:val="none" w:sz="0" w:space="0" w:color="auto"/>
        <w:bottom w:val="none" w:sz="0" w:space="0" w:color="auto"/>
        <w:right w:val="none" w:sz="0" w:space="0" w:color="auto"/>
      </w:divBdr>
    </w:div>
    <w:div w:id="504133298">
      <w:bodyDiv w:val="1"/>
      <w:marLeft w:val="0"/>
      <w:marRight w:val="0"/>
      <w:marTop w:val="0"/>
      <w:marBottom w:val="0"/>
      <w:divBdr>
        <w:top w:val="none" w:sz="0" w:space="0" w:color="auto"/>
        <w:left w:val="none" w:sz="0" w:space="0" w:color="auto"/>
        <w:bottom w:val="none" w:sz="0" w:space="0" w:color="auto"/>
        <w:right w:val="none" w:sz="0" w:space="0" w:color="auto"/>
      </w:divBdr>
    </w:div>
    <w:div w:id="504590622">
      <w:bodyDiv w:val="1"/>
      <w:marLeft w:val="0"/>
      <w:marRight w:val="0"/>
      <w:marTop w:val="0"/>
      <w:marBottom w:val="0"/>
      <w:divBdr>
        <w:top w:val="none" w:sz="0" w:space="0" w:color="auto"/>
        <w:left w:val="none" w:sz="0" w:space="0" w:color="auto"/>
        <w:bottom w:val="none" w:sz="0" w:space="0" w:color="auto"/>
        <w:right w:val="none" w:sz="0" w:space="0" w:color="auto"/>
      </w:divBdr>
    </w:div>
    <w:div w:id="504976465">
      <w:bodyDiv w:val="1"/>
      <w:marLeft w:val="0"/>
      <w:marRight w:val="0"/>
      <w:marTop w:val="0"/>
      <w:marBottom w:val="0"/>
      <w:divBdr>
        <w:top w:val="none" w:sz="0" w:space="0" w:color="auto"/>
        <w:left w:val="none" w:sz="0" w:space="0" w:color="auto"/>
        <w:bottom w:val="none" w:sz="0" w:space="0" w:color="auto"/>
        <w:right w:val="none" w:sz="0" w:space="0" w:color="auto"/>
      </w:divBdr>
    </w:div>
    <w:div w:id="505172901">
      <w:bodyDiv w:val="1"/>
      <w:marLeft w:val="0"/>
      <w:marRight w:val="0"/>
      <w:marTop w:val="0"/>
      <w:marBottom w:val="0"/>
      <w:divBdr>
        <w:top w:val="none" w:sz="0" w:space="0" w:color="auto"/>
        <w:left w:val="none" w:sz="0" w:space="0" w:color="auto"/>
        <w:bottom w:val="none" w:sz="0" w:space="0" w:color="auto"/>
        <w:right w:val="none" w:sz="0" w:space="0" w:color="auto"/>
      </w:divBdr>
    </w:div>
    <w:div w:id="505292792">
      <w:bodyDiv w:val="1"/>
      <w:marLeft w:val="0"/>
      <w:marRight w:val="0"/>
      <w:marTop w:val="0"/>
      <w:marBottom w:val="0"/>
      <w:divBdr>
        <w:top w:val="none" w:sz="0" w:space="0" w:color="auto"/>
        <w:left w:val="none" w:sz="0" w:space="0" w:color="auto"/>
        <w:bottom w:val="none" w:sz="0" w:space="0" w:color="auto"/>
        <w:right w:val="none" w:sz="0" w:space="0" w:color="auto"/>
      </w:divBdr>
    </w:div>
    <w:div w:id="505830496">
      <w:bodyDiv w:val="1"/>
      <w:marLeft w:val="0"/>
      <w:marRight w:val="0"/>
      <w:marTop w:val="0"/>
      <w:marBottom w:val="0"/>
      <w:divBdr>
        <w:top w:val="none" w:sz="0" w:space="0" w:color="auto"/>
        <w:left w:val="none" w:sz="0" w:space="0" w:color="auto"/>
        <w:bottom w:val="none" w:sz="0" w:space="0" w:color="auto"/>
        <w:right w:val="none" w:sz="0" w:space="0" w:color="auto"/>
      </w:divBdr>
    </w:div>
    <w:div w:id="505942010">
      <w:bodyDiv w:val="1"/>
      <w:marLeft w:val="0"/>
      <w:marRight w:val="0"/>
      <w:marTop w:val="0"/>
      <w:marBottom w:val="0"/>
      <w:divBdr>
        <w:top w:val="none" w:sz="0" w:space="0" w:color="auto"/>
        <w:left w:val="none" w:sz="0" w:space="0" w:color="auto"/>
        <w:bottom w:val="none" w:sz="0" w:space="0" w:color="auto"/>
        <w:right w:val="none" w:sz="0" w:space="0" w:color="auto"/>
      </w:divBdr>
    </w:div>
    <w:div w:id="507254219">
      <w:bodyDiv w:val="1"/>
      <w:marLeft w:val="0"/>
      <w:marRight w:val="0"/>
      <w:marTop w:val="0"/>
      <w:marBottom w:val="0"/>
      <w:divBdr>
        <w:top w:val="none" w:sz="0" w:space="0" w:color="auto"/>
        <w:left w:val="none" w:sz="0" w:space="0" w:color="auto"/>
        <w:bottom w:val="none" w:sz="0" w:space="0" w:color="auto"/>
        <w:right w:val="none" w:sz="0" w:space="0" w:color="auto"/>
      </w:divBdr>
    </w:div>
    <w:div w:id="507451488">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507716190">
      <w:bodyDiv w:val="1"/>
      <w:marLeft w:val="0"/>
      <w:marRight w:val="0"/>
      <w:marTop w:val="0"/>
      <w:marBottom w:val="0"/>
      <w:divBdr>
        <w:top w:val="none" w:sz="0" w:space="0" w:color="auto"/>
        <w:left w:val="none" w:sz="0" w:space="0" w:color="auto"/>
        <w:bottom w:val="none" w:sz="0" w:space="0" w:color="auto"/>
        <w:right w:val="none" w:sz="0" w:space="0" w:color="auto"/>
      </w:divBdr>
    </w:div>
    <w:div w:id="507869870">
      <w:bodyDiv w:val="1"/>
      <w:marLeft w:val="0"/>
      <w:marRight w:val="0"/>
      <w:marTop w:val="0"/>
      <w:marBottom w:val="0"/>
      <w:divBdr>
        <w:top w:val="none" w:sz="0" w:space="0" w:color="auto"/>
        <w:left w:val="none" w:sz="0" w:space="0" w:color="auto"/>
        <w:bottom w:val="none" w:sz="0" w:space="0" w:color="auto"/>
        <w:right w:val="none" w:sz="0" w:space="0" w:color="auto"/>
      </w:divBdr>
    </w:div>
    <w:div w:id="507915260">
      <w:bodyDiv w:val="1"/>
      <w:marLeft w:val="0"/>
      <w:marRight w:val="0"/>
      <w:marTop w:val="0"/>
      <w:marBottom w:val="0"/>
      <w:divBdr>
        <w:top w:val="none" w:sz="0" w:space="0" w:color="auto"/>
        <w:left w:val="none" w:sz="0" w:space="0" w:color="auto"/>
        <w:bottom w:val="none" w:sz="0" w:space="0" w:color="auto"/>
        <w:right w:val="none" w:sz="0" w:space="0" w:color="auto"/>
      </w:divBdr>
    </w:div>
    <w:div w:id="507982398">
      <w:bodyDiv w:val="1"/>
      <w:marLeft w:val="0"/>
      <w:marRight w:val="0"/>
      <w:marTop w:val="0"/>
      <w:marBottom w:val="0"/>
      <w:divBdr>
        <w:top w:val="none" w:sz="0" w:space="0" w:color="auto"/>
        <w:left w:val="none" w:sz="0" w:space="0" w:color="auto"/>
        <w:bottom w:val="none" w:sz="0" w:space="0" w:color="auto"/>
        <w:right w:val="none" w:sz="0" w:space="0" w:color="auto"/>
      </w:divBdr>
    </w:div>
    <w:div w:id="507988443">
      <w:bodyDiv w:val="1"/>
      <w:marLeft w:val="0"/>
      <w:marRight w:val="0"/>
      <w:marTop w:val="0"/>
      <w:marBottom w:val="0"/>
      <w:divBdr>
        <w:top w:val="none" w:sz="0" w:space="0" w:color="auto"/>
        <w:left w:val="none" w:sz="0" w:space="0" w:color="auto"/>
        <w:bottom w:val="none" w:sz="0" w:space="0" w:color="auto"/>
        <w:right w:val="none" w:sz="0" w:space="0" w:color="auto"/>
      </w:divBdr>
    </w:div>
    <w:div w:id="508178346">
      <w:bodyDiv w:val="1"/>
      <w:marLeft w:val="0"/>
      <w:marRight w:val="0"/>
      <w:marTop w:val="0"/>
      <w:marBottom w:val="0"/>
      <w:divBdr>
        <w:top w:val="none" w:sz="0" w:space="0" w:color="auto"/>
        <w:left w:val="none" w:sz="0" w:space="0" w:color="auto"/>
        <w:bottom w:val="none" w:sz="0" w:space="0" w:color="auto"/>
        <w:right w:val="none" w:sz="0" w:space="0" w:color="auto"/>
      </w:divBdr>
    </w:div>
    <w:div w:id="508369629">
      <w:bodyDiv w:val="1"/>
      <w:marLeft w:val="0"/>
      <w:marRight w:val="0"/>
      <w:marTop w:val="0"/>
      <w:marBottom w:val="0"/>
      <w:divBdr>
        <w:top w:val="none" w:sz="0" w:space="0" w:color="auto"/>
        <w:left w:val="none" w:sz="0" w:space="0" w:color="auto"/>
        <w:bottom w:val="none" w:sz="0" w:space="0" w:color="auto"/>
        <w:right w:val="none" w:sz="0" w:space="0" w:color="auto"/>
      </w:divBdr>
    </w:div>
    <w:div w:id="508524426">
      <w:bodyDiv w:val="1"/>
      <w:marLeft w:val="0"/>
      <w:marRight w:val="0"/>
      <w:marTop w:val="0"/>
      <w:marBottom w:val="0"/>
      <w:divBdr>
        <w:top w:val="none" w:sz="0" w:space="0" w:color="auto"/>
        <w:left w:val="none" w:sz="0" w:space="0" w:color="auto"/>
        <w:bottom w:val="none" w:sz="0" w:space="0" w:color="auto"/>
        <w:right w:val="none" w:sz="0" w:space="0" w:color="auto"/>
      </w:divBdr>
    </w:div>
    <w:div w:id="509368314">
      <w:bodyDiv w:val="1"/>
      <w:marLeft w:val="0"/>
      <w:marRight w:val="0"/>
      <w:marTop w:val="0"/>
      <w:marBottom w:val="0"/>
      <w:divBdr>
        <w:top w:val="none" w:sz="0" w:space="0" w:color="auto"/>
        <w:left w:val="none" w:sz="0" w:space="0" w:color="auto"/>
        <w:bottom w:val="none" w:sz="0" w:space="0" w:color="auto"/>
        <w:right w:val="none" w:sz="0" w:space="0" w:color="auto"/>
      </w:divBdr>
    </w:div>
    <w:div w:id="510485402">
      <w:bodyDiv w:val="1"/>
      <w:marLeft w:val="0"/>
      <w:marRight w:val="0"/>
      <w:marTop w:val="0"/>
      <w:marBottom w:val="0"/>
      <w:divBdr>
        <w:top w:val="none" w:sz="0" w:space="0" w:color="auto"/>
        <w:left w:val="none" w:sz="0" w:space="0" w:color="auto"/>
        <w:bottom w:val="none" w:sz="0" w:space="0" w:color="auto"/>
        <w:right w:val="none" w:sz="0" w:space="0" w:color="auto"/>
      </w:divBdr>
    </w:div>
    <w:div w:id="510536712">
      <w:bodyDiv w:val="1"/>
      <w:marLeft w:val="0"/>
      <w:marRight w:val="0"/>
      <w:marTop w:val="0"/>
      <w:marBottom w:val="0"/>
      <w:divBdr>
        <w:top w:val="none" w:sz="0" w:space="0" w:color="auto"/>
        <w:left w:val="none" w:sz="0" w:space="0" w:color="auto"/>
        <w:bottom w:val="none" w:sz="0" w:space="0" w:color="auto"/>
        <w:right w:val="none" w:sz="0" w:space="0" w:color="auto"/>
      </w:divBdr>
    </w:div>
    <w:div w:id="510686315">
      <w:bodyDiv w:val="1"/>
      <w:marLeft w:val="0"/>
      <w:marRight w:val="0"/>
      <w:marTop w:val="0"/>
      <w:marBottom w:val="0"/>
      <w:divBdr>
        <w:top w:val="none" w:sz="0" w:space="0" w:color="auto"/>
        <w:left w:val="none" w:sz="0" w:space="0" w:color="auto"/>
        <w:bottom w:val="none" w:sz="0" w:space="0" w:color="auto"/>
        <w:right w:val="none" w:sz="0" w:space="0" w:color="auto"/>
      </w:divBdr>
    </w:div>
    <w:div w:id="511606567">
      <w:bodyDiv w:val="1"/>
      <w:marLeft w:val="0"/>
      <w:marRight w:val="0"/>
      <w:marTop w:val="0"/>
      <w:marBottom w:val="0"/>
      <w:divBdr>
        <w:top w:val="none" w:sz="0" w:space="0" w:color="auto"/>
        <w:left w:val="none" w:sz="0" w:space="0" w:color="auto"/>
        <w:bottom w:val="none" w:sz="0" w:space="0" w:color="auto"/>
        <w:right w:val="none" w:sz="0" w:space="0" w:color="auto"/>
      </w:divBdr>
    </w:div>
    <w:div w:id="512689910">
      <w:bodyDiv w:val="1"/>
      <w:marLeft w:val="0"/>
      <w:marRight w:val="0"/>
      <w:marTop w:val="0"/>
      <w:marBottom w:val="0"/>
      <w:divBdr>
        <w:top w:val="none" w:sz="0" w:space="0" w:color="auto"/>
        <w:left w:val="none" w:sz="0" w:space="0" w:color="auto"/>
        <w:bottom w:val="none" w:sz="0" w:space="0" w:color="auto"/>
        <w:right w:val="none" w:sz="0" w:space="0" w:color="auto"/>
      </w:divBdr>
    </w:div>
    <w:div w:id="512955524">
      <w:bodyDiv w:val="1"/>
      <w:marLeft w:val="0"/>
      <w:marRight w:val="0"/>
      <w:marTop w:val="0"/>
      <w:marBottom w:val="0"/>
      <w:divBdr>
        <w:top w:val="none" w:sz="0" w:space="0" w:color="auto"/>
        <w:left w:val="none" w:sz="0" w:space="0" w:color="auto"/>
        <w:bottom w:val="none" w:sz="0" w:space="0" w:color="auto"/>
        <w:right w:val="none" w:sz="0" w:space="0" w:color="auto"/>
      </w:divBdr>
    </w:div>
    <w:div w:id="513350215">
      <w:bodyDiv w:val="1"/>
      <w:marLeft w:val="0"/>
      <w:marRight w:val="0"/>
      <w:marTop w:val="0"/>
      <w:marBottom w:val="0"/>
      <w:divBdr>
        <w:top w:val="none" w:sz="0" w:space="0" w:color="auto"/>
        <w:left w:val="none" w:sz="0" w:space="0" w:color="auto"/>
        <w:bottom w:val="none" w:sz="0" w:space="0" w:color="auto"/>
        <w:right w:val="none" w:sz="0" w:space="0" w:color="auto"/>
      </w:divBdr>
    </w:div>
    <w:div w:id="513956692">
      <w:bodyDiv w:val="1"/>
      <w:marLeft w:val="0"/>
      <w:marRight w:val="0"/>
      <w:marTop w:val="0"/>
      <w:marBottom w:val="0"/>
      <w:divBdr>
        <w:top w:val="none" w:sz="0" w:space="0" w:color="auto"/>
        <w:left w:val="none" w:sz="0" w:space="0" w:color="auto"/>
        <w:bottom w:val="none" w:sz="0" w:space="0" w:color="auto"/>
        <w:right w:val="none" w:sz="0" w:space="0" w:color="auto"/>
      </w:divBdr>
    </w:div>
    <w:div w:id="513961262">
      <w:bodyDiv w:val="1"/>
      <w:marLeft w:val="0"/>
      <w:marRight w:val="0"/>
      <w:marTop w:val="0"/>
      <w:marBottom w:val="0"/>
      <w:divBdr>
        <w:top w:val="none" w:sz="0" w:space="0" w:color="auto"/>
        <w:left w:val="none" w:sz="0" w:space="0" w:color="auto"/>
        <w:bottom w:val="none" w:sz="0" w:space="0" w:color="auto"/>
        <w:right w:val="none" w:sz="0" w:space="0" w:color="auto"/>
      </w:divBdr>
    </w:div>
    <w:div w:id="514269412">
      <w:bodyDiv w:val="1"/>
      <w:marLeft w:val="0"/>
      <w:marRight w:val="0"/>
      <w:marTop w:val="0"/>
      <w:marBottom w:val="0"/>
      <w:divBdr>
        <w:top w:val="none" w:sz="0" w:space="0" w:color="auto"/>
        <w:left w:val="none" w:sz="0" w:space="0" w:color="auto"/>
        <w:bottom w:val="none" w:sz="0" w:space="0" w:color="auto"/>
        <w:right w:val="none" w:sz="0" w:space="0" w:color="auto"/>
      </w:divBdr>
    </w:div>
    <w:div w:id="514536088">
      <w:bodyDiv w:val="1"/>
      <w:marLeft w:val="0"/>
      <w:marRight w:val="0"/>
      <w:marTop w:val="0"/>
      <w:marBottom w:val="0"/>
      <w:divBdr>
        <w:top w:val="none" w:sz="0" w:space="0" w:color="auto"/>
        <w:left w:val="none" w:sz="0" w:space="0" w:color="auto"/>
        <w:bottom w:val="none" w:sz="0" w:space="0" w:color="auto"/>
        <w:right w:val="none" w:sz="0" w:space="0" w:color="auto"/>
      </w:divBdr>
    </w:div>
    <w:div w:id="515271392">
      <w:bodyDiv w:val="1"/>
      <w:marLeft w:val="0"/>
      <w:marRight w:val="0"/>
      <w:marTop w:val="0"/>
      <w:marBottom w:val="0"/>
      <w:divBdr>
        <w:top w:val="none" w:sz="0" w:space="0" w:color="auto"/>
        <w:left w:val="none" w:sz="0" w:space="0" w:color="auto"/>
        <w:bottom w:val="none" w:sz="0" w:space="0" w:color="auto"/>
        <w:right w:val="none" w:sz="0" w:space="0" w:color="auto"/>
      </w:divBdr>
    </w:div>
    <w:div w:id="515274323">
      <w:bodyDiv w:val="1"/>
      <w:marLeft w:val="0"/>
      <w:marRight w:val="0"/>
      <w:marTop w:val="0"/>
      <w:marBottom w:val="0"/>
      <w:divBdr>
        <w:top w:val="none" w:sz="0" w:space="0" w:color="auto"/>
        <w:left w:val="none" w:sz="0" w:space="0" w:color="auto"/>
        <w:bottom w:val="none" w:sz="0" w:space="0" w:color="auto"/>
        <w:right w:val="none" w:sz="0" w:space="0" w:color="auto"/>
      </w:divBdr>
    </w:div>
    <w:div w:id="515583481">
      <w:bodyDiv w:val="1"/>
      <w:marLeft w:val="0"/>
      <w:marRight w:val="0"/>
      <w:marTop w:val="0"/>
      <w:marBottom w:val="0"/>
      <w:divBdr>
        <w:top w:val="none" w:sz="0" w:space="0" w:color="auto"/>
        <w:left w:val="none" w:sz="0" w:space="0" w:color="auto"/>
        <w:bottom w:val="none" w:sz="0" w:space="0" w:color="auto"/>
        <w:right w:val="none" w:sz="0" w:space="0" w:color="auto"/>
      </w:divBdr>
    </w:div>
    <w:div w:id="516189600">
      <w:bodyDiv w:val="1"/>
      <w:marLeft w:val="0"/>
      <w:marRight w:val="0"/>
      <w:marTop w:val="0"/>
      <w:marBottom w:val="0"/>
      <w:divBdr>
        <w:top w:val="none" w:sz="0" w:space="0" w:color="auto"/>
        <w:left w:val="none" w:sz="0" w:space="0" w:color="auto"/>
        <w:bottom w:val="none" w:sz="0" w:space="0" w:color="auto"/>
        <w:right w:val="none" w:sz="0" w:space="0" w:color="auto"/>
      </w:divBdr>
    </w:div>
    <w:div w:id="516316225">
      <w:bodyDiv w:val="1"/>
      <w:marLeft w:val="0"/>
      <w:marRight w:val="0"/>
      <w:marTop w:val="0"/>
      <w:marBottom w:val="0"/>
      <w:divBdr>
        <w:top w:val="none" w:sz="0" w:space="0" w:color="auto"/>
        <w:left w:val="none" w:sz="0" w:space="0" w:color="auto"/>
        <w:bottom w:val="none" w:sz="0" w:space="0" w:color="auto"/>
        <w:right w:val="none" w:sz="0" w:space="0" w:color="auto"/>
      </w:divBdr>
    </w:div>
    <w:div w:id="516621807">
      <w:bodyDiv w:val="1"/>
      <w:marLeft w:val="0"/>
      <w:marRight w:val="0"/>
      <w:marTop w:val="0"/>
      <w:marBottom w:val="0"/>
      <w:divBdr>
        <w:top w:val="none" w:sz="0" w:space="0" w:color="auto"/>
        <w:left w:val="none" w:sz="0" w:space="0" w:color="auto"/>
        <w:bottom w:val="none" w:sz="0" w:space="0" w:color="auto"/>
        <w:right w:val="none" w:sz="0" w:space="0" w:color="auto"/>
      </w:divBdr>
    </w:div>
    <w:div w:id="517087677">
      <w:bodyDiv w:val="1"/>
      <w:marLeft w:val="0"/>
      <w:marRight w:val="0"/>
      <w:marTop w:val="0"/>
      <w:marBottom w:val="0"/>
      <w:divBdr>
        <w:top w:val="none" w:sz="0" w:space="0" w:color="auto"/>
        <w:left w:val="none" w:sz="0" w:space="0" w:color="auto"/>
        <w:bottom w:val="none" w:sz="0" w:space="0" w:color="auto"/>
        <w:right w:val="none" w:sz="0" w:space="0" w:color="auto"/>
      </w:divBdr>
    </w:div>
    <w:div w:id="517162778">
      <w:bodyDiv w:val="1"/>
      <w:marLeft w:val="0"/>
      <w:marRight w:val="0"/>
      <w:marTop w:val="0"/>
      <w:marBottom w:val="0"/>
      <w:divBdr>
        <w:top w:val="none" w:sz="0" w:space="0" w:color="auto"/>
        <w:left w:val="none" w:sz="0" w:space="0" w:color="auto"/>
        <w:bottom w:val="none" w:sz="0" w:space="0" w:color="auto"/>
        <w:right w:val="none" w:sz="0" w:space="0" w:color="auto"/>
      </w:divBdr>
    </w:div>
    <w:div w:id="517307357">
      <w:bodyDiv w:val="1"/>
      <w:marLeft w:val="0"/>
      <w:marRight w:val="0"/>
      <w:marTop w:val="0"/>
      <w:marBottom w:val="0"/>
      <w:divBdr>
        <w:top w:val="none" w:sz="0" w:space="0" w:color="auto"/>
        <w:left w:val="none" w:sz="0" w:space="0" w:color="auto"/>
        <w:bottom w:val="none" w:sz="0" w:space="0" w:color="auto"/>
        <w:right w:val="none" w:sz="0" w:space="0" w:color="auto"/>
      </w:divBdr>
    </w:div>
    <w:div w:id="517353561">
      <w:bodyDiv w:val="1"/>
      <w:marLeft w:val="0"/>
      <w:marRight w:val="0"/>
      <w:marTop w:val="0"/>
      <w:marBottom w:val="0"/>
      <w:divBdr>
        <w:top w:val="none" w:sz="0" w:space="0" w:color="auto"/>
        <w:left w:val="none" w:sz="0" w:space="0" w:color="auto"/>
        <w:bottom w:val="none" w:sz="0" w:space="0" w:color="auto"/>
        <w:right w:val="none" w:sz="0" w:space="0" w:color="auto"/>
      </w:divBdr>
    </w:div>
    <w:div w:id="517425928">
      <w:bodyDiv w:val="1"/>
      <w:marLeft w:val="0"/>
      <w:marRight w:val="0"/>
      <w:marTop w:val="0"/>
      <w:marBottom w:val="0"/>
      <w:divBdr>
        <w:top w:val="none" w:sz="0" w:space="0" w:color="auto"/>
        <w:left w:val="none" w:sz="0" w:space="0" w:color="auto"/>
        <w:bottom w:val="none" w:sz="0" w:space="0" w:color="auto"/>
        <w:right w:val="none" w:sz="0" w:space="0" w:color="auto"/>
      </w:divBdr>
    </w:div>
    <w:div w:id="517429528">
      <w:bodyDiv w:val="1"/>
      <w:marLeft w:val="0"/>
      <w:marRight w:val="0"/>
      <w:marTop w:val="0"/>
      <w:marBottom w:val="0"/>
      <w:divBdr>
        <w:top w:val="none" w:sz="0" w:space="0" w:color="auto"/>
        <w:left w:val="none" w:sz="0" w:space="0" w:color="auto"/>
        <w:bottom w:val="none" w:sz="0" w:space="0" w:color="auto"/>
        <w:right w:val="none" w:sz="0" w:space="0" w:color="auto"/>
      </w:divBdr>
    </w:div>
    <w:div w:id="518199200">
      <w:bodyDiv w:val="1"/>
      <w:marLeft w:val="0"/>
      <w:marRight w:val="0"/>
      <w:marTop w:val="0"/>
      <w:marBottom w:val="0"/>
      <w:divBdr>
        <w:top w:val="none" w:sz="0" w:space="0" w:color="auto"/>
        <w:left w:val="none" w:sz="0" w:space="0" w:color="auto"/>
        <w:bottom w:val="none" w:sz="0" w:space="0" w:color="auto"/>
        <w:right w:val="none" w:sz="0" w:space="0" w:color="auto"/>
      </w:divBdr>
    </w:div>
    <w:div w:id="518470895">
      <w:bodyDiv w:val="1"/>
      <w:marLeft w:val="0"/>
      <w:marRight w:val="0"/>
      <w:marTop w:val="0"/>
      <w:marBottom w:val="0"/>
      <w:divBdr>
        <w:top w:val="none" w:sz="0" w:space="0" w:color="auto"/>
        <w:left w:val="none" w:sz="0" w:space="0" w:color="auto"/>
        <w:bottom w:val="none" w:sz="0" w:space="0" w:color="auto"/>
        <w:right w:val="none" w:sz="0" w:space="0" w:color="auto"/>
      </w:divBdr>
    </w:div>
    <w:div w:id="518543889">
      <w:bodyDiv w:val="1"/>
      <w:marLeft w:val="0"/>
      <w:marRight w:val="0"/>
      <w:marTop w:val="0"/>
      <w:marBottom w:val="0"/>
      <w:divBdr>
        <w:top w:val="none" w:sz="0" w:space="0" w:color="auto"/>
        <w:left w:val="none" w:sz="0" w:space="0" w:color="auto"/>
        <w:bottom w:val="none" w:sz="0" w:space="0" w:color="auto"/>
        <w:right w:val="none" w:sz="0" w:space="0" w:color="auto"/>
      </w:divBdr>
    </w:div>
    <w:div w:id="519204238">
      <w:bodyDiv w:val="1"/>
      <w:marLeft w:val="0"/>
      <w:marRight w:val="0"/>
      <w:marTop w:val="0"/>
      <w:marBottom w:val="0"/>
      <w:divBdr>
        <w:top w:val="none" w:sz="0" w:space="0" w:color="auto"/>
        <w:left w:val="none" w:sz="0" w:space="0" w:color="auto"/>
        <w:bottom w:val="none" w:sz="0" w:space="0" w:color="auto"/>
        <w:right w:val="none" w:sz="0" w:space="0" w:color="auto"/>
      </w:divBdr>
    </w:div>
    <w:div w:id="519242303">
      <w:bodyDiv w:val="1"/>
      <w:marLeft w:val="0"/>
      <w:marRight w:val="0"/>
      <w:marTop w:val="0"/>
      <w:marBottom w:val="0"/>
      <w:divBdr>
        <w:top w:val="none" w:sz="0" w:space="0" w:color="auto"/>
        <w:left w:val="none" w:sz="0" w:space="0" w:color="auto"/>
        <w:bottom w:val="none" w:sz="0" w:space="0" w:color="auto"/>
        <w:right w:val="none" w:sz="0" w:space="0" w:color="auto"/>
      </w:divBdr>
    </w:div>
    <w:div w:id="519391661">
      <w:bodyDiv w:val="1"/>
      <w:marLeft w:val="0"/>
      <w:marRight w:val="0"/>
      <w:marTop w:val="0"/>
      <w:marBottom w:val="0"/>
      <w:divBdr>
        <w:top w:val="none" w:sz="0" w:space="0" w:color="auto"/>
        <w:left w:val="none" w:sz="0" w:space="0" w:color="auto"/>
        <w:bottom w:val="none" w:sz="0" w:space="0" w:color="auto"/>
        <w:right w:val="none" w:sz="0" w:space="0" w:color="auto"/>
      </w:divBdr>
    </w:div>
    <w:div w:id="519396616">
      <w:bodyDiv w:val="1"/>
      <w:marLeft w:val="0"/>
      <w:marRight w:val="0"/>
      <w:marTop w:val="0"/>
      <w:marBottom w:val="0"/>
      <w:divBdr>
        <w:top w:val="none" w:sz="0" w:space="0" w:color="auto"/>
        <w:left w:val="none" w:sz="0" w:space="0" w:color="auto"/>
        <w:bottom w:val="none" w:sz="0" w:space="0" w:color="auto"/>
        <w:right w:val="none" w:sz="0" w:space="0" w:color="auto"/>
      </w:divBdr>
    </w:div>
    <w:div w:id="519784326">
      <w:bodyDiv w:val="1"/>
      <w:marLeft w:val="0"/>
      <w:marRight w:val="0"/>
      <w:marTop w:val="0"/>
      <w:marBottom w:val="0"/>
      <w:divBdr>
        <w:top w:val="none" w:sz="0" w:space="0" w:color="auto"/>
        <w:left w:val="none" w:sz="0" w:space="0" w:color="auto"/>
        <w:bottom w:val="none" w:sz="0" w:space="0" w:color="auto"/>
        <w:right w:val="none" w:sz="0" w:space="0" w:color="auto"/>
      </w:divBdr>
    </w:div>
    <w:div w:id="520168038">
      <w:bodyDiv w:val="1"/>
      <w:marLeft w:val="0"/>
      <w:marRight w:val="0"/>
      <w:marTop w:val="0"/>
      <w:marBottom w:val="0"/>
      <w:divBdr>
        <w:top w:val="none" w:sz="0" w:space="0" w:color="auto"/>
        <w:left w:val="none" w:sz="0" w:space="0" w:color="auto"/>
        <w:bottom w:val="none" w:sz="0" w:space="0" w:color="auto"/>
        <w:right w:val="none" w:sz="0" w:space="0" w:color="auto"/>
      </w:divBdr>
    </w:div>
    <w:div w:id="520238965">
      <w:bodyDiv w:val="1"/>
      <w:marLeft w:val="0"/>
      <w:marRight w:val="0"/>
      <w:marTop w:val="0"/>
      <w:marBottom w:val="0"/>
      <w:divBdr>
        <w:top w:val="none" w:sz="0" w:space="0" w:color="auto"/>
        <w:left w:val="none" w:sz="0" w:space="0" w:color="auto"/>
        <w:bottom w:val="none" w:sz="0" w:space="0" w:color="auto"/>
        <w:right w:val="none" w:sz="0" w:space="0" w:color="auto"/>
      </w:divBdr>
    </w:div>
    <w:div w:id="520320487">
      <w:bodyDiv w:val="1"/>
      <w:marLeft w:val="0"/>
      <w:marRight w:val="0"/>
      <w:marTop w:val="0"/>
      <w:marBottom w:val="0"/>
      <w:divBdr>
        <w:top w:val="none" w:sz="0" w:space="0" w:color="auto"/>
        <w:left w:val="none" w:sz="0" w:space="0" w:color="auto"/>
        <w:bottom w:val="none" w:sz="0" w:space="0" w:color="auto"/>
        <w:right w:val="none" w:sz="0" w:space="0" w:color="auto"/>
      </w:divBdr>
    </w:div>
    <w:div w:id="520630989">
      <w:bodyDiv w:val="1"/>
      <w:marLeft w:val="0"/>
      <w:marRight w:val="0"/>
      <w:marTop w:val="0"/>
      <w:marBottom w:val="0"/>
      <w:divBdr>
        <w:top w:val="none" w:sz="0" w:space="0" w:color="auto"/>
        <w:left w:val="none" w:sz="0" w:space="0" w:color="auto"/>
        <w:bottom w:val="none" w:sz="0" w:space="0" w:color="auto"/>
        <w:right w:val="none" w:sz="0" w:space="0" w:color="auto"/>
      </w:divBdr>
    </w:div>
    <w:div w:id="520750404">
      <w:bodyDiv w:val="1"/>
      <w:marLeft w:val="0"/>
      <w:marRight w:val="0"/>
      <w:marTop w:val="0"/>
      <w:marBottom w:val="0"/>
      <w:divBdr>
        <w:top w:val="none" w:sz="0" w:space="0" w:color="auto"/>
        <w:left w:val="none" w:sz="0" w:space="0" w:color="auto"/>
        <w:bottom w:val="none" w:sz="0" w:space="0" w:color="auto"/>
        <w:right w:val="none" w:sz="0" w:space="0" w:color="auto"/>
      </w:divBdr>
    </w:div>
    <w:div w:id="520972204">
      <w:bodyDiv w:val="1"/>
      <w:marLeft w:val="0"/>
      <w:marRight w:val="0"/>
      <w:marTop w:val="0"/>
      <w:marBottom w:val="0"/>
      <w:divBdr>
        <w:top w:val="none" w:sz="0" w:space="0" w:color="auto"/>
        <w:left w:val="none" w:sz="0" w:space="0" w:color="auto"/>
        <w:bottom w:val="none" w:sz="0" w:space="0" w:color="auto"/>
        <w:right w:val="none" w:sz="0" w:space="0" w:color="auto"/>
      </w:divBdr>
    </w:div>
    <w:div w:id="521087428">
      <w:bodyDiv w:val="1"/>
      <w:marLeft w:val="0"/>
      <w:marRight w:val="0"/>
      <w:marTop w:val="0"/>
      <w:marBottom w:val="0"/>
      <w:divBdr>
        <w:top w:val="none" w:sz="0" w:space="0" w:color="auto"/>
        <w:left w:val="none" w:sz="0" w:space="0" w:color="auto"/>
        <w:bottom w:val="none" w:sz="0" w:space="0" w:color="auto"/>
        <w:right w:val="none" w:sz="0" w:space="0" w:color="auto"/>
      </w:divBdr>
    </w:div>
    <w:div w:id="521094960">
      <w:bodyDiv w:val="1"/>
      <w:marLeft w:val="0"/>
      <w:marRight w:val="0"/>
      <w:marTop w:val="0"/>
      <w:marBottom w:val="0"/>
      <w:divBdr>
        <w:top w:val="none" w:sz="0" w:space="0" w:color="auto"/>
        <w:left w:val="none" w:sz="0" w:space="0" w:color="auto"/>
        <w:bottom w:val="none" w:sz="0" w:space="0" w:color="auto"/>
        <w:right w:val="none" w:sz="0" w:space="0" w:color="auto"/>
      </w:divBdr>
    </w:div>
    <w:div w:id="521208245">
      <w:bodyDiv w:val="1"/>
      <w:marLeft w:val="0"/>
      <w:marRight w:val="0"/>
      <w:marTop w:val="0"/>
      <w:marBottom w:val="0"/>
      <w:divBdr>
        <w:top w:val="none" w:sz="0" w:space="0" w:color="auto"/>
        <w:left w:val="none" w:sz="0" w:space="0" w:color="auto"/>
        <w:bottom w:val="none" w:sz="0" w:space="0" w:color="auto"/>
        <w:right w:val="none" w:sz="0" w:space="0" w:color="auto"/>
      </w:divBdr>
    </w:div>
    <w:div w:id="522017669">
      <w:bodyDiv w:val="1"/>
      <w:marLeft w:val="0"/>
      <w:marRight w:val="0"/>
      <w:marTop w:val="0"/>
      <w:marBottom w:val="0"/>
      <w:divBdr>
        <w:top w:val="none" w:sz="0" w:space="0" w:color="auto"/>
        <w:left w:val="none" w:sz="0" w:space="0" w:color="auto"/>
        <w:bottom w:val="none" w:sz="0" w:space="0" w:color="auto"/>
        <w:right w:val="none" w:sz="0" w:space="0" w:color="auto"/>
      </w:divBdr>
    </w:div>
    <w:div w:id="522086979">
      <w:bodyDiv w:val="1"/>
      <w:marLeft w:val="0"/>
      <w:marRight w:val="0"/>
      <w:marTop w:val="0"/>
      <w:marBottom w:val="0"/>
      <w:divBdr>
        <w:top w:val="none" w:sz="0" w:space="0" w:color="auto"/>
        <w:left w:val="none" w:sz="0" w:space="0" w:color="auto"/>
        <w:bottom w:val="none" w:sz="0" w:space="0" w:color="auto"/>
        <w:right w:val="none" w:sz="0" w:space="0" w:color="auto"/>
      </w:divBdr>
    </w:div>
    <w:div w:id="522204052">
      <w:bodyDiv w:val="1"/>
      <w:marLeft w:val="0"/>
      <w:marRight w:val="0"/>
      <w:marTop w:val="0"/>
      <w:marBottom w:val="0"/>
      <w:divBdr>
        <w:top w:val="none" w:sz="0" w:space="0" w:color="auto"/>
        <w:left w:val="none" w:sz="0" w:space="0" w:color="auto"/>
        <w:bottom w:val="none" w:sz="0" w:space="0" w:color="auto"/>
        <w:right w:val="none" w:sz="0" w:space="0" w:color="auto"/>
      </w:divBdr>
    </w:div>
    <w:div w:id="522937269">
      <w:bodyDiv w:val="1"/>
      <w:marLeft w:val="0"/>
      <w:marRight w:val="0"/>
      <w:marTop w:val="0"/>
      <w:marBottom w:val="0"/>
      <w:divBdr>
        <w:top w:val="none" w:sz="0" w:space="0" w:color="auto"/>
        <w:left w:val="none" w:sz="0" w:space="0" w:color="auto"/>
        <w:bottom w:val="none" w:sz="0" w:space="0" w:color="auto"/>
        <w:right w:val="none" w:sz="0" w:space="0" w:color="auto"/>
      </w:divBdr>
    </w:div>
    <w:div w:id="524750395">
      <w:bodyDiv w:val="1"/>
      <w:marLeft w:val="0"/>
      <w:marRight w:val="0"/>
      <w:marTop w:val="0"/>
      <w:marBottom w:val="0"/>
      <w:divBdr>
        <w:top w:val="none" w:sz="0" w:space="0" w:color="auto"/>
        <w:left w:val="none" w:sz="0" w:space="0" w:color="auto"/>
        <w:bottom w:val="none" w:sz="0" w:space="0" w:color="auto"/>
        <w:right w:val="none" w:sz="0" w:space="0" w:color="auto"/>
      </w:divBdr>
    </w:div>
    <w:div w:id="524902004">
      <w:bodyDiv w:val="1"/>
      <w:marLeft w:val="0"/>
      <w:marRight w:val="0"/>
      <w:marTop w:val="0"/>
      <w:marBottom w:val="0"/>
      <w:divBdr>
        <w:top w:val="none" w:sz="0" w:space="0" w:color="auto"/>
        <w:left w:val="none" w:sz="0" w:space="0" w:color="auto"/>
        <w:bottom w:val="none" w:sz="0" w:space="0" w:color="auto"/>
        <w:right w:val="none" w:sz="0" w:space="0" w:color="auto"/>
      </w:divBdr>
    </w:div>
    <w:div w:id="525480633">
      <w:bodyDiv w:val="1"/>
      <w:marLeft w:val="0"/>
      <w:marRight w:val="0"/>
      <w:marTop w:val="0"/>
      <w:marBottom w:val="0"/>
      <w:divBdr>
        <w:top w:val="none" w:sz="0" w:space="0" w:color="auto"/>
        <w:left w:val="none" w:sz="0" w:space="0" w:color="auto"/>
        <w:bottom w:val="none" w:sz="0" w:space="0" w:color="auto"/>
        <w:right w:val="none" w:sz="0" w:space="0" w:color="auto"/>
      </w:divBdr>
    </w:div>
    <w:div w:id="525680881">
      <w:bodyDiv w:val="1"/>
      <w:marLeft w:val="0"/>
      <w:marRight w:val="0"/>
      <w:marTop w:val="0"/>
      <w:marBottom w:val="0"/>
      <w:divBdr>
        <w:top w:val="none" w:sz="0" w:space="0" w:color="auto"/>
        <w:left w:val="none" w:sz="0" w:space="0" w:color="auto"/>
        <w:bottom w:val="none" w:sz="0" w:space="0" w:color="auto"/>
        <w:right w:val="none" w:sz="0" w:space="0" w:color="auto"/>
      </w:divBdr>
    </w:div>
    <w:div w:id="526062596">
      <w:bodyDiv w:val="1"/>
      <w:marLeft w:val="0"/>
      <w:marRight w:val="0"/>
      <w:marTop w:val="0"/>
      <w:marBottom w:val="0"/>
      <w:divBdr>
        <w:top w:val="none" w:sz="0" w:space="0" w:color="auto"/>
        <w:left w:val="none" w:sz="0" w:space="0" w:color="auto"/>
        <w:bottom w:val="none" w:sz="0" w:space="0" w:color="auto"/>
        <w:right w:val="none" w:sz="0" w:space="0" w:color="auto"/>
      </w:divBdr>
    </w:div>
    <w:div w:id="526069404">
      <w:bodyDiv w:val="1"/>
      <w:marLeft w:val="0"/>
      <w:marRight w:val="0"/>
      <w:marTop w:val="0"/>
      <w:marBottom w:val="0"/>
      <w:divBdr>
        <w:top w:val="none" w:sz="0" w:space="0" w:color="auto"/>
        <w:left w:val="none" w:sz="0" w:space="0" w:color="auto"/>
        <w:bottom w:val="none" w:sz="0" w:space="0" w:color="auto"/>
        <w:right w:val="none" w:sz="0" w:space="0" w:color="auto"/>
      </w:divBdr>
    </w:div>
    <w:div w:id="526333363">
      <w:bodyDiv w:val="1"/>
      <w:marLeft w:val="0"/>
      <w:marRight w:val="0"/>
      <w:marTop w:val="0"/>
      <w:marBottom w:val="0"/>
      <w:divBdr>
        <w:top w:val="none" w:sz="0" w:space="0" w:color="auto"/>
        <w:left w:val="none" w:sz="0" w:space="0" w:color="auto"/>
        <w:bottom w:val="none" w:sz="0" w:space="0" w:color="auto"/>
        <w:right w:val="none" w:sz="0" w:space="0" w:color="auto"/>
      </w:divBdr>
    </w:div>
    <w:div w:id="526918417">
      <w:bodyDiv w:val="1"/>
      <w:marLeft w:val="0"/>
      <w:marRight w:val="0"/>
      <w:marTop w:val="0"/>
      <w:marBottom w:val="0"/>
      <w:divBdr>
        <w:top w:val="none" w:sz="0" w:space="0" w:color="auto"/>
        <w:left w:val="none" w:sz="0" w:space="0" w:color="auto"/>
        <w:bottom w:val="none" w:sz="0" w:space="0" w:color="auto"/>
        <w:right w:val="none" w:sz="0" w:space="0" w:color="auto"/>
      </w:divBdr>
    </w:div>
    <w:div w:id="526941780">
      <w:bodyDiv w:val="1"/>
      <w:marLeft w:val="0"/>
      <w:marRight w:val="0"/>
      <w:marTop w:val="0"/>
      <w:marBottom w:val="0"/>
      <w:divBdr>
        <w:top w:val="none" w:sz="0" w:space="0" w:color="auto"/>
        <w:left w:val="none" w:sz="0" w:space="0" w:color="auto"/>
        <w:bottom w:val="none" w:sz="0" w:space="0" w:color="auto"/>
        <w:right w:val="none" w:sz="0" w:space="0" w:color="auto"/>
      </w:divBdr>
    </w:div>
    <w:div w:id="527185600">
      <w:bodyDiv w:val="1"/>
      <w:marLeft w:val="0"/>
      <w:marRight w:val="0"/>
      <w:marTop w:val="0"/>
      <w:marBottom w:val="0"/>
      <w:divBdr>
        <w:top w:val="none" w:sz="0" w:space="0" w:color="auto"/>
        <w:left w:val="none" w:sz="0" w:space="0" w:color="auto"/>
        <w:bottom w:val="none" w:sz="0" w:space="0" w:color="auto"/>
        <w:right w:val="none" w:sz="0" w:space="0" w:color="auto"/>
      </w:divBdr>
    </w:div>
    <w:div w:id="527256476">
      <w:bodyDiv w:val="1"/>
      <w:marLeft w:val="0"/>
      <w:marRight w:val="0"/>
      <w:marTop w:val="0"/>
      <w:marBottom w:val="0"/>
      <w:divBdr>
        <w:top w:val="none" w:sz="0" w:space="0" w:color="auto"/>
        <w:left w:val="none" w:sz="0" w:space="0" w:color="auto"/>
        <w:bottom w:val="none" w:sz="0" w:space="0" w:color="auto"/>
        <w:right w:val="none" w:sz="0" w:space="0" w:color="auto"/>
      </w:divBdr>
    </w:div>
    <w:div w:id="527303097">
      <w:bodyDiv w:val="1"/>
      <w:marLeft w:val="0"/>
      <w:marRight w:val="0"/>
      <w:marTop w:val="0"/>
      <w:marBottom w:val="0"/>
      <w:divBdr>
        <w:top w:val="none" w:sz="0" w:space="0" w:color="auto"/>
        <w:left w:val="none" w:sz="0" w:space="0" w:color="auto"/>
        <w:bottom w:val="none" w:sz="0" w:space="0" w:color="auto"/>
        <w:right w:val="none" w:sz="0" w:space="0" w:color="auto"/>
      </w:divBdr>
    </w:div>
    <w:div w:id="527330064">
      <w:bodyDiv w:val="1"/>
      <w:marLeft w:val="0"/>
      <w:marRight w:val="0"/>
      <w:marTop w:val="0"/>
      <w:marBottom w:val="0"/>
      <w:divBdr>
        <w:top w:val="none" w:sz="0" w:space="0" w:color="auto"/>
        <w:left w:val="none" w:sz="0" w:space="0" w:color="auto"/>
        <w:bottom w:val="none" w:sz="0" w:space="0" w:color="auto"/>
        <w:right w:val="none" w:sz="0" w:space="0" w:color="auto"/>
      </w:divBdr>
    </w:div>
    <w:div w:id="527913598">
      <w:bodyDiv w:val="1"/>
      <w:marLeft w:val="0"/>
      <w:marRight w:val="0"/>
      <w:marTop w:val="0"/>
      <w:marBottom w:val="0"/>
      <w:divBdr>
        <w:top w:val="none" w:sz="0" w:space="0" w:color="auto"/>
        <w:left w:val="none" w:sz="0" w:space="0" w:color="auto"/>
        <w:bottom w:val="none" w:sz="0" w:space="0" w:color="auto"/>
        <w:right w:val="none" w:sz="0" w:space="0" w:color="auto"/>
      </w:divBdr>
    </w:div>
    <w:div w:id="528031261">
      <w:bodyDiv w:val="1"/>
      <w:marLeft w:val="0"/>
      <w:marRight w:val="0"/>
      <w:marTop w:val="0"/>
      <w:marBottom w:val="0"/>
      <w:divBdr>
        <w:top w:val="none" w:sz="0" w:space="0" w:color="auto"/>
        <w:left w:val="none" w:sz="0" w:space="0" w:color="auto"/>
        <w:bottom w:val="none" w:sz="0" w:space="0" w:color="auto"/>
        <w:right w:val="none" w:sz="0" w:space="0" w:color="auto"/>
      </w:divBdr>
    </w:div>
    <w:div w:id="528102253">
      <w:bodyDiv w:val="1"/>
      <w:marLeft w:val="0"/>
      <w:marRight w:val="0"/>
      <w:marTop w:val="0"/>
      <w:marBottom w:val="0"/>
      <w:divBdr>
        <w:top w:val="none" w:sz="0" w:space="0" w:color="auto"/>
        <w:left w:val="none" w:sz="0" w:space="0" w:color="auto"/>
        <w:bottom w:val="none" w:sz="0" w:space="0" w:color="auto"/>
        <w:right w:val="none" w:sz="0" w:space="0" w:color="auto"/>
      </w:divBdr>
    </w:div>
    <w:div w:id="528645948">
      <w:bodyDiv w:val="1"/>
      <w:marLeft w:val="0"/>
      <w:marRight w:val="0"/>
      <w:marTop w:val="0"/>
      <w:marBottom w:val="0"/>
      <w:divBdr>
        <w:top w:val="none" w:sz="0" w:space="0" w:color="auto"/>
        <w:left w:val="none" w:sz="0" w:space="0" w:color="auto"/>
        <w:bottom w:val="none" w:sz="0" w:space="0" w:color="auto"/>
        <w:right w:val="none" w:sz="0" w:space="0" w:color="auto"/>
      </w:divBdr>
    </w:div>
    <w:div w:id="528761900">
      <w:bodyDiv w:val="1"/>
      <w:marLeft w:val="0"/>
      <w:marRight w:val="0"/>
      <w:marTop w:val="0"/>
      <w:marBottom w:val="0"/>
      <w:divBdr>
        <w:top w:val="none" w:sz="0" w:space="0" w:color="auto"/>
        <w:left w:val="none" w:sz="0" w:space="0" w:color="auto"/>
        <w:bottom w:val="none" w:sz="0" w:space="0" w:color="auto"/>
        <w:right w:val="none" w:sz="0" w:space="0" w:color="auto"/>
      </w:divBdr>
    </w:div>
    <w:div w:id="528834228">
      <w:bodyDiv w:val="1"/>
      <w:marLeft w:val="0"/>
      <w:marRight w:val="0"/>
      <w:marTop w:val="0"/>
      <w:marBottom w:val="0"/>
      <w:divBdr>
        <w:top w:val="none" w:sz="0" w:space="0" w:color="auto"/>
        <w:left w:val="none" w:sz="0" w:space="0" w:color="auto"/>
        <w:bottom w:val="none" w:sz="0" w:space="0" w:color="auto"/>
        <w:right w:val="none" w:sz="0" w:space="0" w:color="auto"/>
      </w:divBdr>
    </w:div>
    <w:div w:id="528951174">
      <w:bodyDiv w:val="1"/>
      <w:marLeft w:val="0"/>
      <w:marRight w:val="0"/>
      <w:marTop w:val="0"/>
      <w:marBottom w:val="0"/>
      <w:divBdr>
        <w:top w:val="none" w:sz="0" w:space="0" w:color="auto"/>
        <w:left w:val="none" w:sz="0" w:space="0" w:color="auto"/>
        <w:bottom w:val="none" w:sz="0" w:space="0" w:color="auto"/>
        <w:right w:val="none" w:sz="0" w:space="0" w:color="auto"/>
      </w:divBdr>
    </w:div>
    <w:div w:id="529221570">
      <w:bodyDiv w:val="1"/>
      <w:marLeft w:val="0"/>
      <w:marRight w:val="0"/>
      <w:marTop w:val="0"/>
      <w:marBottom w:val="0"/>
      <w:divBdr>
        <w:top w:val="none" w:sz="0" w:space="0" w:color="auto"/>
        <w:left w:val="none" w:sz="0" w:space="0" w:color="auto"/>
        <w:bottom w:val="none" w:sz="0" w:space="0" w:color="auto"/>
        <w:right w:val="none" w:sz="0" w:space="0" w:color="auto"/>
      </w:divBdr>
    </w:div>
    <w:div w:id="529297747">
      <w:bodyDiv w:val="1"/>
      <w:marLeft w:val="0"/>
      <w:marRight w:val="0"/>
      <w:marTop w:val="0"/>
      <w:marBottom w:val="0"/>
      <w:divBdr>
        <w:top w:val="none" w:sz="0" w:space="0" w:color="auto"/>
        <w:left w:val="none" w:sz="0" w:space="0" w:color="auto"/>
        <w:bottom w:val="none" w:sz="0" w:space="0" w:color="auto"/>
        <w:right w:val="none" w:sz="0" w:space="0" w:color="auto"/>
      </w:divBdr>
    </w:div>
    <w:div w:id="529345053">
      <w:bodyDiv w:val="1"/>
      <w:marLeft w:val="0"/>
      <w:marRight w:val="0"/>
      <w:marTop w:val="0"/>
      <w:marBottom w:val="0"/>
      <w:divBdr>
        <w:top w:val="none" w:sz="0" w:space="0" w:color="auto"/>
        <w:left w:val="none" w:sz="0" w:space="0" w:color="auto"/>
        <w:bottom w:val="none" w:sz="0" w:space="0" w:color="auto"/>
        <w:right w:val="none" w:sz="0" w:space="0" w:color="auto"/>
      </w:divBdr>
    </w:div>
    <w:div w:id="529413793">
      <w:bodyDiv w:val="1"/>
      <w:marLeft w:val="0"/>
      <w:marRight w:val="0"/>
      <w:marTop w:val="0"/>
      <w:marBottom w:val="0"/>
      <w:divBdr>
        <w:top w:val="none" w:sz="0" w:space="0" w:color="auto"/>
        <w:left w:val="none" w:sz="0" w:space="0" w:color="auto"/>
        <w:bottom w:val="none" w:sz="0" w:space="0" w:color="auto"/>
        <w:right w:val="none" w:sz="0" w:space="0" w:color="auto"/>
      </w:divBdr>
    </w:div>
    <w:div w:id="529533068">
      <w:bodyDiv w:val="1"/>
      <w:marLeft w:val="0"/>
      <w:marRight w:val="0"/>
      <w:marTop w:val="0"/>
      <w:marBottom w:val="0"/>
      <w:divBdr>
        <w:top w:val="none" w:sz="0" w:space="0" w:color="auto"/>
        <w:left w:val="none" w:sz="0" w:space="0" w:color="auto"/>
        <w:bottom w:val="none" w:sz="0" w:space="0" w:color="auto"/>
        <w:right w:val="none" w:sz="0" w:space="0" w:color="auto"/>
      </w:divBdr>
    </w:div>
    <w:div w:id="529614174">
      <w:bodyDiv w:val="1"/>
      <w:marLeft w:val="0"/>
      <w:marRight w:val="0"/>
      <w:marTop w:val="0"/>
      <w:marBottom w:val="0"/>
      <w:divBdr>
        <w:top w:val="none" w:sz="0" w:space="0" w:color="auto"/>
        <w:left w:val="none" w:sz="0" w:space="0" w:color="auto"/>
        <w:bottom w:val="none" w:sz="0" w:space="0" w:color="auto"/>
        <w:right w:val="none" w:sz="0" w:space="0" w:color="auto"/>
      </w:divBdr>
    </w:div>
    <w:div w:id="531116615">
      <w:bodyDiv w:val="1"/>
      <w:marLeft w:val="0"/>
      <w:marRight w:val="0"/>
      <w:marTop w:val="0"/>
      <w:marBottom w:val="0"/>
      <w:divBdr>
        <w:top w:val="none" w:sz="0" w:space="0" w:color="auto"/>
        <w:left w:val="none" w:sz="0" w:space="0" w:color="auto"/>
        <w:bottom w:val="none" w:sz="0" w:space="0" w:color="auto"/>
        <w:right w:val="none" w:sz="0" w:space="0" w:color="auto"/>
      </w:divBdr>
    </w:div>
    <w:div w:id="531191866">
      <w:bodyDiv w:val="1"/>
      <w:marLeft w:val="0"/>
      <w:marRight w:val="0"/>
      <w:marTop w:val="0"/>
      <w:marBottom w:val="0"/>
      <w:divBdr>
        <w:top w:val="none" w:sz="0" w:space="0" w:color="auto"/>
        <w:left w:val="none" w:sz="0" w:space="0" w:color="auto"/>
        <w:bottom w:val="none" w:sz="0" w:space="0" w:color="auto"/>
        <w:right w:val="none" w:sz="0" w:space="0" w:color="auto"/>
      </w:divBdr>
    </w:div>
    <w:div w:id="531260724">
      <w:bodyDiv w:val="1"/>
      <w:marLeft w:val="0"/>
      <w:marRight w:val="0"/>
      <w:marTop w:val="0"/>
      <w:marBottom w:val="0"/>
      <w:divBdr>
        <w:top w:val="none" w:sz="0" w:space="0" w:color="auto"/>
        <w:left w:val="none" w:sz="0" w:space="0" w:color="auto"/>
        <w:bottom w:val="none" w:sz="0" w:space="0" w:color="auto"/>
        <w:right w:val="none" w:sz="0" w:space="0" w:color="auto"/>
      </w:divBdr>
    </w:div>
    <w:div w:id="531577849">
      <w:bodyDiv w:val="1"/>
      <w:marLeft w:val="0"/>
      <w:marRight w:val="0"/>
      <w:marTop w:val="0"/>
      <w:marBottom w:val="0"/>
      <w:divBdr>
        <w:top w:val="none" w:sz="0" w:space="0" w:color="auto"/>
        <w:left w:val="none" w:sz="0" w:space="0" w:color="auto"/>
        <w:bottom w:val="none" w:sz="0" w:space="0" w:color="auto"/>
        <w:right w:val="none" w:sz="0" w:space="0" w:color="auto"/>
      </w:divBdr>
    </w:div>
    <w:div w:id="531769052">
      <w:bodyDiv w:val="1"/>
      <w:marLeft w:val="0"/>
      <w:marRight w:val="0"/>
      <w:marTop w:val="0"/>
      <w:marBottom w:val="0"/>
      <w:divBdr>
        <w:top w:val="none" w:sz="0" w:space="0" w:color="auto"/>
        <w:left w:val="none" w:sz="0" w:space="0" w:color="auto"/>
        <w:bottom w:val="none" w:sz="0" w:space="0" w:color="auto"/>
        <w:right w:val="none" w:sz="0" w:space="0" w:color="auto"/>
      </w:divBdr>
    </w:div>
    <w:div w:id="532767939">
      <w:bodyDiv w:val="1"/>
      <w:marLeft w:val="0"/>
      <w:marRight w:val="0"/>
      <w:marTop w:val="0"/>
      <w:marBottom w:val="0"/>
      <w:divBdr>
        <w:top w:val="none" w:sz="0" w:space="0" w:color="auto"/>
        <w:left w:val="none" w:sz="0" w:space="0" w:color="auto"/>
        <w:bottom w:val="none" w:sz="0" w:space="0" w:color="auto"/>
        <w:right w:val="none" w:sz="0" w:space="0" w:color="auto"/>
      </w:divBdr>
    </w:div>
    <w:div w:id="532772045">
      <w:bodyDiv w:val="1"/>
      <w:marLeft w:val="0"/>
      <w:marRight w:val="0"/>
      <w:marTop w:val="0"/>
      <w:marBottom w:val="0"/>
      <w:divBdr>
        <w:top w:val="none" w:sz="0" w:space="0" w:color="auto"/>
        <w:left w:val="none" w:sz="0" w:space="0" w:color="auto"/>
        <w:bottom w:val="none" w:sz="0" w:space="0" w:color="auto"/>
        <w:right w:val="none" w:sz="0" w:space="0" w:color="auto"/>
      </w:divBdr>
    </w:div>
    <w:div w:id="533202075">
      <w:bodyDiv w:val="1"/>
      <w:marLeft w:val="0"/>
      <w:marRight w:val="0"/>
      <w:marTop w:val="0"/>
      <w:marBottom w:val="0"/>
      <w:divBdr>
        <w:top w:val="none" w:sz="0" w:space="0" w:color="auto"/>
        <w:left w:val="none" w:sz="0" w:space="0" w:color="auto"/>
        <w:bottom w:val="none" w:sz="0" w:space="0" w:color="auto"/>
        <w:right w:val="none" w:sz="0" w:space="0" w:color="auto"/>
      </w:divBdr>
    </w:div>
    <w:div w:id="533815255">
      <w:bodyDiv w:val="1"/>
      <w:marLeft w:val="0"/>
      <w:marRight w:val="0"/>
      <w:marTop w:val="0"/>
      <w:marBottom w:val="0"/>
      <w:divBdr>
        <w:top w:val="none" w:sz="0" w:space="0" w:color="auto"/>
        <w:left w:val="none" w:sz="0" w:space="0" w:color="auto"/>
        <w:bottom w:val="none" w:sz="0" w:space="0" w:color="auto"/>
        <w:right w:val="none" w:sz="0" w:space="0" w:color="auto"/>
      </w:divBdr>
    </w:div>
    <w:div w:id="534386493">
      <w:bodyDiv w:val="1"/>
      <w:marLeft w:val="0"/>
      <w:marRight w:val="0"/>
      <w:marTop w:val="0"/>
      <w:marBottom w:val="0"/>
      <w:divBdr>
        <w:top w:val="none" w:sz="0" w:space="0" w:color="auto"/>
        <w:left w:val="none" w:sz="0" w:space="0" w:color="auto"/>
        <w:bottom w:val="none" w:sz="0" w:space="0" w:color="auto"/>
        <w:right w:val="none" w:sz="0" w:space="0" w:color="auto"/>
      </w:divBdr>
    </w:div>
    <w:div w:id="534586311">
      <w:bodyDiv w:val="1"/>
      <w:marLeft w:val="0"/>
      <w:marRight w:val="0"/>
      <w:marTop w:val="0"/>
      <w:marBottom w:val="0"/>
      <w:divBdr>
        <w:top w:val="none" w:sz="0" w:space="0" w:color="auto"/>
        <w:left w:val="none" w:sz="0" w:space="0" w:color="auto"/>
        <w:bottom w:val="none" w:sz="0" w:space="0" w:color="auto"/>
        <w:right w:val="none" w:sz="0" w:space="0" w:color="auto"/>
      </w:divBdr>
    </w:div>
    <w:div w:id="534806004">
      <w:bodyDiv w:val="1"/>
      <w:marLeft w:val="0"/>
      <w:marRight w:val="0"/>
      <w:marTop w:val="0"/>
      <w:marBottom w:val="0"/>
      <w:divBdr>
        <w:top w:val="none" w:sz="0" w:space="0" w:color="auto"/>
        <w:left w:val="none" w:sz="0" w:space="0" w:color="auto"/>
        <w:bottom w:val="none" w:sz="0" w:space="0" w:color="auto"/>
        <w:right w:val="none" w:sz="0" w:space="0" w:color="auto"/>
      </w:divBdr>
    </w:div>
    <w:div w:id="534925691">
      <w:bodyDiv w:val="1"/>
      <w:marLeft w:val="0"/>
      <w:marRight w:val="0"/>
      <w:marTop w:val="0"/>
      <w:marBottom w:val="0"/>
      <w:divBdr>
        <w:top w:val="none" w:sz="0" w:space="0" w:color="auto"/>
        <w:left w:val="none" w:sz="0" w:space="0" w:color="auto"/>
        <w:bottom w:val="none" w:sz="0" w:space="0" w:color="auto"/>
        <w:right w:val="none" w:sz="0" w:space="0" w:color="auto"/>
      </w:divBdr>
    </w:div>
    <w:div w:id="535241976">
      <w:bodyDiv w:val="1"/>
      <w:marLeft w:val="0"/>
      <w:marRight w:val="0"/>
      <w:marTop w:val="0"/>
      <w:marBottom w:val="0"/>
      <w:divBdr>
        <w:top w:val="none" w:sz="0" w:space="0" w:color="auto"/>
        <w:left w:val="none" w:sz="0" w:space="0" w:color="auto"/>
        <w:bottom w:val="none" w:sz="0" w:space="0" w:color="auto"/>
        <w:right w:val="none" w:sz="0" w:space="0" w:color="auto"/>
      </w:divBdr>
    </w:div>
    <w:div w:id="535386604">
      <w:bodyDiv w:val="1"/>
      <w:marLeft w:val="0"/>
      <w:marRight w:val="0"/>
      <w:marTop w:val="0"/>
      <w:marBottom w:val="0"/>
      <w:divBdr>
        <w:top w:val="none" w:sz="0" w:space="0" w:color="auto"/>
        <w:left w:val="none" w:sz="0" w:space="0" w:color="auto"/>
        <w:bottom w:val="none" w:sz="0" w:space="0" w:color="auto"/>
        <w:right w:val="none" w:sz="0" w:space="0" w:color="auto"/>
      </w:divBdr>
    </w:div>
    <w:div w:id="535582238">
      <w:bodyDiv w:val="1"/>
      <w:marLeft w:val="0"/>
      <w:marRight w:val="0"/>
      <w:marTop w:val="0"/>
      <w:marBottom w:val="0"/>
      <w:divBdr>
        <w:top w:val="none" w:sz="0" w:space="0" w:color="auto"/>
        <w:left w:val="none" w:sz="0" w:space="0" w:color="auto"/>
        <w:bottom w:val="none" w:sz="0" w:space="0" w:color="auto"/>
        <w:right w:val="none" w:sz="0" w:space="0" w:color="auto"/>
      </w:divBdr>
    </w:div>
    <w:div w:id="536697980">
      <w:bodyDiv w:val="1"/>
      <w:marLeft w:val="0"/>
      <w:marRight w:val="0"/>
      <w:marTop w:val="0"/>
      <w:marBottom w:val="0"/>
      <w:divBdr>
        <w:top w:val="none" w:sz="0" w:space="0" w:color="auto"/>
        <w:left w:val="none" w:sz="0" w:space="0" w:color="auto"/>
        <w:bottom w:val="none" w:sz="0" w:space="0" w:color="auto"/>
        <w:right w:val="none" w:sz="0" w:space="0" w:color="auto"/>
      </w:divBdr>
    </w:div>
    <w:div w:id="536740664">
      <w:bodyDiv w:val="1"/>
      <w:marLeft w:val="0"/>
      <w:marRight w:val="0"/>
      <w:marTop w:val="0"/>
      <w:marBottom w:val="0"/>
      <w:divBdr>
        <w:top w:val="none" w:sz="0" w:space="0" w:color="auto"/>
        <w:left w:val="none" w:sz="0" w:space="0" w:color="auto"/>
        <w:bottom w:val="none" w:sz="0" w:space="0" w:color="auto"/>
        <w:right w:val="none" w:sz="0" w:space="0" w:color="auto"/>
      </w:divBdr>
    </w:div>
    <w:div w:id="536744922">
      <w:bodyDiv w:val="1"/>
      <w:marLeft w:val="0"/>
      <w:marRight w:val="0"/>
      <w:marTop w:val="0"/>
      <w:marBottom w:val="0"/>
      <w:divBdr>
        <w:top w:val="none" w:sz="0" w:space="0" w:color="auto"/>
        <w:left w:val="none" w:sz="0" w:space="0" w:color="auto"/>
        <w:bottom w:val="none" w:sz="0" w:space="0" w:color="auto"/>
        <w:right w:val="none" w:sz="0" w:space="0" w:color="auto"/>
      </w:divBdr>
    </w:div>
    <w:div w:id="536771000">
      <w:bodyDiv w:val="1"/>
      <w:marLeft w:val="0"/>
      <w:marRight w:val="0"/>
      <w:marTop w:val="0"/>
      <w:marBottom w:val="0"/>
      <w:divBdr>
        <w:top w:val="none" w:sz="0" w:space="0" w:color="auto"/>
        <w:left w:val="none" w:sz="0" w:space="0" w:color="auto"/>
        <w:bottom w:val="none" w:sz="0" w:space="0" w:color="auto"/>
        <w:right w:val="none" w:sz="0" w:space="0" w:color="auto"/>
      </w:divBdr>
    </w:div>
    <w:div w:id="536771584">
      <w:bodyDiv w:val="1"/>
      <w:marLeft w:val="0"/>
      <w:marRight w:val="0"/>
      <w:marTop w:val="0"/>
      <w:marBottom w:val="0"/>
      <w:divBdr>
        <w:top w:val="none" w:sz="0" w:space="0" w:color="auto"/>
        <w:left w:val="none" w:sz="0" w:space="0" w:color="auto"/>
        <w:bottom w:val="none" w:sz="0" w:space="0" w:color="auto"/>
        <w:right w:val="none" w:sz="0" w:space="0" w:color="auto"/>
      </w:divBdr>
    </w:div>
    <w:div w:id="537469303">
      <w:bodyDiv w:val="1"/>
      <w:marLeft w:val="0"/>
      <w:marRight w:val="0"/>
      <w:marTop w:val="0"/>
      <w:marBottom w:val="0"/>
      <w:divBdr>
        <w:top w:val="none" w:sz="0" w:space="0" w:color="auto"/>
        <w:left w:val="none" w:sz="0" w:space="0" w:color="auto"/>
        <w:bottom w:val="none" w:sz="0" w:space="0" w:color="auto"/>
        <w:right w:val="none" w:sz="0" w:space="0" w:color="auto"/>
      </w:divBdr>
    </w:div>
    <w:div w:id="537546009">
      <w:bodyDiv w:val="1"/>
      <w:marLeft w:val="0"/>
      <w:marRight w:val="0"/>
      <w:marTop w:val="0"/>
      <w:marBottom w:val="0"/>
      <w:divBdr>
        <w:top w:val="none" w:sz="0" w:space="0" w:color="auto"/>
        <w:left w:val="none" w:sz="0" w:space="0" w:color="auto"/>
        <w:bottom w:val="none" w:sz="0" w:space="0" w:color="auto"/>
        <w:right w:val="none" w:sz="0" w:space="0" w:color="auto"/>
      </w:divBdr>
    </w:div>
    <w:div w:id="537741709">
      <w:bodyDiv w:val="1"/>
      <w:marLeft w:val="0"/>
      <w:marRight w:val="0"/>
      <w:marTop w:val="0"/>
      <w:marBottom w:val="0"/>
      <w:divBdr>
        <w:top w:val="none" w:sz="0" w:space="0" w:color="auto"/>
        <w:left w:val="none" w:sz="0" w:space="0" w:color="auto"/>
        <w:bottom w:val="none" w:sz="0" w:space="0" w:color="auto"/>
        <w:right w:val="none" w:sz="0" w:space="0" w:color="auto"/>
      </w:divBdr>
    </w:div>
    <w:div w:id="537817202">
      <w:bodyDiv w:val="1"/>
      <w:marLeft w:val="0"/>
      <w:marRight w:val="0"/>
      <w:marTop w:val="0"/>
      <w:marBottom w:val="0"/>
      <w:divBdr>
        <w:top w:val="none" w:sz="0" w:space="0" w:color="auto"/>
        <w:left w:val="none" w:sz="0" w:space="0" w:color="auto"/>
        <w:bottom w:val="none" w:sz="0" w:space="0" w:color="auto"/>
        <w:right w:val="none" w:sz="0" w:space="0" w:color="auto"/>
      </w:divBdr>
    </w:div>
    <w:div w:id="538208654">
      <w:bodyDiv w:val="1"/>
      <w:marLeft w:val="0"/>
      <w:marRight w:val="0"/>
      <w:marTop w:val="0"/>
      <w:marBottom w:val="0"/>
      <w:divBdr>
        <w:top w:val="none" w:sz="0" w:space="0" w:color="auto"/>
        <w:left w:val="none" w:sz="0" w:space="0" w:color="auto"/>
        <w:bottom w:val="none" w:sz="0" w:space="0" w:color="auto"/>
        <w:right w:val="none" w:sz="0" w:space="0" w:color="auto"/>
      </w:divBdr>
    </w:div>
    <w:div w:id="538469146">
      <w:bodyDiv w:val="1"/>
      <w:marLeft w:val="0"/>
      <w:marRight w:val="0"/>
      <w:marTop w:val="0"/>
      <w:marBottom w:val="0"/>
      <w:divBdr>
        <w:top w:val="none" w:sz="0" w:space="0" w:color="auto"/>
        <w:left w:val="none" w:sz="0" w:space="0" w:color="auto"/>
        <w:bottom w:val="none" w:sz="0" w:space="0" w:color="auto"/>
        <w:right w:val="none" w:sz="0" w:space="0" w:color="auto"/>
      </w:divBdr>
    </w:div>
    <w:div w:id="538709058">
      <w:bodyDiv w:val="1"/>
      <w:marLeft w:val="0"/>
      <w:marRight w:val="0"/>
      <w:marTop w:val="0"/>
      <w:marBottom w:val="0"/>
      <w:divBdr>
        <w:top w:val="none" w:sz="0" w:space="0" w:color="auto"/>
        <w:left w:val="none" w:sz="0" w:space="0" w:color="auto"/>
        <w:bottom w:val="none" w:sz="0" w:space="0" w:color="auto"/>
        <w:right w:val="none" w:sz="0" w:space="0" w:color="auto"/>
      </w:divBdr>
    </w:div>
    <w:div w:id="538713180">
      <w:bodyDiv w:val="1"/>
      <w:marLeft w:val="0"/>
      <w:marRight w:val="0"/>
      <w:marTop w:val="0"/>
      <w:marBottom w:val="0"/>
      <w:divBdr>
        <w:top w:val="none" w:sz="0" w:space="0" w:color="auto"/>
        <w:left w:val="none" w:sz="0" w:space="0" w:color="auto"/>
        <w:bottom w:val="none" w:sz="0" w:space="0" w:color="auto"/>
        <w:right w:val="none" w:sz="0" w:space="0" w:color="auto"/>
      </w:divBdr>
    </w:div>
    <w:div w:id="539167181">
      <w:bodyDiv w:val="1"/>
      <w:marLeft w:val="0"/>
      <w:marRight w:val="0"/>
      <w:marTop w:val="0"/>
      <w:marBottom w:val="0"/>
      <w:divBdr>
        <w:top w:val="none" w:sz="0" w:space="0" w:color="auto"/>
        <w:left w:val="none" w:sz="0" w:space="0" w:color="auto"/>
        <w:bottom w:val="none" w:sz="0" w:space="0" w:color="auto"/>
        <w:right w:val="none" w:sz="0" w:space="0" w:color="auto"/>
      </w:divBdr>
    </w:div>
    <w:div w:id="539324544">
      <w:bodyDiv w:val="1"/>
      <w:marLeft w:val="0"/>
      <w:marRight w:val="0"/>
      <w:marTop w:val="0"/>
      <w:marBottom w:val="0"/>
      <w:divBdr>
        <w:top w:val="none" w:sz="0" w:space="0" w:color="auto"/>
        <w:left w:val="none" w:sz="0" w:space="0" w:color="auto"/>
        <w:bottom w:val="none" w:sz="0" w:space="0" w:color="auto"/>
        <w:right w:val="none" w:sz="0" w:space="0" w:color="auto"/>
      </w:divBdr>
    </w:div>
    <w:div w:id="539973218">
      <w:bodyDiv w:val="1"/>
      <w:marLeft w:val="0"/>
      <w:marRight w:val="0"/>
      <w:marTop w:val="0"/>
      <w:marBottom w:val="0"/>
      <w:divBdr>
        <w:top w:val="none" w:sz="0" w:space="0" w:color="auto"/>
        <w:left w:val="none" w:sz="0" w:space="0" w:color="auto"/>
        <w:bottom w:val="none" w:sz="0" w:space="0" w:color="auto"/>
        <w:right w:val="none" w:sz="0" w:space="0" w:color="auto"/>
      </w:divBdr>
    </w:div>
    <w:div w:id="539979124">
      <w:bodyDiv w:val="1"/>
      <w:marLeft w:val="0"/>
      <w:marRight w:val="0"/>
      <w:marTop w:val="0"/>
      <w:marBottom w:val="0"/>
      <w:divBdr>
        <w:top w:val="none" w:sz="0" w:space="0" w:color="auto"/>
        <w:left w:val="none" w:sz="0" w:space="0" w:color="auto"/>
        <w:bottom w:val="none" w:sz="0" w:space="0" w:color="auto"/>
        <w:right w:val="none" w:sz="0" w:space="0" w:color="auto"/>
      </w:divBdr>
    </w:div>
    <w:div w:id="540097123">
      <w:bodyDiv w:val="1"/>
      <w:marLeft w:val="0"/>
      <w:marRight w:val="0"/>
      <w:marTop w:val="0"/>
      <w:marBottom w:val="0"/>
      <w:divBdr>
        <w:top w:val="none" w:sz="0" w:space="0" w:color="auto"/>
        <w:left w:val="none" w:sz="0" w:space="0" w:color="auto"/>
        <w:bottom w:val="none" w:sz="0" w:space="0" w:color="auto"/>
        <w:right w:val="none" w:sz="0" w:space="0" w:color="auto"/>
      </w:divBdr>
    </w:div>
    <w:div w:id="540286622">
      <w:bodyDiv w:val="1"/>
      <w:marLeft w:val="0"/>
      <w:marRight w:val="0"/>
      <w:marTop w:val="0"/>
      <w:marBottom w:val="0"/>
      <w:divBdr>
        <w:top w:val="none" w:sz="0" w:space="0" w:color="auto"/>
        <w:left w:val="none" w:sz="0" w:space="0" w:color="auto"/>
        <w:bottom w:val="none" w:sz="0" w:space="0" w:color="auto"/>
        <w:right w:val="none" w:sz="0" w:space="0" w:color="auto"/>
      </w:divBdr>
    </w:div>
    <w:div w:id="541794101">
      <w:bodyDiv w:val="1"/>
      <w:marLeft w:val="0"/>
      <w:marRight w:val="0"/>
      <w:marTop w:val="0"/>
      <w:marBottom w:val="0"/>
      <w:divBdr>
        <w:top w:val="none" w:sz="0" w:space="0" w:color="auto"/>
        <w:left w:val="none" w:sz="0" w:space="0" w:color="auto"/>
        <w:bottom w:val="none" w:sz="0" w:space="0" w:color="auto"/>
        <w:right w:val="none" w:sz="0" w:space="0" w:color="auto"/>
      </w:divBdr>
    </w:div>
    <w:div w:id="542210794">
      <w:bodyDiv w:val="1"/>
      <w:marLeft w:val="0"/>
      <w:marRight w:val="0"/>
      <w:marTop w:val="0"/>
      <w:marBottom w:val="0"/>
      <w:divBdr>
        <w:top w:val="none" w:sz="0" w:space="0" w:color="auto"/>
        <w:left w:val="none" w:sz="0" w:space="0" w:color="auto"/>
        <w:bottom w:val="none" w:sz="0" w:space="0" w:color="auto"/>
        <w:right w:val="none" w:sz="0" w:space="0" w:color="auto"/>
      </w:divBdr>
    </w:div>
    <w:div w:id="543177197">
      <w:bodyDiv w:val="1"/>
      <w:marLeft w:val="0"/>
      <w:marRight w:val="0"/>
      <w:marTop w:val="0"/>
      <w:marBottom w:val="0"/>
      <w:divBdr>
        <w:top w:val="none" w:sz="0" w:space="0" w:color="auto"/>
        <w:left w:val="none" w:sz="0" w:space="0" w:color="auto"/>
        <w:bottom w:val="none" w:sz="0" w:space="0" w:color="auto"/>
        <w:right w:val="none" w:sz="0" w:space="0" w:color="auto"/>
      </w:divBdr>
    </w:div>
    <w:div w:id="543323510">
      <w:bodyDiv w:val="1"/>
      <w:marLeft w:val="0"/>
      <w:marRight w:val="0"/>
      <w:marTop w:val="0"/>
      <w:marBottom w:val="0"/>
      <w:divBdr>
        <w:top w:val="none" w:sz="0" w:space="0" w:color="auto"/>
        <w:left w:val="none" w:sz="0" w:space="0" w:color="auto"/>
        <w:bottom w:val="none" w:sz="0" w:space="0" w:color="auto"/>
        <w:right w:val="none" w:sz="0" w:space="0" w:color="auto"/>
      </w:divBdr>
    </w:div>
    <w:div w:id="543368789">
      <w:bodyDiv w:val="1"/>
      <w:marLeft w:val="0"/>
      <w:marRight w:val="0"/>
      <w:marTop w:val="0"/>
      <w:marBottom w:val="0"/>
      <w:divBdr>
        <w:top w:val="none" w:sz="0" w:space="0" w:color="auto"/>
        <w:left w:val="none" w:sz="0" w:space="0" w:color="auto"/>
        <w:bottom w:val="none" w:sz="0" w:space="0" w:color="auto"/>
        <w:right w:val="none" w:sz="0" w:space="0" w:color="auto"/>
      </w:divBdr>
    </w:div>
    <w:div w:id="543522689">
      <w:bodyDiv w:val="1"/>
      <w:marLeft w:val="0"/>
      <w:marRight w:val="0"/>
      <w:marTop w:val="0"/>
      <w:marBottom w:val="0"/>
      <w:divBdr>
        <w:top w:val="none" w:sz="0" w:space="0" w:color="auto"/>
        <w:left w:val="none" w:sz="0" w:space="0" w:color="auto"/>
        <w:bottom w:val="none" w:sz="0" w:space="0" w:color="auto"/>
        <w:right w:val="none" w:sz="0" w:space="0" w:color="auto"/>
      </w:divBdr>
    </w:div>
    <w:div w:id="543710837">
      <w:bodyDiv w:val="1"/>
      <w:marLeft w:val="0"/>
      <w:marRight w:val="0"/>
      <w:marTop w:val="0"/>
      <w:marBottom w:val="0"/>
      <w:divBdr>
        <w:top w:val="none" w:sz="0" w:space="0" w:color="auto"/>
        <w:left w:val="none" w:sz="0" w:space="0" w:color="auto"/>
        <w:bottom w:val="none" w:sz="0" w:space="0" w:color="auto"/>
        <w:right w:val="none" w:sz="0" w:space="0" w:color="auto"/>
      </w:divBdr>
    </w:div>
    <w:div w:id="545407433">
      <w:bodyDiv w:val="1"/>
      <w:marLeft w:val="0"/>
      <w:marRight w:val="0"/>
      <w:marTop w:val="0"/>
      <w:marBottom w:val="0"/>
      <w:divBdr>
        <w:top w:val="none" w:sz="0" w:space="0" w:color="auto"/>
        <w:left w:val="none" w:sz="0" w:space="0" w:color="auto"/>
        <w:bottom w:val="none" w:sz="0" w:space="0" w:color="auto"/>
        <w:right w:val="none" w:sz="0" w:space="0" w:color="auto"/>
      </w:divBdr>
    </w:div>
    <w:div w:id="545607120">
      <w:bodyDiv w:val="1"/>
      <w:marLeft w:val="0"/>
      <w:marRight w:val="0"/>
      <w:marTop w:val="0"/>
      <w:marBottom w:val="0"/>
      <w:divBdr>
        <w:top w:val="none" w:sz="0" w:space="0" w:color="auto"/>
        <w:left w:val="none" w:sz="0" w:space="0" w:color="auto"/>
        <w:bottom w:val="none" w:sz="0" w:space="0" w:color="auto"/>
        <w:right w:val="none" w:sz="0" w:space="0" w:color="auto"/>
      </w:divBdr>
    </w:div>
    <w:div w:id="545877178">
      <w:bodyDiv w:val="1"/>
      <w:marLeft w:val="0"/>
      <w:marRight w:val="0"/>
      <w:marTop w:val="0"/>
      <w:marBottom w:val="0"/>
      <w:divBdr>
        <w:top w:val="none" w:sz="0" w:space="0" w:color="auto"/>
        <w:left w:val="none" w:sz="0" w:space="0" w:color="auto"/>
        <w:bottom w:val="none" w:sz="0" w:space="0" w:color="auto"/>
        <w:right w:val="none" w:sz="0" w:space="0" w:color="auto"/>
      </w:divBdr>
    </w:div>
    <w:div w:id="545919442">
      <w:bodyDiv w:val="1"/>
      <w:marLeft w:val="0"/>
      <w:marRight w:val="0"/>
      <w:marTop w:val="0"/>
      <w:marBottom w:val="0"/>
      <w:divBdr>
        <w:top w:val="none" w:sz="0" w:space="0" w:color="auto"/>
        <w:left w:val="none" w:sz="0" w:space="0" w:color="auto"/>
        <w:bottom w:val="none" w:sz="0" w:space="0" w:color="auto"/>
        <w:right w:val="none" w:sz="0" w:space="0" w:color="auto"/>
      </w:divBdr>
    </w:div>
    <w:div w:id="545947183">
      <w:bodyDiv w:val="1"/>
      <w:marLeft w:val="0"/>
      <w:marRight w:val="0"/>
      <w:marTop w:val="0"/>
      <w:marBottom w:val="0"/>
      <w:divBdr>
        <w:top w:val="none" w:sz="0" w:space="0" w:color="auto"/>
        <w:left w:val="none" w:sz="0" w:space="0" w:color="auto"/>
        <w:bottom w:val="none" w:sz="0" w:space="0" w:color="auto"/>
        <w:right w:val="none" w:sz="0" w:space="0" w:color="auto"/>
      </w:divBdr>
    </w:div>
    <w:div w:id="546112159">
      <w:bodyDiv w:val="1"/>
      <w:marLeft w:val="0"/>
      <w:marRight w:val="0"/>
      <w:marTop w:val="0"/>
      <w:marBottom w:val="0"/>
      <w:divBdr>
        <w:top w:val="none" w:sz="0" w:space="0" w:color="auto"/>
        <w:left w:val="none" w:sz="0" w:space="0" w:color="auto"/>
        <w:bottom w:val="none" w:sz="0" w:space="0" w:color="auto"/>
        <w:right w:val="none" w:sz="0" w:space="0" w:color="auto"/>
      </w:divBdr>
    </w:div>
    <w:div w:id="546184839">
      <w:bodyDiv w:val="1"/>
      <w:marLeft w:val="0"/>
      <w:marRight w:val="0"/>
      <w:marTop w:val="0"/>
      <w:marBottom w:val="0"/>
      <w:divBdr>
        <w:top w:val="none" w:sz="0" w:space="0" w:color="auto"/>
        <w:left w:val="none" w:sz="0" w:space="0" w:color="auto"/>
        <w:bottom w:val="none" w:sz="0" w:space="0" w:color="auto"/>
        <w:right w:val="none" w:sz="0" w:space="0" w:color="auto"/>
      </w:divBdr>
    </w:div>
    <w:div w:id="546188658">
      <w:bodyDiv w:val="1"/>
      <w:marLeft w:val="0"/>
      <w:marRight w:val="0"/>
      <w:marTop w:val="0"/>
      <w:marBottom w:val="0"/>
      <w:divBdr>
        <w:top w:val="none" w:sz="0" w:space="0" w:color="auto"/>
        <w:left w:val="none" w:sz="0" w:space="0" w:color="auto"/>
        <w:bottom w:val="none" w:sz="0" w:space="0" w:color="auto"/>
        <w:right w:val="none" w:sz="0" w:space="0" w:color="auto"/>
      </w:divBdr>
    </w:div>
    <w:div w:id="546837068">
      <w:bodyDiv w:val="1"/>
      <w:marLeft w:val="0"/>
      <w:marRight w:val="0"/>
      <w:marTop w:val="0"/>
      <w:marBottom w:val="0"/>
      <w:divBdr>
        <w:top w:val="none" w:sz="0" w:space="0" w:color="auto"/>
        <w:left w:val="none" w:sz="0" w:space="0" w:color="auto"/>
        <w:bottom w:val="none" w:sz="0" w:space="0" w:color="auto"/>
        <w:right w:val="none" w:sz="0" w:space="0" w:color="auto"/>
      </w:divBdr>
    </w:div>
    <w:div w:id="547030359">
      <w:bodyDiv w:val="1"/>
      <w:marLeft w:val="0"/>
      <w:marRight w:val="0"/>
      <w:marTop w:val="0"/>
      <w:marBottom w:val="0"/>
      <w:divBdr>
        <w:top w:val="none" w:sz="0" w:space="0" w:color="auto"/>
        <w:left w:val="none" w:sz="0" w:space="0" w:color="auto"/>
        <w:bottom w:val="none" w:sz="0" w:space="0" w:color="auto"/>
        <w:right w:val="none" w:sz="0" w:space="0" w:color="auto"/>
      </w:divBdr>
    </w:div>
    <w:div w:id="547109006">
      <w:bodyDiv w:val="1"/>
      <w:marLeft w:val="0"/>
      <w:marRight w:val="0"/>
      <w:marTop w:val="0"/>
      <w:marBottom w:val="0"/>
      <w:divBdr>
        <w:top w:val="none" w:sz="0" w:space="0" w:color="auto"/>
        <w:left w:val="none" w:sz="0" w:space="0" w:color="auto"/>
        <w:bottom w:val="none" w:sz="0" w:space="0" w:color="auto"/>
        <w:right w:val="none" w:sz="0" w:space="0" w:color="auto"/>
      </w:divBdr>
    </w:div>
    <w:div w:id="547641983">
      <w:bodyDiv w:val="1"/>
      <w:marLeft w:val="0"/>
      <w:marRight w:val="0"/>
      <w:marTop w:val="0"/>
      <w:marBottom w:val="0"/>
      <w:divBdr>
        <w:top w:val="none" w:sz="0" w:space="0" w:color="auto"/>
        <w:left w:val="none" w:sz="0" w:space="0" w:color="auto"/>
        <w:bottom w:val="none" w:sz="0" w:space="0" w:color="auto"/>
        <w:right w:val="none" w:sz="0" w:space="0" w:color="auto"/>
      </w:divBdr>
    </w:div>
    <w:div w:id="547643662">
      <w:bodyDiv w:val="1"/>
      <w:marLeft w:val="0"/>
      <w:marRight w:val="0"/>
      <w:marTop w:val="0"/>
      <w:marBottom w:val="0"/>
      <w:divBdr>
        <w:top w:val="none" w:sz="0" w:space="0" w:color="auto"/>
        <w:left w:val="none" w:sz="0" w:space="0" w:color="auto"/>
        <w:bottom w:val="none" w:sz="0" w:space="0" w:color="auto"/>
        <w:right w:val="none" w:sz="0" w:space="0" w:color="auto"/>
      </w:divBdr>
    </w:div>
    <w:div w:id="548613698">
      <w:bodyDiv w:val="1"/>
      <w:marLeft w:val="0"/>
      <w:marRight w:val="0"/>
      <w:marTop w:val="0"/>
      <w:marBottom w:val="0"/>
      <w:divBdr>
        <w:top w:val="none" w:sz="0" w:space="0" w:color="auto"/>
        <w:left w:val="none" w:sz="0" w:space="0" w:color="auto"/>
        <w:bottom w:val="none" w:sz="0" w:space="0" w:color="auto"/>
        <w:right w:val="none" w:sz="0" w:space="0" w:color="auto"/>
      </w:divBdr>
    </w:div>
    <w:div w:id="548953124">
      <w:bodyDiv w:val="1"/>
      <w:marLeft w:val="0"/>
      <w:marRight w:val="0"/>
      <w:marTop w:val="0"/>
      <w:marBottom w:val="0"/>
      <w:divBdr>
        <w:top w:val="none" w:sz="0" w:space="0" w:color="auto"/>
        <w:left w:val="none" w:sz="0" w:space="0" w:color="auto"/>
        <w:bottom w:val="none" w:sz="0" w:space="0" w:color="auto"/>
        <w:right w:val="none" w:sz="0" w:space="0" w:color="auto"/>
      </w:divBdr>
    </w:div>
    <w:div w:id="548960557">
      <w:bodyDiv w:val="1"/>
      <w:marLeft w:val="0"/>
      <w:marRight w:val="0"/>
      <w:marTop w:val="0"/>
      <w:marBottom w:val="0"/>
      <w:divBdr>
        <w:top w:val="none" w:sz="0" w:space="0" w:color="auto"/>
        <w:left w:val="none" w:sz="0" w:space="0" w:color="auto"/>
        <w:bottom w:val="none" w:sz="0" w:space="0" w:color="auto"/>
        <w:right w:val="none" w:sz="0" w:space="0" w:color="auto"/>
      </w:divBdr>
    </w:div>
    <w:div w:id="548961087">
      <w:bodyDiv w:val="1"/>
      <w:marLeft w:val="0"/>
      <w:marRight w:val="0"/>
      <w:marTop w:val="0"/>
      <w:marBottom w:val="0"/>
      <w:divBdr>
        <w:top w:val="none" w:sz="0" w:space="0" w:color="auto"/>
        <w:left w:val="none" w:sz="0" w:space="0" w:color="auto"/>
        <w:bottom w:val="none" w:sz="0" w:space="0" w:color="auto"/>
        <w:right w:val="none" w:sz="0" w:space="0" w:color="auto"/>
      </w:divBdr>
    </w:div>
    <w:div w:id="549072708">
      <w:bodyDiv w:val="1"/>
      <w:marLeft w:val="0"/>
      <w:marRight w:val="0"/>
      <w:marTop w:val="0"/>
      <w:marBottom w:val="0"/>
      <w:divBdr>
        <w:top w:val="none" w:sz="0" w:space="0" w:color="auto"/>
        <w:left w:val="none" w:sz="0" w:space="0" w:color="auto"/>
        <w:bottom w:val="none" w:sz="0" w:space="0" w:color="auto"/>
        <w:right w:val="none" w:sz="0" w:space="0" w:color="auto"/>
      </w:divBdr>
    </w:div>
    <w:div w:id="550269841">
      <w:bodyDiv w:val="1"/>
      <w:marLeft w:val="0"/>
      <w:marRight w:val="0"/>
      <w:marTop w:val="0"/>
      <w:marBottom w:val="0"/>
      <w:divBdr>
        <w:top w:val="none" w:sz="0" w:space="0" w:color="auto"/>
        <w:left w:val="none" w:sz="0" w:space="0" w:color="auto"/>
        <w:bottom w:val="none" w:sz="0" w:space="0" w:color="auto"/>
        <w:right w:val="none" w:sz="0" w:space="0" w:color="auto"/>
      </w:divBdr>
    </w:div>
    <w:div w:id="550573788">
      <w:bodyDiv w:val="1"/>
      <w:marLeft w:val="0"/>
      <w:marRight w:val="0"/>
      <w:marTop w:val="0"/>
      <w:marBottom w:val="0"/>
      <w:divBdr>
        <w:top w:val="none" w:sz="0" w:space="0" w:color="auto"/>
        <w:left w:val="none" w:sz="0" w:space="0" w:color="auto"/>
        <w:bottom w:val="none" w:sz="0" w:space="0" w:color="auto"/>
        <w:right w:val="none" w:sz="0" w:space="0" w:color="auto"/>
      </w:divBdr>
    </w:div>
    <w:div w:id="550654312">
      <w:bodyDiv w:val="1"/>
      <w:marLeft w:val="0"/>
      <w:marRight w:val="0"/>
      <w:marTop w:val="0"/>
      <w:marBottom w:val="0"/>
      <w:divBdr>
        <w:top w:val="none" w:sz="0" w:space="0" w:color="auto"/>
        <w:left w:val="none" w:sz="0" w:space="0" w:color="auto"/>
        <w:bottom w:val="none" w:sz="0" w:space="0" w:color="auto"/>
        <w:right w:val="none" w:sz="0" w:space="0" w:color="auto"/>
      </w:divBdr>
    </w:div>
    <w:div w:id="551385809">
      <w:bodyDiv w:val="1"/>
      <w:marLeft w:val="0"/>
      <w:marRight w:val="0"/>
      <w:marTop w:val="0"/>
      <w:marBottom w:val="0"/>
      <w:divBdr>
        <w:top w:val="none" w:sz="0" w:space="0" w:color="auto"/>
        <w:left w:val="none" w:sz="0" w:space="0" w:color="auto"/>
        <w:bottom w:val="none" w:sz="0" w:space="0" w:color="auto"/>
        <w:right w:val="none" w:sz="0" w:space="0" w:color="auto"/>
      </w:divBdr>
    </w:div>
    <w:div w:id="551961032">
      <w:bodyDiv w:val="1"/>
      <w:marLeft w:val="0"/>
      <w:marRight w:val="0"/>
      <w:marTop w:val="0"/>
      <w:marBottom w:val="0"/>
      <w:divBdr>
        <w:top w:val="none" w:sz="0" w:space="0" w:color="auto"/>
        <w:left w:val="none" w:sz="0" w:space="0" w:color="auto"/>
        <w:bottom w:val="none" w:sz="0" w:space="0" w:color="auto"/>
        <w:right w:val="none" w:sz="0" w:space="0" w:color="auto"/>
      </w:divBdr>
    </w:div>
    <w:div w:id="552811222">
      <w:bodyDiv w:val="1"/>
      <w:marLeft w:val="0"/>
      <w:marRight w:val="0"/>
      <w:marTop w:val="0"/>
      <w:marBottom w:val="0"/>
      <w:divBdr>
        <w:top w:val="none" w:sz="0" w:space="0" w:color="auto"/>
        <w:left w:val="none" w:sz="0" w:space="0" w:color="auto"/>
        <w:bottom w:val="none" w:sz="0" w:space="0" w:color="auto"/>
        <w:right w:val="none" w:sz="0" w:space="0" w:color="auto"/>
      </w:divBdr>
    </w:div>
    <w:div w:id="553006087">
      <w:bodyDiv w:val="1"/>
      <w:marLeft w:val="0"/>
      <w:marRight w:val="0"/>
      <w:marTop w:val="0"/>
      <w:marBottom w:val="0"/>
      <w:divBdr>
        <w:top w:val="none" w:sz="0" w:space="0" w:color="auto"/>
        <w:left w:val="none" w:sz="0" w:space="0" w:color="auto"/>
        <w:bottom w:val="none" w:sz="0" w:space="0" w:color="auto"/>
        <w:right w:val="none" w:sz="0" w:space="0" w:color="auto"/>
      </w:divBdr>
    </w:div>
    <w:div w:id="553006572">
      <w:bodyDiv w:val="1"/>
      <w:marLeft w:val="0"/>
      <w:marRight w:val="0"/>
      <w:marTop w:val="0"/>
      <w:marBottom w:val="0"/>
      <w:divBdr>
        <w:top w:val="none" w:sz="0" w:space="0" w:color="auto"/>
        <w:left w:val="none" w:sz="0" w:space="0" w:color="auto"/>
        <w:bottom w:val="none" w:sz="0" w:space="0" w:color="auto"/>
        <w:right w:val="none" w:sz="0" w:space="0" w:color="auto"/>
      </w:divBdr>
    </w:div>
    <w:div w:id="553393000">
      <w:bodyDiv w:val="1"/>
      <w:marLeft w:val="0"/>
      <w:marRight w:val="0"/>
      <w:marTop w:val="0"/>
      <w:marBottom w:val="0"/>
      <w:divBdr>
        <w:top w:val="none" w:sz="0" w:space="0" w:color="auto"/>
        <w:left w:val="none" w:sz="0" w:space="0" w:color="auto"/>
        <w:bottom w:val="none" w:sz="0" w:space="0" w:color="auto"/>
        <w:right w:val="none" w:sz="0" w:space="0" w:color="auto"/>
      </w:divBdr>
    </w:div>
    <w:div w:id="553468430">
      <w:bodyDiv w:val="1"/>
      <w:marLeft w:val="0"/>
      <w:marRight w:val="0"/>
      <w:marTop w:val="0"/>
      <w:marBottom w:val="0"/>
      <w:divBdr>
        <w:top w:val="none" w:sz="0" w:space="0" w:color="auto"/>
        <w:left w:val="none" w:sz="0" w:space="0" w:color="auto"/>
        <w:bottom w:val="none" w:sz="0" w:space="0" w:color="auto"/>
        <w:right w:val="none" w:sz="0" w:space="0" w:color="auto"/>
      </w:divBdr>
    </w:div>
    <w:div w:id="553784071">
      <w:bodyDiv w:val="1"/>
      <w:marLeft w:val="0"/>
      <w:marRight w:val="0"/>
      <w:marTop w:val="0"/>
      <w:marBottom w:val="0"/>
      <w:divBdr>
        <w:top w:val="none" w:sz="0" w:space="0" w:color="auto"/>
        <w:left w:val="none" w:sz="0" w:space="0" w:color="auto"/>
        <w:bottom w:val="none" w:sz="0" w:space="0" w:color="auto"/>
        <w:right w:val="none" w:sz="0" w:space="0" w:color="auto"/>
      </w:divBdr>
    </w:div>
    <w:div w:id="554120023">
      <w:bodyDiv w:val="1"/>
      <w:marLeft w:val="0"/>
      <w:marRight w:val="0"/>
      <w:marTop w:val="0"/>
      <w:marBottom w:val="0"/>
      <w:divBdr>
        <w:top w:val="none" w:sz="0" w:space="0" w:color="auto"/>
        <w:left w:val="none" w:sz="0" w:space="0" w:color="auto"/>
        <w:bottom w:val="none" w:sz="0" w:space="0" w:color="auto"/>
        <w:right w:val="none" w:sz="0" w:space="0" w:color="auto"/>
      </w:divBdr>
    </w:div>
    <w:div w:id="554583284">
      <w:bodyDiv w:val="1"/>
      <w:marLeft w:val="0"/>
      <w:marRight w:val="0"/>
      <w:marTop w:val="0"/>
      <w:marBottom w:val="0"/>
      <w:divBdr>
        <w:top w:val="none" w:sz="0" w:space="0" w:color="auto"/>
        <w:left w:val="none" w:sz="0" w:space="0" w:color="auto"/>
        <w:bottom w:val="none" w:sz="0" w:space="0" w:color="auto"/>
        <w:right w:val="none" w:sz="0" w:space="0" w:color="auto"/>
      </w:divBdr>
    </w:div>
    <w:div w:id="555700449">
      <w:bodyDiv w:val="1"/>
      <w:marLeft w:val="0"/>
      <w:marRight w:val="0"/>
      <w:marTop w:val="0"/>
      <w:marBottom w:val="0"/>
      <w:divBdr>
        <w:top w:val="none" w:sz="0" w:space="0" w:color="auto"/>
        <w:left w:val="none" w:sz="0" w:space="0" w:color="auto"/>
        <w:bottom w:val="none" w:sz="0" w:space="0" w:color="auto"/>
        <w:right w:val="none" w:sz="0" w:space="0" w:color="auto"/>
      </w:divBdr>
    </w:div>
    <w:div w:id="556018449">
      <w:bodyDiv w:val="1"/>
      <w:marLeft w:val="0"/>
      <w:marRight w:val="0"/>
      <w:marTop w:val="0"/>
      <w:marBottom w:val="0"/>
      <w:divBdr>
        <w:top w:val="none" w:sz="0" w:space="0" w:color="auto"/>
        <w:left w:val="none" w:sz="0" w:space="0" w:color="auto"/>
        <w:bottom w:val="none" w:sz="0" w:space="0" w:color="auto"/>
        <w:right w:val="none" w:sz="0" w:space="0" w:color="auto"/>
      </w:divBdr>
    </w:div>
    <w:div w:id="556087990">
      <w:bodyDiv w:val="1"/>
      <w:marLeft w:val="0"/>
      <w:marRight w:val="0"/>
      <w:marTop w:val="0"/>
      <w:marBottom w:val="0"/>
      <w:divBdr>
        <w:top w:val="none" w:sz="0" w:space="0" w:color="auto"/>
        <w:left w:val="none" w:sz="0" w:space="0" w:color="auto"/>
        <w:bottom w:val="none" w:sz="0" w:space="0" w:color="auto"/>
        <w:right w:val="none" w:sz="0" w:space="0" w:color="auto"/>
      </w:divBdr>
    </w:div>
    <w:div w:id="556279443">
      <w:bodyDiv w:val="1"/>
      <w:marLeft w:val="0"/>
      <w:marRight w:val="0"/>
      <w:marTop w:val="0"/>
      <w:marBottom w:val="0"/>
      <w:divBdr>
        <w:top w:val="none" w:sz="0" w:space="0" w:color="auto"/>
        <w:left w:val="none" w:sz="0" w:space="0" w:color="auto"/>
        <w:bottom w:val="none" w:sz="0" w:space="0" w:color="auto"/>
        <w:right w:val="none" w:sz="0" w:space="0" w:color="auto"/>
      </w:divBdr>
    </w:div>
    <w:div w:id="556822127">
      <w:bodyDiv w:val="1"/>
      <w:marLeft w:val="0"/>
      <w:marRight w:val="0"/>
      <w:marTop w:val="0"/>
      <w:marBottom w:val="0"/>
      <w:divBdr>
        <w:top w:val="none" w:sz="0" w:space="0" w:color="auto"/>
        <w:left w:val="none" w:sz="0" w:space="0" w:color="auto"/>
        <w:bottom w:val="none" w:sz="0" w:space="0" w:color="auto"/>
        <w:right w:val="none" w:sz="0" w:space="0" w:color="auto"/>
      </w:divBdr>
    </w:div>
    <w:div w:id="556823128">
      <w:bodyDiv w:val="1"/>
      <w:marLeft w:val="0"/>
      <w:marRight w:val="0"/>
      <w:marTop w:val="0"/>
      <w:marBottom w:val="0"/>
      <w:divBdr>
        <w:top w:val="none" w:sz="0" w:space="0" w:color="auto"/>
        <w:left w:val="none" w:sz="0" w:space="0" w:color="auto"/>
        <w:bottom w:val="none" w:sz="0" w:space="0" w:color="auto"/>
        <w:right w:val="none" w:sz="0" w:space="0" w:color="auto"/>
      </w:divBdr>
    </w:div>
    <w:div w:id="557280465">
      <w:bodyDiv w:val="1"/>
      <w:marLeft w:val="0"/>
      <w:marRight w:val="0"/>
      <w:marTop w:val="0"/>
      <w:marBottom w:val="0"/>
      <w:divBdr>
        <w:top w:val="none" w:sz="0" w:space="0" w:color="auto"/>
        <w:left w:val="none" w:sz="0" w:space="0" w:color="auto"/>
        <w:bottom w:val="none" w:sz="0" w:space="0" w:color="auto"/>
        <w:right w:val="none" w:sz="0" w:space="0" w:color="auto"/>
      </w:divBdr>
    </w:div>
    <w:div w:id="557395847">
      <w:bodyDiv w:val="1"/>
      <w:marLeft w:val="0"/>
      <w:marRight w:val="0"/>
      <w:marTop w:val="0"/>
      <w:marBottom w:val="0"/>
      <w:divBdr>
        <w:top w:val="none" w:sz="0" w:space="0" w:color="auto"/>
        <w:left w:val="none" w:sz="0" w:space="0" w:color="auto"/>
        <w:bottom w:val="none" w:sz="0" w:space="0" w:color="auto"/>
        <w:right w:val="none" w:sz="0" w:space="0" w:color="auto"/>
      </w:divBdr>
    </w:div>
    <w:div w:id="557470992">
      <w:bodyDiv w:val="1"/>
      <w:marLeft w:val="0"/>
      <w:marRight w:val="0"/>
      <w:marTop w:val="0"/>
      <w:marBottom w:val="0"/>
      <w:divBdr>
        <w:top w:val="none" w:sz="0" w:space="0" w:color="auto"/>
        <w:left w:val="none" w:sz="0" w:space="0" w:color="auto"/>
        <w:bottom w:val="none" w:sz="0" w:space="0" w:color="auto"/>
        <w:right w:val="none" w:sz="0" w:space="0" w:color="auto"/>
      </w:divBdr>
    </w:div>
    <w:div w:id="557783060">
      <w:bodyDiv w:val="1"/>
      <w:marLeft w:val="0"/>
      <w:marRight w:val="0"/>
      <w:marTop w:val="0"/>
      <w:marBottom w:val="0"/>
      <w:divBdr>
        <w:top w:val="none" w:sz="0" w:space="0" w:color="auto"/>
        <w:left w:val="none" w:sz="0" w:space="0" w:color="auto"/>
        <w:bottom w:val="none" w:sz="0" w:space="0" w:color="auto"/>
        <w:right w:val="none" w:sz="0" w:space="0" w:color="auto"/>
      </w:divBdr>
    </w:div>
    <w:div w:id="557786706">
      <w:bodyDiv w:val="1"/>
      <w:marLeft w:val="0"/>
      <w:marRight w:val="0"/>
      <w:marTop w:val="0"/>
      <w:marBottom w:val="0"/>
      <w:divBdr>
        <w:top w:val="none" w:sz="0" w:space="0" w:color="auto"/>
        <w:left w:val="none" w:sz="0" w:space="0" w:color="auto"/>
        <w:bottom w:val="none" w:sz="0" w:space="0" w:color="auto"/>
        <w:right w:val="none" w:sz="0" w:space="0" w:color="auto"/>
      </w:divBdr>
    </w:div>
    <w:div w:id="557975856">
      <w:bodyDiv w:val="1"/>
      <w:marLeft w:val="0"/>
      <w:marRight w:val="0"/>
      <w:marTop w:val="0"/>
      <w:marBottom w:val="0"/>
      <w:divBdr>
        <w:top w:val="none" w:sz="0" w:space="0" w:color="auto"/>
        <w:left w:val="none" w:sz="0" w:space="0" w:color="auto"/>
        <w:bottom w:val="none" w:sz="0" w:space="0" w:color="auto"/>
        <w:right w:val="none" w:sz="0" w:space="0" w:color="auto"/>
      </w:divBdr>
    </w:div>
    <w:div w:id="558173586">
      <w:bodyDiv w:val="1"/>
      <w:marLeft w:val="0"/>
      <w:marRight w:val="0"/>
      <w:marTop w:val="0"/>
      <w:marBottom w:val="0"/>
      <w:divBdr>
        <w:top w:val="none" w:sz="0" w:space="0" w:color="auto"/>
        <w:left w:val="none" w:sz="0" w:space="0" w:color="auto"/>
        <w:bottom w:val="none" w:sz="0" w:space="0" w:color="auto"/>
        <w:right w:val="none" w:sz="0" w:space="0" w:color="auto"/>
      </w:divBdr>
    </w:div>
    <w:div w:id="558708834">
      <w:bodyDiv w:val="1"/>
      <w:marLeft w:val="0"/>
      <w:marRight w:val="0"/>
      <w:marTop w:val="0"/>
      <w:marBottom w:val="0"/>
      <w:divBdr>
        <w:top w:val="none" w:sz="0" w:space="0" w:color="auto"/>
        <w:left w:val="none" w:sz="0" w:space="0" w:color="auto"/>
        <w:bottom w:val="none" w:sz="0" w:space="0" w:color="auto"/>
        <w:right w:val="none" w:sz="0" w:space="0" w:color="auto"/>
      </w:divBdr>
    </w:div>
    <w:div w:id="558978089">
      <w:bodyDiv w:val="1"/>
      <w:marLeft w:val="0"/>
      <w:marRight w:val="0"/>
      <w:marTop w:val="0"/>
      <w:marBottom w:val="0"/>
      <w:divBdr>
        <w:top w:val="none" w:sz="0" w:space="0" w:color="auto"/>
        <w:left w:val="none" w:sz="0" w:space="0" w:color="auto"/>
        <w:bottom w:val="none" w:sz="0" w:space="0" w:color="auto"/>
        <w:right w:val="none" w:sz="0" w:space="0" w:color="auto"/>
      </w:divBdr>
    </w:div>
    <w:div w:id="559246648">
      <w:bodyDiv w:val="1"/>
      <w:marLeft w:val="0"/>
      <w:marRight w:val="0"/>
      <w:marTop w:val="0"/>
      <w:marBottom w:val="0"/>
      <w:divBdr>
        <w:top w:val="none" w:sz="0" w:space="0" w:color="auto"/>
        <w:left w:val="none" w:sz="0" w:space="0" w:color="auto"/>
        <w:bottom w:val="none" w:sz="0" w:space="0" w:color="auto"/>
        <w:right w:val="none" w:sz="0" w:space="0" w:color="auto"/>
      </w:divBdr>
    </w:div>
    <w:div w:id="559443588">
      <w:bodyDiv w:val="1"/>
      <w:marLeft w:val="0"/>
      <w:marRight w:val="0"/>
      <w:marTop w:val="0"/>
      <w:marBottom w:val="0"/>
      <w:divBdr>
        <w:top w:val="none" w:sz="0" w:space="0" w:color="auto"/>
        <w:left w:val="none" w:sz="0" w:space="0" w:color="auto"/>
        <w:bottom w:val="none" w:sz="0" w:space="0" w:color="auto"/>
        <w:right w:val="none" w:sz="0" w:space="0" w:color="auto"/>
      </w:divBdr>
    </w:div>
    <w:div w:id="559487777">
      <w:bodyDiv w:val="1"/>
      <w:marLeft w:val="0"/>
      <w:marRight w:val="0"/>
      <w:marTop w:val="0"/>
      <w:marBottom w:val="0"/>
      <w:divBdr>
        <w:top w:val="none" w:sz="0" w:space="0" w:color="auto"/>
        <w:left w:val="none" w:sz="0" w:space="0" w:color="auto"/>
        <w:bottom w:val="none" w:sz="0" w:space="0" w:color="auto"/>
        <w:right w:val="none" w:sz="0" w:space="0" w:color="auto"/>
      </w:divBdr>
    </w:div>
    <w:div w:id="559632948">
      <w:bodyDiv w:val="1"/>
      <w:marLeft w:val="0"/>
      <w:marRight w:val="0"/>
      <w:marTop w:val="0"/>
      <w:marBottom w:val="0"/>
      <w:divBdr>
        <w:top w:val="none" w:sz="0" w:space="0" w:color="auto"/>
        <w:left w:val="none" w:sz="0" w:space="0" w:color="auto"/>
        <w:bottom w:val="none" w:sz="0" w:space="0" w:color="auto"/>
        <w:right w:val="none" w:sz="0" w:space="0" w:color="auto"/>
      </w:divBdr>
    </w:div>
    <w:div w:id="560021273">
      <w:bodyDiv w:val="1"/>
      <w:marLeft w:val="0"/>
      <w:marRight w:val="0"/>
      <w:marTop w:val="0"/>
      <w:marBottom w:val="0"/>
      <w:divBdr>
        <w:top w:val="none" w:sz="0" w:space="0" w:color="auto"/>
        <w:left w:val="none" w:sz="0" w:space="0" w:color="auto"/>
        <w:bottom w:val="none" w:sz="0" w:space="0" w:color="auto"/>
        <w:right w:val="none" w:sz="0" w:space="0" w:color="auto"/>
      </w:divBdr>
    </w:div>
    <w:div w:id="560364748">
      <w:bodyDiv w:val="1"/>
      <w:marLeft w:val="0"/>
      <w:marRight w:val="0"/>
      <w:marTop w:val="0"/>
      <w:marBottom w:val="0"/>
      <w:divBdr>
        <w:top w:val="none" w:sz="0" w:space="0" w:color="auto"/>
        <w:left w:val="none" w:sz="0" w:space="0" w:color="auto"/>
        <w:bottom w:val="none" w:sz="0" w:space="0" w:color="auto"/>
        <w:right w:val="none" w:sz="0" w:space="0" w:color="auto"/>
      </w:divBdr>
    </w:div>
    <w:div w:id="560408332">
      <w:bodyDiv w:val="1"/>
      <w:marLeft w:val="0"/>
      <w:marRight w:val="0"/>
      <w:marTop w:val="0"/>
      <w:marBottom w:val="0"/>
      <w:divBdr>
        <w:top w:val="none" w:sz="0" w:space="0" w:color="auto"/>
        <w:left w:val="none" w:sz="0" w:space="0" w:color="auto"/>
        <w:bottom w:val="none" w:sz="0" w:space="0" w:color="auto"/>
        <w:right w:val="none" w:sz="0" w:space="0" w:color="auto"/>
      </w:divBdr>
    </w:div>
    <w:div w:id="560600013">
      <w:bodyDiv w:val="1"/>
      <w:marLeft w:val="0"/>
      <w:marRight w:val="0"/>
      <w:marTop w:val="0"/>
      <w:marBottom w:val="0"/>
      <w:divBdr>
        <w:top w:val="none" w:sz="0" w:space="0" w:color="auto"/>
        <w:left w:val="none" w:sz="0" w:space="0" w:color="auto"/>
        <w:bottom w:val="none" w:sz="0" w:space="0" w:color="auto"/>
        <w:right w:val="none" w:sz="0" w:space="0" w:color="auto"/>
      </w:divBdr>
    </w:div>
    <w:div w:id="560747494">
      <w:bodyDiv w:val="1"/>
      <w:marLeft w:val="0"/>
      <w:marRight w:val="0"/>
      <w:marTop w:val="0"/>
      <w:marBottom w:val="0"/>
      <w:divBdr>
        <w:top w:val="none" w:sz="0" w:space="0" w:color="auto"/>
        <w:left w:val="none" w:sz="0" w:space="0" w:color="auto"/>
        <w:bottom w:val="none" w:sz="0" w:space="0" w:color="auto"/>
        <w:right w:val="none" w:sz="0" w:space="0" w:color="auto"/>
      </w:divBdr>
    </w:div>
    <w:div w:id="560823797">
      <w:bodyDiv w:val="1"/>
      <w:marLeft w:val="0"/>
      <w:marRight w:val="0"/>
      <w:marTop w:val="0"/>
      <w:marBottom w:val="0"/>
      <w:divBdr>
        <w:top w:val="none" w:sz="0" w:space="0" w:color="auto"/>
        <w:left w:val="none" w:sz="0" w:space="0" w:color="auto"/>
        <w:bottom w:val="none" w:sz="0" w:space="0" w:color="auto"/>
        <w:right w:val="none" w:sz="0" w:space="0" w:color="auto"/>
      </w:divBdr>
    </w:div>
    <w:div w:id="560990530">
      <w:bodyDiv w:val="1"/>
      <w:marLeft w:val="0"/>
      <w:marRight w:val="0"/>
      <w:marTop w:val="0"/>
      <w:marBottom w:val="0"/>
      <w:divBdr>
        <w:top w:val="none" w:sz="0" w:space="0" w:color="auto"/>
        <w:left w:val="none" w:sz="0" w:space="0" w:color="auto"/>
        <w:bottom w:val="none" w:sz="0" w:space="0" w:color="auto"/>
        <w:right w:val="none" w:sz="0" w:space="0" w:color="auto"/>
      </w:divBdr>
    </w:div>
    <w:div w:id="561018371">
      <w:bodyDiv w:val="1"/>
      <w:marLeft w:val="0"/>
      <w:marRight w:val="0"/>
      <w:marTop w:val="0"/>
      <w:marBottom w:val="0"/>
      <w:divBdr>
        <w:top w:val="none" w:sz="0" w:space="0" w:color="auto"/>
        <w:left w:val="none" w:sz="0" w:space="0" w:color="auto"/>
        <w:bottom w:val="none" w:sz="0" w:space="0" w:color="auto"/>
        <w:right w:val="none" w:sz="0" w:space="0" w:color="auto"/>
      </w:divBdr>
    </w:div>
    <w:div w:id="561066270">
      <w:bodyDiv w:val="1"/>
      <w:marLeft w:val="0"/>
      <w:marRight w:val="0"/>
      <w:marTop w:val="0"/>
      <w:marBottom w:val="0"/>
      <w:divBdr>
        <w:top w:val="none" w:sz="0" w:space="0" w:color="auto"/>
        <w:left w:val="none" w:sz="0" w:space="0" w:color="auto"/>
        <w:bottom w:val="none" w:sz="0" w:space="0" w:color="auto"/>
        <w:right w:val="none" w:sz="0" w:space="0" w:color="auto"/>
      </w:divBdr>
    </w:div>
    <w:div w:id="561791109">
      <w:bodyDiv w:val="1"/>
      <w:marLeft w:val="0"/>
      <w:marRight w:val="0"/>
      <w:marTop w:val="0"/>
      <w:marBottom w:val="0"/>
      <w:divBdr>
        <w:top w:val="none" w:sz="0" w:space="0" w:color="auto"/>
        <w:left w:val="none" w:sz="0" w:space="0" w:color="auto"/>
        <w:bottom w:val="none" w:sz="0" w:space="0" w:color="auto"/>
        <w:right w:val="none" w:sz="0" w:space="0" w:color="auto"/>
      </w:divBdr>
    </w:div>
    <w:div w:id="562645441">
      <w:bodyDiv w:val="1"/>
      <w:marLeft w:val="0"/>
      <w:marRight w:val="0"/>
      <w:marTop w:val="0"/>
      <w:marBottom w:val="0"/>
      <w:divBdr>
        <w:top w:val="none" w:sz="0" w:space="0" w:color="auto"/>
        <w:left w:val="none" w:sz="0" w:space="0" w:color="auto"/>
        <w:bottom w:val="none" w:sz="0" w:space="0" w:color="auto"/>
        <w:right w:val="none" w:sz="0" w:space="0" w:color="auto"/>
      </w:divBdr>
    </w:div>
    <w:div w:id="563024263">
      <w:bodyDiv w:val="1"/>
      <w:marLeft w:val="0"/>
      <w:marRight w:val="0"/>
      <w:marTop w:val="0"/>
      <w:marBottom w:val="0"/>
      <w:divBdr>
        <w:top w:val="none" w:sz="0" w:space="0" w:color="auto"/>
        <w:left w:val="none" w:sz="0" w:space="0" w:color="auto"/>
        <w:bottom w:val="none" w:sz="0" w:space="0" w:color="auto"/>
        <w:right w:val="none" w:sz="0" w:space="0" w:color="auto"/>
      </w:divBdr>
    </w:div>
    <w:div w:id="563105427">
      <w:bodyDiv w:val="1"/>
      <w:marLeft w:val="0"/>
      <w:marRight w:val="0"/>
      <w:marTop w:val="0"/>
      <w:marBottom w:val="0"/>
      <w:divBdr>
        <w:top w:val="none" w:sz="0" w:space="0" w:color="auto"/>
        <w:left w:val="none" w:sz="0" w:space="0" w:color="auto"/>
        <w:bottom w:val="none" w:sz="0" w:space="0" w:color="auto"/>
        <w:right w:val="none" w:sz="0" w:space="0" w:color="auto"/>
      </w:divBdr>
    </w:div>
    <w:div w:id="563218324">
      <w:bodyDiv w:val="1"/>
      <w:marLeft w:val="0"/>
      <w:marRight w:val="0"/>
      <w:marTop w:val="0"/>
      <w:marBottom w:val="0"/>
      <w:divBdr>
        <w:top w:val="none" w:sz="0" w:space="0" w:color="auto"/>
        <w:left w:val="none" w:sz="0" w:space="0" w:color="auto"/>
        <w:bottom w:val="none" w:sz="0" w:space="0" w:color="auto"/>
        <w:right w:val="none" w:sz="0" w:space="0" w:color="auto"/>
      </w:divBdr>
    </w:div>
    <w:div w:id="563683020">
      <w:bodyDiv w:val="1"/>
      <w:marLeft w:val="0"/>
      <w:marRight w:val="0"/>
      <w:marTop w:val="0"/>
      <w:marBottom w:val="0"/>
      <w:divBdr>
        <w:top w:val="none" w:sz="0" w:space="0" w:color="auto"/>
        <w:left w:val="none" w:sz="0" w:space="0" w:color="auto"/>
        <w:bottom w:val="none" w:sz="0" w:space="0" w:color="auto"/>
        <w:right w:val="none" w:sz="0" w:space="0" w:color="auto"/>
      </w:divBdr>
    </w:div>
    <w:div w:id="563836034">
      <w:bodyDiv w:val="1"/>
      <w:marLeft w:val="0"/>
      <w:marRight w:val="0"/>
      <w:marTop w:val="0"/>
      <w:marBottom w:val="0"/>
      <w:divBdr>
        <w:top w:val="none" w:sz="0" w:space="0" w:color="auto"/>
        <w:left w:val="none" w:sz="0" w:space="0" w:color="auto"/>
        <w:bottom w:val="none" w:sz="0" w:space="0" w:color="auto"/>
        <w:right w:val="none" w:sz="0" w:space="0" w:color="auto"/>
      </w:divBdr>
    </w:div>
    <w:div w:id="563949029">
      <w:bodyDiv w:val="1"/>
      <w:marLeft w:val="0"/>
      <w:marRight w:val="0"/>
      <w:marTop w:val="0"/>
      <w:marBottom w:val="0"/>
      <w:divBdr>
        <w:top w:val="none" w:sz="0" w:space="0" w:color="auto"/>
        <w:left w:val="none" w:sz="0" w:space="0" w:color="auto"/>
        <w:bottom w:val="none" w:sz="0" w:space="0" w:color="auto"/>
        <w:right w:val="none" w:sz="0" w:space="0" w:color="auto"/>
      </w:divBdr>
    </w:div>
    <w:div w:id="563952546">
      <w:bodyDiv w:val="1"/>
      <w:marLeft w:val="0"/>
      <w:marRight w:val="0"/>
      <w:marTop w:val="0"/>
      <w:marBottom w:val="0"/>
      <w:divBdr>
        <w:top w:val="none" w:sz="0" w:space="0" w:color="auto"/>
        <w:left w:val="none" w:sz="0" w:space="0" w:color="auto"/>
        <w:bottom w:val="none" w:sz="0" w:space="0" w:color="auto"/>
        <w:right w:val="none" w:sz="0" w:space="0" w:color="auto"/>
      </w:divBdr>
    </w:div>
    <w:div w:id="564069508">
      <w:bodyDiv w:val="1"/>
      <w:marLeft w:val="0"/>
      <w:marRight w:val="0"/>
      <w:marTop w:val="0"/>
      <w:marBottom w:val="0"/>
      <w:divBdr>
        <w:top w:val="none" w:sz="0" w:space="0" w:color="auto"/>
        <w:left w:val="none" w:sz="0" w:space="0" w:color="auto"/>
        <w:bottom w:val="none" w:sz="0" w:space="0" w:color="auto"/>
        <w:right w:val="none" w:sz="0" w:space="0" w:color="auto"/>
      </w:divBdr>
    </w:div>
    <w:div w:id="564724271">
      <w:bodyDiv w:val="1"/>
      <w:marLeft w:val="0"/>
      <w:marRight w:val="0"/>
      <w:marTop w:val="0"/>
      <w:marBottom w:val="0"/>
      <w:divBdr>
        <w:top w:val="none" w:sz="0" w:space="0" w:color="auto"/>
        <w:left w:val="none" w:sz="0" w:space="0" w:color="auto"/>
        <w:bottom w:val="none" w:sz="0" w:space="0" w:color="auto"/>
        <w:right w:val="none" w:sz="0" w:space="0" w:color="auto"/>
      </w:divBdr>
    </w:div>
    <w:div w:id="565066433">
      <w:bodyDiv w:val="1"/>
      <w:marLeft w:val="0"/>
      <w:marRight w:val="0"/>
      <w:marTop w:val="0"/>
      <w:marBottom w:val="0"/>
      <w:divBdr>
        <w:top w:val="none" w:sz="0" w:space="0" w:color="auto"/>
        <w:left w:val="none" w:sz="0" w:space="0" w:color="auto"/>
        <w:bottom w:val="none" w:sz="0" w:space="0" w:color="auto"/>
        <w:right w:val="none" w:sz="0" w:space="0" w:color="auto"/>
      </w:divBdr>
    </w:div>
    <w:div w:id="565410701">
      <w:bodyDiv w:val="1"/>
      <w:marLeft w:val="0"/>
      <w:marRight w:val="0"/>
      <w:marTop w:val="0"/>
      <w:marBottom w:val="0"/>
      <w:divBdr>
        <w:top w:val="none" w:sz="0" w:space="0" w:color="auto"/>
        <w:left w:val="none" w:sz="0" w:space="0" w:color="auto"/>
        <w:bottom w:val="none" w:sz="0" w:space="0" w:color="auto"/>
        <w:right w:val="none" w:sz="0" w:space="0" w:color="auto"/>
      </w:divBdr>
    </w:div>
    <w:div w:id="565922100">
      <w:bodyDiv w:val="1"/>
      <w:marLeft w:val="0"/>
      <w:marRight w:val="0"/>
      <w:marTop w:val="0"/>
      <w:marBottom w:val="0"/>
      <w:divBdr>
        <w:top w:val="none" w:sz="0" w:space="0" w:color="auto"/>
        <w:left w:val="none" w:sz="0" w:space="0" w:color="auto"/>
        <w:bottom w:val="none" w:sz="0" w:space="0" w:color="auto"/>
        <w:right w:val="none" w:sz="0" w:space="0" w:color="auto"/>
      </w:divBdr>
    </w:div>
    <w:div w:id="566575107">
      <w:bodyDiv w:val="1"/>
      <w:marLeft w:val="0"/>
      <w:marRight w:val="0"/>
      <w:marTop w:val="0"/>
      <w:marBottom w:val="0"/>
      <w:divBdr>
        <w:top w:val="none" w:sz="0" w:space="0" w:color="auto"/>
        <w:left w:val="none" w:sz="0" w:space="0" w:color="auto"/>
        <w:bottom w:val="none" w:sz="0" w:space="0" w:color="auto"/>
        <w:right w:val="none" w:sz="0" w:space="0" w:color="auto"/>
      </w:divBdr>
    </w:div>
    <w:div w:id="567149786">
      <w:bodyDiv w:val="1"/>
      <w:marLeft w:val="0"/>
      <w:marRight w:val="0"/>
      <w:marTop w:val="0"/>
      <w:marBottom w:val="0"/>
      <w:divBdr>
        <w:top w:val="none" w:sz="0" w:space="0" w:color="auto"/>
        <w:left w:val="none" w:sz="0" w:space="0" w:color="auto"/>
        <w:bottom w:val="none" w:sz="0" w:space="0" w:color="auto"/>
        <w:right w:val="none" w:sz="0" w:space="0" w:color="auto"/>
      </w:divBdr>
    </w:div>
    <w:div w:id="567158237">
      <w:bodyDiv w:val="1"/>
      <w:marLeft w:val="0"/>
      <w:marRight w:val="0"/>
      <w:marTop w:val="0"/>
      <w:marBottom w:val="0"/>
      <w:divBdr>
        <w:top w:val="none" w:sz="0" w:space="0" w:color="auto"/>
        <w:left w:val="none" w:sz="0" w:space="0" w:color="auto"/>
        <w:bottom w:val="none" w:sz="0" w:space="0" w:color="auto"/>
        <w:right w:val="none" w:sz="0" w:space="0" w:color="auto"/>
      </w:divBdr>
    </w:div>
    <w:div w:id="567571190">
      <w:bodyDiv w:val="1"/>
      <w:marLeft w:val="0"/>
      <w:marRight w:val="0"/>
      <w:marTop w:val="0"/>
      <w:marBottom w:val="0"/>
      <w:divBdr>
        <w:top w:val="none" w:sz="0" w:space="0" w:color="auto"/>
        <w:left w:val="none" w:sz="0" w:space="0" w:color="auto"/>
        <w:bottom w:val="none" w:sz="0" w:space="0" w:color="auto"/>
        <w:right w:val="none" w:sz="0" w:space="0" w:color="auto"/>
      </w:divBdr>
    </w:div>
    <w:div w:id="567619353">
      <w:bodyDiv w:val="1"/>
      <w:marLeft w:val="0"/>
      <w:marRight w:val="0"/>
      <w:marTop w:val="0"/>
      <w:marBottom w:val="0"/>
      <w:divBdr>
        <w:top w:val="none" w:sz="0" w:space="0" w:color="auto"/>
        <w:left w:val="none" w:sz="0" w:space="0" w:color="auto"/>
        <w:bottom w:val="none" w:sz="0" w:space="0" w:color="auto"/>
        <w:right w:val="none" w:sz="0" w:space="0" w:color="auto"/>
      </w:divBdr>
    </w:div>
    <w:div w:id="567691813">
      <w:bodyDiv w:val="1"/>
      <w:marLeft w:val="0"/>
      <w:marRight w:val="0"/>
      <w:marTop w:val="0"/>
      <w:marBottom w:val="0"/>
      <w:divBdr>
        <w:top w:val="none" w:sz="0" w:space="0" w:color="auto"/>
        <w:left w:val="none" w:sz="0" w:space="0" w:color="auto"/>
        <w:bottom w:val="none" w:sz="0" w:space="0" w:color="auto"/>
        <w:right w:val="none" w:sz="0" w:space="0" w:color="auto"/>
      </w:divBdr>
    </w:div>
    <w:div w:id="568074571">
      <w:bodyDiv w:val="1"/>
      <w:marLeft w:val="0"/>
      <w:marRight w:val="0"/>
      <w:marTop w:val="0"/>
      <w:marBottom w:val="0"/>
      <w:divBdr>
        <w:top w:val="none" w:sz="0" w:space="0" w:color="auto"/>
        <w:left w:val="none" w:sz="0" w:space="0" w:color="auto"/>
        <w:bottom w:val="none" w:sz="0" w:space="0" w:color="auto"/>
        <w:right w:val="none" w:sz="0" w:space="0" w:color="auto"/>
      </w:divBdr>
    </w:div>
    <w:div w:id="568079766">
      <w:bodyDiv w:val="1"/>
      <w:marLeft w:val="0"/>
      <w:marRight w:val="0"/>
      <w:marTop w:val="0"/>
      <w:marBottom w:val="0"/>
      <w:divBdr>
        <w:top w:val="none" w:sz="0" w:space="0" w:color="auto"/>
        <w:left w:val="none" w:sz="0" w:space="0" w:color="auto"/>
        <w:bottom w:val="none" w:sz="0" w:space="0" w:color="auto"/>
        <w:right w:val="none" w:sz="0" w:space="0" w:color="auto"/>
      </w:divBdr>
    </w:div>
    <w:div w:id="568421198">
      <w:bodyDiv w:val="1"/>
      <w:marLeft w:val="0"/>
      <w:marRight w:val="0"/>
      <w:marTop w:val="0"/>
      <w:marBottom w:val="0"/>
      <w:divBdr>
        <w:top w:val="none" w:sz="0" w:space="0" w:color="auto"/>
        <w:left w:val="none" w:sz="0" w:space="0" w:color="auto"/>
        <w:bottom w:val="none" w:sz="0" w:space="0" w:color="auto"/>
        <w:right w:val="none" w:sz="0" w:space="0" w:color="auto"/>
      </w:divBdr>
    </w:div>
    <w:div w:id="568465504">
      <w:bodyDiv w:val="1"/>
      <w:marLeft w:val="0"/>
      <w:marRight w:val="0"/>
      <w:marTop w:val="0"/>
      <w:marBottom w:val="0"/>
      <w:divBdr>
        <w:top w:val="none" w:sz="0" w:space="0" w:color="auto"/>
        <w:left w:val="none" w:sz="0" w:space="0" w:color="auto"/>
        <w:bottom w:val="none" w:sz="0" w:space="0" w:color="auto"/>
        <w:right w:val="none" w:sz="0" w:space="0" w:color="auto"/>
      </w:divBdr>
    </w:div>
    <w:div w:id="568466848">
      <w:bodyDiv w:val="1"/>
      <w:marLeft w:val="0"/>
      <w:marRight w:val="0"/>
      <w:marTop w:val="0"/>
      <w:marBottom w:val="0"/>
      <w:divBdr>
        <w:top w:val="none" w:sz="0" w:space="0" w:color="auto"/>
        <w:left w:val="none" w:sz="0" w:space="0" w:color="auto"/>
        <w:bottom w:val="none" w:sz="0" w:space="0" w:color="auto"/>
        <w:right w:val="none" w:sz="0" w:space="0" w:color="auto"/>
      </w:divBdr>
    </w:div>
    <w:div w:id="568657177">
      <w:bodyDiv w:val="1"/>
      <w:marLeft w:val="0"/>
      <w:marRight w:val="0"/>
      <w:marTop w:val="0"/>
      <w:marBottom w:val="0"/>
      <w:divBdr>
        <w:top w:val="none" w:sz="0" w:space="0" w:color="auto"/>
        <w:left w:val="none" w:sz="0" w:space="0" w:color="auto"/>
        <w:bottom w:val="none" w:sz="0" w:space="0" w:color="auto"/>
        <w:right w:val="none" w:sz="0" w:space="0" w:color="auto"/>
      </w:divBdr>
    </w:div>
    <w:div w:id="568924870">
      <w:bodyDiv w:val="1"/>
      <w:marLeft w:val="0"/>
      <w:marRight w:val="0"/>
      <w:marTop w:val="0"/>
      <w:marBottom w:val="0"/>
      <w:divBdr>
        <w:top w:val="none" w:sz="0" w:space="0" w:color="auto"/>
        <w:left w:val="none" w:sz="0" w:space="0" w:color="auto"/>
        <w:bottom w:val="none" w:sz="0" w:space="0" w:color="auto"/>
        <w:right w:val="none" w:sz="0" w:space="0" w:color="auto"/>
      </w:divBdr>
    </w:div>
    <w:div w:id="570047960">
      <w:bodyDiv w:val="1"/>
      <w:marLeft w:val="0"/>
      <w:marRight w:val="0"/>
      <w:marTop w:val="0"/>
      <w:marBottom w:val="0"/>
      <w:divBdr>
        <w:top w:val="none" w:sz="0" w:space="0" w:color="auto"/>
        <w:left w:val="none" w:sz="0" w:space="0" w:color="auto"/>
        <w:bottom w:val="none" w:sz="0" w:space="0" w:color="auto"/>
        <w:right w:val="none" w:sz="0" w:space="0" w:color="auto"/>
      </w:divBdr>
    </w:div>
    <w:div w:id="570501878">
      <w:bodyDiv w:val="1"/>
      <w:marLeft w:val="0"/>
      <w:marRight w:val="0"/>
      <w:marTop w:val="0"/>
      <w:marBottom w:val="0"/>
      <w:divBdr>
        <w:top w:val="none" w:sz="0" w:space="0" w:color="auto"/>
        <w:left w:val="none" w:sz="0" w:space="0" w:color="auto"/>
        <w:bottom w:val="none" w:sz="0" w:space="0" w:color="auto"/>
        <w:right w:val="none" w:sz="0" w:space="0" w:color="auto"/>
      </w:divBdr>
    </w:div>
    <w:div w:id="570701038">
      <w:bodyDiv w:val="1"/>
      <w:marLeft w:val="0"/>
      <w:marRight w:val="0"/>
      <w:marTop w:val="0"/>
      <w:marBottom w:val="0"/>
      <w:divBdr>
        <w:top w:val="none" w:sz="0" w:space="0" w:color="auto"/>
        <w:left w:val="none" w:sz="0" w:space="0" w:color="auto"/>
        <w:bottom w:val="none" w:sz="0" w:space="0" w:color="auto"/>
        <w:right w:val="none" w:sz="0" w:space="0" w:color="auto"/>
      </w:divBdr>
    </w:div>
    <w:div w:id="570775552">
      <w:bodyDiv w:val="1"/>
      <w:marLeft w:val="0"/>
      <w:marRight w:val="0"/>
      <w:marTop w:val="0"/>
      <w:marBottom w:val="0"/>
      <w:divBdr>
        <w:top w:val="none" w:sz="0" w:space="0" w:color="auto"/>
        <w:left w:val="none" w:sz="0" w:space="0" w:color="auto"/>
        <w:bottom w:val="none" w:sz="0" w:space="0" w:color="auto"/>
        <w:right w:val="none" w:sz="0" w:space="0" w:color="auto"/>
      </w:divBdr>
    </w:div>
    <w:div w:id="570887992">
      <w:bodyDiv w:val="1"/>
      <w:marLeft w:val="0"/>
      <w:marRight w:val="0"/>
      <w:marTop w:val="0"/>
      <w:marBottom w:val="0"/>
      <w:divBdr>
        <w:top w:val="none" w:sz="0" w:space="0" w:color="auto"/>
        <w:left w:val="none" w:sz="0" w:space="0" w:color="auto"/>
        <w:bottom w:val="none" w:sz="0" w:space="0" w:color="auto"/>
        <w:right w:val="none" w:sz="0" w:space="0" w:color="auto"/>
      </w:divBdr>
    </w:div>
    <w:div w:id="571088278">
      <w:bodyDiv w:val="1"/>
      <w:marLeft w:val="0"/>
      <w:marRight w:val="0"/>
      <w:marTop w:val="0"/>
      <w:marBottom w:val="0"/>
      <w:divBdr>
        <w:top w:val="none" w:sz="0" w:space="0" w:color="auto"/>
        <w:left w:val="none" w:sz="0" w:space="0" w:color="auto"/>
        <w:bottom w:val="none" w:sz="0" w:space="0" w:color="auto"/>
        <w:right w:val="none" w:sz="0" w:space="0" w:color="auto"/>
      </w:divBdr>
    </w:div>
    <w:div w:id="571349899">
      <w:bodyDiv w:val="1"/>
      <w:marLeft w:val="0"/>
      <w:marRight w:val="0"/>
      <w:marTop w:val="0"/>
      <w:marBottom w:val="0"/>
      <w:divBdr>
        <w:top w:val="none" w:sz="0" w:space="0" w:color="auto"/>
        <w:left w:val="none" w:sz="0" w:space="0" w:color="auto"/>
        <w:bottom w:val="none" w:sz="0" w:space="0" w:color="auto"/>
        <w:right w:val="none" w:sz="0" w:space="0" w:color="auto"/>
      </w:divBdr>
    </w:div>
    <w:div w:id="571739793">
      <w:bodyDiv w:val="1"/>
      <w:marLeft w:val="0"/>
      <w:marRight w:val="0"/>
      <w:marTop w:val="0"/>
      <w:marBottom w:val="0"/>
      <w:divBdr>
        <w:top w:val="none" w:sz="0" w:space="0" w:color="auto"/>
        <w:left w:val="none" w:sz="0" w:space="0" w:color="auto"/>
        <w:bottom w:val="none" w:sz="0" w:space="0" w:color="auto"/>
        <w:right w:val="none" w:sz="0" w:space="0" w:color="auto"/>
      </w:divBdr>
    </w:div>
    <w:div w:id="571893884">
      <w:bodyDiv w:val="1"/>
      <w:marLeft w:val="0"/>
      <w:marRight w:val="0"/>
      <w:marTop w:val="0"/>
      <w:marBottom w:val="0"/>
      <w:divBdr>
        <w:top w:val="none" w:sz="0" w:space="0" w:color="auto"/>
        <w:left w:val="none" w:sz="0" w:space="0" w:color="auto"/>
        <w:bottom w:val="none" w:sz="0" w:space="0" w:color="auto"/>
        <w:right w:val="none" w:sz="0" w:space="0" w:color="auto"/>
      </w:divBdr>
    </w:div>
    <w:div w:id="572088316">
      <w:bodyDiv w:val="1"/>
      <w:marLeft w:val="0"/>
      <w:marRight w:val="0"/>
      <w:marTop w:val="0"/>
      <w:marBottom w:val="0"/>
      <w:divBdr>
        <w:top w:val="none" w:sz="0" w:space="0" w:color="auto"/>
        <w:left w:val="none" w:sz="0" w:space="0" w:color="auto"/>
        <w:bottom w:val="none" w:sz="0" w:space="0" w:color="auto"/>
        <w:right w:val="none" w:sz="0" w:space="0" w:color="auto"/>
      </w:divBdr>
    </w:div>
    <w:div w:id="572934392">
      <w:bodyDiv w:val="1"/>
      <w:marLeft w:val="0"/>
      <w:marRight w:val="0"/>
      <w:marTop w:val="0"/>
      <w:marBottom w:val="0"/>
      <w:divBdr>
        <w:top w:val="none" w:sz="0" w:space="0" w:color="auto"/>
        <w:left w:val="none" w:sz="0" w:space="0" w:color="auto"/>
        <w:bottom w:val="none" w:sz="0" w:space="0" w:color="auto"/>
        <w:right w:val="none" w:sz="0" w:space="0" w:color="auto"/>
      </w:divBdr>
    </w:div>
    <w:div w:id="573320477">
      <w:bodyDiv w:val="1"/>
      <w:marLeft w:val="0"/>
      <w:marRight w:val="0"/>
      <w:marTop w:val="0"/>
      <w:marBottom w:val="0"/>
      <w:divBdr>
        <w:top w:val="none" w:sz="0" w:space="0" w:color="auto"/>
        <w:left w:val="none" w:sz="0" w:space="0" w:color="auto"/>
        <w:bottom w:val="none" w:sz="0" w:space="0" w:color="auto"/>
        <w:right w:val="none" w:sz="0" w:space="0" w:color="auto"/>
      </w:divBdr>
    </w:div>
    <w:div w:id="573584390">
      <w:bodyDiv w:val="1"/>
      <w:marLeft w:val="0"/>
      <w:marRight w:val="0"/>
      <w:marTop w:val="0"/>
      <w:marBottom w:val="0"/>
      <w:divBdr>
        <w:top w:val="none" w:sz="0" w:space="0" w:color="auto"/>
        <w:left w:val="none" w:sz="0" w:space="0" w:color="auto"/>
        <w:bottom w:val="none" w:sz="0" w:space="0" w:color="auto"/>
        <w:right w:val="none" w:sz="0" w:space="0" w:color="auto"/>
      </w:divBdr>
    </w:div>
    <w:div w:id="573584493">
      <w:bodyDiv w:val="1"/>
      <w:marLeft w:val="0"/>
      <w:marRight w:val="0"/>
      <w:marTop w:val="0"/>
      <w:marBottom w:val="0"/>
      <w:divBdr>
        <w:top w:val="none" w:sz="0" w:space="0" w:color="auto"/>
        <w:left w:val="none" w:sz="0" w:space="0" w:color="auto"/>
        <w:bottom w:val="none" w:sz="0" w:space="0" w:color="auto"/>
        <w:right w:val="none" w:sz="0" w:space="0" w:color="auto"/>
      </w:divBdr>
    </w:div>
    <w:div w:id="573854653">
      <w:bodyDiv w:val="1"/>
      <w:marLeft w:val="0"/>
      <w:marRight w:val="0"/>
      <w:marTop w:val="0"/>
      <w:marBottom w:val="0"/>
      <w:divBdr>
        <w:top w:val="none" w:sz="0" w:space="0" w:color="auto"/>
        <w:left w:val="none" w:sz="0" w:space="0" w:color="auto"/>
        <w:bottom w:val="none" w:sz="0" w:space="0" w:color="auto"/>
        <w:right w:val="none" w:sz="0" w:space="0" w:color="auto"/>
      </w:divBdr>
    </w:div>
    <w:div w:id="574170998">
      <w:bodyDiv w:val="1"/>
      <w:marLeft w:val="0"/>
      <w:marRight w:val="0"/>
      <w:marTop w:val="0"/>
      <w:marBottom w:val="0"/>
      <w:divBdr>
        <w:top w:val="none" w:sz="0" w:space="0" w:color="auto"/>
        <w:left w:val="none" w:sz="0" w:space="0" w:color="auto"/>
        <w:bottom w:val="none" w:sz="0" w:space="0" w:color="auto"/>
        <w:right w:val="none" w:sz="0" w:space="0" w:color="auto"/>
      </w:divBdr>
    </w:div>
    <w:div w:id="574363390">
      <w:bodyDiv w:val="1"/>
      <w:marLeft w:val="0"/>
      <w:marRight w:val="0"/>
      <w:marTop w:val="0"/>
      <w:marBottom w:val="0"/>
      <w:divBdr>
        <w:top w:val="none" w:sz="0" w:space="0" w:color="auto"/>
        <w:left w:val="none" w:sz="0" w:space="0" w:color="auto"/>
        <w:bottom w:val="none" w:sz="0" w:space="0" w:color="auto"/>
        <w:right w:val="none" w:sz="0" w:space="0" w:color="auto"/>
      </w:divBdr>
    </w:div>
    <w:div w:id="574434561">
      <w:bodyDiv w:val="1"/>
      <w:marLeft w:val="0"/>
      <w:marRight w:val="0"/>
      <w:marTop w:val="0"/>
      <w:marBottom w:val="0"/>
      <w:divBdr>
        <w:top w:val="none" w:sz="0" w:space="0" w:color="auto"/>
        <w:left w:val="none" w:sz="0" w:space="0" w:color="auto"/>
        <w:bottom w:val="none" w:sz="0" w:space="0" w:color="auto"/>
        <w:right w:val="none" w:sz="0" w:space="0" w:color="auto"/>
      </w:divBdr>
    </w:div>
    <w:div w:id="574440075">
      <w:bodyDiv w:val="1"/>
      <w:marLeft w:val="0"/>
      <w:marRight w:val="0"/>
      <w:marTop w:val="0"/>
      <w:marBottom w:val="0"/>
      <w:divBdr>
        <w:top w:val="none" w:sz="0" w:space="0" w:color="auto"/>
        <w:left w:val="none" w:sz="0" w:space="0" w:color="auto"/>
        <w:bottom w:val="none" w:sz="0" w:space="0" w:color="auto"/>
        <w:right w:val="none" w:sz="0" w:space="0" w:color="auto"/>
      </w:divBdr>
    </w:div>
    <w:div w:id="574515753">
      <w:bodyDiv w:val="1"/>
      <w:marLeft w:val="0"/>
      <w:marRight w:val="0"/>
      <w:marTop w:val="0"/>
      <w:marBottom w:val="0"/>
      <w:divBdr>
        <w:top w:val="none" w:sz="0" w:space="0" w:color="auto"/>
        <w:left w:val="none" w:sz="0" w:space="0" w:color="auto"/>
        <w:bottom w:val="none" w:sz="0" w:space="0" w:color="auto"/>
        <w:right w:val="none" w:sz="0" w:space="0" w:color="auto"/>
      </w:divBdr>
    </w:div>
    <w:div w:id="575163789">
      <w:bodyDiv w:val="1"/>
      <w:marLeft w:val="0"/>
      <w:marRight w:val="0"/>
      <w:marTop w:val="0"/>
      <w:marBottom w:val="0"/>
      <w:divBdr>
        <w:top w:val="none" w:sz="0" w:space="0" w:color="auto"/>
        <w:left w:val="none" w:sz="0" w:space="0" w:color="auto"/>
        <w:bottom w:val="none" w:sz="0" w:space="0" w:color="auto"/>
        <w:right w:val="none" w:sz="0" w:space="0" w:color="auto"/>
      </w:divBdr>
    </w:div>
    <w:div w:id="575241553">
      <w:bodyDiv w:val="1"/>
      <w:marLeft w:val="0"/>
      <w:marRight w:val="0"/>
      <w:marTop w:val="0"/>
      <w:marBottom w:val="0"/>
      <w:divBdr>
        <w:top w:val="none" w:sz="0" w:space="0" w:color="auto"/>
        <w:left w:val="none" w:sz="0" w:space="0" w:color="auto"/>
        <w:bottom w:val="none" w:sz="0" w:space="0" w:color="auto"/>
        <w:right w:val="none" w:sz="0" w:space="0" w:color="auto"/>
      </w:divBdr>
    </w:div>
    <w:div w:id="575945641">
      <w:bodyDiv w:val="1"/>
      <w:marLeft w:val="0"/>
      <w:marRight w:val="0"/>
      <w:marTop w:val="0"/>
      <w:marBottom w:val="0"/>
      <w:divBdr>
        <w:top w:val="none" w:sz="0" w:space="0" w:color="auto"/>
        <w:left w:val="none" w:sz="0" w:space="0" w:color="auto"/>
        <w:bottom w:val="none" w:sz="0" w:space="0" w:color="auto"/>
        <w:right w:val="none" w:sz="0" w:space="0" w:color="auto"/>
      </w:divBdr>
    </w:div>
    <w:div w:id="576134060">
      <w:bodyDiv w:val="1"/>
      <w:marLeft w:val="0"/>
      <w:marRight w:val="0"/>
      <w:marTop w:val="0"/>
      <w:marBottom w:val="0"/>
      <w:divBdr>
        <w:top w:val="none" w:sz="0" w:space="0" w:color="auto"/>
        <w:left w:val="none" w:sz="0" w:space="0" w:color="auto"/>
        <w:bottom w:val="none" w:sz="0" w:space="0" w:color="auto"/>
        <w:right w:val="none" w:sz="0" w:space="0" w:color="auto"/>
      </w:divBdr>
    </w:div>
    <w:div w:id="576481841">
      <w:bodyDiv w:val="1"/>
      <w:marLeft w:val="0"/>
      <w:marRight w:val="0"/>
      <w:marTop w:val="0"/>
      <w:marBottom w:val="0"/>
      <w:divBdr>
        <w:top w:val="none" w:sz="0" w:space="0" w:color="auto"/>
        <w:left w:val="none" w:sz="0" w:space="0" w:color="auto"/>
        <w:bottom w:val="none" w:sz="0" w:space="0" w:color="auto"/>
        <w:right w:val="none" w:sz="0" w:space="0" w:color="auto"/>
      </w:divBdr>
    </w:div>
    <w:div w:id="576743222">
      <w:bodyDiv w:val="1"/>
      <w:marLeft w:val="0"/>
      <w:marRight w:val="0"/>
      <w:marTop w:val="0"/>
      <w:marBottom w:val="0"/>
      <w:divBdr>
        <w:top w:val="none" w:sz="0" w:space="0" w:color="auto"/>
        <w:left w:val="none" w:sz="0" w:space="0" w:color="auto"/>
        <w:bottom w:val="none" w:sz="0" w:space="0" w:color="auto"/>
        <w:right w:val="none" w:sz="0" w:space="0" w:color="auto"/>
      </w:divBdr>
    </w:div>
    <w:div w:id="577061740">
      <w:bodyDiv w:val="1"/>
      <w:marLeft w:val="0"/>
      <w:marRight w:val="0"/>
      <w:marTop w:val="0"/>
      <w:marBottom w:val="0"/>
      <w:divBdr>
        <w:top w:val="none" w:sz="0" w:space="0" w:color="auto"/>
        <w:left w:val="none" w:sz="0" w:space="0" w:color="auto"/>
        <w:bottom w:val="none" w:sz="0" w:space="0" w:color="auto"/>
        <w:right w:val="none" w:sz="0" w:space="0" w:color="auto"/>
      </w:divBdr>
    </w:div>
    <w:div w:id="577205352">
      <w:bodyDiv w:val="1"/>
      <w:marLeft w:val="0"/>
      <w:marRight w:val="0"/>
      <w:marTop w:val="0"/>
      <w:marBottom w:val="0"/>
      <w:divBdr>
        <w:top w:val="none" w:sz="0" w:space="0" w:color="auto"/>
        <w:left w:val="none" w:sz="0" w:space="0" w:color="auto"/>
        <w:bottom w:val="none" w:sz="0" w:space="0" w:color="auto"/>
        <w:right w:val="none" w:sz="0" w:space="0" w:color="auto"/>
      </w:divBdr>
    </w:div>
    <w:div w:id="577328317">
      <w:bodyDiv w:val="1"/>
      <w:marLeft w:val="0"/>
      <w:marRight w:val="0"/>
      <w:marTop w:val="0"/>
      <w:marBottom w:val="0"/>
      <w:divBdr>
        <w:top w:val="none" w:sz="0" w:space="0" w:color="auto"/>
        <w:left w:val="none" w:sz="0" w:space="0" w:color="auto"/>
        <w:bottom w:val="none" w:sz="0" w:space="0" w:color="auto"/>
        <w:right w:val="none" w:sz="0" w:space="0" w:color="auto"/>
      </w:divBdr>
    </w:div>
    <w:div w:id="577906746">
      <w:bodyDiv w:val="1"/>
      <w:marLeft w:val="0"/>
      <w:marRight w:val="0"/>
      <w:marTop w:val="0"/>
      <w:marBottom w:val="0"/>
      <w:divBdr>
        <w:top w:val="none" w:sz="0" w:space="0" w:color="auto"/>
        <w:left w:val="none" w:sz="0" w:space="0" w:color="auto"/>
        <w:bottom w:val="none" w:sz="0" w:space="0" w:color="auto"/>
        <w:right w:val="none" w:sz="0" w:space="0" w:color="auto"/>
      </w:divBdr>
    </w:div>
    <w:div w:id="578029340">
      <w:bodyDiv w:val="1"/>
      <w:marLeft w:val="0"/>
      <w:marRight w:val="0"/>
      <w:marTop w:val="0"/>
      <w:marBottom w:val="0"/>
      <w:divBdr>
        <w:top w:val="none" w:sz="0" w:space="0" w:color="auto"/>
        <w:left w:val="none" w:sz="0" w:space="0" w:color="auto"/>
        <w:bottom w:val="none" w:sz="0" w:space="0" w:color="auto"/>
        <w:right w:val="none" w:sz="0" w:space="0" w:color="auto"/>
      </w:divBdr>
    </w:div>
    <w:div w:id="578910591">
      <w:bodyDiv w:val="1"/>
      <w:marLeft w:val="0"/>
      <w:marRight w:val="0"/>
      <w:marTop w:val="0"/>
      <w:marBottom w:val="0"/>
      <w:divBdr>
        <w:top w:val="none" w:sz="0" w:space="0" w:color="auto"/>
        <w:left w:val="none" w:sz="0" w:space="0" w:color="auto"/>
        <w:bottom w:val="none" w:sz="0" w:space="0" w:color="auto"/>
        <w:right w:val="none" w:sz="0" w:space="0" w:color="auto"/>
      </w:divBdr>
    </w:div>
    <w:div w:id="579827652">
      <w:bodyDiv w:val="1"/>
      <w:marLeft w:val="0"/>
      <w:marRight w:val="0"/>
      <w:marTop w:val="0"/>
      <w:marBottom w:val="0"/>
      <w:divBdr>
        <w:top w:val="none" w:sz="0" w:space="0" w:color="auto"/>
        <w:left w:val="none" w:sz="0" w:space="0" w:color="auto"/>
        <w:bottom w:val="none" w:sz="0" w:space="0" w:color="auto"/>
        <w:right w:val="none" w:sz="0" w:space="0" w:color="auto"/>
      </w:divBdr>
    </w:div>
    <w:div w:id="581067241">
      <w:bodyDiv w:val="1"/>
      <w:marLeft w:val="0"/>
      <w:marRight w:val="0"/>
      <w:marTop w:val="0"/>
      <w:marBottom w:val="0"/>
      <w:divBdr>
        <w:top w:val="none" w:sz="0" w:space="0" w:color="auto"/>
        <w:left w:val="none" w:sz="0" w:space="0" w:color="auto"/>
        <w:bottom w:val="none" w:sz="0" w:space="0" w:color="auto"/>
        <w:right w:val="none" w:sz="0" w:space="0" w:color="auto"/>
      </w:divBdr>
    </w:div>
    <w:div w:id="581718084">
      <w:bodyDiv w:val="1"/>
      <w:marLeft w:val="0"/>
      <w:marRight w:val="0"/>
      <w:marTop w:val="0"/>
      <w:marBottom w:val="0"/>
      <w:divBdr>
        <w:top w:val="none" w:sz="0" w:space="0" w:color="auto"/>
        <w:left w:val="none" w:sz="0" w:space="0" w:color="auto"/>
        <w:bottom w:val="none" w:sz="0" w:space="0" w:color="auto"/>
        <w:right w:val="none" w:sz="0" w:space="0" w:color="auto"/>
      </w:divBdr>
    </w:div>
    <w:div w:id="582645052">
      <w:bodyDiv w:val="1"/>
      <w:marLeft w:val="0"/>
      <w:marRight w:val="0"/>
      <w:marTop w:val="0"/>
      <w:marBottom w:val="0"/>
      <w:divBdr>
        <w:top w:val="none" w:sz="0" w:space="0" w:color="auto"/>
        <w:left w:val="none" w:sz="0" w:space="0" w:color="auto"/>
        <w:bottom w:val="none" w:sz="0" w:space="0" w:color="auto"/>
        <w:right w:val="none" w:sz="0" w:space="0" w:color="auto"/>
      </w:divBdr>
    </w:div>
    <w:div w:id="583683801">
      <w:bodyDiv w:val="1"/>
      <w:marLeft w:val="0"/>
      <w:marRight w:val="0"/>
      <w:marTop w:val="0"/>
      <w:marBottom w:val="0"/>
      <w:divBdr>
        <w:top w:val="none" w:sz="0" w:space="0" w:color="auto"/>
        <w:left w:val="none" w:sz="0" w:space="0" w:color="auto"/>
        <w:bottom w:val="none" w:sz="0" w:space="0" w:color="auto"/>
        <w:right w:val="none" w:sz="0" w:space="0" w:color="auto"/>
      </w:divBdr>
    </w:div>
    <w:div w:id="584076442">
      <w:bodyDiv w:val="1"/>
      <w:marLeft w:val="0"/>
      <w:marRight w:val="0"/>
      <w:marTop w:val="0"/>
      <w:marBottom w:val="0"/>
      <w:divBdr>
        <w:top w:val="none" w:sz="0" w:space="0" w:color="auto"/>
        <w:left w:val="none" w:sz="0" w:space="0" w:color="auto"/>
        <w:bottom w:val="none" w:sz="0" w:space="0" w:color="auto"/>
        <w:right w:val="none" w:sz="0" w:space="0" w:color="auto"/>
      </w:divBdr>
    </w:div>
    <w:div w:id="584151818">
      <w:bodyDiv w:val="1"/>
      <w:marLeft w:val="0"/>
      <w:marRight w:val="0"/>
      <w:marTop w:val="0"/>
      <w:marBottom w:val="0"/>
      <w:divBdr>
        <w:top w:val="none" w:sz="0" w:space="0" w:color="auto"/>
        <w:left w:val="none" w:sz="0" w:space="0" w:color="auto"/>
        <w:bottom w:val="none" w:sz="0" w:space="0" w:color="auto"/>
        <w:right w:val="none" w:sz="0" w:space="0" w:color="auto"/>
      </w:divBdr>
    </w:div>
    <w:div w:id="584192989">
      <w:bodyDiv w:val="1"/>
      <w:marLeft w:val="0"/>
      <w:marRight w:val="0"/>
      <w:marTop w:val="0"/>
      <w:marBottom w:val="0"/>
      <w:divBdr>
        <w:top w:val="none" w:sz="0" w:space="0" w:color="auto"/>
        <w:left w:val="none" w:sz="0" w:space="0" w:color="auto"/>
        <w:bottom w:val="none" w:sz="0" w:space="0" w:color="auto"/>
        <w:right w:val="none" w:sz="0" w:space="0" w:color="auto"/>
      </w:divBdr>
    </w:div>
    <w:div w:id="584606324">
      <w:bodyDiv w:val="1"/>
      <w:marLeft w:val="0"/>
      <w:marRight w:val="0"/>
      <w:marTop w:val="0"/>
      <w:marBottom w:val="0"/>
      <w:divBdr>
        <w:top w:val="none" w:sz="0" w:space="0" w:color="auto"/>
        <w:left w:val="none" w:sz="0" w:space="0" w:color="auto"/>
        <w:bottom w:val="none" w:sz="0" w:space="0" w:color="auto"/>
        <w:right w:val="none" w:sz="0" w:space="0" w:color="auto"/>
      </w:divBdr>
    </w:div>
    <w:div w:id="584993275">
      <w:bodyDiv w:val="1"/>
      <w:marLeft w:val="0"/>
      <w:marRight w:val="0"/>
      <w:marTop w:val="0"/>
      <w:marBottom w:val="0"/>
      <w:divBdr>
        <w:top w:val="none" w:sz="0" w:space="0" w:color="auto"/>
        <w:left w:val="none" w:sz="0" w:space="0" w:color="auto"/>
        <w:bottom w:val="none" w:sz="0" w:space="0" w:color="auto"/>
        <w:right w:val="none" w:sz="0" w:space="0" w:color="auto"/>
      </w:divBdr>
    </w:div>
    <w:div w:id="585767259">
      <w:bodyDiv w:val="1"/>
      <w:marLeft w:val="0"/>
      <w:marRight w:val="0"/>
      <w:marTop w:val="0"/>
      <w:marBottom w:val="0"/>
      <w:divBdr>
        <w:top w:val="none" w:sz="0" w:space="0" w:color="auto"/>
        <w:left w:val="none" w:sz="0" w:space="0" w:color="auto"/>
        <w:bottom w:val="none" w:sz="0" w:space="0" w:color="auto"/>
        <w:right w:val="none" w:sz="0" w:space="0" w:color="auto"/>
      </w:divBdr>
    </w:div>
    <w:div w:id="586117157">
      <w:bodyDiv w:val="1"/>
      <w:marLeft w:val="0"/>
      <w:marRight w:val="0"/>
      <w:marTop w:val="0"/>
      <w:marBottom w:val="0"/>
      <w:divBdr>
        <w:top w:val="none" w:sz="0" w:space="0" w:color="auto"/>
        <w:left w:val="none" w:sz="0" w:space="0" w:color="auto"/>
        <w:bottom w:val="none" w:sz="0" w:space="0" w:color="auto"/>
        <w:right w:val="none" w:sz="0" w:space="0" w:color="auto"/>
      </w:divBdr>
    </w:div>
    <w:div w:id="586616841">
      <w:bodyDiv w:val="1"/>
      <w:marLeft w:val="0"/>
      <w:marRight w:val="0"/>
      <w:marTop w:val="0"/>
      <w:marBottom w:val="0"/>
      <w:divBdr>
        <w:top w:val="none" w:sz="0" w:space="0" w:color="auto"/>
        <w:left w:val="none" w:sz="0" w:space="0" w:color="auto"/>
        <w:bottom w:val="none" w:sz="0" w:space="0" w:color="auto"/>
        <w:right w:val="none" w:sz="0" w:space="0" w:color="auto"/>
      </w:divBdr>
    </w:div>
    <w:div w:id="586618067">
      <w:bodyDiv w:val="1"/>
      <w:marLeft w:val="0"/>
      <w:marRight w:val="0"/>
      <w:marTop w:val="0"/>
      <w:marBottom w:val="0"/>
      <w:divBdr>
        <w:top w:val="none" w:sz="0" w:space="0" w:color="auto"/>
        <w:left w:val="none" w:sz="0" w:space="0" w:color="auto"/>
        <w:bottom w:val="none" w:sz="0" w:space="0" w:color="auto"/>
        <w:right w:val="none" w:sz="0" w:space="0" w:color="auto"/>
      </w:divBdr>
    </w:div>
    <w:div w:id="586622007">
      <w:bodyDiv w:val="1"/>
      <w:marLeft w:val="0"/>
      <w:marRight w:val="0"/>
      <w:marTop w:val="0"/>
      <w:marBottom w:val="0"/>
      <w:divBdr>
        <w:top w:val="none" w:sz="0" w:space="0" w:color="auto"/>
        <w:left w:val="none" w:sz="0" w:space="0" w:color="auto"/>
        <w:bottom w:val="none" w:sz="0" w:space="0" w:color="auto"/>
        <w:right w:val="none" w:sz="0" w:space="0" w:color="auto"/>
      </w:divBdr>
    </w:div>
    <w:div w:id="586884463">
      <w:bodyDiv w:val="1"/>
      <w:marLeft w:val="0"/>
      <w:marRight w:val="0"/>
      <w:marTop w:val="0"/>
      <w:marBottom w:val="0"/>
      <w:divBdr>
        <w:top w:val="none" w:sz="0" w:space="0" w:color="auto"/>
        <w:left w:val="none" w:sz="0" w:space="0" w:color="auto"/>
        <w:bottom w:val="none" w:sz="0" w:space="0" w:color="auto"/>
        <w:right w:val="none" w:sz="0" w:space="0" w:color="auto"/>
      </w:divBdr>
    </w:div>
    <w:div w:id="587084028">
      <w:bodyDiv w:val="1"/>
      <w:marLeft w:val="0"/>
      <w:marRight w:val="0"/>
      <w:marTop w:val="0"/>
      <w:marBottom w:val="0"/>
      <w:divBdr>
        <w:top w:val="none" w:sz="0" w:space="0" w:color="auto"/>
        <w:left w:val="none" w:sz="0" w:space="0" w:color="auto"/>
        <w:bottom w:val="none" w:sz="0" w:space="0" w:color="auto"/>
        <w:right w:val="none" w:sz="0" w:space="0" w:color="auto"/>
      </w:divBdr>
    </w:div>
    <w:div w:id="587270493">
      <w:bodyDiv w:val="1"/>
      <w:marLeft w:val="0"/>
      <w:marRight w:val="0"/>
      <w:marTop w:val="0"/>
      <w:marBottom w:val="0"/>
      <w:divBdr>
        <w:top w:val="none" w:sz="0" w:space="0" w:color="auto"/>
        <w:left w:val="none" w:sz="0" w:space="0" w:color="auto"/>
        <w:bottom w:val="none" w:sz="0" w:space="0" w:color="auto"/>
        <w:right w:val="none" w:sz="0" w:space="0" w:color="auto"/>
      </w:divBdr>
    </w:div>
    <w:div w:id="587428762">
      <w:bodyDiv w:val="1"/>
      <w:marLeft w:val="0"/>
      <w:marRight w:val="0"/>
      <w:marTop w:val="0"/>
      <w:marBottom w:val="0"/>
      <w:divBdr>
        <w:top w:val="none" w:sz="0" w:space="0" w:color="auto"/>
        <w:left w:val="none" w:sz="0" w:space="0" w:color="auto"/>
        <w:bottom w:val="none" w:sz="0" w:space="0" w:color="auto"/>
        <w:right w:val="none" w:sz="0" w:space="0" w:color="auto"/>
      </w:divBdr>
    </w:div>
    <w:div w:id="587539895">
      <w:bodyDiv w:val="1"/>
      <w:marLeft w:val="0"/>
      <w:marRight w:val="0"/>
      <w:marTop w:val="0"/>
      <w:marBottom w:val="0"/>
      <w:divBdr>
        <w:top w:val="none" w:sz="0" w:space="0" w:color="auto"/>
        <w:left w:val="none" w:sz="0" w:space="0" w:color="auto"/>
        <w:bottom w:val="none" w:sz="0" w:space="0" w:color="auto"/>
        <w:right w:val="none" w:sz="0" w:space="0" w:color="auto"/>
      </w:divBdr>
    </w:div>
    <w:div w:id="588543655">
      <w:bodyDiv w:val="1"/>
      <w:marLeft w:val="0"/>
      <w:marRight w:val="0"/>
      <w:marTop w:val="0"/>
      <w:marBottom w:val="0"/>
      <w:divBdr>
        <w:top w:val="none" w:sz="0" w:space="0" w:color="auto"/>
        <w:left w:val="none" w:sz="0" w:space="0" w:color="auto"/>
        <w:bottom w:val="none" w:sz="0" w:space="0" w:color="auto"/>
        <w:right w:val="none" w:sz="0" w:space="0" w:color="auto"/>
      </w:divBdr>
    </w:div>
    <w:div w:id="588733106">
      <w:bodyDiv w:val="1"/>
      <w:marLeft w:val="0"/>
      <w:marRight w:val="0"/>
      <w:marTop w:val="0"/>
      <w:marBottom w:val="0"/>
      <w:divBdr>
        <w:top w:val="none" w:sz="0" w:space="0" w:color="auto"/>
        <w:left w:val="none" w:sz="0" w:space="0" w:color="auto"/>
        <w:bottom w:val="none" w:sz="0" w:space="0" w:color="auto"/>
        <w:right w:val="none" w:sz="0" w:space="0" w:color="auto"/>
      </w:divBdr>
    </w:div>
    <w:div w:id="590166254">
      <w:bodyDiv w:val="1"/>
      <w:marLeft w:val="0"/>
      <w:marRight w:val="0"/>
      <w:marTop w:val="0"/>
      <w:marBottom w:val="0"/>
      <w:divBdr>
        <w:top w:val="none" w:sz="0" w:space="0" w:color="auto"/>
        <w:left w:val="none" w:sz="0" w:space="0" w:color="auto"/>
        <w:bottom w:val="none" w:sz="0" w:space="0" w:color="auto"/>
        <w:right w:val="none" w:sz="0" w:space="0" w:color="auto"/>
      </w:divBdr>
    </w:div>
    <w:div w:id="590239323">
      <w:bodyDiv w:val="1"/>
      <w:marLeft w:val="0"/>
      <w:marRight w:val="0"/>
      <w:marTop w:val="0"/>
      <w:marBottom w:val="0"/>
      <w:divBdr>
        <w:top w:val="none" w:sz="0" w:space="0" w:color="auto"/>
        <w:left w:val="none" w:sz="0" w:space="0" w:color="auto"/>
        <w:bottom w:val="none" w:sz="0" w:space="0" w:color="auto"/>
        <w:right w:val="none" w:sz="0" w:space="0" w:color="auto"/>
      </w:divBdr>
    </w:div>
    <w:div w:id="590822871">
      <w:bodyDiv w:val="1"/>
      <w:marLeft w:val="0"/>
      <w:marRight w:val="0"/>
      <w:marTop w:val="0"/>
      <w:marBottom w:val="0"/>
      <w:divBdr>
        <w:top w:val="none" w:sz="0" w:space="0" w:color="auto"/>
        <w:left w:val="none" w:sz="0" w:space="0" w:color="auto"/>
        <w:bottom w:val="none" w:sz="0" w:space="0" w:color="auto"/>
        <w:right w:val="none" w:sz="0" w:space="0" w:color="auto"/>
      </w:divBdr>
    </w:div>
    <w:div w:id="590897030">
      <w:bodyDiv w:val="1"/>
      <w:marLeft w:val="0"/>
      <w:marRight w:val="0"/>
      <w:marTop w:val="0"/>
      <w:marBottom w:val="0"/>
      <w:divBdr>
        <w:top w:val="none" w:sz="0" w:space="0" w:color="auto"/>
        <w:left w:val="none" w:sz="0" w:space="0" w:color="auto"/>
        <w:bottom w:val="none" w:sz="0" w:space="0" w:color="auto"/>
        <w:right w:val="none" w:sz="0" w:space="0" w:color="auto"/>
      </w:divBdr>
    </w:div>
    <w:div w:id="591013797">
      <w:bodyDiv w:val="1"/>
      <w:marLeft w:val="0"/>
      <w:marRight w:val="0"/>
      <w:marTop w:val="0"/>
      <w:marBottom w:val="0"/>
      <w:divBdr>
        <w:top w:val="none" w:sz="0" w:space="0" w:color="auto"/>
        <w:left w:val="none" w:sz="0" w:space="0" w:color="auto"/>
        <w:bottom w:val="none" w:sz="0" w:space="0" w:color="auto"/>
        <w:right w:val="none" w:sz="0" w:space="0" w:color="auto"/>
      </w:divBdr>
    </w:div>
    <w:div w:id="591593636">
      <w:bodyDiv w:val="1"/>
      <w:marLeft w:val="0"/>
      <w:marRight w:val="0"/>
      <w:marTop w:val="0"/>
      <w:marBottom w:val="0"/>
      <w:divBdr>
        <w:top w:val="none" w:sz="0" w:space="0" w:color="auto"/>
        <w:left w:val="none" w:sz="0" w:space="0" w:color="auto"/>
        <w:bottom w:val="none" w:sz="0" w:space="0" w:color="auto"/>
        <w:right w:val="none" w:sz="0" w:space="0" w:color="auto"/>
      </w:divBdr>
    </w:div>
    <w:div w:id="591741598">
      <w:bodyDiv w:val="1"/>
      <w:marLeft w:val="0"/>
      <w:marRight w:val="0"/>
      <w:marTop w:val="0"/>
      <w:marBottom w:val="0"/>
      <w:divBdr>
        <w:top w:val="none" w:sz="0" w:space="0" w:color="auto"/>
        <w:left w:val="none" w:sz="0" w:space="0" w:color="auto"/>
        <w:bottom w:val="none" w:sz="0" w:space="0" w:color="auto"/>
        <w:right w:val="none" w:sz="0" w:space="0" w:color="auto"/>
      </w:divBdr>
    </w:div>
    <w:div w:id="592318014">
      <w:bodyDiv w:val="1"/>
      <w:marLeft w:val="0"/>
      <w:marRight w:val="0"/>
      <w:marTop w:val="0"/>
      <w:marBottom w:val="0"/>
      <w:divBdr>
        <w:top w:val="none" w:sz="0" w:space="0" w:color="auto"/>
        <w:left w:val="none" w:sz="0" w:space="0" w:color="auto"/>
        <w:bottom w:val="none" w:sz="0" w:space="0" w:color="auto"/>
        <w:right w:val="none" w:sz="0" w:space="0" w:color="auto"/>
      </w:divBdr>
    </w:div>
    <w:div w:id="592709338">
      <w:bodyDiv w:val="1"/>
      <w:marLeft w:val="0"/>
      <w:marRight w:val="0"/>
      <w:marTop w:val="0"/>
      <w:marBottom w:val="0"/>
      <w:divBdr>
        <w:top w:val="none" w:sz="0" w:space="0" w:color="auto"/>
        <w:left w:val="none" w:sz="0" w:space="0" w:color="auto"/>
        <w:bottom w:val="none" w:sz="0" w:space="0" w:color="auto"/>
        <w:right w:val="none" w:sz="0" w:space="0" w:color="auto"/>
      </w:divBdr>
    </w:div>
    <w:div w:id="593712773">
      <w:bodyDiv w:val="1"/>
      <w:marLeft w:val="0"/>
      <w:marRight w:val="0"/>
      <w:marTop w:val="0"/>
      <w:marBottom w:val="0"/>
      <w:divBdr>
        <w:top w:val="none" w:sz="0" w:space="0" w:color="auto"/>
        <w:left w:val="none" w:sz="0" w:space="0" w:color="auto"/>
        <w:bottom w:val="none" w:sz="0" w:space="0" w:color="auto"/>
        <w:right w:val="none" w:sz="0" w:space="0" w:color="auto"/>
      </w:divBdr>
    </w:div>
    <w:div w:id="593904976">
      <w:bodyDiv w:val="1"/>
      <w:marLeft w:val="0"/>
      <w:marRight w:val="0"/>
      <w:marTop w:val="0"/>
      <w:marBottom w:val="0"/>
      <w:divBdr>
        <w:top w:val="none" w:sz="0" w:space="0" w:color="auto"/>
        <w:left w:val="none" w:sz="0" w:space="0" w:color="auto"/>
        <w:bottom w:val="none" w:sz="0" w:space="0" w:color="auto"/>
        <w:right w:val="none" w:sz="0" w:space="0" w:color="auto"/>
      </w:divBdr>
    </w:div>
    <w:div w:id="593974661">
      <w:bodyDiv w:val="1"/>
      <w:marLeft w:val="0"/>
      <w:marRight w:val="0"/>
      <w:marTop w:val="0"/>
      <w:marBottom w:val="0"/>
      <w:divBdr>
        <w:top w:val="none" w:sz="0" w:space="0" w:color="auto"/>
        <w:left w:val="none" w:sz="0" w:space="0" w:color="auto"/>
        <w:bottom w:val="none" w:sz="0" w:space="0" w:color="auto"/>
        <w:right w:val="none" w:sz="0" w:space="0" w:color="auto"/>
      </w:divBdr>
    </w:div>
    <w:div w:id="595330565">
      <w:bodyDiv w:val="1"/>
      <w:marLeft w:val="0"/>
      <w:marRight w:val="0"/>
      <w:marTop w:val="0"/>
      <w:marBottom w:val="0"/>
      <w:divBdr>
        <w:top w:val="none" w:sz="0" w:space="0" w:color="auto"/>
        <w:left w:val="none" w:sz="0" w:space="0" w:color="auto"/>
        <w:bottom w:val="none" w:sz="0" w:space="0" w:color="auto"/>
        <w:right w:val="none" w:sz="0" w:space="0" w:color="auto"/>
      </w:divBdr>
    </w:div>
    <w:div w:id="595989285">
      <w:bodyDiv w:val="1"/>
      <w:marLeft w:val="0"/>
      <w:marRight w:val="0"/>
      <w:marTop w:val="0"/>
      <w:marBottom w:val="0"/>
      <w:divBdr>
        <w:top w:val="none" w:sz="0" w:space="0" w:color="auto"/>
        <w:left w:val="none" w:sz="0" w:space="0" w:color="auto"/>
        <w:bottom w:val="none" w:sz="0" w:space="0" w:color="auto"/>
        <w:right w:val="none" w:sz="0" w:space="0" w:color="auto"/>
      </w:divBdr>
    </w:div>
    <w:div w:id="596985426">
      <w:bodyDiv w:val="1"/>
      <w:marLeft w:val="0"/>
      <w:marRight w:val="0"/>
      <w:marTop w:val="0"/>
      <w:marBottom w:val="0"/>
      <w:divBdr>
        <w:top w:val="none" w:sz="0" w:space="0" w:color="auto"/>
        <w:left w:val="none" w:sz="0" w:space="0" w:color="auto"/>
        <w:bottom w:val="none" w:sz="0" w:space="0" w:color="auto"/>
        <w:right w:val="none" w:sz="0" w:space="0" w:color="auto"/>
      </w:divBdr>
    </w:div>
    <w:div w:id="597249059">
      <w:bodyDiv w:val="1"/>
      <w:marLeft w:val="0"/>
      <w:marRight w:val="0"/>
      <w:marTop w:val="0"/>
      <w:marBottom w:val="0"/>
      <w:divBdr>
        <w:top w:val="none" w:sz="0" w:space="0" w:color="auto"/>
        <w:left w:val="none" w:sz="0" w:space="0" w:color="auto"/>
        <w:bottom w:val="none" w:sz="0" w:space="0" w:color="auto"/>
        <w:right w:val="none" w:sz="0" w:space="0" w:color="auto"/>
      </w:divBdr>
    </w:div>
    <w:div w:id="597256454">
      <w:bodyDiv w:val="1"/>
      <w:marLeft w:val="0"/>
      <w:marRight w:val="0"/>
      <w:marTop w:val="0"/>
      <w:marBottom w:val="0"/>
      <w:divBdr>
        <w:top w:val="none" w:sz="0" w:space="0" w:color="auto"/>
        <w:left w:val="none" w:sz="0" w:space="0" w:color="auto"/>
        <w:bottom w:val="none" w:sz="0" w:space="0" w:color="auto"/>
        <w:right w:val="none" w:sz="0" w:space="0" w:color="auto"/>
      </w:divBdr>
    </w:div>
    <w:div w:id="597258369">
      <w:bodyDiv w:val="1"/>
      <w:marLeft w:val="0"/>
      <w:marRight w:val="0"/>
      <w:marTop w:val="0"/>
      <w:marBottom w:val="0"/>
      <w:divBdr>
        <w:top w:val="none" w:sz="0" w:space="0" w:color="auto"/>
        <w:left w:val="none" w:sz="0" w:space="0" w:color="auto"/>
        <w:bottom w:val="none" w:sz="0" w:space="0" w:color="auto"/>
        <w:right w:val="none" w:sz="0" w:space="0" w:color="auto"/>
      </w:divBdr>
    </w:div>
    <w:div w:id="597953039">
      <w:bodyDiv w:val="1"/>
      <w:marLeft w:val="0"/>
      <w:marRight w:val="0"/>
      <w:marTop w:val="0"/>
      <w:marBottom w:val="0"/>
      <w:divBdr>
        <w:top w:val="none" w:sz="0" w:space="0" w:color="auto"/>
        <w:left w:val="none" w:sz="0" w:space="0" w:color="auto"/>
        <w:bottom w:val="none" w:sz="0" w:space="0" w:color="auto"/>
        <w:right w:val="none" w:sz="0" w:space="0" w:color="auto"/>
      </w:divBdr>
    </w:div>
    <w:div w:id="598101913">
      <w:bodyDiv w:val="1"/>
      <w:marLeft w:val="0"/>
      <w:marRight w:val="0"/>
      <w:marTop w:val="0"/>
      <w:marBottom w:val="0"/>
      <w:divBdr>
        <w:top w:val="none" w:sz="0" w:space="0" w:color="auto"/>
        <w:left w:val="none" w:sz="0" w:space="0" w:color="auto"/>
        <w:bottom w:val="none" w:sz="0" w:space="0" w:color="auto"/>
        <w:right w:val="none" w:sz="0" w:space="0" w:color="auto"/>
      </w:divBdr>
    </w:div>
    <w:div w:id="598148567">
      <w:bodyDiv w:val="1"/>
      <w:marLeft w:val="0"/>
      <w:marRight w:val="0"/>
      <w:marTop w:val="0"/>
      <w:marBottom w:val="0"/>
      <w:divBdr>
        <w:top w:val="none" w:sz="0" w:space="0" w:color="auto"/>
        <w:left w:val="none" w:sz="0" w:space="0" w:color="auto"/>
        <w:bottom w:val="none" w:sz="0" w:space="0" w:color="auto"/>
        <w:right w:val="none" w:sz="0" w:space="0" w:color="auto"/>
      </w:divBdr>
    </w:div>
    <w:div w:id="598295869">
      <w:bodyDiv w:val="1"/>
      <w:marLeft w:val="0"/>
      <w:marRight w:val="0"/>
      <w:marTop w:val="0"/>
      <w:marBottom w:val="0"/>
      <w:divBdr>
        <w:top w:val="none" w:sz="0" w:space="0" w:color="auto"/>
        <w:left w:val="none" w:sz="0" w:space="0" w:color="auto"/>
        <w:bottom w:val="none" w:sz="0" w:space="0" w:color="auto"/>
        <w:right w:val="none" w:sz="0" w:space="0" w:color="auto"/>
      </w:divBdr>
    </w:div>
    <w:div w:id="598757823">
      <w:bodyDiv w:val="1"/>
      <w:marLeft w:val="0"/>
      <w:marRight w:val="0"/>
      <w:marTop w:val="0"/>
      <w:marBottom w:val="0"/>
      <w:divBdr>
        <w:top w:val="none" w:sz="0" w:space="0" w:color="auto"/>
        <w:left w:val="none" w:sz="0" w:space="0" w:color="auto"/>
        <w:bottom w:val="none" w:sz="0" w:space="0" w:color="auto"/>
        <w:right w:val="none" w:sz="0" w:space="0" w:color="auto"/>
      </w:divBdr>
    </w:div>
    <w:div w:id="599145483">
      <w:bodyDiv w:val="1"/>
      <w:marLeft w:val="0"/>
      <w:marRight w:val="0"/>
      <w:marTop w:val="0"/>
      <w:marBottom w:val="0"/>
      <w:divBdr>
        <w:top w:val="none" w:sz="0" w:space="0" w:color="auto"/>
        <w:left w:val="none" w:sz="0" w:space="0" w:color="auto"/>
        <w:bottom w:val="none" w:sz="0" w:space="0" w:color="auto"/>
        <w:right w:val="none" w:sz="0" w:space="0" w:color="auto"/>
      </w:divBdr>
    </w:div>
    <w:div w:id="599485457">
      <w:bodyDiv w:val="1"/>
      <w:marLeft w:val="0"/>
      <w:marRight w:val="0"/>
      <w:marTop w:val="0"/>
      <w:marBottom w:val="0"/>
      <w:divBdr>
        <w:top w:val="none" w:sz="0" w:space="0" w:color="auto"/>
        <w:left w:val="none" w:sz="0" w:space="0" w:color="auto"/>
        <w:bottom w:val="none" w:sz="0" w:space="0" w:color="auto"/>
        <w:right w:val="none" w:sz="0" w:space="0" w:color="auto"/>
      </w:divBdr>
    </w:div>
    <w:div w:id="599606040">
      <w:bodyDiv w:val="1"/>
      <w:marLeft w:val="0"/>
      <w:marRight w:val="0"/>
      <w:marTop w:val="0"/>
      <w:marBottom w:val="0"/>
      <w:divBdr>
        <w:top w:val="none" w:sz="0" w:space="0" w:color="auto"/>
        <w:left w:val="none" w:sz="0" w:space="0" w:color="auto"/>
        <w:bottom w:val="none" w:sz="0" w:space="0" w:color="auto"/>
        <w:right w:val="none" w:sz="0" w:space="0" w:color="auto"/>
      </w:divBdr>
    </w:div>
    <w:div w:id="599870386">
      <w:bodyDiv w:val="1"/>
      <w:marLeft w:val="0"/>
      <w:marRight w:val="0"/>
      <w:marTop w:val="0"/>
      <w:marBottom w:val="0"/>
      <w:divBdr>
        <w:top w:val="none" w:sz="0" w:space="0" w:color="auto"/>
        <w:left w:val="none" w:sz="0" w:space="0" w:color="auto"/>
        <w:bottom w:val="none" w:sz="0" w:space="0" w:color="auto"/>
        <w:right w:val="none" w:sz="0" w:space="0" w:color="auto"/>
      </w:divBdr>
    </w:div>
    <w:div w:id="599871887">
      <w:bodyDiv w:val="1"/>
      <w:marLeft w:val="0"/>
      <w:marRight w:val="0"/>
      <w:marTop w:val="0"/>
      <w:marBottom w:val="0"/>
      <w:divBdr>
        <w:top w:val="none" w:sz="0" w:space="0" w:color="auto"/>
        <w:left w:val="none" w:sz="0" w:space="0" w:color="auto"/>
        <w:bottom w:val="none" w:sz="0" w:space="0" w:color="auto"/>
        <w:right w:val="none" w:sz="0" w:space="0" w:color="auto"/>
      </w:divBdr>
    </w:div>
    <w:div w:id="599994428">
      <w:bodyDiv w:val="1"/>
      <w:marLeft w:val="0"/>
      <w:marRight w:val="0"/>
      <w:marTop w:val="0"/>
      <w:marBottom w:val="0"/>
      <w:divBdr>
        <w:top w:val="none" w:sz="0" w:space="0" w:color="auto"/>
        <w:left w:val="none" w:sz="0" w:space="0" w:color="auto"/>
        <w:bottom w:val="none" w:sz="0" w:space="0" w:color="auto"/>
        <w:right w:val="none" w:sz="0" w:space="0" w:color="auto"/>
      </w:divBdr>
    </w:div>
    <w:div w:id="600141837">
      <w:bodyDiv w:val="1"/>
      <w:marLeft w:val="0"/>
      <w:marRight w:val="0"/>
      <w:marTop w:val="0"/>
      <w:marBottom w:val="0"/>
      <w:divBdr>
        <w:top w:val="none" w:sz="0" w:space="0" w:color="auto"/>
        <w:left w:val="none" w:sz="0" w:space="0" w:color="auto"/>
        <w:bottom w:val="none" w:sz="0" w:space="0" w:color="auto"/>
        <w:right w:val="none" w:sz="0" w:space="0" w:color="auto"/>
      </w:divBdr>
    </w:div>
    <w:div w:id="600143548">
      <w:bodyDiv w:val="1"/>
      <w:marLeft w:val="0"/>
      <w:marRight w:val="0"/>
      <w:marTop w:val="0"/>
      <w:marBottom w:val="0"/>
      <w:divBdr>
        <w:top w:val="none" w:sz="0" w:space="0" w:color="auto"/>
        <w:left w:val="none" w:sz="0" w:space="0" w:color="auto"/>
        <w:bottom w:val="none" w:sz="0" w:space="0" w:color="auto"/>
        <w:right w:val="none" w:sz="0" w:space="0" w:color="auto"/>
      </w:divBdr>
    </w:div>
    <w:div w:id="602566854">
      <w:bodyDiv w:val="1"/>
      <w:marLeft w:val="0"/>
      <w:marRight w:val="0"/>
      <w:marTop w:val="0"/>
      <w:marBottom w:val="0"/>
      <w:divBdr>
        <w:top w:val="none" w:sz="0" w:space="0" w:color="auto"/>
        <w:left w:val="none" w:sz="0" w:space="0" w:color="auto"/>
        <w:bottom w:val="none" w:sz="0" w:space="0" w:color="auto"/>
        <w:right w:val="none" w:sz="0" w:space="0" w:color="auto"/>
      </w:divBdr>
    </w:div>
    <w:div w:id="602688988">
      <w:bodyDiv w:val="1"/>
      <w:marLeft w:val="0"/>
      <w:marRight w:val="0"/>
      <w:marTop w:val="0"/>
      <w:marBottom w:val="0"/>
      <w:divBdr>
        <w:top w:val="none" w:sz="0" w:space="0" w:color="auto"/>
        <w:left w:val="none" w:sz="0" w:space="0" w:color="auto"/>
        <w:bottom w:val="none" w:sz="0" w:space="0" w:color="auto"/>
        <w:right w:val="none" w:sz="0" w:space="0" w:color="auto"/>
      </w:divBdr>
    </w:div>
    <w:div w:id="603076958">
      <w:bodyDiv w:val="1"/>
      <w:marLeft w:val="0"/>
      <w:marRight w:val="0"/>
      <w:marTop w:val="0"/>
      <w:marBottom w:val="0"/>
      <w:divBdr>
        <w:top w:val="none" w:sz="0" w:space="0" w:color="auto"/>
        <w:left w:val="none" w:sz="0" w:space="0" w:color="auto"/>
        <w:bottom w:val="none" w:sz="0" w:space="0" w:color="auto"/>
        <w:right w:val="none" w:sz="0" w:space="0" w:color="auto"/>
      </w:divBdr>
    </w:div>
    <w:div w:id="603269169">
      <w:bodyDiv w:val="1"/>
      <w:marLeft w:val="0"/>
      <w:marRight w:val="0"/>
      <w:marTop w:val="0"/>
      <w:marBottom w:val="0"/>
      <w:divBdr>
        <w:top w:val="none" w:sz="0" w:space="0" w:color="auto"/>
        <w:left w:val="none" w:sz="0" w:space="0" w:color="auto"/>
        <w:bottom w:val="none" w:sz="0" w:space="0" w:color="auto"/>
        <w:right w:val="none" w:sz="0" w:space="0" w:color="auto"/>
      </w:divBdr>
    </w:div>
    <w:div w:id="604851326">
      <w:bodyDiv w:val="1"/>
      <w:marLeft w:val="0"/>
      <w:marRight w:val="0"/>
      <w:marTop w:val="0"/>
      <w:marBottom w:val="0"/>
      <w:divBdr>
        <w:top w:val="none" w:sz="0" w:space="0" w:color="auto"/>
        <w:left w:val="none" w:sz="0" w:space="0" w:color="auto"/>
        <w:bottom w:val="none" w:sz="0" w:space="0" w:color="auto"/>
        <w:right w:val="none" w:sz="0" w:space="0" w:color="auto"/>
      </w:divBdr>
    </w:div>
    <w:div w:id="605120570">
      <w:bodyDiv w:val="1"/>
      <w:marLeft w:val="0"/>
      <w:marRight w:val="0"/>
      <w:marTop w:val="0"/>
      <w:marBottom w:val="0"/>
      <w:divBdr>
        <w:top w:val="none" w:sz="0" w:space="0" w:color="auto"/>
        <w:left w:val="none" w:sz="0" w:space="0" w:color="auto"/>
        <w:bottom w:val="none" w:sz="0" w:space="0" w:color="auto"/>
        <w:right w:val="none" w:sz="0" w:space="0" w:color="auto"/>
      </w:divBdr>
    </w:div>
    <w:div w:id="605229917">
      <w:bodyDiv w:val="1"/>
      <w:marLeft w:val="0"/>
      <w:marRight w:val="0"/>
      <w:marTop w:val="0"/>
      <w:marBottom w:val="0"/>
      <w:divBdr>
        <w:top w:val="none" w:sz="0" w:space="0" w:color="auto"/>
        <w:left w:val="none" w:sz="0" w:space="0" w:color="auto"/>
        <w:bottom w:val="none" w:sz="0" w:space="0" w:color="auto"/>
        <w:right w:val="none" w:sz="0" w:space="0" w:color="auto"/>
      </w:divBdr>
    </w:div>
    <w:div w:id="605305825">
      <w:bodyDiv w:val="1"/>
      <w:marLeft w:val="0"/>
      <w:marRight w:val="0"/>
      <w:marTop w:val="0"/>
      <w:marBottom w:val="0"/>
      <w:divBdr>
        <w:top w:val="none" w:sz="0" w:space="0" w:color="auto"/>
        <w:left w:val="none" w:sz="0" w:space="0" w:color="auto"/>
        <w:bottom w:val="none" w:sz="0" w:space="0" w:color="auto"/>
        <w:right w:val="none" w:sz="0" w:space="0" w:color="auto"/>
      </w:divBdr>
    </w:div>
    <w:div w:id="605426704">
      <w:bodyDiv w:val="1"/>
      <w:marLeft w:val="0"/>
      <w:marRight w:val="0"/>
      <w:marTop w:val="0"/>
      <w:marBottom w:val="0"/>
      <w:divBdr>
        <w:top w:val="none" w:sz="0" w:space="0" w:color="auto"/>
        <w:left w:val="none" w:sz="0" w:space="0" w:color="auto"/>
        <w:bottom w:val="none" w:sz="0" w:space="0" w:color="auto"/>
        <w:right w:val="none" w:sz="0" w:space="0" w:color="auto"/>
      </w:divBdr>
    </w:div>
    <w:div w:id="605622112">
      <w:bodyDiv w:val="1"/>
      <w:marLeft w:val="0"/>
      <w:marRight w:val="0"/>
      <w:marTop w:val="0"/>
      <w:marBottom w:val="0"/>
      <w:divBdr>
        <w:top w:val="none" w:sz="0" w:space="0" w:color="auto"/>
        <w:left w:val="none" w:sz="0" w:space="0" w:color="auto"/>
        <w:bottom w:val="none" w:sz="0" w:space="0" w:color="auto"/>
        <w:right w:val="none" w:sz="0" w:space="0" w:color="auto"/>
      </w:divBdr>
    </w:div>
    <w:div w:id="605774900">
      <w:bodyDiv w:val="1"/>
      <w:marLeft w:val="0"/>
      <w:marRight w:val="0"/>
      <w:marTop w:val="0"/>
      <w:marBottom w:val="0"/>
      <w:divBdr>
        <w:top w:val="none" w:sz="0" w:space="0" w:color="auto"/>
        <w:left w:val="none" w:sz="0" w:space="0" w:color="auto"/>
        <w:bottom w:val="none" w:sz="0" w:space="0" w:color="auto"/>
        <w:right w:val="none" w:sz="0" w:space="0" w:color="auto"/>
      </w:divBdr>
    </w:div>
    <w:div w:id="606036631">
      <w:bodyDiv w:val="1"/>
      <w:marLeft w:val="0"/>
      <w:marRight w:val="0"/>
      <w:marTop w:val="0"/>
      <w:marBottom w:val="0"/>
      <w:divBdr>
        <w:top w:val="none" w:sz="0" w:space="0" w:color="auto"/>
        <w:left w:val="none" w:sz="0" w:space="0" w:color="auto"/>
        <w:bottom w:val="none" w:sz="0" w:space="0" w:color="auto"/>
        <w:right w:val="none" w:sz="0" w:space="0" w:color="auto"/>
      </w:divBdr>
    </w:div>
    <w:div w:id="606038320">
      <w:bodyDiv w:val="1"/>
      <w:marLeft w:val="0"/>
      <w:marRight w:val="0"/>
      <w:marTop w:val="0"/>
      <w:marBottom w:val="0"/>
      <w:divBdr>
        <w:top w:val="none" w:sz="0" w:space="0" w:color="auto"/>
        <w:left w:val="none" w:sz="0" w:space="0" w:color="auto"/>
        <w:bottom w:val="none" w:sz="0" w:space="0" w:color="auto"/>
        <w:right w:val="none" w:sz="0" w:space="0" w:color="auto"/>
      </w:divBdr>
    </w:div>
    <w:div w:id="606080314">
      <w:bodyDiv w:val="1"/>
      <w:marLeft w:val="0"/>
      <w:marRight w:val="0"/>
      <w:marTop w:val="0"/>
      <w:marBottom w:val="0"/>
      <w:divBdr>
        <w:top w:val="none" w:sz="0" w:space="0" w:color="auto"/>
        <w:left w:val="none" w:sz="0" w:space="0" w:color="auto"/>
        <w:bottom w:val="none" w:sz="0" w:space="0" w:color="auto"/>
        <w:right w:val="none" w:sz="0" w:space="0" w:color="auto"/>
      </w:divBdr>
    </w:div>
    <w:div w:id="606158457">
      <w:bodyDiv w:val="1"/>
      <w:marLeft w:val="0"/>
      <w:marRight w:val="0"/>
      <w:marTop w:val="0"/>
      <w:marBottom w:val="0"/>
      <w:divBdr>
        <w:top w:val="none" w:sz="0" w:space="0" w:color="auto"/>
        <w:left w:val="none" w:sz="0" w:space="0" w:color="auto"/>
        <w:bottom w:val="none" w:sz="0" w:space="0" w:color="auto"/>
        <w:right w:val="none" w:sz="0" w:space="0" w:color="auto"/>
      </w:divBdr>
    </w:div>
    <w:div w:id="606238845">
      <w:bodyDiv w:val="1"/>
      <w:marLeft w:val="0"/>
      <w:marRight w:val="0"/>
      <w:marTop w:val="0"/>
      <w:marBottom w:val="0"/>
      <w:divBdr>
        <w:top w:val="none" w:sz="0" w:space="0" w:color="auto"/>
        <w:left w:val="none" w:sz="0" w:space="0" w:color="auto"/>
        <w:bottom w:val="none" w:sz="0" w:space="0" w:color="auto"/>
        <w:right w:val="none" w:sz="0" w:space="0" w:color="auto"/>
      </w:divBdr>
    </w:div>
    <w:div w:id="606695077">
      <w:bodyDiv w:val="1"/>
      <w:marLeft w:val="0"/>
      <w:marRight w:val="0"/>
      <w:marTop w:val="0"/>
      <w:marBottom w:val="0"/>
      <w:divBdr>
        <w:top w:val="none" w:sz="0" w:space="0" w:color="auto"/>
        <w:left w:val="none" w:sz="0" w:space="0" w:color="auto"/>
        <w:bottom w:val="none" w:sz="0" w:space="0" w:color="auto"/>
        <w:right w:val="none" w:sz="0" w:space="0" w:color="auto"/>
      </w:divBdr>
    </w:div>
    <w:div w:id="607153621">
      <w:bodyDiv w:val="1"/>
      <w:marLeft w:val="0"/>
      <w:marRight w:val="0"/>
      <w:marTop w:val="0"/>
      <w:marBottom w:val="0"/>
      <w:divBdr>
        <w:top w:val="none" w:sz="0" w:space="0" w:color="auto"/>
        <w:left w:val="none" w:sz="0" w:space="0" w:color="auto"/>
        <w:bottom w:val="none" w:sz="0" w:space="0" w:color="auto"/>
        <w:right w:val="none" w:sz="0" w:space="0" w:color="auto"/>
      </w:divBdr>
    </w:div>
    <w:div w:id="607196062">
      <w:bodyDiv w:val="1"/>
      <w:marLeft w:val="0"/>
      <w:marRight w:val="0"/>
      <w:marTop w:val="0"/>
      <w:marBottom w:val="0"/>
      <w:divBdr>
        <w:top w:val="none" w:sz="0" w:space="0" w:color="auto"/>
        <w:left w:val="none" w:sz="0" w:space="0" w:color="auto"/>
        <w:bottom w:val="none" w:sz="0" w:space="0" w:color="auto"/>
        <w:right w:val="none" w:sz="0" w:space="0" w:color="auto"/>
      </w:divBdr>
    </w:div>
    <w:div w:id="607271843">
      <w:bodyDiv w:val="1"/>
      <w:marLeft w:val="0"/>
      <w:marRight w:val="0"/>
      <w:marTop w:val="0"/>
      <w:marBottom w:val="0"/>
      <w:divBdr>
        <w:top w:val="none" w:sz="0" w:space="0" w:color="auto"/>
        <w:left w:val="none" w:sz="0" w:space="0" w:color="auto"/>
        <w:bottom w:val="none" w:sz="0" w:space="0" w:color="auto"/>
        <w:right w:val="none" w:sz="0" w:space="0" w:color="auto"/>
      </w:divBdr>
    </w:div>
    <w:div w:id="607276762">
      <w:bodyDiv w:val="1"/>
      <w:marLeft w:val="0"/>
      <w:marRight w:val="0"/>
      <w:marTop w:val="0"/>
      <w:marBottom w:val="0"/>
      <w:divBdr>
        <w:top w:val="none" w:sz="0" w:space="0" w:color="auto"/>
        <w:left w:val="none" w:sz="0" w:space="0" w:color="auto"/>
        <w:bottom w:val="none" w:sz="0" w:space="0" w:color="auto"/>
        <w:right w:val="none" w:sz="0" w:space="0" w:color="auto"/>
      </w:divBdr>
    </w:div>
    <w:div w:id="607389188">
      <w:bodyDiv w:val="1"/>
      <w:marLeft w:val="0"/>
      <w:marRight w:val="0"/>
      <w:marTop w:val="0"/>
      <w:marBottom w:val="0"/>
      <w:divBdr>
        <w:top w:val="none" w:sz="0" w:space="0" w:color="auto"/>
        <w:left w:val="none" w:sz="0" w:space="0" w:color="auto"/>
        <w:bottom w:val="none" w:sz="0" w:space="0" w:color="auto"/>
        <w:right w:val="none" w:sz="0" w:space="0" w:color="auto"/>
      </w:divBdr>
    </w:div>
    <w:div w:id="607657808">
      <w:bodyDiv w:val="1"/>
      <w:marLeft w:val="0"/>
      <w:marRight w:val="0"/>
      <w:marTop w:val="0"/>
      <w:marBottom w:val="0"/>
      <w:divBdr>
        <w:top w:val="none" w:sz="0" w:space="0" w:color="auto"/>
        <w:left w:val="none" w:sz="0" w:space="0" w:color="auto"/>
        <w:bottom w:val="none" w:sz="0" w:space="0" w:color="auto"/>
        <w:right w:val="none" w:sz="0" w:space="0" w:color="auto"/>
      </w:divBdr>
    </w:div>
    <w:div w:id="608202046">
      <w:bodyDiv w:val="1"/>
      <w:marLeft w:val="0"/>
      <w:marRight w:val="0"/>
      <w:marTop w:val="0"/>
      <w:marBottom w:val="0"/>
      <w:divBdr>
        <w:top w:val="none" w:sz="0" w:space="0" w:color="auto"/>
        <w:left w:val="none" w:sz="0" w:space="0" w:color="auto"/>
        <w:bottom w:val="none" w:sz="0" w:space="0" w:color="auto"/>
        <w:right w:val="none" w:sz="0" w:space="0" w:color="auto"/>
      </w:divBdr>
    </w:div>
    <w:div w:id="608508821">
      <w:bodyDiv w:val="1"/>
      <w:marLeft w:val="0"/>
      <w:marRight w:val="0"/>
      <w:marTop w:val="0"/>
      <w:marBottom w:val="0"/>
      <w:divBdr>
        <w:top w:val="none" w:sz="0" w:space="0" w:color="auto"/>
        <w:left w:val="none" w:sz="0" w:space="0" w:color="auto"/>
        <w:bottom w:val="none" w:sz="0" w:space="0" w:color="auto"/>
        <w:right w:val="none" w:sz="0" w:space="0" w:color="auto"/>
      </w:divBdr>
    </w:div>
    <w:div w:id="609438321">
      <w:bodyDiv w:val="1"/>
      <w:marLeft w:val="0"/>
      <w:marRight w:val="0"/>
      <w:marTop w:val="0"/>
      <w:marBottom w:val="0"/>
      <w:divBdr>
        <w:top w:val="none" w:sz="0" w:space="0" w:color="auto"/>
        <w:left w:val="none" w:sz="0" w:space="0" w:color="auto"/>
        <w:bottom w:val="none" w:sz="0" w:space="0" w:color="auto"/>
        <w:right w:val="none" w:sz="0" w:space="0" w:color="auto"/>
      </w:divBdr>
    </w:div>
    <w:div w:id="609552719">
      <w:bodyDiv w:val="1"/>
      <w:marLeft w:val="0"/>
      <w:marRight w:val="0"/>
      <w:marTop w:val="0"/>
      <w:marBottom w:val="0"/>
      <w:divBdr>
        <w:top w:val="none" w:sz="0" w:space="0" w:color="auto"/>
        <w:left w:val="none" w:sz="0" w:space="0" w:color="auto"/>
        <w:bottom w:val="none" w:sz="0" w:space="0" w:color="auto"/>
        <w:right w:val="none" w:sz="0" w:space="0" w:color="auto"/>
      </w:divBdr>
    </w:div>
    <w:div w:id="610161288">
      <w:bodyDiv w:val="1"/>
      <w:marLeft w:val="0"/>
      <w:marRight w:val="0"/>
      <w:marTop w:val="0"/>
      <w:marBottom w:val="0"/>
      <w:divBdr>
        <w:top w:val="none" w:sz="0" w:space="0" w:color="auto"/>
        <w:left w:val="none" w:sz="0" w:space="0" w:color="auto"/>
        <w:bottom w:val="none" w:sz="0" w:space="0" w:color="auto"/>
        <w:right w:val="none" w:sz="0" w:space="0" w:color="auto"/>
      </w:divBdr>
    </w:div>
    <w:div w:id="610599643">
      <w:bodyDiv w:val="1"/>
      <w:marLeft w:val="0"/>
      <w:marRight w:val="0"/>
      <w:marTop w:val="0"/>
      <w:marBottom w:val="0"/>
      <w:divBdr>
        <w:top w:val="none" w:sz="0" w:space="0" w:color="auto"/>
        <w:left w:val="none" w:sz="0" w:space="0" w:color="auto"/>
        <w:bottom w:val="none" w:sz="0" w:space="0" w:color="auto"/>
        <w:right w:val="none" w:sz="0" w:space="0" w:color="auto"/>
      </w:divBdr>
    </w:div>
    <w:div w:id="610861267">
      <w:bodyDiv w:val="1"/>
      <w:marLeft w:val="0"/>
      <w:marRight w:val="0"/>
      <w:marTop w:val="0"/>
      <w:marBottom w:val="0"/>
      <w:divBdr>
        <w:top w:val="none" w:sz="0" w:space="0" w:color="auto"/>
        <w:left w:val="none" w:sz="0" w:space="0" w:color="auto"/>
        <w:bottom w:val="none" w:sz="0" w:space="0" w:color="auto"/>
        <w:right w:val="none" w:sz="0" w:space="0" w:color="auto"/>
      </w:divBdr>
    </w:div>
    <w:div w:id="611129100">
      <w:bodyDiv w:val="1"/>
      <w:marLeft w:val="0"/>
      <w:marRight w:val="0"/>
      <w:marTop w:val="0"/>
      <w:marBottom w:val="0"/>
      <w:divBdr>
        <w:top w:val="none" w:sz="0" w:space="0" w:color="auto"/>
        <w:left w:val="none" w:sz="0" w:space="0" w:color="auto"/>
        <w:bottom w:val="none" w:sz="0" w:space="0" w:color="auto"/>
        <w:right w:val="none" w:sz="0" w:space="0" w:color="auto"/>
      </w:divBdr>
    </w:div>
    <w:div w:id="611208968">
      <w:bodyDiv w:val="1"/>
      <w:marLeft w:val="0"/>
      <w:marRight w:val="0"/>
      <w:marTop w:val="0"/>
      <w:marBottom w:val="0"/>
      <w:divBdr>
        <w:top w:val="none" w:sz="0" w:space="0" w:color="auto"/>
        <w:left w:val="none" w:sz="0" w:space="0" w:color="auto"/>
        <w:bottom w:val="none" w:sz="0" w:space="0" w:color="auto"/>
        <w:right w:val="none" w:sz="0" w:space="0" w:color="auto"/>
      </w:divBdr>
    </w:div>
    <w:div w:id="611591668">
      <w:bodyDiv w:val="1"/>
      <w:marLeft w:val="0"/>
      <w:marRight w:val="0"/>
      <w:marTop w:val="0"/>
      <w:marBottom w:val="0"/>
      <w:divBdr>
        <w:top w:val="none" w:sz="0" w:space="0" w:color="auto"/>
        <w:left w:val="none" w:sz="0" w:space="0" w:color="auto"/>
        <w:bottom w:val="none" w:sz="0" w:space="0" w:color="auto"/>
        <w:right w:val="none" w:sz="0" w:space="0" w:color="auto"/>
      </w:divBdr>
    </w:div>
    <w:div w:id="611667298">
      <w:bodyDiv w:val="1"/>
      <w:marLeft w:val="0"/>
      <w:marRight w:val="0"/>
      <w:marTop w:val="0"/>
      <w:marBottom w:val="0"/>
      <w:divBdr>
        <w:top w:val="none" w:sz="0" w:space="0" w:color="auto"/>
        <w:left w:val="none" w:sz="0" w:space="0" w:color="auto"/>
        <w:bottom w:val="none" w:sz="0" w:space="0" w:color="auto"/>
        <w:right w:val="none" w:sz="0" w:space="0" w:color="auto"/>
      </w:divBdr>
    </w:div>
    <w:div w:id="611714980">
      <w:bodyDiv w:val="1"/>
      <w:marLeft w:val="0"/>
      <w:marRight w:val="0"/>
      <w:marTop w:val="0"/>
      <w:marBottom w:val="0"/>
      <w:divBdr>
        <w:top w:val="none" w:sz="0" w:space="0" w:color="auto"/>
        <w:left w:val="none" w:sz="0" w:space="0" w:color="auto"/>
        <w:bottom w:val="none" w:sz="0" w:space="0" w:color="auto"/>
        <w:right w:val="none" w:sz="0" w:space="0" w:color="auto"/>
      </w:divBdr>
    </w:div>
    <w:div w:id="612132877">
      <w:bodyDiv w:val="1"/>
      <w:marLeft w:val="0"/>
      <w:marRight w:val="0"/>
      <w:marTop w:val="0"/>
      <w:marBottom w:val="0"/>
      <w:divBdr>
        <w:top w:val="none" w:sz="0" w:space="0" w:color="auto"/>
        <w:left w:val="none" w:sz="0" w:space="0" w:color="auto"/>
        <w:bottom w:val="none" w:sz="0" w:space="0" w:color="auto"/>
        <w:right w:val="none" w:sz="0" w:space="0" w:color="auto"/>
      </w:divBdr>
    </w:div>
    <w:div w:id="612371790">
      <w:bodyDiv w:val="1"/>
      <w:marLeft w:val="0"/>
      <w:marRight w:val="0"/>
      <w:marTop w:val="0"/>
      <w:marBottom w:val="0"/>
      <w:divBdr>
        <w:top w:val="none" w:sz="0" w:space="0" w:color="auto"/>
        <w:left w:val="none" w:sz="0" w:space="0" w:color="auto"/>
        <w:bottom w:val="none" w:sz="0" w:space="0" w:color="auto"/>
        <w:right w:val="none" w:sz="0" w:space="0" w:color="auto"/>
      </w:divBdr>
    </w:div>
    <w:div w:id="612714304">
      <w:bodyDiv w:val="1"/>
      <w:marLeft w:val="0"/>
      <w:marRight w:val="0"/>
      <w:marTop w:val="0"/>
      <w:marBottom w:val="0"/>
      <w:divBdr>
        <w:top w:val="none" w:sz="0" w:space="0" w:color="auto"/>
        <w:left w:val="none" w:sz="0" w:space="0" w:color="auto"/>
        <w:bottom w:val="none" w:sz="0" w:space="0" w:color="auto"/>
        <w:right w:val="none" w:sz="0" w:space="0" w:color="auto"/>
      </w:divBdr>
    </w:div>
    <w:div w:id="612787022">
      <w:bodyDiv w:val="1"/>
      <w:marLeft w:val="0"/>
      <w:marRight w:val="0"/>
      <w:marTop w:val="0"/>
      <w:marBottom w:val="0"/>
      <w:divBdr>
        <w:top w:val="none" w:sz="0" w:space="0" w:color="auto"/>
        <w:left w:val="none" w:sz="0" w:space="0" w:color="auto"/>
        <w:bottom w:val="none" w:sz="0" w:space="0" w:color="auto"/>
        <w:right w:val="none" w:sz="0" w:space="0" w:color="auto"/>
      </w:divBdr>
    </w:div>
    <w:div w:id="613245247">
      <w:bodyDiv w:val="1"/>
      <w:marLeft w:val="0"/>
      <w:marRight w:val="0"/>
      <w:marTop w:val="0"/>
      <w:marBottom w:val="0"/>
      <w:divBdr>
        <w:top w:val="none" w:sz="0" w:space="0" w:color="auto"/>
        <w:left w:val="none" w:sz="0" w:space="0" w:color="auto"/>
        <w:bottom w:val="none" w:sz="0" w:space="0" w:color="auto"/>
        <w:right w:val="none" w:sz="0" w:space="0" w:color="auto"/>
      </w:divBdr>
    </w:div>
    <w:div w:id="613250911">
      <w:bodyDiv w:val="1"/>
      <w:marLeft w:val="0"/>
      <w:marRight w:val="0"/>
      <w:marTop w:val="0"/>
      <w:marBottom w:val="0"/>
      <w:divBdr>
        <w:top w:val="none" w:sz="0" w:space="0" w:color="auto"/>
        <w:left w:val="none" w:sz="0" w:space="0" w:color="auto"/>
        <w:bottom w:val="none" w:sz="0" w:space="0" w:color="auto"/>
        <w:right w:val="none" w:sz="0" w:space="0" w:color="auto"/>
      </w:divBdr>
    </w:div>
    <w:div w:id="613823713">
      <w:bodyDiv w:val="1"/>
      <w:marLeft w:val="0"/>
      <w:marRight w:val="0"/>
      <w:marTop w:val="0"/>
      <w:marBottom w:val="0"/>
      <w:divBdr>
        <w:top w:val="none" w:sz="0" w:space="0" w:color="auto"/>
        <w:left w:val="none" w:sz="0" w:space="0" w:color="auto"/>
        <w:bottom w:val="none" w:sz="0" w:space="0" w:color="auto"/>
        <w:right w:val="none" w:sz="0" w:space="0" w:color="auto"/>
      </w:divBdr>
    </w:div>
    <w:div w:id="614167865">
      <w:bodyDiv w:val="1"/>
      <w:marLeft w:val="0"/>
      <w:marRight w:val="0"/>
      <w:marTop w:val="0"/>
      <w:marBottom w:val="0"/>
      <w:divBdr>
        <w:top w:val="none" w:sz="0" w:space="0" w:color="auto"/>
        <w:left w:val="none" w:sz="0" w:space="0" w:color="auto"/>
        <w:bottom w:val="none" w:sz="0" w:space="0" w:color="auto"/>
        <w:right w:val="none" w:sz="0" w:space="0" w:color="auto"/>
      </w:divBdr>
    </w:div>
    <w:div w:id="614483533">
      <w:bodyDiv w:val="1"/>
      <w:marLeft w:val="0"/>
      <w:marRight w:val="0"/>
      <w:marTop w:val="0"/>
      <w:marBottom w:val="0"/>
      <w:divBdr>
        <w:top w:val="none" w:sz="0" w:space="0" w:color="auto"/>
        <w:left w:val="none" w:sz="0" w:space="0" w:color="auto"/>
        <w:bottom w:val="none" w:sz="0" w:space="0" w:color="auto"/>
        <w:right w:val="none" w:sz="0" w:space="0" w:color="auto"/>
      </w:divBdr>
    </w:div>
    <w:div w:id="615210694">
      <w:bodyDiv w:val="1"/>
      <w:marLeft w:val="0"/>
      <w:marRight w:val="0"/>
      <w:marTop w:val="0"/>
      <w:marBottom w:val="0"/>
      <w:divBdr>
        <w:top w:val="none" w:sz="0" w:space="0" w:color="auto"/>
        <w:left w:val="none" w:sz="0" w:space="0" w:color="auto"/>
        <w:bottom w:val="none" w:sz="0" w:space="0" w:color="auto"/>
        <w:right w:val="none" w:sz="0" w:space="0" w:color="auto"/>
      </w:divBdr>
    </w:div>
    <w:div w:id="615215567">
      <w:bodyDiv w:val="1"/>
      <w:marLeft w:val="0"/>
      <w:marRight w:val="0"/>
      <w:marTop w:val="0"/>
      <w:marBottom w:val="0"/>
      <w:divBdr>
        <w:top w:val="none" w:sz="0" w:space="0" w:color="auto"/>
        <w:left w:val="none" w:sz="0" w:space="0" w:color="auto"/>
        <w:bottom w:val="none" w:sz="0" w:space="0" w:color="auto"/>
        <w:right w:val="none" w:sz="0" w:space="0" w:color="auto"/>
      </w:divBdr>
    </w:div>
    <w:div w:id="615406098">
      <w:bodyDiv w:val="1"/>
      <w:marLeft w:val="0"/>
      <w:marRight w:val="0"/>
      <w:marTop w:val="0"/>
      <w:marBottom w:val="0"/>
      <w:divBdr>
        <w:top w:val="none" w:sz="0" w:space="0" w:color="auto"/>
        <w:left w:val="none" w:sz="0" w:space="0" w:color="auto"/>
        <w:bottom w:val="none" w:sz="0" w:space="0" w:color="auto"/>
        <w:right w:val="none" w:sz="0" w:space="0" w:color="auto"/>
      </w:divBdr>
    </w:div>
    <w:div w:id="615527612">
      <w:bodyDiv w:val="1"/>
      <w:marLeft w:val="0"/>
      <w:marRight w:val="0"/>
      <w:marTop w:val="0"/>
      <w:marBottom w:val="0"/>
      <w:divBdr>
        <w:top w:val="none" w:sz="0" w:space="0" w:color="auto"/>
        <w:left w:val="none" w:sz="0" w:space="0" w:color="auto"/>
        <w:bottom w:val="none" w:sz="0" w:space="0" w:color="auto"/>
        <w:right w:val="none" w:sz="0" w:space="0" w:color="auto"/>
      </w:divBdr>
    </w:div>
    <w:div w:id="615912577">
      <w:bodyDiv w:val="1"/>
      <w:marLeft w:val="0"/>
      <w:marRight w:val="0"/>
      <w:marTop w:val="0"/>
      <w:marBottom w:val="0"/>
      <w:divBdr>
        <w:top w:val="none" w:sz="0" w:space="0" w:color="auto"/>
        <w:left w:val="none" w:sz="0" w:space="0" w:color="auto"/>
        <w:bottom w:val="none" w:sz="0" w:space="0" w:color="auto"/>
        <w:right w:val="none" w:sz="0" w:space="0" w:color="auto"/>
      </w:divBdr>
    </w:div>
    <w:div w:id="615913317">
      <w:bodyDiv w:val="1"/>
      <w:marLeft w:val="0"/>
      <w:marRight w:val="0"/>
      <w:marTop w:val="0"/>
      <w:marBottom w:val="0"/>
      <w:divBdr>
        <w:top w:val="none" w:sz="0" w:space="0" w:color="auto"/>
        <w:left w:val="none" w:sz="0" w:space="0" w:color="auto"/>
        <w:bottom w:val="none" w:sz="0" w:space="0" w:color="auto"/>
        <w:right w:val="none" w:sz="0" w:space="0" w:color="auto"/>
      </w:divBdr>
    </w:div>
    <w:div w:id="615915762">
      <w:bodyDiv w:val="1"/>
      <w:marLeft w:val="0"/>
      <w:marRight w:val="0"/>
      <w:marTop w:val="0"/>
      <w:marBottom w:val="0"/>
      <w:divBdr>
        <w:top w:val="none" w:sz="0" w:space="0" w:color="auto"/>
        <w:left w:val="none" w:sz="0" w:space="0" w:color="auto"/>
        <w:bottom w:val="none" w:sz="0" w:space="0" w:color="auto"/>
        <w:right w:val="none" w:sz="0" w:space="0" w:color="auto"/>
      </w:divBdr>
    </w:div>
    <w:div w:id="616257984">
      <w:bodyDiv w:val="1"/>
      <w:marLeft w:val="0"/>
      <w:marRight w:val="0"/>
      <w:marTop w:val="0"/>
      <w:marBottom w:val="0"/>
      <w:divBdr>
        <w:top w:val="none" w:sz="0" w:space="0" w:color="auto"/>
        <w:left w:val="none" w:sz="0" w:space="0" w:color="auto"/>
        <w:bottom w:val="none" w:sz="0" w:space="0" w:color="auto"/>
        <w:right w:val="none" w:sz="0" w:space="0" w:color="auto"/>
      </w:divBdr>
    </w:div>
    <w:div w:id="616568061">
      <w:bodyDiv w:val="1"/>
      <w:marLeft w:val="0"/>
      <w:marRight w:val="0"/>
      <w:marTop w:val="0"/>
      <w:marBottom w:val="0"/>
      <w:divBdr>
        <w:top w:val="none" w:sz="0" w:space="0" w:color="auto"/>
        <w:left w:val="none" w:sz="0" w:space="0" w:color="auto"/>
        <w:bottom w:val="none" w:sz="0" w:space="0" w:color="auto"/>
        <w:right w:val="none" w:sz="0" w:space="0" w:color="auto"/>
      </w:divBdr>
    </w:div>
    <w:div w:id="616715093">
      <w:bodyDiv w:val="1"/>
      <w:marLeft w:val="0"/>
      <w:marRight w:val="0"/>
      <w:marTop w:val="0"/>
      <w:marBottom w:val="0"/>
      <w:divBdr>
        <w:top w:val="none" w:sz="0" w:space="0" w:color="auto"/>
        <w:left w:val="none" w:sz="0" w:space="0" w:color="auto"/>
        <w:bottom w:val="none" w:sz="0" w:space="0" w:color="auto"/>
        <w:right w:val="none" w:sz="0" w:space="0" w:color="auto"/>
      </w:divBdr>
    </w:div>
    <w:div w:id="616789893">
      <w:bodyDiv w:val="1"/>
      <w:marLeft w:val="0"/>
      <w:marRight w:val="0"/>
      <w:marTop w:val="0"/>
      <w:marBottom w:val="0"/>
      <w:divBdr>
        <w:top w:val="none" w:sz="0" w:space="0" w:color="auto"/>
        <w:left w:val="none" w:sz="0" w:space="0" w:color="auto"/>
        <w:bottom w:val="none" w:sz="0" w:space="0" w:color="auto"/>
        <w:right w:val="none" w:sz="0" w:space="0" w:color="auto"/>
      </w:divBdr>
    </w:div>
    <w:div w:id="617492325">
      <w:bodyDiv w:val="1"/>
      <w:marLeft w:val="0"/>
      <w:marRight w:val="0"/>
      <w:marTop w:val="0"/>
      <w:marBottom w:val="0"/>
      <w:divBdr>
        <w:top w:val="none" w:sz="0" w:space="0" w:color="auto"/>
        <w:left w:val="none" w:sz="0" w:space="0" w:color="auto"/>
        <w:bottom w:val="none" w:sz="0" w:space="0" w:color="auto"/>
        <w:right w:val="none" w:sz="0" w:space="0" w:color="auto"/>
      </w:divBdr>
    </w:div>
    <w:div w:id="617761568">
      <w:bodyDiv w:val="1"/>
      <w:marLeft w:val="0"/>
      <w:marRight w:val="0"/>
      <w:marTop w:val="0"/>
      <w:marBottom w:val="0"/>
      <w:divBdr>
        <w:top w:val="none" w:sz="0" w:space="0" w:color="auto"/>
        <w:left w:val="none" w:sz="0" w:space="0" w:color="auto"/>
        <w:bottom w:val="none" w:sz="0" w:space="0" w:color="auto"/>
        <w:right w:val="none" w:sz="0" w:space="0" w:color="auto"/>
      </w:divBdr>
    </w:div>
    <w:div w:id="617953461">
      <w:bodyDiv w:val="1"/>
      <w:marLeft w:val="0"/>
      <w:marRight w:val="0"/>
      <w:marTop w:val="0"/>
      <w:marBottom w:val="0"/>
      <w:divBdr>
        <w:top w:val="none" w:sz="0" w:space="0" w:color="auto"/>
        <w:left w:val="none" w:sz="0" w:space="0" w:color="auto"/>
        <w:bottom w:val="none" w:sz="0" w:space="0" w:color="auto"/>
        <w:right w:val="none" w:sz="0" w:space="0" w:color="auto"/>
      </w:divBdr>
    </w:div>
    <w:div w:id="618142385">
      <w:bodyDiv w:val="1"/>
      <w:marLeft w:val="0"/>
      <w:marRight w:val="0"/>
      <w:marTop w:val="0"/>
      <w:marBottom w:val="0"/>
      <w:divBdr>
        <w:top w:val="none" w:sz="0" w:space="0" w:color="auto"/>
        <w:left w:val="none" w:sz="0" w:space="0" w:color="auto"/>
        <w:bottom w:val="none" w:sz="0" w:space="0" w:color="auto"/>
        <w:right w:val="none" w:sz="0" w:space="0" w:color="auto"/>
      </w:divBdr>
    </w:div>
    <w:div w:id="618298860">
      <w:bodyDiv w:val="1"/>
      <w:marLeft w:val="0"/>
      <w:marRight w:val="0"/>
      <w:marTop w:val="0"/>
      <w:marBottom w:val="0"/>
      <w:divBdr>
        <w:top w:val="none" w:sz="0" w:space="0" w:color="auto"/>
        <w:left w:val="none" w:sz="0" w:space="0" w:color="auto"/>
        <w:bottom w:val="none" w:sz="0" w:space="0" w:color="auto"/>
        <w:right w:val="none" w:sz="0" w:space="0" w:color="auto"/>
      </w:divBdr>
    </w:div>
    <w:div w:id="618803317">
      <w:bodyDiv w:val="1"/>
      <w:marLeft w:val="0"/>
      <w:marRight w:val="0"/>
      <w:marTop w:val="0"/>
      <w:marBottom w:val="0"/>
      <w:divBdr>
        <w:top w:val="none" w:sz="0" w:space="0" w:color="auto"/>
        <w:left w:val="none" w:sz="0" w:space="0" w:color="auto"/>
        <w:bottom w:val="none" w:sz="0" w:space="0" w:color="auto"/>
        <w:right w:val="none" w:sz="0" w:space="0" w:color="auto"/>
      </w:divBdr>
    </w:div>
    <w:div w:id="618804668">
      <w:bodyDiv w:val="1"/>
      <w:marLeft w:val="0"/>
      <w:marRight w:val="0"/>
      <w:marTop w:val="0"/>
      <w:marBottom w:val="0"/>
      <w:divBdr>
        <w:top w:val="none" w:sz="0" w:space="0" w:color="auto"/>
        <w:left w:val="none" w:sz="0" w:space="0" w:color="auto"/>
        <w:bottom w:val="none" w:sz="0" w:space="0" w:color="auto"/>
        <w:right w:val="none" w:sz="0" w:space="0" w:color="auto"/>
      </w:divBdr>
    </w:div>
    <w:div w:id="618875509">
      <w:bodyDiv w:val="1"/>
      <w:marLeft w:val="0"/>
      <w:marRight w:val="0"/>
      <w:marTop w:val="0"/>
      <w:marBottom w:val="0"/>
      <w:divBdr>
        <w:top w:val="none" w:sz="0" w:space="0" w:color="auto"/>
        <w:left w:val="none" w:sz="0" w:space="0" w:color="auto"/>
        <w:bottom w:val="none" w:sz="0" w:space="0" w:color="auto"/>
        <w:right w:val="none" w:sz="0" w:space="0" w:color="auto"/>
      </w:divBdr>
    </w:div>
    <w:div w:id="618997671">
      <w:bodyDiv w:val="1"/>
      <w:marLeft w:val="0"/>
      <w:marRight w:val="0"/>
      <w:marTop w:val="0"/>
      <w:marBottom w:val="0"/>
      <w:divBdr>
        <w:top w:val="none" w:sz="0" w:space="0" w:color="auto"/>
        <w:left w:val="none" w:sz="0" w:space="0" w:color="auto"/>
        <w:bottom w:val="none" w:sz="0" w:space="0" w:color="auto"/>
        <w:right w:val="none" w:sz="0" w:space="0" w:color="auto"/>
      </w:divBdr>
    </w:div>
    <w:div w:id="619260064">
      <w:bodyDiv w:val="1"/>
      <w:marLeft w:val="0"/>
      <w:marRight w:val="0"/>
      <w:marTop w:val="0"/>
      <w:marBottom w:val="0"/>
      <w:divBdr>
        <w:top w:val="none" w:sz="0" w:space="0" w:color="auto"/>
        <w:left w:val="none" w:sz="0" w:space="0" w:color="auto"/>
        <w:bottom w:val="none" w:sz="0" w:space="0" w:color="auto"/>
        <w:right w:val="none" w:sz="0" w:space="0" w:color="auto"/>
      </w:divBdr>
    </w:div>
    <w:div w:id="619993807">
      <w:bodyDiv w:val="1"/>
      <w:marLeft w:val="0"/>
      <w:marRight w:val="0"/>
      <w:marTop w:val="0"/>
      <w:marBottom w:val="0"/>
      <w:divBdr>
        <w:top w:val="none" w:sz="0" w:space="0" w:color="auto"/>
        <w:left w:val="none" w:sz="0" w:space="0" w:color="auto"/>
        <w:bottom w:val="none" w:sz="0" w:space="0" w:color="auto"/>
        <w:right w:val="none" w:sz="0" w:space="0" w:color="auto"/>
      </w:divBdr>
    </w:div>
    <w:div w:id="620066081">
      <w:bodyDiv w:val="1"/>
      <w:marLeft w:val="0"/>
      <w:marRight w:val="0"/>
      <w:marTop w:val="0"/>
      <w:marBottom w:val="0"/>
      <w:divBdr>
        <w:top w:val="none" w:sz="0" w:space="0" w:color="auto"/>
        <w:left w:val="none" w:sz="0" w:space="0" w:color="auto"/>
        <w:bottom w:val="none" w:sz="0" w:space="0" w:color="auto"/>
        <w:right w:val="none" w:sz="0" w:space="0" w:color="auto"/>
      </w:divBdr>
    </w:div>
    <w:div w:id="620497197">
      <w:bodyDiv w:val="1"/>
      <w:marLeft w:val="0"/>
      <w:marRight w:val="0"/>
      <w:marTop w:val="0"/>
      <w:marBottom w:val="0"/>
      <w:divBdr>
        <w:top w:val="none" w:sz="0" w:space="0" w:color="auto"/>
        <w:left w:val="none" w:sz="0" w:space="0" w:color="auto"/>
        <w:bottom w:val="none" w:sz="0" w:space="0" w:color="auto"/>
        <w:right w:val="none" w:sz="0" w:space="0" w:color="auto"/>
      </w:divBdr>
    </w:div>
    <w:div w:id="621040590">
      <w:bodyDiv w:val="1"/>
      <w:marLeft w:val="0"/>
      <w:marRight w:val="0"/>
      <w:marTop w:val="0"/>
      <w:marBottom w:val="0"/>
      <w:divBdr>
        <w:top w:val="none" w:sz="0" w:space="0" w:color="auto"/>
        <w:left w:val="none" w:sz="0" w:space="0" w:color="auto"/>
        <w:bottom w:val="none" w:sz="0" w:space="0" w:color="auto"/>
        <w:right w:val="none" w:sz="0" w:space="0" w:color="auto"/>
      </w:divBdr>
    </w:div>
    <w:div w:id="621805782">
      <w:bodyDiv w:val="1"/>
      <w:marLeft w:val="0"/>
      <w:marRight w:val="0"/>
      <w:marTop w:val="0"/>
      <w:marBottom w:val="0"/>
      <w:divBdr>
        <w:top w:val="none" w:sz="0" w:space="0" w:color="auto"/>
        <w:left w:val="none" w:sz="0" w:space="0" w:color="auto"/>
        <w:bottom w:val="none" w:sz="0" w:space="0" w:color="auto"/>
        <w:right w:val="none" w:sz="0" w:space="0" w:color="auto"/>
      </w:divBdr>
    </w:div>
    <w:div w:id="621807705">
      <w:bodyDiv w:val="1"/>
      <w:marLeft w:val="0"/>
      <w:marRight w:val="0"/>
      <w:marTop w:val="0"/>
      <w:marBottom w:val="0"/>
      <w:divBdr>
        <w:top w:val="none" w:sz="0" w:space="0" w:color="auto"/>
        <w:left w:val="none" w:sz="0" w:space="0" w:color="auto"/>
        <w:bottom w:val="none" w:sz="0" w:space="0" w:color="auto"/>
        <w:right w:val="none" w:sz="0" w:space="0" w:color="auto"/>
      </w:divBdr>
    </w:div>
    <w:div w:id="621961199">
      <w:bodyDiv w:val="1"/>
      <w:marLeft w:val="0"/>
      <w:marRight w:val="0"/>
      <w:marTop w:val="0"/>
      <w:marBottom w:val="0"/>
      <w:divBdr>
        <w:top w:val="none" w:sz="0" w:space="0" w:color="auto"/>
        <w:left w:val="none" w:sz="0" w:space="0" w:color="auto"/>
        <w:bottom w:val="none" w:sz="0" w:space="0" w:color="auto"/>
        <w:right w:val="none" w:sz="0" w:space="0" w:color="auto"/>
      </w:divBdr>
    </w:div>
    <w:div w:id="622618234">
      <w:bodyDiv w:val="1"/>
      <w:marLeft w:val="0"/>
      <w:marRight w:val="0"/>
      <w:marTop w:val="0"/>
      <w:marBottom w:val="0"/>
      <w:divBdr>
        <w:top w:val="none" w:sz="0" w:space="0" w:color="auto"/>
        <w:left w:val="none" w:sz="0" w:space="0" w:color="auto"/>
        <w:bottom w:val="none" w:sz="0" w:space="0" w:color="auto"/>
        <w:right w:val="none" w:sz="0" w:space="0" w:color="auto"/>
      </w:divBdr>
    </w:div>
    <w:div w:id="622925537">
      <w:bodyDiv w:val="1"/>
      <w:marLeft w:val="0"/>
      <w:marRight w:val="0"/>
      <w:marTop w:val="0"/>
      <w:marBottom w:val="0"/>
      <w:divBdr>
        <w:top w:val="none" w:sz="0" w:space="0" w:color="auto"/>
        <w:left w:val="none" w:sz="0" w:space="0" w:color="auto"/>
        <w:bottom w:val="none" w:sz="0" w:space="0" w:color="auto"/>
        <w:right w:val="none" w:sz="0" w:space="0" w:color="auto"/>
      </w:divBdr>
    </w:div>
    <w:div w:id="623586708">
      <w:bodyDiv w:val="1"/>
      <w:marLeft w:val="0"/>
      <w:marRight w:val="0"/>
      <w:marTop w:val="0"/>
      <w:marBottom w:val="0"/>
      <w:divBdr>
        <w:top w:val="none" w:sz="0" w:space="0" w:color="auto"/>
        <w:left w:val="none" w:sz="0" w:space="0" w:color="auto"/>
        <w:bottom w:val="none" w:sz="0" w:space="0" w:color="auto"/>
        <w:right w:val="none" w:sz="0" w:space="0" w:color="auto"/>
      </w:divBdr>
    </w:div>
    <w:div w:id="623733306">
      <w:bodyDiv w:val="1"/>
      <w:marLeft w:val="0"/>
      <w:marRight w:val="0"/>
      <w:marTop w:val="0"/>
      <w:marBottom w:val="0"/>
      <w:divBdr>
        <w:top w:val="none" w:sz="0" w:space="0" w:color="auto"/>
        <w:left w:val="none" w:sz="0" w:space="0" w:color="auto"/>
        <w:bottom w:val="none" w:sz="0" w:space="0" w:color="auto"/>
        <w:right w:val="none" w:sz="0" w:space="0" w:color="auto"/>
      </w:divBdr>
    </w:div>
    <w:div w:id="623772976">
      <w:bodyDiv w:val="1"/>
      <w:marLeft w:val="0"/>
      <w:marRight w:val="0"/>
      <w:marTop w:val="0"/>
      <w:marBottom w:val="0"/>
      <w:divBdr>
        <w:top w:val="none" w:sz="0" w:space="0" w:color="auto"/>
        <w:left w:val="none" w:sz="0" w:space="0" w:color="auto"/>
        <w:bottom w:val="none" w:sz="0" w:space="0" w:color="auto"/>
        <w:right w:val="none" w:sz="0" w:space="0" w:color="auto"/>
      </w:divBdr>
    </w:div>
    <w:div w:id="623924949">
      <w:bodyDiv w:val="1"/>
      <w:marLeft w:val="0"/>
      <w:marRight w:val="0"/>
      <w:marTop w:val="0"/>
      <w:marBottom w:val="0"/>
      <w:divBdr>
        <w:top w:val="none" w:sz="0" w:space="0" w:color="auto"/>
        <w:left w:val="none" w:sz="0" w:space="0" w:color="auto"/>
        <w:bottom w:val="none" w:sz="0" w:space="0" w:color="auto"/>
        <w:right w:val="none" w:sz="0" w:space="0" w:color="auto"/>
      </w:divBdr>
    </w:div>
    <w:div w:id="624389420">
      <w:bodyDiv w:val="1"/>
      <w:marLeft w:val="0"/>
      <w:marRight w:val="0"/>
      <w:marTop w:val="0"/>
      <w:marBottom w:val="0"/>
      <w:divBdr>
        <w:top w:val="none" w:sz="0" w:space="0" w:color="auto"/>
        <w:left w:val="none" w:sz="0" w:space="0" w:color="auto"/>
        <w:bottom w:val="none" w:sz="0" w:space="0" w:color="auto"/>
        <w:right w:val="none" w:sz="0" w:space="0" w:color="auto"/>
      </w:divBdr>
    </w:div>
    <w:div w:id="625354428">
      <w:bodyDiv w:val="1"/>
      <w:marLeft w:val="0"/>
      <w:marRight w:val="0"/>
      <w:marTop w:val="0"/>
      <w:marBottom w:val="0"/>
      <w:divBdr>
        <w:top w:val="none" w:sz="0" w:space="0" w:color="auto"/>
        <w:left w:val="none" w:sz="0" w:space="0" w:color="auto"/>
        <w:bottom w:val="none" w:sz="0" w:space="0" w:color="auto"/>
        <w:right w:val="none" w:sz="0" w:space="0" w:color="auto"/>
      </w:divBdr>
    </w:div>
    <w:div w:id="626398049">
      <w:bodyDiv w:val="1"/>
      <w:marLeft w:val="0"/>
      <w:marRight w:val="0"/>
      <w:marTop w:val="0"/>
      <w:marBottom w:val="0"/>
      <w:divBdr>
        <w:top w:val="none" w:sz="0" w:space="0" w:color="auto"/>
        <w:left w:val="none" w:sz="0" w:space="0" w:color="auto"/>
        <w:bottom w:val="none" w:sz="0" w:space="0" w:color="auto"/>
        <w:right w:val="none" w:sz="0" w:space="0" w:color="auto"/>
      </w:divBdr>
    </w:div>
    <w:div w:id="626817089">
      <w:bodyDiv w:val="1"/>
      <w:marLeft w:val="0"/>
      <w:marRight w:val="0"/>
      <w:marTop w:val="0"/>
      <w:marBottom w:val="0"/>
      <w:divBdr>
        <w:top w:val="none" w:sz="0" w:space="0" w:color="auto"/>
        <w:left w:val="none" w:sz="0" w:space="0" w:color="auto"/>
        <w:bottom w:val="none" w:sz="0" w:space="0" w:color="auto"/>
        <w:right w:val="none" w:sz="0" w:space="0" w:color="auto"/>
      </w:divBdr>
    </w:div>
    <w:div w:id="626931789">
      <w:bodyDiv w:val="1"/>
      <w:marLeft w:val="0"/>
      <w:marRight w:val="0"/>
      <w:marTop w:val="0"/>
      <w:marBottom w:val="0"/>
      <w:divBdr>
        <w:top w:val="none" w:sz="0" w:space="0" w:color="auto"/>
        <w:left w:val="none" w:sz="0" w:space="0" w:color="auto"/>
        <w:bottom w:val="none" w:sz="0" w:space="0" w:color="auto"/>
        <w:right w:val="none" w:sz="0" w:space="0" w:color="auto"/>
      </w:divBdr>
    </w:div>
    <w:div w:id="627005350">
      <w:bodyDiv w:val="1"/>
      <w:marLeft w:val="0"/>
      <w:marRight w:val="0"/>
      <w:marTop w:val="0"/>
      <w:marBottom w:val="0"/>
      <w:divBdr>
        <w:top w:val="none" w:sz="0" w:space="0" w:color="auto"/>
        <w:left w:val="none" w:sz="0" w:space="0" w:color="auto"/>
        <w:bottom w:val="none" w:sz="0" w:space="0" w:color="auto"/>
        <w:right w:val="none" w:sz="0" w:space="0" w:color="auto"/>
      </w:divBdr>
    </w:div>
    <w:div w:id="627050537">
      <w:bodyDiv w:val="1"/>
      <w:marLeft w:val="0"/>
      <w:marRight w:val="0"/>
      <w:marTop w:val="0"/>
      <w:marBottom w:val="0"/>
      <w:divBdr>
        <w:top w:val="none" w:sz="0" w:space="0" w:color="auto"/>
        <w:left w:val="none" w:sz="0" w:space="0" w:color="auto"/>
        <w:bottom w:val="none" w:sz="0" w:space="0" w:color="auto"/>
        <w:right w:val="none" w:sz="0" w:space="0" w:color="auto"/>
      </w:divBdr>
    </w:div>
    <w:div w:id="627977229">
      <w:bodyDiv w:val="1"/>
      <w:marLeft w:val="0"/>
      <w:marRight w:val="0"/>
      <w:marTop w:val="0"/>
      <w:marBottom w:val="0"/>
      <w:divBdr>
        <w:top w:val="none" w:sz="0" w:space="0" w:color="auto"/>
        <w:left w:val="none" w:sz="0" w:space="0" w:color="auto"/>
        <w:bottom w:val="none" w:sz="0" w:space="0" w:color="auto"/>
        <w:right w:val="none" w:sz="0" w:space="0" w:color="auto"/>
      </w:divBdr>
    </w:div>
    <w:div w:id="628122670">
      <w:bodyDiv w:val="1"/>
      <w:marLeft w:val="0"/>
      <w:marRight w:val="0"/>
      <w:marTop w:val="0"/>
      <w:marBottom w:val="0"/>
      <w:divBdr>
        <w:top w:val="none" w:sz="0" w:space="0" w:color="auto"/>
        <w:left w:val="none" w:sz="0" w:space="0" w:color="auto"/>
        <w:bottom w:val="none" w:sz="0" w:space="0" w:color="auto"/>
        <w:right w:val="none" w:sz="0" w:space="0" w:color="auto"/>
      </w:divBdr>
    </w:div>
    <w:div w:id="628246308">
      <w:bodyDiv w:val="1"/>
      <w:marLeft w:val="0"/>
      <w:marRight w:val="0"/>
      <w:marTop w:val="0"/>
      <w:marBottom w:val="0"/>
      <w:divBdr>
        <w:top w:val="none" w:sz="0" w:space="0" w:color="auto"/>
        <w:left w:val="none" w:sz="0" w:space="0" w:color="auto"/>
        <w:bottom w:val="none" w:sz="0" w:space="0" w:color="auto"/>
        <w:right w:val="none" w:sz="0" w:space="0" w:color="auto"/>
      </w:divBdr>
    </w:div>
    <w:div w:id="629090907">
      <w:bodyDiv w:val="1"/>
      <w:marLeft w:val="0"/>
      <w:marRight w:val="0"/>
      <w:marTop w:val="0"/>
      <w:marBottom w:val="0"/>
      <w:divBdr>
        <w:top w:val="none" w:sz="0" w:space="0" w:color="auto"/>
        <w:left w:val="none" w:sz="0" w:space="0" w:color="auto"/>
        <w:bottom w:val="none" w:sz="0" w:space="0" w:color="auto"/>
        <w:right w:val="none" w:sz="0" w:space="0" w:color="auto"/>
      </w:divBdr>
    </w:div>
    <w:div w:id="629938266">
      <w:bodyDiv w:val="1"/>
      <w:marLeft w:val="0"/>
      <w:marRight w:val="0"/>
      <w:marTop w:val="0"/>
      <w:marBottom w:val="0"/>
      <w:divBdr>
        <w:top w:val="none" w:sz="0" w:space="0" w:color="auto"/>
        <w:left w:val="none" w:sz="0" w:space="0" w:color="auto"/>
        <w:bottom w:val="none" w:sz="0" w:space="0" w:color="auto"/>
        <w:right w:val="none" w:sz="0" w:space="0" w:color="auto"/>
      </w:divBdr>
    </w:div>
    <w:div w:id="629938671">
      <w:bodyDiv w:val="1"/>
      <w:marLeft w:val="0"/>
      <w:marRight w:val="0"/>
      <w:marTop w:val="0"/>
      <w:marBottom w:val="0"/>
      <w:divBdr>
        <w:top w:val="none" w:sz="0" w:space="0" w:color="auto"/>
        <w:left w:val="none" w:sz="0" w:space="0" w:color="auto"/>
        <w:bottom w:val="none" w:sz="0" w:space="0" w:color="auto"/>
        <w:right w:val="none" w:sz="0" w:space="0" w:color="auto"/>
      </w:divBdr>
    </w:div>
    <w:div w:id="629940283">
      <w:bodyDiv w:val="1"/>
      <w:marLeft w:val="0"/>
      <w:marRight w:val="0"/>
      <w:marTop w:val="0"/>
      <w:marBottom w:val="0"/>
      <w:divBdr>
        <w:top w:val="none" w:sz="0" w:space="0" w:color="auto"/>
        <w:left w:val="none" w:sz="0" w:space="0" w:color="auto"/>
        <w:bottom w:val="none" w:sz="0" w:space="0" w:color="auto"/>
        <w:right w:val="none" w:sz="0" w:space="0" w:color="auto"/>
      </w:divBdr>
    </w:div>
    <w:div w:id="630283479">
      <w:bodyDiv w:val="1"/>
      <w:marLeft w:val="0"/>
      <w:marRight w:val="0"/>
      <w:marTop w:val="0"/>
      <w:marBottom w:val="0"/>
      <w:divBdr>
        <w:top w:val="none" w:sz="0" w:space="0" w:color="auto"/>
        <w:left w:val="none" w:sz="0" w:space="0" w:color="auto"/>
        <w:bottom w:val="none" w:sz="0" w:space="0" w:color="auto"/>
        <w:right w:val="none" w:sz="0" w:space="0" w:color="auto"/>
      </w:divBdr>
    </w:div>
    <w:div w:id="630356300">
      <w:bodyDiv w:val="1"/>
      <w:marLeft w:val="0"/>
      <w:marRight w:val="0"/>
      <w:marTop w:val="0"/>
      <w:marBottom w:val="0"/>
      <w:divBdr>
        <w:top w:val="none" w:sz="0" w:space="0" w:color="auto"/>
        <w:left w:val="none" w:sz="0" w:space="0" w:color="auto"/>
        <w:bottom w:val="none" w:sz="0" w:space="0" w:color="auto"/>
        <w:right w:val="none" w:sz="0" w:space="0" w:color="auto"/>
      </w:divBdr>
    </w:div>
    <w:div w:id="630600305">
      <w:bodyDiv w:val="1"/>
      <w:marLeft w:val="0"/>
      <w:marRight w:val="0"/>
      <w:marTop w:val="0"/>
      <w:marBottom w:val="0"/>
      <w:divBdr>
        <w:top w:val="none" w:sz="0" w:space="0" w:color="auto"/>
        <w:left w:val="none" w:sz="0" w:space="0" w:color="auto"/>
        <w:bottom w:val="none" w:sz="0" w:space="0" w:color="auto"/>
        <w:right w:val="none" w:sz="0" w:space="0" w:color="auto"/>
      </w:divBdr>
    </w:div>
    <w:div w:id="630600719">
      <w:bodyDiv w:val="1"/>
      <w:marLeft w:val="0"/>
      <w:marRight w:val="0"/>
      <w:marTop w:val="0"/>
      <w:marBottom w:val="0"/>
      <w:divBdr>
        <w:top w:val="none" w:sz="0" w:space="0" w:color="auto"/>
        <w:left w:val="none" w:sz="0" w:space="0" w:color="auto"/>
        <w:bottom w:val="none" w:sz="0" w:space="0" w:color="auto"/>
        <w:right w:val="none" w:sz="0" w:space="0" w:color="auto"/>
      </w:divBdr>
    </w:div>
    <w:div w:id="630671739">
      <w:bodyDiv w:val="1"/>
      <w:marLeft w:val="0"/>
      <w:marRight w:val="0"/>
      <w:marTop w:val="0"/>
      <w:marBottom w:val="0"/>
      <w:divBdr>
        <w:top w:val="none" w:sz="0" w:space="0" w:color="auto"/>
        <w:left w:val="none" w:sz="0" w:space="0" w:color="auto"/>
        <w:bottom w:val="none" w:sz="0" w:space="0" w:color="auto"/>
        <w:right w:val="none" w:sz="0" w:space="0" w:color="auto"/>
      </w:divBdr>
    </w:div>
    <w:div w:id="630676098">
      <w:bodyDiv w:val="1"/>
      <w:marLeft w:val="0"/>
      <w:marRight w:val="0"/>
      <w:marTop w:val="0"/>
      <w:marBottom w:val="0"/>
      <w:divBdr>
        <w:top w:val="none" w:sz="0" w:space="0" w:color="auto"/>
        <w:left w:val="none" w:sz="0" w:space="0" w:color="auto"/>
        <w:bottom w:val="none" w:sz="0" w:space="0" w:color="auto"/>
        <w:right w:val="none" w:sz="0" w:space="0" w:color="auto"/>
      </w:divBdr>
    </w:div>
    <w:div w:id="631054300">
      <w:bodyDiv w:val="1"/>
      <w:marLeft w:val="0"/>
      <w:marRight w:val="0"/>
      <w:marTop w:val="0"/>
      <w:marBottom w:val="0"/>
      <w:divBdr>
        <w:top w:val="none" w:sz="0" w:space="0" w:color="auto"/>
        <w:left w:val="none" w:sz="0" w:space="0" w:color="auto"/>
        <w:bottom w:val="none" w:sz="0" w:space="0" w:color="auto"/>
        <w:right w:val="none" w:sz="0" w:space="0" w:color="auto"/>
      </w:divBdr>
    </w:div>
    <w:div w:id="631328570">
      <w:bodyDiv w:val="1"/>
      <w:marLeft w:val="0"/>
      <w:marRight w:val="0"/>
      <w:marTop w:val="0"/>
      <w:marBottom w:val="0"/>
      <w:divBdr>
        <w:top w:val="none" w:sz="0" w:space="0" w:color="auto"/>
        <w:left w:val="none" w:sz="0" w:space="0" w:color="auto"/>
        <w:bottom w:val="none" w:sz="0" w:space="0" w:color="auto"/>
        <w:right w:val="none" w:sz="0" w:space="0" w:color="auto"/>
      </w:divBdr>
    </w:div>
    <w:div w:id="631523505">
      <w:bodyDiv w:val="1"/>
      <w:marLeft w:val="0"/>
      <w:marRight w:val="0"/>
      <w:marTop w:val="0"/>
      <w:marBottom w:val="0"/>
      <w:divBdr>
        <w:top w:val="none" w:sz="0" w:space="0" w:color="auto"/>
        <w:left w:val="none" w:sz="0" w:space="0" w:color="auto"/>
        <w:bottom w:val="none" w:sz="0" w:space="0" w:color="auto"/>
        <w:right w:val="none" w:sz="0" w:space="0" w:color="auto"/>
      </w:divBdr>
    </w:div>
    <w:div w:id="631714327">
      <w:bodyDiv w:val="1"/>
      <w:marLeft w:val="0"/>
      <w:marRight w:val="0"/>
      <w:marTop w:val="0"/>
      <w:marBottom w:val="0"/>
      <w:divBdr>
        <w:top w:val="none" w:sz="0" w:space="0" w:color="auto"/>
        <w:left w:val="none" w:sz="0" w:space="0" w:color="auto"/>
        <w:bottom w:val="none" w:sz="0" w:space="0" w:color="auto"/>
        <w:right w:val="none" w:sz="0" w:space="0" w:color="auto"/>
      </w:divBdr>
    </w:div>
    <w:div w:id="632105514">
      <w:bodyDiv w:val="1"/>
      <w:marLeft w:val="0"/>
      <w:marRight w:val="0"/>
      <w:marTop w:val="0"/>
      <w:marBottom w:val="0"/>
      <w:divBdr>
        <w:top w:val="none" w:sz="0" w:space="0" w:color="auto"/>
        <w:left w:val="none" w:sz="0" w:space="0" w:color="auto"/>
        <w:bottom w:val="none" w:sz="0" w:space="0" w:color="auto"/>
        <w:right w:val="none" w:sz="0" w:space="0" w:color="auto"/>
      </w:divBdr>
    </w:div>
    <w:div w:id="632369669">
      <w:bodyDiv w:val="1"/>
      <w:marLeft w:val="0"/>
      <w:marRight w:val="0"/>
      <w:marTop w:val="0"/>
      <w:marBottom w:val="0"/>
      <w:divBdr>
        <w:top w:val="none" w:sz="0" w:space="0" w:color="auto"/>
        <w:left w:val="none" w:sz="0" w:space="0" w:color="auto"/>
        <w:bottom w:val="none" w:sz="0" w:space="0" w:color="auto"/>
        <w:right w:val="none" w:sz="0" w:space="0" w:color="auto"/>
      </w:divBdr>
    </w:div>
    <w:div w:id="632827566">
      <w:bodyDiv w:val="1"/>
      <w:marLeft w:val="0"/>
      <w:marRight w:val="0"/>
      <w:marTop w:val="0"/>
      <w:marBottom w:val="0"/>
      <w:divBdr>
        <w:top w:val="none" w:sz="0" w:space="0" w:color="auto"/>
        <w:left w:val="none" w:sz="0" w:space="0" w:color="auto"/>
        <w:bottom w:val="none" w:sz="0" w:space="0" w:color="auto"/>
        <w:right w:val="none" w:sz="0" w:space="0" w:color="auto"/>
      </w:divBdr>
    </w:div>
    <w:div w:id="633487423">
      <w:bodyDiv w:val="1"/>
      <w:marLeft w:val="0"/>
      <w:marRight w:val="0"/>
      <w:marTop w:val="0"/>
      <w:marBottom w:val="0"/>
      <w:divBdr>
        <w:top w:val="none" w:sz="0" w:space="0" w:color="auto"/>
        <w:left w:val="none" w:sz="0" w:space="0" w:color="auto"/>
        <w:bottom w:val="none" w:sz="0" w:space="0" w:color="auto"/>
        <w:right w:val="none" w:sz="0" w:space="0" w:color="auto"/>
      </w:divBdr>
    </w:div>
    <w:div w:id="634330875">
      <w:bodyDiv w:val="1"/>
      <w:marLeft w:val="0"/>
      <w:marRight w:val="0"/>
      <w:marTop w:val="0"/>
      <w:marBottom w:val="0"/>
      <w:divBdr>
        <w:top w:val="none" w:sz="0" w:space="0" w:color="auto"/>
        <w:left w:val="none" w:sz="0" w:space="0" w:color="auto"/>
        <w:bottom w:val="none" w:sz="0" w:space="0" w:color="auto"/>
        <w:right w:val="none" w:sz="0" w:space="0" w:color="auto"/>
      </w:divBdr>
    </w:div>
    <w:div w:id="634412389">
      <w:bodyDiv w:val="1"/>
      <w:marLeft w:val="0"/>
      <w:marRight w:val="0"/>
      <w:marTop w:val="0"/>
      <w:marBottom w:val="0"/>
      <w:divBdr>
        <w:top w:val="none" w:sz="0" w:space="0" w:color="auto"/>
        <w:left w:val="none" w:sz="0" w:space="0" w:color="auto"/>
        <w:bottom w:val="none" w:sz="0" w:space="0" w:color="auto"/>
        <w:right w:val="none" w:sz="0" w:space="0" w:color="auto"/>
      </w:divBdr>
    </w:div>
    <w:div w:id="634523734">
      <w:bodyDiv w:val="1"/>
      <w:marLeft w:val="0"/>
      <w:marRight w:val="0"/>
      <w:marTop w:val="0"/>
      <w:marBottom w:val="0"/>
      <w:divBdr>
        <w:top w:val="none" w:sz="0" w:space="0" w:color="auto"/>
        <w:left w:val="none" w:sz="0" w:space="0" w:color="auto"/>
        <w:bottom w:val="none" w:sz="0" w:space="0" w:color="auto"/>
        <w:right w:val="none" w:sz="0" w:space="0" w:color="auto"/>
      </w:divBdr>
    </w:div>
    <w:div w:id="634607938">
      <w:bodyDiv w:val="1"/>
      <w:marLeft w:val="0"/>
      <w:marRight w:val="0"/>
      <w:marTop w:val="0"/>
      <w:marBottom w:val="0"/>
      <w:divBdr>
        <w:top w:val="none" w:sz="0" w:space="0" w:color="auto"/>
        <w:left w:val="none" w:sz="0" w:space="0" w:color="auto"/>
        <w:bottom w:val="none" w:sz="0" w:space="0" w:color="auto"/>
        <w:right w:val="none" w:sz="0" w:space="0" w:color="auto"/>
      </w:divBdr>
    </w:div>
    <w:div w:id="634945235">
      <w:bodyDiv w:val="1"/>
      <w:marLeft w:val="0"/>
      <w:marRight w:val="0"/>
      <w:marTop w:val="0"/>
      <w:marBottom w:val="0"/>
      <w:divBdr>
        <w:top w:val="none" w:sz="0" w:space="0" w:color="auto"/>
        <w:left w:val="none" w:sz="0" w:space="0" w:color="auto"/>
        <w:bottom w:val="none" w:sz="0" w:space="0" w:color="auto"/>
        <w:right w:val="none" w:sz="0" w:space="0" w:color="auto"/>
      </w:divBdr>
    </w:div>
    <w:div w:id="634993945">
      <w:bodyDiv w:val="1"/>
      <w:marLeft w:val="0"/>
      <w:marRight w:val="0"/>
      <w:marTop w:val="0"/>
      <w:marBottom w:val="0"/>
      <w:divBdr>
        <w:top w:val="none" w:sz="0" w:space="0" w:color="auto"/>
        <w:left w:val="none" w:sz="0" w:space="0" w:color="auto"/>
        <w:bottom w:val="none" w:sz="0" w:space="0" w:color="auto"/>
        <w:right w:val="none" w:sz="0" w:space="0" w:color="auto"/>
      </w:divBdr>
    </w:div>
    <w:div w:id="635337104">
      <w:bodyDiv w:val="1"/>
      <w:marLeft w:val="0"/>
      <w:marRight w:val="0"/>
      <w:marTop w:val="0"/>
      <w:marBottom w:val="0"/>
      <w:divBdr>
        <w:top w:val="none" w:sz="0" w:space="0" w:color="auto"/>
        <w:left w:val="none" w:sz="0" w:space="0" w:color="auto"/>
        <w:bottom w:val="none" w:sz="0" w:space="0" w:color="auto"/>
        <w:right w:val="none" w:sz="0" w:space="0" w:color="auto"/>
      </w:divBdr>
    </w:div>
    <w:div w:id="635767073">
      <w:bodyDiv w:val="1"/>
      <w:marLeft w:val="0"/>
      <w:marRight w:val="0"/>
      <w:marTop w:val="0"/>
      <w:marBottom w:val="0"/>
      <w:divBdr>
        <w:top w:val="none" w:sz="0" w:space="0" w:color="auto"/>
        <w:left w:val="none" w:sz="0" w:space="0" w:color="auto"/>
        <w:bottom w:val="none" w:sz="0" w:space="0" w:color="auto"/>
        <w:right w:val="none" w:sz="0" w:space="0" w:color="auto"/>
      </w:divBdr>
    </w:div>
    <w:div w:id="635918767">
      <w:bodyDiv w:val="1"/>
      <w:marLeft w:val="0"/>
      <w:marRight w:val="0"/>
      <w:marTop w:val="0"/>
      <w:marBottom w:val="0"/>
      <w:divBdr>
        <w:top w:val="none" w:sz="0" w:space="0" w:color="auto"/>
        <w:left w:val="none" w:sz="0" w:space="0" w:color="auto"/>
        <w:bottom w:val="none" w:sz="0" w:space="0" w:color="auto"/>
        <w:right w:val="none" w:sz="0" w:space="0" w:color="auto"/>
      </w:divBdr>
    </w:div>
    <w:div w:id="636371563">
      <w:bodyDiv w:val="1"/>
      <w:marLeft w:val="0"/>
      <w:marRight w:val="0"/>
      <w:marTop w:val="0"/>
      <w:marBottom w:val="0"/>
      <w:divBdr>
        <w:top w:val="none" w:sz="0" w:space="0" w:color="auto"/>
        <w:left w:val="none" w:sz="0" w:space="0" w:color="auto"/>
        <w:bottom w:val="none" w:sz="0" w:space="0" w:color="auto"/>
        <w:right w:val="none" w:sz="0" w:space="0" w:color="auto"/>
      </w:divBdr>
    </w:div>
    <w:div w:id="636683240">
      <w:bodyDiv w:val="1"/>
      <w:marLeft w:val="0"/>
      <w:marRight w:val="0"/>
      <w:marTop w:val="0"/>
      <w:marBottom w:val="0"/>
      <w:divBdr>
        <w:top w:val="none" w:sz="0" w:space="0" w:color="auto"/>
        <w:left w:val="none" w:sz="0" w:space="0" w:color="auto"/>
        <w:bottom w:val="none" w:sz="0" w:space="0" w:color="auto"/>
        <w:right w:val="none" w:sz="0" w:space="0" w:color="auto"/>
      </w:divBdr>
    </w:div>
    <w:div w:id="636689861">
      <w:bodyDiv w:val="1"/>
      <w:marLeft w:val="0"/>
      <w:marRight w:val="0"/>
      <w:marTop w:val="0"/>
      <w:marBottom w:val="0"/>
      <w:divBdr>
        <w:top w:val="none" w:sz="0" w:space="0" w:color="auto"/>
        <w:left w:val="none" w:sz="0" w:space="0" w:color="auto"/>
        <w:bottom w:val="none" w:sz="0" w:space="0" w:color="auto"/>
        <w:right w:val="none" w:sz="0" w:space="0" w:color="auto"/>
      </w:divBdr>
    </w:div>
    <w:div w:id="636691226">
      <w:bodyDiv w:val="1"/>
      <w:marLeft w:val="0"/>
      <w:marRight w:val="0"/>
      <w:marTop w:val="0"/>
      <w:marBottom w:val="0"/>
      <w:divBdr>
        <w:top w:val="none" w:sz="0" w:space="0" w:color="auto"/>
        <w:left w:val="none" w:sz="0" w:space="0" w:color="auto"/>
        <w:bottom w:val="none" w:sz="0" w:space="0" w:color="auto"/>
        <w:right w:val="none" w:sz="0" w:space="0" w:color="auto"/>
      </w:divBdr>
    </w:div>
    <w:div w:id="637342565">
      <w:bodyDiv w:val="1"/>
      <w:marLeft w:val="0"/>
      <w:marRight w:val="0"/>
      <w:marTop w:val="0"/>
      <w:marBottom w:val="0"/>
      <w:divBdr>
        <w:top w:val="none" w:sz="0" w:space="0" w:color="auto"/>
        <w:left w:val="none" w:sz="0" w:space="0" w:color="auto"/>
        <w:bottom w:val="none" w:sz="0" w:space="0" w:color="auto"/>
        <w:right w:val="none" w:sz="0" w:space="0" w:color="auto"/>
      </w:divBdr>
    </w:div>
    <w:div w:id="637494660">
      <w:bodyDiv w:val="1"/>
      <w:marLeft w:val="0"/>
      <w:marRight w:val="0"/>
      <w:marTop w:val="0"/>
      <w:marBottom w:val="0"/>
      <w:divBdr>
        <w:top w:val="none" w:sz="0" w:space="0" w:color="auto"/>
        <w:left w:val="none" w:sz="0" w:space="0" w:color="auto"/>
        <w:bottom w:val="none" w:sz="0" w:space="0" w:color="auto"/>
        <w:right w:val="none" w:sz="0" w:space="0" w:color="auto"/>
      </w:divBdr>
    </w:div>
    <w:div w:id="637616235">
      <w:bodyDiv w:val="1"/>
      <w:marLeft w:val="0"/>
      <w:marRight w:val="0"/>
      <w:marTop w:val="0"/>
      <w:marBottom w:val="0"/>
      <w:divBdr>
        <w:top w:val="none" w:sz="0" w:space="0" w:color="auto"/>
        <w:left w:val="none" w:sz="0" w:space="0" w:color="auto"/>
        <w:bottom w:val="none" w:sz="0" w:space="0" w:color="auto"/>
        <w:right w:val="none" w:sz="0" w:space="0" w:color="auto"/>
      </w:divBdr>
    </w:div>
    <w:div w:id="637877847">
      <w:bodyDiv w:val="1"/>
      <w:marLeft w:val="0"/>
      <w:marRight w:val="0"/>
      <w:marTop w:val="0"/>
      <w:marBottom w:val="0"/>
      <w:divBdr>
        <w:top w:val="none" w:sz="0" w:space="0" w:color="auto"/>
        <w:left w:val="none" w:sz="0" w:space="0" w:color="auto"/>
        <w:bottom w:val="none" w:sz="0" w:space="0" w:color="auto"/>
        <w:right w:val="none" w:sz="0" w:space="0" w:color="auto"/>
      </w:divBdr>
    </w:div>
    <w:div w:id="637957008">
      <w:bodyDiv w:val="1"/>
      <w:marLeft w:val="0"/>
      <w:marRight w:val="0"/>
      <w:marTop w:val="0"/>
      <w:marBottom w:val="0"/>
      <w:divBdr>
        <w:top w:val="none" w:sz="0" w:space="0" w:color="auto"/>
        <w:left w:val="none" w:sz="0" w:space="0" w:color="auto"/>
        <w:bottom w:val="none" w:sz="0" w:space="0" w:color="auto"/>
        <w:right w:val="none" w:sz="0" w:space="0" w:color="auto"/>
      </w:divBdr>
    </w:div>
    <w:div w:id="639069272">
      <w:bodyDiv w:val="1"/>
      <w:marLeft w:val="0"/>
      <w:marRight w:val="0"/>
      <w:marTop w:val="0"/>
      <w:marBottom w:val="0"/>
      <w:divBdr>
        <w:top w:val="none" w:sz="0" w:space="0" w:color="auto"/>
        <w:left w:val="none" w:sz="0" w:space="0" w:color="auto"/>
        <w:bottom w:val="none" w:sz="0" w:space="0" w:color="auto"/>
        <w:right w:val="none" w:sz="0" w:space="0" w:color="auto"/>
      </w:divBdr>
    </w:div>
    <w:div w:id="639921344">
      <w:bodyDiv w:val="1"/>
      <w:marLeft w:val="0"/>
      <w:marRight w:val="0"/>
      <w:marTop w:val="0"/>
      <w:marBottom w:val="0"/>
      <w:divBdr>
        <w:top w:val="none" w:sz="0" w:space="0" w:color="auto"/>
        <w:left w:val="none" w:sz="0" w:space="0" w:color="auto"/>
        <w:bottom w:val="none" w:sz="0" w:space="0" w:color="auto"/>
        <w:right w:val="none" w:sz="0" w:space="0" w:color="auto"/>
      </w:divBdr>
    </w:div>
    <w:div w:id="640228956">
      <w:bodyDiv w:val="1"/>
      <w:marLeft w:val="0"/>
      <w:marRight w:val="0"/>
      <w:marTop w:val="0"/>
      <w:marBottom w:val="0"/>
      <w:divBdr>
        <w:top w:val="none" w:sz="0" w:space="0" w:color="auto"/>
        <w:left w:val="none" w:sz="0" w:space="0" w:color="auto"/>
        <w:bottom w:val="none" w:sz="0" w:space="0" w:color="auto"/>
        <w:right w:val="none" w:sz="0" w:space="0" w:color="auto"/>
      </w:divBdr>
    </w:div>
    <w:div w:id="640619042">
      <w:bodyDiv w:val="1"/>
      <w:marLeft w:val="0"/>
      <w:marRight w:val="0"/>
      <w:marTop w:val="0"/>
      <w:marBottom w:val="0"/>
      <w:divBdr>
        <w:top w:val="none" w:sz="0" w:space="0" w:color="auto"/>
        <w:left w:val="none" w:sz="0" w:space="0" w:color="auto"/>
        <w:bottom w:val="none" w:sz="0" w:space="0" w:color="auto"/>
        <w:right w:val="none" w:sz="0" w:space="0" w:color="auto"/>
      </w:divBdr>
    </w:div>
    <w:div w:id="640966098">
      <w:bodyDiv w:val="1"/>
      <w:marLeft w:val="0"/>
      <w:marRight w:val="0"/>
      <w:marTop w:val="0"/>
      <w:marBottom w:val="0"/>
      <w:divBdr>
        <w:top w:val="none" w:sz="0" w:space="0" w:color="auto"/>
        <w:left w:val="none" w:sz="0" w:space="0" w:color="auto"/>
        <w:bottom w:val="none" w:sz="0" w:space="0" w:color="auto"/>
        <w:right w:val="none" w:sz="0" w:space="0" w:color="auto"/>
      </w:divBdr>
    </w:div>
    <w:div w:id="641619592">
      <w:bodyDiv w:val="1"/>
      <w:marLeft w:val="0"/>
      <w:marRight w:val="0"/>
      <w:marTop w:val="0"/>
      <w:marBottom w:val="0"/>
      <w:divBdr>
        <w:top w:val="none" w:sz="0" w:space="0" w:color="auto"/>
        <w:left w:val="none" w:sz="0" w:space="0" w:color="auto"/>
        <w:bottom w:val="none" w:sz="0" w:space="0" w:color="auto"/>
        <w:right w:val="none" w:sz="0" w:space="0" w:color="auto"/>
      </w:divBdr>
    </w:div>
    <w:div w:id="642121936">
      <w:bodyDiv w:val="1"/>
      <w:marLeft w:val="0"/>
      <w:marRight w:val="0"/>
      <w:marTop w:val="0"/>
      <w:marBottom w:val="0"/>
      <w:divBdr>
        <w:top w:val="none" w:sz="0" w:space="0" w:color="auto"/>
        <w:left w:val="none" w:sz="0" w:space="0" w:color="auto"/>
        <w:bottom w:val="none" w:sz="0" w:space="0" w:color="auto"/>
        <w:right w:val="none" w:sz="0" w:space="0" w:color="auto"/>
      </w:divBdr>
    </w:div>
    <w:div w:id="642465599">
      <w:bodyDiv w:val="1"/>
      <w:marLeft w:val="0"/>
      <w:marRight w:val="0"/>
      <w:marTop w:val="0"/>
      <w:marBottom w:val="0"/>
      <w:divBdr>
        <w:top w:val="none" w:sz="0" w:space="0" w:color="auto"/>
        <w:left w:val="none" w:sz="0" w:space="0" w:color="auto"/>
        <w:bottom w:val="none" w:sz="0" w:space="0" w:color="auto"/>
        <w:right w:val="none" w:sz="0" w:space="0" w:color="auto"/>
      </w:divBdr>
    </w:div>
    <w:div w:id="642926213">
      <w:bodyDiv w:val="1"/>
      <w:marLeft w:val="0"/>
      <w:marRight w:val="0"/>
      <w:marTop w:val="0"/>
      <w:marBottom w:val="0"/>
      <w:divBdr>
        <w:top w:val="none" w:sz="0" w:space="0" w:color="auto"/>
        <w:left w:val="none" w:sz="0" w:space="0" w:color="auto"/>
        <w:bottom w:val="none" w:sz="0" w:space="0" w:color="auto"/>
        <w:right w:val="none" w:sz="0" w:space="0" w:color="auto"/>
      </w:divBdr>
    </w:div>
    <w:div w:id="642929667">
      <w:bodyDiv w:val="1"/>
      <w:marLeft w:val="0"/>
      <w:marRight w:val="0"/>
      <w:marTop w:val="0"/>
      <w:marBottom w:val="0"/>
      <w:divBdr>
        <w:top w:val="none" w:sz="0" w:space="0" w:color="auto"/>
        <w:left w:val="none" w:sz="0" w:space="0" w:color="auto"/>
        <w:bottom w:val="none" w:sz="0" w:space="0" w:color="auto"/>
        <w:right w:val="none" w:sz="0" w:space="0" w:color="auto"/>
      </w:divBdr>
    </w:div>
    <w:div w:id="643241132">
      <w:bodyDiv w:val="1"/>
      <w:marLeft w:val="0"/>
      <w:marRight w:val="0"/>
      <w:marTop w:val="0"/>
      <w:marBottom w:val="0"/>
      <w:divBdr>
        <w:top w:val="none" w:sz="0" w:space="0" w:color="auto"/>
        <w:left w:val="none" w:sz="0" w:space="0" w:color="auto"/>
        <w:bottom w:val="none" w:sz="0" w:space="0" w:color="auto"/>
        <w:right w:val="none" w:sz="0" w:space="0" w:color="auto"/>
      </w:divBdr>
    </w:div>
    <w:div w:id="643774733">
      <w:bodyDiv w:val="1"/>
      <w:marLeft w:val="0"/>
      <w:marRight w:val="0"/>
      <w:marTop w:val="0"/>
      <w:marBottom w:val="0"/>
      <w:divBdr>
        <w:top w:val="none" w:sz="0" w:space="0" w:color="auto"/>
        <w:left w:val="none" w:sz="0" w:space="0" w:color="auto"/>
        <w:bottom w:val="none" w:sz="0" w:space="0" w:color="auto"/>
        <w:right w:val="none" w:sz="0" w:space="0" w:color="auto"/>
      </w:divBdr>
    </w:div>
    <w:div w:id="643853201">
      <w:bodyDiv w:val="1"/>
      <w:marLeft w:val="0"/>
      <w:marRight w:val="0"/>
      <w:marTop w:val="0"/>
      <w:marBottom w:val="0"/>
      <w:divBdr>
        <w:top w:val="none" w:sz="0" w:space="0" w:color="auto"/>
        <w:left w:val="none" w:sz="0" w:space="0" w:color="auto"/>
        <w:bottom w:val="none" w:sz="0" w:space="0" w:color="auto"/>
        <w:right w:val="none" w:sz="0" w:space="0" w:color="auto"/>
      </w:divBdr>
    </w:div>
    <w:div w:id="643974421">
      <w:bodyDiv w:val="1"/>
      <w:marLeft w:val="0"/>
      <w:marRight w:val="0"/>
      <w:marTop w:val="0"/>
      <w:marBottom w:val="0"/>
      <w:divBdr>
        <w:top w:val="none" w:sz="0" w:space="0" w:color="auto"/>
        <w:left w:val="none" w:sz="0" w:space="0" w:color="auto"/>
        <w:bottom w:val="none" w:sz="0" w:space="0" w:color="auto"/>
        <w:right w:val="none" w:sz="0" w:space="0" w:color="auto"/>
      </w:divBdr>
    </w:div>
    <w:div w:id="644165234">
      <w:bodyDiv w:val="1"/>
      <w:marLeft w:val="0"/>
      <w:marRight w:val="0"/>
      <w:marTop w:val="0"/>
      <w:marBottom w:val="0"/>
      <w:divBdr>
        <w:top w:val="none" w:sz="0" w:space="0" w:color="auto"/>
        <w:left w:val="none" w:sz="0" w:space="0" w:color="auto"/>
        <w:bottom w:val="none" w:sz="0" w:space="0" w:color="auto"/>
        <w:right w:val="none" w:sz="0" w:space="0" w:color="auto"/>
      </w:divBdr>
    </w:div>
    <w:div w:id="644630555">
      <w:bodyDiv w:val="1"/>
      <w:marLeft w:val="0"/>
      <w:marRight w:val="0"/>
      <w:marTop w:val="0"/>
      <w:marBottom w:val="0"/>
      <w:divBdr>
        <w:top w:val="none" w:sz="0" w:space="0" w:color="auto"/>
        <w:left w:val="none" w:sz="0" w:space="0" w:color="auto"/>
        <w:bottom w:val="none" w:sz="0" w:space="0" w:color="auto"/>
        <w:right w:val="none" w:sz="0" w:space="0" w:color="auto"/>
      </w:divBdr>
    </w:div>
    <w:div w:id="645472260">
      <w:bodyDiv w:val="1"/>
      <w:marLeft w:val="0"/>
      <w:marRight w:val="0"/>
      <w:marTop w:val="0"/>
      <w:marBottom w:val="0"/>
      <w:divBdr>
        <w:top w:val="none" w:sz="0" w:space="0" w:color="auto"/>
        <w:left w:val="none" w:sz="0" w:space="0" w:color="auto"/>
        <w:bottom w:val="none" w:sz="0" w:space="0" w:color="auto"/>
        <w:right w:val="none" w:sz="0" w:space="0" w:color="auto"/>
      </w:divBdr>
    </w:div>
    <w:div w:id="645472414">
      <w:bodyDiv w:val="1"/>
      <w:marLeft w:val="0"/>
      <w:marRight w:val="0"/>
      <w:marTop w:val="0"/>
      <w:marBottom w:val="0"/>
      <w:divBdr>
        <w:top w:val="none" w:sz="0" w:space="0" w:color="auto"/>
        <w:left w:val="none" w:sz="0" w:space="0" w:color="auto"/>
        <w:bottom w:val="none" w:sz="0" w:space="0" w:color="auto"/>
        <w:right w:val="none" w:sz="0" w:space="0" w:color="auto"/>
      </w:divBdr>
    </w:div>
    <w:div w:id="646206466">
      <w:bodyDiv w:val="1"/>
      <w:marLeft w:val="0"/>
      <w:marRight w:val="0"/>
      <w:marTop w:val="0"/>
      <w:marBottom w:val="0"/>
      <w:divBdr>
        <w:top w:val="none" w:sz="0" w:space="0" w:color="auto"/>
        <w:left w:val="none" w:sz="0" w:space="0" w:color="auto"/>
        <w:bottom w:val="none" w:sz="0" w:space="0" w:color="auto"/>
        <w:right w:val="none" w:sz="0" w:space="0" w:color="auto"/>
      </w:divBdr>
    </w:div>
    <w:div w:id="646276120">
      <w:bodyDiv w:val="1"/>
      <w:marLeft w:val="0"/>
      <w:marRight w:val="0"/>
      <w:marTop w:val="0"/>
      <w:marBottom w:val="0"/>
      <w:divBdr>
        <w:top w:val="none" w:sz="0" w:space="0" w:color="auto"/>
        <w:left w:val="none" w:sz="0" w:space="0" w:color="auto"/>
        <w:bottom w:val="none" w:sz="0" w:space="0" w:color="auto"/>
        <w:right w:val="none" w:sz="0" w:space="0" w:color="auto"/>
      </w:divBdr>
    </w:div>
    <w:div w:id="646593124">
      <w:bodyDiv w:val="1"/>
      <w:marLeft w:val="0"/>
      <w:marRight w:val="0"/>
      <w:marTop w:val="0"/>
      <w:marBottom w:val="0"/>
      <w:divBdr>
        <w:top w:val="none" w:sz="0" w:space="0" w:color="auto"/>
        <w:left w:val="none" w:sz="0" w:space="0" w:color="auto"/>
        <w:bottom w:val="none" w:sz="0" w:space="0" w:color="auto"/>
        <w:right w:val="none" w:sz="0" w:space="0" w:color="auto"/>
      </w:divBdr>
    </w:div>
    <w:div w:id="646712993">
      <w:bodyDiv w:val="1"/>
      <w:marLeft w:val="0"/>
      <w:marRight w:val="0"/>
      <w:marTop w:val="0"/>
      <w:marBottom w:val="0"/>
      <w:divBdr>
        <w:top w:val="none" w:sz="0" w:space="0" w:color="auto"/>
        <w:left w:val="none" w:sz="0" w:space="0" w:color="auto"/>
        <w:bottom w:val="none" w:sz="0" w:space="0" w:color="auto"/>
        <w:right w:val="none" w:sz="0" w:space="0" w:color="auto"/>
      </w:divBdr>
    </w:div>
    <w:div w:id="647173135">
      <w:bodyDiv w:val="1"/>
      <w:marLeft w:val="0"/>
      <w:marRight w:val="0"/>
      <w:marTop w:val="0"/>
      <w:marBottom w:val="0"/>
      <w:divBdr>
        <w:top w:val="none" w:sz="0" w:space="0" w:color="auto"/>
        <w:left w:val="none" w:sz="0" w:space="0" w:color="auto"/>
        <w:bottom w:val="none" w:sz="0" w:space="0" w:color="auto"/>
        <w:right w:val="none" w:sz="0" w:space="0" w:color="auto"/>
      </w:divBdr>
    </w:div>
    <w:div w:id="647593555">
      <w:bodyDiv w:val="1"/>
      <w:marLeft w:val="0"/>
      <w:marRight w:val="0"/>
      <w:marTop w:val="0"/>
      <w:marBottom w:val="0"/>
      <w:divBdr>
        <w:top w:val="none" w:sz="0" w:space="0" w:color="auto"/>
        <w:left w:val="none" w:sz="0" w:space="0" w:color="auto"/>
        <w:bottom w:val="none" w:sz="0" w:space="0" w:color="auto"/>
        <w:right w:val="none" w:sz="0" w:space="0" w:color="auto"/>
      </w:divBdr>
    </w:div>
    <w:div w:id="648284369">
      <w:bodyDiv w:val="1"/>
      <w:marLeft w:val="0"/>
      <w:marRight w:val="0"/>
      <w:marTop w:val="0"/>
      <w:marBottom w:val="0"/>
      <w:divBdr>
        <w:top w:val="none" w:sz="0" w:space="0" w:color="auto"/>
        <w:left w:val="none" w:sz="0" w:space="0" w:color="auto"/>
        <w:bottom w:val="none" w:sz="0" w:space="0" w:color="auto"/>
        <w:right w:val="none" w:sz="0" w:space="0" w:color="auto"/>
      </w:divBdr>
    </w:div>
    <w:div w:id="648873877">
      <w:bodyDiv w:val="1"/>
      <w:marLeft w:val="0"/>
      <w:marRight w:val="0"/>
      <w:marTop w:val="0"/>
      <w:marBottom w:val="0"/>
      <w:divBdr>
        <w:top w:val="none" w:sz="0" w:space="0" w:color="auto"/>
        <w:left w:val="none" w:sz="0" w:space="0" w:color="auto"/>
        <w:bottom w:val="none" w:sz="0" w:space="0" w:color="auto"/>
        <w:right w:val="none" w:sz="0" w:space="0" w:color="auto"/>
      </w:divBdr>
    </w:div>
    <w:div w:id="649213142">
      <w:bodyDiv w:val="1"/>
      <w:marLeft w:val="0"/>
      <w:marRight w:val="0"/>
      <w:marTop w:val="0"/>
      <w:marBottom w:val="0"/>
      <w:divBdr>
        <w:top w:val="none" w:sz="0" w:space="0" w:color="auto"/>
        <w:left w:val="none" w:sz="0" w:space="0" w:color="auto"/>
        <w:bottom w:val="none" w:sz="0" w:space="0" w:color="auto"/>
        <w:right w:val="none" w:sz="0" w:space="0" w:color="auto"/>
      </w:divBdr>
    </w:div>
    <w:div w:id="649675984">
      <w:bodyDiv w:val="1"/>
      <w:marLeft w:val="0"/>
      <w:marRight w:val="0"/>
      <w:marTop w:val="0"/>
      <w:marBottom w:val="0"/>
      <w:divBdr>
        <w:top w:val="none" w:sz="0" w:space="0" w:color="auto"/>
        <w:left w:val="none" w:sz="0" w:space="0" w:color="auto"/>
        <w:bottom w:val="none" w:sz="0" w:space="0" w:color="auto"/>
        <w:right w:val="none" w:sz="0" w:space="0" w:color="auto"/>
      </w:divBdr>
    </w:div>
    <w:div w:id="650016525">
      <w:bodyDiv w:val="1"/>
      <w:marLeft w:val="0"/>
      <w:marRight w:val="0"/>
      <w:marTop w:val="0"/>
      <w:marBottom w:val="0"/>
      <w:divBdr>
        <w:top w:val="none" w:sz="0" w:space="0" w:color="auto"/>
        <w:left w:val="none" w:sz="0" w:space="0" w:color="auto"/>
        <w:bottom w:val="none" w:sz="0" w:space="0" w:color="auto"/>
        <w:right w:val="none" w:sz="0" w:space="0" w:color="auto"/>
      </w:divBdr>
    </w:div>
    <w:div w:id="650059795">
      <w:bodyDiv w:val="1"/>
      <w:marLeft w:val="0"/>
      <w:marRight w:val="0"/>
      <w:marTop w:val="0"/>
      <w:marBottom w:val="0"/>
      <w:divBdr>
        <w:top w:val="none" w:sz="0" w:space="0" w:color="auto"/>
        <w:left w:val="none" w:sz="0" w:space="0" w:color="auto"/>
        <w:bottom w:val="none" w:sz="0" w:space="0" w:color="auto"/>
        <w:right w:val="none" w:sz="0" w:space="0" w:color="auto"/>
      </w:divBdr>
    </w:div>
    <w:div w:id="650208239">
      <w:bodyDiv w:val="1"/>
      <w:marLeft w:val="0"/>
      <w:marRight w:val="0"/>
      <w:marTop w:val="0"/>
      <w:marBottom w:val="0"/>
      <w:divBdr>
        <w:top w:val="none" w:sz="0" w:space="0" w:color="auto"/>
        <w:left w:val="none" w:sz="0" w:space="0" w:color="auto"/>
        <w:bottom w:val="none" w:sz="0" w:space="0" w:color="auto"/>
        <w:right w:val="none" w:sz="0" w:space="0" w:color="auto"/>
      </w:divBdr>
    </w:div>
    <w:div w:id="650518684">
      <w:bodyDiv w:val="1"/>
      <w:marLeft w:val="0"/>
      <w:marRight w:val="0"/>
      <w:marTop w:val="0"/>
      <w:marBottom w:val="0"/>
      <w:divBdr>
        <w:top w:val="none" w:sz="0" w:space="0" w:color="auto"/>
        <w:left w:val="none" w:sz="0" w:space="0" w:color="auto"/>
        <w:bottom w:val="none" w:sz="0" w:space="0" w:color="auto"/>
        <w:right w:val="none" w:sz="0" w:space="0" w:color="auto"/>
      </w:divBdr>
    </w:div>
    <w:div w:id="651376072">
      <w:bodyDiv w:val="1"/>
      <w:marLeft w:val="0"/>
      <w:marRight w:val="0"/>
      <w:marTop w:val="0"/>
      <w:marBottom w:val="0"/>
      <w:divBdr>
        <w:top w:val="none" w:sz="0" w:space="0" w:color="auto"/>
        <w:left w:val="none" w:sz="0" w:space="0" w:color="auto"/>
        <w:bottom w:val="none" w:sz="0" w:space="0" w:color="auto"/>
        <w:right w:val="none" w:sz="0" w:space="0" w:color="auto"/>
      </w:divBdr>
    </w:div>
    <w:div w:id="651830634">
      <w:bodyDiv w:val="1"/>
      <w:marLeft w:val="0"/>
      <w:marRight w:val="0"/>
      <w:marTop w:val="0"/>
      <w:marBottom w:val="0"/>
      <w:divBdr>
        <w:top w:val="none" w:sz="0" w:space="0" w:color="auto"/>
        <w:left w:val="none" w:sz="0" w:space="0" w:color="auto"/>
        <w:bottom w:val="none" w:sz="0" w:space="0" w:color="auto"/>
        <w:right w:val="none" w:sz="0" w:space="0" w:color="auto"/>
      </w:divBdr>
    </w:div>
    <w:div w:id="651953816">
      <w:bodyDiv w:val="1"/>
      <w:marLeft w:val="0"/>
      <w:marRight w:val="0"/>
      <w:marTop w:val="0"/>
      <w:marBottom w:val="0"/>
      <w:divBdr>
        <w:top w:val="none" w:sz="0" w:space="0" w:color="auto"/>
        <w:left w:val="none" w:sz="0" w:space="0" w:color="auto"/>
        <w:bottom w:val="none" w:sz="0" w:space="0" w:color="auto"/>
        <w:right w:val="none" w:sz="0" w:space="0" w:color="auto"/>
      </w:divBdr>
    </w:div>
    <w:div w:id="652224514">
      <w:bodyDiv w:val="1"/>
      <w:marLeft w:val="0"/>
      <w:marRight w:val="0"/>
      <w:marTop w:val="0"/>
      <w:marBottom w:val="0"/>
      <w:divBdr>
        <w:top w:val="none" w:sz="0" w:space="0" w:color="auto"/>
        <w:left w:val="none" w:sz="0" w:space="0" w:color="auto"/>
        <w:bottom w:val="none" w:sz="0" w:space="0" w:color="auto"/>
        <w:right w:val="none" w:sz="0" w:space="0" w:color="auto"/>
      </w:divBdr>
    </w:div>
    <w:div w:id="652566866">
      <w:bodyDiv w:val="1"/>
      <w:marLeft w:val="0"/>
      <w:marRight w:val="0"/>
      <w:marTop w:val="0"/>
      <w:marBottom w:val="0"/>
      <w:divBdr>
        <w:top w:val="none" w:sz="0" w:space="0" w:color="auto"/>
        <w:left w:val="none" w:sz="0" w:space="0" w:color="auto"/>
        <w:bottom w:val="none" w:sz="0" w:space="0" w:color="auto"/>
        <w:right w:val="none" w:sz="0" w:space="0" w:color="auto"/>
      </w:divBdr>
    </w:div>
    <w:div w:id="653097636">
      <w:bodyDiv w:val="1"/>
      <w:marLeft w:val="0"/>
      <w:marRight w:val="0"/>
      <w:marTop w:val="0"/>
      <w:marBottom w:val="0"/>
      <w:divBdr>
        <w:top w:val="none" w:sz="0" w:space="0" w:color="auto"/>
        <w:left w:val="none" w:sz="0" w:space="0" w:color="auto"/>
        <w:bottom w:val="none" w:sz="0" w:space="0" w:color="auto"/>
        <w:right w:val="none" w:sz="0" w:space="0" w:color="auto"/>
      </w:divBdr>
    </w:div>
    <w:div w:id="653608972">
      <w:bodyDiv w:val="1"/>
      <w:marLeft w:val="0"/>
      <w:marRight w:val="0"/>
      <w:marTop w:val="0"/>
      <w:marBottom w:val="0"/>
      <w:divBdr>
        <w:top w:val="none" w:sz="0" w:space="0" w:color="auto"/>
        <w:left w:val="none" w:sz="0" w:space="0" w:color="auto"/>
        <w:bottom w:val="none" w:sz="0" w:space="0" w:color="auto"/>
        <w:right w:val="none" w:sz="0" w:space="0" w:color="auto"/>
      </w:divBdr>
    </w:div>
    <w:div w:id="653754258">
      <w:bodyDiv w:val="1"/>
      <w:marLeft w:val="0"/>
      <w:marRight w:val="0"/>
      <w:marTop w:val="0"/>
      <w:marBottom w:val="0"/>
      <w:divBdr>
        <w:top w:val="none" w:sz="0" w:space="0" w:color="auto"/>
        <w:left w:val="none" w:sz="0" w:space="0" w:color="auto"/>
        <w:bottom w:val="none" w:sz="0" w:space="0" w:color="auto"/>
        <w:right w:val="none" w:sz="0" w:space="0" w:color="auto"/>
      </w:divBdr>
    </w:div>
    <w:div w:id="654648838">
      <w:bodyDiv w:val="1"/>
      <w:marLeft w:val="0"/>
      <w:marRight w:val="0"/>
      <w:marTop w:val="0"/>
      <w:marBottom w:val="0"/>
      <w:divBdr>
        <w:top w:val="none" w:sz="0" w:space="0" w:color="auto"/>
        <w:left w:val="none" w:sz="0" w:space="0" w:color="auto"/>
        <w:bottom w:val="none" w:sz="0" w:space="0" w:color="auto"/>
        <w:right w:val="none" w:sz="0" w:space="0" w:color="auto"/>
      </w:divBdr>
    </w:div>
    <w:div w:id="654651967">
      <w:bodyDiv w:val="1"/>
      <w:marLeft w:val="0"/>
      <w:marRight w:val="0"/>
      <w:marTop w:val="0"/>
      <w:marBottom w:val="0"/>
      <w:divBdr>
        <w:top w:val="none" w:sz="0" w:space="0" w:color="auto"/>
        <w:left w:val="none" w:sz="0" w:space="0" w:color="auto"/>
        <w:bottom w:val="none" w:sz="0" w:space="0" w:color="auto"/>
        <w:right w:val="none" w:sz="0" w:space="0" w:color="auto"/>
      </w:divBdr>
    </w:div>
    <w:div w:id="654995839">
      <w:bodyDiv w:val="1"/>
      <w:marLeft w:val="0"/>
      <w:marRight w:val="0"/>
      <w:marTop w:val="0"/>
      <w:marBottom w:val="0"/>
      <w:divBdr>
        <w:top w:val="none" w:sz="0" w:space="0" w:color="auto"/>
        <w:left w:val="none" w:sz="0" w:space="0" w:color="auto"/>
        <w:bottom w:val="none" w:sz="0" w:space="0" w:color="auto"/>
        <w:right w:val="none" w:sz="0" w:space="0" w:color="auto"/>
      </w:divBdr>
    </w:div>
    <w:div w:id="655033666">
      <w:bodyDiv w:val="1"/>
      <w:marLeft w:val="0"/>
      <w:marRight w:val="0"/>
      <w:marTop w:val="0"/>
      <w:marBottom w:val="0"/>
      <w:divBdr>
        <w:top w:val="none" w:sz="0" w:space="0" w:color="auto"/>
        <w:left w:val="none" w:sz="0" w:space="0" w:color="auto"/>
        <w:bottom w:val="none" w:sz="0" w:space="0" w:color="auto"/>
        <w:right w:val="none" w:sz="0" w:space="0" w:color="auto"/>
      </w:divBdr>
    </w:div>
    <w:div w:id="655111364">
      <w:bodyDiv w:val="1"/>
      <w:marLeft w:val="0"/>
      <w:marRight w:val="0"/>
      <w:marTop w:val="0"/>
      <w:marBottom w:val="0"/>
      <w:divBdr>
        <w:top w:val="none" w:sz="0" w:space="0" w:color="auto"/>
        <w:left w:val="none" w:sz="0" w:space="0" w:color="auto"/>
        <w:bottom w:val="none" w:sz="0" w:space="0" w:color="auto"/>
        <w:right w:val="none" w:sz="0" w:space="0" w:color="auto"/>
      </w:divBdr>
    </w:div>
    <w:div w:id="655457760">
      <w:bodyDiv w:val="1"/>
      <w:marLeft w:val="0"/>
      <w:marRight w:val="0"/>
      <w:marTop w:val="0"/>
      <w:marBottom w:val="0"/>
      <w:divBdr>
        <w:top w:val="none" w:sz="0" w:space="0" w:color="auto"/>
        <w:left w:val="none" w:sz="0" w:space="0" w:color="auto"/>
        <w:bottom w:val="none" w:sz="0" w:space="0" w:color="auto"/>
        <w:right w:val="none" w:sz="0" w:space="0" w:color="auto"/>
      </w:divBdr>
    </w:div>
    <w:div w:id="655768486">
      <w:bodyDiv w:val="1"/>
      <w:marLeft w:val="0"/>
      <w:marRight w:val="0"/>
      <w:marTop w:val="0"/>
      <w:marBottom w:val="0"/>
      <w:divBdr>
        <w:top w:val="none" w:sz="0" w:space="0" w:color="auto"/>
        <w:left w:val="none" w:sz="0" w:space="0" w:color="auto"/>
        <w:bottom w:val="none" w:sz="0" w:space="0" w:color="auto"/>
        <w:right w:val="none" w:sz="0" w:space="0" w:color="auto"/>
      </w:divBdr>
    </w:div>
    <w:div w:id="655914791">
      <w:bodyDiv w:val="1"/>
      <w:marLeft w:val="0"/>
      <w:marRight w:val="0"/>
      <w:marTop w:val="0"/>
      <w:marBottom w:val="0"/>
      <w:divBdr>
        <w:top w:val="none" w:sz="0" w:space="0" w:color="auto"/>
        <w:left w:val="none" w:sz="0" w:space="0" w:color="auto"/>
        <w:bottom w:val="none" w:sz="0" w:space="0" w:color="auto"/>
        <w:right w:val="none" w:sz="0" w:space="0" w:color="auto"/>
      </w:divBdr>
    </w:div>
    <w:div w:id="656110129">
      <w:bodyDiv w:val="1"/>
      <w:marLeft w:val="0"/>
      <w:marRight w:val="0"/>
      <w:marTop w:val="0"/>
      <w:marBottom w:val="0"/>
      <w:divBdr>
        <w:top w:val="none" w:sz="0" w:space="0" w:color="auto"/>
        <w:left w:val="none" w:sz="0" w:space="0" w:color="auto"/>
        <w:bottom w:val="none" w:sz="0" w:space="0" w:color="auto"/>
        <w:right w:val="none" w:sz="0" w:space="0" w:color="auto"/>
      </w:divBdr>
    </w:div>
    <w:div w:id="656229620">
      <w:bodyDiv w:val="1"/>
      <w:marLeft w:val="0"/>
      <w:marRight w:val="0"/>
      <w:marTop w:val="0"/>
      <w:marBottom w:val="0"/>
      <w:divBdr>
        <w:top w:val="none" w:sz="0" w:space="0" w:color="auto"/>
        <w:left w:val="none" w:sz="0" w:space="0" w:color="auto"/>
        <w:bottom w:val="none" w:sz="0" w:space="0" w:color="auto"/>
        <w:right w:val="none" w:sz="0" w:space="0" w:color="auto"/>
      </w:divBdr>
    </w:div>
    <w:div w:id="656500425">
      <w:bodyDiv w:val="1"/>
      <w:marLeft w:val="0"/>
      <w:marRight w:val="0"/>
      <w:marTop w:val="0"/>
      <w:marBottom w:val="0"/>
      <w:divBdr>
        <w:top w:val="none" w:sz="0" w:space="0" w:color="auto"/>
        <w:left w:val="none" w:sz="0" w:space="0" w:color="auto"/>
        <w:bottom w:val="none" w:sz="0" w:space="0" w:color="auto"/>
        <w:right w:val="none" w:sz="0" w:space="0" w:color="auto"/>
      </w:divBdr>
    </w:div>
    <w:div w:id="656804305">
      <w:bodyDiv w:val="1"/>
      <w:marLeft w:val="0"/>
      <w:marRight w:val="0"/>
      <w:marTop w:val="0"/>
      <w:marBottom w:val="0"/>
      <w:divBdr>
        <w:top w:val="none" w:sz="0" w:space="0" w:color="auto"/>
        <w:left w:val="none" w:sz="0" w:space="0" w:color="auto"/>
        <w:bottom w:val="none" w:sz="0" w:space="0" w:color="auto"/>
        <w:right w:val="none" w:sz="0" w:space="0" w:color="auto"/>
      </w:divBdr>
    </w:div>
    <w:div w:id="656807926">
      <w:bodyDiv w:val="1"/>
      <w:marLeft w:val="0"/>
      <w:marRight w:val="0"/>
      <w:marTop w:val="0"/>
      <w:marBottom w:val="0"/>
      <w:divBdr>
        <w:top w:val="none" w:sz="0" w:space="0" w:color="auto"/>
        <w:left w:val="none" w:sz="0" w:space="0" w:color="auto"/>
        <w:bottom w:val="none" w:sz="0" w:space="0" w:color="auto"/>
        <w:right w:val="none" w:sz="0" w:space="0" w:color="auto"/>
      </w:divBdr>
    </w:div>
    <w:div w:id="657342755">
      <w:bodyDiv w:val="1"/>
      <w:marLeft w:val="0"/>
      <w:marRight w:val="0"/>
      <w:marTop w:val="0"/>
      <w:marBottom w:val="0"/>
      <w:divBdr>
        <w:top w:val="none" w:sz="0" w:space="0" w:color="auto"/>
        <w:left w:val="none" w:sz="0" w:space="0" w:color="auto"/>
        <w:bottom w:val="none" w:sz="0" w:space="0" w:color="auto"/>
        <w:right w:val="none" w:sz="0" w:space="0" w:color="auto"/>
      </w:divBdr>
    </w:div>
    <w:div w:id="657418375">
      <w:bodyDiv w:val="1"/>
      <w:marLeft w:val="0"/>
      <w:marRight w:val="0"/>
      <w:marTop w:val="0"/>
      <w:marBottom w:val="0"/>
      <w:divBdr>
        <w:top w:val="none" w:sz="0" w:space="0" w:color="auto"/>
        <w:left w:val="none" w:sz="0" w:space="0" w:color="auto"/>
        <w:bottom w:val="none" w:sz="0" w:space="0" w:color="auto"/>
        <w:right w:val="none" w:sz="0" w:space="0" w:color="auto"/>
      </w:divBdr>
    </w:div>
    <w:div w:id="658267961">
      <w:bodyDiv w:val="1"/>
      <w:marLeft w:val="0"/>
      <w:marRight w:val="0"/>
      <w:marTop w:val="0"/>
      <w:marBottom w:val="0"/>
      <w:divBdr>
        <w:top w:val="none" w:sz="0" w:space="0" w:color="auto"/>
        <w:left w:val="none" w:sz="0" w:space="0" w:color="auto"/>
        <w:bottom w:val="none" w:sz="0" w:space="0" w:color="auto"/>
        <w:right w:val="none" w:sz="0" w:space="0" w:color="auto"/>
      </w:divBdr>
    </w:div>
    <w:div w:id="658505910">
      <w:bodyDiv w:val="1"/>
      <w:marLeft w:val="0"/>
      <w:marRight w:val="0"/>
      <w:marTop w:val="0"/>
      <w:marBottom w:val="0"/>
      <w:divBdr>
        <w:top w:val="none" w:sz="0" w:space="0" w:color="auto"/>
        <w:left w:val="none" w:sz="0" w:space="0" w:color="auto"/>
        <w:bottom w:val="none" w:sz="0" w:space="0" w:color="auto"/>
        <w:right w:val="none" w:sz="0" w:space="0" w:color="auto"/>
      </w:divBdr>
    </w:div>
    <w:div w:id="658655877">
      <w:bodyDiv w:val="1"/>
      <w:marLeft w:val="0"/>
      <w:marRight w:val="0"/>
      <w:marTop w:val="0"/>
      <w:marBottom w:val="0"/>
      <w:divBdr>
        <w:top w:val="none" w:sz="0" w:space="0" w:color="auto"/>
        <w:left w:val="none" w:sz="0" w:space="0" w:color="auto"/>
        <w:bottom w:val="none" w:sz="0" w:space="0" w:color="auto"/>
        <w:right w:val="none" w:sz="0" w:space="0" w:color="auto"/>
      </w:divBdr>
    </w:div>
    <w:div w:id="658657145">
      <w:bodyDiv w:val="1"/>
      <w:marLeft w:val="0"/>
      <w:marRight w:val="0"/>
      <w:marTop w:val="0"/>
      <w:marBottom w:val="0"/>
      <w:divBdr>
        <w:top w:val="none" w:sz="0" w:space="0" w:color="auto"/>
        <w:left w:val="none" w:sz="0" w:space="0" w:color="auto"/>
        <w:bottom w:val="none" w:sz="0" w:space="0" w:color="auto"/>
        <w:right w:val="none" w:sz="0" w:space="0" w:color="auto"/>
      </w:divBdr>
    </w:div>
    <w:div w:id="658732598">
      <w:bodyDiv w:val="1"/>
      <w:marLeft w:val="0"/>
      <w:marRight w:val="0"/>
      <w:marTop w:val="0"/>
      <w:marBottom w:val="0"/>
      <w:divBdr>
        <w:top w:val="none" w:sz="0" w:space="0" w:color="auto"/>
        <w:left w:val="none" w:sz="0" w:space="0" w:color="auto"/>
        <w:bottom w:val="none" w:sz="0" w:space="0" w:color="auto"/>
        <w:right w:val="none" w:sz="0" w:space="0" w:color="auto"/>
      </w:divBdr>
    </w:div>
    <w:div w:id="658927093">
      <w:bodyDiv w:val="1"/>
      <w:marLeft w:val="0"/>
      <w:marRight w:val="0"/>
      <w:marTop w:val="0"/>
      <w:marBottom w:val="0"/>
      <w:divBdr>
        <w:top w:val="none" w:sz="0" w:space="0" w:color="auto"/>
        <w:left w:val="none" w:sz="0" w:space="0" w:color="auto"/>
        <w:bottom w:val="none" w:sz="0" w:space="0" w:color="auto"/>
        <w:right w:val="none" w:sz="0" w:space="0" w:color="auto"/>
      </w:divBdr>
    </w:div>
    <w:div w:id="658996333">
      <w:bodyDiv w:val="1"/>
      <w:marLeft w:val="0"/>
      <w:marRight w:val="0"/>
      <w:marTop w:val="0"/>
      <w:marBottom w:val="0"/>
      <w:divBdr>
        <w:top w:val="none" w:sz="0" w:space="0" w:color="auto"/>
        <w:left w:val="none" w:sz="0" w:space="0" w:color="auto"/>
        <w:bottom w:val="none" w:sz="0" w:space="0" w:color="auto"/>
        <w:right w:val="none" w:sz="0" w:space="0" w:color="auto"/>
      </w:divBdr>
    </w:div>
    <w:div w:id="659113556">
      <w:bodyDiv w:val="1"/>
      <w:marLeft w:val="0"/>
      <w:marRight w:val="0"/>
      <w:marTop w:val="0"/>
      <w:marBottom w:val="0"/>
      <w:divBdr>
        <w:top w:val="none" w:sz="0" w:space="0" w:color="auto"/>
        <w:left w:val="none" w:sz="0" w:space="0" w:color="auto"/>
        <w:bottom w:val="none" w:sz="0" w:space="0" w:color="auto"/>
        <w:right w:val="none" w:sz="0" w:space="0" w:color="auto"/>
      </w:divBdr>
    </w:div>
    <w:div w:id="659117783">
      <w:bodyDiv w:val="1"/>
      <w:marLeft w:val="0"/>
      <w:marRight w:val="0"/>
      <w:marTop w:val="0"/>
      <w:marBottom w:val="0"/>
      <w:divBdr>
        <w:top w:val="none" w:sz="0" w:space="0" w:color="auto"/>
        <w:left w:val="none" w:sz="0" w:space="0" w:color="auto"/>
        <w:bottom w:val="none" w:sz="0" w:space="0" w:color="auto"/>
        <w:right w:val="none" w:sz="0" w:space="0" w:color="auto"/>
      </w:divBdr>
    </w:div>
    <w:div w:id="660041067">
      <w:bodyDiv w:val="1"/>
      <w:marLeft w:val="0"/>
      <w:marRight w:val="0"/>
      <w:marTop w:val="0"/>
      <w:marBottom w:val="0"/>
      <w:divBdr>
        <w:top w:val="none" w:sz="0" w:space="0" w:color="auto"/>
        <w:left w:val="none" w:sz="0" w:space="0" w:color="auto"/>
        <w:bottom w:val="none" w:sz="0" w:space="0" w:color="auto"/>
        <w:right w:val="none" w:sz="0" w:space="0" w:color="auto"/>
      </w:divBdr>
    </w:div>
    <w:div w:id="661006642">
      <w:bodyDiv w:val="1"/>
      <w:marLeft w:val="0"/>
      <w:marRight w:val="0"/>
      <w:marTop w:val="0"/>
      <w:marBottom w:val="0"/>
      <w:divBdr>
        <w:top w:val="none" w:sz="0" w:space="0" w:color="auto"/>
        <w:left w:val="none" w:sz="0" w:space="0" w:color="auto"/>
        <w:bottom w:val="none" w:sz="0" w:space="0" w:color="auto"/>
        <w:right w:val="none" w:sz="0" w:space="0" w:color="auto"/>
      </w:divBdr>
    </w:div>
    <w:div w:id="662204543">
      <w:bodyDiv w:val="1"/>
      <w:marLeft w:val="0"/>
      <w:marRight w:val="0"/>
      <w:marTop w:val="0"/>
      <w:marBottom w:val="0"/>
      <w:divBdr>
        <w:top w:val="none" w:sz="0" w:space="0" w:color="auto"/>
        <w:left w:val="none" w:sz="0" w:space="0" w:color="auto"/>
        <w:bottom w:val="none" w:sz="0" w:space="0" w:color="auto"/>
        <w:right w:val="none" w:sz="0" w:space="0" w:color="auto"/>
      </w:divBdr>
    </w:div>
    <w:div w:id="662512841">
      <w:bodyDiv w:val="1"/>
      <w:marLeft w:val="0"/>
      <w:marRight w:val="0"/>
      <w:marTop w:val="0"/>
      <w:marBottom w:val="0"/>
      <w:divBdr>
        <w:top w:val="none" w:sz="0" w:space="0" w:color="auto"/>
        <w:left w:val="none" w:sz="0" w:space="0" w:color="auto"/>
        <w:bottom w:val="none" w:sz="0" w:space="0" w:color="auto"/>
        <w:right w:val="none" w:sz="0" w:space="0" w:color="auto"/>
      </w:divBdr>
    </w:div>
    <w:div w:id="662591786">
      <w:bodyDiv w:val="1"/>
      <w:marLeft w:val="0"/>
      <w:marRight w:val="0"/>
      <w:marTop w:val="0"/>
      <w:marBottom w:val="0"/>
      <w:divBdr>
        <w:top w:val="none" w:sz="0" w:space="0" w:color="auto"/>
        <w:left w:val="none" w:sz="0" w:space="0" w:color="auto"/>
        <w:bottom w:val="none" w:sz="0" w:space="0" w:color="auto"/>
        <w:right w:val="none" w:sz="0" w:space="0" w:color="auto"/>
      </w:divBdr>
    </w:div>
    <w:div w:id="663095851">
      <w:bodyDiv w:val="1"/>
      <w:marLeft w:val="0"/>
      <w:marRight w:val="0"/>
      <w:marTop w:val="0"/>
      <w:marBottom w:val="0"/>
      <w:divBdr>
        <w:top w:val="none" w:sz="0" w:space="0" w:color="auto"/>
        <w:left w:val="none" w:sz="0" w:space="0" w:color="auto"/>
        <w:bottom w:val="none" w:sz="0" w:space="0" w:color="auto"/>
        <w:right w:val="none" w:sz="0" w:space="0" w:color="auto"/>
      </w:divBdr>
    </w:div>
    <w:div w:id="663320749">
      <w:bodyDiv w:val="1"/>
      <w:marLeft w:val="0"/>
      <w:marRight w:val="0"/>
      <w:marTop w:val="0"/>
      <w:marBottom w:val="0"/>
      <w:divBdr>
        <w:top w:val="none" w:sz="0" w:space="0" w:color="auto"/>
        <w:left w:val="none" w:sz="0" w:space="0" w:color="auto"/>
        <w:bottom w:val="none" w:sz="0" w:space="0" w:color="auto"/>
        <w:right w:val="none" w:sz="0" w:space="0" w:color="auto"/>
      </w:divBdr>
    </w:div>
    <w:div w:id="663434367">
      <w:bodyDiv w:val="1"/>
      <w:marLeft w:val="0"/>
      <w:marRight w:val="0"/>
      <w:marTop w:val="0"/>
      <w:marBottom w:val="0"/>
      <w:divBdr>
        <w:top w:val="none" w:sz="0" w:space="0" w:color="auto"/>
        <w:left w:val="none" w:sz="0" w:space="0" w:color="auto"/>
        <w:bottom w:val="none" w:sz="0" w:space="0" w:color="auto"/>
        <w:right w:val="none" w:sz="0" w:space="0" w:color="auto"/>
      </w:divBdr>
    </w:div>
    <w:div w:id="663751698">
      <w:bodyDiv w:val="1"/>
      <w:marLeft w:val="0"/>
      <w:marRight w:val="0"/>
      <w:marTop w:val="0"/>
      <w:marBottom w:val="0"/>
      <w:divBdr>
        <w:top w:val="none" w:sz="0" w:space="0" w:color="auto"/>
        <w:left w:val="none" w:sz="0" w:space="0" w:color="auto"/>
        <w:bottom w:val="none" w:sz="0" w:space="0" w:color="auto"/>
        <w:right w:val="none" w:sz="0" w:space="0" w:color="auto"/>
      </w:divBdr>
    </w:div>
    <w:div w:id="663779875">
      <w:bodyDiv w:val="1"/>
      <w:marLeft w:val="0"/>
      <w:marRight w:val="0"/>
      <w:marTop w:val="0"/>
      <w:marBottom w:val="0"/>
      <w:divBdr>
        <w:top w:val="none" w:sz="0" w:space="0" w:color="auto"/>
        <w:left w:val="none" w:sz="0" w:space="0" w:color="auto"/>
        <w:bottom w:val="none" w:sz="0" w:space="0" w:color="auto"/>
        <w:right w:val="none" w:sz="0" w:space="0" w:color="auto"/>
      </w:divBdr>
    </w:div>
    <w:div w:id="663901246">
      <w:bodyDiv w:val="1"/>
      <w:marLeft w:val="0"/>
      <w:marRight w:val="0"/>
      <w:marTop w:val="0"/>
      <w:marBottom w:val="0"/>
      <w:divBdr>
        <w:top w:val="none" w:sz="0" w:space="0" w:color="auto"/>
        <w:left w:val="none" w:sz="0" w:space="0" w:color="auto"/>
        <w:bottom w:val="none" w:sz="0" w:space="0" w:color="auto"/>
        <w:right w:val="none" w:sz="0" w:space="0" w:color="auto"/>
      </w:divBdr>
    </w:div>
    <w:div w:id="664280547">
      <w:bodyDiv w:val="1"/>
      <w:marLeft w:val="0"/>
      <w:marRight w:val="0"/>
      <w:marTop w:val="0"/>
      <w:marBottom w:val="0"/>
      <w:divBdr>
        <w:top w:val="none" w:sz="0" w:space="0" w:color="auto"/>
        <w:left w:val="none" w:sz="0" w:space="0" w:color="auto"/>
        <w:bottom w:val="none" w:sz="0" w:space="0" w:color="auto"/>
        <w:right w:val="none" w:sz="0" w:space="0" w:color="auto"/>
      </w:divBdr>
    </w:div>
    <w:div w:id="664360908">
      <w:bodyDiv w:val="1"/>
      <w:marLeft w:val="0"/>
      <w:marRight w:val="0"/>
      <w:marTop w:val="0"/>
      <w:marBottom w:val="0"/>
      <w:divBdr>
        <w:top w:val="none" w:sz="0" w:space="0" w:color="auto"/>
        <w:left w:val="none" w:sz="0" w:space="0" w:color="auto"/>
        <w:bottom w:val="none" w:sz="0" w:space="0" w:color="auto"/>
        <w:right w:val="none" w:sz="0" w:space="0" w:color="auto"/>
      </w:divBdr>
    </w:div>
    <w:div w:id="664436470">
      <w:bodyDiv w:val="1"/>
      <w:marLeft w:val="0"/>
      <w:marRight w:val="0"/>
      <w:marTop w:val="0"/>
      <w:marBottom w:val="0"/>
      <w:divBdr>
        <w:top w:val="none" w:sz="0" w:space="0" w:color="auto"/>
        <w:left w:val="none" w:sz="0" w:space="0" w:color="auto"/>
        <w:bottom w:val="none" w:sz="0" w:space="0" w:color="auto"/>
        <w:right w:val="none" w:sz="0" w:space="0" w:color="auto"/>
      </w:divBdr>
    </w:div>
    <w:div w:id="664626318">
      <w:bodyDiv w:val="1"/>
      <w:marLeft w:val="0"/>
      <w:marRight w:val="0"/>
      <w:marTop w:val="0"/>
      <w:marBottom w:val="0"/>
      <w:divBdr>
        <w:top w:val="none" w:sz="0" w:space="0" w:color="auto"/>
        <w:left w:val="none" w:sz="0" w:space="0" w:color="auto"/>
        <w:bottom w:val="none" w:sz="0" w:space="0" w:color="auto"/>
        <w:right w:val="none" w:sz="0" w:space="0" w:color="auto"/>
      </w:divBdr>
    </w:div>
    <w:div w:id="664668461">
      <w:bodyDiv w:val="1"/>
      <w:marLeft w:val="0"/>
      <w:marRight w:val="0"/>
      <w:marTop w:val="0"/>
      <w:marBottom w:val="0"/>
      <w:divBdr>
        <w:top w:val="none" w:sz="0" w:space="0" w:color="auto"/>
        <w:left w:val="none" w:sz="0" w:space="0" w:color="auto"/>
        <w:bottom w:val="none" w:sz="0" w:space="0" w:color="auto"/>
        <w:right w:val="none" w:sz="0" w:space="0" w:color="auto"/>
      </w:divBdr>
    </w:div>
    <w:div w:id="664671409">
      <w:bodyDiv w:val="1"/>
      <w:marLeft w:val="0"/>
      <w:marRight w:val="0"/>
      <w:marTop w:val="0"/>
      <w:marBottom w:val="0"/>
      <w:divBdr>
        <w:top w:val="none" w:sz="0" w:space="0" w:color="auto"/>
        <w:left w:val="none" w:sz="0" w:space="0" w:color="auto"/>
        <w:bottom w:val="none" w:sz="0" w:space="0" w:color="auto"/>
        <w:right w:val="none" w:sz="0" w:space="0" w:color="auto"/>
      </w:divBdr>
    </w:div>
    <w:div w:id="664742840">
      <w:bodyDiv w:val="1"/>
      <w:marLeft w:val="0"/>
      <w:marRight w:val="0"/>
      <w:marTop w:val="0"/>
      <w:marBottom w:val="0"/>
      <w:divBdr>
        <w:top w:val="none" w:sz="0" w:space="0" w:color="auto"/>
        <w:left w:val="none" w:sz="0" w:space="0" w:color="auto"/>
        <w:bottom w:val="none" w:sz="0" w:space="0" w:color="auto"/>
        <w:right w:val="none" w:sz="0" w:space="0" w:color="auto"/>
      </w:divBdr>
    </w:div>
    <w:div w:id="665522014">
      <w:bodyDiv w:val="1"/>
      <w:marLeft w:val="0"/>
      <w:marRight w:val="0"/>
      <w:marTop w:val="0"/>
      <w:marBottom w:val="0"/>
      <w:divBdr>
        <w:top w:val="none" w:sz="0" w:space="0" w:color="auto"/>
        <w:left w:val="none" w:sz="0" w:space="0" w:color="auto"/>
        <w:bottom w:val="none" w:sz="0" w:space="0" w:color="auto"/>
        <w:right w:val="none" w:sz="0" w:space="0" w:color="auto"/>
      </w:divBdr>
    </w:div>
    <w:div w:id="665590979">
      <w:bodyDiv w:val="1"/>
      <w:marLeft w:val="0"/>
      <w:marRight w:val="0"/>
      <w:marTop w:val="0"/>
      <w:marBottom w:val="0"/>
      <w:divBdr>
        <w:top w:val="none" w:sz="0" w:space="0" w:color="auto"/>
        <w:left w:val="none" w:sz="0" w:space="0" w:color="auto"/>
        <w:bottom w:val="none" w:sz="0" w:space="0" w:color="auto"/>
        <w:right w:val="none" w:sz="0" w:space="0" w:color="auto"/>
      </w:divBdr>
    </w:div>
    <w:div w:id="665866190">
      <w:bodyDiv w:val="1"/>
      <w:marLeft w:val="0"/>
      <w:marRight w:val="0"/>
      <w:marTop w:val="0"/>
      <w:marBottom w:val="0"/>
      <w:divBdr>
        <w:top w:val="none" w:sz="0" w:space="0" w:color="auto"/>
        <w:left w:val="none" w:sz="0" w:space="0" w:color="auto"/>
        <w:bottom w:val="none" w:sz="0" w:space="0" w:color="auto"/>
        <w:right w:val="none" w:sz="0" w:space="0" w:color="auto"/>
      </w:divBdr>
    </w:div>
    <w:div w:id="665941541">
      <w:bodyDiv w:val="1"/>
      <w:marLeft w:val="0"/>
      <w:marRight w:val="0"/>
      <w:marTop w:val="0"/>
      <w:marBottom w:val="0"/>
      <w:divBdr>
        <w:top w:val="none" w:sz="0" w:space="0" w:color="auto"/>
        <w:left w:val="none" w:sz="0" w:space="0" w:color="auto"/>
        <w:bottom w:val="none" w:sz="0" w:space="0" w:color="auto"/>
        <w:right w:val="none" w:sz="0" w:space="0" w:color="auto"/>
      </w:divBdr>
    </w:div>
    <w:div w:id="666598117">
      <w:bodyDiv w:val="1"/>
      <w:marLeft w:val="0"/>
      <w:marRight w:val="0"/>
      <w:marTop w:val="0"/>
      <w:marBottom w:val="0"/>
      <w:divBdr>
        <w:top w:val="none" w:sz="0" w:space="0" w:color="auto"/>
        <w:left w:val="none" w:sz="0" w:space="0" w:color="auto"/>
        <w:bottom w:val="none" w:sz="0" w:space="0" w:color="auto"/>
        <w:right w:val="none" w:sz="0" w:space="0" w:color="auto"/>
      </w:divBdr>
    </w:div>
    <w:div w:id="666983008">
      <w:bodyDiv w:val="1"/>
      <w:marLeft w:val="0"/>
      <w:marRight w:val="0"/>
      <w:marTop w:val="0"/>
      <w:marBottom w:val="0"/>
      <w:divBdr>
        <w:top w:val="none" w:sz="0" w:space="0" w:color="auto"/>
        <w:left w:val="none" w:sz="0" w:space="0" w:color="auto"/>
        <w:bottom w:val="none" w:sz="0" w:space="0" w:color="auto"/>
        <w:right w:val="none" w:sz="0" w:space="0" w:color="auto"/>
      </w:divBdr>
    </w:div>
    <w:div w:id="667247782">
      <w:bodyDiv w:val="1"/>
      <w:marLeft w:val="0"/>
      <w:marRight w:val="0"/>
      <w:marTop w:val="0"/>
      <w:marBottom w:val="0"/>
      <w:divBdr>
        <w:top w:val="none" w:sz="0" w:space="0" w:color="auto"/>
        <w:left w:val="none" w:sz="0" w:space="0" w:color="auto"/>
        <w:bottom w:val="none" w:sz="0" w:space="0" w:color="auto"/>
        <w:right w:val="none" w:sz="0" w:space="0" w:color="auto"/>
      </w:divBdr>
    </w:div>
    <w:div w:id="667639707">
      <w:bodyDiv w:val="1"/>
      <w:marLeft w:val="0"/>
      <w:marRight w:val="0"/>
      <w:marTop w:val="0"/>
      <w:marBottom w:val="0"/>
      <w:divBdr>
        <w:top w:val="none" w:sz="0" w:space="0" w:color="auto"/>
        <w:left w:val="none" w:sz="0" w:space="0" w:color="auto"/>
        <w:bottom w:val="none" w:sz="0" w:space="0" w:color="auto"/>
        <w:right w:val="none" w:sz="0" w:space="0" w:color="auto"/>
      </w:divBdr>
    </w:div>
    <w:div w:id="668170343">
      <w:bodyDiv w:val="1"/>
      <w:marLeft w:val="0"/>
      <w:marRight w:val="0"/>
      <w:marTop w:val="0"/>
      <w:marBottom w:val="0"/>
      <w:divBdr>
        <w:top w:val="none" w:sz="0" w:space="0" w:color="auto"/>
        <w:left w:val="none" w:sz="0" w:space="0" w:color="auto"/>
        <w:bottom w:val="none" w:sz="0" w:space="0" w:color="auto"/>
        <w:right w:val="none" w:sz="0" w:space="0" w:color="auto"/>
      </w:divBdr>
    </w:div>
    <w:div w:id="668211636">
      <w:bodyDiv w:val="1"/>
      <w:marLeft w:val="0"/>
      <w:marRight w:val="0"/>
      <w:marTop w:val="0"/>
      <w:marBottom w:val="0"/>
      <w:divBdr>
        <w:top w:val="none" w:sz="0" w:space="0" w:color="auto"/>
        <w:left w:val="none" w:sz="0" w:space="0" w:color="auto"/>
        <w:bottom w:val="none" w:sz="0" w:space="0" w:color="auto"/>
        <w:right w:val="none" w:sz="0" w:space="0" w:color="auto"/>
      </w:divBdr>
    </w:div>
    <w:div w:id="668287143">
      <w:bodyDiv w:val="1"/>
      <w:marLeft w:val="0"/>
      <w:marRight w:val="0"/>
      <w:marTop w:val="0"/>
      <w:marBottom w:val="0"/>
      <w:divBdr>
        <w:top w:val="none" w:sz="0" w:space="0" w:color="auto"/>
        <w:left w:val="none" w:sz="0" w:space="0" w:color="auto"/>
        <w:bottom w:val="none" w:sz="0" w:space="0" w:color="auto"/>
        <w:right w:val="none" w:sz="0" w:space="0" w:color="auto"/>
      </w:divBdr>
    </w:div>
    <w:div w:id="668294447">
      <w:bodyDiv w:val="1"/>
      <w:marLeft w:val="0"/>
      <w:marRight w:val="0"/>
      <w:marTop w:val="0"/>
      <w:marBottom w:val="0"/>
      <w:divBdr>
        <w:top w:val="none" w:sz="0" w:space="0" w:color="auto"/>
        <w:left w:val="none" w:sz="0" w:space="0" w:color="auto"/>
        <w:bottom w:val="none" w:sz="0" w:space="0" w:color="auto"/>
        <w:right w:val="none" w:sz="0" w:space="0" w:color="auto"/>
      </w:divBdr>
    </w:div>
    <w:div w:id="668408781">
      <w:bodyDiv w:val="1"/>
      <w:marLeft w:val="0"/>
      <w:marRight w:val="0"/>
      <w:marTop w:val="0"/>
      <w:marBottom w:val="0"/>
      <w:divBdr>
        <w:top w:val="none" w:sz="0" w:space="0" w:color="auto"/>
        <w:left w:val="none" w:sz="0" w:space="0" w:color="auto"/>
        <w:bottom w:val="none" w:sz="0" w:space="0" w:color="auto"/>
        <w:right w:val="none" w:sz="0" w:space="0" w:color="auto"/>
      </w:divBdr>
    </w:div>
    <w:div w:id="668603228">
      <w:bodyDiv w:val="1"/>
      <w:marLeft w:val="0"/>
      <w:marRight w:val="0"/>
      <w:marTop w:val="0"/>
      <w:marBottom w:val="0"/>
      <w:divBdr>
        <w:top w:val="none" w:sz="0" w:space="0" w:color="auto"/>
        <w:left w:val="none" w:sz="0" w:space="0" w:color="auto"/>
        <w:bottom w:val="none" w:sz="0" w:space="0" w:color="auto"/>
        <w:right w:val="none" w:sz="0" w:space="0" w:color="auto"/>
      </w:divBdr>
    </w:div>
    <w:div w:id="670255291">
      <w:bodyDiv w:val="1"/>
      <w:marLeft w:val="0"/>
      <w:marRight w:val="0"/>
      <w:marTop w:val="0"/>
      <w:marBottom w:val="0"/>
      <w:divBdr>
        <w:top w:val="none" w:sz="0" w:space="0" w:color="auto"/>
        <w:left w:val="none" w:sz="0" w:space="0" w:color="auto"/>
        <w:bottom w:val="none" w:sz="0" w:space="0" w:color="auto"/>
        <w:right w:val="none" w:sz="0" w:space="0" w:color="auto"/>
      </w:divBdr>
    </w:div>
    <w:div w:id="670332165">
      <w:bodyDiv w:val="1"/>
      <w:marLeft w:val="0"/>
      <w:marRight w:val="0"/>
      <w:marTop w:val="0"/>
      <w:marBottom w:val="0"/>
      <w:divBdr>
        <w:top w:val="none" w:sz="0" w:space="0" w:color="auto"/>
        <w:left w:val="none" w:sz="0" w:space="0" w:color="auto"/>
        <w:bottom w:val="none" w:sz="0" w:space="0" w:color="auto"/>
        <w:right w:val="none" w:sz="0" w:space="0" w:color="auto"/>
      </w:divBdr>
    </w:div>
    <w:div w:id="670987347">
      <w:bodyDiv w:val="1"/>
      <w:marLeft w:val="0"/>
      <w:marRight w:val="0"/>
      <w:marTop w:val="0"/>
      <w:marBottom w:val="0"/>
      <w:divBdr>
        <w:top w:val="none" w:sz="0" w:space="0" w:color="auto"/>
        <w:left w:val="none" w:sz="0" w:space="0" w:color="auto"/>
        <w:bottom w:val="none" w:sz="0" w:space="0" w:color="auto"/>
        <w:right w:val="none" w:sz="0" w:space="0" w:color="auto"/>
      </w:divBdr>
    </w:div>
    <w:div w:id="671101048">
      <w:bodyDiv w:val="1"/>
      <w:marLeft w:val="0"/>
      <w:marRight w:val="0"/>
      <w:marTop w:val="0"/>
      <w:marBottom w:val="0"/>
      <w:divBdr>
        <w:top w:val="none" w:sz="0" w:space="0" w:color="auto"/>
        <w:left w:val="none" w:sz="0" w:space="0" w:color="auto"/>
        <w:bottom w:val="none" w:sz="0" w:space="0" w:color="auto"/>
        <w:right w:val="none" w:sz="0" w:space="0" w:color="auto"/>
      </w:divBdr>
    </w:div>
    <w:div w:id="671760849">
      <w:bodyDiv w:val="1"/>
      <w:marLeft w:val="0"/>
      <w:marRight w:val="0"/>
      <w:marTop w:val="0"/>
      <w:marBottom w:val="0"/>
      <w:divBdr>
        <w:top w:val="none" w:sz="0" w:space="0" w:color="auto"/>
        <w:left w:val="none" w:sz="0" w:space="0" w:color="auto"/>
        <w:bottom w:val="none" w:sz="0" w:space="0" w:color="auto"/>
        <w:right w:val="none" w:sz="0" w:space="0" w:color="auto"/>
      </w:divBdr>
    </w:div>
    <w:div w:id="672496266">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72758884">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73342995">
      <w:bodyDiv w:val="1"/>
      <w:marLeft w:val="0"/>
      <w:marRight w:val="0"/>
      <w:marTop w:val="0"/>
      <w:marBottom w:val="0"/>
      <w:divBdr>
        <w:top w:val="none" w:sz="0" w:space="0" w:color="auto"/>
        <w:left w:val="none" w:sz="0" w:space="0" w:color="auto"/>
        <w:bottom w:val="none" w:sz="0" w:space="0" w:color="auto"/>
        <w:right w:val="none" w:sz="0" w:space="0" w:color="auto"/>
      </w:divBdr>
    </w:div>
    <w:div w:id="674187827">
      <w:bodyDiv w:val="1"/>
      <w:marLeft w:val="0"/>
      <w:marRight w:val="0"/>
      <w:marTop w:val="0"/>
      <w:marBottom w:val="0"/>
      <w:divBdr>
        <w:top w:val="none" w:sz="0" w:space="0" w:color="auto"/>
        <w:left w:val="none" w:sz="0" w:space="0" w:color="auto"/>
        <w:bottom w:val="none" w:sz="0" w:space="0" w:color="auto"/>
        <w:right w:val="none" w:sz="0" w:space="0" w:color="auto"/>
      </w:divBdr>
    </w:div>
    <w:div w:id="674265192">
      <w:bodyDiv w:val="1"/>
      <w:marLeft w:val="0"/>
      <w:marRight w:val="0"/>
      <w:marTop w:val="0"/>
      <w:marBottom w:val="0"/>
      <w:divBdr>
        <w:top w:val="none" w:sz="0" w:space="0" w:color="auto"/>
        <w:left w:val="none" w:sz="0" w:space="0" w:color="auto"/>
        <w:bottom w:val="none" w:sz="0" w:space="0" w:color="auto"/>
        <w:right w:val="none" w:sz="0" w:space="0" w:color="auto"/>
      </w:divBdr>
    </w:div>
    <w:div w:id="674306282">
      <w:bodyDiv w:val="1"/>
      <w:marLeft w:val="0"/>
      <w:marRight w:val="0"/>
      <w:marTop w:val="0"/>
      <w:marBottom w:val="0"/>
      <w:divBdr>
        <w:top w:val="none" w:sz="0" w:space="0" w:color="auto"/>
        <w:left w:val="none" w:sz="0" w:space="0" w:color="auto"/>
        <w:bottom w:val="none" w:sz="0" w:space="0" w:color="auto"/>
        <w:right w:val="none" w:sz="0" w:space="0" w:color="auto"/>
      </w:divBdr>
    </w:div>
    <w:div w:id="674918967">
      <w:bodyDiv w:val="1"/>
      <w:marLeft w:val="0"/>
      <w:marRight w:val="0"/>
      <w:marTop w:val="0"/>
      <w:marBottom w:val="0"/>
      <w:divBdr>
        <w:top w:val="none" w:sz="0" w:space="0" w:color="auto"/>
        <w:left w:val="none" w:sz="0" w:space="0" w:color="auto"/>
        <w:bottom w:val="none" w:sz="0" w:space="0" w:color="auto"/>
        <w:right w:val="none" w:sz="0" w:space="0" w:color="auto"/>
      </w:divBdr>
    </w:div>
    <w:div w:id="674965417">
      <w:bodyDiv w:val="1"/>
      <w:marLeft w:val="0"/>
      <w:marRight w:val="0"/>
      <w:marTop w:val="0"/>
      <w:marBottom w:val="0"/>
      <w:divBdr>
        <w:top w:val="none" w:sz="0" w:space="0" w:color="auto"/>
        <w:left w:val="none" w:sz="0" w:space="0" w:color="auto"/>
        <w:bottom w:val="none" w:sz="0" w:space="0" w:color="auto"/>
        <w:right w:val="none" w:sz="0" w:space="0" w:color="auto"/>
      </w:divBdr>
    </w:div>
    <w:div w:id="675230971">
      <w:bodyDiv w:val="1"/>
      <w:marLeft w:val="0"/>
      <w:marRight w:val="0"/>
      <w:marTop w:val="0"/>
      <w:marBottom w:val="0"/>
      <w:divBdr>
        <w:top w:val="none" w:sz="0" w:space="0" w:color="auto"/>
        <w:left w:val="none" w:sz="0" w:space="0" w:color="auto"/>
        <w:bottom w:val="none" w:sz="0" w:space="0" w:color="auto"/>
        <w:right w:val="none" w:sz="0" w:space="0" w:color="auto"/>
      </w:divBdr>
    </w:div>
    <w:div w:id="675426084">
      <w:bodyDiv w:val="1"/>
      <w:marLeft w:val="0"/>
      <w:marRight w:val="0"/>
      <w:marTop w:val="0"/>
      <w:marBottom w:val="0"/>
      <w:divBdr>
        <w:top w:val="none" w:sz="0" w:space="0" w:color="auto"/>
        <w:left w:val="none" w:sz="0" w:space="0" w:color="auto"/>
        <w:bottom w:val="none" w:sz="0" w:space="0" w:color="auto"/>
        <w:right w:val="none" w:sz="0" w:space="0" w:color="auto"/>
      </w:divBdr>
    </w:div>
    <w:div w:id="675501864">
      <w:bodyDiv w:val="1"/>
      <w:marLeft w:val="0"/>
      <w:marRight w:val="0"/>
      <w:marTop w:val="0"/>
      <w:marBottom w:val="0"/>
      <w:divBdr>
        <w:top w:val="none" w:sz="0" w:space="0" w:color="auto"/>
        <w:left w:val="none" w:sz="0" w:space="0" w:color="auto"/>
        <w:bottom w:val="none" w:sz="0" w:space="0" w:color="auto"/>
        <w:right w:val="none" w:sz="0" w:space="0" w:color="auto"/>
      </w:divBdr>
    </w:div>
    <w:div w:id="675956732">
      <w:bodyDiv w:val="1"/>
      <w:marLeft w:val="0"/>
      <w:marRight w:val="0"/>
      <w:marTop w:val="0"/>
      <w:marBottom w:val="0"/>
      <w:divBdr>
        <w:top w:val="none" w:sz="0" w:space="0" w:color="auto"/>
        <w:left w:val="none" w:sz="0" w:space="0" w:color="auto"/>
        <w:bottom w:val="none" w:sz="0" w:space="0" w:color="auto"/>
        <w:right w:val="none" w:sz="0" w:space="0" w:color="auto"/>
      </w:divBdr>
    </w:div>
    <w:div w:id="676924440">
      <w:bodyDiv w:val="1"/>
      <w:marLeft w:val="0"/>
      <w:marRight w:val="0"/>
      <w:marTop w:val="0"/>
      <w:marBottom w:val="0"/>
      <w:divBdr>
        <w:top w:val="none" w:sz="0" w:space="0" w:color="auto"/>
        <w:left w:val="none" w:sz="0" w:space="0" w:color="auto"/>
        <w:bottom w:val="none" w:sz="0" w:space="0" w:color="auto"/>
        <w:right w:val="none" w:sz="0" w:space="0" w:color="auto"/>
      </w:divBdr>
    </w:div>
    <w:div w:id="677468286">
      <w:bodyDiv w:val="1"/>
      <w:marLeft w:val="0"/>
      <w:marRight w:val="0"/>
      <w:marTop w:val="0"/>
      <w:marBottom w:val="0"/>
      <w:divBdr>
        <w:top w:val="none" w:sz="0" w:space="0" w:color="auto"/>
        <w:left w:val="none" w:sz="0" w:space="0" w:color="auto"/>
        <w:bottom w:val="none" w:sz="0" w:space="0" w:color="auto"/>
        <w:right w:val="none" w:sz="0" w:space="0" w:color="auto"/>
      </w:divBdr>
    </w:div>
    <w:div w:id="677468723">
      <w:bodyDiv w:val="1"/>
      <w:marLeft w:val="0"/>
      <w:marRight w:val="0"/>
      <w:marTop w:val="0"/>
      <w:marBottom w:val="0"/>
      <w:divBdr>
        <w:top w:val="none" w:sz="0" w:space="0" w:color="auto"/>
        <w:left w:val="none" w:sz="0" w:space="0" w:color="auto"/>
        <w:bottom w:val="none" w:sz="0" w:space="0" w:color="auto"/>
        <w:right w:val="none" w:sz="0" w:space="0" w:color="auto"/>
      </w:divBdr>
    </w:div>
    <w:div w:id="677654780">
      <w:bodyDiv w:val="1"/>
      <w:marLeft w:val="0"/>
      <w:marRight w:val="0"/>
      <w:marTop w:val="0"/>
      <w:marBottom w:val="0"/>
      <w:divBdr>
        <w:top w:val="none" w:sz="0" w:space="0" w:color="auto"/>
        <w:left w:val="none" w:sz="0" w:space="0" w:color="auto"/>
        <w:bottom w:val="none" w:sz="0" w:space="0" w:color="auto"/>
        <w:right w:val="none" w:sz="0" w:space="0" w:color="auto"/>
      </w:divBdr>
    </w:div>
    <w:div w:id="678510238">
      <w:bodyDiv w:val="1"/>
      <w:marLeft w:val="0"/>
      <w:marRight w:val="0"/>
      <w:marTop w:val="0"/>
      <w:marBottom w:val="0"/>
      <w:divBdr>
        <w:top w:val="none" w:sz="0" w:space="0" w:color="auto"/>
        <w:left w:val="none" w:sz="0" w:space="0" w:color="auto"/>
        <w:bottom w:val="none" w:sz="0" w:space="0" w:color="auto"/>
        <w:right w:val="none" w:sz="0" w:space="0" w:color="auto"/>
      </w:divBdr>
    </w:div>
    <w:div w:id="678655783">
      <w:bodyDiv w:val="1"/>
      <w:marLeft w:val="0"/>
      <w:marRight w:val="0"/>
      <w:marTop w:val="0"/>
      <w:marBottom w:val="0"/>
      <w:divBdr>
        <w:top w:val="none" w:sz="0" w:space="0" w:color="auto"/>
        <w:left w:val="none" w:sz="0" w:space="0" w:color="auto"/>
        <w:bottom w:val="none" w:sz="0" w:space="0" w:color="auto"/>
        <w:right w:val="none" w:sz="0" w:space="0" w:color="auto"/>
      </w:divBdr>
    </w:div>
    <w:div w:id="678894594">
      <w:bodyDiv w:val="1"/>
      <w:marLeft w:val="0"/>
      <w:marRight w:val="0"/>
      <w:marTop w:val="0"/>
      <w:marBottom w:val="0"/>
      <w:divBdr>
        <w:top w:val="none" w:sz="0" w:space="0" w:color="auto"/>
        <w:left w:val="none" w:sz="0" w:space="0" w:color="auto"/>
        <w:bottom w:val="none" w:sz="0" w:space="0" w:color="auto"/>
        <w:right w:val="none" w:sz="0" w:space="0" w:color="auto"/>
      </w:divBdr>
    </w:div>
    <w:div w:id="679546838">
      <w:bodyDiv w:val="1"/>
      <w:marLeft w:val="0"/>
      <w:marRight w:val="0"/>
      <w:marTop w:val="0"/>
      <w:marBottom w:val="0"/>
      <w:divBdr>
        <w:top w:val="none" w:sz="0" w:space="0" w:color="auto"/>
        <w:left w:val="none" w:sz="0" w:space="0" w:color="auto"/>
        <w:bottom w:val="none" w:sz="0" w:space="0" w:color="auto"/>
        <w:right w:val="none" w:sz="0" w:space="0" w:color="auto"/>
      </w:divBdr>
    </w:div>
    <w:div w:id="679553616">
      <w:bodyDiv w:val="1"/>
      <w:marLeft w:val="0"/>
      <w:marRight w:val="0"/>
      <w:marTop w:val="0"/>
      <w:marBottom w:val="0"/>
      <w:divBdr>
        <w:top w:val="none" w:sz="0" w:space="0" w:color="auto"/>
        <w:left w:val="none" w:sz="0" w:space="0" w:color="auto"/>
        <w:bottom w:val="none" w:sz="0" w:space="0" w:color="auto"/>
        <w:right w:val="none" w:sz="0" w:space="0" w:color="auto"/>
      </w:divBdr>
    </w:div>
    <w:div w:id="679821159">
      <w:bodyDiv w:val="1"/>
      <w:marLeft w:val="0"/>
      <w:marRight w:val="0"/>
      <w:marTop w:val="0"/>
      <w:marBottom w:val="0"/>
      <w:divBdr>
        <w:top w:val="none" w:sz="0" w:space="0" w:color="auto"/>
        <w:left w:val="none" w:sz="0" w:space="0" w:color="auto"/>
        <w:bottom w:val="none" w:sz="0" w:space="0" w:color="auto"/>
        <w:right w:val="none" w:sz="0" w:space="0" w:color="auto"/>
      </w:divBdr>
    </w:div>
    <w:div w:id="680161193">
      <w:bodyDiv w:val="1"/>
      <w:marLeft w:val="0"/>
      <w:marRight w:val="0"/>
      <w:marTop w:val="0"/>
      <w:marBottom w:val="0"/>
      <w:divBdr>
        <w:top w:val="none" w:sz="0" w:space="0" w:color="auto"/>
        <w:left w:val="none" w:sz="0" w:space="0" w:color="auto"/>
        <w:bottom w:val="none" w:sz="0" w:space="0" w:color="auto"/>
        <w:right w:val="none" w:sz="0" w:space="0" w:color="auto"/>
      </w:divBdr>
    </w:div>
    <w:div w:id="680351361">
      <w:bodyDiv w:val="1"/>
      <w:marLeft w:val="0"/>
      <w:marRight w:val="0"/>
      <w:marTop w:val="0"/>
      <w:marBottom w:val="0"/>
      <w:divBdr>
        <w:top w:val="none" w:sz="0" w:space="0" w:color="auto"/>
        <w:left w:val="none" w:sz="0" w:space="0" w:color="auto"/>
        <w:bottom w:val="none" w:sz="0" w:space="0" w:color="auto"/>
        <w:right w:val="none" w:sz="0" w:space="0" w:color="auto"/>
      </w:divBdr>
    </w:div>
    <w:div w:id="680353869">
      <w:bodyDiv w:val="1"/>
      <w:marLeft w:val="0"/>
      <w:marRight w:val="0"/>
      <w:marTop w:val="0"/>
      <w:marBottom w:val="0"/>
      <w:divBdr>
        <w:top w:val="none" w:sz="0" w:space="0" w:color="auto"/>
        <w:left w:val="none" w:sz="0" w:space="0" w:color="auto"/>
        <w:bottom w:val="none" w:sz="0" w:space="0" w:color="auto"/>
        <w:right w:val="none" w:sz="0" w:space="0" w:color="auto"/>
      </w:divBdr>
    </w:div>
    <w:div w:id="680470034">
      <w:bodyDiv w:val="1"/>
      <w:marLeft w:val="0"/>
      <w:marRight w:val="0"/>
      <w:marTop w:val="0"/>
      <w:marBottom w:val="0"/>
      <w:divBdr>
        <w:top w:val="none" w:sz="0" w:space="0" w:color="auto"/>
        <w:left w:val="none" w:sz="0" w:space="0" w:color="auto"/>
        <w:bottom w:val="none" w:sz="0" w:space="0" w:color="auto"/>
        <w:right w:val="none" w:sz="0" w:space="0" w:color="auto"/>
      </w:divBdr>
    </w:div>
    <w:div w:id="680546360">
      <w:bodyDiv w:val="1"/>
      <w:marLeft w:val="0"/>
      <w:marRight w:val="0"/>
      <w:marTop w:val="0"/>
      <w:marBottom w:val="0"/>
      <w:divBdr>
        <w:top w:val="none" w:sz="0" w:space="0" w:color="auto"/>
        <w:left w:val="none" w:sz="0" w:space="0" w:color="auto"/>
        <w:bottom w:val="none" w:sz="0" w:space="0" w:color="auto"/>
        <w:right w:val="none" w:sz="0" w:space="0" w:color="auto"/>
      </w:divBdr>
    </w:div>
    <w:div w:id="680739132">
      <w:bodyDiv w:val="1"/>
      <w:marLeft w:val="0"/>
      <w:marRight w:val="0"/>
      <w:marTop w:val="0"/>
      <w:marBottom w:val="0"/>
      <w:divBdr>
        <w:top w:val="none" w:sz="0" w:space="0" w:color="auto"/>
        <w:left w:val="none" w:sz="0" w:space="0" w:color="auto"/>
        <w:bottom w:val="none" w:sz="0" w:space="0" w:color="auto"/>
        <w:right w:val="none" w:sz="0" w:space="0" w:color="auto"/>
      </w:divBdr>
    </w:div>
    <w:div w:id="680814982">
      <w:bodyDiv w:val="1"/>
      <w:marLeft w:val="0"/>
      <w:marRight w:val="0"/>
      <w:marTop w:val="0"/>
      <w:marBottom w:val="0"/>
      <w:divBdr>
        <w:top w:val="none" w:sz="0" w:space="0" w:color="auto"/>
        <w:left w:val="none" w:sz="0" w:space="0" w:color="auto"/>
        <w:bottom w:val="none" w:sz="0" w:space="0" w:color="auto"/>
        <w:right w:val="none" w:sz="0" w:space="0" w:color="auto"/>
      </w:divBdr>
    </w:div>
    <w:div w:id="681081015">
      <w:bodyDiv w:val="1"/>
      <w:marLeft w:val="0"/>
      <w:marRight w:val="0"/>
      <w:marTop w:val="0"/>
      <w:marBottom w:val="0"/>
      <w:divBdr>
        <w:top w:val="none" w:sz="0" w:space="0" w:color="auto"/>
        <w:left w:val="none" w:sz="0" w:space="0" w:color="auto"/>
        <w:bottom w:val="none" w:sz="0" w:space="0" w:color="auto"/>
        <w:right w:val="none" w:sz="0" w:space="0" w:color="auto"/>
      </w:divBdr>
    </w:div>
    <w:div w:id="681320036">
      <w:bodyDiv w:val="1"/>
      <w:marLeft w:val="0"/>
      <w:marRight w:val="0"/>
      <w:marTop w:val="0"/>
      <w:marBottom w:val="0"/>
      <w:divBdr>
        <w:top w:val="none" w:sz="0" w:space="0" w:color="auto"/>
        <w:left w:val="none" w:sz="0" w:space="0" w:color="auto"/>
        <w:bottom w:val="none" w:sz="0" w:space="0" w:color="auto"/>
        <w:right w:val="none" w:sz="0" w:space="0" w:color="auto"/>
      </w:divBdr>
    </w:div>
    <w:div w:id="681665691">
      <w:bodyDiv w:val="1"/>
      <w:marLeft w:val="0"/>
      <w:marRight w:val="0"/>
      <w:marTop w:val="0"/>
      <w:marBottom w:val="0"/>
      <w:divBdr>
        <w:top w:val="none" w:sz="0" w:space="0" w:color="auto"/>
        <w:left w:val="none" w:sz="0" w:space="0" w:color="auto"/>
        <w:bottom w:val="none" w:sz="0" w:space="0" w:color="auto"/>
        <w:right w:val="none" w:sz="0" w:space="0" w:color="auto"/>
      </w:divBdr>
    </w:div>
    <w:div w:id="68173710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
    <w:div w:id="682171561">
      <w:bodyDiv w:val="1"/>
      <w:marLeft w:val="0"/>
      <w:marRight w:val="0"/>
      <w:marTop w:val="0"/>
      <w:marBottom w:val="0"/>
      <w:divBdr>
        <w:top w:val="none" w:sz="0" w:space="0" w:color="auto"/>
        <w:left w:val="none" w:sz="0" w:space="0" w:color="auto"/>
        <w:bottom w:val="none" w:sz="0" w:space="0" w:color="auto"/>
        <w:right w:val="none" w:sz="0" w:space="0" w:color="auto"/>
      </w:divBdr>
    </w:div>
    <w:div w:id="682240773">
      <w:bodyDiv w:val="1"/>
      <w:marLeft w:val="0"/>
      <w:marRight w:val="0"/>
      <w:marTop w:val="0"/>
      <w:marBottom w:val="0"/>
      <w:divBdr>
        <w:top w:val="none" w:sz="0" w:space="0" w:color="auto"/>
        <w:left w:val="none" w:sz="0" w:space="0" w:color="auto"/>
        <w:bottom w:val="none" w:sz="0" w:space="0" w:color="auto"/>
        <w:right w:val="none" w:sz="0" w:space="0" w:color="auto"/>
      </w:divBdr>
    </w:div>
    <w:div w:id="682438475">
      <w:bodyDiv w:val="1"/>
      <w:marLeft w:val="0"/>
      <w:marRight w:val="0"/>
      <w:marTop w:val="0"/>
      <w:marBottom w:val="0"/>
      <w:divBdr>
        <w:top w:val="none" w:sz="0" w:space="0" w:color="auto"/>
        <w:left w:val="none" w:sz="0" w:space="0" w:color="auto"/>
        <w:bottom w:val="none" w:sz="0" w:space="0" w:color="auto"/>
        <w:right w:val="none" w:sz="0" w:space="0" w:color="auto"/>
      </w:divBdr>
    </w:div>
    <w:div w:id="683634877">
      <w:bodyDiv w:val="1"/>
      <w:marLeft w:val="0"/>
      <w:marRight w:val="0"/>
      <w:marTop w:val="0"/>
      <w:marBottom w:val="0"/>
      <w:divBdr>
        <w:top w:val="none" w:sz="0" w:space="0" w:color="auto"/>
        <w:left w:val="none" w:sz="0" w:space="0" w:color="auto"/>
        <w:bottom w:val="none" w:sz="0" w:space="0" w:color="auto"/>
        <w:right w:val="none" w:sz="0" w:space="0" w:color="auto"/>
      </w:divBdr>
    </w:div>
    <w:div w:id="685138998">
      <w:bodyDiv w:val="1"/>
      <w:marLeft w:val="0"/>
      <w:marRight w:val="0"/>
      <w:marTop w:val="0"/>
      <w:marBottom w:val="0"/>
      <w:divBdr>
        <w:top w:val="none" w:sz="0" w:space="0" w:color="auto"/>
        <w:left w:val="none" w:sz="0" w:space="0" w:color="auto"/>
        <w:bottom w:val="none" w:sz="0" w:space="0" w:color="auto"/>
        <w:right w:val="none" w:sz="0" w:space="0" w:color="auto"/>
      </w:divBdr>
    </w:div>
    <w:div w:id="685980434">
      <w:bodyDiv w:val="1"/>
      <w:marLeft w:val="0"/>
      <w:marRight w:val="0"/>
      <w:marTop w:val="0"/>
      <w:marBottom w:val="0"/>
      <w:divBdr>
        <w:top w:val="none" w:sz="0" w:space="0" w:color="auto"/>
        <w:left w:val="none" w:sz="0" w:space="0" w:color="auto"/>
        <w:bottom w:val="none" w:sz="0" w:space="0" w:color="auto"/>
        <w:right w:val="none" w:sz="0" w:space="0" w:color="auto"/>
      </w:divBdr>
    </w:div>
    <w:div w:id="686634282">
      <w:bodyDiv w:val="1"/>
      <w:marLeft w:val="0"/>
      <w:marRight w:val="0"/>
      <w:marTop w:val="0"/>
      <w:marBottom w:val="0"/>
      <w:divBdr>
        <w:top w:val="none" w:sz="0" w:space="0" w:color="auto"/>
        <w:left w:val="none" w:sz="0" w:space="0" w:color="auto"/>
        <w:bottom w:val="none" w:sz="0" w:space="0" w:color="auto"/>
        <w:right w:val="none" w:sz="0" w:space="0" w:color="auto"/>
      </w:divBdr>
    </w:div>
    <w:div w:id="687220933">
      <w:bodyDiv w:val="1"/>
      <w:marLeft w:val="0"/>
      <w:marRight w:val="0"/>
      <w:marTop w:val="0"/>
      <w:marBottom w:val="0"/>
      <w:divBdr>
        <w:top w:val="none" w:sz="0" w:space="0" w:color="auto"/>
        <w:left w:val="none" w:sz="0" w:space="0" w:color="auto"/>
        <w:bottom w:val="none" w:sz="0" w:space="0" w:color="auto"/>
        <w:right w:val="none" w:sz="0" w:space="0" w:color="auto"/>
      </w:divBdr>
    </w:div>
    <w:div w:id="687365854">
      <w:bodyDiv w:val="1"/>
      <w:marLeft w:val="0"/>
      <w:marRight w:val="0"/>
      <w:marTop w:val="0"/>
      <w:marBottom w:val="0"/>
      <w:divBdr>
        <w:top w:val="none" w:sz="0" w:space="0" w:color="auto"/>
        <w:left w:val="none" w:sz="0" w:space="0" w:color="auto"/>
        <w:bottom w:val="none" w:sz="0" w:space="0" w:color="auto"/>
        <w:right w:val="none" w:sz="0" w:space="0" w:color="auto"/>
      </w:divBdr>
    </w:div>
    <w:div w:id="687408716">
      <w:bodyDiv w:val="1"/>
      <w:marLeft w:val="0"/>
      <w:marRight w:val="0"/>
      <w:marTop w:val="0"/>
      <w:marBottom w:val="0"/>
      <w:divBdr>
        <w:top w:val="none" w:sz="0" w:space="0" w:color="auto"/>
        <w:left w:val="none" w:sz="0" w:space="0" w:color="auto"/>
        <w:bottom w:val="none" w:sz="0" w:space="0" w:color="auto"/>
        <w:right w:val="none" w:sz="0" w:space="0" w:color="auto"/>
      </w:divBdr>
    </w:div>
    <w:div w:id="687484029">
      <w:bodyDiv w:val="1"/>
      <w:marLeft w:val="0"/>
      <w:marRight w:val="0"/>
      <w:marTop w:val="0"/>
      <w:marBottom w:val="0"/>
      <w:divBdr>
        <w:top w:val="none" w:sz="0" w:space="0" w:color="auto"/>
        <w:left w:val="none" w:sz="0" w:space="0" w:color="auto"/>
        <w:bottom w:val="none" w:sz="0" w:space="0" w:color="auto"/>
        <w:right w:val="none" w:sz="0" w:space="0" w:color="auto"/>
      </w:divBdr>
    </w:div>
    <w:div w:id="687948123">
      <w:bodyDiv w:val="1"/>
      <w:marLeft w:val="0"/>
      <w:marRight w:val="0"/>
      <w:marTop w:val="0"/>
      <w:marBottom w:val="0"/>
      <w:divBdr>
        <w:top w:val="none" w:sz="0" w:space="0" w:color="auto"/>
        <w:left w:val="none" w:sz="0" w:space="0" w:color="auto"/>
        <w:bottom w:val="none" w:sz="0" w:space="0" w:color="auto"/>
        <w:right w:val="none" w:sz="0" w:space="0" w:color="auto"/>
      </w:divBdr>
    </w:div>
    <w:div w:id="688221492">
      <w:bodyDiv w:val="1"/>
      <w:marLeft w:val="0"/>
      <w:marRight w:val="0"/>
      <w:marTop w:val="0"/>
      <w:marBottom w:val="0"/>
      <w:divBdr>
        <w:top w:val="none" w:sz="0" w:space="0" w:color="auto"/>
        <w:left w:val="none" w:sz="0" w:space="0" w:color="auto"/>
        <w:bottom w:val="none" w:sz="0" w:space="0" w:color="auto"/>
        <w:right w:val="none" w:sz="0" w:space="0" w:color="auto"/>
      </w:divBdr>
    </w:div>
    <w:div w:id="688531029">
      <w:bodyDiv w:val="1"/>
      <w:marLeft w:val="0"/>
      <w:marRight w:val="0"/>
      <w:marTop w:val="0"/>
      <w:marBottom w:val="0"/>
      <w:divBdr>
        <w:top w:val="none" w:sz="0" w:space="0" w:color="auto"/>
        <w:left w:val="none" w:sz="0" w:space="0" w:color="auto"/>
        <w:bottom w:val="none" w:sz="0" w:space="0" w:color="auto"/>
        <w:right w:val="none" w:sz="0" w:space="0" w:color="auto"/>
      </w:divBdr>
    </w:div>
    <w:div w:id="688677097">
      <w:bodyDiv w:val="1"/>
      <w:marLeft w:val="0"/>
      <w:marRight w:val="0"/>
      <w:marTop w:val="0"/>
      <w:marBottom w:val="0"/>
      <w:divBdr>
        <w:top w:val="none" w:sz="0" w:space="0" w:color="auto"/>
        <w:left w:val="none" w:sz="0" w:space="0" w:color="auto"/>
        <w:bottom w:val="none" w:sz="0" w:space="0" w:color="auto"/>
        <w:right w:val="none" w:sz="0" w:space="0" w:color="auto"/>
      </w:divBdr>
    </w:div>
    <w:div w:id="689141631">
      <w:bodyDiv w:val="1"/>
      <w:marLeft w:val="0"/>
      <w:marRight w:val="0"/>
      <w:marTop w:val="0"/>
      <w:marBottom w:val="0"/>
      <w:divBdr>
        <w:top w:val="none" w:sz="0" w:space="0" w:color="auto"/>
        <w:left w:val="none" w:sz="0" w:space="0" w:color="auto"/>
        <w:bottom w:val="none" w:sz="0" w:space="0" w:color="auto"/>
        <w:right w:val="none" w:sz="0" w:space="0" w:color="auto"/>
      </w:divBdr>
    </w:div>
    <w:div w:id="689185542">
      <w:bodyDiv w:val="1"/>
      <w:marLeft w:val="0"/>
      <w:marRight w:val="0"/>
      <w:marTop w:val="0"/>
      <w:marBottom w:val="0"/>
      <w:divBdr>
        <w:top w:val="none" w:sz="0" w:space="0" w:color="auto"/>
        <w:left w:val="none" w:sz="0" w:space="0" w:color="auto"/>
        <w:bottom w:val="none" w:sz="0" w:space="0" w:color="auto"/>
        <w:right w:val="none" w:sz="0" w:space="0" w:color="auto"/>
      </w:divBdr>
    </w:div>
    <w:div w:id="689187730">
      <w:bodyDiv w:val="1"/>
      <w:marLeft w:val="0"/>
      <w:marRight w:val="0"/>
      <w:marTop w:val="0"/>
      <w:marBottom w:val="0"/>
      <w:divBdr>
        <w:top w:val="none" w:sz="0" w:space="0" w:color="auto"/>
        <w:left w:val="none" w:sz="0" w:space="0" w:color="auto"/>
        <w:bottom w:val="none" w:sz="0" w:space="0" w:color="auto"/>
        <w:right w:val="none" w:sz="0" w:space="0" w:color="auto"/>
      </w:divBdr>
    </w:div>
    <w:div w:id="689264692">
      <w:bodyDiv w:val="1"/>
      <w:marLeft w:val="0"/>
      <w:marRight w:val="0"/>
      <w:marTop w:val="0"/>
      <w:marBottom w:val="0"/>
      <w:divBdr>
        <w:top w:val="none" w:sz="0" w:space="0" w:color="auto"/>
        <w:left w:val="none" w:sz="0" w:space="0" w:color="auto"/>
        <w:bottom w:val="none" w:sz="0" w:space="0" w:color="auto"/>
        <w:right w:val="none" w:sz="0" w:space="0" w:color="auto"/>
      </w:divBdr>
    </w:div>
    <w:div w:id="689994956">
      <w:bodyDiv w:val="1"/>
      <w:marLeft w:val="0"/>
      <w:marRight w:val="0"/>
      <w:marTop w:val="0"/>
      <w:marBottom w:val="0"/>
      <w:divBdr>
        <w:top w:val="none" w:sz="0" w:space="0" w:color="auto"/>
        <w:left w:val="none" w:sz="0" w:space="0" w:color="auto"/>
        <w:bottom w:val="none" w:sz="0" w:space="0" w:color="auto"/>
        <w:right w:val="none" w:sz="0" w:space="0" w:color="auto"/>
      </w:divBdr>
    </w:div>
    <w:div w:id="690299729">
      <w:bodyDiv w:val="1"/>
      <w:marLeft w:val="0"/>
      <w:marRight w:val="0"/>
      <w:marTop w:val="0"/>
      <w:marBottom w:val="0"/>
      <w:divBdr>
        <w:top w:val="none" w:sz="0" w:space="0" w:color="auto"/>
        <w:left w:val="none" w:sz="0" w:space="0" w:color="auto"/>
        <w:bottom w:val="none" w:sz="0" w:space="0" w:color="auto"/>
        <w:right w:val="none" w:sz="0" w:space="0" w:color="auto"/>
      </w:divBdr>
    </w:div>
    <w:div w:id="690766487">
      <w:bodyDiv w:val="1"/>
      <w:marLeft w:val="0"/>
      <w:marRight w:val="0"/>
      <w:marTop w:val="0"/>
      <w:marBottom w:val="0"/>
      <w:divBdr>
        <w:top w:val="none" w:sz="0" w:space="0" w:color="auto"/>
        <w:left w:val="none" w:sz="0" w:space="0" w:color="auto"/>
        <w:bottom w:val="none" w:sz="0" w:space="0" w:color="auto"/>
        <w:right w:val="none" w:sz="0" w:space="0" w:color="auto"/>
      </w:divBdr>
    </w:div>
    <w:div w:id="692149281">
      <w:bodyDiv w:val="1"/>
      <w:marLeft w:val="0"/>
      <w:marRight w:val="0"/>
      <w:marTop w:val="0"/>
      <w:marBottom w:val="0"/>
      <w:divBdr>
        <w:top w:val="none" w:sz="0" w:space="0" w:color="auto"/>
        <w:left w:val="none" w:sz="0" w:space="0" w:color="auto"/>
        <w:bottom w:val="none" w:sz="0" w:space="0" w:color="auto"/>
        <w:right w:val="none" w:sz="0" w:space="0" w:color="auto"/>
      </w:divBdr>
    </w:div>
    <w:div w:id="692152198">
      <w:bodyDiv w:val="1"/>
      <w:marLeft w:val="0"/>
      <w:marRight w:val="0"/>
      <w:marTop w:val="0"/>
      <w:marBottom w:val="0"/>
      <w:divBdr>
        <w:top w:val="none" w:sz="0" w:space="0" w:color="auto"/>
        <w:left w:val="none" w:sz="0" w:space="0" w:color="auto"/>
        <w:bottom w:val="none" w:sz="0" w:space="0" w:color="auto"/>
        <w:right w:val="none" w:sz="0" w:space="0" w:color="auto"/>
      </w:divBdr>
    </w:div>
    <w:div w:id="692193237">
      <w:bodyDiv w:val="1"/>
      <w:marLeft w:val="0"/>
      <w:marRight w:val="0"/>
      <w:marTop w:val="0"/>
      <w:marBottom w:val="0"/>
      <w:divBdr>
        <w:top w:val="none" w:sz="0" w:space="0" w:color="auto"/>
        <w:left w:val="none" w:sz="0" w:space="0" w:color="auto"/>
        <w:bottom w:val="none" w:sz="0" w:space="0" w:color="auto"/>
        <w:right w:val="none" w:sz="0" w:space="0" w:color="auto"/>
      </w:divBdr>
    </w:div>
    <w:div w:id="692413423">
      <w:bodyDiv w:val="1"/>
      <w:marLeft w:val="0"/>
      <w:marRight w:val="0"/>
      <w:marTop w:val="0"/>
      <w:marBottom w:val="0"/>
      <w:divBdr>
        <w:top w:val="none" w:sz="0" w:space="0" w:color="auto"/>
        <w:left w:val="none" w:sz="0" w:space="0" w:color="auto"/>
        <w:bottom w:val="none" w:sz="0" w:space="0" w:color="auto"/>
        <w:right w:val="none" w:sz="0" w:space="0" w:color="auto"/>
      </w:divBdr>
    </w:div>
    <w:div w:id="692464097">
      <w:bodyDiv w:val="1"/>
      <w:marLeft w:val="0"/>
      <w:marRight w:val="0"/>
      <w:marTop w:val="0"/>
      <w:marBottom w:val="0"/>
      <w:divBdr>
        <w:top w:val="none" w:sz="0" w:space="0" w:color="auto"/>
        <w:left w:val="none" w:sz="0" w:space="0" w:color="auto"/>
        <w:bottom w:val="none" w:sz="0" w:space="0" w:color="auto"/>
        <w:right w:val="none" w:sz="0" w:space="0" w:color="auto"/>
      </w:divBdr>
    </w:div>
    <w:div w:id="692804297">
      <w:bodyDiv w:val="1"/>
      <w:marLeft w:val="0"/>
      <w:marRight w:val="0"/>
      <w:marTop w:val="0"/>
      <w:marBottom w:val="0"/>
      <w:divBdr>
        <w:top w:val="none" w:sz="0" w:space="0" w:color="auto"/>
        <w:left w:val="none" w:sz="0" w:space="0" w:color="auto"/>
        <w:bottom w:val="none" w:sz="0" w:space="0" w:color="auto"/>
        <w:right w:val="none" w:sz="0" w:space="0" w:color="auto"/>
      </w:divBdr>
    </w:div>
    <w:div w:id="693044212">
      <w:bodyDiv w:val="1"/>
      <w:marLeft w:val="0"/>
      <w:marRight w:val="0"/>
      <w:marTop w:val="0"/>
      <w:marBottom w:val="0"/>
      <w:divBdr>
        <w:top w:val="none" w:sz="0" w:space="0" w:color="auto"/>
        <w:left w:val="none" w:sz="0" w:space="0" w:color="auto"/>
        <w:bottom w:val="none" w:sz="0" w:space="0" w:color="auto"/>
        <w:right w:val="none" w:sz="0" w:space="0" w:color="auto"/>
      </w:divBdr>
    </w:div>
    <w:div w:id="694383424">
      <w:bodyDiv w:val="1"/>
      <w:marLeft w:val="0"/>
      <w:marRight w:val="0"/>
      <w:marTop w:val="0"/>
      <w:marBottom w:val="0"/>
      <w:divBdr>
        <w:top w:val="none" w:sz="0" w:space="0" w:color="auto"/>
        <w:left w:val="none" w:sz="0" w:space="0" w:color="auto"/>
        <w:bottom w:val="none" w:sz="0" w:space="0" w:color="auto"/>
        <w:right w:val="none" w:sz="0" w:space="0" w:color="auto"/>
      </w:divBdr>
    </w:div>
    <w:div w:id="694692868">
      <w:bodyDiv w:val="1"/>
      <w:marLeft w:val="0"/>
      <w:marRight w:val="0"/>
      <w:marTop w:val="0"/>
      <w:marBottom w:val="0"/>
      <w:divBdr>
        <w:top w:val="none" w:sz="0" w:space="0" w:color="auto"/>
        <w:left w:val="none" w:sz="0" w:space="0" w:color="auto"/>
        <w:bottom w:val="none" w:sz="0" w:space="0" w:color="auto"/>
        <w:right w:val="none" w:sz="0" w:space="0" w:color="auto"/>
      </w:divBdr>
    </w:div>
    <w:div w:id="694693575">
      <w:bodyDiv w:val="1"/>
      <w:marLeft w:val="0"/>
      <w:marRight w:val="0"/>
      <w:marTop w:val="0"/>
      <w:marBottom w:val="0"/>
      <w:divBdr>
        <w:top w:val="none" w:sz="0" w:space="0" w:color="auto"/>
        <w:left w:val="none" w:sz="0" w:space="0" w:color="auto"/>
        <w:bottom w:val="none" w:sz="0" w:space="0" w:color="auto"/>
        <w:right w:val="none" w:sz="0" w:space="0" w:color="auto"/>
      </w:divBdr>
    </w:div>
    <w:div w:id="694884553">
      <w:bodyDiv w:val="1"/>
      <w:marLeft w:val="0"/>
      <w:marRight w:val="0"/>
      <w:marTop w:val="0"/>
      <w:marBottom w:val="0"/>
      <w:divBdr>
        <w:top w:val="none" w:sz="0" w:space="0" w:color="auto"/>
        <w:left w:val="none" w:sz="0" w:space="0" w:color="auto"/>
        <w:bottom w:val="none" w:sz="0" w:space="0" w:color="auto"/>
        <w:right w:val="none" w:sz="0" w:space="0" w:color="auto"/>
      </w:divBdr>
    </w:div>
    <w:div w:id="694891316">
      <w:bodyDiv w:val="1"/>
      <w:marLeft w:val="0"/>
      <w:marRight w:val="0"/>
      <w:marTop w:val="0"/>
      <w:marBottom w:val="0"/>
      <w:divBdr>
        <w:top w:val="none" w:sz="0" w:space="0" w:color="auto"/>
        <w:left w:val="none" w:sz="0" w:space="0" w:color="auto"/>
        <w:bottom w:val="none" w:sz="0" w:space="0" w:color="auto"/>
        <w:right w:val="none" w:sz="0" w:space="0" w:color="auto"/>
      </w:divBdr>
    </w:div>
    <w:div w:id="695235408">
      <w:bodyDiv w:val="1"/>
      <w:marLeft w:val="0"/>
      <w:marRight w:val="0"/>
      <w:marTop w:val="0"/>
      <w:marBottom w:val="0"/>
      <w:divBdr>
        <w:top w:val="none" w:sz="0" w:space="0" w:color="auto"/>
        <w:left w:val="none" w:sz="0" w:space="0" w:color="auto"/>
        <w:bottom w:val="none" w:sz="0" w:space="0" w:color="auto"/>
        <w:right w:val="none" w:sz="0" w:space="0" w:color="auto"/>
      </w:divBdr>
    </w:div>
    <w:div w:id="695618509">
      <w:bodyDiv w:val="1"/>
      <w:marLeft w:val="0"/>
      <w:marRight w:val="0"/>
      <w:marTop w:val="0"/>
      <w:marBottom w:val="0"/>
      <w:divBdr>
        <w:top w:val="none" w:sz="0" w:space="0" w:color="auto"/>
        <w:left w:val="none" w:sz="0" w:space="0" w:color="auto"/>
        <w:bottom w:val="none" w:sz="0" w:space="0" w:color="auto"/>
        <w:right w:val="none" w:sz="0" w:space="0" w:color="auto"/>
      </w:divBdr>
    </w:div>
    <w:div w:id="695934500">
      <w:bodyDiv w:val="1"/>
      <w:marLeft w:val="0"/>
      <w:marRight w:val="0"/>
      <w:marTop w:val="0"/>
      <w:marBottom w:val="0"/>
      <w:divBdr>
        <w:top w:val="none" w:sz="0" w:space="0" w:color="auto"/>
        <w:left w:val="none" w:sz="0" w:space="0" w:color="auto"/>
        <w:bottom w:val="none" w:sz="0" w:space="0" w:color="auto"/>
        <w:right w:val="none" w:sz="0" w:space="0" w:color="auto"/>
      </w:divBdr>
    </w:div>
    <w:div w:id="697391525">
      <w:bodyDiv w:val="1"/>
      <w:marLeft w:val="0"/>
      <w:marRight w:val="0"/>
      <w:marTop w:val="0"/>
      <w:marBottom w:val="0"/>
      <w:divBdr>
        <w:top w:val="none" w:sz="0" w:space="0" w:color="auto"/>
        <w:left w:val="none" w:sz="0" w:space="0" w:color="auto"/>
        <w:bottom w:val="none" w:sz="0" w:space="0" w:color="auto"/>
        <w:right w:val="none" w:sz="0" w:space="0" w:color="auto"/>
      </w:divBdr>
    </w:div>
    <w:div w:id="697658239">
      <w:bodyDiv w:val="1"/>
      <w:marLeft w:val="0"/>
      <w:marRight w:val="0"/>
      <w:marTop w:val="0"/>
      <w:marBottom w:val="0"/>
      <w:divBdr>
        <w:top w:val="none" w:sz="0" w:space="0" w:color="auto"/>
        <w:left w:val="none" w:sz="0" w:space="0" w:color="auto"/>
        <w:bottom w:val="none" w:sz="0" w:space="0" w:color="auto"/>
        <w:right w:val="none" w:sz="0" w:space="0" w:color="auto"/>
      </w:divBdr>
    </w:div>
    <w:div w:id="697773859">
      <w:bodyDiv w:val="1"/>
      <w:marLeft w:val="0"/>
      <w:marRight w:val="0"/>
      <w:marTop w:val="0"/>
      <w:marBottom w:val="0"/>
      <w:divBdr>
        <w:top w:val="none" w:sz="0" w:space="0" w:color="auto"/>
        <w:left w:val="none" w:sz="0" w:space="0" w:color="auto"/>
        <w:bottom w:val="none" w:sz="0" w:space="0" w:color="auto"/>
        <w:right w:val="none" w:sz="0" w:space="0" w:color="auto"/>
      </w:divBdr>
    </w:div>
    <w:div w:id="698169257">
      <w:bodyDiv w:val="1"/>
      <w:marLeft w:val="0"/>
      <w:marRight w:val="0"/>
      <w:marTop w:val="0"/>
      <w:marBottom w:val="0"/>
      <w:divBdr>
        <w:top w:val="none" w:sz="0" w:space="0" w:color="auto"/>
        <w:left w:val="none" w:sz="0" w:space="0" w:color="auto"/>
        <w:bottom w:val="none" w:sz="0" w:space="0" w:color="auto"/>
        <w:right w:val="none" w:sz="0" w:space="0" w:color="auto"/>
      </w:divBdr>
    </w:div>
    <w:div w:id="698236264">
      <w:bodyDiv w:val="1"/>
      <w:marLeft w:val="0"/>
      <w:marRight w:val="0"/>
      <w:marTop w:val="0"/>
      <w:marBottom w:val="0"/>
      <w:divBdr>
        <w:top w:val="none" w:sz="0" w:space="0" w:color="auto"/>
        <w:left w:val="none" w:sz="0" w:space="0" w:color="auto"/>
        <w:bottom w:val="none" w:sz="0" w:space="0" w:color="auto"/>
        <w:right w:val="none" w:sz="0" w:space="0" w:color="auto"/>
      </w:divBdr>
    </w:div>
    <w:div w:id="698504829">
      <w:bodyDiv w:val="1"/>
      <w:marLeft w:val="0"/>
      <w:marRight w:val="0"/>
      <w:marTop w:val="0"/>
      <w:marBottom w:val="0"/>
      <w:divBdr>
        <w:top w:val="none" w:sz="0" w:space="0" w:color="auto"/>
        <w:left w:val="none" w:sz="0" w:space="0" w:color="auto"/>
        <w:bottom w:val="none" w:sz="0" w:space="0" w:color="auto"/>
        <w:right w:val="none" w:sz="0" w:space="0" w:color="auto"/>
      </w:divBdr>
    </w:div>
    <w:div w:id="698746659">
      <w:bodyDiv w:val="1"/>
      <w:marLeft w:val="0"/>
      <w:marRight w:val="0"/>
      <w:marTop w:val="0"/>
      <w:marBottom w:val="0"/>
      <w:divBdr>
        <w:top w:val="none" w:sz="0" w:space="0" w:color="auto"/>
        <w:left w:val="none" w:sz="0" w:space="0" w:color="auto"/>
        <w:bottom w:val="none" w:sz="0" w:space="0" w:color="auto"/>
        <w:right w:val="none" w:sz="0" w:space="0" w:color="auto"/>
      </w:divBdr>
    </w:div>
    <w:div w:id="698973642">
      <w:bodyDiv w:val="1"/>
      <w:marLeft w:val="0"/>
      <w:marRight w:val="0"/>
      <w:marTop w:val="0"/>
      <w:marBottom w:val="0"/>
      <w:divBdr>
        <w:top w:val="none" w:sz="0" w:space="0" w:color="auto"/>
        <w:left w:val="none" w:sz="0" w:space="0" w:color="auto"/>
        <w:bottom w:val="none" w:sz="0" w:space="0" w:color="auto"/>
        <w:right w:val="none" w:sz="0" w:space="0" w:color="auto"/>
      </w:divBdr>
    </w:div>
    <w:div w:id="699352722">
      <w:bodyDiv w:val="1"/>
      <w:marLeft w:val="0"/>
      <w:marRight w:val="0"/>
      <w:marTop w:val="0"/>
      <w:marBottom w:val="0"/>
      <w:divBdr>
        <w:top w:val="none" w:sz="0" w:space="0" w:color="auto"/>
        <w:left w:val="none" w:sz="0" w:space="0" w:color="auto"/>
        <w:bottom w:val="none" w:sz="0" w:space="0" w:color="auto"/>
        <w:right w:val="none" w:sz="0" w:space="0" w:color="auto"/>
      </w:divBdr>
    </w:div>
    <w:div w:id="700127546">
      <w:bodyDiv w:val="1"/>
      <w:marLeft w:val="0"/>
      <w:marRight w:val="0"/>
      <w:marTop w:val="0"/>
      <w:marBottom w:val="0"/>
      <w:divBdr>
        <w:top w:val="none" w:sz="0" w:space="0" w:color="auto"/>
        <w:left w:val="none" w:sz="0" w:space="0" w:color="auto"/>
        <w:bottom w:val="none" w:sz="0" w:space="0" w:color="auto"/>
        <w:right w:val="none" w:sz="0" w:space="0" w:color="auto"/>
      </w:divBdr>
    </w:div>
    <w:div w:id="700202687">
      <w:bodyDiv w:val="1"/>
      <w:marLeft w:val="0"/>
      <w:marRight w:val="0"/>
      <w:marTop w:val="0"/>
      <w:marBottom w:val="0"/>
      <w:divBdr>
        <w:top w:val="none" w:sz="0" w:space="0" w:color="auto"/>
        <w:left w:val="none" w:sz="0" w:space="0" w:color="auto"/>
        <w:bottom w:val="none" w:sz="0" w:space="0" w:color="auto"/>
        <w:right w:val="none" w:sz="0" w:space="0" w:color="auto"/>
      </w:divBdr>
    </w:div>
    <w:div w:id="700281352">
      <w:bodyDiv w:val="1"/>
      <w:marLeft w:val="0"/>
      <w:marRight w:val="0"/>
      <w:marTop w:val="0"/>
      <w:marBottom w:val="0"/>
      <w:divBdr>
        <w:top w:val="none" w:sz="0" w:space="0" w:color="auto"/>
        <w:left w:val="none" w:sz="0" w:space="0" w:color="auto"/>
        <w:bottom w:val="none" w:sz="0" w:space="0" w:color="auto"/>
        <w:right w:val="none" w:sz="0" w:space="0" w:color="auto"/>
      </w:divBdr>
    </w:div>
    <w:div w:id="700546603">
      <w:bodyDiv w:val="1"/>
      <w:marLeft w:val="0"/>
      <w:marRight w:val="0"/>
      <w:marTop w:val="0"/>
      <w:marBottom w:val="0"/>
      <w:divBdr>
        <w:top w:val="none" w:sz="0" w:space="0" w:color="auto"/>
        <w:left w:val="none" w:sz="0" w:space="0" w:color="auto"/>
        <w:bottom w:val="none" w:sz="0" w:space="0" w:color="auto"/>
        <w:right w:val="none" w:sz="0" w:space="0" w:color="auto"/>
      </w:divBdr>
    </w:div>
    <w:div w:id="701058727">
      <w:bodyDiv w:val="1"/>
      <w:marLeft w:val="0"/>
      <w:marRight w:val="0"/>
      <w:marTop w:val="0"/>
      <w:marBottom w:val="0"/>
      <w:divBdr>
        <w:top w:val="none" w:sz="0" w:space="0" w:color="auto"/>
        <w:left w:val="none" w:sz="0" w:space="0" w:color="auto"/>
        <w:bottom w:val="none" w:sz="0" w:space="0" w:color="auto"/>
        <w:right w:val="none" w:sz="0" w:space="0" w:color="auto"/>
      </w:divBdr>
    </w:div>
    <w:div w:id="701059016">
      <w:bodyDiv w:val="1"/>
      <w:marLeft w:val="0"/>
      <w:marRight w:val="0"/>
      <w:marTop w:val="0"/>
      <w:marBottom w:val="0"/>
      <w:divBdr>
        <w:top w:val="none" w:sz="0" w:space="0" w:color="auto"/>
        <w:left w:val="none" w:sz="0" w:space="0" w:color="auto"/>
        <w:bottom w:val="none" w:sz="0" w:space="0" w:color="auto"/>
        <w:right w:val="none" w:sz="0" w:space="0" w:color="auto"/>
      </w:divBdr>
    </w:div>
    <w:div w:id="701133074">
      <w:bodyDiv w:val="1"/>
      <w:marLeft w:val="0"/>
      <w:marRight w:val="0"/>
      <w:marTop w:val="0"/>
      <w:marBottom w:val="0"/>
      <w:divBdr>
        <w:top w:val="none" w:sz="0" w:space="0" w:color="auto"/>
        <w:left w:val="none" w:sz="0" w:space="0" w:color="auto"/>
        <w:bottom w:val="none" w:sz="0" w:space="0" w:color="auto"/>
        <w:right w:val="none" w:sz="0" w:space="0" w:color="auto"/>
      </w:divBdr>
    </w:div>
    <w:div w:id="701512532">
      <w:bodyDiv w:val="1"/>
      <w:marLeft w:val="0"/>
      <w:marRight w:val="0"/>
      <w:marTop w:val="0"/>
      <w:marBottom w:val="0"/>
      <w:divBdr>
        <w:top w:val="none" w:sz="0" w:space="0" w:color="auto"/>
        <w:left w:val="none" w:sz="0" w:space="0" w:color="auto"/>
        <w:bottom w:val="none" w:sz="0" w:space="0" w:color="auto"/>
        <w:right w:val="none" w:sz="0" w:space="0" w:color="auto"/>
      </w:divBdr>
    </w:div>
    <w:div w:id="702245732">
      <w:bodyDiv w:val="1"/>
      <w:marLeft w:val="0"/>
      <w:marRight w:val="0"/>
      <w:marTop w:val="0"/>
      <w:marBottom w:val="0"/>
      <w:divBdr>
        <w:top w:val="none" w:sz="0" w:space="0" w:color="auto"/>
        <w:left w:val="none" w:sz="0" w:space="0" w:color="auto"/>
        <w:bottom w:val="none" w:sz="0" w:space="0" w:color="auto"/>
        <w:right w:val="none" w:sz="0" w:space="0" w:color="auto"/>
      </w:divBdr>
    </w:div>
    <w:div w:id="702484202">
      <w:bodyDiv w:val="1"/>
      <w:marLeft w:val="0"/>
      <w:marRight w:val="0"/>
      <w:marTop w:val="0"/>
      <w:marBottom w:val="0"/>
      <w:divBdr>
        <w:top w:val="none" w:sz="0" w:space="0" w:color="auto"/>
        <w:left w:val="none" w:sz="0" w:space="0" w:color="auto"/>
        <w:bottom w:val="none" w:sz="0" w:space="0" w:color="auto"/>
        <w:right w:val="none" w:sz="0" w:space="0" w:color="auto"/>
      </w:divBdr>
    </w:div>
    <w:div w:id="702630957">
      <w:bodyDiv w:val="1"/>
      <w:marLeft w:val="0"/>
      <w:marRight w:val="0"/>
      <w:marTop w:val="0"/>
      <w:marBottom w:val="0"/>
      <w:divBdr>
        <w:top w:val="none" w:sz="0" w:space="0" w:color="auto"/>
        <w:left w:val="none" w:sz="0" w:space="0" w:color="auto"/>
        <w:bottom w:val="none" w:sz="0" w:space="0" w:color="auto"/>
        <w:right w:val="none" w:sz="0" w:space="0" w:color="auto"/>
      </w:divBdr>
    </w:div>
    <w:div w:id="702680530">
      <w:bodyDiv w:val="1"/>
      <w:marLeft w:val="0"/>
      <w:marRight w:val="0"/>
      <w:marTop w:val="0"/>
      <w:marBottom w:val="0"/>
      <w:divBdr>
        <w:top w:val="none" w:sz="0" w:space="0" w:color="auto"/>
        <w:left w:val="none" w:sz="0" w:space="0" w:color="auto"/>
        <w:bottom w:val="none" w:sz="0" w:space="0" w:color="auto"/>
        <w:right w:val="none" w:sz="0" w:space="0" w:color="auto"/>
      </w:divBdr>
    </w:div>
    <w:div w:id="702748855">
      <w:bodyDiv w:val="1"/>
      <w:marLeft w:val="0"/>
      <w:marRight w:val="0"/>
      <w:marTop w:val="0"/>
      <w:marBottom w:val="0"/>
      <w:divBdr>
        <w:top w:val="none" w:sz="0" w:space="0" w:color="auto"/>
        <w:left w:val="none" w:sz="0" w:space="0" w:color="auto"/>
        <w:bottom w:val="none" w:sz="0" w:space="0" w:color="auto"/>
        <w:right w:val="none" w:sz="0" w:space="0" w:color="auto"/>
      </w:divBdr>
    </w:div>
    <w:div w:id="703284836">
      <w:bodyDiv w:val="1"/>
      <w:marLeft w:val="0"/>
      <w:marRight w:val="0"/>
      <w:marTop w:val="0"/>
      <w:marBottom w:val="0"/>
      <w:divBdr>
        <w:top w:val="none" w:sz="0" w:space="0" w:color="auto"/>
        <w:left w:val="none" w:sz="0" w:space="0" w:color="auto"/>
        <w:bottom w:val="none" w:sz="0" w:space="0" w:color="auto"/>
        <w:right w:val="none" w:sz="0" w:space="0" w:color="auto"/>
      </w:divBdr>
    </w:div>
    <w:div w:id="703679437">
      <w:bodyDiv w:val="1"/>
      <w:marLeft w:val="0"/>
      <w:marRight w:val="0"/>
      <w:marTop w:val="0"/>
      <w:marBottom w:val="0"/>
      <w:divBdr>
        <w:top w:val="none" w:sz="0" w:space="0" w:color="auto"/>
        <w:left w:val="none" w:sz="0" w:space="0" w:color="auto"/>
        <w:bottom w:val="none" w:sz="0" w:space="0" w:color="auto"/>
        <w:right w:val="none" w:sz="0" w:space="0" w:color="auto"/>
      </w:divBdr>
    </w:div>
    <w:div w:id="703943150">
      <w:bodyDiv w:val="1"/>
      <w:marLeft w:val="0"/>
      <w:marRight w:val="0"/>
      <w:marTop w:val="0"/>
      <w:marBottom w:val="0"/>
      <w:divBdr>
        <w:top w:val="none" w:sz="0" w:space="0" w:color="auto"/>
        <w:left w:val="none" w:sz="0" w:space="0" w:color="auto"/>
        <w:bottom w:val="none" w:sz="0" w:space="0" w:color="auto"/>
        <w:right w:val="none" w:sz="0" w:space="0" w:color="auto"/>
      </w:divBdr>
    </w:div>
    <w:div w:id="705567588">
      <w:bodyDiv w:val="1"/>
      <w:marLeft w:val="0"/>
      <w:marRight w:val="0"/>
      <w:marTop w:val="0"/>
      <w:marBottom w:val="0"/>
      <w:divBdr>
        <w:top w:val="none" w:sz="0" w:space="0" w:color="auto"/>
        <w:left w:val="none" w:sz="0" w:space="0" w:color="auto"/>
        <w:bottom w:val="none" w:sz="0" w:space="0" w:color="auto"/>
        <w:right w:val="none" w:sz="0" w:space="0" w:color="auto"/>
      </w:divBdr>
    </w:div>
    <w:div w:id="705910445">
      <w:bodyDiv w:val="1"/>
      <w:marLeft w:val="0"/>
      <w:marRight w:val="0"/>
      <w:marTop w:val="0"/>
      <w:marBottom w:val="0"/>
      <w:divBdr>
        <w:top w:val="none" w:sz="0" w:space="0" w:color="auto"/>
        <w:left w:val="none" w:sz="0" w:space="0" w:color="auto"/>
        <w:bottom w:val="none" w:sz="0" w:space="0" w:color="auto"/>
        <w:right w:val="none" w:sz="0" w:space="0" w:color="auto"/>
      </w:divBdr>
    </w:div>
    <w:div w:id="705956803">
      <w:bodyDiv w:val="1"/>
      <w:marLeft w:val="0"/>
      <w:marRight w:val="0"/>
      <w:marTop w:val="0"/>
      <w:marBottom w:val="0"/>
      <w:divBdr>
        <w:top w:val="none" w:sz="0" w:space="0" w:color="auto"/>
        <w:left w:val="none" w:sz="0" w:space="0" w:color="auto"/>
        <w:bottom w:val="none" w:sz="0" w:space="0" w:color="auto"/>
        <w:right w:val="none" w:sz="0" w:space="0" w:color="auto"/>
      </w:divBdr>
    </w:div>
    <w:div w:id="706881223">
      <w:bodyDiv w:val="1"/>
      <w:marLeft w:val="0"/>
      <w:marRight w:val="0"/>
      <w:marTop w:val="0"/>
      <w:marBottom w:val="0"/>
      <w:divBdr>
        <w:top w:val="none" w:sz="0" w:space="0" w:color="auto"/>
        <w:left w:val="none" w:sz="0" w:space="0" w:color="auto"/>
        <w:bottom w:val="none" w:sz="0" w:space="0" w:color="auto"/>
        <w:right w:val="none" w:sz="0" w:space="0" w:color="auto"/>
      </w:divBdr>
    </w:div>
    <w:div w:id="707530566">
      <w:bodyDiv w:val="1"/>
      <w:marLeft w:val="0"/>
      <w:marRight w:val="0"/>
      <w:marTop w:val="0"/>
      <w:marBottom w:val="0"/>
      <w:divBdr>
        <w:top w:val="none" w:sz="0" w:space="0" w:color="auto"/>
        <w:left w:val="none" w:sz="0" w:space="0" w:color="auto"/>
        <w:bottom w:val="none" w:sz="0" w:space="0" w:color="auto"/>
        <w:right w:val="none" w:sz="0" w:space="0" w:color="auto"/>
      </w:divBdr>
    </w:div>
    <w:div w:id="707921971">
      <w:bodyDiv w:val="1"/>
      <w:marLeft w:val="0"/>
      <w:marRight w:val="0"/>
      <w:marTop w:val="0"/>
      <w:marBottom w:val="0"/>
      <w:divBdr>
        <w:top w:val="none" w:sz="0" w:space="0" w:color="auto"/>
        <w:left w:val="none" w:sz="0" w:space="0" w:color="auto"/>
        <w:bottom w:val="none" w:sz="0" w:space="0" w:color="auto"/>
        <w:right w:val="none" w:sz="0" w:space="0" w:color="auto"/>
      </w:divBdr>
    </w:div>
    <w:div w:id="708992550">
      <w:bodyDiv w:val="1"/>
      <w:marLeft w:val="0"/>
      <w:marRight w:val="0"/>
      <w:marTop w:val="0"/>
      <w:marBottom w:val="0"/>
      <w:divBdr>
        <w:top w:val="none" w:sz="0" w:space="0" w:color="auto"/>
        <w:left w:val="none" w:sz="0" w:space="0" w:color="auto"/>
        <w:bottom w:val="none" w:sz="0" w:space="0" w:color="auto"/>
        <w:right w:val="none" w:sz="0" w:space="0" w:color="auto"/>
      </w:divBdr>
    </w:div>
    <w:div w:id="708994271">
      <w:bodyDiv w:val="1"/>
      <w:marLeft w:val="0"/>
      <w:marRight w:val="0"/>
      <w:marTop w:val="0"/>
      <w:marBottom w:val="0"/>
      <w:divBdr>
        <w:top w:val="none" w:sz="0" w:space="0" w:color="auto"/>
        <w:left w:val="none" w:sz="0" w:space="0" w:color="auto"/>
        <w:bottom w:val="none" w:sz="0" w:space="0" w:color="auto"/>
        <w:right w:val="none" w:sz="0" w:space="0" w:color="auto"/>
      </w:divBdr>
    </w:div>
    <w:div w:id="709113681">
      <w:bodyDiv w:val="1"/>
      <w:marLeft w:val="0"/>
      <w:marRight w:val="0"/>
      <w:marTop w:val="0"/>
      <w:marBottom w:val="0"/>
      <w:divBdr>
        <w:top w:val="none" w:sz="0" w:space="0" w:color="auto"/>
        <w:left w:val="none" w:sz="0" w:space="0" w:color="auto"/>
        <w:bottom w:val="none" w:sz="0" w:space="0" w:color="auto"/>
        <w:right w:val="none" w:sz="0" w:space="0" w:color="auto"/>
      </w:divBdr>
    </w:div>
    <w:div w:id="709186167">
      <w:bodyDiv w:val="1"/>
      <w:marLeft w:val="0"/>
      <w:marRight w:val="0"/>
      <w:marTop w:val="0"/>
      <w:marBottom w:val="0"/>
      <w:divBdr>
        <w:top w:val="none" w:sz="0" w:space="0" w:color="auto"/>
        <w:left w:val="none" w:sz="0" w:space="0" w:color="auto"/>
        <w:bottom w:val="none" w:sz="0" w:space="0" w:color="auto"/>
        <w:right w:val="none" w:sz="0" w:space="0" w:color="auto"/>
      </w:divBdr>
    </w:div>
    <w:div w:id="709382374">
      <w:bodyDiv w:val="1"/>
      <w:marLeft w:val="0"/>
      <w:marRight w:val="0"/>
      <w:marTop w:val="0"/>
      <w:marBottom w:val="0"/>
      <w:divBdr>
        <w:top w:val="none" w:sz="0" w:space="0" w:color="auto"/>
        <w:left w:val="none" w:sz="0" w:space="0" w:color="auto"/>
        <w:bottom w:val="none" w:sz="0" w:space="0" w:color="auto"/>
        <w:right w:val="none" w:sz="0" w:space="0" w:color="auto"/>
      </w:divBdr>
    </w:div>
    <w:div w:id="709690083">
      <w:bodyDiv w:val="1"/>
      <w:marLeft w:val="0"/>
      <w:marRight w:val="0"/>
      <w:marTop w:val="0"/>
      <w:marBottom w:val="0"/>
      <w:divBdr>
        <w:top w:val="none" w:sz="0" w:space="0" w:color="auto"/>
        <w:left w:val="none" w:sz="0" w:space="0" w:color="auto"/>
        <w:bottom w:val="none" w:sz="0" w:space="0" w:color="auto"/>
        <w:right w:val="none" w:sz="0" w:space="0" w:color="auto"/>
      </w:divBdr>
    </w:div>
    <w:div w:id="709763324">
      <w:bodyDiv w:val="1"/>
      <w:marLeft w:val="0"/>
      <w:marRight w:val="0"/>
      <w:marTop w:val="0"/>
      <w:marBottom w:val="0"/>
      <w:divBdr>
        <w:top w:val="none" w:sz="0" w:space="0" w:color="auto"/>
        <w:left w:val="none" w:sz="0" w:space="0" w:color="auto"/>
        <w:bottom w:val="none" w:sz="0" w:space="0" w:color="auto"/>
        <w:right w:val="none" w:sz="0" w:space="0" w:color="auto"/>
      </w:divBdr>
    </w:div>
    <w:div w:id="710110592">
      <w:bodyDiv w:val="1"/>
      <w:marLeft w:val="0"/>
      <w:marRight w:val="0"/>
      <w:marTop w:val="0"/>
      <w:marBottom w:val="0"/>
      <w:divBdr>
        <w:top w:val="none" w:sz="0" w:space="0" w:color="auto"/>
        <w:left w:val="none" w:sz="0" w:space="0" w:color="auto"/>
        <w:bottom w:val="none" w:sz="0" w:space="0" w:color="auto"/>
        <w:right w:val="none" w:sz="0" w:space="0" w:color="auto"/>
      </w:divBdr>
    </w:div>
    <w:div w:id="710111386">
      <w:bodyDiv w:val="1"/>
      <w:marLeft w:val="0"/>
      <w:marRight w:val="0"/>
      <w:marTop w:val="0"/>
      <w:marBottom w:val="0"/>
      <w:divBdr>
        <w:top w:val="none" w:sz="0" w:space="0" w:color="auto"/>
        <w:left w:val="none" w:sz="0" w:space="0" w:color="auto"/>
        <w:bottom w:val="none" w:sz="0" w:space="0" w:color="auto"/>
        <w:right w:val="none" w:sz="0" w:space="0" w:color="auto"/>
      </w:divBdr>
    </w:div>
    <w:div w:id="710223531">
      <w:bodyDiv w:val="1"/>
      <w:marLeft w:val="0"/>
      <w:marRight w:val="0"/>
      <w:marTop w:val="0"/>
      <w:marBottom w:val="0"/>
      <w:divBdr>
        <w:top w:val="none" w:sz="0" w:space="0" w:color="auto"/>
        <w:left w:val="none" w:sz="0" w:space="0" w:color="auto"/>
        <w:bottom w:val="none" w:sz="0" w:space="0" w:color="auto"/>
        <w:right w:val="none" w:sz="0" w:space="0" w:color="auto"/>
      </w:divBdr>
    </w:div>
    <w:div w:id="710494388">
      <w:bodyDiv w:val="1"/>
      <w:marLeft w:val="0"/>
      <w:marRight w:val="0"/>
      <w:marTop w:val="0"/>
      <w:marBottom w:val="0"/>
      <w:divBdr>
        <w:top w:val="none" w:sz="0" w:space="0" w:color="auto"/>
        <w:left w:val="none" w:sz="0" w:space="0" w:color="auto"/>
        <w:bottom w:val="none" w:sz="0" w:space="0" w:color="auto"/>
        <w:right w:val="none" w:sz="0" w:space="0" w:color="auto"/>
      </w:divBdr>
    </w:div>
    <w:div w:id="710542618">
      <w:bodyDiv w:val="1"/>
      <w:marLeft w:val="0"/>
      <w:marRight w:val="0"/>
      <w:marTop w:val="0"/>
      <w:marBottom w:val="0"/>
      <w:divBdr>
        <w:top w:val="none" w:sz="0" w:space="0" w:color="auto"/>
        <w:left w:val="none" w:sz="0" w:space="0" w:color="auto"/>
        <w:bottom w:val="none" w:sz="0" w:space="0" w:color="auto"/>
        <w:right w:val="none" w:sz="0" w:space="0" w:color="auto"/>
      </w:divBdr>
    </w:div>
    <w:div w:id="710962799">
      <w:bodyDiv w:val="1"/>
      <w:marLeft w:val="0"/>
      <w:marRight w:val="0"/>
      <w:marTop w:val="0"/>
      <w:marBottom w:val="0"/>
      <w:divBdr>
        <w:top w:val="none" w:sz="0" w:space="0" w:color="auto"/>
        <w:left w:val="none" w:sz="0" w:space="0" w:color="auto"/>
        <w:bottom w:val="none" w:sz="0" w:space="0" w:color="auto"/>
        <w:right w:val="none" w:sz="0" w:space="0" w:color="auto"/>
      </w:divBdr>
    </w:div>
    <w:div w:id="711882506">
      <w:bodyDiv w:val="1"/>
      <w:marLeft w:val="0"/>
      <w:marRight w:val="0"/>
      <w:marTop w:val="0"/>
      <w:marBottom w:val="0"/>
      <w:divBdr>
        <w:top w:val="none" w:sz="0" w:space="0" w:color="auto"/>
        <w:left w:val="none" w:sz="0" w:space="0" w:color="auto"/>
        <w:bottom w:val="none" w:sz="0" w:space="0" w:color="auto"/>
        <w:right w:val="none" w:sz="0" w:space="0" w:color="auto"/>
      </w:divBdr>
    </w:div>
    <w:div w:id="711882621">
      <w:bodyDiv w:val="1"/>
      <w:marLeft w:val="0"/>
      <w:marRight w:val="0"/>
      <w:marTop w:val="0"/>
      <w:marBottom w:val="0"/>
      <w:divBdr>
        <w:top w:val="none" w:sz="0" w:space="0" w:color="auto"/>
        <w:left w:val="none" w:sz="0" w:space="0" w:color="auto"/>
        <w:bottom w:val="none" w:sz="0" w:space="0" w:color="auto"/>
        <w:right w:val="none" w:sz="0" w:space="0" w:color="auto"/>
      </w:divBdr>
    </w:div>
    <w:div w:id="711883822">
      <w:bodyDiv w:val="1"/>
      <w:marLeft w:val="0"/>
      <w:marRight w:val="0"/>
      <w:marTop w:val="0"/>
      <w:marBottom w:val="0"/>
      <w:divBdr>
        <w:top w:val="none" w:sz="0" w:space="0" w:color="auto"/>
        <w:left w:val="none" w:sz="0" w:space="0" w:color="auto"/>
        <w:bottom w:val="none" w:sz="0" w:space="0" w:color="auto"/>
        <w:right w:val="none" w:sz="0" w:space="0" w:color="auto"/>
      </w:divBdr>
    </w:div>
    <w:div w:id="711928506">
      <w:bodyDiv w:val="1"/>
      <w:marLeft w:val="0"/>
      <w:marRight w:val="0"/>
      <w:marTop w:val="0"/>
      <w:marBottom w:val="0"/>
      <w:divBdr>
        <w:top w:val="none" w:sz="0" w:space="0" w:color="auto"/>
        <w:left w:val="none" w:sz="0" w:space="0" w:color="auto"/>
        <w:bottom w:val="none" w:sz="0" w:space="0" w:color="auto"/>
        <w:right w:val="none" w:sz="0" w:space="0" w:color="auto"/>
      </w:divBdr>
    </w:div>
    <w:div w:id="712387596">
      <w:bodyDiv w:val="1"/>
      <w:marLeft w:val="0"/>
      <w:marRight w:val="0"/>
      <w:marTop w:val="0"/>
      <w:marBottom w:val="0"/>
      <w:divBdr>
        <w:top w:val="none" w:sz="0" w:space="0" w:color="auto"/>
        <w:left w:val="none" w:sz="0" w:space="0" w:color="auto"/>
        <w:bottom w:val="none" w:sz="0" w:space="0" w:color="auto"/>
        <w:right w:val="none" w:sz="0" w:space="0" w:color="auto"/>
      </w:divBdr>
    </w:div>
    <w:div w:id="712458460">
      <w:bodyDiv w:val="1"/>
      <w:marLeft w:val="0"/>
      <w:marRight w:val="0"/>
      <w:marTop w:val="0"/>
      <w:marBottom w:val="0"/>
      <w:divBdr>
        <w:top w:val="none" w:sz="0" w:space="0" w:color="auto"/>
        <w:left w:val="none" w:sz="0" w:space="0" w:color="auto"/>
        <w:bottom w:val="none" w:sz="0" w:space="0" w:color="auto"/>
        <w:right w:val="none" w:sz="0" w:space="0" w:color="auto"/>
      </w:divBdr>
    </w:div>
    <w:div w:id="713238553">
      <w:bodyDiv w:val="1"/>
      <w:marLeft w:val="0"/>
      <w:marRight w:val="0"/>
      <w:marTop w:val="0"/>
      <w:marBottom w:val="0"/>
      <w:divBdr>
        <w:top w:val="none" w:sz="0" w:space="0" w:color="auto"/>
        <w:left w:val="none" w:sz="0" w:space="0" w:color="auto"/>
        <w:bottom w:val="none" w:sz="0" w:space="0" w:color="auto"/>
        <w:right w:val="none" w:sz="0" w:space="0" w:color="auto"/>
      </w:divBdr>
    </w:div>
    <w:div w:id="713772627">
      <w:bodyDiv w:val="1"/>
      <w:marLeft w:val="0"/>
      <w:marRight w:val="0"/>
      <w:marTop w:val="0"/>
      <w:marBottom w:val="0"/>
      <w:divBdr>
        <w:top w:val="none" w:sz="0" w:space="0" w:color="auto"/>
        <w:left w:val="none" w:sz="0" w:space="0" w:color="auto"/>
        <w:bottom w:val="none" w:sz="0" w:space="0" w:color="auto"/>
        <w:right w:val="none" w:sz="0" w:space="0" w:color="auto"/>
      </w:divBdr>
    </w:div>
    <w:div w:id="713773796">
      <w:bodyDiv w:val="1"/>
      <w:marLeft w:val="0"/>
      <w:marRight w:val="0"/>
      <w:marTop w:val="0"/>
      <w:marBottom w:val="0"/>
      <w:divBdr>
        <w:top w:val="none" w:sz="0" w:space="0" w:color="auto"/>
        <w:left w:val="none" w:sz="0" w:space="0" w:color="auto"/>
        <w:bottom w:val="none" w:sz="0" w:space="0" w:color="auto"/>
        <w:right w:val="none" w:sz="0" w:space="0" w:color="auto"/>
      </w:divBdr>
    </w:div>
    <w:div w:id="713848945">
      <w:bodyDiv w:val="1"/>
      <w:marLeft w:val="0"/>
      <w:marRight w:val="0"/>
      <w:marTop w:val="0"/>
      <w:marBottom w:val="0"/>
      <w:divBdr>
        <w:top w:val="none" w:sz="0" w:space="0" w:color="auto"/>
        <w:left w:val="none" w:sz="0" w:space="0" w:color="auto"/>
        <w:bottom w:val="none" w:sz="0" w:space="0" w:color="auto"/>
        <w:right w:val="none" w:sz="0" w:space="0" w:color="auto"/>
      </w:divBdr>
    </w:div>
    <w:div w:id="714088330">
      <w:bodyDiv w:val="1"/>
      <w:marLeft w:val="0"/>
      <w:marRight w:val="0"/>
      <w:marTop w:val="0"/>
      <w:marBottom w:val="0"/>
      <w:divBdr>
        <w:top w:val="none" w:sz="0" w:space="0" w:color="auto"/>
        <w:left w:val="none" w:sz="0" w:space="0" w:color="auto"/>
        <w:bottom w:val="none" w:sz="0" w:space="0" w:color="auto"/>
        <w:right w:val="none" w:sz="0" w:space="0" w:color="auto"/>
      </w:divBdr>
    </w:div>
    <w:div w:id="714231339">
      <w:bodyDiv w:val="1"/>
      <w:marLeft w:val="0"/>
      <w:marRight w:val="0"/>
      <w:marTop w:val="0"/>
      <w:marBottom w:val="0"/>
      <w:divBdr>
        <w:top w:val="none" w:sz="0" w:space="0" w:color="auto"/>
        <w:left w:val="none" w:sz="0" w:space="0" w:color="auto"/>
        <w:bottom w:val="none" w:sz="0" w:space="0" w:color="auto"/>
        <w:right w:val="none" w:sz="0" w:space="0" w:color="auto"/>
      </w:divBdr>
    </w:div>
    <w:div w:id="714358075">
      <w:bodyDiv w:val="1"/>
      <w:marLeft w:val="0"/>
      <w:marRight w:val="0"/>
      <w:marTop w:val="0"/>
      <w:marBottom w:val="0"/>
      <w:divBdr>
        <w:top w:val="none" w:sz="0" w:space="0" w:color="auto"/>
        <w:left w:val="none" w:sz="0" w:space="0" w:color="auto"/>
        <w:bottom w:val="none" w:sz="0" w:space="0" w:color="auto"/>
        <w:right w:val="none" w:sz="0" w:space="0" w:color="auto"/>
      </w:divBdr>
    </w:div>
    <w:div w:id="714502927">
      <w:bodyDiv w:val="1"/>
      <w:marLeft w:val="0"/>
      <w:marRight w:val="0"/>
      <w:marTop w:val="0"/>
      <w:marBottom w:val="0"/>
      <w:divBdr>
        <w:top w:val="none" w:sz="0" w:space="0" w:color="auto"/>
        <w:left w:val="none" w:sz="0" w:space="0" w:color="auto"/>
        <w:bottom w:val="none" w:sz="0" w:space="0" w:color="auto"/>
        <w:right w:val="none" w:sz="0" w:space="0" w:color="auto"/>
      </w:divBdr>
    </w:div>
    <w:div w:id="714744104">
      <w:bodyDiv w:val="1"/>
      <w:marLeft w:val="0"/>
      <w:marRight w:val="0"/>
      <w:marTop w:val="0"/>
      <w:marBottom w:val="0"/>
      <w:divBdr>
        <w:top w:val="none" w:sz="0" w:space="0" w:color="auto"/>
        <w:left w:val="none" w:sz="0" w:space="0" w:color="auto"/>
        <w:bottom w:val="none" w:sz="0" w:space="0" w:color="auto"/>
        <w:right w:val="none" w:sz="0" w:space="0" w:color="auto"/>
      </w:divBdr>
    </w:div>
    <w:div w:id="714812437">
      <w:bodyDiv w:val="1"/>
      <w:marLeft w:val="0"/>
      <w:marRight w:val="0"/>
      <w:marTop w:val="0"/>
      <w:marBottom w:val="0"/>
      <w:divBdr>
        <w:top w:val="none" w:sz="0" w:space="0" w:color="auto"/>
        <w:left w:val="none" w:sz="0" w:space="0" w:color="auto"/>
        <w:bottom w:val="none" w:sz="0" w:space="0" w:color="auto"/>
        <w:right w:val="none" w:sz="0" w:space="0" w:color="auto"/>
      </w:divBdr>
    </w:div>
    <w:div w:id="714891032">
      <w:bodyDiv w:val="1"/>
      <w:marLeft w:val="0"/>
      <w:marRight w:val="0"/>
      <w:marTop w:val="0"/>
      <w:marBottom w:val="0"/>
      <w:divBdr>
        <w:top w:val="none" w:sz="0" w:space="0" w:color="auto"/>
        <w:left w:val="none" w:sz="0" w:space="0" w:color="auto"/>
        <w:bottom w:val="none" w:sz="0" w:space="0" w:color="auto"/>
        <w:right w:val="none" w:sz="0" w:space="0" w:color="auto"/>
      </w:divBdr>
    </w:div>
    <w:div w:id="714935304">
      <w:bodyDiv w:val="1"/>
      <w:marLeft w:val="0"/>
      <w:marRight w:val="0"/>
      <w:marTop w:val="0"/>
      <w:marBottom w:val="0"/>
      <w:divBdr>
        <w:top w:val="none" w:sz="0" w:space="0" w:color="auto"/>
        <w:left w:val="none" w:sz="0" w:space="0" w:color="auto"/>
        <w:bottom w:val="none" w:sz="0" w:space="0" w:color="auto"/>
        <w:right w:val="none" w:sz="0" w:space="0" w:color="auto"/>
      </w:divBdr>
    </w:div>
    <w:div w:id="714936177">
      <w:bodyDiv w:val="1"/>
      <w:marLeft w:val="0"/>
      <w:marRight w:val="0"/>
      <w:marTop w:val="0"/>
      <w:marBottom w:val="0"/>
      <w:divBdr>
        <w:top w:val="none" w:sz="0" w:space="0" w:color="auto"/>
        <w:left w:val="none" w:sz="0" w:space="0" w:color="auto"/>
        <w:bottom w:val="none" w:sz="0" w:space="0" w:color="auto"/>
        <w:right w:val="none" w:sz="0" w:space="0" w:color="auto"/>
      </w:divBdr>
    </w:div>
    <w:div w:id="715272888">
      <w:bodyDiv w:val="1"/>
      <w:marLeft w:val="0"/>
      <w:marRight w:val="0"/>
      <w:marTop w:val="0"/>
      <w:marBottom w:val="0"/>
      <w:divBdr>
        <w:top w:val="none" w:sz="0" w:space="0" w:color="auto"/>
        <w:left w:val="none" w:sz="0" w:space="0" w:color="auto"/>
        <w:bottom w:val="none" w:sz="0" w:space="0" w:color="auto"/>
        <w:right w:val="none" w:sz="0" w:space="0" w:color="auto"/>
      </w:divBdr>
    </w:div>
    <w:div w:id="715542381">
      <w:bodyDiv w:val="1"/>
      <w:marLeft w:val="0"/>
      <w:marRight w:val="0"/>
      <w:marTop w:val="0"/>
      <w:marBottom w:val="0"/>
      <w:divBdr>
        <w:top w:val="none" w:sz="0" w:space="0" w:color="auto"/>
        <w:left w:val="none" w:sz="0" w:space="0" w:color="auto"/>
        <w:bottom w:val="none" w:sz="0" w:space="0" w:color="auto"/>
        <w:right w:val="none" w:sz="0" w:space="0" w:color="auto"/>
      </w:divBdr>
    </w:div>
    <w:div w:id="715544433">
      <w:bodyDiv w:val="1"/>
      <w:marLeft w:val="0"/>
      <w:marRight w:val="0"/>
      <w:marTop w:val="0"/>
      <w:marBottom w:val="0"/>
      <w:divBdr>
        <w:top w:val="none" w:sz="0" w:space="0" w:color="auto"/>
        <w:left w:val="none" w:sz="0" w:space="0" w:color="auto"/>
        <w:bottom w:val="none" w:sz="0" w:space="0" w:color="auto"/>
        <w:right w:val="none" w:sz="0" w:space="0" w:color="auto"/>
      </w:divBdr>
    </w:div>
    <w:div w:id="716200476">
      <w:bodyDiv w:val="1"/>
      <w:marLeft w:val="0"/>
      <w:marRight w:val="0"/>
      <w:marTop w:val="0"/>
      <w:marBottom w:val="0"/>
      <w:divBdr>
        <w:top w:val="none" w:sz="0" w:space="0" w:color="auto"/>
        <w:left w:val="none" w:sz="0" w:space="0" w:color="auto"/>
        <w:bottom w:val="none" w:sz="0" w:space="0" w:color="auto"/>
        <w:right w:val="none" w:sz="0" w:space="0" w:color="auto"/>
      </w:divBdr>
    </w:div>
    <w:div w:id="716321248">
      <w:bodyDiv w:val="1"/>
      <w:marLeft w:val="0"/>
      <w:marRight w:val="0"/>
      <w:marTop w:val="0"/>
      <w:marBottom w:val="0"/>
      <w:divBdr>
        <w:top w:val="none" w:sz="0" w:space="0" w:color="auto"/>
        <w:left w:val="none" w:sz="0" w:space="0" w:color="auto"/>
        <w:bottom w:val="none" w:sz="0" w:space="0" w:color="auto"/>
        <w:right w:val="none" w:sz="0" w:space="0" w:color="auto"/>
      </w:divBdr>
    </w:div>
    <w:div w:id="717049272">
      <w:bodyDiv w:val="1"/>
      <w:marLeft w:val="0"/>
      <w:marRight w:val="0"/>
      <w:marTop w:val="0"/>
      <w:marBottom w:val="0"/>
      <w:divBdr>
        <w:top w:val="none" w:sz="0" w:space="0" w:color="auto"/>
        <w:left w:val="none" w:sz="0" w:space="0" w:color="auto"/>
        <w:bottom w:val="none" w:sz="0" w:space="0" w:color="auto"/>
        <w:right w:val="none" w:sz="0" w:space="0" w:color="auto"/>
      </w:divBdr>
    </w:div>
    <w:div w:id="717167531">
      <w:bodyDiv w:val="1"/>
      <w:marLeft w:val="0"/>
      <w:marRight w:val="0"/>
      <w:marTop w:val="0"/>
      <w:marBottom w:val="0"/>
      <w:divBdr>
        <w:top w:val="none" w:sz="0" w:space="0" w:color="auto"/>
        <w:left w:val="none" w:sz="0" w:space="0" w:color="auto"/>
        <w:bottom w:val="none" w:sz="0" w:space="0" w:color="auto"/>
        <w:right w:val="none" w:sz="0" w:space="0" w:color="auto"/>
      </w:divBdr>
    </w:div>
    <w:div w:id="717633343">
      <w:bodyDiv w:val="1"/>
      <w:marLeft w:val="0"/>
      <w:marRight w:val="0"/>
      <w:marTop w:val="0"/>
      <w:marBottom w:val="0"/>
      <w:divBdr>
        <w:top w:val="none" w:sz="0" w:space="0" w:color="auto"/>
        <w:left w:val="none" w:sz="0" w:space="0" w:color="auto"/>
        <w:bottom w:val="none" w:sz="0" w:space="0" w:color="auto"/>
        <w:right w:val="none" w:sz="0" w:space="0" w:color="auto"/>
      </w:divBdr>
    </w:div>
    <w:div w:id="717899414">
      <w:bodyDiv w:val="1"/>
      <w:marLeft w:val="0"/>
      <w:marRight w:val="0"/>
      <w:marTop w:val="0"/>
      <w:marBottom w:val="0"/>
      <w:divBdr>
        <w:top w:val="none" w:sz="0" w:space="0" w:color="auto"/>
        <w:left w:val="none" w:sz="0" w:space="0" w:color="auto"/>
        <w:bottom w:val="none" w:sz="0" w:space="0" w:color="auto"/>
        <w:right w:val="none" w:sz="0" w:space="0" w:color="auto"/>
      </w:divBdr>
    </w:div>
    <w:div w:id="718014611">
      <w:bodyDiv w:val="1"/>
      <w:marLeft w:val="0"/>
      <w:marRight w:val="0"/>
      <w:marTop w:val="0"/>
      <w:marBottom w:val="0"/>
      <w:divBdr>
        <w:top w:val="none" w:sz="0" w:space="0" w:color="auto"/>
        <w:left w:val="none" w:sz="0" w:space="0" w:color="auto"/>
        <w:bottom w:val="none" w:sz="0" w:space="0" w:color="auto"/>
        <w:right w:val="none" w:sz="0" w:space="0" w:color="auto"/>
      </w:divBdr>
    </w:div>
    <w:div w:id="718091787">
      <w:bodyDiv w:val="1"/>
      <w:marLeft w:val="0"/>
      <w:marRight w:val="0"/>
      <w:marTop w:val="0"/>
      <w:marBottom w:val="0"/>
      <w:divBdr>
        <w:top w:val="none" w:sz="0" w:space="0" w:color="auto"/>
        <w:left w:val="none" w:sz="0" w:space="0" w:color="auto"/>
        <w:bottom w:val="none" w:sz="0" w:space="0" w:color="auto"/>
        <w:right w:val="none" w:sz="0" w:space="0" w:color="auto"/>
      </w:divBdr>
    </w:div>
    <w:div w:id="718478665">
      <w:bodyDiv w:val="1"/>
      <w:marLeft w:val="0"/>
      <w:marRight w:val="0"/>
      <w:marTop w:val="0"/>
      <w:marBottom w:val="0"/>
      <w:divBdr>
        <w:top w:val="none" w:sz="0" w:space="0" w:color="auto"/>
        <w:left w:val="none" w:sz="0" w:space="0" w:color="auto"/>
        <w:bottom w:val="none" w:sz="0" w:space="0" w:color="auto"/>
        <w:right w:val="none" w:sz="0" w:space="0" w:color="auto"/>
      </w:divBdr>
    </w:div>
    <w:div w:id="719092080">
      <w:bodyDiv w:val="1"/>
      <w:marLeft w:val="0"/>
      <w:marRight w:val="0"/>
      <w:marTop w:val="0"/>
      <w:marBottom w:val="0"/>
      <w:divBdr>
        <w:top w:val="none" w:sz="0" w:space="0" w:color="auto"/>
        <w:left w:val="none" w:sz="0" w:space="0" w:color="auto"/>
        <w:bottom w:val="none" w:sz="0" w:space="0" w:color="auto"/>
        <w:right w:val="none" w:sz="0" w:space="0" w:color="auto"/>
      </w:divBdr>
    </w:div>
    <w:div w:id="719130964">
      <w:bodyDiv w:val="1"/>
      <w:marLeft w:val="0"/>
      <w:marRight w:val="0"/>
      <w:marTop w:val="0"/>
      <w:marBottom w:val="0"/>
      <w:divBdr>
        <w:top w:val="none" w:sz="0" w:space="0" w:color="auto"/>
        <w:left w:val="none" w:sz="0" w:space="0" w:color="auto"/>
        <w:bottom w:val="none" w:sz="0" w:space="0" w:color="auto"/>
        <w:right w:val="none" w:sz="0" w:space="0" w:color="auto"/>
      </w:divBdr>
    </w:div>
    <w:div w:id="719285665">
      <w:bodyDiv w:val="1"/>
      <w:marLeft w:val="0"/>
      <w:marRight w:val="0"/>
      <w:marTop w:val="0"/>
      <w:marBottom w:val="0"/>
      <w:divBdr>
        <w:top w:val="none" w:sz="0" w:space="0" w:color="auto"/>
        <w:left w:val="none" w:sz="0" w:space="0" w:color="auto"/>
        <w:bottom w:val="none" w:sz="0" w:space="0" w:color="auto"/>
        <w:right w:val="none" w:sz="0" w:space="0" w:color="auto"/>
      </w:divBdr>
    </w:div>
    <w:div w:id="719399456">
      <w:bodyDiv w:val="1"/>
      <w:marLeft w:val="0"/>
      <w:marRight w:val="0"/>
      <w:marTop w:val="0"/>
      <w:marBottom w:val="0"/>
      <w:divBdr>
        <w:top w:val="none" w:sz="0" w:space="0" w:color="auto"/>
        <w:left w:val="none" w:sz="0" w:space="0" w:color="auto"/>
        <w:bottom w:val="none" w:sz="0" w:space="0" w:color="auto"/>
        <w:right w:val="none" w:sz="0" w:space="0" w:color="auto"/>
      </w:divBdr>
    </w:div>
    <w:div w:id="719401725">
      <w:bodyDiv w:val="1"/>
      <w:marLeft w:val="0"/>
      <w:marRight w:val="0"/>
      <w:marTop w:val="0"/>
      <w:marBottom w:val="0"/>
      <w:divBdr>
        <w:top w:val="none" w:sz="0" w:space="0" w:color="auto"/>
        <w:left w:val="none" w:sz="0" w:space="0" w:color="auto"/>
        <w:bottom w:val="none" w:sz="0" w:space="0" w:color="auto"/>
        <w:right w:val="none" w:sz="0" w:space="0" w:color="auto"/>
      </w:divBdr>
    </w:div>
    <w:div w:id="719942399">
      <w:bodyDiv w:val="1"/>
      <w:marLeft w:val="0"/>
      <w:marRight w:val="0"/>
      <w:marTop w:val="0"/>
      <w:marBottom w:val="0"/>
      <w:divBdr>
        <w:top w:val="none" w:sz="0" w:space="0" w:color="auto"/>
        <w:left w:val="none" w:sz="0" w:space="0" w:color="auto"/>
        <w:bottom w:val="none" w:sz="0" w:space="0" w:color="auto"/>
        <w:right w:val="none" w:sz="0" w:space="0" w:color="auto"/>
      </w:divBdr>
    </w:div>
    <w:div w:id="719979442">
      <w:bodyDiv w:val="1"/>
      <w:marLeft w:val="0"/>
      <w:marRight w:val="0"/>
      <w:marTop w:val="0"/>
      <w:marBottom w:val="0"/>
      <w:divBdr>
        <w:top w:val="none" w:sz="0" w:space="0" w:color="auto"/>
        <w:left w:val="none" w:sz="0" w:space="0" w:color="auto"/>
        <w:bottom w:val="none" w:sz="0" w:space="0" w:color="auto"/>
        <w:right w:val="none" w:sz="0" w:space="0" w:color="auto"/>
      </w:divBdr>
    </w:div>
    <w:div w:id="720060339">
      <w:bodyDiv w:val="1"/>
      <w:marLeft w:val="0"/>
      <w:marRight w:val="0"/>
      <w:marTop w:val="0"/>
      <w:marBottom w:val="0"/>
      <w:divBdr>
        <w:top w:val="none" w:sz="0" w:space="0" w:color="auto"/>
        <w:left w:val="none" w:sz="0" w:space="0" w:color="auto"/>
        <w:bottom w:val="none" w:sz="0" w:space="0" w:color="auto"/>
        <w:right w:val="none" w:sz="0" w:space="0" w:color="auto"/>
      </w:divBdr>
    </w:div>
    <w:div w:id="720130584">
      <w:bodyDiv w:val="1"/>
      <w:marLeft w:val="0"/>
      <w:marRight w:val="0"/>
      <w:marTop w:val="0"/>
      <w:marBottom w:val="0"/>
      <w:divBdr>
        <w:top w:val="none" w:sz="0" w:space="0" w:color="auto"/>
        <w:left w:val="none" w:sz="0" w:space="0" w:color="auto"/>
        <w:bottom w:val="none" w:sz="0" w:space="0" w:color="auto"/>
        <w:right w:val="none" w:sz="0" w:space="0" w:color="auto"/>
      </w:divBdr>
    </w:div>
    <w:div w:id="720442815">
      <w:bodyDiv w:val="1"/>
      <w:marLeft w:val="0"/>
      <w:marRight w:val="0"/>
      <w:marTop w:val="0"/>
      <w:marBottom w:val="0"/>
      <w:divBdr>
        <w:top w:val="none" w:sz="0" w:space="0" w:color="auto"/>
        <w:left w:val="none" w:sz="0" w:space="0" w:color="auto"/>
        <w:bottom w:val="none" w:sz="0" w:space="0" w:color="auto"/>
        <w:right w:val="none" w:sz="0" w:space="0" w:color="auto"/>
      </w:divBdr>
    </w:div>
    <w:div w:id="720635590">
      <w:bodyDiv w:val="1"/>
      <w:marLeft w:val="0"/>
      <w:marRight w:val="0"/>
      <w:marTop w:val="0"/>
      <w:marBottom w:val="0"/>
      <w:divBdr>
        <w:top w:val="none" w:sz="0" w:space="0" w:color="auto"/>
        <w:left w:val="none" w:sz="0" w:space="0" w:color="auto"/>
        <w:bottom w:val="none" w:sz="0" w:space="0" w:color="auto"/>
        <w:right w:val="none" w:sz="0" w:space="0" w:color="auto"/>
      </w:divBdr>
    </w:div>
    <w:div w:id="720861982">
      <w:bodyDiv w:val="1"/>
      <w:marLeft w:val="0"/>
      <w:marRight w:val="0"/>
      <w:marTop w:val="0"/>
      <w:marBottom w:val="0"/>
      <w:divBdr>
        <w:top w:val="none" w:sz="0" w:space="0" w:color="auto"/>
        <w:left w:val="none" w:sz="0" w:space="0" w:color="auto"/>
        <w:bottom w:val="none" w:sz="0" w:space="0" w:color="auto"/>
        <w:right w:val="none" w:sz="0" w:space="0" w:color="auto"/>
      </w:divBdr>
    </w:div>
    <w:div w:id="721056348">
      <w:bodyDiv w:val="1"/>
      <w:marLeft w:val="0"/>
      <w:marRight w:val="0"/>
      <w:marTop w:val="0"/>
      <w:marBottom w:val="0"/>
      <w:divBdr>
        <w:top w:val="none" w:sz="0" w:space="0" w:color="auto"/>
        <w:left w:val="none" w:sz="0" w:space="0" w:color="auto"/>
        <w:bottom w:val="none" w:sz="0" w:space="0" w:color="auto"/>
        <w:right w:val="none" w:sz="0" w:space="0" w:color="auto"/>
      </w:divBdr>
    </w:div>
    <w:div w:id="721252720">
      <w:bodyDiv w:val="1"/>
      <w:marLeft w:val="0"/>
      <w:marRight w:val="0"/>
      <w:marTop w:val="0"/>
      <w:marBottom w:val="0"/>
      <w:divBdr>
        <w:top w:val="none" w:sz="0" w:space="0" w:color="auto"/>
        <w:left w:val="none" w:sz="0" w:space="0" w:color="auto"/>
        <w:bottom w:val="none" w:sz="0" w:space="0" w:color="auto"/>
        <w:right w:val="none" w:sz="0" w:space="0" w:color="auto"/>
      </w:divBdr>
    </w:div>
    <w:div w:id="721829333">
      <w:bodyDiv w:val="1"/>
      <w:marLeft w:val="0"/>
      <w:marRight w:val="0"/>
      <w:marTop w:val="0"/>
      <w:marBottom w:val="0"/>
      <w:divBdr>
        <w:top w:val="none" w:sz="0" w:space="0" w:color="auto"/>
        <w:left w:val="none" w:sz="0" w:space="0" w:color="auto"/>
        <w:bottom w:val="none" w:sz="0" w:space="0" w:color="auto"/>
        <w:right w:val="none" w:sz="0" w:space="0" w:color="auto"/>
      </w:divBdr>
    </w:div>
    <w:div w:id="722023381">
      <w:bodyDiv w:val="1"/>
      <w:marLeft w:val="0"/>
      <w:marRight w:val="0"/>
      <w:marTop w:val="0"/>
      <w:marBottom w:val="0"/>
      <w:divBdr>
        <w:top w:val="none" w:sz="0" w:space="0" w:color="auto"/>
        <w:left w:val="none" w:sz="0" w:space="0" w:color="auto"/>
        <w:bottom w:val="none" w:sz="0" w:space="0" w:color="auto"/>
        <w:right w:val="none" w:sz="0" w:space="0" w:color="auto"/>
      </w:divBdr>
    </w:div>
    <w:div w:id="722868611">
      <w:bodyDiv w:val="1"/>
      <w:marLeft w:val="0"/>
      <w:marRight w:val="0"/>
      <w:marTop w:val="0"/>
      <w:marBottom w:val="0"/>
      <w:divBdr>
        <w:top w:val="none" w:sz="0" w:space="0" w:color="auto"/>
        <w:left w:val="none" w:sz="0" w:space="0" w:color="auto"/>
        <w:bottom w:val="none" w:sz="0" w:space="0" w:color="auto"/>
        <w:right w:val="none" w:sz="0" w:space="0" w:color="auto"/>
      </w:divBdr>
    </w:div>
    <w:div w:id="723144234">
      <w:bodyDiv w:val="1"/>
      <w:marLeft w:val="0"/>
      <w:marRight w:val="0"/>
      <w:marTop w:val="0"/>
      <w:marBottom w:val="0"/>
      <w:divBdr>
        <w:top w:val="none" w:sz="0" w:space="0" w:color="auto"/>
        <w:left w:val="none" w:sz="0" w:space="0" w:color="auto"/>
        <w:bottom w:val="none" w:sz="0" w:space="0" w:color="auto"/>
        <w:right w:val="none" w:sz="0" w:space="0" w:color="auto"/>
      </w:divBdr>
    </w:div>
    <w:div w:id="723262022">
      <w:bodyDiv w:val="1"/>
      <w:marLeft w:val="0"/>
      <w:marRight w:val="0"/>
      <w:marTop w:val="0"/>
      <w:marBottom w:val="0"/>
      <w:divBdr>
        <w:top w:val="none" w:sz="0" w:space="0" w:color="auto"/>
        <w:left w:val="none" w:sz="0" w:space="0" w:color="auto"/>
        <w:bottom w:val="none" w:sz="0" w:space="0" w:color="auto"/>
        <w:right w:val="none" w:sz="0" w:space="0" w:color="auto"/>
      </w:divBdr>
    </w:div>
    <w:div w:id="723333047">
      <w:bodyDiv w:val="1"/>
      <w:marLeft w:val="0"/>
      <w:marRight w:val="0"/>
      <w:marTop w:val="0"/>
      <w:marBottom w:val="0"/>
      <w:divBdr>
        <w:top w:val="none" w:sz="0" w:space="0" w:color="auto"/>
        <w:left w:val="none" w:sz="0" w:space="0" w:color="auto"/>
        <w:bottom w:val="none" w:sz="0" w:space="0" w:color="auto"/>
        <w:right w:val="none" w:sz="0" w:space="0" w:color="auto"/>
      </w:divBdr>
    </w:div>
    <w:div w:id="723649544">
      <w:bodyDiv w:val="1"/>
      <w:marLeft w:val="0"/>
      <w:marRight w:val="0"/>
      <w:marTop w:val="0"/>
      <w:marBottom w:val="0"/>
      <w:divBdr>
        <w:top w:val="none" w:sz="0" w:space="0" w:color="auto"/>
        <w:left w:val="none" w:sz="0" w:space="0" w:color="auto"/>
        <w:bottom w:val="none" w:sz="0" w:space="0" w:color="auto"/>
        <w:right w:val="none" w:sz="0" w:space="0" w:color="auto"/>
      </w:divBdr>
    </w:div>
    <w:div w:id="723720558">
      <w:bodyDiv w:val="1"/>
      <w:marLeft w:val="0"/>
      <w:marRight w:val="0"/>
      <w:marTop w:val="0"/>
      <w:marBottom w:val="0"/>
      <w:divBdr>
        <w:top w:val="none" w:sz="0" w:space="0" w:color="auto"/>
        <w:left w:val="none" w:sz="0" w:space="0" w:color="auto"/>
        <w:bottom w:val="none" w:sz="0" w:space="0" w:color="auto"/>
        <w:right w:val="none" w:sz="0" w:space="0" w:color="auto"/>
      </w:divBdr>
    </w:div>
    <w:div w:id="723791853">
      <w:bodyDiv w:val="1"/>
      <w:marLeft w:val="0"/>
      <w:marRight w:val="0"/>
      <w:marTop w:val="0"/>
      <w:marBottom w:val="0"/>
      <w:divBdr>
        <w:top w:val="none" w:sz="0" w:space="0" w:color="auto"/>
        <w:left w:val="none" w:sz="0" w:space="0" w:color="auto"/>
        <w:bottom w:val="none" w:sz="0" w:space="0" w:color="auto"/>
        <w:right w:val="none" w:sz="0" w:space="0" w:color="auto"/>
      </w:divBdr>
    </w:div>
    <w:div w:id="724912538">
      <w:bodyDiv w:val="1"/>
      <w:marLeft w:val="0"/>
      <w:marRight w:val="0"/>
      <w:marTop w:val="0"/>
      <w:marBottom w:val="0"/>
      <w:divBdr>
        <w:top w:val="none" w:sz="0" w:space="0" w:color="auto"/>
        <w:left w:val="none" w:sz="0" w:space="0" w:color="auto"/>
        <w:bottom w:val="none" w:sz="0" w:space="0" w:color="auto"/>
        <w:right w:val="none" w:sz="0" w:space="0" w:color="auto"/>
      </w:divBdr>
    </w:div>
    <w:div w:id="725301036">
      <w:bodyDiv w:val="1"/>
      <w:marLeft w:val="0"/>
      <w:marRight w:val="0"/>
      <w:marTop w:val="0"/>
      <w:marBottom w:val="0"/>
      <w:divBdr>
        <w:top w:val="none" w:sz="0" w:space="0" w:color="auto"/>
        <w:left w:val="none" w:sz="0" w:space="0" w:color="auto"/>
        <w:bottom w:val="none" w:sz="0" w:space="0" w:color="auto"/>
        <w:right w:val="none" w:sz="0" w:space="0" w:color="auto"/>
      </w:divBdr>
    </w:div>
    <w:div w:id="725880831">
      <w:bodyDiv w:val="1"/>
      <w:marLeft w:val="0"/>
      <w:marRight w:val="0"/>
      <w:marTop w:val="0"/>
      <w:marBottom w:val="0"/>
      <w:divBdr>
        <w:top w:val="none" w:sz="0" w:space="0" w:color="auto"/>
        <w:left w:val="none" w:sz="0" w:space="0" w:color="auto"/>
        <w:bottom w:val="none" w:sz="0" w:space="0" w:color="auto"/>
        <w:right w:val="none" w:sz="0" w:space="0" w:color="auto"/>
      </w:divBdr>
    </w:div>
    <w:div w:id="725956697">
      <w:bodyDiv w:val="1"/>
      <w:marLeft w:val="0"/>
      <w:marRight w:val="0"/>
      <w:marTop w:val="0"/>
      <w:marBottom w:val="0"/>
      <w:divBdr>
        <w:top w:val="none" w:sz="0" w:space="0" w:color="auto"/>
        <w:left w:val="none" w:sz="0" w:space="0" w:color="auto"/>
        <w:bottom w:val="none" w:sz="0" w:space="0" w:color="auto"/>
        <w:right w:val="none" w:sz="0" w:space="0" w:color="auto"/>
      </w:divBdr>
    </w:div>
    <w:div w:id="726419132">
      <w:bodyDiv w:val="1"/>
      <w:marLeft w:val="0"/>
      <w:marRight w:val="0"/>
      <w:marTop w:val="0"/>
      <w:marBottom w:val="0"/>
      <w:divBdr>
        <w:top w:val="none" w:sz="0" w:space="0" w:color="auto"/>
        <w:left w:val="none" w:sz="0" w:space="0" w:color="auto"/>
        <w:bottom w:val="none" w:sz="0" w:space="0" w:color="auto"/>
        <w:right w:val="none" w:sz="0" w:space="0" w:color="auto"/>
      </w:divBdr>
    </w:div>
    <w:div w:id="728111814">
      <w:bodyDiv w:val="1"/>
      <w:marLeft w:val="0"/>
      <w:marRight w:val="0"/>
      <w:marTop w:val="0"/>
      <w:marBottom w:val="0"/>
      <w:divBdr>
        <w:top w:val="none" w:sz="0" w:space="0" w:color="auto"/>
        <w:left w:val="none" w:sz="0" w:space="0" w:color="auto"/>
        <w:bottom w:val="none" w:sz="0" w:space="0" w:color="auto"/>
        <w:right w:val="none" w:sz="0" w:space="0" w:color="auto"/>
      </w:divBdr>
    </w:div>
    <w:div w:id="728191194">
      <w:bodyDiv w:val="1"/>
      <w:marLeft w:val="0"/>
      <w:marRight w:val="0"/>
      <w:marTop w:val="0"/>
      <w:marBottom w:val="0"/>
      <w:divBdr>
        <w:top w:val="none" w:sz="0" w:space="0" w:color="auto"/>
        <w:left w:val="none" w:sz="0" w:space="0" w:color="auto"/>
        <w:bottom w:val="none" w:sz="0" w:space="0" w:color="auto"/>
        <w:right w:val="none" w:sz="0" w:space="0" w:color="auto"/>
      </w:divBdr>
    </w:div>
    <w:div w:id="728653471">
      <w:bodyDiv w:val="1"/>
      <w:marLeft w:val="0"/>
      <w:marRight w:val="0"/>
      <w:marTop w:val="0"/>
      <w:marBottom w:val="0"/>
      <w:divBdr>
        <w:top w:val="none" w:sz="0" w:space="0" w:color="auto"/>
        <w:left w:val="none" w:sz="0" w:space="0" w:color="auto"/>
        <w:bottom w:val="none" w:sz="0" w:space="0" w:color="auto"/>
        <w:right w:val="none" w:sz="0" w:space="0" w:color="auto"/>
      </w:divBdr>
    </w:div>
    <w:div w:id="728694923">
      <w:bodyDiv w:val="1"/>
      <w:marLeft w:val="0"/>
      <w:marRight w:val="0"/>
      <w:marTop w:val="0"/>
      <w:marBottom w:val="0"/>
      <w:divBdr>
        <w:top w:val="none" w:sz="0" w:space="0" w:color="auto"/>
        <w:left w:val="none" w:sz="0" w:space="0" w:color="auto"/>
        <w:bottom w:val="none" w:sz="0" w:space="0" w:color="auto"/>
        <w:right w:val="none" w:sz="0" w:space="0" w:color="auto"/>
      </w:divBdr>
    </w:div>
    <w:div w:id="728722189">
      <w:bodyDiv w:val="1"/>
      <w:marLeft w:val="0"/>
      <w:marRight w:val="0"/>
      <w:marTop w:val="0"/>
      <w:marBottom w:val="0"/>
      <w:divBdr>
        <w:top w:val="none" w:sz="0" w:space="0" w:color="auto"/>
        <w:left w:val="none" w:sz="0" w:space="0" w:color="auto"/>
        <w:bottom w:val="none" w:sz="0" w:space="0" w:color="auto"/>
        <w:right w:val="none" w:sz="0" w:space="0" w:color="auto"/>
      </w:divBdr>
    </w:div>
    <w:div w:id="729424508">
      <w:bodyDiv w:val="1"/>
      <w:marLeft w:val="0"/>
      <w:marRight w:val="0"/>
      <w:marTop w:val="0"/>
      <w:marBottom w:val="0"/>
      <w:divBdr>
        <w:top w:val="none" w:sz="0" w:space="0" w:color="auto"/>
        <w:left w:val="none" w:sz="0" w:space="0" w:color="auto"/>
        <w:bottom w:val="none" w:sz="0" w:space="0" w:color="auto"/>
        <w:right w:val="none" w:sz="0" w:space="0" w:color="auto"/>
      </w:divBdr>
    </w:div>
    <w:div w:id="729498214">
      <w:bodyDiv w:val="1"/>
      <w:marLeft w:val="0"/>
      <w:marRight w:val="0"/>
      <w:marTop w:val="0"/>
      <w:marBottom w:val="0"/>
      <w:divBdr>
        <w:top w:val="none" w:sz="0" w:space="0" w:color="auto"/>
        <w:left w:val="none" w:sz="0" w:space="0" w:color="auto"/>
        <w:bottom w:val="none" w:sz="0" w:space="0" w:color="auto"/>
        <w:right w:val="none" w:sz="0" w:space="0" w:color="auto"/>
      </w:divBdr>
    </w:div>
    <w:div w:id="729966182">
      <w:bodyDiv w:val="1"/>
      <w:marLeft w:val="0"/>
      <w:marRight w:val="0"/>
      <w:marTop w:val="0"/>
      <w:marBottom w:val="0"/>
      <w:divBdr>
        <w:top w:val="none" w:sz="0" w:space="0" w:color="auto"/>
        <w:left w:val="none" w:sz="0" w:space="0" w:color="auto"/>
        <w:bottom w:val="none" w:sz="0" w:space="0" w:color="auto"/>
        <w:right w:val="none" w:sz="0" w:space="0" w:color="auto"/>
      </w:divBdr>
    </w:div>
    <w:div w:id="730733286">
      <w:bodyDiv w:val="1"/>
      <w:marLeft w:val="0"/>
      <w:marRight w:val="0"/>
      <w:marTop w:val="0"/>
      <w:marBottom w:val="0"/>
      <w:divBdr>
        <w:top w:val="none" w:sz="0" w:space="0" w:color="auto"/>
        <w:left w:val="none" w:sz="0" w:space="0" w:color="auto"/>
        <w:bottom w:val="none" w:sz="0" w:space="0" w:color="auto"/>
        <w:right w:val="none" w:sz="0" w:space="0" w:color="auto"/>
      </w:divBdr>
    </w:div>
    <w:div w:id="731465349">
      <w:bodyDiv w:val="1"/>
      <w:marLeft w:val="0"/>
      <w:marRight w:val="0"/>
      <w:marTop w:val="0"/>
      <w:marBottom w:val="0"/>
      <w:divBdr>
        <w:top w:val="none" w:sz="0" w:space="0" w:color="auto"/>
        <w:left w:val="none" w:sz="0" w:space="0" w:color="auto"/>
        <w:bottom w:val="none" w:sz="0" w:space="0" w:color="auto"/>
        <w:right w:val="none" w:sz="0" w:space="0" w:color="auto"/>
      </w:divBdr>
    </w:div>
    <w:div w:id="731581692">
      <w:bodyDiv w:val="1"/>
      <w:marLeft w:val="0"/>
      <w:marRight w:val="0"/>
      <w:marTop w:val="0"/>
      <w:marBottom w:val="0"/>
      <w:divBdr>
        <w:top w:val="none" w:sz="0" w:space="0" w:color="auto"/>
        <w:left w:val="none" w:sz="0" w:space="0" w:color="auto"/>
        <w:bottom w:val="none" w:sz="0" w:space="0" w:color="auto"/>
        <w:right w:val="none" w:sz="0" w:space="0" w:color="auto"/>
      </w:divBdr>
    </w:div>
    <w:div w:id="731584421">
      <w:bodyDiv w:val="1"/>
      <w:marLeft w:val="0"/>
      <w:marRight w:val="0"/>
      <w:marTop w:val="0"/>
      <w:marBottom w:val="0"/>
      <w:divBdr>
        <w:top w:val="none" w:sz="0" w:space="0" w:color="auto"/>
        <w:left w:val="none" w:sz="0" w:space="0" w:color="auto"/>
        <w:bottom w:val="none" w:sz="0" w:space="0" w:color="auto"/>
        <w:right w:val="none" w:sz="0" w:space="0" w:color="auto"/>
      </w:divBdr>
    </w:div>
    <w:div w:id="731780801">
      <w:bodyDiv w:val="1"/>
      <w:marLeft w:val="0"/>
      <w:marRight w:val="0"/>
      <w:marTop w:val="0"/>
      <w:marBottom w:val="0"/>
      <w:divBdr>
        <w:top w:val="none" w:sz="0" w:space="0" w:color="auto"/>
        <w:left w:val="none" w:sz="0" w:space="0" w:color="auto"/>
        <w:bottom w:val="none" w:sz="0" w:space="0" w:color="auto"/>
        <w:right w:val="none" w:sz="0" w:space="0" w:color="auto"/>
      </w:divBdr>
    </w:div>
    <w:div w:id="732120033">
      <w:bodyDiv w:val="1"/>
      <w:marLeft w:val="0"/>
      <w:marRight w:val="0"/>
      <w:marTop w:val="0"/>
      <w:marBottom w:val="0"/>
      <w:divBdr>
        <w:top w:val="none" w:sz="0" w:space="0" w:color="auto"/>
        <w:left w:val="none" w:sz="0" w:space="0" w:color="auto"/>
        <w:bottom w:val="none" w:sz="0" w:space="0" w:color="auto"/>
        <w:right w:val="none" w:sz="0" w:space="0" w:color="auto"/>
      </w:divBdr>
    </w:div>
    <w:div w:id="732122993">
      <w:bodyDiv w:val="1"/>
      <w:marLeft w:val="0"/>
      <w:marRight w:val="0"/>
      <w:marTop w:val="0"/>
      <w:marBottom w:val="0"/>
      <w:divBdr>
        <w:top w:val="none" w:sz="0" w:space="0" w:color="auto"/>
        <w:left w:val="none" w:sz="0" w:space="0" w:color="auto"/>
        <w:bottom w:val="none" w:sz="0" w:space="0" w:color="auto"/>
        <w:right w:val="none" w:sz="0" w:space="0" w:color="auto"/>
      </w:divBdr>
    </w:div>
    <w:div w:id="732124643">
      <w:bodyDiv w:val="1"/>
      <w:marLeft w:val="0"/>
      <w:marRight w:val="0"/>
      <w:marTop w:val="0"/>
      <w:marBottom w:val="0"/>
      <w:divBdr>
        <w:top w:val="none" w:sz="0" w:space="0" w:color="auto"/>
        <w:left w:val="none" w:sz="0" w:space="0" w:color="auto"/>
        <w:bottom w:val="none" w:sz="0" w:space="0" w:color="auto"/>
        <w:right w:val="none" w:sz="0" w:space="0" w:color="auto"/>
      </w:divBdr>
    </w:div>
    <w:div w:id="732243408">
      <w:bodyDiv w:val="1"/>
      <w:marLeft w:val="0"/>
      <w:marRight w:val="0"/>
      <w:marTop w:val="0"/>
      <w:marBottom w:val="0"/>
      <w:divBdr>
        <w:top w:val="none" w:sz="0" w:space="0" w:color="auto"/>
        <w:left w:val="none" w:sz="0" w:space="0" w:color="auto"/>
        <w:bottom w:val="none" w:sz="0" w:space="0" w:color="auto"/>
        <w:right w:val="none" w:sz="0" w:space="0" w:color="auto"/>
      </w:divBdr>
    </w:div>
    <w:div w:id="732696284">
      <w:bodyDiv w:val="1"/>
      <w:marLeft w:val="0"/>
      <w:marRight w:val="0"/>
      <w:marTop w:val="0"/>
      <w:marBottom w:val="0"/>
      <w:divBdr>
        <w:top w:val="none" w:sz="0" w:space="0" w:color="auto"/>
        <w:left w:val="none" w:sz="0" w:space="0" w:color="auto"/>
        <w:bottom w:val="none" w:sz="0" w:space="0" w:color="auto"/>
        <w:right w:val="none" w:sz="0" w:space="0" w:color="auto"/>
      </w:divBdr>
    </w:div>
    <w:div w:id="732855266">
      <w:bodyDiv w:val="1"/>
      <w:marLeft w:val="0"/>
      <w:marRight w:val="0"/>
      <w:marTop w:val="0"/>
      <w:marBottom w:val="0"/>
      <w:divBdr>
        <w:top w:val="none" w:sz="0" w:space="0" w:color="auto"/>
        <w:left w:val="none" w:sz="0" w:space="0" w:color="auto"/>
        <w:bottom w:val="none" w:sz="0" w:space="0" w:color="auto"/>
        <w:right w:val="none" w:sz="0" w:space="0" w:color="auto"/>
      </w:divBdr>
    </w:div>
    <w:div w:id="733313058">
      <w:bodyDiv w:val="1"/>
      <w:marLeft w:val="0"/>
      <w:marRight w:val="0"/>
      <w:marTop w:val="0"/>
      <w:marBottom w:val="0"/>
      <w:divBdr>
        <w:top w:val="none" w:sz="0" w:space="0" w:color="auto"/>
        <w:left w:val="none" w:sz="0" w:space="0" w:color="auto"/>
        <w:bottom w:val="none" w:sz="0" w:space="0" w:color="auto"/>
        <w:right w:val="none" w:sz="0" w:space="0" w:color="auto"/>
      </w:divBdr>
    </w:div>
    <w:div w:id="733701525">
      <w:bodyDiv w:val="1"/>
      <w:marLeft w:val="0"/>
      <w:marRight w:val="0"/>
      <w:marTop w:val="0"/>
      <w:marBottom w:val="0"/>
      <w:divBdr>
        <w:top w:val="none" w:sz="0" w:space="0" w:color="auto"/>
        <w:left w:val="none" w:sz="0" w:space="0" w:color="auto"/>
        <w:bottom w:val="none" w:sz="0" w:space="0" w:color="auto"/>
        <w:right w:val="none" w:sz="0" w:space="0" w:color="auto"/>
      </w:divBdr>
    </w:div>
    <w:div w:id="733702802">
      <w:bodyDiv w:val="1"/>
      <w:marLeft w:val="0"/>
      <w:marRight w:val="0"/>
      <w:marTop w:val="0"/>
      <w:marBottom w:val="0"/>
      <w:divBdr>
        <w:top w:val="none" w:sz="0" w:space="0" w:color="auto"/>
        <w:left w:val="none" w:sz="0" w:space="0" w:color="auto"/>
        <w:bottom w:val="none" w:sz="0" w:space="0" w:color="auto"/>
        <w:right w:val="none" w:sz="0" w:space="0" w:color="auto"/>
      </w:divBdr>
    </w:div>
    <w:div w:id="734010848">
      <w:bodyDiv w:val="1"/>
      <w:marLeft w:val="0"/>
      <w:marRight w:val="0"/>
      <w:marTop w:val="0"/>
      <w:marBottom w:val="0"/>
      <w:divBdr>
        <w:top w:val="none" w:sz="0" w:space="0" w:color="auto"/>
        <w:left w:val="none" w:sz="0" w:space="0" w:color="auto"/>
        <w:bottom w:val="none" w:sz="0" w:space="0" w:color="auto"/>
        <w:right w:val="none" w:sz="0" w:space="0" w:color="auto"/>
      </w:divBdr>
    </w:div>
    <w:div w:id="735251267">
      <w:bodyDiv w:val="1"/>
      <w:marLeft w:val="0"/>
      <w:marRight w:val="0"/>
      <w:marTop w:val="0"/>
      <w:marBottom w:val="0"/>
      <w:divBdr>
        <w:top w:val="none" w:sz="0" w:space="0" w:color="auto"/>
        <w:left w:val="none" w:sz="0" w:space="0" w:color="auto"/>
        <w:bottom w:val="none" w:sz="0" w:space="0" w:color="auto"/>
        <w:right w:val="none" w:sz="0" w:space="0" w:color="auto"/>
      </w:divBdr>
    </w:div>
    <w:div w:id="735780254">
      <w:bodyDiv w:val="1"/>
      <w:marLeft w:val="0"/>
      <w:marRight w:val="0"/>
      <w:marTop w:val="0"/>
      <w:marBottom w:val="0"/>
      <w:divBdr>
        <w:top w:val="none" w:sz="0" w:space="0" w:color="auto"/>
        <w:left w:val="none" w:sz="0" w:space="0" w:color="auto"/>
        <w:bottom w:val="none" w:sz="0" w:space="0" w:color="auto"/>
        <w:right w:val="none" w:sz="0" w:space="0" w:color="auto"/>
      </w:divBdr>
    </w:div>
    <w:div w:id="736127996">
      <w:bodyDiv w:val="1"/>
      <w:marLeft w:val="0"/>
      <w:marRight w:val="0"/>
      <w:marTop w:val="0"/>
      <w:marBottom w:val="0"/>
      <w:divBdr>
        <w:top w:val="none" w:sz="0" w:space="0" w:color="auto"/>
        <w:left w:val="none" w:sz="0" w:space="0" w:color="auto"/>
        <w:bottom w:val="none" w:sz="0" w:space="0" w:color="auto"/>
        <w:right w:val="none" w:sz="0" w:space="0" w:color="auto"/>
      </w:divBdr>
    </w:div>
    <w:div w:id="736781247">
      <w:bodyDiv w:val="1"/>
      <w:marLeft w:val="0"/>
      <w:marRight w:val="0"/>
      <w:marTop w:val="0"/>
      <w:marBottom w:val="0"/>
      <w:divBdr>
        <w:top w:val="none" w:sz="0" w:space="0" w:color="auto"/>
        <w:left w:val="none" w:sz="0" w:space="0" w:color="auto"/>
        <w:bottom w:val="none" w:sz="0" w:space="0" w:color="auto"/>
        <w:right w:val="none" w:sz="0" w:space="0" w:color="auto"/>
      </w:divBdr>
    </w:div>
    <w:div w:id="737632576">
      <w:bodyDiv w:val="1"/>
      <w:marLeft w:val="0"/>
      <w:marRight w:val="0"/>
      <w:marTop w:val="0"/>
      <w:marBottom w:val="0"/>
      <w:divBdr>
        <w:top w:val="none" w:sz="0" w:space="0" w:color="auto"/>
        <w:left w:val="none" w:sz="0" w:space="0" w:color="auto"/>
        <w:bottom w:val="none" w:sz="0" w:space="0" w:color="auto"/>
        <w:right w:val="none" w:sz="0" w:space="0" w:color="auto"/>
      </w:divBdr>
    </w:div>
    <w:div w:id="737747523">
      <w:bodyDiv w:val="1"/>
      <w:marLeft w:val="0"/>
      <w:marRight w:val="0"/>
      <w:marTop w:val="0"/>
      <w:marBottom w:val="0"/>
      <w:divBdr>
        <w:top w:val="none" w:sz="0" w:space="0" w:color="auto"/>
        <w:left w:val="none" w:sz="0" w:space="0" w:color="auto"/>
        <w:bottom w:val="none" w:sz="0" w:space="0" w:color="auto"/>
        <w:right w:val="none" w:sz="0" w:space="0" w:color="auto"/>
      </w:divBdr>
    </w:div>
    <w:div w:id="737945519">
      <w:bodyDiv w:val="1"/>
      <w:marLeft w:val="0"/>
      <w:marRight w:val="0"/>
      <w:marTop w:val="0"/>
      <w:marBottom w:val="0"/>
      <w:divBdr>
        <w:top w:val="none" w:sz="0" w:space="0" w:color="auto"/>
        <w:left w:val="none" w:sz="0" w:space="0" w:color="auto"/>
        <w:bottom w:val="none" w:sz="0" w:space="0" w:color="auto"/>
        <w:right w:val="none" w:sz="0" w:space="0" w:color="auto"/>
      </w:divBdr>
    </w:div>
    <w:div w:id="738097553">
      <w:bodyDiv w:val="1"/>
      <w:marLeft w:val="0"/>
      <w:marRight w:val="0"/>
      <w:marTop w:val="0"/>
      <w:marBottom w:val="0"/>
      <w:divBdr>
        <w:top w:val="none" w:sz="0" w:space="0" w:color="auto"/>
        <w:left w:val="none" w:sz="0" w:space="0" w:color="auto"/>
        <w:bottom w:val="none" w:sz="0" w:space="0" w:color="auto"/>
        <w:right w:val="none" w:sz="0" w:space="0" w:color="auto"/>
      </w:divBdr>
    </w:div>
    <w:div w:id="738289336">
      <w:bodyDiv w:val="1"/>
      <w:marLeft w:val="0"/>
      <w:marRight w:val="0"/>
      <w:marTop w:val="0"/>
      <w:marBottom w:val="0"/>
      <w:divBdr>
        <w:top w:val="none" w:sz="0" w:space="0" w:color="auto"/>
        <w:left w:val="none" w:sz="0" w:space="0" w:color="auto"/>
        <w:bottom w:val="none" w:sz="0" w:space="0" w:color="auto"/>
        <w:right w:val="none" w:sz="0" w:space="0" w:color="auto"/>
      </w:divBdr>
    </w:div>
    <w:div w:id="738334483">
      <w:bodyDiv w:val="1"/>
      <w:marLeft w:val="0"/>
      <w:marRight w:val="0"/>
      <w:marTop w:val="0"/>
      <w:marBottom w:val="0"/>
      <w:divBdr>
        <w:top w:val="none" w:sz="0" w:space="0" w:color="auto"/>
        <w:left w:val="none" w:sz="0" w:space="0" w:color="auto"/>
        <w:bottom w:val="none" w:sz="0" w:space="0" w:color="auto"/>
        <w:right w:val="none" w:sz="0" w:space="0" w:color="auto"/>
      </w:divBdr>
    </w:div>
    <w:div w:id="738483550">
      <w:bodyDiv w:val="1"/>
      <w:marLeft w:val="0"/>
      <w:marRight w:val="0"/>
      <w:marTop w:val="0"/>
      <w:marBottom w:val="0"/>
      <w:divBdr>
        <w:top w:val="none" w:sz="0" w:space="0" w:color="auto"/>
        <w:left w:val="none" w:sz="0" w:space="0" w:color="auto"/>
        <w:bottom w:val="none" w:sz="0" w:space="0" w:color="auto"/>
        <w:right w:val="none" w:sz="0" w:space="0" w:color="auto"/>
      </w:divBdr>
    </w:div>
    <w:div w:id="738793351">
      <w:bodyDiv w:val="1"/>
      <w:marLeft w:val="0"/>
      <w:marRight w:val="0"/>
      <w:marTop w:val="0"/>
      <w:marBottom w:val="0"/>
      <w:divBdr>
        <w:top w:val="none" w:sz="0" w:space="0" w:color="auto"/>
        <w:left w:val="none" w:sz="0" w:space="0" w:color="auto"/>
        <w:bottom w:val="none" w:sz="0" w:space="0" w:color="auto"/>
        <w:right w:val="none" w:sz="0" w:space="0" w:color="auto"/>
      </w:divBdr>
    </w:div>
    <w:div w:id="738794267">
      <w:bodyDiv w:val="1"/>
      <w:marLeft w:val="0"/>
      <w:marRight w:val="0"/>
      <w:marTop w:val="0"/>
      <w:marBottom w:val="0"/>
      <w:divBdr>
        <w:top w:val="none" w:sz="0" w:space="0" w:color="auto"/>
        <w:left w:val="none" w:sz="0" w:space="0" w:color="auto"/>
        <w:bottom w:val="none" w:sz="0" w:space="0" w:color="auto"/>
        <w:right w:val="none" w:sz="0" w:space="0" w:color="auto"/>
      </w:divBdr>
    </w:div>
    <w:div w:id="738937493">
      <w:bodyDiv w:val="1"/>
      <w:marLeft w:val="0"/>
      <w:marRight w:val="0"/>
      <w:marTop w:val="0"/>
      <w:marBottom w:val="0"/>
      <w:divBdr>
        <w:top w:val="none" w:sz="0" w:space="0" w:color="auto"/>
        <w:left w:val="none" w:sz="0" w:space="0" w:color="auto"/>
        <w:bottom w:val="none" w:sz="0" w:space="0" w:color="auto"/>
        <w:right w:val="none" w:sz="0" w:space="0" w:color="auto"/>
      </w:divBdr>
    </w:div>
    <w:div w:id="739057191">
      <w:bodyDiv w:val="1"/>
      <w:marLeft w:val="0"/>
      <w:marRight w:val="0"/>
      <w:marTop w:val="0"/>
      <w:marBottom w:val="0"/>
      <w:divBdr>
        <w:top w:val="none" w:sz="0" w:space="0" w:color="auto"/>
        <w:left w:val="none" w:sz="0" w:space="0" w:color="auto"/>
        <w:bottom w:val="none" w:sz="0" w:space="0" w:color="auto"/>
        <w:right w:val="none" w:sz="0" w:space="0" w:color="auto"/>
      </w:divBdr>
    </w:div>
    <w:div w:id="739908278">
      <w:bodyDiv w:val="1"/>
      <w:marLeft w:val="0"/>
      <w:marRight w:val="0"/>
      <w:marTop w:val="0"/>
      <w:marBottom w:val="0"/>
      <w:divBdr>
        <w:top w:val="none" w:sz="0" w:space="0" w:color="auto"/>
        <w:left w:val="none" w:sz="0" w:space="0" w:color="auto"/>
        <w:bottom w:val="none" w:sz="0" w:space="0" w:color="auto"/>
        <w:right w:val="none" w:sz="0" w:space="0" w:color="auto"/>
      </w:divBdr>
    </w:div>
    <w:div w:id="740056619">
      <w:bodyDiv w:val="1"/>
      <w:marLeft w:val="0"/>
      <w:marRight w:val="0"/>
      <w:marTop w:val="0"/>
      <w:marBottom w:val="0"/>
      <w:divBdr>
        <w:top w:val="none" w:sz="0" w:space="0" w:color="auto"/>
        <w:left w:val="none" w:sz="0" w:space="0" w:color="auto"/>
        <w:bottom w:val="none" w:sz="0" w:space="0" w:color="auto"/>
        <w:right w:val="none" w:sz="0" w:space="0" w:color="auto"/>
      </w:divBdr>
    </w:div>
    <w:div w:id="740098961">
      <w:bodyDiv w:val="1"/>
      <w:marLeft w:val="0"/>
      <w:marRight w:val="0"/>
      <w:marTop w:val="0"/>
      <w:marBottom w:val="0"/>
      <w:divBdr>
        <w:top w:val="none" w:sz="0" w:space="0" w:color="auto"/>
        <w:left w:val="none" w:sz="0" w:space="0" w:color="auto"/>
        <w:bottom w:val="none" w:sz="0" w:space="0" w:color="auto"/>
        <w:right w:val="none" w:sz="0" w:space="0" w:color="auto"/>
      </w:divBdr>
    </w:div>
    <w:div w:id="740179537">
      <w:bodyDiv w:val="1"/>
      <w:marLeft w:val="0"/>
      <w:marRight w:val="0"/>
      <w:marTop w:val="0"/>
      <w:marBottom w:val="0"/>
      <w:divBdr>
        <w:top w:val="none" w:sz="0" w:space="0" w:color="auto"/>
        <w:left w:val="none" w:sz="0" w:space="0" w:color="auto"/>
        <w:bottom w:val="none" w:sz="0" w:space="0" w:color="auto"/>
        <w:right w:val="none" w:sz="0" w:space="0" w:color="auto"/>
      </w:divBdr>
    </w:div>
    <w:div w:id="740567889">
      <w:bodyDiv w:val="1"/>
      <w:marLeft w:val="0"/>
      <w:marRight w:val="0"/>
      <w:marTop w:val="0"/>
      <w:marBottom w:val="0"/>
      <w:divBdr>
        <w:top w:val="none" w:sz="0" w:space="0" w:color="auto"/>
        <w:left w:val="none" w:sz="0" w:space="0" w:color="auto"/>
        <w:bottom w:val="none" w:sz="0" w:space="0" w:color="auto"/>
        <w:right w:val="none" w:sz="0" w:space="0" w:color="auto"/>
      </w:divBdr>
    </w:div>
    <w:div w:id="740757566">
      <w:bodyDiv w:val="1"/>
      <w:marLeft w:val="0"/>
      <w:marRight w:val="0"/>
      <w:marTop w:val="0"/>
      <w:marBottom w:val="0"/>
      <w:divBdr>
        <w:top w:val="none" w:sz="0" w:space="0" w:color="auto"/>
        <w:left w:val="none" w:sz="0" w:space="0" w:color="auto"/>
        <w:bottom w:val="none" w:sz="0" w:space="0" w:color="auto"/>
        <w:right w:val="none" w:sz="0" w:space="0" w:color="auto"/>
      </w:divBdr>
    </w:div>
    <w:div w:id="741565338">
      <w:bodyDiv w:val="1"/>
      <w:marLeft w:val="0"/>
      <w:marRight w:val="0"/>
      <w:marTop w:val="0"/>
      <w:marBottom w:val="0"/>
      <w:divBdr>
        <w:top w:val="none" w:sz="0" w:space="0" w:color="auto"/>
        <w:left w:val="none" w:sz="0" w:space="0" w:color="auto"/>
        <w:bottom w:val="none" w:sz="0" w:space="0" w:color="auto"/>
        <w:right w:val="none" w:sz="0" w:space="0" w:color="auto"/>
      </w:divBdr>
    </w:div>
    <w:div w:id="742024875">
      <w:bodyDiv w:val="1"/>
      <w:marLeft w:val="0"/>
      <w:marRight w:val="0"/>
      <w:marTop w:val="0"/>
      <w:marBottom w:val="0"/>
      <w:divBdr>
        <w:top w:val="none" w:sz="0" w:space="0" w:color="auto"/>
        <w:left w:val="none" w:sz="0" w:space="0" w:color="auto"/>
        <w:bottom w:val="none" w:sz="0" w:space="0" w:color="auto"/>
        <w:right w:val="none" w:sz="0" w:space="0" w:color="auto"/>
      </w:divBdr>
    </w:div>
    <w:div w:id="742146735">
      <w:bodyDiv w:val="1"/>
      <w:marLeft w:val="0"/>
      <w:marRight w:val="0"/>
      <w:marTop w:val="0"/>
      <w:marBottom w:val="0"/>
      <w:divBdr>
        <w:top w:val="none" w:sz="0" w:space="0" w:color="auto"/>
        <w:left w:val="none" w:sz="0" w:space="0" w:color="auto"/>
        <w:bottom w:val="none" w:sz="0" w:space="0" w:color="auto"/>
        <w:right w:val="none" w:sz="0" w:space="0" w:color="auto"/>
      </w:divBdr>
    </w:div>
    <w:div w:id="742407128">
      <w:bodyDiv w:val="1"/>
      <w:marLeft w:val="0"/>
      <w:marRight w:val="0"/>
      <w:marTop w:val="0"/>
      <w:marBottom w:val="0"/>
      <w:divBdr>
        <w:top w:val="none" w:sz="0" w:space="0" w:color="auto"/>
        <w:left w:val="none" w:sz="0" w:space="0" w:color="auto"/>
        <w:bottom w:val="none" w:sz="0" w:space="0" w:color="auto"/>
        <w:right w:val="none" w:sz="0" w:space="0" w:color="auto"/>
      </w:divBdr>
    </w:div>
    <w:div w:id="742530186">
      <w:bodyDiv w:val="1"/>
      <w:marLeft w:val="0"/>
      <w:marRight w:val="0"/>
      <w:marTop w:val="0"/>
      <w:marBottom w:val="0"/>
      <w:divBdr>
        <w:top w:val="none" w:sz="0" w:space="0" w:color="auto"/>
        <w:left w:val="none" w:sz="0" w:space="0" w:color="auto"/>
        <w:bottom w:val="none" w:sz="0" w:space="0" w:color="auto"/>
        <w:right w:val="none" w:sz="0" w:space="0" w:color="auto"/>
      </w:divBdr>
    </w:div>
    <w:div w:id="742604547">
      <w:bodyDiv w:val="1"/>
      <w:marLeft w:val="0"/>
      <w:marRight w:val="0"/>
      <w:marTop w:val="0"/>
      <w:marBottom w:val="0"/>
      <w:divBdr>
        <w:top w:val="none" w:sz="0" w:space="0" w:color="auto"/>
        <w:left w:val="none" w:sz="0" w:space="0" w:color="auto"/>
        <w:bottom w:val="none" w:sz="0" w:space="0" w:color="auto"/>
        <w:right w:val="none" w:sz="0" w:space="0" w:color="auto"/>
      </w:divBdr>
    </w:div>
    <w:div w:id="742605322">
      <w:bodyDiv w:val="1"/>
      <w:marLeft w:val="0"/>
      <w:marRight w:val="0"/>
      <w:marTop w:val="0"/>
      <w:marBottom w:val="0"/>
      <w:divBdr>
        <w:top w:val="none" w:sz="0" w:space="0" w:color="auto"/>
        <w:left w:val="none" w:sz="0" w:space="0" w:color="auto"/>
        <w:bottom w:val="none" w:sz="0" w:space="0" w:color="auto"/>
        <w:right w:val="none" w:sz="0" w:space="0" w:color="auto"/>
      </w:divBdr>
    </w:div>
    <w:div w:id="742798324">
      <w:bodyDiv w:val="1"/>
      <w:marLeft w:val="0"/>
      <w:marRight w:val="0"/>
      <w:marTop w:val="0"/>
      <w:marBottom w:val="0"/>
      <w:divBdr>
        <w:top w:val="none" w:sz="0" w:space="0" w:color="auto"/>
        <w:left w:val="none" w:sz="0" w:space="0" w:color="auto"/>
        <w:bottom w:val="none" w:sz="0" w:space="0" w:color="auto"/>
        <w:right w:val="none" w:sz="0" w:space="0" w:color="auto"/>
      </w:divBdr>
    </w:div>
    <w:div w:id="743068109">
      <w:bodyDiv w:val="1"/>
      <w:marLeft w:val="0"/>
      <w:marRight w:val="0"/>
      <w:marTop w:val="0"/>
      <w:marBottom w:val="0"/>
      <w:divBdr>
        <w:top w:val="none" w:sz="0" w:space="0" w:color="auto"/>
        <w:left w:val="none" w:sz="0" w:space="0" w:color="auto"/>
        <w:bottom w:val="none" w:sz="0" w:space="0" w:color="auto"/>
        <w:right w:val="none" w:sz="0" w:space="0" w:color="auto"/>
      </w:divBdr>
    </w:div>
    <w:div w:id="743187997">
      <w:bodyDiv w:val="1"/>
      <w:marLeft w:val="0"/>
      <w:marRight w:val="0"/>
      <w:marTop w:val="0"/>
      <w:marBottom w:val="0"/>
      <w:divBdr>
        <w:top w:val="none" w:sz="0" w:space="0" w:color="auto"/>
        <w:left w:val="none" w:sz="0" w:space="0" w:color="auto"/>
        <w:bottom w:val="none" w:sz="0" w:space="0" w:color="auto"/>
        <w:right w:val="none" w:sz="0" w:space="0" w:color="auto"/>
      </w:divBdr>
    </w:div>
    <w:div w:id="743333135">
      <w:bodyDiv w:val="1"/>
      <w:marLeft w:val="0"/>
      <w:marRight w:val="0"/>
      <w:marTop w:val="0"/>
      <w:marBottom w:val="0"/>
      <w:divBdr>
        <w:top w:val="none" w:sz="0" w:space="0" w:color="auto"/>
        <w:left w:val="none" w:sz="0" w:space="0" w:color="auto"/>
        <w:bottom w:val="none" w:sz="0" w:space="0" w:color="auto"/>
        <w:right w:val="none" w:sz="0" w:space="0" w:color="auto"/>
      </w:divBdr>
    </w:div>
    <w:div w:id="743333157">
      <w:bodyDiv w:val="1"/>
      <w:marLeft w:val="0"/>
      <w:marRight w:val="0"/>
      <w:marTop w:val="0"/>
      <w:marBottom w:val="0"/>
      <w:divBdr>
        <w:top w:val="none" w:sz="0" w:space="0" w:color="auto"/>
        <w:left w:val="none" w:sz="0" w:space="0" w:color="auto"/>
        <w:bottom w:val="none" w:sz="0" w:space="0" w:color="auto"/>
        <w:right w:val="none" w:sz="0" w:space="0" w:color="auto"/>
      </w:divBdr>
    </w:div>
    <w:div w:id="743837951">
      <w:bodyDiv w:val="1"/>
      <w:marLeft w:val="0"/>
      <w:marRight w:val="0"/>
      <w:marTop w:val="0"/>
      <w:marBottom w:val="0"/>
      <w:divBdr>
        <w:top w:val="none" w:sz="0" w:space="0" w:color="auto"/>
        <w:left w:val="none" w:sz="0" w:space="0" w:color="auto"/>
        <w:bottom w:val="none" w:sz="0" w:space="0" w:color="auto"/>
        <w:right w:val="none" w:sz="0" w:space="0" w:color="auto"/>
      </w:divBdr>
    </w:div>
    <w:div w:id="743916528">
      <w:bodyDiv w:val="1"/>
      <w:marLeft w:val="0"/>
      <w:marRight w:val="0"/>
      <w:marTop w:val="0"/>
      <w:marBottom w:val="0"/>
      <w:divBdr>
        <w:top w:val="none" w:sz="0" w:space="0" w:color="auto"/>
        <w:left w:val="none" w:sz="0" w:space="0" w:color="auto"/>
        <w:bottom w:val="none" w:sz="0" w:space="0" w:color="auto"/>
        <w:right w:val="none" w:sz="0" w:space="0" w:color="auto"/>
      </w:divBdr>
    </w:div>
    <w:div w:id="744844016">
      <w:bodyDiv w:val="1"/>
      <w:marLeft w:val="0"/>
      <w:marRight w:val="0"/>
      <w:marTop w:val="0"/>
      <w:marBottom w:val="0"/>
      <w:divBdr>
        <w:top w:val="none" w:sz="0" w:space="0" w:color="auto"/>
        <w:left w:val="none" w:sz="0" w:space="0" w:color="auto"/>
        <w:bottom w:val="none" w:sz="0" w:space="0" w:color="auto"/>
        <w:right w:val="none" w:sz="0" w:space="0" w:color="auto"/>
      </w:divBdr>
    </w:div>
    <w:div w:id="745153520">
      <w:bodyDiv w:val="1"/>
      <w:marLeft w:val="0"/>
      <w:marRight w:val="0"/>
      <w:marTop w:val="0"/>
      <w:marBottom w:val="0"/>
      <w:divBdr>
        <w:top w:val="none" w:sz="0" w:space="0" w:color="auto"/>
        <w:left w:val="none" w:sz="0" w:space="0" w:color="auto"/>
        <w:bottom w:val="none" w:sz="0" w:space="0" w:color="auto"/>
        <w:right w:val="none" w:sz="0" w:space="0" w:color="auto"/>
      </w:divBdr>
    </w:div>
    <w:div w:id="745494129">
      <w:bodyDiv w:val="1"/>
      <w:marLeft w:val="0"/>
      <w:marRight w:val="0"/>
      <w:marTop w:val="0"/>
      <w:marBottom w:val="0"/>
      <w:divBdr>
        <w:top w:val="none" w:sz="0" w:space="0" w:color="auto"/>
        <w:left w:val="none" w:sz="0" w:space="0" w:color="auto"/>
        <w:bottom w:val="none" w:sz="0" w:space="0" w:color="auto"/>
        <w:right w:val="none" w:sz="0" w:space="0" w:color="auto"/>
      </w:divBdr>
    </w:div>
    <w:div w:id="745684542">
      <w:bodyDiv w:val="1"/>
      <w:marLeft w:val="0"/>
      <w:marRight w:val="0"/>
      <w:marTop w:val="0"/>
      <w:marBottom w:val="0"/>
      <w:divBdr>
        <w:top w:val="none" w:sz="0" w:space="0" w:color="auto"/>
        <w:left w:val="none" w:sz="0" w:space="0" w:color="auto"/>
        <w:bottom w:val="none" w:sz="0" w:space="0" w:color="auto"/>
        <w:right w:val="none" w:sz="0" w:space="0" w:color="auto"/>
      </w:divBdr>
    </w:div>
    <w:div w:id="745810436">
      <w:bodyDiv w:val="1"/>
      <w:marLeft w:val="0"/>
      <w:marRight w:val="0"/>
      <w:marTop w:val="0"/>
      <w:marBottom w:val="0"/>
      <w:divBdr>
        <w:top w:val="none" w:sz="0" w:space="0" w:color="auto"/>
        <w:left w:val="none" w:sz="0" w:space="0" w:color="auto"/>
        <w:bottom w:val="none" w:sz="0" w:space="0" w:color="auto"/>
        <w:right w:val="none" w:sz="0" w:space="0" w:color="auto"/>
      </w:divBdr>
    </w:div>
    <w:div w:id="745959694">
      <w:bodyDiv w:val="1"/>
      <w:marLeft w:val="0"/>
      <w:marRight w:val="0"/>
      <w:marTop w:val="0"/>
      <w:marBottom w:val="0"/>
      <w:divBdr>
        <w:top w:val="none" w:sz="0" w:space="0" w:color="auto"/>
        <w:left w:val="none" w:sz="0" w:space="0" w:color="auto"/>
        <w:bottom w:val="none" w:sz="0" w:space="0" w:color="auto"/>
        <w:right w:val="none" w:sz="0" w:space="0" w:color="auto"/>
      </w:divBdr>
    </w:div>
    <w:div w:id="746655455">
      <w:bodyDiv w:val="1"/>
      <w:marLeft w:val="0"/>
      <w:marRight w:val="0"/>
      <w:marTop w:val="0"/>
      <w:marBottom w:val="0"/>
      <w:divBdr>
        <w:top w:val="none" w:sz="0" w:space="0" w:color="auto"/>
        <w:left w:val="none" w:sz="0" w:space="0" w:color="auto"/>
        <w:bottom w:val="none" w:sz="0" w:space="0" w:color="auto"/>
        <w:right w:val="none" w:sz="0" w:space="0" w:color="auto"/>
      </w:divBdr>
    </w:div>
    <w:div w:id="746729953">
      <w:bodyDiv w:val="1"/>
      <w:marLeft w:val="0"/>
      <w:marRight w:val="0"/>
      <w:marTop w:val="0"/>
      <w:marBottom w:val="0"/>
      <w:divBdr>
        <w:top w:val="none" w:sz="0" w:space="0" w:color="auto"/>
        <w:left w:val="none" w:sz="0" w:space="0" w:color="auto"/>
        <w:bottom w:val="none" w:sz="0" w:space="0" w:color="auto"/>
        <w:right w:val="none" w:sz="0" w:space="0" w:color="auto"/>
      </w:divBdr>
    </w:div>
    <w:div w:id="746732847">
      <w:bodyDiv w:val="1"/>
      <w:marLeft w:val="0"/>
      <w:marRight w:val="0"/>
      <w:marTop w:val="0"/>
      <w:marBottom w:val="0"/>
      <w:divBdr>
        <w:top w:val="none" w:sz="0" w:space="0" w:color="auto"/>
        <w:left w:val="none" w:sz="0" w:space="0" w:color="auto"/>
        <w:bottom w:val="none" w:sz="0" w:space="0" w:color="auto"/>
        <w:right w:val="none" w:sz="0" w:space="0" w:color="auto"/>
      </w:divBdr>
    </w:div>
    <w:div w:id="747192771">
      <w:bodyDiv w:val="1"/>
      <w:marLeft w:val="0"/>
      <w:marRight w:val="0"/>
      <w:marTop w:val="0"/>
      <w:marBottom w:val="0"/>
      <w:divBdr>
        <w:top w:val="none" w:sz="0" w:space="0" w:color="auto"/>
        <w:left w:val="none" w:sz="0" w:space="0" w:color="auto"/>
        <w:bottom w:val="none" w:sz="0" w:space="0" w:color="auto"/>
        <w:right w:val="none" w:sz="0" w:space="0" w:color="auto"/>
      </w:divBdr>
    </w:div>
    <w:div w:id="747269944">
      <w:bodyDiv w:val="1"/>
      <w:marLeft w:val="0"/>
      <w:marRight w:val="0"/>
      <w:marTop w:val="0"/>
      <w:marBottom w:val="0"/>
      <w:divBdr>
        <w:top w:val="none" w:sz="0" w:space="0" w:color="auto"/>
        <w:left w:val="none" w:sz="0" w:space="0" w:color="auto"/>
        <w:bottom w:val="none" w:sz="0" w:space="0" w:color="auto"/>
        <w:right w:val="none" w:sz="0" w:space="0" w:color="auto"/>
      </w:divBdr>
    </w:div>
    <w:div w:id="747384505">
      <w:bodyDiv w:val="1"/>
      <w:marLeft w:val="0"/>
      <w:marRight w:val="0"/>
      <w:marTop w:val="0"/>
      <w:marBottom w:val="0"/>
      <w:divBdr>
        <w:top w:val="none" w:sz="0" w:space="0" w:color="auto"/>
        <w:left w:val="none" w:sz="0" w:space="0" w:color="auto"/>
        <w:bottom w:val="none" w:sz="0" w:space="0" w:color="auto"/>
        <w:right w:val="none" w:sz="0" w:space="0" w:color="auto"/>
      </w:divBdr>
    </w:div>
    <w:div w:id="747847149">
      <w:bodyDiv w:val="1"/>
      <w:marLeft w:val="0"/>
      <w:marRight w:val="0"/>
      <w:marTop w:val="0"/>
      <w:marBottom w:val="0"/>
      <w:divBdr>
        <w:top w:val="none" w:sz="0" w:space="0" w:color="auto"/>
        <w:left w:val="none" w:sz="0" w:space="0" w:color="auto"/>
        <w:bottom w:val="none" w:sz="0" w:space="0" w:color="auto"/>
        <w:right w:val="none" w:sz="0" w:space="0" w:color="auto"/>
      </w:divBdr>
    </w:div>
    <w:div w:id="748625538">
      <w:bodyDiv w:val="1"/>
      <w:marLeft w:val="0"/>
      <w:marRight w:val="0"/>
      <w:marTop w:val="0"/>
      <w:marBottom w:val="0"/>
      <w:divBdr>
        <w:top w:val="none" w:sz="0" w:space="0" w:color="auto"/>
        <w:left w:val="none" w:sz="0" w:space="0" w:color="auto"/>
        <w:bottom w:val="none" w:sz="0" w:space="0" w:color="auto"/>
        <w:right w:val="none" w:sz="0" w:space="0" w:color="auto"/>
      </w:divBdr>
    </w:div>
    <w:div w:id="748815300">
      <w:bodyDiv w:val="1"/>
      <w:marLeft w:val="0"/>
      <w:marRight w:val="0"/>
      <w:marTop w:val="0"/>
      <w:marBottom w:val="0"/>
      <w:divBdr>
        <w:top w:val="none" w:sz="0" w:space="0" w:color="auto"/>
        <w:left w:val="none" w:sz="0" w:space="0" w:color="auto"/>
        <w:bottom w:val="none" w:sz="0" w:space="0" w:color="auto"/>
        <w:right w:val="none" w:sz="0" w:space="0" w:color="auto"/>
      </w:divBdr>
    </w:div>
    <w:div w:id="748960988">
      <w:bodyDiv w:val="1"/>
      <w:marLeft w:val="0"/>
      <w:marRight w:val="0"/>
      <w:marTop w:val="0"/>
      <w:marBottom w:val="0"/>
      <w:divBdr>
        <w:top w:val="none" w:sz="0" w:space="0" w:color="auto"/>
        <w:left w:val="none" w:sz="0" w:space="0" w:color="auto"/>
        <w:bottom w:val="none" w:sz="0" w:space="0" w:color="auto"/>
        <w:right w:val="none" w:sz="0" w:space="0" w:color="auto"/>
      </w:divBdr>
    </w:div>
    <w:div w:id="749423423">
      <w:bodyDiv w:val="1"/>
      <w:marLeft w:val="0"/>
      <w:marRight w:val="0"/>
      <w:marTop w:val="0"/>
      <w:marBottom w:val="0"/>
      <w:divBdr>
        <w:top w:val="none" w:sz="0" w:space="0" w:color="auto"/>
        <w:left w:val="none" w:sz="0" w:space="0" w:color="auto"/>
        <w:bottom w:val="none" w:sz="0" w:space="0" w:color="auto"/>
        <w:right w:val="none" w:sz="0" w:space="0" w:color="auto"/>
      </w:divBdr>
    </w:div>
    <w:div w:id="749500900">
      <w:bodyDiv w:val="1"/>
      <w:marLeft w:val="0"/>
      <w:marRight w:val="0"/>
      <w:marTop w:val="0"/>
      <w:marBottom w:val="0"/>
      <w:divBdr>
        <w:top w:val="none" w:sz="0" w:space="0" w:color="auto"/>
        <w:left w:val="none" w:sz="0" w:space="0" w:color="auto"/>
        <w:bottom w:val="none" w:sz="0" w:space="0" w:color="auto"/>
        <w:right w:val="none" w:sz="0" w:space="0" w:color="auto"/>
      </w:divBdr>
    </w:div>
    <w:div w:id="749736851">
      <w:bodyDiv w:val="1"/>
      <w:marLeft w:val="0"/>
      <w:marRight w:val="0"/>
      <w:marTop w:val="0"/>
      <w:marBottom w:val="0"/>
      <w:divBdr>
        <w:top w:val="none" w:sz="0" w:space="0" w:color="auto"/>
        <w:left w:val="none" w:sz="0" w:space="0" w:color="auto"/>
        <w:bottom w:val="none" w:sz="0" w:space="0" w:color="auto"/>
        <w:right w:val="none" w:sz="0" w:space="0" w:color="auto"/>
      </w:divBdr>
    </w:div>
    <w:div w:id="749886755">
      <w:bodyDiv w:val="1"/>
      <w:marLeft w:val="0"/>
      <w:marRight w:val="0"/>
      <w:marTop w:val="0"/>
      <w:marBottom w:val="0"/>
      <w:divBdr>
        <w:top w:val="none" w:sz="0" w:space="0" w:color="auto"/>
        <w:left w:val="none" w:sz="0" w:space="0" w:color="auto"/>
        <w:bottom w:val="none" w:sz="0" w:space="0" w:color="auto"/>
        <w:right w:val="none" w:sz="0" w:space="0" w:color="auto"/>
      </w:divBdr>
    </w:div>
    <w:div w:id="749936079">
      <w:bodyDiv w:val="1"/>
      <w:marLeft w:val="0"/>
      <w:marRight w:val="0"/>
      <w:marTop w:val="0"/>
      <w:marBottom w:val="0"/>
      <w:divBdr>
        <w:top w:val="none" w:sz="0" w:space="0" w:color="auto"/>
        <w:left w:val="none" w:sz="0" w:space="0" w:color="auto"/>
        <w:bottom w:val="none" w:sz="0" w:space="0" w:color="auto"/>
        <w:right w:val="none" w:sz="0" w:space="0" w:color="auto"/>
      </w:divBdr>
    </w:div>
    <w:div w:id="750082097">
      <w:bodyDiv w:val="1"/>
      <w:marLeft w:val="0"/>
      <w:marRight w:val="0"/>
      <w:marTop w:val="0"/>
      <w:marBottom w:val="0"/>
      <w:divBdr>
        <w:top w:val="none" w:sz="0" w:space="0" w:color="auto"/>
        <w:left w:val="none" w:sz="0" w:space="0" w:color="auto"/>
        <w:bottom w:val="none" w:sz="0" w:space="0" w:color="auto"/>
        <w:right w:val="none" w:sz="0" w:space="0" w:color="auto"/>
      </w:divBdr>
    </w:div>
    <w:div w:id="750153876">
      <w:bodyDiv w:val="1"/>
      <w:marLeft w:val="0"/>
      <w:marRight w:val="0"/>
      <w:marTop w:val="0"/>
      <w:marBottom w:val="0"/>
      <w:divBdr>
        <w:top w:val="none" w:sz="0" w:space="0" w:color="auto"/>
        <w:left w:val="none" w:sz="0" w:space="0" w:color="auto"/>
        <w:bottom w:val="none" w:sz="0" w:space="0" w:color="auto"/>
        <w:right w:val="none" w:sz="0" w:space="0" w:color="auto"/>
      </w:divBdr>
    </w:div>
    <w:div w:id="750352524">
      <w:bodyDiv w:val="1"/>
      <w:marLeft w:val="0"/>
      <w:marRight w:val="0"/>
      <w:marTop w:val="0"/>
      <w:marBottom w:val="0"/>
      <w:divBdr>
        <w:top w:val="none" w:sz="0" w:space="0" w:color="auto"/>
        <w:left w:val="none" w:sz="0" w:space="0" w:color="auto"/>
        <w:bottom w:val="none" w:sz="0" w:space="0" w:color="auto"/>
        <w:right w:val="none" w:sz="0" w:space="0" w:color="auto"/>
      </w:divBdr>
    </w:div>
    <w:div w:id="750585902">
      <w:bodyDiv w:val="1"/>
      <w:marLeft w:val="0"/>
      <w:marRight w:val="0"/>
      <w:marTop w:val="0"/>
      <w:marBottom w:val="0"/>
      <w:divBdr>
        <w:top w:val="none" w:sz="0" w:space="0" w:color="auto"/>
        <w:left w:val="none" w:sz="0" w:space="0" w:color="auto"/>
        <w:bottom w:val="none" w:sz="0" w:space="0" w:color="auto"/>
        <w:right w:val="none" w:sz="0" w:space="0" w:color="auto"/>
      </w:divBdr>
    </w:div>
    <w:div w:id="750855389">
      <w:bodyDiv w:val="1"/>
      <w:marLeft w:val="0"/>
      <w:marRight w:val="0"/>
      <w:marTop w:val="0"/>
      <w:marBottom w:val="0"/>
      <w:divBdr>
        <w:top w:val="none" w:sz="0" w:space="0" w:color="auto"/>
        <w:left w:val="none" w:sz="0" w:space="0" w:color="auto"/>
        <w:bottom w:val="none" w:sz="0" w:space="0" w:color="auto"/>
        <w:right w:val="none" w:sz="0" w:space="0" w:color="auto"/>
      </w:divBdr>
    </w:div>
    <w:div w:id="751044255">
      <w:bodyDiv w:val="1"/>
      <w:marLeft w:val="0"/>
      <w:marRight w:val="0"/>
      <w:marTop w:val="0"/>
      <w:marBottom w:val="0"/>
      <w:divBdr>
        <w:top w:val="none" w:sz="0" w:space="0" w:color="auto"/>
        <w:left w:val="none" w:sz="0" w:space="0" w:color="auto"/>
        <w:bottom w:val="none" w:sz="0" w:space="0" w:color="auto"/>
        <w:right w:val="none" w:sz="0" w:space="0" w:color="auto"/>
      </w:divBdr>
    </w:div>
    <w:div w:id="751120611">
      <w:bodyDiv w:val="1"/>
      <w:marLeft w:val="0"/>
      <w:marRight w:val="0"/>
      <w:marTop w:val="0"/>
      <w:marBottom w:val="0"/>
      <w:divBdr>
        <w:top w:val="none" w:sz="0" w:space="0" w:color="auto"/>
        <w:left w:val="none" w:sz="0" w:space="0" w:color="auto"/>
        <w:bottom w:val="none" w:sz="0" w:space="0" w:color="auto"/>
        <w:right w:val="none" w:sz="0" w:space="0" w:color="auto"/>
      </w:divBdr>
    </w:div>
    <w:div w:id="751394382">
      <w:bodyDiv w:val="1"/>
      <w:marLeft w:val="0"/>
      <w:marRight w:val="0"/>
      <w:marTop w:val="0"/>
      <w:marBottom w:val="0"/>
      <w:divBdr>
        <w:top w:val="none" w:sz="0" w:space="0" w:color="auto"/>
        <w:left w:val="none" w:sz="0" w:space="0" w:color="auto"/>
        <w:bottom w:val="none" w:sz="0" w:space="0" w:color="auto"/>
        <w:right w:val="none" w:sz="0" w:space="0" w:color="auto"/>
      </w:divBdr>
    </w:div>
    <w:div w:id="751397038">
      <w:bodyDiv w:val="1"/>
      <w:marLeft w:val="0"/>
      <w:marRight w:val="0"/>
      <w:marTop w:val="0"/>
      <w:marBottom w:val="0"/>
      <w:divBdr>
        <w:top w:val="none" w:sz="0" w:space="0" w:color="auto"/>
        <w:left w:val="none" w:sz="0" w:space="0" w:color="auto"/>
        <w:bottom w:val="none" w:sz="0" w:space="0" w:color="auto"/>
        <w:right w:val="none" w:sz="0" w:space="0" w:color="auto"/>
      </w:divBdr>
    </w:div>
    <w:div w:id="751436825">
      <w:bodyDiv w:val="1"/>
      <w:marLeft w:val="0"/>
      <w:marRight w:val="0"/>
      <w:marTop w:val="0"/>
      <w:marBottom w:val="0"/>
      <w:divBdr>
        <w:top w:val="none" w:sz="0" w:space="0" w:color="auto"/>
        <w:left w:val="none" w:sz="0" w:space="0" w:color="auto"/>
        <w:bottom w:val="none" w:sz="0" w:space="0" w:color="auto"/>
        <w:right w:val="none" w:sz="0" w:space="0" w:color="auto"/>
      </w:divBdr>
    </w:div>
    <w:div w:id="751774710">
      <w:bodyDiv w:val="1"/>
      <w:marLeft w:val="0"/>
      <w:marRight w:val="0"/>
      <w:marTop w:val="0"/>
      <w:marBottom w:val="0"/>
      <w:divBdr>
        <w:top w:val="none" w:sz="0" w:space="0" w:color="auto"/>
        <w:left w:val="none" w:sz="0" w:space="0" w:color="auto"/>
        <w:bottom w:val="none" w:sz="0" w:space="0" w:color="auto"/>
        <w:right w:val="none" w:sz="0" w:space="0" w:color="auto"/>
      </w:divBdr>
    </w:div>
    <w:div w:id="752052395">
      <w:bodyDiv w:val="1"/>
      <w:marLeft w:val="0"/>
      <w:marRight w:val="0"/>
      <w:marTop w:val="0"/>
      <w:marBottom w:val="0"/>
      <w:divBdr>
        <w:top w:val="none" w:sz="0" w:space="0" w:color="auto"/>
        <w:left w:val="none" w:sz="0" w:space="0" w:color="auto"/>
        <w:bottom w:val="none" w:sz="0" w:space="0" w:color="auto"/>
        <w:right w:val="none" w:sz="0" w:space="0" w:color="auto"/>
      </w:divBdr>
    </w:div>
    <w:div w:id="752242505">
      <w:bodyDiv w:val="1"/>
      <w:marLeft w:val="0"/>
      <w:marRight w:val="0"/>
      <w:marTop w:val="0"/>
      <w:marBottom w:val="0"/>
      <w:divBdr>
        <w:top w:val="none" w:sz="0" w:space="0" w:color="auto"/>
        <w:left w:val="none" w:sz="0" w:space="0" w:color="auto"/>
        <w:bottom w:val="none" w:sz="0" w:space="0" w:color="auto"/>
        <w:right w:val="none" w:sz="0" w:space="0" w:color="auto"/>
      </w:divBdr>
    </w:div>
    <w:div w:id="752363666">
      <w:bodyDiv w:val="1"/>
      <w:marLeft w:val="0"/>
      <w:marRight w:val="0"/>
      <w:marTop w:val="0"/>
      <w:marBottom w:val="0"/>
      <w:divBdr>
        <w:top w:val="none" w:sz="0" w:space="0" w:color="auto"/>
        <w:left w:val="none" w:sz="0" w:space="0" w:color="auto"/>
        <w:bottom w:val="none" w:sz="0" w:space="0" w:color="auto"/>
        <w:right w:val="none" w:sz="0" w:space="0" w:color="auto"/>
      </w:divBdr>
    </w:div>
    <w:div w:id="752701969">
      <w:bodyDiv w:val="1"/>
      <w:marLeft w:val="0"/>
      <w:marRight w:val="0"/>
      <w:marTop w:val="0"/>
      <w:marBottom w:val="0"/>
      <w:divBdr>
        <w:top w:val="none" w:sz="0" w:space="0" w:color="auto"/>
        <w:left w:val="none" w:sz="0" w:space="0" w:color="auto"/>
        <w:bottom w:val="none" w:sz="0" w:space="0" w:color="auto"/>
        <w:right w:val="none" w:sz="0" w:space="0" w:color="auto"/>
      </w:divBdr>
    </w:div>
    <w:div w:id="753161898">
      <w:bodyDiv w:val="1"/>
      <w:marLeft w:val="0"/>
      <w:marRight w:val="0"/>
      <w:marTop w:val="0"/>
      <w:marBottom w:val="0"/>
      <w:divBdr>
        <w:top w:val="none" w:sz="0" w:space="0" w:color="auto"/>
        <w:left w:val="none" w:sz="0" w:space="0" w:color="auto"/>
        <w:bottom w:val="none" w:sz="0" w:space="0" w:color="auto"/>
        <w:right w:val="none" w:sz="0" w:space="0" w:color="auto"/>
      </w:divBdr>
    </w:div>
    <w:div w:id="753167312">
      <w:bodyDiv w:val="1"/>
      <w:marLeft w:val="0"/>
      <w:marRight w:val="0"/>
      <w:marTop w:val="0"/>
      <w:marBottom w:val="0"/>
      <w:divBdr>
        <w:top w:val="none" w:sz="0" w:space="0" w:color="auto"/>
        <w:left w:val="none" w:sz="0" w:space="0" w:color="auto"/>
        <w:bottom w:val="none" w:sz="0" w:space="0" w:color="auto"/>
        <w:right w:val="none" w:sz="0" w:space="0" w:color="auto"/>
      </w:divBdr>
    </w:div>
    <w:div w:id="753210086">
      <w:bodyDiv w:val="1"/>
      <w:marLeft w:val="0"/>
      <w:marRight w:val="0"/>
      <w:marTop w:val="0"/>
      <w:marBottom w:val="0"/>
      <w:divBdr>
        <w:top w:val="none" w:sz="0" w:space="0" w:color="auto"/>
        <w:left w:val="none" w:sz="0" w:space="0" w:color="auto"/>
        <w:bottom w:val="none" w:sz="0" w:space="0" w:color="auto"/>
        <w:right w:val="none" w:sz="0" w:space="0" w:color="auto"/>
      </w:divBdr>
    </w:div>
    <w:div w:id="753402776">
      <w:bodyDiv w:val="1"/>
      <w:marLeft w:val="0"/>
      <w:marRight w:val="0"/>
      <w:marTop w:val="0"/>
      <w:marBottom w:val="0"/>
      <w:divBdr>
        <w:top w:val="none" w:sz="0" w:space="0" w:color="auto"/>
        <w:left w:val="none" w:sz="0" w:space="0" w:color="auto"/>
        <w:bottom w:val="none" w:sz="0" w:space="0" w:color="auto"/>
        <w:right w:val="none" w:sz="0" w:space="0" w:color="auto"/>
      </w:divBdr>
    </w:div>
    <w:div w:id="753670888">
      <w:bodyDiv w:val="1"/>
      <w:marLeft w:val="0"/>
      <w:marRight w:val="0"/>
      <w:marTop w:val="0"/>
      <w:marBottom w:val="0"/>
      <w:divBdr>
        <w:top w:val="none" w:sz="0" w:space="0" w:color="auto"/>
        <w:left w:val="none" w:sz="0" w:space="0" w:color="auto"/>
        <w:bottom w:val="none" w:sz="0" w:space="0" w:color="auto"/>
        <w:right w:val="none" w:sz="0" w:space="0" w:color="auto"/>
      </w:divBdr>
    </w:div>
    <w:div w:id="753743479">
      <w:bodyDiv w:val="1"/>
      <w:marLeft w:val="0"/>
      <w:marRight w:val="0"/>
      <w:marTop w:val="0"/>
      <w:marBottom w:val="0"/>
      <w:divBdr>
        <w:top w:val="none" w:sz="0" w:space="0" w:color="auto"/>
        <w:left w:val="none" w:sz="0" w:space="0" w:color="auto"/>
        <w:bottom w:val="none" w:sz="0" w:space="0" w:color="auto"/>
        <w:right w:val="none" w:sz="0" w:space="0" w:color="auto"/>
      </w:divBdr>
    </w:div>
    <w:div w:id="753864710">
      <w:bodyDiv w:val="1"/>
      <w:marLeft w:val="0"/>
      <w:marRight w:val="0"/>
      <w:marTop w:val="0"/>
      <w:marBottom w:val="0"/>
      <w:divBdr>
        <w:top w:val="none" w:sz="0" w:space="0" w:color="auto"/>
        <w:left w:val="none" w:sz="0" w:space="0" w:color="auto"/>
        <w:bottom w:val="none" w:sz="0" w:space="0" w:color="auto"/>
        <w:right w:val="none" w:sz="0" w:space="0" w:color="auto"/>
      </w:divBdr>
    </w:div>
    <w:div w:id="753941407">
      <w:bodyDiv w:val="1"/>
      <w:marLeft w:val="0"/>
      <w:marRight w:val="0"/>
      <w:marTop w:val="0"/>
      <w:marBottom w:val="0"/>
      <w:divBdr>
        <w:top w:val="none" w:sz="0" w:space="0" w:color="auto"/>
        <w:left w:val="none" w:sz="0" w:space="0" w:color="auto"/>
        <w:bottom w:val="none" w:sz="0" w:space="0" w:color="auto"/>
        <w:right w:val="none" w:sz="0" w:space="0" w:color="auto"/>
      </w:divBdr>
    </w:div>
    <w:div w:id="754325653">
      <w:bodyDiv w:val="1"/>
      <w:marLeft w:val="0"/>
      <w:marRight w:val="0"/>
      <w:marTop w:val="0"/>
      <w:marBottom w:val="0"/>
      <w:divBdr>
        <w:top w:val="none" w:sz="0" w:space="0" w:color="auto"/>
        <w:left w:val="none" w:sz="0" w:space="0" w:color="auto"/>
        <w:bottom w:val="none" w:sz="0" w:space="0" w:color="auto"/>
        <w:right w:val="none" w:sz="0" w:space="0" w:color="auto"/>
      </w:divBdr>
    </w:div>
    <w:div w:id="754547046">
      <w:bodyDiv w:val="1"/>
      <w:marLeft w:val="0"/>
      <w:marRight w:val="0"/>
      <w:marTop w:val="0"/>
      <w:marBottom w:val="0"/>
      <w:divBdr>
        <w:top w:val="none" w:sz="0" w:space="0" w:color="auto"/>
        <w:left w:val="none" w:sz="0" w:space="0" w:color="auto"/>
        <w:bottom w:val="none" w:sz="0" w:space="0" w:color="auto"/>
        <w:right w:val="none" w:sz="0" w:space="0" w:color="auto"/>
      </w:divBdr>
    </w:div>
    <w:div w:id="754860991">
      <w:bodyDiv w:val="1"/>
      <w:marLeft w:val="0"/>
      <w:marRight w:val="0"/>
      <w:marTop w:val="0"/>
      <w:marBottom w:val="0"/>
      <w:divBdr>
        <w:top w:val="none" w:sz="0" w:space="0" w:color="auto"/>
        <w:left w:val="none" w:sz="0" w:space="0" w:color="auto"/>
        <w:bottom w:val="none" w:sz="0" w:space="0" w:color="auto"/>
        <w:right w:val="none" w:sz="0" w:space="0" w:color="auto"/>
      </w:divBdr>
    </w:div>
    <w:div w:id="755054203">
      <w:bodyDiv w:val="1"/>
      <w:marLeft w:val="0"/>
      <w:marRight w:val="0"/>
      <w:marTop w:val="0"/>
      <w:marBottom w:val="0"/>
      <w:divBdr>
        <w:top w:val="none" w:sz="0" w:space="0" w:color="auto"/>
        <w:left w:val="none" w:sz="0" w:space="0" w:color="auto"/>
        <w:bottom w:val="none" w:sz="0" w:space="0" w:color="auto"/>
        <w:right w:val="none" w:sz="0" w:space="0" w:color="auto"/>
      </w:divBdr>
    </w:div>
    <w:div w:id="755322899">
      <w:bodyDiv w:val="1"/>
      <w:marLeft w:val="0"/>
      <w:marRight w:val="0"/>
      <w:marTop w:val="0"/>
      <w:marBottom w:val="0"/>
      <w:divBdr>
        <w:top w:val="none" w:sz="0" w:space="0" w:color="auto"/>
        <w:left w:val="none" w:sz="0" w:space="0" w:color="auto"/>
        <w:bottom w:val="none" w:sz="0" w:space="0" w:color="auto"/>
        <w:right w:val="none" w:sz="0" w:space="0" w:color="auto"/>
      </w:divBdr>
    </w:div>
    <w:div w:id="755446772">
      <w:bodyDiv w:val="1"/>
      <w:marLeft w:val="0"/>
      <w:marRight w:val="0"/>
      <w:marTop w:val="0"/>
      <w:marBottom w:val="0"/>
      <w:divBdr>
        <w:top w:val="none" w:sz="0" w:space="0" w:color="auto"/>
        <w:left w:val="none" w:sz="0" w:space="0" w:color="auto"/>
        <w:bottom w:val="none" w:sz="0" w:space="0" w:color="auto"/>
        <w:right w:val="none" w:sz="0" w:space="0" w:color="auto"/>
      </w:divBdr>
    </w:div>
    <w:div w:id="755905232">
      <w:bodyDiv w:val="1"/>
      <w:marLeft w:val="0"/>
      <w:marRight w:val="0"/>
      <w:marTop w:val="0"/>
      <w:marBottom w:val="0"/>
      <w:divBdr>
        <w:top w:val="none" w:sz="0" w:space="0" w:color="auto"/>
        <w:left w:val="none" w:sz="0" w:space="0" w:color="auto"/>
        <w:bottom w:val="none" w:sz="0" w:space="0" w:color="auto"/>
        <w:right w:val="none" w:sz="0" w:space="0" w:color="auto"/>
      </w:divBdr>
    </w:div>
    <w:div w:id="756053708">
      <w:bodyDiv w:val="1"/>
      <w:marLeft w:val="0"/>
      <w:marRight w:val="0"/>
      <w:marTop w:val="0"/>
      <w:marBottom w:val="0"/>
      <w:divBdr>
        <w:top w:val="none" w:sz="0" w:space="0" w:color="auto"/>
        <w:left w:val="none" w:sz="0" w:space="0" w:color="auto"/>
        <w:bottom w:val="none" w:sz="0" w:space="0" w:color="auto"/>
        <w:right w:val="none" w:sz="0" w:space="0" w:color="auto"/>
      </w:divBdr>
    </w:div>
    <w:div w:id="756824363">
      <w:bodyDiv w:val="1"/>
      <w:marLeft w:val="0"/>
      <w:marRight w:val="0"/>
      <w:marTop w:val="0"/>
      <w:marBottom w:val="0"/>
      <w:divBdr>
        <w:top w:val="none" w:sz="0" w:space="0" w:color="auto"/>
        <w:left w:val="none" w:sz="0" w:space="0" w:color="auto"/>
        <w:bottom w:val="none" w:sz="0" w:space="0" w:color="auto"/>
        <w:right w:val="none" w:sz="0" w:space="0" w:color="auto"/>
      </w:divBdr>
    </w:div>
    <w:div w:id="757092785">
      <w:bodyDiv w:val="1"/>
      <w:marLeft w:val="0"/>
      <w:marRight w:val="0"/>
      <w:marTop w:val="0"/>
      <w:marBottom w:val="0"/>
      <w:divBdr>
        <w:top w:val="none" w:sz="0" w:space="0" w:color="auto"/>
        <w:left w:val="none" w:sz="0" w:space="0" w:color="auto"/>
        <w:bottom w:val="none" w:sz="0" w:space="0" w:color="auto"/>
        <w:right w:val="none" w:sz="0" w:space="0" w:color="auto"/>
      </w:divBdr>
    </w:div>
    <w:div w:id="757405750">
      <w:bodyDiv w:val="1"/>
      <w:marLeft w:val="0"/>
      <w:marRight w:val="0"/>
      <w:marTop w:val="0"/>
      <w:marBottom w:val="0"/>
      <w:divBdr>
        <w:top w:val="none" w:sz="0" w:space="0" w:color="auto"/>
        <w:left w:val="none" w:sz="0" w:space="0" w:color="auto"/>
        <w:bottom w:val="none" w:sz="0" w:space="0" w:color="auto"/>
        <w:right w:val="none" w:sz="0" w:space="0" w:color="auto"/>
      </w:divBdr>
    </w:div>
    <w:div w:id="757873551">
      <w:bodyDiv w:val="1"/>
      <w:marLeft w:val="0"/>
      <w:marRight w:val="0"/>
      <w:marTop w:val="0"/>
      <w:marBottom w:val="0"/>
      <w:divBdr>
        <w:top w:val="none" w:sz="0" w:space="0" w:color="auto"/>
        <w:left w:val="none" w:sz="0" w:space="0" w:color="auto"/>
        <w:bottom w:val="none" w:sz="0" w:space="0" w:color="auto"/>
        <w:right w:val="none" w:sz="0" w:space="0" w:color="auto"/>
      </w:divBdr>
    </w:div>
    <w:div w:id="758789808">
      <w:bodyDiv w:val="1"/>
      <w:marLeft w:val="0"/>
      <w:marRight w:val="0"/>
      <w:marTop w:val="0"/>
      <w:marBottom w:val="0"/>
      <w:divBdr>
        <w:top w:val="none" w:sz="0" w:space="0" w:color="auto"/>
        <w:left w:val="none" w:sz="0" w:space="0" w:color="auto"/>
        <w:bottom w:val="none" w:sz="0" w:space="0" w:color="auto"/>
        <w:right w:val="none" w:sz="0" w:space="0" w:color="auto"/>
      </w:divBdr>
    </w:div>
    <w:div w:id="759374866">
      <w:bodyDiv w:val="1"/>
      <w:marLeft w:val="0"/>
      <w:marRight w:val="0"/>
      <w:marTop w:val="0"/>
      <w:marBottom w:val="0"/>
      <w:divBdr>
        <w:top w:val="none" w:sz="0" w:space="0" w:color="auto"/>
        <w:left w:val="none" w:sz="0" w:space="0" w:color="auto"/>
        <w:bottom w:val="none" w:sz="0" w:space="0" w:color="auto"/>
        <w:right w:val="none" w:sz="0" w:space="0" w:color="auto"/>
      </w:divBdr>
    </w:div>
    <w:div w:id="759527503">
      <w:bodyDiv w:val="1"/>
      <w:marLeft w:val="0"/>
      <w:marRight w:val="0"/>
      <w:marTop w:val="0"/>
      <w:marBottom w:val="0"/>
      <w:divBdr>
        <w:top w:val="none" w:sz="0" w:space="0" w:color="auto"/>
        <w:left w:val="none" w:sz="0" w:space="0" w:color="auto"/>
        <w:bottom w:val="none" w:sz="0" w:space="0" w:color="auto"/>
        <w:right w:val="none" w:sz="0" w:space="0" w:color="auto"/>
      </w:divBdr>
    </w:div>
    <w:div w:id="759761743">
      <w:bodyDiv w:val="1"/>
      <w:marLeft w:val="0"/>
      <w:marRight w:val="0"/>
      <w:marTop w:val="0"/>
      <w:marBottom w:val="0"/>
      <w:divBdr>
        <w:top w:val="none" w:sz="0" w:space="0" w:color="auto"/>
        <w:left w:val="none" w:sz="0" w:space="0" w:color="auto"/>
        <w:bottom w:val="none" w:sz="0" w:space="0" w:color="auto"/>
        <w:right w:val="none" w:sz="0" w:space="0" w:color="auto"/>
      </w:divBdr>
    </w:div>
    <w:div w:id="760446188">
      <w:bodyDiv w:val="1"/>
      <w:marLeft w:val="0"/>
      <w:marRight w:val="0"/>
      <w:marTop w:val="0"/>
      <w:marBottom w:val="0"/>
      <w:divBdr>
        <w:top w:val="none" w:sz="0" w:space="0" w:color="auto"/>
        <w:left w:val="none" w:sz="0" w:space="0" w:color="auto"/>
        <w:bottom w:val="none" w:sz="0" w:space="0" w:color="auto"/>
        <w:right w:val="none" w:sz="0" w:space="0" w:color="auto"/>
      </w:divBdr>
    </w:div>
    <w:div w:id="761032557">
      <w:bodyDiv w:val="1"/>
      <w:marLeft w:val="0"/>
      <w:marRight w:val="0"/>
      <w:marTop w:val="0"/>
      <w:marBottom w:val="0"/>
      <w:divBdr>
        <w:top w:val="none" w:sz="0" w:space="0" w:color="auto"/>
        <w:left w:val="none" w:sz="0" w:space="0" w:color="auto"/>
        <w:bottom w:val="none" w:sz="0" w:space="0" w:color="auto"/>
        <w:right w:val="none" w:sz="0" w:space="0" w:color="auto"/>
      </w:divBdr>
    </w:div>
    <w:div w:id="761098960">
      <w:bodyDiv w:val="1"/>
      <w:marLeft w:val="0"/>
      <w:marRight w:val="0"/>
      <w:marTop w:val="0"/>
      <w:marBottom w:val="0"/>
      <w:divBdr>
        <w:top w:val="none" w:sz="0" w:space="0" w:color="auto"/>
        <w:left w:val="none" w:sz="0" w:space="0" w:color="auto"/>
        <w:bottom w:val="none" w:sz="0" w:space="0" w:color="auto"/>
        <w:right w:val="none" w:sz="0" w:space="0" w:color="auto"/>
      </w:divBdr>
    </w:div>
    <w:div w:id="761528538">
      <w:bodyDiv w:val="1"/>
      <w:marLeft w:val="0"/>
      <w:marRight w:val="0"/>
      <w:marTop w:val="0"/>
      <w:marBottom w:val="0"/>
      <w:divBdr>
        <w:top w:val="none" w:sz="0" w:space="0" w:color="auto"/>
        <w:left w:val="none" w:sz="0" w:space="0" w:color="auto"/>
        <w:bottom w:val="none" w:sz="0" w:space="0" w:color="auto"/>
        <w:right w:val="none" w:sz="0" w:space="0" w:color="auto"/>
      </w:divBdr>
    </w:div>
    <w:div w:id="761530997">
      <w:bodyDiv w:val="1"/>
      <w:marLeft w:val="0"/>
      <w:marRight w:val="0"/>
      <w:marTop w:val="0"/>
      <w:marBottom w:val="0"/>
      <w:divBdr>
        <w:top w:val="none" w:sz="0" w:space="0" w:color="auto"/>
        <w:left w:val="none" w:sz="0" w:space="0" w:color="auto"/>
        <w:bottom w:val="none" w:sz="0" w:space="0" w:color="auto"/>
        <w:right w:val="none" w:sz="0" w:space="0" w:color="auto"/>
      </w:divBdr>
    </w:div>
    <w:div w:id="762184037">
      <w:bodyDiv w:val="1"/>
      <w:marLeft w:val="0"/>
      <w:marRight w:val="0"/>
      <w:marTop w:val="0"/>
      <w:marBottom w:val="0"/>
      <w:divBdr>
        <w:top w:val="none" w:sz="0" w:space="0" w:color="auto"/>
        <w:left w:val="none" w:sz="0" w:space="0" w:color="auto"/>
        <w:bottom w:val="none" w:sz="0" w:space="0" w:color="auto"/>
        <w:right w:val="none" w:sz="0" w:space="0" w:color="auto"/>
      </w:divBdr>
    </w:div>
    <w:div w:id="762382954">
      <w:bodyDiv w:val="1"/>
      <w:marLeft w:val="0"/>
      <w:marRight w:val="0"/>
      <w:marTop w:val="0"/>
      <w:marBottom w:val="0"/>
      <w:divBdr>
        <w:top w:val="none" w:sz="0" w:space="0" w:color="auto"/>
        <w:left w:val="none" w:sz="0" w:space="0" w:color="auto"/>
        <w:bottom w:val="none" w:sz="0" w:space="0" w:color="auto"/>
        <w:right w:val="none" w:sz="0" w:space="0" w:color="auto"/>
      </w:divBdr>
    </w:div>
    <w:div w:id="762994656">
      <w:bodyDiv w:val="1"/>
      <w:marLeft w:val="0"/>
      <w:marRight w:val="0"/>
      <w:marTop w:val="0"/>
      <w:marBottom w:val="0"/>
      <w:divBdr>
        <w:top w:val="none" w:sz="0" w:space="0" w:color="auto"/>
        <w:left w:val="none" w:sz="0" w:space="0" w:color="auto"/>
        <w:bottom w:val="none" w:sz="0" w:space="0" w:color="auto"/>
        <w:right w:val="none" w:sz="0" w:space="0" w:color="auto"/>
      </w:divBdr>
    </w:div>
    <w:div w:id="764502661">
      <w:bodyDiv w:val="1"/>
      <w:marLeft w:val="0"/>
      <w:marRight w:val="0"/>
      <w:marTop w:val="0"/>
      <w:marBottom w:val="0"/>
      <w:divBdr>
        <w:top w:val="none" w:sz="0" w:space="0" w:color="auto"/>
        <w:left w:val="none" w:sz="0" w:space="0" w:color="auto"/>
        <w:bottom w:val="none" w:sz="0" w:space="0" w:color="auto"/>
        <w:right w:val="none" w:sz="0" w:space="0" w:color="auto"/>
      </w:divBdr>
    </w:div>
    <w:div w:id="764573380">
      <w:bodyDiv w:val="1"/>
      <w:marLeft w:val="0"/>
      <w:marRight w:val="0"/>
      <w:marTop w:val="0"/>
      <w:marBottom w:val="0"/>
      <w:divBdr>
        <w:top w:val="none" w:sz="0" w:space="0" w:color="auto"/>
        <w:left w:val="none" w:sz="0" w:space="0" w:color="auto"/>
        <w:bottom w:val="none" w:sz="0" w:space="0" w:color="auto"/>
        <w:right w:val="none" w:sz="0" w:space="0" w:color="auto"/>
      </w:divBdr>
    </w:div>
    <w:div w:id="765540574">
      <w:bodyDiv w:val="1"/>
      <w:marLeft w:val="0"/>
      <w:marRight w:val="0"/>
      <w:marTop w:val="0"/>
      <w:marBottom w:val="0"/>
      <w:divBdr>
        <w:top w:val="none" w:sz="0" w:space="0" w:color="auto"/>
        <w:left w:val="none" w:sz="0" w:space="0" w:color="auto"/>
        <w:bottom w:val="none" w:sz="0" w:space="0" w:color="auto"/>
        <w:right w:val="none" w:sz="0" w:space="0" w:color="auto"/>
      </w:divBdr>
    </w:div>
    <w:div w:id="765855840">
      <w:bodyDiv w:val="1"/>
      <w:marLeft w:val="0"/>
      <w:marRight w:val="0"/>
      <w:marTop w:val="0"/>
      <w:marBottom w:val="0"/>
      <w:divBdr>
        <w:top w:val="none" w:sz="0" w:space="0" w:color="auto"/>
        <w:left w:val="none" w:sz="0" w:space="0" w:color="auto"/>
        <w:bottom w:val="none" w:sz="0" w:space="0" w:color="auto"/>
        <w:right w:val="none" w:sz="0" w:space="0" w:color="auto"/>
      </w:divBdr>
    </w:div>
    <w:div w:id="766080547">
      <w:bodyDiv w:val="1"/>
      <w:marLeft w:val="0"/>
      <w:marRight w:val="0"/>
      <w:marTop w:val="0"/>
      <w:marBottom w:val="0"/>
      <w:divBdr>
        <w:top w:val="none" w:sz="0" w:space="0" w:color="auto"/>
        <w:left w:val="none" w:sz="0" w:space="0" w:color="auto"/>
        <w:bottom w:val="none" w:sz="0" w:space="0" w:color="auto"/>
        <w:right w:val="none" w:sz="0" w:space="0" w:color="auto"/>
      </w:divBdr>
    </w:div>
    <w:div w:id="766148034">
      <w:bodyDiv w:val="1"/>
      <w:marLeft w:val="0"/>
      <w:marRight w:val="0"/>
      <w:marTop w:val="0"/>
      <w:marBottom w:val="0"/>
      <w:divBdr>
        <w:top w:val="none" w:sz="0" w:space="0" w:color="auto"/>
        <w:left w:val="none" w:sz="0" w:space="0" w:color="auto"/>
        <w:bottom w:val="none" w:sz="0" w:space="0" w:color="auto"/>
        <w:right w:val="none" w:sz="0" w:space="0" w:color="auto"/>
      </w:divBdr>
    </w:div>
    <w:div w:id="766275021">
      <w:bodyDiv w:val="1"/>
      <w:marLeft w:val="0"/>
      <w:marRight w:val="0"/>
      <w:marTop w:val="0"/>
      <w:marBottom w:val="0"/>
      <w:divBdr>
        <w:top w:val="none" w:sz="0" w:space="0" w:color="auto"/>
        <w:left w:val="none" w:sz="0" w:space="0" w:color="auto"/>
        <w:bottom w:val="none" w:sz="0" w:space="0" w:color="auto"/>
        <w:right w:val="none" w:sz="0" w:space="0" w:color="auto"/>
      </w:divBdr>
    </w:div>
    <w:div w:id="766854233">
      <w:bodyDiv w:val="1"/>
      <w:marLeft w:val="0"/>
      <w:marRight w:val="0"/>
      <w:marTop w:val="0"/>
      <w:marBottom w:val="0"/>
      <w:divBdr>
        <w:top w:val="none" w:sz="0" w:space="0" w:color="auto"/>
        <w:left w:val="none" w:sz="0" w:space="0" w:color="auto"/>
        <w:bottom w:val="none" w:sz="0" w:space="0" w:color="auto"/>
        <w:right w:val="none" w:sz="0" w:space="0" w:color="auto"/>
      </w:divBdr>
    </w:div>
    <w:div w:id="766968846">
      <w:bodyDiv w:val="1"/>
      <w:marLeft w:val="0"/>
      <w:marRight w:val="0"/>
      <w:marTop w:val="0"/>
      <w:marBottom w:val="0"/>
      <w:divBdr>
        <w:top w:val="none" w:sz="0" w:space="0" w:color="auto"/>
        <w:left w:val="none" w:sz="0" w:space="0" w:color="auto"/>
        <w:bottom w:val="none" w:sz="0" w:space="0" w:color="auto"/>
        <w:right w:val="none" w:sz="0" w:space="0" w:color="auto"/>
      </w:divBdr>
    </w:div>
    <w:div w:id="767040931">
      <w:bodyDiv w:val="1"/>
      <w:marLeft w:val="0"/>
      <w:marRight w:val="0"/>
      <w:marTop w:val="0"/>
      <w:marBottom w:val="0"/>
      <w:divBdr>
        <w:top w:val="none" w:sz="0" w:space="0" w:color="auto"/>
        <w:left w:val="none" w:sz="0" w:space="0" w:color="auto"/>
        <w:bottom w:val="none" w:sz="0" w:space="0" w:color="auto"/>
        <w:right w:val="none" w:sz="0" w:space="0" w:color="auto"/>
      </w:divBdr>
    </w:div>
    <w:div w:id="767698662">
      <w:bodyDiv w:val="1"/>
      <w:marLeft w:val="0"/>
      <w:marRight w:val="0"/>
      <w:marTop w:val="0"/>
      <w:marBottom w:val="0"/>
      <w:divBdr>
        <w:top w:val="none" w:sz="0" w:space="0" w:color="auto"/>
        <w:left w:val="none" w:sz="0" w:space="0" w:color="auto"/>
        <w:bottom w:val="none" w:sz="0" w:space="0" w:color="auto"/>
        <w:right w:val="none" w:sz="0" w:space="0" w:color="auto"/>
      </w:divBdr>
    </w:div>
    <w:div w:id="767846699">
      <w:bodyDiv w:val="1"/>
      <w:marLeft w:val="0"/>
      <w:marRight w:val="0"/>
      <w:marTop w:val="0"/>
      <w:marBottom w:val="0"/>
      <w:divBdr>
        <w:top w:val="none" w:sz="0" w:space="0" w:color="auto"/>
        <w:left w:val="none" w:sz="0" w:space="0" w:color="auto"/>
        <w:bottom w:val="none" w:sz="0" w:space="0" w:color="auto"/>
        <w:right w:val="none" w:sz="0" w:space="0" w:color="auto"/>
      </w:divBdr>
    </w:div>
    <w:div w:id="767895209">
      <w:bodyDiv w:val="1"/>
      <w:marLeft w:val="0"/>
      <w:marRight w:val="0"/>
      <w:marTop w:val="0"/>
      <w:marBottom w:val="0"/>
      <w:divBdr>
        <w:top w:val="none" w:sz="0" w:space="0" w:color="auto"/>
        <w:left w:val="none" w:sz="0" w:space="0" w:color="auto"/>
        <w:bottom w:val="none" w:sz="0" w:space="0" w:color="auto"/>
        <w:right w:val="none" w:sz="0" w:space="0" w:color="auto"/>
      </w:divBdr>
    </w:div>
    <w:div w:id="768162401">
      <w:bodyDiv w:val="1"/>
      <w:marLeft w:val="0"/>
      <w:marRight w:val="0"/>
      <w:marTop w:val="0"/>
      <w:marBottom w:val="0"/>
      <w:divBdr>
        <w:top w:val="none" w:sz="0" w:space="0" w:color="auto"/>
        <w:left w:val="none" w:sz="0" w:space="0" w:color="auto"/>
        <w:bottom w:val="none" w:sz="0" w:space="0" w:color="auto"/>
        <w:right w:val="none" w:sz="0" w:space="0" w:color="auto"/>
      </w:divBdr>
    </w:div>
    <w:div w:id="768163383">
      <w:bodyDiv w:val="1"/>
      <w:marLeft w:val="0"/>
      <w:marRight w:val="0"/>
      <w:marTop w:val="0"/>
      <w:marBottom w:val="0"/>
      <w:divBdr>
        <w:top w:val="none" w:sz="0" w:space="0" w:color="auto"/>
        <w:left w:val="none" w:sz="0" w:space="0" w:color="auto"/>
        <w:bottom w:val="none" w:sz="0" w:space="0" w:color="auto"/>
        <w:right w:val="none" w:sz="0" w:space="0" w:color="auto"/>
      </w:divBdr>
    </w:div>
    <w:div w:id="768430936">
      <w:bodyDiv w:val="1"/>
      <w:marLeft w:val="0"/>
      <w:marRight w:val="0"/>
      <w:marTop w:val="0"/>
      <w:marBottom w:val="0"/>
      <w:divBdr>
        <w:top w:val="none" w:sz="0" w:space="0" w:color="auto"/>
        <w:left w:val="none" w:sz="0" w:space="0" w:color="auto"/>
        <w:bottom w:val="none" w:sz="0" w:space="0" w:color="auto"/>
        <w:right w:val="none" w:sz="0" w:space="0" w:color="auto"/>
      </w:divBdr>
    </w:div>
    <w:div w:id="768475380">
      <w:bodyDiv w:val="1"/>
      <w:marLeft w:val="0"/>
      <w:marRight w:val="0"/>
      <w:marTop w:val="0"/>
      <w:marBottom w:val="0"/>
      <w:divBdr>
        <w:top w:val="none" w:sz="0" w:space="0" w:color="auto"/>
        <w:left w:val="none" w:sz="0" w:space="0" w:color="auto"/>
        <w:bottom w:val="none" w:sz="0" w:space="0" w:color="auto"/>
        <w:right w:val="none" w:sz="0" w:space="0" w:color="auto"/>
      </w:divBdr>
    </w:div>
    <w:div w:id="769010061">
      <w:bodyDiv w:val="1"/>
      <w:marLeft w:val="0"/>
      <w:marRight w:val="0"/>
      <w:marTop w:val="0"/>
      <w:marBottom w:val="0"/>
      <w:divBdr>
        <w:top w:val="none" w:sz="0" w:space="0" w:color="auto"/>
        <w:left w:val="none" w:sz="0" w:space="0" w:color="auto"/>
        <w:bottom w:val="none" w:sz="0" w:space="0" w:color="auto"/>
        <w:right w:val="none" w:sz="0" w:space="0" w:color="auto"/>
      </w:divBdr>
    </w:div>
    <w:div w:id="769010242">
      <w:bodyDiv w:val="1"/>
      <w:marLeft w:val="0"/>
      <w:marRight w:val="0"/>
      <w:marTop w:val="0"/>
      <w:marBottom w:val="0"/>
      <w:divBdr>
        <w:top w:val="none" w:sz="0" w:space="0" w:color="auto"/>
        <w:left w:val="none" w:sz="0" w:space="0" w:color="auto"/>
        <w:bottom w:val="none" w:sz="0" w:space="0" w:color="auto"/>
        <w:right w:val="none" w:sz="0" w:space="0" w:color="auto"/>
      </w:divBdr>
    </w:div>
    <w:div w:id="769620101">
      <w:bodyDiv w:val="1"/>
      <w:marLeft w:val="0"/>
      <w:marRight w:val="0"/>
      <w:marTop w:val="0"/>
      <w:marBottom w:val="0"/>
      <w:divBdr>
        <w:top w:val="none" w:sz="0" w:space="0" w:color="auto"/>
        <w:left w:val="none" w:sz="0" w:space="0" w:color="auto"/>
        <w:bottom w:val="none" w:sz="0" w:space="0" w:color="auto"/>
        <w:right w:val="none" w:sz="0" w:space="0" w:color="auto"/>
      </w:divBdr>
    </w:div>
    <w:div w:id="769934443">
      <w:bodyDiv w:val="1"/>
      <w:marLeft w:val="0"/>
      <w:marRight w:val="0"/>
      <w:marTop w:val="0"/>
      <w:marBottom w:val="0"/>
      <w:divBdr>
        <w:top w:val="none" w:sz="0" w:space="0" w:color="auto"/>
        <w:left w:val="none" w:sz="0" w:space="0" w:color="auto"/>
        <w:bottom w:val="none" w:sz="0" w:space="0" w:color="auto"/>
        <w:right w:val="none" w:sz="0" w:space="0" w:color="auto"/>
      </w:divBdr>
    </w:div>
    <w:div w:id="769936975">
      <w:bodyDiv w:val="1"/>
      <w:marLeft w:val="0"/>
      <w:marRight w:val="0"/>
      <w:marTop w:val="0"/>
      <w:marBottom w:val="0"/>
      <w:divBdr>
        <w:top w:val="none" w:sz="0" w:space="0" w:color="auto"/>
        <w:left w:val="none" w:sz="0" w:space="0" w:color="auto"/>
        <w:bottom w:val="none" w:sz="0" w:space="0" w:color="auto"/>
        <w:right w:val="none" w:sz="0" w:space="0" w:color="auto"/>
      </w:divBdr>
    </w:div>
    <w:div w:id="770051363">
      <w:bodyDiv w:val="1"/>
      <w:marLeft w:val="0"/>
      <w:marRight w:val="0"/>
      <w:marTop w:val="0"/>
      <w:marBottom w:val="0"/>
      <w:divBdr>
        <w:top w:val="none" w:sz="0" w:space="0" w:color="auto"/>
        <w:left w:val="none" w:sz="0" w:space="0" w:color="auto"/>
        <w:bottom w:val="none" w:sz="0" w:space="0" w:color="auto"/>
        <w:right w:val="none" w:sz="0" w:space="0" w:color="auto"/>
      </w:divBdr>
    </w:div>
    <w:div w:id="770392277">
      <w:bodyDiv w:val="1"/>
      <w:marLeft w:val="0"/>
      <w:marRight w:val="0"/>
      <w:marTop w:val="0"/>
      <w:marBottom w:val="0"/>
      <w:divBdr>
        <w:top w:val="none" w:sz="0" w:space="0" w:color="auto"/>
        <w:left w:val="none" w:sz="0" w:space="0" w:color="auto"/>
        <w:bottom w:val="none" w:sz="0" w:space="0" w:color="auto"/>
        <w:right w:val="none" w:sz="0" w:space="0" w:color="auto"/>
      </w:divBdr>
    </w:div>
    <w:div w:id="770466949">
      <w:bodyDiv w:val="1"/>
      <w:marLeft w:val="0"/>
      <w:marRight w:val="0"/>
      <w:marTop w:val="0"/>
      <w:marBottom w:val="0"/>
      <w:divBdr>
        <w:top w:val="none" w:sz="0" w:space="0" w:color="auto"/>
        <w:left w:val="none" w:sz="0" w:space="0" w:color="auto"/>
        <w:bottom w:val="none" w:sz="0" w:space="0" w:color="auto"/>
        <w:right w:val="none" w:sz="0" w:space="0" w:color="auto"/>
      </w:divBdr>
    </w:div>
    <w:div w:id="770587743">
      <w:bodyDiv w:val="1"/>
      <w:marLeft w:val="0"/>
      <w:marRight w:val="0"/>
      <w:marTop w:val="0"/>
      <w:marBottom w:val="0"/>
      <w:divBdr>
        <w:top w:val="none" w:sz="0" w:space="0" w:color="auto"/>
        <w:left w:val="none" w:sz="0" w:space="0" w:color="auto"/>
        <w:bottom w:val="none" w:sz="0" w:space="0" w:color="auto"/>
        <w:right w:val="none" w:sz="0" w:space="0" w:color="auto"/>
      </w:divBdr>
    </w:div>
    <w:div w:id="770783572">
      <w:bodyDiv w:val="1"/>
      <w:marLeft w:val="0"/>
      <w:marRight w:val="0"/>
      <w:marTop w:val="0"/>
      <w:marBottom w:val="0"/>
      <w:divBdr>
        <w:top w:val="none" w:sz="0" w:space="0" w:color="auto"/>
        <w:left w:val="none" w:sz="0" w:space="0" w:color="auto"/>
        <w:bottom w:val="none" w:sz="0" w:space="0" w:color="auto"/>
        <w:right w:val="none" w:sz="0" w:space="0" w:color="auto"/>
      </w:divBdr>
    </w:div>
    <w:div w:id="770852496">
      <w:bodyDiv w:val="1"/>
      <w:marLeft w:val="0"/>
      <w:marRight w:val="0"/>
      <w:marTop w:val="0"/>
      <w:marBottom w:val="0"/>
      <w:divBdr>
        <w:top w:val="none" w:sz="0" w:space="0" w:color="auto"/>
        <w:left w:val="none" w:sz="0" w:space="0" w:color="auto"/>
        <w:bottom w:val="none" w:sz="0" w:space="0" w:color="auto"/>
        <w:right w:val="none" w:sz="0" w:space="0" w:color="auto"/>
      </w:divBdr>
    </w:div>
    <w:div w:id="771556928">
      <w:bodyDiv w:val="1"/>
      <w:marLeft w:val="0"/>
      <w:marRight w:val="0"/>
      <w:marTop w:val="0"/>
      <w:marBottom w:val="0"/>
      <w:divBdr>
        <w:top w:val="none" w:sz="0" w:space="0" w:color="auto"/>
        <w:left w:val="none" w:sz="0" w:space="0" w:color="auto"/>
        <w:bottom w:val="none" w:sz="0" w:space="0" w:color="auto"/>
        <w:right w:val="none" w:sz="0" w:space="0" w:color="auto"/>
      </w:divBdr>
    </w:div>
    <w:div w:id="771978195">
      <w:bodyDiv w:val="1"/>
      <w:marLeft w:val="0"/>
      <w:marRight w:val="0"/>
      <w:marTop w:val="0"/>
      <w:marBottom w:val="0"/>
      <w:divBdr>
        <w:top w:val="none" w:sz="0" w:space="0" w:color="auto"/>
        <w:left w:val="none" w:sz="0" w:space="0" w:color="auto"/>
        <w:bottom w:val="none" w:sz="0" w:space="0" w:color="auto"/>
        <w:right w:val="none" w:sz="0" w:space="0" w:color="auto"/>
      </w:divBdr>
    </w:div>
    <w:div w:id="772017374">
      <w:bodyDiv w:val="1"/>
      <w:marLeft w:val="0"/>
      <w:marRight w:val="0"/>
      <w:marTop w:val="0"/>
      <w:marBottom w:val="0"/>
      <w:divBdr>
        <w:top w:val="none" w:sz="0" w:space="0" w:color="auto"/>
        <w:left w:val="none" w:sz="0" w:space="0" w:color="auto"/>
        <w:bottom w:val="none" w:sz="0" w:space="0" w:color="auto"/>
        <w:right w:val="none" w:sz="0" w:space="0" w:color="auto"/>
      </w:divBdr>
    </w:div>
    <w:div w:id="772357149">
      <w:bodyDiv w:val="1"/>
      <w:marLeft w:val="0"/>
      <w:marRight w:val="0"/>
      <w:marTop w:val="0"/>
      <w:marBottom w:val="0"/>
      <w:divBdr>
        <w:top w:val="none" w:sz="0" w:space="0" w:color="auto"/>
        <w:left w:val="none" w:sz="0" w:space="0" w:color="auto"/>
        <w:bottom w:val="none" w:sz="0" w:space="0" w:color="auto"/>
        <w:right w:val="none" w:sz="0" w:space="0" w:color="auto"/>
      </w:divBdr>
    </w:div>
    <w:div w:id="772818423">
      <w:bodyDiv w:val="1"/>
      <w:marLeft w:val="0"/>
      <w:marRight w:val="0"/>
      <w:marTop w:val="0"/>
      <w:marBottom w:val="0"/>
      <w:divBdr>
        <w:top w:val="none" w:sz="0" w:space="0" w:color="auto"/>
        <w:left w:val="none" w:sz="0" w:space="0" w:color="auto"/>
        <w:bottom w:val="none" w:sz="0" w:space="0" w:color="auto"/>
        <w:right w:val="none" w:sz="0" w:space="0" w:color="auto"/>
      </w:divBdr>
    </w:div>
    <w:div w:id="773398207">
      <w:bodyDiv w:val="1"/>
      <w:marLeft w:val="0"/>
      <w:marRight w:val="0"/>
      <w:marTop w:val="0"/>
      <w:marBottom w:val="0"/>
      <w:divBdr>
        <w:top w:val="none" w:sz="0" w:space="0" w:color="auto"/>
        <w:left w:val="none" w:sz="0" w:space="0" w:color="auto"/>
        <w:bottom w:val="none" w:sz="0" w:space="0" w:color="auto"/>
        <w:right w:val="none" w:sz="0" w:space="0" w:color="auto"/>
      </w:divBdr>
    </w:div>
    <w:div w:id="773674683">
      <w:bodyDiv w:val="1"/>
      <w:marLeft w:val="0"/>
      <w:marRight w:val="0"/>
      <w:marTop w:val="0"/>
      <w:marBottom w:val="0"/>
      <w:divBdr>
        <w:top w:val="none" w:sz="0" w:space="0" w:color="auto"/>
        <w:left w:val="none" w:sz="0" w:space="0" w:color="auto"/>
        <w:bottom w:val="none" w:sz="0" w:space="0" w:color="auto"/>
        <w:right w:val="none" w:sz="0" w:space="0" w:color="auto"/>
      </w:divBdr>
    </w:div>
    <w:div w:id="774062777">
      <w:bodyDiv w:val="1"/>
      <w:marLeft w:val="0"/>
      <w:marRight w:val="0"/>
      <w:marTop w:val="0"/>
      <w:marBottom w:val="0"/>
      <w:divBdr>
        <w:top w:val="none" w:sz="0" w:space="0" w:color="auto"/>
        <w:left w:val="none" w:sz="0" w:space="0" w:color="auto"/>
        <w:bottom w:val="none" w:sz="0" w:space="0" w:color="auto"/>
        <w:right w:val="none" w:sz="0" w:space="0" w:color="auto"/>
      </w:divBdr>
    </w:div>
    <w:div w:id="774444281">
      <w:bodyDiv w:val="1"/>
      <w:marLeft w:val="0"/>
      <w:marRight w:val="0"/>
      <w:marTop w:val="0"/>
      <w:marBottom w:val="0"/>
      <w:divBdr>
        <w:top w:val="none" w:sz="0" w:space="0" w:color="auto"/>
        <w:left w:val="none" w:sz="0" w:space="0" w:color="auto"/>
        <w:bottom w:val="none" w:sz="0" w:space="0" w:color="auto"/>
        <w:right w:val="none" w:sz="0" w:space="0" w:color="auto"/>
      </w:divBdr>
    </w:div>
    <w:div w:id="774591259">
      <w:bodyDiv w:val="1"/>
      <w:marLeft w:val="0"/>
      <w:marRight w:val="0"/>
      <w:marTop w:val="0"/>
      <w:marBottom w:val="0"/>
      <w:divBdr>
        <w:top w:val="none" w:sz="0" w:space="0" w:color="auto"/>
        <w:left w:val="none" w:sz="0" w:space="0" w:color="auto"/>
        <w:bottom w:val="none" w:sz="0" w:space="0" w:color="auto"/>
        <w:right w:val="none" w:sz="0" w:space="0" w:color="auto"/>
      </w:divBdr>
    </w:div>
    <w:div w:id="774716415">
      <w:bodyDiv w:val="1"/>
      <w:marLeft w:val="0"/>
      <w:marRight w:val="0"/>
      <w:marTop w:val="0"/>
      <w:marBottom w:val="0"/>
      <w:divBdr>
        <w:top w:val="none" w:sz="0" w:space="0" w:color="auto"/>
        <w:left w:val="none" w:sz="0" w:space="0" w:color="auto"/>
        <w:bottom w:val="none" w:sz="0" w:space="0" w:color="auto"/>
        <w:right w:val="none" w:sz="0" w:space="0" w:color="auto"/>
      </w:divBdr>
    </w:div>
    <w:div w:id="776172439">
      <w:bodyDiv w:val="1"/>
      <w:marLeft w:val="0"/>
      <w:marRight w:val="0"/>
      <w:marTop w:val="0"/>
      <w:marBottom w:val="0"/>
      <w:divBdr>
        <w:top w:val="none" w:sz="0" w:space="0" w:color="auto"/>
        <w:left w:val="none" w:sz="0" w:space="0" w:color="auto"/>
        <w:bottom w:val="none" w:sz="0" w:space="0" w:color="auto"/>
        <w:right w:val="none" w:sz="0" w:space="0" w:color="auto"/>
      </w:divBdr>
    </w:div>
    <w:div w:id="776674737">
      <w:bodyDiv w:val="1"/>
      <w:marLeft w:val="0"/>
      <w:marRight w:val="0"/>
      <w:marTop w:val="0"/>
      <w:marBottom w:val="0"/>
      <w:divBdr>
        <w:top w:val="none" w:sz="0" w:space="0" w:color="auto"/>
        <w:left w:val="none" w:sz="0" w:space="0" w:color="auto"/>
        <w:bottom w:val="none" w:sz="0" w:space="0" w:color="auto"/>
        <w:right w:val="none" w:sz="0" w:space="0" w:color="auto"/>
      </w:divBdr>
    </w:div>
    <w:div w:id="776798466">
      <w:bodyDiv w:val="1"/>
      <w:marLeft w:val="0"/>
      <w:marRight w:val="0"/>
      <w:marTop w:val="0"/>
      <w:marBottom w:val="0"/>
      <w:divBdr>
        <w:top w:val="none" w:sz="0" w:space="0" w:color="auto"/>
        <w:left w:val="none" w:sz="0" w:space="0" w:color="auto"/>
        <w:bottom w:val="none" w:sz="0" w:space="0" w:color="auto"/>
        <w:right w:val="none" w:sz="0" w:space="0" w:color="auto"/>
      </w:divBdr>
    </w:div>
    <w:div w:id="777412038">
      <w:bodyDiv w:val="1"/>
      <w:marLeft w:val="0"/>
      <w:marRight w:val="0"/>
      <w:marTop w:val="0"/>
      <w:marBottom w:val="0"/>
      <w:divBdr>
        <w:top w:val="none" w:sz="0" w:space="0" w:color="auto"/>
        <w:left w:val="none" w:sz="0" w:space="0" w:color="auto"/>
        <w:bottom w:val="none" w:sz="0" w:space="0" w:color="auto"/>
        <w:right w:val="none" w:sz="0" w:space="0" w:color="auto"/>
      </w:divBdr>
    </w:div>
    <w:div w:id="777606349">
      <w:bodyDiv w:val="1"/>
      <w:marLeft w:val="0"/>
      <w:marRight w:val="0"/>
      <w:marTop w:val="0"/>
      <w:marBottom w:val="0"/>
      <w:divBdr>
        <w:top w:val="none" w:sz="0" w:space="0" w:color="auto"/>
        <w:left w:val="none" w:sz="0" w:space="0" w:color="auto"/>
        <w:bottom w:val="none" w:sz="0" w:space="0" w:color="auto"/>
        <w:right w:val="none" w:sz="0" w:space="0" w:color="auto"/>
      </w:divBdr>
    </w:div>
    <w:div w:id="777874362">
      <w:bodyDiv w:val="1"/>
      <w:marLeft w:val="0"/>
      <w:marRight w:val="0"/>
      <w:marTop w:val="0"/>
      <w:marBottom w:val="0"/>
      <w:divBdr>
        <w:top w:val="none" w:sz="0" w:space="0" w:color="auto"/>
        <w:left w:val="none" w:sz="0" w:space="0" w:color="auto"/>
        <w:bottom w:val="none" w:sz="0" w:space="0" w:color="auto"/>
        <w:right w:val="none" w:sz="0" w:space="0" w:color="auto"/>
      </w:divBdr>
    </w:div>
    <w:div w:id="777875354">
      <w:bodyDiv w:val="1"/>
      <w:marLeft w:val="0"/>
      <w:marRight w:val="0"/>
      <w:marTop w:val="0"/>
      <w:marBottom w:val="0"/>
      <w:divBdr>
        <w:top w:val="none" w:sz="0" w:space="0" w:color="auto"/>
        <w:left w:val="none" w:sz="0" w:space="0" w:color="auto"/>
        <w:bottom w:val="none" w:sz="0" w:space="0" w:color="auto"/>
        <w:right w:val="none" w:sz="0" w:space="0" w:color="auto"/>
      </w:divBdr>
    </w:div>
    <w:div w:id="778060900">
      <w:bodyDiv w:val="1"/>
      <w:marLeft w:val="0"/>
      <w:marRight w:val="0"/>
      <w:marTop w:val="0"/>
      <w:marBottom w:val="0"/>
      <w:divBdr>
        <w:top w:val="none" w:sz="0" w:space="0" w:color="auto"/>
        <w:left w:val="none" w:sz="0" w:space="0" w:color="auto"/>
        <w:bottom w:val="none" w:sz="0" w:space="0" w:color="auto"/>
        <w:right w:val="none" w:sz="0" w:space="0" w:color="auto"/>
      </w:divBdr>
    </w:div>
    <w:div w:id="778255892">
      <w:bodyDiv w:val="1"/>
      <w:marLeft w:val="0"/>
      <w:marRight w:val="0"/>
      <w:marTop w:val="0"/>
      <w:marBottom w:val="0"/>
      <w:divBdr>
        <w:top w:val="none" w:sz="0" w:space="0" w:color="auto"/>
        <w:left w:val="none" w:sz="0" w:space="0" w:color="auto"/>
        <w:bottom w:val="none" w:sz="0" w:space="0" w:color="auto"/>
        <w:right w:val="none" w:sz="0" w:space="0" w:color="auto"/>
      </w:divBdr>
    </w:div>
    <w:div w:id="778331915">
      <w:bodyDiv w:val="1"/>
      <w:marLeft w:val="0"/>
      <w:marRight w:val="0"/>
      <w:marTop w:val="0"/>
      <w:marBottom w:val="0"/>
      <w:divBdr>
        <w:top w:val="none" w:sz="0" w:space="0" w:color="auto"/>
        <w:left w:val="none" w:sz="0" w:space="0" w:color="auto"/>
        <w:bottom w:val="none" w:sz="0" w:space="0" w:color="auto"/>
        <w:right w:val="none" w:sz="0" w:space="0" w:color="auto"/>
      </w:divBdr>
    </w:div>
    <w:div w:id="778526473">
      <w:bodyDiv w:val="1"/>
      <w:marLeft w:val="0"/>
      <w:marRight w:val="0"/>
      <w:marTop w:val="0"/>
      <w:marBottom w:val="0"/>
      <w:divBdr>
        <w:top w:val="none" w:sz="0" w:space="0" w:color="auto"/>
        <w:left w:val="none" w:sz="0" w:space="0" w:color="auto"/>
        <w:bottom w:val="none" w:sz="0" w:space="0" w:color="auto"/>
        <w:right w:val="none" w:sz="0" w:space="0" w:color="auto"/>
      </w:divBdr>
    </w:div>
    <w:div w:id="778989000">
      <w:bodyDiv w:val="1"/>
      <w:marLeft w:val="0"/>
      <w:marRight w:val="0"/>
      <w:marTop w:val="0"/>
      <w:marBottom w:val="0"/>
      <w:divBdr>
        <w:top w:val="none" w:sz="0" w:space="0" w:color="auto"/>
        <w:left w:val="none" w:sz="0" w:space="0" w:color="auto"/>
        <w:bottom w:val="none" w:sz="0" w:space="0" w:color="auto"/>
        <w:right w:val="none" w:sz="0" w:space="0" w:color="auto"/>
      </w:divBdr>
    </w:div>
    <w:div w:id="779030645">
      <w:bodyDiv w:val="1"/>
      <w:marLeft w:val="0"/>
      <w:marRight w:val="0"/>
      <w:marTop w:val="0"/>
      <w:marBottom w:val="0"/>
      <w:divBdr>
        <w:top w:val="none" w:sz="0" w:space="0" w:color="auto"/>
        <w:left w:val="none" w:sz="0" w:space="0" w:color="auto"/>
        <w:bottom w:val="none" w:sz="0" w:space="0" w:color="auto"/>
        <w:right w:val="none" w:sz="0" w:space="0" w:color="auto"/>
      </w:divBdr>
    </w:div>
    <w:div w:id="779254041">
      <w:bodyDiv w:val="1"/>
      <w:marLeft w:val="0"/>
      <w:marRight w:val="0"/>
      <w:marTop w:val="0"/>
      <w:marBottom w:val="0"/>
      <w:divBdr>
        <w:top w:val="none" w:sz="0" w:space="0" w:color="auto"/>
        <w:left w:val="none" w:sz="0" w:space="0" w:color="auto"/>
        <w:bottom w:val="none" w:sz="0" w:space="0" w:color="auto"/>
        <w:right w:val="none" w:sz="0" w:space="0" w:color="auto"/>
      </w:divBdr>
    </w:div>
    <w:div w:id="779647533">
      <w:bodyDiv w:val="1"/>
      <w:marLeft w:val="0"/>
      <w:marRight w:val="0"/>
      <w:marTop w:val="0"/>
      <w:marBottom w:val="0"/>
      <w:divBdr>
        <w:top w:val="none" w:sz="0" w:space="0" w:color="auto"/>
        <w:left w:val="none" w:sz="0" w:space="0" w:color="auto"/>
        <w:bottom w:val="none" w:sz="0" w:space="0" w:color="auto"/>
        <w:right w:val="none" w:sz="0" w:space="0" w:color="auto"/>
      </w:divBdr>
    </w:div>
    <w:div w:id="779758963">
      <w:bodyDiv w:val="1"/>
      <w:marLeft w:val="0"/>
      <w:marRight w:val="0"/>
      <w:marTop w:val="0"/>
      <w:marBottom w:val="0"/>
      <w:divBdr>
        <w:top w:val="none" w:sz="0" w:space="0" w:color="auto"/>
        <w:left w:val="none" w:sz="0" w:space="0" w:color="auto"/>
        <w:bottom w:val="none" w:sz="0" w:space="0" w:color="auto"/>
        <w:right w:val="none" w:sz="0" w:space="0" w:color="auto"/>
      </w:divBdr>
    </w:div>
    <w:div w:id="779759288">
      <w:bodyDiv w:val="1"/>
      <w:marLeft w:val="0"/>
      <w:marRight w:val="0"/>
      <w:marTop w:val="0"/>
      <w:marBottom w:val="0"/>
      <w:divBdr>
        <w:top w:val="none" w:sz="0" w:space="0" w:color="auto"/>
        <w:left w:val="none" w:sz="0" w:space="0" w:color="auto"/>
        <w:bottom w:val="none" w:sz="0" w:space="0" w:color="auto"/>
        <w:right w:val="none" w:sz="0" w:space="0" w:color="auto"/>
      </w:divBdr>
    </w:div>
    <w:div w:id="780304022">
      <w:bodyDiv w:val="1"/>
      <w:marLeft w:val="0"/>
      <w:marRight w:val="0"/>
      <w:marTop w:val="0"/>
      <w:marBottom w:val="0"/>
      <w:divBdr>
        <w:top w:val="none" w:sz="0" w:space="0" w:color="auto"/>
        <w:left w:val="none" w:sz="0" w:space="0" w:color="auto"/>
        <w:bottom w:val="none" w:sz="0" w:space="0" w:color="auto"/>
        <w:right w:val="none" w:sz="0" w:space="0" w:color="auto"/>
      </w:divBdr>
    </w:div>
    <w:div w:id="780344270">
      <w:bodyDiv w:val="1"/>
      <w:marLeft w:val="0"/>
      <w:marRight w:val="0"/>
      <w:marTop w:val="0"/>
      <w:marBottom w:val="0"/>
      <w:divBdr>
        <w:top w:val="none" w:sz="0" w:space="0" w:color="auto"/>
        <w:left w:val="none" w:sz="0" w:space="0" w:color="auto"/>
        <w:bottom w:val="none" w:sz="0" w:space="0" w:color="auto"/>
        <w:right w:val="none" w:sz="0" w:space="0" w:color="auto"/>
      </w:divBdr>
    </w:div>
    <w:div w:id="781071496">
      <w:bodyDiv w:val="1"/>
      <w:marLeft w:val="0"/>
      <w:marRight w:val="0"/>
      <w:marTop w:val="0"/>
      <w:marBottom w:val="0"/>
      <w:divBdr>
        <w:top w:val="none" w:sz="0" w:space="0" w:color="auto"/>
        <w:left w:val="none" w:sz="0" w:space="0" w:color="auto"/>
        <w:bottom w:val="none" w:sz="0" w:space="0" w:color="auto"/>
        <w:right w:val="none" w:sz="0" w:space="0" w:color="auto"/>
      </w:divBdr>
    </w:div>
    <w:div w:id="781654360">
      <w:bodyDiv w:val="1"/>
      <w:marLeft w:val="0"/>
      <w:marRight w:val="0"/>
      <w:marTop w:val="0"/>
      <w:marBottom w:val="0"/>
      <w:divBdr>
        <w:top w:val="none" w:sz="0" w:space="0" w:color="auto"/>
        <w:left w:val="none" w:sz="0" w:space="0" w:color="auto"/>
        <w:bottom w:val="none" w:sz="0" w:space="0" w:color="auto"/>
        <w:right w:val="none" w:sz="0" w:space="0" w:color="auto"/>
      </w:divBdr>
    </w:div>
    <w:div w:id="781993267">
      <w:bodyDiv w:val="1"/>
      <w:marLeft w:val="0"/>
      <w:marRight w:val="0"/>
      <w:marTop w:val="0"/>
      <w:marBottom w:val="0"/>
      <w:divBdr>
        <w:top w:val="none" w:sz="0" w:space="0" w:color="auto"/>
        <w:left w:val="none" w:sz="0" w:space="0" w:color="auto"/>
        <w:bottom w:val="none" w:sz="0" w:space="0" w:color="auto"/>
        <w:right w:val="none" w:sz="0" w:space="0" w:color="auto"/>
      </w:divBdr>
    </w:div>
    <w:div w:id="782000396">
      <w:bodyDiv w:val="1"/>
      <w:marLeft w:val="0"/>
      <w:marRight w:val="0"/>
      <w:marTop w:val="0"/>
      <w:marBottom w:val="0"/>
      <w:divBdr>
        <w:top w:val="none" w:sz="0" w:space="0" w:color="auto"/>
        <w:left w:val="none" w:sz="0" w:space="0" w:color="auto"/>
        <w:bottom w:val="none" w:sz="0" w:space="0" w:color="auto"/>
        <w:right w:val="none" w:sz="0" w:space="0" w:color="auto"/>
      </w:divBdr>
    </w:div>
    <w:div w:id="782924268">
      <w:bodyDiv w:val="1"/>
      <w:marLeft w:val="0"/>
      <w:marRight w:val="0"/>
      <w:marTop w:val="0"/>
      <w:marBottom w:val="0"/>
      <w:divBdr>
        <w:top w:val="none" w:sz="0" w:space="0" w:color="auto"/>
        <w:left w:val="none" w:sz="0" w:space="0" w:color="auto"/>
        <w:bottom w:val="none" w:sz="0" w:space="0" w:color="auto"/>
        <w:right w:val="none" w:sz="0" w:space="0" w:color="auto"/>
      </w:divBdr>
    </w:div>
    <w:div w:id="783036076">
      <w:bodyDiv w:val="1"/>
      <w:marLeft w:val="0"/>
      <w:marRight w:val="0"/>
      <w:marTop w:val="0"/>
      <w:marBottom w:val="0"/>
      <w:divBdr>
        <w:top w:val="none" w:sz="0" w:space="0" w:color="auto"/>
        <w:left w:val="none" w:sz="0" w:space="0" w:color="auto"/>
        <w:bottom w:val="none" w:sz="0" w:space="0" w:color="auto"/>
        <w:right w:val="none" w:sz="0" w:space="0" w:color="auto"/>
      </w:divBdr>
    </w:div>
    <w:div w:id="783113461">
      <w:bodyDiv w:val="1"/>
      <w:marLeft w:val="0"/>
      <w:marRight w:val="0"/>
      <w:marTop w:val="0"/>
      <w:marBottom w:val="0"/>
      <w:divBdr>
        <w:top w:val="none" w:sz="0" w:space="0" w:color="auto"/>
        <w:left w:val="none" w:sz="0" w:space="0" w:color="auto"/>
        <w:bottom w:val="none" w:sz="0" w:space="0" w:color="auto"/>
        <w:right w:val="none" w:sz="0" w:space="0" w:color="auto"/>
      </w:divBdr>
    </w:div>
    <w:div w:id="783692228">
      <w:bodyDiv w:val="1"/>
      <w:marLeft w:val="0"/>
      <w:marRight w:val="0"/>
      <w:marTop w:val="0"/>
      <w:marBottom w:val="0"/>
      <w:divBdr>
        <w:top w:val="none" w:sz="0" w:space="0" w:color="auto"/>
        <w:left w:val="none" w:sz="0" w:space="0" w:color="auto"/>
        <w:bottom w:val="none" w:sz="0" w:space="0" w:color="auto"/>
        <w:right w:val="none" w:sz="0" w:space="0" w:color="auto"/>
      </w:divBdr>
    </w:div>
    <w:div w:id="783884176">
      <w:bodyDiv w:val="1"/>
      <w:marLeft w:val="0"/>
      <w:marRight w:val="0"/>
      <w:marTop w:val="0"/>
      <w:marBottom w:val="0"/>
      <w:divBdr>
        <w:top w:val="none" w:sz="0" w:space="0" w:color="auto"/>
        <w:left w:val="none" w:sz="0" w:space="0" w:color="auto"/>
        <w:bottom w:val="none" w:sz="0" w:space="0" w:color="auto"/>
        <w:right w:val="none" w:sz="0" w:space="0" w:color="auto"/>
      </w:divBdr>
    </w:div>
    <w:div w:id="783966299">
      <w:bodyDiv w:val="1"/>
      <w:marLeft w:val="0"/>
      <w:marRight w:val="0"/>
      <w:marTop w:val="0"/>
      <w:marBottom w:val="0"/>
      <w:divBdr>
        <w:top w:val="none" w:sz="0" w:space="0" w:color="auto"/>
        <w:left w:val="none" w:sz="0" w:space="0" w:color="auto"/>
        <w:bottom w:val="none" w:sz="0" w:space="0" w:color="auto"/>
        <w:right w:val="none" w:sz="0" w:space="0" w:color="auto"/>
      </w:divBdr>
    </w:div>
    <w:div w:id="784539789">
      <w:bodyDiv w:val="1"/>
      <w:marLeft w:val="0"/>
      <w:marRight w:val="0"/>
      <w:marTop w:val="0"/>
      <w:marBottom w:val="0"/>
      <w:divBdr>
        <w:top w:val="none" w:sz="0" w:space="0" w:color="auto"/>
        <w:left w:val="none" w:sz="0" w:space="0" w:color="auto"/>
        <w:bottom w:val="none" w:sz="0" w:space="0" w:color="auto"/>
        <w:right w:val="none" w:sz="0" w:space="0" w:color="auto"/>
      </w:divBdr>
    </w:div>
    <w:div w:id="784809494">
      <w:bodyDiv w:val="1"/>
      <w:marLeft w:val="0"/>
      <w:marRight w:val="0"/>
      <w:marTop w:val="0"/>
      <w:marBottom w:val="0"/>
      <w:divBdr>
        <w:top w:val="none" w:sz="0" w:space="0" w:color="auto"/>
        <w:left w:val="none" w:sz="0" w:space="0" w:color="auto"/>
        <w:bottom w:val="none" w:sz="0" w:space="0" w:color="auto"/>
        <w:right w:val="none" w:sz="0" w:space="0" w:color="auto"/>
      </w:divBdr>
    </w:div>
    <w:div w:id="784925322">
      <w:bodyDiv w:val="1"/>
      <w:marLeft w:val="0"/>
      <w:marRight w:val="0"/>
      <w:marTop w:val="0"/>
      <w:marBottom w:val="0"/>
      <w:divBdr>
        <w:top w:val="none" w:sz="0" w:space="0" w:color="auto"/>
        <w:left w:val="none" w:sz="0" w:space="0" w:color="auto"/>
        <w:bottom w:val="none" w:sz="0" w:space="0" w:color="auto"/>
        <w:right w:val="none" w:sz="0" w:space="0" w:color="auto"/>
      </w:divBdr>
    </w:div>
    <w:div w:id="785808351">
      <w:bodyDiv w:val="1"/>
      <w:marLeft w:val="0"/>
      <w:marRight w:val="0"/>
      <w:marTop w:val="0"/>
      <w:marBottom w:val="0"/>
      <w:divBdr>
        <w:top w:val="none" w:sz="0" w:space="0" w:color="auto"/>
        <w:left w:val="none" w:sz="0" w:space="0" w:color="auto"/>
        <w:bottom w:val="none" w:sz="0" w:space="0" w:color="auto"/>
        <w:right w:val="none" w:sz="0" w:space="0" w:color="auto"/>
      </w:divBdr>
    </w:div>
    <w:div w:id="785855280">
      <w:bodyDiv w:val="1"/>
      <w:marLeft w:val="0"/>
      <w:marRight w:val="0"/>
      <w:marTop w:val="0"/>
      <w:marBottom w:val="0"/>
      <w:divBdr>
        <w:top w:val="none" w:sz="0" w:space="0" w:color="auto"/>
        <w:left w:val="none" w:sz="0" w:space="0" w:color="auto"/>
        <w:bottom w:val="none" w:sz="0" w:space="0" w:color="auto"/>
        <w:right w:val="none" w:sz="0" w:space="0" w:color="auto"/>
      </w:divBdr>
    </w:div>
    <w:div w:id="785923714">
      <w:bodyDiv w:val="1"/>
      <w:marLeft w:val="0"/>
      <w:marRight w:val="0"/>
      <w:marTop w:val="0"/>
      <w:marBottom w:val="0"/>
      <w:divBdr>
        <w:top w:val="none" w:sz="0" w:space="0" w:color="auto"/>
        <w:left w:val="none" w:sz="0" w:space="0" w:color="auto"/>
        <w:bottom w:val="none" w:sz="0" w:space="0" w:color="auto"/>
        <w:right w:val="none" w:sz="0" w:space="0" w:color="auto"/>
      </w:divBdr>
    </w:div>
    <w:div w:id="786047978">
      <w:bodyDiv w:val="1"/>
      <w:marLeft w:val="0"/>
      <w:marRight w:val="0"/>
      <w:marTop w:val="0"/>
      <w:marBottom w:val="0"/>
      <w:divBdr>
        <w:top w:val="none" w:sz="0" w:space="0" w:color="auto"/>
        <w:left w:val="none" w:sz="0" w:space="0" w:color="auto"/>
        <w:bottom w:val="none" w:sz="0" w:space="0" w:color="auto"/>
        <w:right w:val="none" w:sz="0" w:space="0" w:color="auto"/>
      </w:divBdr>
    </w:div>
    <w:div w:id="786897473">
      <w:bodyDiv w:val="1"/>
      <w:marLeft w:val="0"/>
      <w:marRight w:val="0"/>
      <w:marTop w:val="0"/>
      <w:marBottom w:val="0"/>
      <w:divBdr>
        <w:top w:val="none" w:sz="0" w:space="0" w:color="auto"/>
        <w:left w:val="none" w:sz="0" w:space="0" w:color="auto"/>
        <w:bottom w:val="none" w:sz="0" w:space="0" w:color="auto"/>
        <w:right w:val="none" w:sz="0" w:space="0" w:color="auto"/>
      </w:divBdr>
    </w:div>
    <w:div w:id="787044623">
      <w:bodyDiv w:val="1"/>
      <w:marLeft w:val="0"/>
      <w:marRight w:val="0"/>
      <w:marTop w:val="0"/>
      <w:marBottom w:val="0"/>
      <w:divBdr>
        <w:top w:val="none" w:sz="0" w:space="0" w:color="auto"/>
        <w:left w:val="none" w:sz="0" w:space="0" w:color="auto"/>
        <w:bottom w:val="none" w:sz="0" w:space="0" w:color="auto"/>
        <w:right w:val="none" w:sz="0" w:space="0" w:color="auto"/>
      </w:divBdr>
    </w:div>
    <w:div w:id="788276414">
      <w:bodyDiv w:val="1"/>
      <w:marLeft w:val="0"/>
      <w:marRight w:val="0"/>
      <w:marTop w:val="0"/>
      <w:marBottom w:val="0"/>
      <w:divBdr>
        <w:top w:val="none" w:sz="0" w:space="0" w:color="auto"/>
        <w:left w:val="none" w:sz="0" w:space="0" w:color="auto"/>
        <w:bottom w:val="none" w:sz="0" w:space="0" w:color="auto"/>
        <w:right w:val="none" w:sz="0" w:space="0" w:color="auto"/>
      </w:divBdr>
    </w:div>
    <w:div w:id="788469703">
      <w:bodyDiv w:val="1"/>
      <w:marLeft w:val="0"/>
      <w:marRight w:val="0"/>
      <w:marTop w:val="0"/>
      <w:marBottom w:val="0"/>
      <w:divBdr>
        <w:top w:val="none" w:sz="0" w:space="0" w:color="auto"/>
        <w:left w:val="none" w:sz="0" w:space="0" w:color="auto"/>
        <w:bottom w:val="none" w:sz="0" w:space="0" w:color="auto"/>
        <w:right w:val="none" w:sz="0" w:space="0" w:color="auto"/>
      </w:divBdr>
    </w:div>
    <w:div w:id="788477081">
      <w:bodyDiv w:val="1"/>
      <w:marLeft w:val="0"/>
      <w:marRight w:val="0"/>
      <w:marTop w:val="0"/>
      <w:marBottom w:val="0"/>
      <w:divBdr>
        <w:top w:val="none" w:sz="0" w:space="0" w:color="auto"/>
        <w:left w:val="none" w:sz="0" w:space="0" w:color="auto"/>
        <w:bottom w:val="none" w:sz="0" w:space="0" w:color="auto"/>
        <w:right w:val="none" w:sz="0" w:space="0" w:color="auto"/>
      </w:divBdr>
    </w:div>
    <w:div w:id="789515310">
      <w:bodyDiv w:val="1"/>
      <w:marLeft w:val="0"/>
      <w:marRight w:val="0"/>
      <w:marTop w:val="0"/>
      <w:marBottom w:val="0"/>
      <w:divBdr>
        <w:top w:val="none" w:sz="0" w:space="0" w:color="auto"/>
        <w:left w:val="none" w:sz="0" w:space="0" w:color="auto"/>
        <w:bottom w:val="none" w:sz="0" w:space="0" w:color="auto"/>
        <w:right w:val="none" w:sz="0" w:space="0" w:color="auto"/>
      </w:divBdr>
    </w:div>
    <w:div w:id="790053578">
      <w:bodyDiv w:val="1"/>
      <w:marLeft w:val="0"/>
      <w:marRight w:val="0"/>
      <w:marTop w:val="0"/>
      <w:marBottom w:val="0"/>
      <w:divBdr>
        <w:top w:val="none" w:sz="0" w:space="0" w:color="auto"/>
        <w:left w:val="none" w:sz="0" w:space="0" w:color="auto"/>
        <w:bottom w:val="none" w:sz="0" w:space="0" w:color="auto"/>
        <w:right w:val="none" w:sz="0" w:space="0" w:color="auto"/>
      </w:divBdr>
    </w:div>
    <w:div w:id="790131224">
      <w:bodyDiv w:val="1"/>
      <w:marLeft w:val="0"/>
      <w:marRight w:val="0"/>
      <w:marTop w:val="0"/>
      <w:marBottom w:val="0"/>
      <w:divBdr>
        <w:top w:val="none" w:sz="0" w:space="0" w:color="auto"/>
        <w:left w:val="none" w:sz="0" w:space="0" w:color="auto"/>
        <w:bottom w:val="none" w:sz="0" w:space="0" w:color="auto"/>
        <w:right w:val="none" w:sz="0" w:space="0" w:color="auto"/>
      </w:divBdr>
    </w:div>
    <w:div w:id="790441453">
      <w:bodyDiv w:val="1"/>
      <w:marLeft w:val="0"/>
      <w:marRight w:val="0"/>
      <w:marTop w:val="0"/>
      <w:marBottom w:val="0"/>
      <w:divBdr>
        <w:top w:val="none" w:sz="0" w:space="0" w:color="auto"/>
        <w:left w:val="none" w:sz="0" w:space="0" w:color="auto"/>
        <w:bottom w:val="none" w:sz="0" w:space="0" w:color="auto"/>
        <w:right w:val="none" w:sz="0" w:space="0" w:color="auto"/>
      </w:divBdr>
    </w:div>
    <w:div w:id="790518888">
      <w:bodyDiv w:val="1"/>
      <w:marLeft w:val="0"/>
      <w:marRight w:val="0"/>
      <w:marTop w:val="0"/>
      <w:marBottom w:val="0"/>
      <w:divBdr>
        <w:top w:val="none" w:sz="0" w:space="0" w:color="auto"/>
        <w:left w:val="none" w:sz="0" w:space="0" w:color="auto"/>
        <w:bottom w:val="none" w:sz="0" w:space="0" w:color="auto"/>
        <w:right w:val="none" w:sz="0" w:space="0" w:color="auto"/>
      </w:divBdr>
    </w:div>
    <w:div w:id="790785596">
      <w:bodyDiv w:val="1"/>
      <w:marLeft w:val="0"/>
      <w:marRight w:val="0"/>
      <w:marTop w:val="0"/>
      <w:marBottom w:val="0"/>
      <w:divBdr>
        <w:top w:val="none" w:sz="0" w:space="0" w:color="auto"/>
        <w:left w:val="none" w:sz="0" w:space="0" w:color="auto"/>
        <w:bottom w:val="none" w:sz="0" w:space="0" w:color="auto"/>
        <w:right w:val="none" w:sz="0" w:space="0" w:color="auto"/>
      </w:divBdr>
    </w:div>
    <w:div w:id="791284631">
      <w:bodyDiv w:val="1"/>
      <w:marLeft w:val="0"/>
      <w:marRight w:val="0"/>
      <w:marTop w:val="0"/>
      <w:marBottom w:val="0"/>
      <w:divBdr>
        <w:top w:val="none" w:sz="0" w:space="0" w:color="auto"/>
        <w:left w:val="none" w:sz="0" w:space="0" w:color="auto"/>
        <w:bottom w:val="none" w:sz="0" w:space="0" w:color="auto"/>
        <w:right w:val="none" w:sz="0" w:space="0" w:color="auto"/>
      </w:divBdr>
    </w:div>
    <w:div w:id="791941994">
      <w:bodyDiv w:val="1"/>
      <w:marLeft w:val="0"/>
      <w:marRight w:val="0"/>
      <w:marTop w:val="0"/>
      <w:marBottom w:val="0"/>
      <w:divBdr>
        <w:top w:val="none" w:sz="0" w:space="0" w:color="auto"/>
        <w:left w:val="none" w:sz="0" w:space="0" w:color="auto"/>
        <w:bottom w:val="none" w:sz="0" w:space="0" w:color="auto"/>
        <w:right w:val="none" w:sz="0" w:space="0" w:color="auto"/>
      </w:divBdr>
    </w:div>
    <w:div w:id="792089912">
      <w:bodyDiv w:val="1"/>
      <w:marLeft w:val="0"/>
      <w:marRight w:val="0"/>
      <w:marTop w:val="0"/>
      <w:marBottom w:val="0"/>
      <w:divBdr>
        <w:top w:val="none" w:sz="0" w:space="0" w:color="auto"/>
        <w:left w:val="none" w:sz="0" w:space="0" w:color="auto"/>
        <w:bottom w:val="none" w:sz="0" w:space="0" w:color="auto"/>
        <w:right w:val="none" w:sz="0" w:space="0" w:color="auto"/>
      </w:divBdr>
    </w:div>
    <w:div w:id="792140300">
      <w:bodyDiv w:val="1"/>
      <w:marLeft w:val="0"/>
      <w:marRight w:val="0"/>
      <w:marTop w:val="0"/>
      <w:marBottom w:val="0"/>
      <w:divBdr>
        <w:top w:val="none" w:sz="0" w:space="0" w:color="auto"/>
        <w:left w:val="none" w:sz="0" w:space="0" w:color="auto"/>
        <w:bottom w:val="none" w:sz="0" w:space="0" w:color="auto"/>
        <w:right w:val="none" w:sz="0" w:space="0" w:color="auto"/>
      </w:divBdr>
    </w:div>
    <w:div w:id="792676485">
      <w:bodyDiv w:val="1"/>
      <w:marLeft w:val="0"/>
      <w:marRight w:val="0"/>
      <w:marTop w:val="0"/>
      <w:marBottom w:val="0"/>
      <w:divBdr>
        <w:top w:val="none" w:sz="0" w:space="0" w:color="auto"/>
        <w:left w:val="none" w:sz="0" w:space="0" w:color="auto"/>
        <w:bottom w:val="none" w:sz="0" w:space="0" w:color="auto"/>
        <w:right w:val="none" w:sz="0" w:space="0" w:color="auto"/>
      </w:divBdr>
    </w:div>
    <w:div w:id="792791467">
      <w:bodyDiv w:val="1"/>
      <w:marLeft w:val="0"/>
      <w:marRight w:val="0"/>
      <w:marTop w:val="0"/>
      <w:marBottom w:val="0"/>
      <w:divBdr>
        <w:top w:val="none" w:sz="0" w:space="0" w:color="auto"/>
        <w:left w:val="none" w:sz="0" w:space="0" w:color="auto"/>
        <w:bottom w:val="none" w:sz="0" w:space="0" w:color="auto"/>
        <w:right w:val="none" w:sz="0" w:space="0" w:color="auto"/>
      </w:divBdr>
    </w:div>
    <w:div w:id="792987975">
      <w:bodyDiv w:val="1"/>
      <w:marLeft w:val="0"/>
      <w:marRight w:val="0"/>
      <w:marTop w:val="0"/>
      <w:marBottom w:val="0"/>
      <w:divBdr>
        <w:top w:val="none" w:sz="0" w:space="0" w:color="auto"/>
        <w:left w:val="none" w:sz="0" w:space="0" w:color="auto"/>
        <w:bottom w:val="none" w:sz="0" w:space="0" w:color="auto"/>
        <w:right w:val="none" w:sz="0" w:space="0" w:color="auto"/>
      </w:divBdr>
    </w:div>
    <w:div w:id="793716612">
      <w:bodyDiv w:val="1"/>
      <w:marLeft w:val="0"/>
      <w:marRight w:val="0"/>
      <w:marTop w:val="0"/>
      <w:marBottom w:val="0"/>
      <w:divBdr>
        <w:top w:val="none" w:sz="0" w:space="0" w:color="auto"/>
        <w:left w:val="none" w:sz="0" w:space="0" w:color="auto"/>
        <w:bottom w:val="none" w:sz="0" w:space="0" w:color="auto"/>
        <w:right w:val="none" w:sz="0" w:space="0" w:color="auto"/>
      </w:divBdr>
    </w:div>
    <w:div w:id="793720383">
      <w:bodyDiv w:val="1"/>
      <w:marLeft w:val="0"/>
      <w:marRight w:val="0"/>
      <w:marTop w:val="0"/>
      <w:marBottom w:val="0"/>
      <w:divBdr>
        <w:top w:val="none" w:sz="0" w:space="0" w:color="auto"/>
        <w:left w:val="none" w:sz="0" w:space="0" w:color="auto"/>
        <w:bottom w:val="none" w:sz="0" w:space="0" w:color="auto"/>
        <w:right w:val="none" w:sz="0" w:space="0" w:color="auto"/>
      </w:divBdr>
    </w:div>
    <w:div w:id="794173531">
      <w:bodyDiv w:val="1"/>
      <w:marLeft w:val="0"/>
      <w:marRight w:val="0"/>
      <w:marTop w:val="0"/>
      <w:marBottom w:val="0"/>
      <w:divBdr>
        <w:top w:val="none" w:sz="0" w:space="0" w:color="auto"/>
        <w:left w:val="none" w:sz="0" w:space="0" w:color="auto"/>
        <w:bottom w:val="none" w:sz="0" w:space="0" w:color="auto"/>
        <w:right w:val="none" w:sz="0" w:space="0" w:color="auto"/>
      </w:divBdr>
    </w:div>
    <w:div w:id="794179977">
      <w:bodyDiv w:val="1"/>
      <w:marLeft w:val="0"/>
      <w:marRight w:val="0"/>
      <w:marTop w:val="0"/>
      <w:marBottom w:val="0"/>
      <w:divBdr>
        <w:top w:val="none" w:sz="0" w:space="0" w:color="auto"/>
        <w:left w:val="none" w:sz="0" w:space="0" w:color="auto"/>
        <w:bottom w:val="none" w:sz="0" w:space="0" w:color="auto"/>
        <w:right w:val="none" w:sz="0" w:space="0" w:color="auto"/>
      </w:divBdr>
    </w:div>
    <w:div w:id="794366976">
      <w:bodyDiv w:val="1"/>
      <w:marLeft w:val="0"/>
      <w:marRight w:val="0"/>
      <w:marTop w:val="0"/>
      <w:marBottom w:val="0"/>
      <w:divBdr>
        <w:top w:val="none" w:sz="0" w:space="0" w:color="auto"/>
        <w:left w:val="none" w:sz="0" w:space="0" w:color="auto"/>
        <w:bottom w:val="none" w:sz="0" w:space="0" w:color="auto"/>
        <w:right w:val="none" w:sz="0" w:space="0" w:color="auto"/>
      </w:divBdr>
    </w:div>
    <w:div w:id="794448092">
      <w:bodyDiv w:val="1"/>
      <w:marLeft w:val="0"/>
      <w:marRight w:val="0"/>
      <w:marTop w:val="0"/>
      <w:marBottom w:val="0"/>
      <w:divBdr>
        <w:top w:val="none" w:sz="0" w:space="0" w:color="auto"/>
        <w:left w:val="none" w:sz="0" w:space="0" w:color="auto"/>
        <w:bottom w:val="none" w:sz="0" w:space="0" w:color="auto"/>
        <w:right w:val="none" w:sz="0" w:space="0" w:color="auto"/>
      </w:divBdr>
    </w:div>
    <w:div w:id="794524204">
      <w:bodyDiv w:val="1"/>
      <w:marLeft w:val="0"/>
      <w:marRight w:val="0"/>
      <w:marTop w:val="0"/>
      <w:marBottom w:val="0"/>
      <w:divBdr>
        <w:top w:val="none" w:sz="0" w:space="0" w:color="auto"/>
        <w:left w:val="none" w:sz="0" w:space="0" w:color="auto"/>
        <w:bottom w:val="none" w:sz="0" w:space="0" w:color="auto"/>
        <w:right w:val="none" w:sz="0" w:space="0" w:color="auto"/>
      </w:divBdr>
    </w:div>
    <w:div w:id="794639190">
      <w:bodyDiv w:val="1"/>
      <w:marLeft w:val="0"/>
      <w:marRight w:val="0"/>
      <w:marTop w:val="0"/>
      <w:marBottom w:val="0"/>
      <w:divBdr>
        <w:top w:val="none" w:sz="0" w:space="0" w:color="auto"/>
        <w:left w:val="none" w:sz="0" w:space="0" w:color="auto"/>
        <w:bottom w:val="none" w:sz="0" w:space="0" w:color="auto"/>
        <w:right w:val="none" w:sz="0" w:space="0" w:color="auto"/>
      </w:divBdr>
    </w:div>
    <w:div w:id="794905326">
      <w:bodyDiv w:val="1"/>
      <w:marLeft w:val="0"/>
      <w:marRight w:val="0"/>
      <w:marTop w:val="0"/>
      <w:marBottom w:val="0"/>
      <w:divBdr>
        <w:top w:val="none" w:sz="0" w:space="0" w:color="auto"/>
        <w:left w:val="none" w:sz="0" w:space="0" w:color="auto"/>
        <w:bottom w:val="none" w:sz="0" w:space="0" w:color="auto"/>
        <w:right w:val="none" w:sz="0" w:space="0" w:color="auto"/>
      </w:divBdr>
    </w:div>
    <w:div w:id="795024329">
      <w:bodyDiv w:val="1"/>
      <w:marLeft w:val="0"/>
      <w:marRight w:val="0"/>
      <w:marTop w:val="0"/>
      <w:marBottom w:val="0"/>
      <w:divBdr>
        <w:top w:val="none" w:sz="0" w:space="0" w:color="auto"/>
        <w:left w:val="none" w:sz="0" w:space="0" w:color="auto"/>
        <w:bottom w:val="none" w:sz="0" w:space="0" w:color="auto"/>
        <w:right w:val="none" w:sz="0" w:space="0" w:color="auto"/>
      </w:divBdr>
    </w:div>
    <w:div w:id="795027360">
      <w:bodyDiv w:val="1"/>
      <w:marLeft w:val="0"/>
      <w:marRight w:val="0"/>
      <w:marTop w:val="0"/>
      <w:marBottom w:val="0"/>
      <w:divBdr>
        <w:top w:val="none" w:sz="0" w:space="0" w:color="auto"/>
        <w:left w:val="none" w:sz="0" w:space="0" w:color="auto"/>
        <w:bottom w:val="none" w:sz="0" w:space="0" w:color="auto"/>
        <w:right w:val="none" w:sz="0" w:space="0" w:color="auto"/>
      </w:divBdr>
    </w:div>
    <w:div w:id="795298496">
      <w:bodyDiv w:val="1"/>
      <w:marLeft w:val="0"/>
      <w:marRight w:val="0"/>
      <w:marTop w:val="0"/>
      <w:marBottom w:val="0"/>
      <w:divBdr>
        <w:top w:val="none" w:sz="0" w:space="0" w:color="auto"/>
        <w:left w:val="none" w:sz="0" w:space="0" w:color="auto"/>
        <w:bottom w:val="none" w:sz="0" w:space="0" w:color="auto"/>
        <w:right w:val="none" w:sz="0" w:space="0" w:color="auto"/>
      </w:divBdr>
    </w:div>
    <w:div w:id="795442228">
      <w:bodyDiv w:val="1"/>
      <w:marLeft w:val="0"/>
      <w:marRight w:val="0"/>
      <w:marTop w:val="0"/>
      <w:marBottom w:val="0"/>
      <w:divBdr>
        <w:top w:val="none" w:sz="0" w:space="0" w:color="auto"/>
        <w:left w:val="none" w:sz="0" w:space="0" w:color="auto"/>
        <w:bottom w:val="none" w:sz="0" w:space="0" w:color="auto"/>
        <w:right w:val="none" w:sz="0" w:space="0" w:color="auto"/>
      </w:divBdr>
    </w:div>
    <w:div w:id="795568685">
      <w:bodyDiv w:val="1"/>
      <w:marLeft w:val="0"/>
      <w:marRight w:val="0"/>
      <w:marTop w:val="0"/>
      <w:marBottom w:val="0"/>
      <w:divBdr>
        <w:top w:val="none" w:sz="0" w:space="0" w:color="auto"/>
        <w:left w:val="none" w:sz="0" w:space="0" w:color="auto"/>
        <w:bottom w:val="none" w:sz="0" w:space="0" w:color="auto"/>
        <w:right w:val="none" w:sz="0" w:space="0" w:color="auto"/>
      </w:divBdr>
    </w:div>
    <w:div w:id="795637312">
      <w:bodyDiv w:val="1"/>
      <w:marLeft w:val="0"/>
      <w:marRight w:val="0"/>
      <w:marTop w:val="0"/>
      <w:marBottom w:val="0"/>
      <w:divBdr>
        <w:top w:val="none" w:sz="0" w:space="0" w:color="auto"/>
        <w:left w:val="none" w:sz="0" w:space="0" w:color="auto"/>
        <w:bottom w:val="none" w:sz="0" w:space="0" w:color="auto"/>
        <w:right w:val="none" w:sz="0" w:space="0" w:color="auto"/>
      </w:divBdr>
    </w:div>
    <w:div w:id="795753439">
      <w:bodyDiv w:val="1"/>
      <w:marLeft w:val="0"/>
      <w:marRight w:val="0"/>
      <w:marTop w:val="0"/>
      <w:marBottom w:val="0"/>
      <w:divBdr>
        <w:top w:val="none" w:sz="0" w:space="0" w:color="auto"/>
        <w:left w:val="none" w:sz="0" w:space="0" w:color="auto"/>
        <w:bottom w:val="none" w:sz="0" w:space="0" w:color="auto"/>
        <w:right w:val="none" w:sz="0" w:space="0" w:color="auto"/>
      </w:divBdr>
    </w:div>
    <w:div w:id="796291047">
      <w:bodyDiv w:val="1"/>
      <w:marLeft w:val="0"/>
      <w:marRight w:val="0"/>
      <w:marTop w:val="0"/>
      <w:marBottom w:val="0"/>
      <w:divBdr>
        <w:top w:val="none" w:sz="0" w:space="0" w:color="auto"/>
        <w:left w:val="none" w:sz="0" w:space="0" w:color="auto"/>
        <w:bottom w:val="none" w:sz="0" w:space="0" w:color="auto"/>
        <w:right w:val="none" w:sz="0" w:space="0" w:color="auto"/>
      </w:divBdr>
    </w:div>
    <w:div w:id="796724148">
      <w:bodyDiv w:val="1"/>
      <w:marLeft w:val="0"/>
      <w:marRight w:val="0"/>
      <w:marTop w:val="0"/>
      <w:marBottom w:val="0"/>
      <w:divBdr>
        <w:top w:val="none" w:sz="0" w:space="0" w:color="auto"/>
        <w:left w:val="none" w:sz="0" w:space="0" w:color="auto"/>
        <w:bottom w:val="none" w:sz="0" w:space="0" w:color="auto"/>
        <w:right w:val="none" w:sz="0" w:space="0" w:color="auto"/>
      </w:divBdr>
    </w:div>
    <w:div w:id="797259819">
      <w:bodyDiv w:val="1"/>
      <w:marLeft w:val="0"/>
      <w:marRight w:val="0"/>
      <w:marTop w:val="0"/>
      <w:marBottom w:val="0"/>
      <w:divBdr>
        <w:top w:val="none" w:sz="0" w:space="0" w:color="auto"/>
        <w:left w:val="none" w:sz="0" w:space="0" w:color="auto"/>
        <w:bottom w:val="none" w:sz="0" w:space="0" w:color="auto"/>
        <w:right w:val="none" w:sz="0" w:space="0" w:color="auto"/>
      </w:divBdr>
    </w:div>
    <w:div w:id="797987791">
      <w:bodyDiv w:val="1"/>
      <w:marLeft w:val="0"/>
      <w:marRight w:val="0"/>
      <w:marTop w:val="0"/>
      <w:marBottom w:val="0"/>
      <w:divBdr>
        <w:top w:val="none" w:sz="0" w:space="0" w:color="auto"/>
        <w:left w:val="none" w:sz="0" w:space="0" w:color="auto"/>
        <w:bottom w:val="none" w:sz="0" w:space="0" w:color="auto"/>
        <w:right w:val="none" w:sz="0" w:space="0" w:color="auto"/>
      </w:divBdr>
    </w:div>
    <w:div w:id="798106044">
      <w:bodyDiv w:val="1"/>
      <w:marLeft w:val="0"/>
      <w:marRight w:val="0"/>
      <w:marTop w:val="0"/>
      <w:marBottom w:val="0"/>
      <w:divBdr>
        <w:top w:val="none" w:sz="0" w:space="0" w:color="auto"/>
        <w:left w:val="none" w:sz="0" w:space="0" w:color="auto"/>
        <w:bottom w:val="none" w:sz="0" w:space="0" w:color="auto"/>
        <w:right w:val="none" w:sz="0" w:space="0" w:color="auto"/>
      </w:divBdr>
    </w:div>
    <w:div w:id="798689547">
      <w:bodyDiv w:val="1"/>
      <w:marLeft w:val="0"/>
      <w:marRight w:val="0"/>
      <w:marTop w:val="0"/>
      <w:marBottom w:val="0"/>
      <w:divBdr>
        <w:top w:val="none" w:sz="0" w:space="0" w:color="auto"/>
        <w:left w:val="none" w:sz="0" w:space="0" w:color="auto"/>
        <w:bottom w:val="none" w:sz="0" w:space="0" w:color="auto"/>
        <w:right w:val="none" w:sz="0" w:space="0" w:color="auto"/>
      </w:divBdr>
    </w:div>
    <w:div w:id="798691455">
      <w:bodyDiv w:val="1"/>
      <w:marLeft w:val="0"/>
      <w:marRight w:val="0"/>
      <w:marTop w:val="0"/>
      <w:marBottom w:val="0"/>
      <w:divBdr>
        <w:top w:val="none" w:sz="0" w:space="0" w:color="auto"/>
        <w:left w:val="none" w:sz="0" w:space="0" w:color="auto"/>
        <w:bottom w:val="none" w:sz="0" w:space="0" w:color="auto"/>
        <w:right w:val="none" w:sz="0" w:space="0" w:color="auto"/>
      </w:divBdr>
    </w:div>
    <w:div w:id="798886614">
      <w:bodyDiv w:val="1"/>
      <w:marLeft w:val="0"/>
      <w:marRight w:val="0"/>
      <w:marTop w:val="0"/>
      <w:marBottom w:val="0"/>
      <w:divBdr>
        <w:top w:val="none" w:sz="0" w:space="0" w:color="auto"/>
        <w:left w:val="none" w:sz="0" w:space="0" w:color="auto"/>
        <w:bottom w:val="none" w:sz="0" w:space="0" w:color="auto"/>
        <w:right w:val="none" w:sz="0" w:space="0" w:color="auto"/>
      </w:divBdr>
    </w:div>
    <w:div w:id="799300023">
      <w:bodyDiv w:val="1"/>
      <w:marLeft w:val="0"/>
      <w:marRight w:val="0"/>
      <w:marTop w:val="0"/>
      <w:marBottom w:val="0"/>
      <w:divBdr>
        <w:top w:val="none" w:sz="0" w:space="0" w:color="auto"/>
        <w:left w:val="none" w:sz="0" w:space="0" w:color="auto"/>
        <w:bottom w:val="none" w:sz="0" w:space="0" w:color="auto"/>
        <w:right w:val="none" w:sz="0" w:space="0" w:color="auto"/>
      </w:divBdr>
    </w:div>
    <w:div w:id="799805598">
      <w:bodyDiv w:val="1"/>
      <w:marLeft w:val="0"/>
      <w:marRight w:val="0"/>
      <w:marTop w:val="0"/>
      <w:marBottom w:val="0"/>
      <w:divBdr>
        <w:top w:val="none" w:sz="0" w:space="0" w:color="auto"/>
        <w:left w:val="none" w:sz="0" w:space="0" w:color="auto"/>
        <w:bottom w:val="none" w:sz="0" w:space="0" w:color="auto"/>
        <w:right w:val="none" w:sz="0" w:space="0" w:color="auto"/>
      </w:divBdr>
    </w:div>
    <w:div w:id="801121392">
      <w:bodyDiv w:val="1"/>
      <w:marLeft w:val="0"/>
      <w:marRight w:val="0"/>
      <w:marTop w:val="0"/>
      <w:marBottom w:val="0"/>
      <w:divBdr>
        <w:top w:val="none" w:sz="0" w:space="0" w:color="auto"/>
        <w:left w:val="none" w:sz="0" w:space="0" w:color="auto"/>
        <w:bottom w:val="none" w:sz="0" w:space="0" w:color="auto"/>
        <w:right w:val="none" w:sz="0" w:space="0" w:color="auto"/>
      </w:divBdr>
    </w:div>
    <w:div w:id="801190731">
      <w:bodyDiv w:val="1"/>
      <w:marLeft w:val="0"/>
      <w:marRight w:val="0"/>
      <w:marTop w:val="0"/>
      <w:marBottom w:val="0"/>
      <w:divBdr>
        <w:top w:val="none" w:sz="0" w:space="0" w:color="auto"/>
        <w:left w:val="none" w:sz="0" w:space="0" w:color="auto"/>
        <w:bottom w:val="none" w:sz="0" w:space="0" w:color="auto"/>
        <w:right w:val="none" w:sz="0" w:space="0" w:color="auto"/>
      </w:divBdr>
    </w:div>
    <w:div w:id="801271716">
      <w:bodyDiv w:val="1"/>
      <w:marLeft w:val="0"/>
      <w:marRight w:val="0"/>
      <w:marTop w:val="0"/>
      <w:marBottom w:val="0"/>
      <w:divBdr>
        <w:top w:val="none" w:sz="0" w:space="0" w:color="auto"/>
        <w:left w:val="none" w:sz="0" w:space="0" w:color="auto"/>
        <w:bottom w:val="none" w:sz="0" w:space="0" w:color="auto"/>
        <w:right w:val="none" w:sz="0" w:space="0" w:color="auto"/>
      </w:divBdr>
    </w:div>
    <w:div w:id="801460639">
      <w:bodyDiv w:val="1"/>
      <w:marLeft w:val="0"/>
      <w:marRight w:val="0"/>
      <w:marTop w:val="0"/>
      <w:marBottom w:val="0"/>
      <w:divBdr>
        <w:top w:val="none" w:sz="0" w:space="0" w:color="auto"/>
        <w:left w:val="none" w:sz="0" w:space="0" w:color="auto"/>
        <w:bottom w:val="none" w:sz="0" w:space="0" w:color="auto"/>
        <w:right w:val="none" w:sz="0" w:space="0" w:color="auto"/>
      </w:divBdr>
    </w:div>
    <w:div w:id="801657820">
      <w:bodyDiv w:val="1"/>
      <w:marLeft w:val="0"/>
      <w:marRight w:val="0"/>
      <w:marTop w:val="0"/>
      <w:marBottom w:val="0"/>
      <w:divBdr>
        <w:top w:val="none" w:sz="0" w:space="0" w:color="auto"/>
        <w:left w:val="none" w:sz="0" w:space="0" w:color="auto"/>
        <w:bottom w:val="none" w:sz="0" w:space="0" w:color="auto"/>
        <w:right w:val="none" w:sz="0" w:space="0" w:color="auto"/>
      </w:divBdr>
    </w:div>
    <w:div w:id="801965980">
      <w:bodyDiv w:val="1"/>
      <w:marLeft w:val="0"/>
      <w:marRight w:val="0"/>
      <w:marTop w:val="0"/>
      <w:marBottom w:val="0"/>
      <w:divBdr>
        <w:top w:val="none" w:sz="0" w:space="0" w:color="auto"/>
        <w:left w:val="none" w:sz="0" w:space="0" w:color="auto"/>
        <w:bottom w:val="none" w:sz="0" w:space="0" w:color="auto"/>
        <w:right w:val="none" w:sz="0" w:space="0" w:color="auto"/>
      </w:divBdr>
    </w:div>
    <w:div w:id="802232791">
      <w:bodyDiv w:val="1"/>
      <w:marLeft w:val="0"/>
      <w:marRight w:val="0"/>
      <w:marTop w:val="0"/>
      <w:marBottom w:val="0"/>
      <w:divBdr>
        <w:top w:val="none" w:sz="0" w:space="0" w:color="auto"/>
        <w:left w:val="none" w:sz="0" w:space="0" w:color="auto"/>
        <w:bottom w:val="none" w:sz="0" w:space="0" w:color="auto"/>
        <w:right w:val="none" w:sz="0" w:space="0" w:color="auto"/>
      </w:divBdr>
    </w:div>
    <w:div w:id="802818382">
      <w:bodyDiv w:val="1"/>
      <w:marLeft w:val="0"/>
      <w:marRight w:val="0"/>
      <w:marTop w:val="0"/>
      <w:marBottom w:val="0"/>
      <w:divBdr>
        <w:top w:val="none" w:sz="0" w:space="0" w:color="auto"/>
        <w:left w:val="none" w:sz="0" w:space="0" w:color="auto"/>
        <w:bottom w:val="none" w:sz="0" w:space="0" w:color="auto"/>
        <w:right w:val="none" w:sz="0" w:space="0" w:color="auto"/>
      </w:divBdr>
    </w:div>
    <w:div w:id="803160829">
      <w:bodyDiv w:val="1"/>
      <w:marLeft w:val="0"/>
      <w:marRight w:val="0"/>
      <w:marTop w:val="0"/>
      <w:marBottom w:val="0"/>
      <w:divBdr>
        <w:top w:val="none" w:sz="0" w:space="0" w:color="auto"/>
        <w:left w:val="none" w:sz="0" w:space="0" w:color="auto"/>
        <w:bottom w:val="none" w:sz="0" w:space="0" w:color="auto"/>
        <w:right w:val="none" w:sz="0" w:space="0" w:color="auto"/>
      </w:divBdr>
    </w:div>
    <w:div w:id="803278965">
      <w:bodyDiv w:val="1"/>
      <w:marLeft w:val="0"/>
      <w:marRight w:val="0"/>
      <w:marTop w:val="0"/>
      <w:marBottom w:val="0"/>
      <w:divBdr>
        <w:top w:val="none" w:sz="0" w:space="0" w:color="auto"/>
        <w:left w:val="none" w:sz="0" w:space="0" w:color="auto"/>
        <w:bottom w:val="none" w:sz="0" w:space="0" w:color="auto"/>
        <w:right w:val="none" w:sz="0" w:space="0" w:color="auto"/>
      </w:divBdr>
    </w:div>
    <w:div w:id="803890311">
      <w:bodyDiv w:val="1"/>
      <w:marLeft w:val="0"/>
      <w:marRight w:val="0"/>
      <w:marTop w:val="0"/>
      <w:marBottom w:val="0"/>
      <w:divBdr>
        <w:top w:val="none" w:sz="0" w:space="0" w:color="auto"/>
        <w:left w:val="none" w:sz="0" w:space="0" w:color="auto"/>
        <w:bottom w:val="none" w:sz="0" w:space="0" w:color="auto"/>
        <w:right w:val="none" w:sz="0" w:space="0" w:color="auto"/>
      </w:divBdr>
    </w:div>
    <w:div w:id="803892258">
      <w:bodyDiv w:val="1"/>
      <w:marLeft w:val="0"/>
      <w:marRight w:val="0"/>
      <w:marTop w:val="0"/>
      <w:marBottom w:val="0"/>
      <w:divBdr>
        <w:top w:val="none" w:sz="0" w:space="0" w:color="auto"/>
        <w:left w:val="none" w:sz="0" w:space="0" w:color="auto"/>
        <w:bottom w:val="none" w:sz="0" w:space="0" w:color="auto"/>
        <w:right w:val="none" w:sz="0" w:space="0" w:color="auto"/>
      </w:divBdr>
    </w:div>
    <w:div w:id="804471867">
      <w:bodyDiv w:val="1"/>
      <w:marLeft w:val="0"/>
      <w:marRight w:val="0"/>
      <w:marTop w:val="0"/>
      <w:marBottom w:val="0"/>
      <w:divBdr>
        <w:top w:val="none" w:sz="0" w:space="0" w:color="auto"/>
        <w:left w:val="none" w:sz="0" w:space="0" w:color="auto"/>
        <w:bottom w:val="none" w:sz="0" w:space="0" w:color="auto"/>
        <w:right w:val="none" w:sz="0" w:space="0" w:color="auto"/>
      </w:divBdr>
    </w:div>
    <w:div w:id="804590877">
      <w:bodyDiv w:val="1"/>
      <w:marLeft w:val="0"/>
      <w:marRight w:val="0"/>
      <w:marTop w:val="0"/>
      <w:marBottom w:val="0"/>
      <w:divBdr>
        <w:top w:val="none" w:sz="0" w:space="0" w:color="auto"/>
        <w:left w:val="none" w:sz="0" w:space="0" w:color="auto"/>
        <w:bottom w:val="none" w:sz="0" w:space="0" w:color="auto"/>
        <w:right w:val="none" w:sz="0" w:space="0" w:color="auto"/>
      </w:divBdr>
    </w:div>
    <w:div w:id="805393490">
      <w:bodyDiv w:val="1"/>
      <w:marLeft w:val="0"/>
      <w:marRight w:val="0"/>
      <w:marTop w:val="0"/>
      <w:marBottom w:val="0"/>
      <w:divBdr>
        <w:top w:val="none" w:sz="0" w:space="0" w:color="auto"/>
        <w:left w:val="none" w:sz="0" w:space="0" w:color="auto"/>
        <w:bottom w:val="none" w:sz="0" w:space="0" w:color="auto"/>
        <w:right w:val="none" w:sz="0" w:space="0" w:color="auto"/>
      </w:divBdr>
    </w:div>
    <w:div w:id="805582389">
      <w:bodyDiv w:val="1"/>
      <w:marLeft w:val="0"/>
      <w:marRight w:val="0"/>
      <w:marTop w:val="0"/>
      <w:marBottom w:val="0"/>
      <w:divBdr>
        <w:top w:val="none" w:sz="0" w:space="0" w:color="auto"/>
        <w:left w:val="none" w:sz="0" w:space="0" w:color="auto"/>
        <w:bottom w:val="none" w:sz="0" w:space="0" w:color="auto"/>
        <w:right w:val="none" w:sz="0" w:space="0" w:color="auto"/>
      </w:divBdr>
    </w:div>
    <w:div w:id="805661716">
      <w:bodyDiv w:val="1"/>
      <w:marLeft w:val="0"/>
      <w:marRight w:val="0"/>
      <w:marTop w:val="0"/>
      <w:marBottom w:val="0"/>
      <w:divBdr>
        <w:top w:val="none" w:sz="0" w:space="0" w:color="auto"/>
        <w:left w:val="none" w:sz="0" w:space="0" w:color="auto"/>
        <w:bottom w:val="none" w:sz="0" w:space="0" w:color="auto"/>
        <w:right w:val="none" w:sz="0" w:space="0" w:color="auto"/>
      </w:divBdr>
    </w:div>
    <w:div w:id="805784350">
      <w:bodyDiv w:val="1"/>
      <w:marLeft w:val="0"/>
      <w:marRight w:val="0"/>
      <w:marTop w:val="0"/>
      <w:marBottom w:val="0"/>
      <w:divBdr>
        <w:top w:val="none" w:sz="0" w:space="0" w:color="auto"/>
        <w:left w:val="none" w:sz="0" w:space="0" w:color="auto"/>
        <w:bottom w:val="none" w:sz="0" w:space="0" w:color="auto"/>
        <w:right w:val="none" w:sz="0" w:space="0" w:color="auto"/>
      </w:divBdr>
    </w:div>
    <w:div w:id="805857641">
      <w:bodyDiv w:val="1"/>
      <w:marLeft w:val="0"/>
      <w:marRight w:val="0"/>
      <w:marTop w:val="0"/>
      <w:marBottom w:val="0"/>
      <w:divBdr>
        <w:top w:val="none" w:sz="0" w:space="0" w:color="auto"/>
        <w:left w:val="none" w:sz="0" w:space="0" w:color="auto"/>
        <w:bottom w:val="none" w:sz="0" w:space="0" w:color="auto"/>
        <w:right w:val="none" w:sz="0" w:space="0" w:color="auto"/>
      </w:divBdr>
    </w:div>
    <w:div w:id="805969472">
      <w:bodyDiv w:val="1"/>
      <w:marLeft w:val="0"/>
      <w:marRight w:val="0"/>
      <w:marTop w:val="0"/>
      <w:marBottom w:val="0"/>
      <w:divBdr>
        <w:top w:val="none" w:sz="0" w:space="0" w:color="auto"/>
        <w:left w:val="none" w:sz="0" w:space="0" w:color="auto"/>
        <w:bottom w:val="none" w:sz="0" w:space="0" w:color="auto"/>
        <w:right w:val="none" w:sz="0" w:space="0" w:color="auto"/>
      </w:divBdr>
    </w:div>
    <w:div w:id="806431495">
      <w:bodyDiv w:val="1"/>
      <w:marLeft w:val="0"/>
      <w:marRight w:val="0"/>
      <w:marTop w:val="0"/>
      <w:marBottom w:val="0"/>
      <w:divBdr>
        <w:top w:val="none" w:sz="0" w:space="0" w:color="auto"/>
        <w:left w:val="none" w:sz="0" w:space="0" w:color="auto"/>
        <w:bottom w:val="none" w:sz="0" w:space="0" w:color="auto"/>
        <w:right w:val="none" w:sz="0" w:space="0" w:color="auto"/>
      </w:divBdr>
    </w:div>
    <w:div w:id="806555204">
      <w:bodyDiv w:val="1"/>
      <w:marLeft w:val="0"/>
      <w:marRight w:val="0"/>
      <w:marTop w:val="0"/>
      <w:marBottom w:val="0"/>
      <w:divBdr>
        <w:top w:val="none" w:sz="0" w:space="0" w:color="auto"/>
        <w:left w:val="none" w:sz="0" w:space="0" w:color="auto"/>
        <w:bottom w:val="none" w:sz="0" w:space="0" w:color="auto"/>
        <w:right w:val="none" w:sz="0" w:space="0" w:color="auto"/>
      </w:divBdr>
    </w:div>
    <w:div w:id="806581916">
      <w:bodyDiv w:val="1"/>
      <w:marLeft w:val="0"/>
      <w:marRight w:val="0"/>
      <w:marTop w:val="0"/>
      <w:marBottom w:val="0"/>
      <w:divBdr>
        <w:top w:val="none" w:sz="0" w:space="0" w:color="auto"/>
        <w:left w:val="none" w:sz="0" w:space="0" w:color="auto"/>
        <w:bottom w:val="none" w:sz="0" w:space="0" w:color="auto"/>
        <w:right w:val="none" w:sz="0" w:space="0" w:color="auto"/>
      </w:divBdr>
    </w:div>
    <w:div w:id="806630641">
      <w:bodyDiv w:val="1"/>
      <w:marLeft w:val="0"/>
      <w:marRight w:val="0"/>
      <w:marTop w:val="0"/>
      <w:marBottom w:val="0"/>
      <w:divBdr>
        <w:top w:val="none" w:sz="0" w:space="0" w:color="auto"/>
        <w:left w:val="none" w:sz="0" w:space="0" w:color="auto"/>
        <w:bottom w:val="none" w:sz="0" w:space="0" w:color="auto"/>
        <w:right w:val="none" w:sz="0" w:space="0" w:color="auto"/>
      </w:divBdr>
    </w:div>
    <w:div w:id="807089683">
      <w:bodyDiv w:val="1"/>
      <w:marLeft w:val="0"/>
      <w:marRight w:val="0"/>
      <w:marTop w:val="0"/>
      <w:marBottom w:val="0"/>
      <w:divBdr>
        <w:top w:val="none" w:sz="0" w:space="0" w:color="auto"/>
        <w:left w:val="none" w:sz="0" w:space="0" w:color="auto"/>
        <w:bottom w:val="none" w:sz="0" w:space="0" w:color="auto"/>
        <w:right w:val="none" w:sz="0" w:space="0" w:color="auto"/>
      </w:divBdr>
    </w:div>
    <w:div w:id="807213008">
      <w:bodyDiv w:val="1"/>
      <w:marLeft w:val="0"/>
      <w:marRight w:val="0"/>
      <w:marTop w:val="0"/>
      <w:marBottom w:val="0"/>
      <w:divBdr>
        <w:top w:val="none" w:sz="0" w:space="0" w:color="auto"/>
        <w:left w:val="none" w:sz="0" w:space="0" w:color="auto"/>
        <w:bottom w:val="none" w:sz="0" w:space="0" w:color="auto"/>
        <w:right w:val="none" w:sz="0" w:space="0" w:color="auto"/>
      </w:divBdr>
    </w:div>
    <w:div w:id="808476847">
      <w:bodyDiv w:val="1"/>
      <w:marLeft w:val="0"/>
      <w:marRight w:val="0"/>
      <w:marTop w:val="0"/>
      <w:marBottom w:val="0"/>
      <w:divBdr>
        <w:top w:val="none" w:sz="0" w:space="0" w:color="auto"/>
        <w:left w:val="none" w:sz="0" w:space="0" w:color="auto"/>
        <w:bottom w:val="none" w:sz="0" w:space="0" w:color="auto"/>
        <w:right w:val="none" w:sz="0" w:space="0" w:color="auto"/>
      </w:divBdr>
    </w:div>
    <w:div w:id="808866662">
      <w:bodyDiv w:val="1"/>
      <w:marLeft w:val="0"/>
      <w:marRight w:val="0"/>
      <w:marTop w:val="0"/>
      <w:marBottom w:val="0"/>
      <w:divBdr>
        <w:top w:val="none" w:sz="0" w:space="0" w:color="auto"/>
        <w:left w:val="none" w:sz="0" w:space="0" w:color="auto"/>
        <w:bottom w:val="none" w:sz="0" w:space="0" w:color="auto"/>
        <w:right w:val="none" w:sz="0" w:space="0" w:color="auto"/>
      </w:divBdr>
    </w:div>
    <w:div w:id="809322154">
      <w:bodyDiv w:val="1"/>
      <w:marLeft w:val="0"/>
      <w:marRight w:val="0"/>
      <w:marTop w:val="0"/>
      <w:marBottom w:val="0"/>
      <w:divBdr>
        <w:top w:val="none" w:sz="0" w:space="0" w:color="auto"/>
        <w:left w:val="none" w:sz="0" w:space="0" w:color="auto"/>
        <w:bottom w:val="none" w:sz="0" w:space="0" w:color="auto"/>
        <w:right w:val="none" w:sz="0" w:space="0" w:color="auto"/>
      </w:divBdr>
    </w:div>
    <w:div w:id="809664499">
      <w:bodyDiv w:val="1"/>
      <w:marLeft w:val="0"/>
      <w:marRight w:val="0"/>
      <w:marTop w:val="0"/>
      <w:marBottom w:val="0"/>
      <w:divBdr>
        <w:top w:val="none" w:sz="0" w:space="0" w:color="auto"/>
        <w:left w:val="none" w:sz="0" w:space="0" w:color="auto"/>
        <w:bottom w:val="none" w:sz="0" w:space="0" w:color="auto"/>
        <w:right w:val="none" w:sz="0" w:space="0" w:color="auto"/>
      </w:divBdr>
    </w:div>
    <w:div w:id="809828916">
      <w:bodyDiv w:val="1"/>
      <w:marLeft w:val="0"/>
      <w:marRight w:val="0"/>
      <w:marTop w:val="0"/>
      <w:marBottom w:val="0"/>
      <w:divBdr>
        <w:top w:val="none" w:sz="0" w:space="0" w:color="auto"/>
        <w:left w:val="none" w:sz="0" w:space="0" w:color="auto"/>
        <w:bottom w:val="none" w:sz="0" w:space="0" w:color="auto"/>
        <w:right w:val="none" w:sz="0" w:space="0" w:color="auto"/>
      </w:divBdr>
    </w:div>
    <w:div w:id="810245118">
      <w:bodyDiv w:val="1"/>
      <w:marLeft w:val="0"/>
      <w:marRight w:val="0"/>
      <w:marTop w:val="0"/>
      <w:marBottom w:val="0"/>
      <w:divBdr>
        <w:top w:val="none" w:sz="0" w:space="0" w:color="auto"/>
        <w:left w:val="none" w:sz="0" w:space="0" w:color="auto"/>
        <w:bottom w:val="none" w:sz="0" w:space="0" w:color="auto"/>
        <w:right w:val="none" w:sz="0" w:space="0" w:color="auto"/>
      </w:divBdr>
    </w:div>
    <w:div w:id="810292249">
      <w:bodyDiv w:val="1"/>
      <w:marLeft w:val="0"/>
      <w:marRight w:val="0"/>
      <w:marTop w:val="0"/>
      <w:marBottom w:val="0"/>
      <w:divBdr>
        <w:top w:val="none" w:sz="0" w:space="0" w:color="auto"/>
        <w:left w:val="none" w:sz="0" w:space="0" w:color="auto"/>
        <w:bottom w:val="none" w:sz="0" w:space="0" w:color="auto"/>
        <w:right w:val="none" w:sz="0" w:space="0" w:color="auto"/>
      </w:divBdr>
    </w:div>
    <w:div w:id="810366662">
      <w:bodyDiv w:val="1"/>
      <w:marLeft w:val="0"/>
      <w:marRight w:val="0"/>
      <w:marTop w:val="0"/>
      <w:marBottom w:val="0"/>
      <w:divBdr>
        <w:top w:val="none" w:sz="0" w:space="0" w:color="auto"/>
        <w:left w:val="none" w:sz="0" w:space="0" w:color="auto"/>
        <w:bottom w:val="none" w:sz="0" w:space="0" w:color="auto"/>
        <w:right w:val="none" w:sz="0" w:space="0" w:color="auto"/>
      </w:divBdr>
    </w:div>
    <w:div w:id="811099127">
      <w:bodyDiv w:val="1"/>
      <w:marLeft w:val="0"/>
      <w:marRight w:val="0"/>
      <w:marTop w:val="0"/>
      <w:marBottom w:val="0"/>
      <w:divBdr>
        <w:top w:val="none" w:sz="0" w:space="0" w:color="auto"/>
        <w:left w:val="none" w:sz="0" w:space="0" w:color="auto"/>
        <w:bottom w:val="none" w:sz="0" w:space="0" w:color="auto"/>
        <w:right w:val="none" w:sz="0" w:space="0" w:color="auto"/>
      </w:divBdr>
    </w:div>
    <w:div w:id="811171644">
      <w:bodyDiv w:val="1"/>
      <w:marLeft w:val="0"/>
      <w:marRight w:val="0"/>
      <w:marTop w:val="0"/>
      <w:marBottom w:val="0"/>
      <w:divBdr>
        <w:top w:val="none" w:sz="0" w:space="0" w:color="auto"/>
        <w:left w:val="none" w:sz="0" w:space="0" w:color="auto"/>
        <w:bottom w:val="none" w:sz="0" w:space="0" w:color="auto"/>
        <w:right w:val="none" w:sz="0" w:space="0" w:color="auto"/>
      </w:divBdr>
    </w:div>
    <w:div w:id="811362593">
      <w:bodyDiv w:val="1"/>
      <w:marLeft w:val="0"/>
      <w:marRight w:val="0"/>
      <w:marTop w:val="0"/>
      <w:marBottom w:val="0"/>
      <w:divBdr>
        <w:top w:val="none" w:sz="0" w:space="0" w:color="auto"/>
        <w:left w:val="none" w:sz="0" w:space="0" w:color="auto"/>
        <w:bottom w:val="none" w:sz="0" w:space="0" w:color="auto"/>
        <w:right w:val="none" w:sz="0" w:space="0" w:color="auto"/>
      </w:divBdr>
    </w:div>
    <w:div w:id="811680742">
      <w:bodyDiv w:val="1"/>
      <w:marLeft w:val="0"/>
      <w:marRight w:val="0"/>
      <w:marTop w:val="0"/>
      <w:marBottom w:val="0"/>
      <w:divBdr>
        <w:top w:val="none" w:sz="0" w:space="0" w:color="auto"/>
        <w:left w:val="none" w:sz="0" w:space="0" w:color="auto"/>
        <w:bottom w:val="none" w:sz="0" w:space="0" w:color="auto"/>
        <w:right w:val="none" w:sz="0" w:space="0" w:color="auto"/>
      </w:divBdr>
    </w:div>
    <w:div w:id="811826400">
      <w:bodyDiv w:val="1"/>
      <w:marLeft w:val="0"/>
      <w:marRight w:val="0"/>
      <w:marTop w:val="0"/>
      <w:marBottom w:val="0"/>
      <w:divBdr>
        <w:top w:val="none" w:sz="0" w:space="0" w:color="auto"/>
        <w:left w:val="none" w:sz="0" w:space="0" w:color="auto"/>
        <w:bottom w:val="none" w:sz="0" w:space="0" w:color="auto"/>
        <w:right w:val="none" w:sz="0" w:space="0" w:color="auto"/>
      </w:divBdr>
    </w:div>
    <w:div w:id="811941554">
      <w:bodyDiv w:val="1"/>
      <w:marLeft w:val="0"/>
      <w:marRight w:val="0"/>
      <w:marTop w:val="0"/>
      <w:marBottom w:val="0"/>
      <w:divBdr>
        <w:top w:val="none" w:sz="0" w:space="0" w:color="auto"/>
        <w:left w:val="none" w:sz="0" w:space="0" w:color="auto"/>
        <w:bottom w:val="none" w:sz="0" w:space="0" w:color="auto"/>
        <w:right w:val="none" w:sz="0" w:space="0" w:color="auto"/>
      </w:divBdr>
    </w:div>
    <w:div w:id="811948966">
      <w:bodyDiv w:val="1"/>
      <w:marLeft w:val="0"/>
      <w:marRight w:val="0"/>
      <w:marTop w:val="0"/>
      <w:marBottom w:val="0"/>
      <w:divBdr>
        <w:top w:val="none" w:sz="0" w:space="0" w:color="auto"/>
        <w:left w:val="none" w:sz="0" w:space="0" w:color="auto"/>
        <w:bottom w:val="none" w:sz="0" w:space="0" w:color="auto"/>
        <w:right w:val="none" w:sz="0" w:space="0" w:color="auto"/>
      </w:divBdr>
    </w:div>
    <w:div w:id="812211232">
      <w:bodyDiv w:val="1"/>
      <w:marLeft w:val="0"/>
      <w:marRight w:val="0"/>
      <w:marTop w:val="0"/>
      <w:marBottom w:val="0"/>
      <w:divBdr>
        <w:top w:val="none" w:sz="0" w:space="0" w:color="auto"/>
        <w:left w:val="none" w:sz="0" w:space="0" w:color="auto"/>
        <w:bottom w:val="none" w:sz="0" w:space="0" w:color="auto"/>
        <w:right w:val="none" w:sz="0" w:space="0" w:color="auto"/>
      </w:divBdr>
    </w:div>
    <w:div w:id="812259528">
      <w:bodyDiv w:val="1"/>
      <w:marLeft w:val="0"/>
      <w:marRight w:val="0"/>
      <w:marTop w:val="0"/>
      <w:marBottom w:val="0"/>
      <w:divBdr>
        <w:top w:val="none" w:sz="0" w:space="0" w:color="auto"/>
        <w:left w:val="none" w:sz="0" w:space="0" w:color="auto"/>
        <w:bottom w:val="none" w:sz="0" w:space="0" w:color="auto"/>
        <w:right w:val="none" w:sz="0" w:space="0" w:color="auto"/>
      </w:divBdr>
    </w:div>
    <w:div w:id="812871360">
      <w:bodyDiv w:val="1"/>
      <w:marLeft w:val="0"/>
      <w:marRight w:val="0"/>
      <w:marTop w:val="0"/>
      <w:marBottom w:val="0"/>
      <w:divBdr>
        <w:top w:val="none" w:sz="0" w:space="0" w:color="auto"/>
        <w:left w:val="none" w:sz="0" w:space="0" w:color="auto"/>
        <w:bottom w:val="none" w:sz="0" w:space="0" w:color="auto"/>
        <w:right w:val="none" w:sz="0" w:space="0" w:color="auto"/>
      </w:divBdr>
    </w:div>
    <w:div w:id="813254278">
      <w:bodyDiv w:val="1"/>
      <w:marLeft w:val="0"/>
      <w:marRight w:val="0"/>
      <w:marTop w:val="0"/>
      <w:marBottom w:val="0"/>
      <w:divBdr>
        <w:top w:val="none" w:sz="0" w:space="0" w:color="auto"/>
        <w:left w:val="none" w:sz="0" w:space="0" w:color="auto"/>
        <w:bottom w:val="none" w:sz="0" w:space="0" w:color="auto"/>
        <w:right w:val="none" w:sz="0" w:space="0" w:color="auto"/>
      </w:divBdr>
    </w:div>
    <w:div w:id="813370223">
      <w:bodyDiv w:val="1"/>
      <w:marLeft w:val="0"/>
      <w:marRight w:val="0"/>
      <w:marTop w:val="0"/>
      <w:marBottom w:val="0"/>
      <w:divBdr>
        <w:top w:val="none" w:sz="0" w:space="0" w:color="auto"/>
        <w:left w:val="none" w:sz="0" w:space="0" w:color="auto"/>
        <w:bottom w:val="none" w:sz="0" w:space="0" w:color="auto"/>
        <w:right w:val="none" w:sz="0" w:space="0" w:color="auto"/>
      </w:divBdr>
    </w:div>
    <w:div w:id="814684622">
      <w:bodyDiv w:val="1"/>
      <w:marLeft w:val="0"/>
      <w:marRight w:val="0"/>
      <w:marTop w:val="0"/>
      <w:marBottom w:val="0"/>
      <w:divBdr>
        <w:top w:val="none" w:sz="0" w:space="0" w:color="auto"/>
        <w:left w:val="none" w:sz="0" w:space="0" w:color="auto"/>
        <w:bottom w:val="none" w:sz="0" w:space="0" w:color="auto"/>
        <w:right w:val="none" w:sz="0" w:space="0" w:color="auto"/>
      </w:divBdr>
    </w:div>
    <w:div w:id="815076085">
      <w:bodyDiv w:val="1"/>
      <w:marLeft w:val="0"/>
      <w:marRight w:val="0"/>
      <w:marTop w:val="0"/>
      <w:marBottom w:val="0"/>
      <w:divBdr>
        <w:top w:val="none" w:sz="0" w:space="0" w:color="auto"/>
        <w:left w:val="none" w:sz="0" w:space="0" w:color="auto"/>
        <w:bottom w:val="none" w:sz="0" w:space="0" w:color="auto"/>
        <w:right w:val="none" w:sz="0" w:space="0" w:color="auto"/>
      </w:divBdr>
    </w:div>
    <w:div w:id="815344727">
      <w:bodyDiv w:val="1"/>
      <w:marLeft w:val="0"/>
      <w:marRight w:val="0"/>
      <w:marTop w:val="0"/>
      <w:marBottom w:val="0"/>
      <w:divBdr>
        <w:top w:val="none" w:sz="0" w:space="0" w:color="auto"/>
        <w:left w:val="none" w:sz="0" w:space="0" w:color="auto"/>
        <w:bottom w:val="none" w:sz="0" w:space="0" w:color="auto"/>
        <w:right w:val="none" w:sz="0" w:space="0" w:color="auto"/>
      </w:divBdr>
    </w:div>
    <w:div w:id="816338483">
      <w:bodyDiv w:val="1"/>
      <w:marLeft w:val="0"/>
      <w:marRight w:val="0"/>
      <w:marTop w:val="0"/>
      <w:marBottom w:val="0"/>
      <w:divBdr>
        <w:top w:val="none" w:sz="0" w:space="0" w:color="auto"/>
        <w:left w:val="none" w:sz="0" w:space="0" w:color="auto"/>
        <w:bottom w:val="none" w:sz="0" w:space="0" w:color="auto"/>
        <w:right w:val="none" w:sz="0" w:space="0" w:color="auto"/>
      </w:divBdr>
    </w:div>
    <w:div w:id="816530093">
      <w:bodyDiv w:val="1"/>
      <w:marLeft w:val="0"/>
      <w:marRight w:val="0"/>
      <w:marTop w:val="0"/>
      <w:marBottom w:val="0"/>
      <w:divBdr>
        <w:top w:val="none" w:sz="0" w:space="0" w:color="auto"/>
        <w:left w:val="none" w:sz="0" w:space="0" w:color="auto"/>
        <w:bottom w:val="none" w:sz="0" w:space="0" w:color="auto"/>
        <w:right w:val="none" w:sz="0" w:space="0" w:color="auto"/>
      </w:divBdr>
    </w:div>
    <w:div w:id="816799913">
      <w:bodyDiv w:val="1"/>
      <w:marLeft w:val="0"/>
      <w:marRight w:val="0"/>
      <w:marTop w:val="0"/>
      <w:marBottom w:val="0"/>
      <w:divBdr>
        <w:top w:val="none" w:sz="0" w:space="0" w:color="auto"/>
        <w:left w:val="none" w:sz="0" w:space="0" w:color="auto"/>
        <w:bottom w:val="none" w:sz="0" w:space="0" w:color="auto"/>
        <w:right w:val="none" w:sz="0" w:space="0" w:color="auto"/>
      </w:divBdr>
    </w:div>
    <w:div w:id="816802486">
      <w:bodyDiv w:val="1"/>
      <w:marLeft w:val="0"/>
      <w:marRight w:val="0"/>
      <w:marTop w:val="0"/>
      <w:marBottom w:val="0"/>
      <w:divBdr>
        <w:top w:val="none" w:sz="0" w:space="0" w:color="auto"/>
        <w:left w:val="none" w:sz="0" w:space="0" w:color="auto"/>
        <w:bottom w:val="none" w:sz="0" w:space="0" w:color="auto"/>
        <w:right w:val="none" w:sz="0" w:space="0" w:color="auto"/>
      </w:divBdr>
    </w:div>
    <w:div w:id="817069398">
      <w:bodyDiv w:val="1"/>
      <w:marLeft w:val="0"/>
      <w:marRight w:val="0"/>
      <w:marTop w:val="0"/>
      <w:marBottom w:val="0"/>
      <w:divBdr>
        <w:top w:val="none" w:sz="0" w:space="0" w:color="auto"/>
        <w:left w:val="none" w:sz="0" w:space="0" w:color="auto"/>
        <w:bottom w:val="none" w:sz="0" w:space="0" w:color="auto"/>
        <w:right w:val="none" w:sz="0" w:space="0" w:color="auto"/>
      </w:divBdr>
    </w:div>
    <w:div w:id="817378051">
      <w:bodyDiv w:val="1"/>
      <w:marLeft w:val="0"/>
      <w:marRight w:val="0"/>
      <w:marTop w:val="0"/>
      <w:marBottom w:val="0"/>
      <w:divBdr>
        <w:top w:val="none" w:sz="0" w:space="0" w:color="auto"/>
        <w:left w:val="none" w:sz="0" w:space="0" w:color="auto"/>
        <w:bottom w:val="none" w:sz="0" w:space="0" w:color="auto"/>
        <w:right w:val="none" w:sz="0" w:space="0" w:color="auto"/>
      </w:divBdr>
    </w:div>
    <w:div w:id="817654553">
      <w:bodyDiv w:val="1"/>
      <w:marLeft w:val="0"/>
      <w:marRight w:val="0"/>
      <w:marTop w:val="0"/>
      <w:marBottom w:val="0"/>
      <w:divBdr>
        <w:top w:val="none" w:sz="0" w:space="0" w:color="auto"/>
        <w:left w:val="none" w:sz="0" w:space="0" w:color="auto"/>
        <w:bottom w:val="none" w:sz="0" w:space="0" w:color="auto"/>
        <w:right w:val="none" w:sz="0" w:space="0" w:color="auto"/>
      </w:divBdr>
    </w:div>
    <w:div w:id="818182467">
      <w:bodyDiv w:val="1"/>
      <w:marLeft w:val="0"/>
      <w:marRight w:val="0"/>
      <w:marTop w:val="0"/>
      <w:marBottom w:val="0"/>
      <w:divBdr>
        <w:top w:val="none" w:sz="0" w:space="0" w:color="auto"/>
        <w:left w:val="none" w:sz="0" w:space="0" w:color="auto"/>
        <w:bottom w:val="none" w:sz="0" w:space="0" w:color="auto"/>
        <w:right w:val="none" w:sz="0" w:space="0" w:color="auto"/>
      </w:divBdr>
    </w:div>
    <w:div w:id="818349073">
      <w:bodyDiv w:val="1"/>
      <w:marLeft w:val="0"/>
      <w:marRight w:val="0"/>
      <w:marTop w:val="0"/>
      <w:marBottom w:val="0"/>
      <w:divBdr>
        <w:top w:val="none" w:sz="0" w:space="0" w:color="auto"/>
        <w:left w:val="none" w:sz="0" w:space="0" w:color="auto"/>
        <w:bottom w:val="none" w:sz="0" w:space="0" w:color="auto"/>
        <w:right w:val="none" w:sz="0" w:space="0" w:color="auto"/>
      </w:divBdr>
    </w:div>
    <w:div w:id="818423963">
      <w:bodyDiv w:val="1"/>
      <w:marLeft w:val="0"/>
      <w:marRight w:val="0"/>
      <w:marTop w:val="0"/>
      <w:marBottom w:val="0"/>
      <w:divBdr>
        <w:top w:val="none" w:sz="0" w:space="0" w:color="auto"/>
        <w:left w:val="none" w:sz="0" w:space="0" w:color="auto"/>
        <w:bottom w:val="none" w:sz="0" w:space="0" w:color="auto"/>
        <w:right w:val="none" w:sz="0" w:space="0" w:color="auto"/>
      </w:divBdr>
    </w:div>
    <w:div w:id="818495421">
      <w:bodyDiv w:val="1"/>
      <w:marLeft w:val="0"/>
      <w:marRight w:val="0"/>
      <w:marTop w:val="0"/>
      <w:marBottom w:val="0"/>
      <w:divBdr>
        <w:top w:val="none" w:sz="0" w:space="0" w:color="auto"/>
        <w:left w:val="none" w:sz="0" w:space="0" w:color="auto"/>
        <w:bottom w:val="none" w:sz="0" w:space="0" w:color="auto"/>
        <w:right w:val="none" w:sz="0" w:space="0" w:color="auto"/>
      </w:divBdr>
    </w:div>
    <w:div w:id="819034729">
      <w:bodyDiv w:val="1"/>
      <w:marLeft w:val="0"/>
      <w:marRight w:val="0"/>
      <w:marTop w:val="0"/>
      <w:marBottom w:val="0"/>
      <w:divBdr>
        <w:top w:val="none" w:sz="0" w:space="0" w:color="auto"/>
        <w:left w:val="none" w:sz="0" w:space="0" w:color="auto"/>
        <w:bottom w:val="none" w:sz="0" w:space="0" w:color="auto"/>
        <w:right w:val="none" w:sz="0" w:space="0" w:color="auto"/>
      </w:divBdr>
    </w:div>
    <w:div w:id="819151697">
      <w:bodyDiv w:val="1"/>
      <w:marLeft w:val="0"/>
      <w:marRight w:val="0"/>
      <w:marTop w:val="0"/>
      <w:marBottom w:val="0"/>
      <w:divBdr>
        <w:top w:val="none" w:sz="0" w:space="0" w:color="auto"/>
        <w:left w:val="none" w:sz="0" w:space="0" w:color="auto"/>
        <w:bottom w:val="none" w:sz="0" w:space="0" w:color="auto"/>
        <w:right w:val="none" w:sz="0" w:space="0" w:color="auto"/>
      </w:divBdr>
    </w:div>
    <w:div w:id="819231299">
      <w:bodyDiv w:val="1"/>
      <w:marLeft w:val="0"/>
      <w:marRight w:val="0"/>
      <w:marTop w:val="0"/>
      <w:marBottom w:val="0"/>
      <w:divBdr>
        <w:top w:val="none" w:sz="0" w:space="0" w:color="auto"/>
        <w:left w:val="none" w:sz="0" w:space="0" w:color="auto"/>
        <w:bottom w:val="none" w:sz="0" w:space="0" w:color="auto"/>
        <w:right w:val="none" w:sz="0" w:space="0" w:color="auto"/>
      </w:divBdr>
    </w:div>
    <w:div w:id="819271431">
      <w:bodyDiv w:val="1"/>
      <w:marLeft w:val="0"/>
      <w:marRight w:val="0"/>
      <w:marTop w:val="0"/>
      <w:marBottom w:val="0"/>
      <w:divBdr>
        <w:top w:val="none" w:sz="0" w:space="0" w:color="auto"/>
        <w:left w:val="none" w:sz="0" w:space="0" w:color="auto"/>
        <w:bottom w:val="none" w:sz="0" w:space="0" w:color="auto"/>
        <w:right w:val="none" w:sz="0" w:space="0" w:color="auto"/>
      </w:divBdr>
    </w:div>
    <w:div w:id="820000279">
      <w:bodyDiv w:val="1"/>
      <w:marLeft w:val="0"/>
      <w:marRight w:val="0"/>
      <w:marTop w:val="0"/>
      <w:marBottom w:val="0"/>
      <w:divBdr>
        <w:top w:val="none" w:sz="0" w:space="0" w:color="auto"/>
        <w:left w:val="none" w:sz="0" w:space="0" w:color="auto"/>
        <w:bottom w:val="none" w:sz="0" w:space="0" w:color="auto"/>
        <w:right w:val="none" w:sz="0" w:space="0" w:color="auto"/>
      </w:divBdr>
    </w:div>
    <w:div w:id="820075013">
      <w:bodyDiv w:val="1"/>
      <w:marLeft w:val="0"/>
      <w:marRight w:val="0"/>
      <w:marTop w:val="0"/>
      <w:marBottom w:val="0"/>
      <w:divBdr>
        <w:top w:val="none" w:sz="0" w:space="0" w:color="auto"/>
        <w:left w:val="none" w:sz="0" w:space="0" w:color="auto"/>
        <w:bottom w:val="none" w:sz="0" w:space="0" w:color="auto"/>
        <w:right w:val="none" w:sz="0" w:space="0" w:color="auto"/>
      </w:divBdr>
    </w:div>
    <w:div w:id="821510771">
      <w:bodyDiv w:val="1"/>
      <w:marLeft w:val="0"/>
      <w:marRight w:val="0"/>
      <w:marTop w:val="0"/>
      <w:marBottom w:val="0"/>
      <w:divBdr>
        <w:top w:val="none" w:sz="0" w:space="0" w:color="auto"/>
        <w:left w:val="none" w:sz="0" w:space="0" w:color="auto"/>
        <w:bottom w:val="none" w:sz="0" w:space="0" w:color="auto"/>
        <w:right w:val="none" w:sz="0" w:space="0" w:color="auto"/>
      </w:divBdr>
    </w:div>
    <w:div w:id="821585430">
      <w:bodyDiv w:val="1"/>
      <w:marLeft w:val="0"/>
      <w:marRight w:val="0"/>
      <w:marTop w:val="0"/>
      <w:marBottom w:val="0"/>
      <w:divBdr>
        <w:top w:val="none" w:sz="0" w:space="0" w:color="auto"/>
        <w:left w:val="none" w:sz="0" w:space="0" w:color="auto"/>
        <w:bottom w:val="none" w:sz="0" w:space="0" w:color="auto"/>
        <w:right w:val="none" w:sz="0" w:space="0" w:color="auto"/>
      </w:divBdr>
    </w:div>
    <w:div w:id="821703446">
      <w:bodyDiv w:val="1"/>
      <w:marLeft w:val="0"/>
      <w:marRight w:val="0"/>
      <w:marTop w:val="0"/>
      <w:marBottom w:val="0"/>
      <w:divBdr>
        <w:top w:val="none" w:sz="0" w:space="0" w:color="auto"/>
        <w:left w:val="none" w:sz="0" w:space="0" w:color="auto"/>
        <w:bottom w:val="none" w:sz="0" w:space="0" w:color="auto"/>
        <w:right w:val="none" w:sz="0" w:space="0" w:color="auto"/>
      </w:divBdr>
    </w:div>
    <w:div w:id="822156891">
      <w:bodyDiv w:val="1"/>
      <w:marLeft w:val="0"/>
      <w:marRight w:val="0"/>
      <w:marTop w:val="0"/>
      <w:marBottom w:val="0"/>
      <w:divBdr>
        <w:top w:val="none" w:sz="0" w:space="0" w:color="auto"/>
        <w:left w:val="none" w:sz="0" w:space="0" w:color="auto"/>
        <w:bottom w:val="none" w:sz="0" w:space="0" w:color="auto"/>
        <w:right w:val="none" w:sz="0" w:space="0" w:color="auto"/>
      </w:divBdr>
    </w:div>
    <w:div w:id="822544264">
      <w:bodyDiv w:val="1"/>
      <w:marLeft w:val="0"/>
      <w:marRight w:val="0"/>
      <w:marTop w:val="0"/>
      <w:marBottom w:val="0"/>
      <w:divBdr>
        <w:top w:val="none" w:sz="0" w:space="0" w:color="auto"/>
        <w:left w:val="none" w:sz="0" w:space="0" w:color="auto"/>
        <w:bottom w:val="none" w:sz="0" w:space="0" w:color="auto"/>
        <w:right w:val="none" w:sz="0" w:space="0" w:color="auto"/>
      </w:divBdr>
    </w:div>
    <w:div w:id="823357707">
      <w:bodyDiv w:val="1"/>
      <w:marLeft w:val="0"/>
      <w:marRight w:val="0"/>
      <w:marTop w:val="0"/>
      <w:marBottom w:val="0"/>
      <w:divBdr>
        <w:top w:val="none" w:sz="0" w:space="0" w:color="auto"/>
        <w:left w:val="none" w:sz="0" w:space="0" w:color="auto"/>
        <w:bottom w:val="none" w:sz="0" w:space="0" w:color="auto"/>
        <w:right w:val="none" w:sz="0" w:space="0" w:color="auto"/>
      </w:divBdr>
    </w:div>
    <w:div w:id="823931553">
      <w:bodyDiv w:val="1"/>
      <w:marLeft w:val="0"/>
      <w:marRight w:val="0"/>
      <w:marTop w:val="0"/>
      <w:marBottom w:val="0"/>
      <w:divBdr>
        <w:top w:val="none" w:sz="0" w:space="0" w:color="auto"/>
        <w:left w:val="none" w:sz="0" w:space="0" w:color="auto"/>
        <w:bottom w:val="none" w:sz="0" w:space="0" w:color="auto"/>
        <w:right w:val="none" w:sz="0" w:space="0" w:color="auto"/>
      </w:divBdr>
    </w:div>
    <w:div w:id="824014040">
      <w:bodyDiv w:val="1"/>
      <w:marLeft w:val="0"/>
      <w:marRight w:val="0"/>
      <w:marTop w:val="0"/>
      <w:marBottom w:val="0"/>
      <w:divBdr>
        <w:top w:val="none" w:sz="0" w:space="0" w:color="auto"/>
        <w:left w:val="none" w:sz="0" w:space="0" w:color="auto"/>
        <w:bottom w:val="none" w:sz="0" w:space="0" w:color="auto"/>
        <w:right w:val="none" w:sz="0" w:space="0" w:color="auto"/>
      </w:divBdr>
    </w:div>
    <w:div w:id="824200255">
      <w:bodyDiv w:val="1"/>
      <w:marLeft w:val="0"/>
      <w:marRight w:val="0"/>
      <w:marTop w:val="0"/>
      <w:marBottom w:val="0"/>
      <w:divBdr>
        <w:top w:val="none" w:sz="0" w:space="0" w:color="auto"/>
        <w:left w:val="none" w:sz="0" w:space="0" w:color="auto"/>
        <w:bottom w:val="none" w:sz="0" w:space="0" w:color="auto"/>
        <w:right w:val="none" w:sz="0" w:space="0" w:color="auto"/>
      </w:divBdr>
    </w:div>
    <w:div w:id="824203722">
      <w:bodyDiv w:val="1"/>
      <w:marLeft w:val="0"/>
      <w:marRight w:val="0"/>
      <w:marTop w:val="0"/>
      <w:marBottom w:val="0"/>
      <w:divBdr>
        <w:top w:val="none" w:sz="0" w:space="0" w:color="auto"/>
        <w:left w:val="none" w:sz="0" w:space="0" w:color="auto"/>
        <w:bottom w:val="none" w:sz="0" w:space="0" w:color="auto"/>
        <w:right w:val="none" w:sz="0" w:space="0" w:color="auto"/>
      </w:divBdr>
    </w:div>
    <w:div w:id="824518777">
      <w:bodyDiv w:val="1"/>
      <w:marLeft w:val="0"/>
      <w:marRight w:val="0"/>
      <w:marTop w:val="0"/>
      <w:marBottom w:val="0"/>
      <w:divBdr>
        <w:top w:val="none" w:sz="0" w:space="0" w:color="auto"/>
        <w:left w:val="none" w:sz="0" w:space="0" w:color="auto"/>
        <w:bottom w:val="none" w:sz="0" w:space="0" w:color="auto"/>
        <w:right w:val="none" w:sz="0" w:space="0" w:color="auto"/>
      </w:divBdr>
    </w:div>
    <w:div w:id="825049569">
      <w:bodyDiv w:val="1"/>
      <w:marLeft w:val="0"/>
      <w:marRight w:val="0"/>
      <w:marTop w:val="0"/>
      <w:marBottom w:val="0"/>
      <w:divBdr>
        <w:top w:val="none" w:sz="0" w:space="0" w:color="auto"/>
        <w:left w:val="none" w:sz="0" w:space="0" w:color="auto"/>
        <w:bottom w:val="none" w:sz="0" w:space="0" w:color="auto"/>
        <w:right w:val="none" w:sz="0" w:space="0" w:color="auto"/>
      </w:divBdr>
    </w:div>
    <w:div w:id="825165214">
      <w:bodyDiv w:val="1"/>
      <w:marLeft w:val="0"/>
      <w:marRight w:val="0"/>
      <w:marTop w:val="0"/>
      <w:marBottom w:val="0"/>
      <w:divBdr>
        <w:top w:val="none" w:sz="0" w:space="0" w:color="auto"/>
        <w:left w:val="none" w:sz="0" w:space="0" w:color="auto"/>
        <w:bottom w:val="none" w:sz="0" w:space="0" w:color="auto"/>
        <w:right w:val="none" w:sz="0" w:space="0" w:color="auto"/>
      </w:divBdr>
    </w:div>
    <w:div w:id="825511120">
      <w:bodyDiv w:val="1"/>
      <w:marLeft w:val="0"/>
      <w:marRight w:val="0"/>
      <w:marTop w:val="0"/>
      <w:marBottom w:val="0"/>
      <w:divBdr>
        <w:top w:val="none" w:sz="0" w:space="0" w:color="auto"/>
        <w:left w:val="none" w:sz="0" w:space="0" w:color="auto"/>
        <w:bottom w:val="none" w:sz="0" w:space="0" w:color="auto"/>
        <w:right w:val="none" w:sz="0" w:space="0" w:color="auto"/>
      </w:divBdr>
    </w:div>
    <w:div w:id="825776999">
      <w:bodyDiv w:val="1"/>
      <w:marLeft w:val="0"/>
      <w:marRight w:val="0"/>
      <w:marTop w:val="0"/>
      <w:marBottom w:val="0"/>
      <w:divBdr>
        <w:top w:val="none" w:sz="0" w:space="0" w:color="auto"/>
        <w:left w:val="none" w:sz="0" w:space="0" w:color="auto"/>
        <w:bottom w:val="none" w:sz="0" w:space="0" w:color="auto"/>
        <w:right w:val="none" w:sz="0" w:space="0" w:color="auto"/>
      </w:divBdr>
    </w:div>
    <w:div w:id="826021012">
      <w:bodyDiv w:val="1"/>
      <w:marLeft w:val="0"/>
      <w:marRight w:val="0"/>
      <w:marTop w:val="0"/>
      <w:marBottom w:val="0"/>
      <w:divBdr>
        <w:top w:val="none" w:sz="0" w:space="0" w:color="auto"/>
        <w:left w:val="none" w:sz="0" w:space="0" w:color="auto"/>
        <w:bottom w:val="none" w:sz="0" w:space="0" w:color="auto"/>
        <w:right w:val="none" w:sz="0" w:space="0" w:color="auto"/>
      </w:divBdr>
    </w:div>
    <w:div w:id="826095930">
      <w:bodyDiv w:val="1"/>
      <w:marLeft w:val="0"/>
      <w:marRight w:val="0"/>
      <w:marTop w:val="0"/>
      <w:marBottom w:val="0"/>
      <w:divBdr>
        <w:top w:val="none" w:sz="0" w:space="0" w:color="auto"/>
        <w:left w:val="none" w:sz="0" w:space="0" w:color="auto"/>
        <w:bottom w:val="none" w:sz="0" w:space="0" w:color="auto"/>
        <w:right w:val="none" w:sz="0" w:space="0" w:color="auto"/>
      </w:divBdr>
    </w:div>
    <w:div w:id="826439239">
      <w:bodyDiv w:val="1"/>
      <w:marLeft w:val="0"/>
      <w:marRight w:val="0"/>
      <w:marTop w:val="0"/>
      <w:marBottom w:val="0"/>
      <w:divBdr>
        <w:top w:val="none" w:sz="0" w:space="0" w:color="auto"/>
        <w:left w:val="none" w:sz="0" w:space="0" w:color="auto"/>
        <w:bottom w:val="none" w:sz="0" w:space="0" w:color="auto"/>
        <w:right w:val="none" w:sz="0" w:space="0" w:color="auto"/>
      </w:divBdr>
    </w:div>
    <w:div w:id="826558192">
      <w:bodyDiv w:val="1"/>
      <w:marLeft w:val="0"/>
      <w:marRight w:val="0"/>
      <w:marTop w:val="0"/>
      <w:marBottom w:val="0"/>
      <w:divBdr>
        <w:top w:val="none" w:sz="0" w:space="0" w:color="auto"/>
        <w:left w:val="none" w:sz="0" w:space="0" w:color="auto"/>
        <w:bottom w:val="none" w:sz="0" w:space="0" w:color="auto"/>
        <w:right w:val="none" w:sz="0" w:space="0" w:color="auto"/>
      </w:divBdr>
    </w:div>
    <w:div w:id="826896034">
      <w:bodyDiv w:val="1"/>
      <w:marLeft w:val="0"/>
      <w:marRight w:val="0"/>
      <w:marTop w:val="0"/>
      <w:marBottom w:val="0"/>
      <w:divBdr>
        <w:top w:val="none" w:sz="0" w:space="0" w:color="auto"/>
        <w:left w:val="none" w:sz="0" w:space="0" w:color="auto"/>
        <w:bottom w:val="none" w:sz="0" w:space="0" w:color="auto"/>
        <w:right w:val="none" w:sz="0" w:space="0" w:color="auto"/>
      </w:divBdr>
    </w:div>
    <w:div w:id="827136573">
      <w:bodyDiv w:val="1"/>
      <w:marLeft w:val="0"/>
      <w:marRight w:val="0"/>
      <w:marTop w:val="0"/>
      <w:marBottom w:val="0"/>
      <w:divBdr>
        <w:top w:val="none" w:sz="0" w:space="0" w:color="auto"/>
        <w:left w:val="none" w:sz="0" w:space="0" w:color="auto"/>
        <w:bottom w:val="none" w:sz="0" w:space="0" w:color="auto"/>
        <w:right w:val="none" w:sz="0" w:space="0" w:color="auto"/>
      </w:divBdr>
    </w:div>
    <w:div w:id="827211933">
      <w:bodyDiv w:val="1"/>
      <w:marLeft w:val="0"/>
      <w:marRight w:val="0"/>
      <w:marTop w:val="0"/>
      <w:marBottom w:val="0"/>
      <w:divBdr>
        <w:top w:val="none" w:sz="0" w:space="0" w:color="auto"/>
        <w:left w:val="none" w:sz="0" w:space="0" w:color="auto"/>
        <w:bottom w:val="none" w:sz="0" w:space="0" w:color="auto"/>
        <w:right w:val="none" w:sz="0" w:space="0" w:color="auto"/>
      </w:divBdr>
    </w:div>
    <w:div w:id="827283267">
      <w:bodyDiv w:val="1"/>
      <w:marLeft w:val="0"/>
      <w:marRight w:val="0"/>
      <w:marTop w:val="0"/>
      <w:marBottom w:val="0"/>
      <w:divBdr>
        <w:top w:val="none" w:sz="0" w:space="0" w:color="auto"/>
        <w:left w:val="none" w:sz="0" w:space="0" w:color="auto"/>
        <w:bottom w:val="none" w:sz="0" w:space="0" w:color="auto"/>
        <w:right w:val="none" w:sz="0" w:space="0" w:color="auto"/>
      </w:divBdr>
    </w:div>
    <w:div w:id="827481823">
      <w:bodyDiv w:val="1"/>
      <w:marLeft w:val="0"/>
      <w:marRight w:val="0"/>
      <w:marTop w:val="0"/>
      <w:marBottom w:val="0"/>
      <w:divBdr>
        <w:top w:val="none" w:sz="0" w:space="0" w:color="auto"/>
        <w:left w:val="none" w:sz="0" w:space="0" w:color="auto"/>
        <w:bottom w:val="none" w:sz="0" w:space="0" w:color="auto"/>
        <w:right w:val="none" w:sz="0" w:space="0" w:color="auto"/>
      </w:divBdr>
    </w:div>
    <w:div w:id="827673782">
      <w:bodyDiv w:val="1"/>
      <w:marLeft w:val="0"/>
      <w:marRight w:val="0"/>
      <w:marTop w:val="0"/>
      <w:marBottom w:val="0"/>
      <w:divBdr>
        <w:top w:val="none" w:sz="0" w:space="0" w:color="auto"/>
        <w:left w:val="none" w:sz="0" w:space="0" w:color="auto"/>
        <w:bottom w:val="none" w:sz="0" w:space="0" w:color="auto"/>
        <w:right w:val="none" w:sz="0" w:space="0" w:color="auto"/>
      </w:divBdr>
    </w:div>
    <w:div w:id="828133647">
      <w:bodyDiv w:val="1"/>
      <w:marLeft w:val="0"/>
      <w:marRight w:val="0"/>
      <w:marTop w:val="0"/>
      <w:marBottom w:val="0"/>
      <w:divBdr>
        <w:top w:val="none" w:sz="0" w:space="0" w:color="auto"/>
        <w:left w:val="none" w:sz="0" w:space="0" w:color="auto"/>
        <w:bottom w:val="none" w:sz="0" w:space="0" w:color="auto"/>
        <w:right w:val="none" w:sz="0" w:space="0" w:color="auto"/>
      </w:divBdr>
    </w:div>
    <w:div w:id="828253223">
      <w:bodyDiv w:val="1"/>
      <w:marLeft w:val="0"/>
      <w:marRight w:val="0"/>
      <w:marTop w:val="0"/>
      <w:marBottom w:val="0"/>
      <w:divBdr>
        <w:top w:val="none" w:sz="0" w:space="0" w:color="auto"/>
        <w:left w:val="none" w:sz="0" w:space="0" w:color="auto"/>
        <w:bottom w:val="none" w:sz="0" w:space="0" w:color="auto"/>
        <w:right w:val="none" w:sz="0" w:space="0" w:color="auto"/>
      </w:divBdr>
    </w:div>
    <w:div w:id="828446597">
      <w:bodyDiv w:val="1"/>
      <w:marLeft w:val="0"/>
      <w:marRight w:val="0"/>
      <w:marTop w:val="0"/>
      <w:marBottom w:val="0"/>
      <w:divBdr>
        <w:top w:val="none" w:sz="0" w:space="0" w:color="auto"/>
        <w:left w:val="none" w:sz="0" w:space="0" w:color="auto"/>
        <w:bottom w:val="none" w:sz="0" w:space="0" w:color="auto"/>
        <w:right w:val="none" w:sz="0" w:space="0" w:color="auto"/>
      </w:divBdr>
    </w:div>
    <w:div w:id="828591617">
      <w:bodyDiv w:val="1"/>
      <w:marLeft w:val="0"/>
      <w:marRight w:val="0"/>
      <w:marTop w:val="0"/>
      <w:marBottom w:val="0"/>
      <w:divBdr>
        <w:top w:val="none" w:sz="0" w:space="0" w:color="auto"/>
        <w:left w:val="none" w:sz="0" w:space="0" w:color="auto"/>
        <w:bottom w:val="none" w:sz="0" w:space="0" w:color="auto"/>
        <w:right w:val="none" w:sz="0" w:space="0" w:color="auto"/>
      </w:divBdr>
    </w:div>
    <w:div w:id="828713769">
      <w:bodyDiv w:val="1"/>
      <w:marLeft w:val="0"/>
      <w:marRight w:val="0"/>
      <w:marTop w:val="0"/>
      <w:marBottom w:val="0"/>
      <w:divBdr>
        <w:top w:val="none" w:sz="0" w:space="0" w:color="auto"/>
        <w:left w:val="none" w:sz="0" w:space="0" w:color="auto"/>
        <w:bottom w:val="none" w:sz="0" w:space="0" w:color="auto"/>
        <w:right w:val="none" w:sz="0" w:space="0" w:color="auto"/>
      </w:divBdr>
    </w:div>
    <w:div w:id="829322145">
      <w:bodyDiv w:val="1"/>
      <w:marLeft w:val="0"/>
      <w:marRight w:val="0"/>
      <w:marTop w:val="0"/>
      <w:marBottom w:val="0"/>
      <w:divBdr>
        <w:top w:val="none" w:sz="0" w:space="0" w:color="auto"/>
        <w:left w:val="none" w:sz="0" w:space="0" w:color="auto"/>
        <w:bottom w:val="none" w:sz="0" w:space="0" w:color="auto"/>
        <w:right w:val="none" w:sz="0" w:space="0" w:color="auto"/>
      </w:divBdr>
    </w:div>
    <w:div w:id="829373078">
      <w:bodyDiv w:val="1"/>
      <w:marLeft w:val="0"/>
      <w:marRight w:val="0"/>
      <w:marTop w:val="0"/>
      <w:marBottom w:val="0"/>
      <w:divBdr>
        <w:top w:val="none" w:sz="0" w:space="0" w:color="auto"/>
        <w:left w:val="none" w:sz="0" w:space="0" w:color="auto"/>
        <w:bottom w:val="none" w:sz="0" w:space="0" w:color="auto"/>
        <w:right w:val="none" w:sz="0" w:space="0" w:color="auto"/>
      </w:divBdr>
    </w:div>
    <w:div w:id="829566328">
      <w:bodyDiv w:val="1"/>
      <w:marLeft w:val="0"/>
      <w:marRight w:val="0"/>
      <w:marTop w:val="0"/>
      <w:marBottom w:val="0"/>
      <w:divBdr>
        <w:top w:val="none" w:sz="0" w:space="0" w:color="auto"/>
        <w:left w:val="none" w:sz="0" w:space="0" w:color="auto"/>
        <w:bottom w:val="none" w:sz="0" w:space="0" w:color="auto"/>
        <w:right w:val="none" w:sz="0" w:space="0" w:color="auto"/>
      </w:divBdr>
    </w:div>
    <w:div w:id="830408045">
      <w:bodyDiv w:val="1"/>
      <w:marLeft w:val="0"/>
      <w:marRight w:val="0"/>
      <w:marTop w:val="0"/>
      <w:marBottom w:val="0"/>
      <w:divBdr>
        <w:top w:val="none" w:sz="0" w:space="0" w:color="auto"/>
        <w:left w:val="none" w:sz="0" w:space="0" w:color="auto"/>
        <w:bottom w:val="none" w:sz="0" w:space="0" w:color="auto"/>
        <w:right w:val="none" w:sz="0" w:space="0" w:color="auto"/>
      </w:divBdr>
    </w:div>
    <w:div w:id="830411323">
      <w:bodyDiv w:val="1"/>
      <w:marLeft w:val="0"/>
      <w:marRight w:val="0"/>
      <w:marTop w:val="0"/>
      <w:marBottom w:val="0"/>
      <w:divBdr>
        <w:top w:val="none" w:sz="0" w:space="0" w:color="auto"/>
        <w:left w:val="none" w:sz="0" w:space="0" w:color="auto"/>
        <w:bottom w:val="none" w:sz="0" w:space="0" w:color="auto"/>
        <w:right w:val="none" w:sz="0" w:space="0" w:color="auto"/>
      </w:divBdr>
    </w:div>
    <w:div w:id="831214312">
      <w:bodyDiv w:val="1"/>
      <w:marLeft w:val="0"/>
      <w:marRight w:val="0"/>
      <w:marTop w:val="0"/>
      <w:marBottom w:val="0"/>
      <w:divBdr>
        <w:top w:val="none" w:sz="0" w:space="0" w:color="auto"/>
        <w:left w:val="none" w:sz="0" w:space="0" w:color="auto"/>
        <w:bottom w:val="none" w:sz="0" w:space="0" w:color="auto"/>
        <w:right w:val="none" w:sz="0" w:space="0" w:color="auto"/>
      </w:divBdr>
    </w:div>
    <w:div w:id="831291379">
      <w:bodyDiv w:val="1"/>
      <w:marLeft w:val="0"/>
      <w:marRight w:val="0"/>
      <w:marTop w:val="0"/>
      <w:marBottom w:val="0"/>
      <w:divBdr>
        <w:top w:val="none" w:sz="0" w:space="0" w:color="auto"/>
        <w:left w:val="none" w:sz="0" w:space="0" w:color="auto"/>
        <w:bottom w:val="none" w:sz="0" w:space="0" w:color="auto"/>
        <w:right w:val="none" w:sz="0" w:space="0" w:color="auto"/>
      </w:divBdr>
    </w:div>
    <w:div w:id="832452812">
      <w:bodyDiv w:val="1"/>
      <w:marLeft w:val="0"/>
      <w:marRight w:val="0"/>
      <w:marTop w:val="0"/>
      <w:marBottom w:val="0"/>
      <w:divBdr>
        <w:top w:val="none" w:sz="0" w:space="0" w:color="auto"/>
        <w:left w:val="none" w:sz="0" w:space="0" w:color="auto"/>
        <w:bottom w:val="none" w:sz="0" w:space="0" w:color="auto"/>
        <w:right w:val="none" w:sz="0" w:space="0" w:color="auto"/>
      </w:divBdr>
    </w:div>
    <w:div w:id="834029345">
      <w:bodyDiv w:val="1"/>
      <w:marLeft w:val="0"/>
      <w:marRight w:val="0"/>
      <w:marTop w:val="0"/>
      <w:marBottom w:val="0"/>
      <w:divBdr>
        <w:top w:val="none" w:sz="0" w:space="0" w:color="auto"/>
        <w:left w:val="none" w:sz="0" w:space="0" w:color="auto"/>
        <w:bottom w:val="none" w:sz="0" w:space="0" w:color="auto"/>
        <w:right w:val="none" w:sz="0" w:space="0" w:color="auto"/>
      </w:divBdr>
    </w:div>
    <w:div w:id="834565631">
      <w:bodyDiv w:val="1"/>
      <w:marLeft w:val="0"/>
      <w:marRight w:val="0"/>
      <w:marTop w:val="0"/>
      <w:marBottom w:val="0"/>
      <w:divBdr>
        <w:top w:val="none" w:sz="0" w:space="0" w:color="auto"/>
        <w:left w:val="none" w:sz="0" w:space="0" w:color="auto"/>
        <w:bottom w:val="none" w:sz="0" w:space="0" w:color="auto"/>
        <w:right w:val="none" w:sz="0" w:space="0" w:color="auto"/>
      </w:divBdr>
    </w:div>
    <w:div w:id="834608143">
      <w:bodyDiv w:val="1"/>
      <w:marLeft w:val="0"/>
      <w:marRight w:val="0"/>
      <w:marTop w:val="0"/>
      <w:marBottom w:val="0"/>
      <w:divBdr>
        <w:top w:val="none" w:sz="0" w:space="0" w:color="auto"/>
        <w:left w:val="none" w:sz="0" w:space="0" w:color="auto"/>
        <w:bottom w:val="none" w:sz="0" w:space="0" w:color="auto"/>
        <w:right w:val="none" w:sz="0" w:space="0" w:color="auto"/>
      </w:divBdr>
    </w:div>
    <w:div w:id="834809665">
      <w:bodyDiv w:val="1"/>
      <w:marLeft w:val="0"/>
      <w:marRight w:val="0"/>
      <w:marTop w:val="0"/>
      <w:marBottom w:val="0"/>
      <w:divBdr>
        <w:top w:val="none" w:sz="0" w:space="0" w:color="auto"/>
        <w:left w:val="none" w:sz="0" w:space="0" w:color="auto"/>
        <w:bottom w:val="none" w:sz="0" w:space="0" w:color="auto"/>
        <w:right w:val="none" w:sz="0" w:space="0" w:color="auto"/>
      </w:divBdr>
    </w:div>
    <w:div w:id="834994859">
      <w:bodyDiv w:val="1"/>
      <w:marLeft w:val="0"/>
      <w:marRight w:val="0"/>
      <w:marTop w:val="0"/>
      <w:marBottom w:val="0"/>
      <w:divBdr>
        <w:top w:val="none" w:sz="0" w:space="0" w:color="auto"/>
        <w:left w:val="none" w:sz="0" w:space="0" w:color="auto"/>
        <w:bottom w:val="none" w:sz="0" w:space="0" w:color="auto"/>
        <w:right w:val="none" w:sz="0" w:space="0" w:color="auto"/>
      </w:divBdr>
    </w:div>
    <w:div w:id="835078367">
      <w:bodyDiv w:val="1"/>
      <w:marLeft w:val="0"/>
      <w:marRight w:val="0"/>
      <w:marTop w:val="0"/>
      <w:marBottom w:val="0"/>
      <w:divBdr>
        <w:top w:val="none" w:sz="0" w:space="0" w:color="auto"/>
        <w:left w:val="none" w:sz="0" w:space="0" w:color="auto"/>
        <w:bottom w:val="none" w:sz="0" w:space="0" w:color="auto"/>
        <w:right w:val="none" w:sz="0" w:space="0" w:color="auto"/>
      </w:divBdr>
    </w:div>
    <w:div w:id="835151120">
      <w:bodyDiv w:val="1"/>
      <w:marLeft w:val="0"/>
      <w:marRight w:val="0"/>
      <w:marTop w:val="0"/>
      <w:marBottom w:val="0"/>
      <w:divBdr>
        <w:top w:val="none" w:sz="0" w:space="0" w:color="auto"/>
        <w:left w:val="none" w:sz="0" w:space="0" w:color="auto"/>
        <w:bottom w:val="none" w:sz="0" w:space="0" w:color="auto"/>
        <w:right w:val="none" w:sz="0" w:space="0" w:color="auto"/>
      </w:divBdr>
    </w:div>
    <w:div w:id="835613843">
      <w:bodyDiv w:val="1"/>
      <w:marLeft w:val="0"/>
      <w:marRight w:val="0"/>
      <w:marTop w:val="0"/>
      <w:marBottom w:val="0"/>
      <w:divBdr>
        <w:top w:val="none" w:sz="0" w:space="0" w:color="auto"/>
        <w:left w:val="none" w:sz="0" w:space="0" w:color="auto"/>
        <w:bottom w:val="none" w:sz="0" w:space="0" w:color="auto"/>
        <w:right w:val="none" w:sz="0" w:space="0" w:color="auto"/>
      </w:divBdr>
    </w:div>
    <w:div w:id="836380088">
      <w:bodyDiv w:val="1"/>
      <w:marLeft w:val="0"/>
      <w:marRight w:val="0"/>
      <w:marTop w:val="0"/>
      <w:marBottom w:val="0"/>
      <w:divBdr>
        <w:top w:val="none" w:sz="0" w:space="0" w:color="auto"/>
        <w:left w:val="none" w:sz="0" w:space="0" w:color="auto"/>
        <w:bottom w:val="none" w:sz="0" w:space="0" w:color="auto"/>
        <w:right w:val="none" w:sz="0" w:space="0" w:color="auto"/>
      </w:divBdr>
    </w:div>
    <w:div w:id="836725239">
      <w:bodyDiv w:val="1"/>
      <w:marLeft w:val="0"/>
      <w:marRight w:val="0"/>
      <w:marTop w:val="0"/>
      <w:marBottom w:val="0"/>
      <w:divBdr>
        <w:top w:val="none" w:sz="0" w:space="0" w:color="auto"/>
        <w:left w:val="none" w:sz="0" w:space="0" w:color="auto"/>
        <w:bottom w:val="none" w:sz="0" w:space="0" w:color="auto"/>
        <w:right w:val="none" w:sz="0" w:space="0" w:color="auto"/>
      </w:divBdr>
    </w:div>
    <w:div w:id="837159524">
      <w:bodyDiv w:val="1"/>
      <w:marLeft w:val="0"/>
      <w:marRight w:val="0"/>
      <w:marTop w:val="0"/>
      <w:marBottom w:val="0"/>
      <w:divBdr>
        <w:top w:val="none" w:sz="0" w:space="0" w:color="auto"/>
        <w:left w:val="none" w:sz="0" w:space="0" w:color="auto"/>
        <w:bottom w:val="none" w:sz="0" w:space="0" w:color="auto"/>
        <w:right w:val="none" w:sz="0" w:space="0" w:color="auto"/>
      </w:divBdr>
    </w:div>
    <w:div w:id="837233394">
      <w:bodyDiv w:val="1"/>
      <w:marLeft w:val="0"/>
      <w:marRight w:val="0"/>
      <w:marTop w:val="0"/>
      <w:marBottom w:val="0"/>
      <w:divBdr>
        <w:top w:val="none" w:sz="0" w:space="0" w:color="auto"/>
        <w:left w:val="none" w:sz="0" w:space="0" w:color="auto"/>
        <w:bottom w:val="none" w:sz="0" w:space="0" w:color="auto"/>
        <w:right w:val="none" w:sz="0" w:space="0" w:color="auto"/>
      </w:divBdr>
    </w:div>
    <w:div w:id="837430203">
      <w:bodyDiv w:val="1"/>
      <w:marLeft w:val="0"/>
      <w:marRight w:val="0"/>
      <w:marTop w:val="0"/>
      <w:marBottom w:val="0"/>
      <w:divBdr>
        <w:top w:val="none" w:sz="0" w:space="0" w:color="auto"/>
        <w:left w:val="none" w:sz="0" w:space="0" w:color="auto"/>
        <w:bottom w:val="none" w:sz="0" w:space="0" w:color="auto"/>
        <w:right w:val="none" w:sz="0" w:space="0" w:color="auto"/>
      </w:divBdr>
    </w:div>
    <w:div w:id="837623072">
      <w:bodyDiv w:val="1"/>
      <w:marLeft w:val="0"/>
      <w:marRight w:val="0"/>
      <w:marTop w:val="0"/>
      <w:marBottom w:val="0"/>
      <w:divBdr>
        <w:top w:val="none" w:sz="0" w:space="0" w:color="auto"/>
        <w:left w:val="none" w:sz="0" w:space="0" w:color="auto"/>
        <w:bottom w:val="none" w:sz="0" w:space="0" w:color="auto"/>
        <w:right w:val="none" w:sz="0" w:space="0" w:color="auto"/>
      </w:divBdr>
    </w:div>
    <w:div w:id="837964005">
      <w:bodyDiv w:val="1"/>
      <w:marLeft w:val="0"/>
      <w:marRight w:val="0"/>
      <w:marTop w:val="0"/>
      <w:marBottom w:val="0"/>
      <w:divBdr>
        <w:top w:val="none" w:sz="0" w:space="0" w:color="auto"/>
        <w:left w:val="none" w:sz="0" w:space="0" w:color="auto"/>
        <w:bottom w:val="none" w:sz="0" w:space="0" w:color="auto"/>
        <w:right w:val="none" w:sz="0" w:space="0" w:color="auto"/>
      </w:divBdr>
    </w:div>
    <w:div w:id="838276890">
      <w:bodyDiv w:val="1"/>
      <w:marLeft w:val="0"/>
      <w:marRight w:val="0"/>
      <w:marTop w:val="0"/>
      <w:marBottom w:val="0"/>
      <w:divBdr>
        <w:top w:val="none" w:sz="0" w:space="0" w:color="auto"/>
        <w:left w:val="none" w:sz="0" w:space="0" w:color="auto"/>
        <w:bottom w:val="none" w:sz="0" w:space="0" w:color="auto"/>
        <w:right w:val="none" w:sz="0" w:space="0" w:color="auto"/>
      </w:divBdr>
    </w:div>
    <w:div w:id="838616152">
      <w:bodyDiv w:val="1"/>
      <w:marLeft w:val="0"/>
      <w:marRight w:val="0"/>
      <w:marTop w:val="0"/>
      <w:marBottom w:val="0"/>
      <w:divBdr>
        <w:top w:val="none" w:sz="0" w:space="0" w:color="auto"/>
        <w:left w:val="none" w:sz="0" w:space="0" w:color="auto"/>
        <w:bottom w:val="none" w:sz="0" w:space="0" w:color="auto"/>
        <w:right w:val="none" w:sz="0" w:space="0" w:color="auto"/>
      </w:divBdr>
    </w:div>
    <w:div w:id="838887417">
      <w:bodyDiv w:val="1"/>
      <w:marLeft w:val="0"/>
      <w:marRight w:val="0"/>
      <w:marTop w:val="0"/>
      <w:marBottom w:val="0"/>
      <w:divBdr>
        <w:top w:val="none" w:sz="0" w:space="0" w:color="auto"/>
        <w:left w:val="none" w:sz="0" w:space="0" w:color="auto"/>
        <w:bottom w:val="none" w:sz="0" w:space="0" w:color="auto"/>
        <w:right w:val="none" w:sz="0" w:space="0" w:color="auto"/>
      </w:divBdr>
    </w:div>
    <w:div w:id="839348754">
      <w:bodyDiv w:val="1"/>
      <w:marLeft w:val="0"/>
      <w:marRight w:val="0"/>
      <w:marTop w:val="0"/>
      <w:marBottom w:val="0"/>
      <w:divBdr>
        <w:top w:val="none" w:sz="0" w:space="0" w:color="auto"/>
        <w:left w:val="none" w:sz="0" w:space="0" w:color="auto"/>
        <w:bottom w:val="none" w:sz="0" w:space="0" w:color="auto"/>
        <w:right w:val="none" w:sz="0" w:space="0" w:color="auto"/>
      </w:divBdr>
    </w:div>
    <w:div w:id="839350296">
      <w:bodyDiv w:val="1"/>
      <w:marLeft w:val="0"/>
      <w:marRight w:val="0"/>
      <w:marTop w:val="0"/>
      <w:marBottom w:val="0"/>
      <w:divBdr>
        <w:top w:val="none" w:sz="0" w:space="0" w:color="auto"/>
        <w:left w:val="none" w:sz="0" w:space="0" w:color="auto"/>
        <w:bottom w:val="none" w:sz="0" w:space="0" w:color="auto"/>
        <w:right w:val="none" w:sz="0" w:space="0" w:color="auto"/>
      </w:divBdr>
    </w:div>
    <w:div w:id="839392471">
      <w:bodyDiv w:val="1"/>
      <w:marLeft w:val="0"/>
      <w:marRight w:val="0"/>
      <w:marTop w:val="0"/>
      <w:marBottom w:val="0"/>
      <w:divBdr>
        <w:top w:val="none" w:sz="0" w:space="0" w:color="auto"/>
        <w:left w:val="none" w:sz="0" w:space="0" w:color="auto"/>
        <w:bottom w:val="none" w:sz="0" w:space="0" w:color="auto"/>
        <w:right w:val="none" w:sz="0" w:space="0" w:color="auto"/>
      </w:divBdr>
    </w:div>
    <w:div w:id="839588367">
      <w:bodyDiv w:val="1"/>
      <w:marLeft w:val="0"/>
      <w:marRight w:val="0"/>
      <w:marTop w:val="0"/>
      <w:marBottom w:val="0"/>
      <w:divBdr>
        <w:top w:val="none" w:sz="0" w:space="0" w:color="auto"/>
        <w:left w:val="none" w:sz="0" w:space="0" w:color="auto"/>
        <w:bottom w:val="none" w:sz="0" w:space="0" w:color="auto"/>
        <w:right w:val="none" w:sz="0" w:space="0" w:color="auto"/>
      </w:divBdr>
    </w:div>
    <w:div w:id="839662815">
      <w:bodyDiv w:val="1"/>
      <w:marLeft w:val="0"/>
      <w:marRight w:val="0"/>
      <w:marTop w:val="0"/>
      <w:marBottom w:val="0"/>
      <w:divBdr>
        <w:top w:val="none" w:sz="0" w:space="0" w:color="auto"/>
        <w:left w:val="none" w:sz="0" w:space="0" w:color="auto"/>
        <w:bottom w:val="none" w:sz="0" w:space="0" w:color="auto"/>
        <w:right w:val="none" w:sz="0" w:space="0" w:color="auto"/>
      </w:divBdr>
    </w:div>
    <w:div w:id="839737463">
      <w:bodyDiv w:val="1"/>
      <w:marLeft w:val="0"/>
      <w:marRight w:val="0"/>
      <w:marTop w:val="0"/>
      <w:marBottom w:val="0"/>
      <w:divBdr>
        <w:top w:val="none" w:sz="0" w:space="0" w:color="auto"/>
        <w:left w:val="none" w:sz="0" w:space="0" w:color="auto"/>
        <w:bottom w:val="none" w:sz="0" w:space="0" w:color="auto"/>
        <w:right w:val="none" w:sz="0" w:space="0" w:color="auto"/>
      </w:divBdr>
    </w:div>
    <w:div w:id="839931252">
      <w:bodyDiv w:val="1"/>
      <w:marLeft w:val="0"/>
      <w:marRight w:val="0"/>
      <w:marTop w:val="0"/>
      <w:marBottom w:val="0"/>
      <w:divBdr>
        <w:top w:val="none" w:sz="0" w:space="0" w:color="auto"/>
        <w:left w:val="none" w:sz="0" w:space="0" w:color="auto"/>
        <w:bottom w:val="none" w:sz="0" w:space="0" w:color="auto"/>
        <w:right w:val="none" w:sz="0" w:space="0" w:color="auto"/>
      </w:divBdr>
    </w:div>
    <w:div w:id="840703675">
      <w:bodyDiv w:val="1"/>
      <w:marLeft w:val="0"/>
      <w:marRight w:val="0"/>
      <w:marTop w:val="0"/>
      <w:marBottom w:val="0"/>
      <w:divBdr>
        <w:top w:val="none" w:sz="0" w:space="0" w:color="auto"/>
        <w:left w:val="none" w:sz="0" w:space="0" w:color="auto"/>
        <w:bottom w:val="none" w:sz="0" w:space="0" w:color="auto"/>
        <w:right w:val="none" w:sz="0" w:space="0" w:color="auto"/>
      </w:divBdr>
    </w:div>
    <w:div w:id="840780781">
      <w:bodyDiv w:val="1"/>
      <w:marLeft w:val="0"/>
      <w:marRight w:val="0"/>
      <w:marTop w:val="0"/>
      <w:marBottom w:val="0"/>
      <w:divBdr>
        <w:top w:val="none" w:sz="0" w:space="0" w:color="auto"/>
        <w:left w:val="none" w:sz="0" w:space="0" w:color="auto"/>
        <w:bottom w:val="none" w:sz="0" w:space="0" w:color="auto"/>
        <w:right w:val="none" w:sz="0" w:space="0" w:color="auto"/>
      </w:divBdr>
    </w:div>
    <w:div w:id="841244518">
      <w:bodyDiv w:val="1"/>
      <w:marLeft w:val="0"/>
      <w:marRight w:val="0"/>
      <w:marTop w:val="0"/>
      <w:marBottom w:val="0"/>
      <w:divBdr>
        <w:top w:val="none" w:sz="0" w:space="0" w:color="auto"/>
        <w:left w:val="none" w:sz="0" w:space="0" w:color="auto"/>
        <w:bottom w:val="none" w:sz="0" w:space="0" w:color="auto"/>
        <w:right w:val="none" w:sz="0" w:space="0" w:color="auto"/>
      </w:divBdr>
    </w:div>
    <w:div w:id="841555323">
      <w:bodyDiv w:val="1"/>
      <w:marLeft w:val="0"/>
      <w:marRight w:val="0"/>
      <w:marTop w:val="0"/>
      <w:marBottom w:val="0"/>
      <w:divBdr>
        <w:top w:val="none" w:sz="0" w:space="0" w:color="auto"/>
        <w:left w:val="none" w:sz="0" w:space="0" w:color="auto"/>
        <w:bottom w:val="none" w:sz="0" w:space="0" w:color="auto"/>
        <w:right w:val="none" w:sz="0" w:space="0" w:color="auto"/>
      </w:divBdr>
    </w:div>
    <w:div w:id="841623031">
      <w:bodyDiv w:val="1"/>
      <w:marLeft w:val="0"/>
      <w:marRight w:val="0"/>
      <w:marTop w:val="0"/>
      <w:marBottom w:val="0"/>
      <w:divBdr>
        <w:top w:val="none" w:sz="0" w:space="0" w:color="auto"/>
        <w:left w:val="none" w:sz="0" w:space="0" w:color="auto"/>
        <w:bottom w:val="none" w:sz="0" w:space="0" w:color="auto"/>
        <w:right w:val="none" w:sz="0" w:space="0" w:color="auto"/>
      </w:divBdr>
    </w:div>
    <w:div w:id="841747664">
      <w:bodyDiv w:val="1"/>
      <w:marLeft w:val="0"/>
      <w:marRight w:val="0"/>
      <w:marTop w:val="0"/>
      <w:marBottom w:val="0"/>
      <w:divBdr>
        <w:top w:val="none" w:sz="0" w:space="0" w:color="auto"/>
        <w:left w:val="none" w:sz="0" w:space="0" w:color="auto"/>
        <w:bottom w:val="none" w:sz="0" w:space="0" w:color="auto"/>
        <w:right w:val="none" w:sz="0" w:space="0" w:color="auto"/>
      </w:divBdr>
    </w:div>
    <w:div w:id="842164669">
      <w:bodyDiv w:val="1"/>
      <w:marLeft w:val="0"/>
      <w:marRight w:val="0"/>
      <w:marTop w:val="0"/>
      <w:marBottom w:val="0"/>
      <w:divBdr>
        <w:top w:val="none" w:sz="0" w:space="0" w:color="auto"/>
        <w:left w:val="none" w:sz="0" w:space="0" w:color="auto"/>
        <w:bottom w:val="none" w:sz="0" w:space="0" w:color="auto"/>
        <w:right w:val="none" w:sz="0" w:space="0" w:color="auto"/>
      </w:divBdr>
    </w:div>
    <w:div w:id="842283998">
      <w:bodyDiv w:val="1"/>
      <w:marLeft w:val="0"/>
      <w:marRight w:val="0"/>
      <w:marTop w:val="0"/>
      <w:marBottom w:val="0"/>
      <w:divBdr>
        <w:top w:val="none" w:sz="0" w:space="0" w:color="auto"/>
        <w:left w:val="none" w:sz="0" w:space="0" w:color="auto"/>
        <w:bottom w:val="none" w:sz="0" w:space="0" w:color="auto"/>
        <w:right w:val="none" w:sz="0" w:space="0" w:color="auto"/>
      </w:divBdr>
    </w:div>
    <w:div w:id="842746697">
      <w:bodyDiv w:val="1"/>
      <w:marLeft w:val="0"/>
      <w:marRight w:val="0"/>
      <w:marTop w:val="0"/>
      <w:marBottom w:val="0"/>
      <w:divBdr>
        <w:top w:val="none" w:sz="0" w:space="0" w:color="auto"/>
        <w:left w:val="none" w:sz="0" w:space="0" w:color="auto"/>
        <w:bottom w:val="none" w:sz="0" w:space="0" w:color="auto"/>
        <w:right w:val="none" w:sz="0" w:space="0" w:color="auto"/>
      </w:divBdr>
    </w:div>
    <w:div w:id="842815919">
      <w:bodyDiv w:val="1"/>
      <w:marLeft w:val="0"/>
      <w:marRight w:val="0"/>
      <w:marTop w:val="0"/>
      <w:marBottom w:val="0"/>
      <w:divBdr>
        <w:top w:val="none" w:sz="0" w:space="0" w:color="auto"/>
        <w:left w:val="none" w:sz="0" w:space="0" w:color="auto"/>
        <w:bottom w:val="none" w:sz="0" w:space="0" w:color="auto"/>
        <w:right w:val="none" w:sz="0" w:space="0" w:color="auto"/>
      </w:divBdr>
    </w:div>
    <w:div w:id="843058356">
      <w:bodyDiv w:val="1"/>
      <w:marLeft w:val="0"/>
      <w:marRight w:val="0"/>
      <w:marTop w:val="0"/>
      <w:marBottom w:val="0"/>
      <w:divBdr>
        <w:top w:val="none" w:sz="0" w:space="0" w:color="auto"/>
        <w:left w:val="none" w:sz="0" w:space="0" w:color="auto"/>
        <w:bottom w:val="none" w:sz="0" w:space="0" w:color="auto"/>
        <w:right w:val="none" w:sz="0" w:space="0" w:color="auto"/>
      </w:divBdr>
    </w:div>
    <w:div w:id="843134954">
      <w:bodyDiv w:val="1"/>
      <w:marLeft w:val="0"/>
      <w:marRight w:val="0"/>
      <w:marTop w:val="0"/>
      <w:marBottom w:val="0"/>
      <w:divBdr>
        <w:top w:val="none" w:sz="0" w:space="0" w:color="auto"/>
        <w:left w:val="none" w:sz="0" w:space="0" w:color="auto"/>
        <w:bottom w:val="none" w:sz="0" w:space="0" w:color="auto"/>
        <w:right w:val="none" w:sz="0" w:space="0" w:color="auto"/>
      </w:divBdr>
    </w:div>
    <w:div w:id="843789096">
      <w:bodyDiv w:val="1"/>
      <w:marLeft w:val="0"/>
      <w:marRight w:val="0"/>
      <w:marTop w:val="0"/>
      <w:marBottom w:val="0"/>
      <w:divBdr>
        <w:top w:val="none" w:sz="0" w:space="0" w:color="auto"/>
        <w:left w:val="none" w:sz="0" w:space="0" w:color="auto"/>
        <w:bottom w:val="none" w:sz="0" w:space="0" w:color="auto"/>
        <w:right w:val="none" w:sz="0" w:space="0" w:color="auto"/>
      </w:divBdr>
    </w:div>
    <w:div w:id="843864484">
      <w:bodyDiv w:val="1"/>
      <w:marLeft w:val="0"/>
      <w:marRight w:val="0"/>
      <w:marTop w:val="0"/>
      <w:marBottom w:val="0"/>
      <w:divBdr>
        <w:top w:val="none" w:sz="0" w:space="0" w:color="auto"/>
        <w:left w:val="none" w:sz="0" w:space="0" w:color="auto"/>
        <w:bottom w:val="none" w:sz="0" w:space="0" w:color="auto"/>
        <w:right w:val="none" w:sz="0" w:space="0" w:color="auto"/>
      </w:divBdr>
    </w:div>
    <w:div w:id="843907166">
      <w:bodyDiv w:val="1"/>
      <w:marLeft w:val="0"/>
      <w:marRight w:val="0"/>
      <w:marTop w:val="0"/>
      <w:marBottom w:val="0"/>
      <w:divBdr>
        <w:top w:val="none" w:sz="0" w:space="0" w:color="auto"/>
        <w:left w:val="none" w:sz="0" w:space="0" w:color="auto"/>
        <w:bottom w:val="none" w:sz="0" w:space="0" w:color="auto"/>
        <w:right w:val="none" w:sz="0" w:space="0" w:color="auto"/>
      </w:divBdr>
    </w:div>
    <w:div w:id="844396101">
      <w:bodyDiv w:val="1"/>
      <w:marLeft w:val="0"/>
      <w:marRight w:val="0"/>
      <w:marTop w:val="0"/>
      <w:marBottom w:val="0"/>
      <w:divBdr>
        <w:top w:val="none" w:sz="0" w:space="0" w:color="auto"/>
        <w:left w:val="none" w:sz="0" w:space="0" w:color="auto"/>
        <w:bottom w:val="none" w:sz="0" w:space="0" w:color="auto"/>
        <w:right w:val="none" w:sz="0" w:space="0" w:color="auto"/>
      </w:divBdr>
    </w:div>
    <w:div w:id="844979019">
      <w:bodyDiv w:val="1"/>
      <w:marLeft w:val="0"/>
      <w:marRight w:val="0"/>
      <w:marTop w:val="0"/>
      <w:marBottom w:val="0"/>
      <w:divBdr>
        <w:top w:val="none" w:sz="0" w:space="0" w:color="auto"/>
        <w:left w:val="none" w:sz="0" w:space="0" w:color="auto"/>
        <w:bottom w:val="none" w:sz="0" w:space="0" w:color="auto"/>
        <w:right w:val="none" w:sz="0" w:space="0" w:color="auto"/>
      </w:divBdr>
    </w:div>
    <w:div w:id="844982189">
      <w:bodyDiv w:val="1"/>
      <w:marLeft w:val="0"/>
      <w:marRight w:val="0"/>
      <w:marTop w:val="0"/>
      <w:marBottom w:val="0"/>
      <w:divBdr>
        <w:top w:val="none" w:sz="0" w:space="0" w:color="auto"/>
        <w:left w:val="none" w:sz="0" w:space="0" w:color="auto"/>
        <w:bottom w:val="none" w:sz="0" w:space="0" w:color="auto"/>
        <w:right w:val="none" w:sz="0" w:space="0" w:color="auto"/>
      </w:divBdr>
    </w:div>
    <w:div w:id="846290069">
      <w:bodyDiv w:val="1"/>
      <w:marLeft w:val="0"/>
      <w:marRight w:val="0"/>
      <w:marTop w:val="0"/>
      <w:marBottom w:val="0"/>
      <w:divBdr>
        <w:top w:val="none" w:sz="0" w:space="0" w:color="auto"/>
        <w:left w:val="none" w:sz="0" w:space="0" w:color="auto"/>
        <w:bottom w:val="none" w:sz="0" w:space="0" w:color="auto"/>
        <w:right w:val="none" w:sz="0" w:space="0" w:color="auto"/>
      </w:divBdr>
    </w:div>
    <w:div w:id="846486585">
      <w:bodyDiv w:val="1"/>
      <w:marLeft w:val="0"/>
      <w:marRight w:val="0"/>
      <w:marTop w:val="0"/>
      <w:marBottom w:val="0"/>
      <w:divBdr>
        <w:top w:val="none" w:sz="0" w:space="0" w:color="auto"/>
        <w:left w:val="none" w:sz="0" w:space="0" w:color="auto"/>
        <w:bottom w:val="none" w:sz="0" w:space="0" w:color="auto"/>
        <w:right w:val="none" w:sz="0" w:space="0" w:color="auto"/>
      </w:divBdr>
    </w:div>
    <w:div w:id="847019461">
      <w:bodyDiv w:val="1"/>
      <w:marLeft w:val="0"/>
      <w:marRight w:val="0"/>
      <w:marTop w:val="0"/>
      <w:marBottom w:val="0"/>
      <w:divBdr>
        <w:top w:val="none" w:sz="0" w:space="0" w:color="auto"/>
        <w:left w:val="none" w:sz="0" w:space="0" w:color="auto"/>
        <w:bottom w:val="none" w:sz="0" w:space="0" w:color="auto"/>
        <w:right w:val="none" w:sz="0" w:space="0" w:color="auto"/>
      </w:divBdr>
    </w:div>
    <w:div w:id="847645208">
      <w:bodyDiv w:val="1"/>
      <w:marLeft w:val="0"/>
      <w:marRight w:val="0"/>
      <w:marTop w:val="0"/>
      <w:marBottom w:val="0"/>
      <w:divBdr>
        <w:top w:val="none" w:sz="0" w:space="0" w:color="auto"/>
        <w:left w:val="none" w:sz="0" w:space="0" w:color="auto"/>
        <w:bottom w:val="none" w:sz="0" w:space="0" w:color="auto"/>
        <w:right w:val="none" w:sz="0" w:space="0" w:color="auto"/>
      </w:divBdr>
    </w:div>
    <w:div w:id="847911839">
      <w:bodyDiv w:val="1"/>
      <w:marLeft w:val="0"/>
      <w:marRight w:val="0"/>
      <w:marTop w:val="0"/>
      <w:marBottom w:val="0"/>
      <w:divBdr>
        <w:top w:val="none" w:sz="0" w:space="0" w:color="auto"/>
        <w:left w:val="none" w:sz="0" w:space="0" w:color="auto"/>
        <w:bottom w:val="none" w:sz="0" w:space="0" w:color="auto"/>
        <w:right w:val="none" w:sz="0" w:space="0" w:color="auto"/>
      </w:divBdr>
    </w:div>
    <w:div w:id="848058504">
      <w:bodyDiv w:val="1"/>
      <w:marLeft w:val="0"/>
      <w:marRight w:val="0"/>
      <w:marTop w:val="0"/>
      <w:marBottom w:val="0"/>
      <w:divBdr>
        <w:top w:val="none" w:sz="0" w:space="0" w:color="auto"/>
        <w:left w:val="none" w:sz="0" w:space="0" w:color="auto"/>
        <w:bottom w:val="none" w:sz="0" w:space="0" w:color="auto"/>
        <w:right w:val="none" w:sz="0" w:space="0" w:color="auto"/>
      </w:divBdr>
    </w:div>
    <w:div w:id="848060889">
      <w:bodyDiv w:val="1"/>
      <w:marLeft w:val="0"/>
      <w:marRight w:val="0"/>
      <w:marTop w:val="0"/>
      <w:marBottom w:val="0"/>
      <w:divBdr>
        <w:top w:val="none" w:sz="0" w:space="0" w:color="auto"/>
        <w:left w:val="none" w:sz="0" w:space="0" w:color="auto"/>
        <w:bottom w:val="none" w:sz="0" w:space="0" w:color="auto"/>
        <w:right w:val="none" w:sz="0" w:space="0" w:color="auto"/>
      </w:divBdr>
    </w:div>
    <w:div w:id="849367803">
      <w:bodyDiv w:val="1"/>
      <w:marLeft w:val="0"/>
      <w:marRight w:val="0"/>
      <w:marTop w:val="0"/>
      <w:marBottom w:val="0"/>
      <w:divBdr>
        <w:top w:val="none" w:sz="0" w:space="0" w:color="auto"/>
        <w:left w:val="none" w:sz="0" w:space="0" w:color="auto"/>
        <w:bottom w:val="none" w:sz="0" w:space="0" w:color="auto"/>
        <w:right w:val="none" w:sz="0" w:space="0" w:color="auto"/>
      </w:divBdr>
    </w:div>
    <w:div w:id="849368051">
      <w:bodyDiv w:val="1"/>
      <w:marLeft w:val="0"/>
      <w:marRight w:val="0"/>
      <w:marTop w:val="0"/>
      <w:marBottom w:val="0"/>
      <w:divBdr>
        <w:top w:val="none" w:sz="0" w:space="0" w:color="auto"/>
        <w:left w:val="none" w:sz="0" w:space="0" w:color="auto"/>
        <w:bottom w:val="none" w:sz="0" w:space="0" w:color="auto"/>
        <w:right w:val="none" w:sz="0" w:space="0" w:color="auto"/>
      </w:divBdr>
    </w:div>
    <w:div w:id="849680772">
      <w:bodyDiv w:val="1"/>
      <w:marLeft w:val="0"/>
      <w:marRight w:val="0"/>
      <w:marTop w:val="0"/>
      <w:marBottom w:val="0"/>
      <w:divBdr>
        <w:top w:val="none" w:sz="0" w:space="0" w:color="auto"/>
        <w:left w:val="none" w:sz="0" w:space="0" w:color="auto"/>
        <w:bottom w:val="none" w:sz="0" w:space="0" w:color="auto"/>
        <w:right w:val="none" w:sz="0" w:space="0" w:color="auto"/>
      </w:divBdr>
    </w:div>
    <w:div w:id="850023216">
      <w:bodyDiv w:val="1"/>
      <w:marLeft w:val="0"/>
      <w:marRight w:val="0"/>
      <w:marTop w:val="0"/>
      <w:marBottom w:val="0"/>
      <w:divBdr>
        <w:top w:val="none" w:sz="0" w:space="0" w:color="auto"/>
        <w:left w:val="none" w:sz="0" w:space="0" w:color="auto"/>
        <w:bottom w:val="none" w:sz="0" w:space="0" w:color="auto"/>
        <w:right w:val="none" w:sz="0" w:space="0" w:color="auto"/>
      </w:divBdr>
    </w:div>
    <w:div w:id="850218941">
      <w:bodyDiv w:val="1"/>
      <w:marLeft w:val="0"/>
      <w:marRight w:val="0"/>
      <w:marTop w:val="0"/>
      <w:marBottom w:val="0"/>
      <w:divBdr>
        <w:top w:val="none" w:sz="0" w:space="0" w:color="auto"/>
        <w:left w:val="none" w:sz="0" w:space="0" w:color="auto"/>
        <w:bottom w:val="none" w:sz="0" w:space="0" w:color="auto"/>
        <w:right w:val="none" w:sz="0" w:space="0" w:color="auto"/>
      </w:divBdr>
    </w:div>
    <w:div w:id="851188965">
      <w:bodyDiv w:val="1"/>
      <w:marLeft w:val="0"/>
      <w:marRight w:val="0"/>
      <w:marTop w:val="0"/>
      <w:marBottom w:val="0"/>
      <w:divBdr>
        <w:top w:val="none" w:sz="0" w:space="0" w:color="auto"/>
        <w:left w:val="none" w:sz="0" w:space="0" w:color="auto"/>
        <w:bottom w:val="none" w:sz="0" w:space="0" w:color="auto"/>
        <w:right w:val="none" w:sz="0" w:space="0" w:color="auto"/>
      </w:divBdr>
    </w:div>
    <w:div w:id="852721043">
      <w:bodyDiv w:val="1"/>
      <w:marLeft w:val="0"/>
      <w:marRight w:val="0"/>
      <w:marTop w:val="0"/>
      <w:marBottom w:val="0"/>
      <w:divBdr>
        <w:top w:val="none" w:sz="0" w:space="0" w:color="auto"/>
        <w:left w:val="none" w:sz="0" w:space="0" w:color="auto"/>
        <w:bottom w:val="none" w:sz="0" w:space="0" w:color="auto"/>
        <w:right w:val="none" w:sz="0" w:space="0" w:color="auto"/>
      </w:divBdr>
    </w:div>
    <w:div w:id="852886572">
      <w:bodyDiv w:val="1"/>
      <w:marLeft w:val="0"/>
      <w:marRight w:val="0"/>
      <w:marTop w:val="0"/>
      <w:marBottom w:val="0"/>
      <w:divBdr>
        <w:top w:val="none" w:sz="0" w:space="0" w:color="auto"/>
        <w:left w:val="none" w:sz="0" w:space="0" w:color="auto"/>
        <w:bottom w:val="none" w:sz="0" w:space="0" w:color="auto"/>
        <w:right w:val="none" w:sz="0" w:space="0" w:color="auto"/>
      </w:divBdr>
    </w:div>
    <w:div w:id="852959554">
      <w:bodyDiv w:val="1"/>
      <w:marLeft w:val="0"/>
      <w:marRight w:val="0"/>
      <w:marTop w:val="0"/>
      <w:marBottom w:val="0"/>
      <w:divBdr>
        <w:top w:val="none" w:sz="0" w:space="0" w:color="auto"/>
        <w:left w:val="none" w:sz="0" w:space="0" w:color="auto"/>
        <w:bottom w:val="none" w:sz="0" w:space="0" w:color="auto"/>
        <w:right w:val="none" w:sz="0" w:space="0" w:color="auto"/>
      </w:divBdr>
    </w:div>
    <w:div w:id="853037617">
      <w:bodyDiv w:val="1"/>
      <w:marLeft w:val="0"/>
      <w:marRight w:val="0"/>
      <w:marTop w:val="0"/>
      <w:marBottom w:val="0"/>
      <w:divBdr>
        <w:top w:val="none" w:sz="0" w:space="0" w:color="auto"/>
        <w:left w:val="none" w:sz="0" w:space="0" w:color="auto"/>
        <w:bottom w:val="none" w:sz="0" w:space="0" w:color="auto"/>
        <w:right w:val="none" w:sz="0" w:space="0" w:color="auto"/>
      </w:divBdr>
    </w:div>
    <w:div w:id="853573062">
      <w:bodyDiv w:val="1"/>
      <w:marLeft w:val="0"/>
      <w:marRight w:val="0"/>
      <w:marTop w:val="0"/>
      <w:marBottom w:val="0"/>
      <w:divBdr>
        <w:top w:val="none" w:sz="0" w:space="0" w:color="auto"/>
        <w:left w:val="none" w:sz="0" w:space="0" w:color="auto"/>
        <w:bottom w:val="none" w:sz="0" w:space="0" w:color="auto"/>
        <w:right w:val="none" w:sz="0" w:space="0" w:color="auto"/>
      </w:divBdr>
    </w:div>
    <w:div w:id="853692802">
      <w:bodyDiv w:val="1"/>
      <w:marLeft w:val="0"/>
      <w:marRight w:val="0"/>
      <w:marTop w:val="0"/>
      <w:marBottom w:val="0"/>
      <w:divBdr>
        <w:top w:val="none" w:sz="0" w:space="0" w:color="auto"/>
        <w:left w:val="none" w:sz="0" w:space="0" w:color="auto"/>
        <w:bottom w:val="none" w:sz="0" w:space="0" w:color="auto"/>
        <w:right w:val="none" w:sz="0" w:space="0" w:color="auto"/>
      </w:divBdr>
    </w:div>
    <w:div w:id="854273989">
      <w:bodyDiv w:val="1"/>
      <w:marLeft w:val="0"/>
      <w:marRight w:val="0"/>
      <w:marTop w:val="0"/>
      <w:marBottom w:val="0"/>
      <w:divBdr>
        <w:top w:val="none" w:sz="0" w:space="0" w:color="auto"/>
        <w:left w:val="none" w:sz="0" w:space="0" w:color="auto"/>
        <w:bottom w:val="none" w:sz="0" w:space="0" w:color="auto"/>
        <w:right w:val="none" w:sz="0" w:space="0" w:color="auto"/>
      </w:divBdr>
    </w:div>
    <w:div w:id="854657031">
      <w:bodyDiv w:val="1"/>
      <w:marLeft w:val="0"/>
      <w:marRight w:val="0"/>
      <w:marTop w:val="0"/>
      <w:marBottom w:val="0"/>
      <w:divBdr>
        <w:top w:val="none" w:sz="0" w:space="0" w:color="auto"/>
        <w:left w:val="none" w:sz="0" w:space="0" w:color="auto"/>
        <w:bottom w:val="none" w:sz="0" w:space="0" w:color="auto"/>
        <w:right w:val="none" w:sz="0" w:space="0" w:color="auto"/>
      </w:divBdr>
    </w:div>
    <w:div w:id="854660004">
      <w:bodyDiv w:val="1"/>
      <w:marLeft w:val="0"/>
      <w:marRight w:val="0"/>
      <w:marTop w:val="0"/>
      <w:marBottom w:val="0"/>
      <w:divBdr>
        <w:top w:val="none" w:sz="0" w:space="0" w:color="auto"/>
        <w:left w:val="none" w:sz="0" w:space="0" w:color="auto"/>
        <w:bottom w:val="none" w:sz="0" w:space="0" w:color="auto"/>
        <w:right w:val="none" w:sz="0" w:space="0" w:color="auto"/>
      </w:divBdr>
    </w:div>
    <w:div w:id="854929759">
      <w:bodyDiv w:val="1"/>
      <w:marLeft w:val="0"/>
      <w:marRight w:val="0"/>
      <w:marTop w:val="0"/>
      <w:marBottom w:val="0"/>
      <w:divBdr>
        <w:top w:val="none" w:sz="0" w:space="0" w:color="auto"/>
        <w:left w:val="none" w:sz="0" w:space="0" w:color="auto"/>
        <w:bottom w:val="none" w:sz="0" w:space="0" w:color="auto"/>
        <w:right w:val="none" w:sz="0" w:space="0" w:color="auto"/>
      </w:divBdr>
    </w:div>
    <w:div w:id="855774622">
      <w:bodyDiv w:val="1"/>
      <w:marLeft w:val="0"/>
      <w:marRight w:val="0"/>
      <w:marTop w:val="0"/>
      <w:marBottom w:val="0"/>
      <w:divBdr>
        <w:top w:val="none" w:sz="0" w:space="0" w:color="auto"/>
        <w:left w:val="none" w:sz="0" w:space="0" w:color="auto"/>
        <w:bottom w:val="none" w:sz="0" w:space="0" w:color="auto"/>
        <w:right w:val="none" w:sz="0" w:space="0" w:color="auto"/>
      </w:divBdr>
    </w:div>
    <w:div w:id="856046132">
      <w:bodyDiv w:val="1"/>
      <w:marLeft w:val="0"/>
      <w:marRight w:val="0"/>
      <w:marTop w:val="0"/>
      <w:marBottom w:val="0"/>
      <w:divBdr>
        <w:top w:val="none" w:sz="0" w:space="0" w:color="auto"/>
        <w:left w:val="none" w:sz="0" w:space="0" w:color="auto"/>
        <w:bottom w:val="none" w:sz="0" w:space="0" w:color="auto"/>
        <w:right w:val="none" w:sz="0" w:space="0" w:color="auto"/>
      </w:divBdr>
    </w:div>
    <w:div w:id="856425757">
      <w:bodyDiv w:val="1"/>
      <w:marLeft w:val="0"/>
      <w:marRight w:val="0"/>
      <w:marTop w:val="0"/>
      <w:marBottom w:val="0"/>
      <w:divBdr>
        <w:top w:val="none" w:sz="0" w:space="0" w:color="auto"/>
        <w:left w:val="none" w:sz="0" w:space="0" w:color="auto"/>
        <w:bottom w:val="none" w:sz="0" w:space="0" w:color="auto"/>
        <w:right w:val="none" w:sz="0" w:space="0" w:color="auto"/>
      </w:divBdr>
    </w:div>
    <w:div w:id="856768909">
      <w:bodyDiv w:val="1"/>
      <w:marLeft w:val="0"/>
      <w:marRight w:val="0"/>
      <w:marTop w:val="0"/>
      <w:marBottom w:val="0"/>
      <w:divBdr>
        <w:top w:val="none" w:sz="0" w:space="0" w:color="auto"/>
        <w:left w:val="none" w:sz="0" w:space="0" w:color="auto"/>
        <w:bottom w:val="none" w:sz="0" w:space="0" w:color="auto"/>
        <w:right w:val="none" w:sz="0" w:space="0" w:color="auto"/>
      </w:divBdr>
    </w:div>
    <w:div w:id="857112483">
      <w:bodyDiv w:val="1"/>
      <w:marLeft w:val="0"/>
      <w:marRight w:val="0"/>
      <w:marTop w:val="0"/>
      <w:marBottom w:val="0"/>
      <w:divBdr>
        <w:top w:val="none" w:sz="0" w:space="0" w:color="auto"/>
        <w:left w:val="none" w:sz="0" w:space="0" w:color="auto"/>
        <w:bottom w:val="none" w:sz="0" w:space="0" w:color="auto"/>
        <w:right w:val="none" w:sz="0" w:space="0" w:color="auto"/>
      </w:divBdr>
    </w:div>
    <w:div w:id="857351511">
      <w:bodyDiv w:val="1"/>
      <w:marLeft w:val="0"/>
      <w:marRight w:val="0"/>
      <w:marTop w:val="0"/>
      <w:marBottom w:val="0"/>
      <w:divBdr>
        <w:top w:val="none" w:sz="0" w:space="0" w:color="auto"/>
        <w:left w:val="none" w:sz="0" w:space="0" w:color="auto"/>
        <w:bottom w:val="none" w:sz="0" w:space="0" w:color="auto"/>
        <w:right w:val="none" w:sz="0" w:space="0" w:color="auto"/>
      </w:divBdr>
    </w:div>
    <w:div w:id="858278305">
      <w:bodyDiv w:val="1"/>
      <w:marLeft w:val="0"/>
      <w:marRight w:val="0"/>
      <w:marTop w:val="0"/>
      <w:marBottom w:val="0"/>
      <w:divBdr>
        <w:top w:val="none" w:sz="0" w:space="0" w:color="auto"/>
        <w:left w:val="none" w:sz="0" w:space="0" w:color="auto"/>
        <w:bottom w:val="none" w:sz="0" w:space="0" w:color="auto"/>
        <w:right w:val="none" w:sz="0" w:space="0" w:color="auto"/>
      </w:divBdr>
    </w:div>
    <w:div w:id="858588911">
      <w:bodyDiv w:val="1"/>
      <w:marLeft w:val="0"/>
      <w:marRight w:val="0"/>
      <w:marTop w:val="0"/>
      <w:marBottom w:val="0"/>
      <w:divBdr>
        <w:top w:val="none" w:sz="0" w:space="0" w:color="auto"/>
        <w:left w:val="none" w:sz="0" w:space="0" w:color="auto"/>
        <w:bottom w:val="none" w:sz="0" w:space="0" w:color="auto"/>
        <w:right w:val="none" w:sz="0" w:space="0" w:color="auto"/>
      </w:divBdr>
    </w:div>
    <w:div w:id="858662133">
      <w:bodyDiv w:val="1"/>
      <w:marLeft w:val="0"/>
      <w:marRight w:val="0"/>
      <w:marTop w:val="0"/>
      <w:marBottom w:val="0"/>
      <w:divBdr>
        <w:top w:val="none" w:sz="0" w:space="0" w:color="auto"/>
        <w:left w:val="none" w:sz="0" w:space="0" w:color="auto"/>
        <w:bottom w:val="none" w:sz="0" w:space="0" w:color="auto"/>
        <w:right w:val="none" w:sz="0" w:space="0" w:color="auto"/>
      </w:divBdr>
    </w:div>
    <w:div w:id="858813536">
      <w:bodyDiv w:val="1"/>
      <w:marLeft w:val="0"/>
      <w:marRight w:val="0"/>
      <w:marTop w:val="0"/>
      <w:marBottom w:val="0"/>
      <w:divBdr>
        <w:top w:val="none" w:sz="0" w:space="0" w:color="auto"/>
        <w:left w:val="none" w:sz="0" w:space="0" w:color="auto"/>
        <w:bottom w:val="none" w:sz="0" w:space="0" w:color="auto"/>
        <w:right w:val="none" w:sz="0" w:space="0" w:color="auto"/>
      </w:divBdr>
    </w:div>
    <w:div w:id="859514527">
      <w:bodyDiv w:val="1"/>
      <w:marLeft w:val="0"/>
      <w:marRight w:val="0"/>
      <w:marTop w:val="0"/>
      <w:marBottom w:val="0"/>
      <w:divBdr>
        <w:top w:val="none" w:sz="0" w:space="0" w:color="auto"/>
        <w:left w:val="none" w:sz="0" w:space="0" w:color="auto"/>
        <w:bottom w:val="none" w:sz="0" w:space="0" w:color="auto"/>
        <w:right w:val="none" w:sz="0" w:space="0" w:color="auto"/>
      </w:divBdr>
    </w:div>
    <w:div w:id="859662168">
      <w:bodyDiv w:val="1"/>
      <w:marLeft w:val="0"/>
      <w:marRight w:val="0"/>
      <w:marTop w:val="0"/>
      <w:marBottom w:val="0"/>
      <w:divBdr>
        <w:top w:val="none" w:sz="0" w:space="0" w:color="auto"/>
        <w:left w:val="none" w:sz="0" w:space="0" w:color="auto"/>
        <w:bottom w:val="none" w:sz="0" w:space="0" w:color="auto"/>
        <w:right w:val="none" w:sz="0" w:space="0" w:color="auto"/>
      </w:divBdr>
    </w:div>
    <w:div w:id="859662468">
      <w:bodyDiv w:val="1"/>
      <w:marLeft w:val="0"/>
      <w:marRight w:val="0"/>
      <w:marTop w:val="0"/>
      <w:marBottom w:val="0"/>
      <w:divBdr>
        <w:top w:val="none" w:sz="0" w:space="0" w:color="auto"/>
        <w:left w:val="none" w:sz="0" w:space="0" w:color="auto"/>
        <w:bottom w:val="none" w:sz="0" w:space="0" w:color="auto"/>
        <w:right w:val="none" w:sz="0" w:space="0" w:color="auto"/>
      </w:divBdr>
    </w:div>
    <w:div w:id="861166838">
      <w:bodyDiv w:val="1"/>
      <w:marLeft w:val="0"/>
      <w:marRight w:val="0"/>
      <w:marTop w:val="0"/>
      <w:marBottom w:val="0"/>
      <w:divBdr>
        <w:top w:val="none" w:sz="0" w:space="0" w:color="auto"/>
        <w:left w:val="none" w:sz="0" w:space="0" w:color="auto"/>
        <w:bottom w:val="none" w:sz="0" w:space="0" w:color="auto"/>
        <w:right w:val="none" w:sz="0" w:space="0" w:color="auto"/>
      </w:divBdr>
    </w:div>
    <w:div w:id="861699849">
      <w:bodyDiv w:val="1"/>
      <w:marLeft w:val="0"/>
      <w:marRight w:val="0"/>
      <w:marTop w:val="0"/>
      <w:marBottom w:val="0"/>
      <w:divBdr>
        <w:top w:val="none" w:sz="0" w:space="0" w:color="auto"/>
        <w:left w:val="none" w:sz="0" w:space="0" w:color="auto"/>
        <w:bottom w:val="none" w:sz="0" w:space="0" w:color="auto"/>
        <w:right w:val="none" w:sz="0" w:space="0" w:color="auto"/>
      </w:divBdr>
    </w:div>
    <w:div w:id="861743525">
      <w:bodyDiv w:val="1"/>
      <w:marLeft w:val="0"/>
      <w:marRight w:val="0"/>
      <w:marTop w:val="0"/>
      <w:marBottom w:val="0"/>
      <w:divBdr>
        <w:top w:val="none" w:sz="0" w:space="0" w:color="auto"/>
        <w:left w:val="none" w:sz="0" w:space="0" w:color="auto"/>
        <w:bottom w:val="none" w:sz="0" w:space="0" w:color="auto"/>
        <w:right w:val="none" w:sz="0" w:space="0" w:color="auto"/>
      </w:divBdr>
    </w:div>
    <w:div w:id="862473016">
      <w:bodyDiv w:val="1"/>
      <w:marLeft w:val="0"/>
      <w:marRight w:val="0"/>
      <w:marTop w:val="0"/>
      <w:marBottom w:val="0"/>
      <w:divBdr>
        <w:top w:val="none" w:sz="0" w:space="0" w:color="auto"/>
        <w:left w:val="none" w:sz="0" w:space="0" w:color="auto"/>
        <w:bottom w:val="none" w:sz="0" w:space="0" w:color="auto"/>
        <w:right w:val="none" w:sz="0" w:space="0" w:color="auto"/>
      </w:divBdr>
    </w:div>
    <w:div w:id="863518095">
      <w:bodyDiv w:val="1"/>
      <w:marLeft w:val="0"/>
      <w:marRight w:val="0"/>
      <w:marTop w:val="0"/>
      <w:marBottom w:val="0"/>
      <w:divBdr>
        <w:top w:val="none" w:sz="0" w:space="0" w:color="auto"/>
        <w:left w:val="none" w:sz="0" w:space="0" w:color="auto"/>
        <w:bottom w:val="none" w:sz="0" w:space="0" w:color="auto"/>
        <w:right w:val="none" w:sz="0" w:space="0" w:color="auto"/>
      </w:divBdr>
    </w:div>
    <w:div w:id="863707383">
      <w:bodyDiv w:val="1"/>
      <w:marLeft w:val="0"/>
      <w:marRight w:val="0"/>
      <w:marTop w:val="0"/>
      <w:marBottom w:val="0"/>
      <w:divBdr>
        <w:top w:val="none" w:sz="0" w:space="0" w:color="auto"/>
        <w:left w:val="none" w:sz="0" w:space="0" w:color="auto"/>
        <w:bottom w:val="none" w:sz="0" w:space="0" w:color="auto"/>
        <w:right w:val="none" w:sz="0" w:space="0" w:color="auto"/>
      </w:divBdr>
    </w:div>
    <w:div w:id="863787654">
      <w:bodyDiv w:val="1"/>
      <w:marLeft w:val="0"/>
      <w:marRight w:val="0"/>
      <w:marTop w:val="0"/>
      <w:marBottom w:val="0"/>
      <w:divBdr>
        <w:top w:val="none" w:sz="0" w:space="0" w:color="auto"/>
        <w:left w:val="none" w:sz="0" w:space="0" w:color="auto"/>
        <w:bottom w:val="none" w:sz="0" w:space="0" w:color="auto"/>
        <w:right w:val="none" w:sz="0" w:space="0" w:color="auto"/>
      </w:divBdr>
    </w:div>
    <w:div w:id="864556027">
      <w:bodyDiv w:val="1"/>
      <w:marLeft w:val="0"/>
      <w:marRight w:val="0"/>
      <w:marTop w:val="0"/>
      <w:marBottom w:val="0"/>
      <w:divBdr>
        <w:top w:val="none" w:sz="0" w:space="0" w:color="auto"/>
        <w:left w:val="none" w:sz="0" w:space="0" w:color="auto"/>
        <w:bottom w:val="none" w:sz="0" w:space="0" w:color="auto"/>
        <w:right w:val="none" w:sz="0" w:space="0" w:color="auto"/>
      </w:divBdr>
    </w:div>
    <w:div w:id="864633151">
      <w:bodyDiv w:val="1"/>
      <w:marLeft w:val="0"/>
      <w:marRight w:val="0"/>
      <w:marTop w:val="0"/>
      <w:marBottom w:val="0"/>
      <w:divBdr>
        <w:top w:val="none" w:sz="0" w:space="0" w:color="auto"/>
        <w:left w:val="none" w:sz="0" w:space="0" w:color="auto"/>
        <w:bottom w:val="none" w:sz="0" w:space="0" w:color="auto"/>
        <w:right w:val="none" w:sz="0" w:space="0" w:color="auto"/>
      </w:divBdr>
    </w:div>
    <w:div w:id="864909163">
      <w:bodyDiv w:val="1"/>
      <w:marLeft w:val="0"/>
      <w:marRight w:val="0"/>
      <w:marTop w:val="0"/>
      <w:marBottom w:val="0"/>
      <w:divBdr>
        <w:top w:val="none" w:sz="0" w:space="0" w:color="auto"/>
        <w:left w:val="none" w:sz="0" w:space="0" w:color="auto"/>
        <w:bottom w:val="none" w:sz="0" w:space="0" w:color="auto"/>
        <w:right w:val="none" w:sz="0" w:space="0" w:color="auto"/>
      </w:divBdr>
    </w:div>
    <w:div w:id="865093486">
      <w:bodyDiv w:val="1"/>
      <w:marLeft w:val="0"/>
      <w:marRight w:val="0"/>
      <w:marTop w:val="0"/>
      <w:marBottom w:val="0"/>
      <w:divBdr>
        <w:top w:val="none" w:sz="0" w:space="0" w:color="auto"/>
        <w:left w:val="none" w:sz="0" w:space="0" w:color="auto"/>
        <w:bottom w:val="none" w:sz="0" w:space="0" w:color="auto"/>
        <w:right w:val="none" w:sz="0" w:space="0" w:color="auto"/>
      </w:divBdr>
    </w:div>
    <w:div w:id="865556893">
      <w:bodyDiv w:val="1"/>
      <w:marLeft w:val="0"/>
      <w:marRight w:val="0"/>
      <w:marTop w:val="0"/>
      <w:marBottom w:val="0"/>
      <w:divBdr>
        <w:top w:val="none" w:sz="0" w:space="0" w:color="auto"/>
        <w:left w:val="none" w:sz="0" w:space="0" w:color="auto"/>
        <w:bottom w:val="none" w:sz="0" w:space="0" w:color="auto"/>
        <w:right w:val="none" w:sz="0" w:space="0" w:color="auto"/>
      </w:divBdr>
    </w:div>
    <w:div w:id="865562438">
      <w:bodyDiv w:val="1"/>
      <w:marLeft w:val="0"/>
      <w:marRight w:val="0"/>
      <w:marTop w:val="0"/>
      <w:marBottom w:val="0"/>
      <w:divBdr>
        <w:top w:val="none" w:sz="0" w:space="0" w:color="auto"/>
        <w:left w:val="none" w:sz="0" w:space="0" w:color="auto"/>
        <w:bottom w:val="none" w:sz="0" w:space="0" w:color="auto"/>
        <w:right w:val="none" w:sz="0" w:space="0" w:color="auto"/>
      </w:divBdr>
    </w:div>
    <w:div w:id="865601200">
      <w:bodyDiv w:val="1"/>
      <w:marLeft w:val="0"/>
      <w:marRight w:val="0"/>
      <w:marTop w:val="0"/>
      <w:marBottom w:val="0"/>
      <w:divBdr>
        <w:top w:val="none" w:sz="0" w:space="0" w:color="auto"/>
        <w:left w:val="none" w:sz="0" w:space="0" w:color="auto"/>
        <w:bottom w:val="none" w:sz="0" w:space="0" w:color="auto"/>
        <w:right w:val="none" w:sz="0" w:space="0" w:color="auto"/>
      </w:divBdr>
    </w:div>
    <w:div w:id="866219082">
      <w:bodyDiv w:val="1"/>
      <w:marLeft w:val="0"/>
      <w:marRight w:val="0"/>
      <w:marTop w:val="0"/>
      <w:marBottom w:val="0"/>
      <w:divBdr>
        <w:top w:val="none" w:sz="0" w:space="0" w:color="auto"/>
        <w:left w:val="none" w:sz="0" w:space="0" w:color="auto"/>
        <w:bottom w:val="none" w:sz="0" w:space="0" w:color="auto"/>
        <w:right w:val="none" w:sz="0" w:space="0" w:color="auto"/>
      </w:divBdr>
    </w:div>
    <w:div w:id="866412016">
      <w:bodyDiv w:val="1"/>
      <w:marLeft w:val="0"/>
      <w:marRight w:val="0"/>
      <w:marTop w:val="0"/>
      <w:marBottom w:val="0"/>
      <w:divBdr>
        <w:top w:val="none" w:sz="0" w:space="0" w:color="auto"/>
        <w:left w:val="none" w:sz="0" w:space="0" w:color="auto"/>
        <w:bottom w:val="none" w:sz="0" w:space="0" w:color="auto"/>
        <w:right w:val="none" w:sz="0" w:space="0" w:color="auto"/>
      </w:divBdr>
    </w:div>
    <w:div w:id="866676290">
      <w:bodyDiv w:val="1"/>
      <w:marLeft w:val="0"/>
      <w:marRight w:val="0"/>
      <w:marTop w:val="0"/>
      <w:marBottom w:val="0"/>
      <w:divBdr>
        <w:top w:val="none" w:sz="0" w:space="0" w:color="auto"/>
        <w:left w:val="none" w:sz="0" w:space="0" w:color="auto"/>
        <w:bottom w:val="none" w:sz="0" w:space="0" w:color="auto"/>
        <w:right w:val="none" w:sz="0" w:space="0" w:color="auto"/>
      </w:divBdr>
    </w:div>
    <w:div w:id="866679433">
      <w:bodyDiv w:val="1"/>
      <w:marLeft w:val="0"/>
      <w:marRight w:val="0"/>
      <w:marTop w:val="0"/>
      <w:marBottom w:val="0"/>
      <w:divBdr>
        <w:top w:val="none" w:sz="0" w:space="0" w:color="auto"/>
        <w:left w:val="none" w:sz="0" w:space="0" w:color="auto"/>
        <w:bottom w:val="none" w:sz="0" w:space="0" w:color="auto"/>
        <w:right w:val="none" w:sz="0" w:space="0" w:color="auto"/>
      </w:divBdr>
    </w:div>
    <w:div w:id="866679931">
      <w:bodyDiv w:val="1"/>
      <w:marLeft w:val="0"/>
      <w:marRight w:val="0"/>
      <w:marTop w:val="0"/>
      <w:marBottom w:val="0"/>
      <w:divBdr>
        <w:top w:val="none" w:sz="0" w:space="0" w:color="auto"/>
        <w:left w:val="none" w:sz="0" w:space="0" w:color="auto"/>
        <w:bottom w:val="none" w:sz="0" w:space="0" w:color="auto"/>
        <w:right w:val="none" w:sz="0" w:space="0" w:color="auto"/>
      </w:divBdr>
    </w:div>
    <w:div w:id="866795444">
      <w:bodyDiv w:val="1"/>
      <w:marLeft w:val="0"/>
      <w:marRight w:val="0"/>
      <w:marTop w:val="0"/>
      <w:marBottom w:val="0"/>
      <w:divBdr>
        <w:top w:val="none" w:sz="0" w:space="0" w:color="auto"/>
        <w:left w:val="none" w:sz="0" w:space="0" w:color="auto"/>
        <w:bottom w:val="none" w:sz="0" w:space="0" w:color="auto"/>
        <w:right w:val="none" w:sz="0" w:space="0" w:color="auto"/>
      </w:divBdr>
    </w:div>
    <w:div w:id="866985704">
      <w:bodyDiv w:val="1"/>
      <w:marLeft w:val="0"/>
      <w:marRight w:val="0"/>
      <w:marTop w:val="0"/>
      <w:marBottom w:val="0"/>
      <w:divBdr>
        <w:top w:val="none" w:sz="0" w:space="0" w:color="auto"/>
        <w:left w:val="none" w:sz="0" w:space="0" w:color="auto"/>
        <w:bottom w:val="none" w:sz="0" w:space="0" w:color="auto"/>
        <w:right w:val="none" w:sz="0" w:space="0" w:color="auto"/>
      </w:divBdr>
    </w:div>
    <w:div w:id="867061609">
      <w:bodyDiv w:val="1"/>
      <w:marLeft w:val="0"/>
      <w:marRight w:val="0"/>
      <w:marTop w:val="0"/>
      <w:marBottom w:val="0"/>
      <w:divBdr>
        <w:top w:val="none" w:sz="0" w:space="0" w:color="auto"/>
        <w:left w:val="none" w:sz="0" w:space="0" w:color="auto"/>
        <w:bottom w:val="none" w:sz="0" w:space="0" w:color="auto"/>
        <w:right w:val="none" w:sz="0" w:space="0" w:color="auto"/>
      </w:divBdr>
    </w:div>
    <w:div w:id="867182539">
      <w:bodyDiv w:val="1"/>
      <w:marLeft w:val="0"/>
      <w:marRight w:val="0"/>
      <w:marTop w:val="0"/>
      <w:marBottom w:val="0"/>
      <w:divBdr>
        <w:top w:val="none" w:sz="0" w:space="0" w:color="auto"/>
        <w:left w:val="none" w:sz="0" w:space="0" w:color="auto"/>
        <w:bottom w:val="none" w:sz="0" w:space="0" w:color="auto"/>
        <w:right w:val="none" w:sz="0" w:space="0" w:color="auto"/>
      </w:divBdr>
    </w:div>
    <w:div w:id="867186434">
      <w:bodyDiv w:val="1"/>
      <w:marLeft w:val="0"/>
      <w:marRight w:val="0"/>
      <w:marTop w:val="0"/>
      <w:marBottom w:val="0"/>
      <w:divBdr>
        <w:top w:val="none" w:sz="0" w:space="0" w:color="auto"/>
        <w:left w:val="none" w:sz="0" w:space="0" w:color="auto"/>
        <w:bottom w:val="none" w:sz="0" w:space="0" w:color="auto"/>
        <w:right w:val="none" w:sz="0" w:space="0" w:color="auto"/>
      </w:divBdr>
    </w:div>
    <w:div w:id="867332501">
      <w:bodyDiv w:val="1"/>
      <w:marLeft w:val="0"/>
      <w:marRight w:val="0"/>
      <w:marTop w:val="0"/>
      <w:marBottom w:val="0"/>
      <w:divBdr>
        <w:top w:val="none" w:sz="0" w:space="0" w:color="auto"/>
        <w:left w:val="none" w:sz="0" w:space="0" w:color="auto"/>
        <w:bottom w:val="none" w:sz="0" w:space="0" w:color="auto"/>
        <w:right w:val="none" w:sz="0" w:space="0" w:color="auto"/>
      </w:divBdr>
    </w:div>
    <w:div w:id="867370411">
      <w:bodyDiv w:val="1"/>
      <w:marLeft w:val="0"/>
      <w:marRight w:val="0"/>
      <w:marTop w:val="0"/>
      <w:marBottom w:val="0"/>
      <w:divBdr>
        <w:top w:val="none" w:sz="0" w:space="0" w:color="auto"/>
        <w:left w:val="none" w:sz="0" w:space="0" w:color="auto"/>
        <w:bottom w:val="none" w:sz="0" w:space="0" w:color="auto"/>
        <w:right w:val="none" w:sz="0" w:space="0" w:color="auto"/>
      </w:divBdr>
    </w:div>
    <w:div w:id="867450610">
      <w:bodyDiv w:val="1"/>
      <w:marLeft w:val="0"/>
      <w:marRight w:val="0"/>
      <w:marTop w:val="0"/>
      <w:marBottom w:val="0"/>
      <w:divBdr>
        <w:top w:val="none" w:sz="0" w:space="0" w:color="auto"/>
        <w:left w:val="none" w:sz="0" w:space="0" w:color="auto"/>
        <w:bottom w:val="none" w:sz="0" w:space="0" w:color="auto"/>
        <w:right w:val="none" w:sz="0" w:space="0" w:color="auto"/>
      </w:divBdr>
    </w:div>
    <w:div w:id="867453331">
      <w:bodyDiv w:val="1"/>
      <w:marLeft w:val="0"/>
      <w:marRight w:val="0"/>
      <w:marTop w:val="0"/>
      <w:marBottom w:val="0"/>
      <w:divBdr>
        <w:top w:val="none" w:sz="0" w:space="0" w:color="auto"/>
        <w:left w:val="none" w:sz="0" w:space="0" w:color="auto"/>
        <w:bottom w:val="none" w:sz="0" w:space="0" w:color="auto"/>
        <w:right w:val="none" w:sz="0" w:space="0" w:color="auto"/>
      </w:divBdr>
    </w:div>
    <w:div w:id="867644693">
      <w:bodyDiv w:val="1"/>
      <w:marLeft w:val="0"/>
      <w:marRight w:val="0"/>
      <w:marTop w:val="0"/>
      <w:marBottom w:val="0"/>
      <w:divBdr>
        <w:top w:val="none" w:sz="0" w:space="0" w:color="auto"/>
        <w:left w:val="none" w:sz="0" w:space="0" w:color="auto"/>
        <w:bottom w:val="none" w:sz="0" w:space="0" w:color="auto"/>
        <w:right w:val="none" w:sz="0" w:space="0" w:color="auto"/>
      </w:divBdr>
    </w:div>
    <w:div w:id="868105462">
      <w:bodyDiv w:val="1"/>
      <w:marLeft w:val="0"/>
      <w:marRight w:val="0"/>
      <w:marTop w:val="0"/>
      <w:marBottom w:val="0"/>
      <w:divBdr>
        <w:top w:val="none" w:sz="0" w:space="0" w:color="auto"/>
        <w:left w:val="none" w:sz="0" w:space="0" w:color="auto"/>
        <w:bottom w:val="none" w:sz="0" w:space="0" w:color="auto"/>
        <w:right w:val="none" w:sz="0" w:space="0" w:color="auto"/>
      </w:divBdr>
    </w:div>
    <w:div w:id="868252545">
      <w:bodyDiv w:val="1"/>
      <w:marLeft w:val="0"/>
      <w:marRight w:val="0"/>
      <w:marTop w:val="0"/>
      <w:marBottom w:val="0"/>
      <w:divBdr>
        <w:top w:val="none" w:sz="0" w:space="0" w:color="auto"/>
        <w:left w:val="none" w:sz="0" w:space="0" w:color="auto"/>
        <w:bottom w:val="none" w:sz="0" w:space="0" w:color="auto"/>
        <w:right w:val="none" w:sz="0" w:space="0" w:color="auto"/>
      </w:divBdr>
    </w:div>
    <w:div w:id="868371950">
      <w:bodyDiv w:val="1"/>
      <w:marLeft w:val="0"/>
      <w:marRight w:val="0"/>
      <w:marTop w:val="0"/>
      <w:marBottom w:val="0"/>
      <w:divBdr>
        <w:top w:val="none" w:sz="0" w:space="0" w:color="auto"/>
        <w:left w:val="none" w:sz="0" w:space="0" w:color="auto"/>
        <w:bottom w:val="none" w:sz="0" w:space="0" w:color="auto"/>
        <w:right w:val="none" w:sz="0" w:space="0" w:color="auto"/>
      </w:divBdr>
    </w:div>
    <w:div w:id="868565586">
      <w:bodyDiv w:val="1"/>
      <w:marLeft w:val="0"/>
      <w:marRight w:val="0"/>
      <w:marTop w:val="0"/>
      <w:marBottom w:val="0"/>
      <w:divBdr>
        <w:top w:val="none" w:sz="0" w:space="0" w:color="auto"/>
        <w:left w:val="none" w:sz="0" w:space="0" w:color="auto"/>
        <w:bottom w:val="none" w:sz="0" w:space="0" w:color="auto"/>
        <w:right w:val="none" w:sz="0" w:space="0" w:color="auto"/>
      </w:divBdr>
    </w:div>
    <w:div w:id="868879939">
      <w:bodyDiv w:val="1"/>
      <w:marLeft w:val="0"/>
      <w:marRight w:val="0"/>
      <w:marTop w:val="0"/>
      <w:marBottom w:val="0"/>
      <w:divBdr>
        <w:top w:val="none" w:sz="0" w:space="0" w:color="auto"/>
        <w:left w:val="none" w:sz="0" w:space="0" w:color="auto"/>
        <w:bottom w:val="none" w:sz="0" w:space="0" w:color="auto"/>
        <w:right w:val="none" w:sz="0" w:space="0" w:color="auto"/>
      </w:divBdr>
    </w:div>
    <w:div w:id="868958453">
      <w:bodyDiv w:val="1"/>
      <w:marLeft w:val="0"/>
      <w:marRight w:val="0"/>
      <w:marTop w:val="0"/>
      <w:marBottom w:val="0"/>
      <w:divBdr>
        <w:top w:val="none" w:sz="0" w:space="0" w:color="auto"/>
        <w:left w:val="none" w:sz="0" w:space="0" w:color="auto"/>
        <w:bottom w:val="none" w:sz="0" w:space="0" w:color="auto"/>
        <w:right w:val="none" w:sz="0" w:space="0" w:color="auto"/>
      </w:divBdr>
    </w:div>
    <w:div w:id="869296730">
      <w:bodyDiv w:val="1"/>
      <w:marLeft w:val="0"/>
      <w:marRight w:val="0"/>
      <w:marTop w:val="0"/>
      <w:marBottom w:val="0"/>
      <w:divBdr>
        <w:top w:val="none" w:sz="0" w:space="0" w:color="auto"/>
        <w:left w:val="none" w:sz="0" w:space="0" w:color="auto"/>
        <w:bottom w:val="none" w:sz="0" w:space="0" w:color="auto"/>
        <w:right w:val="none" w:sz="0" w:space="0" w:color="auto"/>
      </w:divBdr>
    </w:div>
    <w:div w:id="869685237">
      <w:bodyDiv w:val="1"/>
      <w:marLeft w:val="0"/>
      <w:marRight w:val="0"/>
      <w:marTop w:val="0"/>
      <w:marBottom w:val="0"/>
      <w:divBdr>
        <w:top w:val="none" w:sz="0" w:space="0" w:color="auto"/>
        <w:left w:val="none" w:sz="0" w:space="0" w:color="auto"/>
        <w:bottom w:val="none" w:sz="0" w:space="0" w:color="auto"/>
        <w:right w:val="none" w:sz="0" w:space="0" w:color="auto"/>
      </w:divBdr>
    </w:div>
    <w:div w:id="870066639">
      <w:bodyDiv w:val="1"/>
      <w:marLeft w:val="0"/>
      <w:marRight w:val="0"/>
      <w:marTop w:val="0"/>
      <w:marBottom w:val="0"/>
      <w:divBdr>
        <w:top w:val="none" w:sz="0" w:space="0" w:color="auto"/>
        <w:left w:val="none" w:sz="0" w:space="0" w:color="auto"/>
        <w:bottom w:val="none" w:sz="0" w:space="0" w:color="auto"/>
        <w:right w:val="none" w:sz="0" w:space="0" w:color="auto"/>
      </w:divBdr>
    </w:div>
    <w:div w:id="870190585">
      <w:bodyDiv w:val="1"/>
      <w:marLeft w:val="0"/>
      <w:marRight w:val="0"/>
      <w:marTop w:val="0"/>
      <w:marBottom w:val="0"/>
      <w:divBdr>
        <w:top w:val="none" w:sz="0" w:space="0" w:color="auto"/>
        <w:left w:val="none" w:sz="0" w:space="0" w:color="auto"/>
        <w:bottom w:val="none" w:sz="0" w:space="0" w:color="auto"/>
        <w:right w:val="none" w:sz="0" w:space="0" w:color="auto"/>
      </w:divBdr>
    </w:div>
    <w:div w:id="870727140">
      <w:bodyDiv w:val="1"/>
      <w:marLeft w:val="0"/>
      <w:marRight w:val="0"/>
      <w:marTop w:val="0"/>
      <w:marBottom w:val="0"/>
      <w:divBdr>
        <w:top w:val="none" w:sz="0" w:space="0" w:color="auto"/>
        <w:left w:val="none" w:sz="0" w:space="0" w:color="auto"/>
        <w:bottom w:val="none" w:sz="0" w:space="0" w:color="auto"/>
        <w:right w:val="none" w:sz="0" w:space="0" w:color="auto"/>
      </w:divBdr>
    </w:div>
    <w:div w:id="870917260">
      <w:bodyDiv w:val="1"/>
      <w:marLeft w:val="0"/>
      <w:marRight w:val="0"/>
      <w:marTop w:val="0"/>
      <w:marBottom w:val="0"/>
      <w:divBdr>
        <w:top w:val="none" w:sz="0" w:space="0" w:color="auto"/>
        <w:left w:val="none" w:sz="0" w:space="0" w:color="auto"/>
        <w:bottom w:val="none" w:sz="0" w:space="0" w:color="auto"/>
        <w:right w:val="none" w:sz="0" w:space="0" w:color="auto"/>
      </w:divBdr>
    </w:div>
    <w:div w:id="872037664">
      <w:bodyDiv w:val="1"/>
      <w:marLeft w:val="0"/>
      <w:marRight w:val="0"/>
      <w:marTop w:val="0"/>
      <w:marBottom w:val="0"/>
      <w:divBdr>
        <w:top w:val="none" w:sz="0" w:space="0" w:color="auto"/>
        <w:left w:val="none" w:sz="0" w:space="0" w:color="auto"/>
        <w:bottom w:val="none" w:sz="0" w:space="0" w:color="auto"/>
        <w:right w:val="none" w:sz="0" w:space="0" w:color="auto"/>
      </w:divBdr>
    </w:div>
    <w:div w:id="873692202">
      <w:bodyDiv w:val="1"/>
      <w:marLeft w:val="0"/>
      <w:marRight w:val="0"/>
      <w:marTop w:val="0"/>
      <w:marBottom w:val="0"/>
      <w:divBdr>
        <w:top w:val="none" w:sz="0" w:space="0" w:color="auto"/>
        <w:left w:val="none" w:sz="0" w:space="0" w:color="auto"/>
        <w:bottom w:val="none" w:sz="0" w:space="0" w:color="auto"/>
        <w:right w:val="none" w:sz="0" w:space="0" w:color="auto"/>
      </w:divBdr>
    </w:div>
    <w:div w:id="874151233">
      <w:bodyDiv w:val="1"/>
      <w:marLeft w:val="0"/>
      <w:marRight w:val="0"/>
      <w:marTop w:val="0"/>
      <w:marBottom w:val="0"/>
      <w:divBdr>
        <w:top w:val="none" w:sz="0" w:space="0" w:color="auto"/>
        <w:left w:val="none" w:sz="0" w:space="0" w:color="auto"/>
        <w:bottom w:val="none" w:sz="0" w:space="0" w:color="auto"/>
        <w:right w:val="none" w:sz="0" w:space="0" w:color="auto"/>
      </w:divBdr>
    </w:div>
    <w:div w:id="875312057">
      <w:bodyDiv w:val="1"/>
      <w:marLeft w:val="0"/>
      <w:marRight w:val="0"/>
      <w:marTop w:val="0"/>
      <w:marBottom w:val="0"/>
      <w:divBdr>
        <w:top w:val="none" w:sz="0" w:space="0" w:color="auto"/>
        <w:left w:val="none" w:sz="0" w:space="0" w:color="auto"/>
        <w:bottom w:val="none" w:sz="0" w:space="0" w:color="auto"/>
        <w:right w:val="none" w:sz="0" w:space="0" w:color="auto"/>
      </w:divBdr>
    </w:div>
    <w:div w:id="875389488">
      <w:bodyDiv w:val="1"/>
      <w:marLeft w:val="0"/>
      <w:marRight w:val="0"/>
      <w:marTop w:val="0"/>
      <w:marBottom w:val="0"/>
      <w:divBdr>
        <w:top w:val="none" w:sz="0" w:space="0" w:color="auto"/>
        <w:left w:val="none" w:sz="0" w:space="0" w:color="auto"/>
        <w:bottom w:val="none" w:sz="0" w:space="0" w:color="auto"/>
        <w:right w:val="none" w:sz="0" w:space="0" w:color="auto"/>
      </w:divBdr>
    </w:div>
    <w:div w:id="875504277">
      <w:bodyDiv w:val="1"/>
      <w:marLeft w:val="0"/>
      <w:marRight w:val="0"/>
      <w:marTop w:val="0"/>
      <w:marBottom w:val="0"/>
      <w:divBdr>
        <w:top w:val="none" w:sz="0" w:space="0" w:color="auto"/>
        <w:left w:val="none" w:sz="0" w:space="0" w:color="auto"/>
        <w:bottom w:val="none" w:sz="0" w:space="0" w:color="auto"/>
        <w:right w:val="none" w:sz="0" w:space="0" w:color="auto"/>
      </w:divBdr>
    </w:div>
    <w:div w:id="875776308">
      <w:bodyDiv w:val="1"/>
      <w:marLeft w:val="0"/>
      <w:marRight w:val="0"/>
      <w:marTop w:val="0"/>
      <w:marBottom w:val="0"/>
      <w:divBdr>
        <w:top w:val="none" w:sz="0" w:space="0" w:color="auto"/>
        <w:left w:val="none" w:sz="0" w:space="0" w:color="auto"/>
        <w:bottom w:val="none" w:sz="0" w:space="0" w:color="auto"/>
        <w:right w:val="none" w:sz="0" w:space="0" w:color="auto"/>
      </w:divBdr>
    </w:div>
    <w:div w:id="875970846">
      <w:bodyDiv w:val="1"/>
      <w:marLeft w:val="0"/>
      <w:marRight w:val="0"/>
      <w:marTop w:val="0"/>
      <w:marBottom w:val="0"/>
      <w:divBdr>
        <w:top w:val="none" w:sz="0" w:space="0" w:color="auto"/>
        <w:left w:val="none" w:sz="0" w:space="0" w:color="auto"/>
        <w:bottom w:val="none" w:sz="0" w:space="0" w:color="auto"/>
        <w:right w:val="none" w:sz="0" w:space="0" w:color="auto"/>
      </w:divBdr>
    </w:div>
    <w:div w:id="876116491">
      <w:bodyDiv w:val="1"/>
      <w:marLeft w:val="0"/>
      <w:marRight w:val="0"/>
      <w:marTop w:val="0"/>
      <w:marBottom w:val="0"/>
      <w:divBdr>
        <w:top w:val="none" w:sz="0" w:space="0" w:color="auto"/>
        <w:left w:val="none" w:sz="0" w:space="0" w:color="auto"/>
        <w:bottom w:val="none" w:sz="0" w:space="0" w:color="auto"/>
        <w:right w:val="none" w:sz="0" w:space="0" w:color="auto"/>
      </w:divBdr>
    </w:div>
    <w:div w:id="876238326">
      <w:bodyDiv w:val="1"/>
      <w:marLeft w:val="0"/>
      <w:marRight w:val="0"/>
      <w:marTop w:val="0"/>
      <w:marBottom w:val="0"/>
      <w:divBdr>
        <w:top w:val="none" w:sz="0" w:space="0" w:color="auto"/>
        <w:left w:val="none" w:sz="0" w:space="0" w:color="auto"/>
        <w:bottom w:val="none" w:sz="0" w:space="0" w:color="auto"/>
        <w:right w:val="none" w:sz="0" w:space="0" w:color="auto"/>
      </w:divBdr>
    </w:div>
    <w:div w:id="876314153">
      <w:bodyDiv w:val="1"/>
      <w:marLeft w:val="0"/>
      <w:marRight w:val="0"/>
      <w:marTop w:val="0"/>
      <w:marBottom w:val="0"/>
      <w:divBdr>
        <w:top w:val="none" w:sz="0" w:space="0" w:color="auto"/>
        <w:left w:val="none" w:sz="0" w:space="0" w:color="auto"/>
        <w:bottom w:val="none" w:sz="0" w:space="0" w:color="auto"/>
        <w:right w:val="none" w:sz="0" w:space="0" w:color="auto"/>
      </w:divBdr>
    </w:div>
    <w:div w:id="876359592">
      <w:bodyDiv w:val="1"/>
      <w:marLeft w:val="0"/>
      <w:marRight w:val="0"/>
      <w:marTop w:val="0"/>
      <w:marBottom w:val="0"/>
      <w:divBdr>
        <w:top w:val="none" w:sz="0" w:space="0" w:color="auto"/>
        <w:left w:val="none" w:sz="0" w:space="0" w:color="auto"/>
        <w:bottom w:val="none" w:sz="0" w:space="0" w:color="auto"/>
        <w:right w:val="none" w:sz="0" w:space="0" w:color="auto"/>
      </w:divBdr>
    </w:div>
    <w:div w:id="876508500">
      <w:bodyDiv w:val="1"/>
      <w:marLeft w:val="0"/>
      <w:marRight w:val="0"/>
      <w:marTop w:val="0"/>
      <w:marBottom w:val="0"/>
      <w:divBdr>
        <w:top w:val="none" w:sz="0" w:space="0" w:color="auto"/>
        <w:left w:val="none" w:sz="0" w:space="0" w:color="auto"/>
        <w:bottom w:val="none" w:sz="0" w:space="0" w:color="auto"/>
        <w:right w:val="none" w:sz="0" w:space="0" w:color="auto"/>
      </w:divBdr>
    </w:div>
    <w:div w:id="876815973">
      <w:bodyDiv w:val="1"/>
      <w:marLeft w:val="0"/>
      <w:marRight w:val="0"/>
      <w:marTop w:val="0"/>
      <w:marBottom w:val="0"/>
      <w:divBdr>
        <w:top w:val="none" w:sz="0" w:space="0" w:color="auto"/>
        <w:left w:val="none" w:sz="0" w:space="0" w:color="auto"/>
        <w:bottom w:val="none" w:sz="0" w:space="0" w:color="auto"/>
        <w:right w:val="none" w:sz="0" w:space="0" w:color="auto"/>
      </w:divBdr>
    </w:div>
    <w:div w:id="877275155">
      <w:bodyDiv w:val="1"/>
      <w:marLeft w:val="0"/>
      <w:marRight w:val="0"/>
      <w:marTop w:val="0"/>
      <w:marBottom w:val="0"/>
      <w:divBdr>
        <w:top w:val="none" w:sz="0" w:space="0" w:color="auto"/>
        <w:left w:val="none" w:sz="0" w:space="0" w:color="auto"/>
        <w:bottom w:val="none" w:sz="0" w:space="0" w:color="auto"/>
        <w:right w:val="none" w:sz="0" w:space="0" w:color="auto"/>
      </w:divBdr>
    </w:div>
    <w:div w:id="877398766">
      <w:bodyDiv w:val="1"/>
      <w:marLeft w:val="0"/>
      <w:marRight w:val="0"/>
      <w:marTop w:val="0"/>
      <w:marBottom w:val="0"/>
      <w:divBdr>
        <w:top w:val="none" w:sz="0" w:space="0" w:color="auto"/>
        <w:left w:val="none" w:sz="0" w:space="0" w:color="auto"/>
        <w:bottom w:val="none" w:sz="0" w:space="0" w:color="auto"/>
        <w:right w:val="none" w:sz="0" w:space="0" w:color="auto"/>
      </w:divBdr>
    </w:div>
    <w:div w:id="878126304">
      <w:bodyDiv w:val="1"/>
      <w:marLeft w:val="0"/>
      <w:marRight w:val="0"/>
      <w:marTop w:val="0"/>
      <w:marBottom w:val="0"/>
      <w:divBdr>
        <w:top w:val="none" w:sz="0" w:space="0" w:color="auto"/>
        <w:left w:val="none" w:sz="0" w:space="0" w:color="auto"/>
        <w:bottom w:val="none" w:sz="0" w:space="0" w:color="auto"/>
        <w:right w:val="none" w:sz="0" w:space="0" w:color="auto"/>
      </w:divBdr>
    </w:div>
    <w:div w:id="878250140">
      <w:bodyDiv w:val="1"/>
      <w:marLeft w:val="0"/>
      <w:marRight w:val="0"/>
      <w:marTop w:val="0"/>
      <w:marBottom w:val="0"/>
      <w:divBdr>
        <w:top w:val="none" w:sz="0" w:space="0" w:color="auto"/>
        <w:left w:val="none" w:sz="0" w:space="0" w:color="auto"/>
        <w:bottom w:val="none" w:sz="0" w:space="0" w:color="auto"/>
        <w:right w:val="none" w:sz="0" w:space="0" w:color="auto"/>
      </w:divBdr>
    </w:div>
    <w:div w:id="878903599">
      <w:bodyDiv w:val="1"/>
      <w:marLeft w:val="0"/>
      <w:marRight w:val="0"/>
      <w:marTop w:val="0"/>
      <w:marBottom w:val="0"/>
      <w:divBdr>
        <w:top w:val="none" w:sz="0" w:space="0" w:color="auto"/>
        <w:left w:val="none" w:sz="0" w:space="0" w:color="auto"/>
        <w:bottom w:val="none" w:sz="0" w:space="0" w:color="auto"/>
        <w:right w:val="none" w:sz="0" w:space="0" w:color="auto"/>
      </w:divBdr>
    </w:div>
    <w:div w:id="879054312">
      <w:bodyDiv w:val="1"/>
      <w:marLeft w:val="0"/>
      <w:marRight w:val="0"/>
      <w:marTop w:val="0"/>
      <w:marBottom w:val="0"/>
      <w:divBdr>
        <w:top w:val="none" w:sz="0" w:space="0" w:color="auto"/>
        <w:left w:val="none" w:sz="0" w:space="0" w:color="auto"/>
        <w:bottom w:val="none" w:sz="0" w:space="0" w:color="auto"/>
        <w:right w:val="none" w:sz="0" w:space="0" w:color="auto"/>
      </w:divBdr>
    </w:div>
    <w:div w:id="879517079">
      <w:bodyDiv w:val="1"/>
      <w:marLeft w:val="0"/>
      <w:marRight w:val="0"/>
      <w:marTop w:val="0"/>
      <w:marBottom w:val="0"/>
      <w:divBdr>
        <w:top w:val="none" w:sz="0" w:space="0" w:color="auto"/>
        <w:left w:val="none" w:sz="0" w:space="0" w:color="auto"/>
        <w:bottom w:val="none" w:sz="0" w:space="0" w:color="auto"/>
        <w:right w:val="none" w:sz="0" w:space="0" w:color="auto"/>
      </w:divBdr>
    </w:div>
    <w:div w:id="879704876">
      <w:bodyDiv w:val="1"/>
      <w:marLeft w:val="0"/>
      <w:marRight w:val="0"/>
      <w:marTop w:val="0"/>
      <w:marBottom w:val="0"/>
      <w:divBdr>
        <w:top w:val="none" w:sz="0" w:space="0" w:color="auto"/>
        <w:left w:val="none" w:sz="0" w:space="0" w:color="auto"/>
        <w:bottom w:val="none" w:sz="0" w:space="0" w:color="auto"/>
        <w:right w:val="none" w:sz="0" w:space="0" w:color="auto"/>
      </w:divBdr>
    </w:div>
    <w:div w:id="8797061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879828403">
      <w:bodyDiv w:val="1"/>
      <w:marLeft w:val="0"/>
      <w:marRight w:val="0"/>
      <w:marTop w:val="0"/>
      <w:marBottom w:val="0"/>
      <w:divBdr>
        <w:top w:val="none" w:sz="0" w:space="0" w:color="auto"/>
        <w:left w:val="none" w:sz="0" w:space="0" w:color="auto"/>
        <w:bottom w:val="none" w:sz="0" w:space="0" w:color="auto"/>
        <w:right w:val="none" w:sz="0" w:space="0" w:color="auto"/>
      </w:divBdr>
    </w:div>
    <w:div w:id="879828990">
      <w:bodyDiv w:val="1"/>
      <w:marLeft w:val="0"/>
      <w:marRight w:val="0"/>
      <w:marTop w:val="0"/>
      <w:marBottom w:val="0"/>
      <w:divBdr>
        <w:top w:val="none" w:sz="0" w:space="0" w:color="auto"/>
        <w:left w:val="none" w:sz="0" w:space="0" w:color="auto"/>
        <w:bottom w:val="none" w:sz="0" w:space="0" w:color="auto"/>
        <w:right w:val="none" w:sz="0" w:space="0" w:color="auto"/>
      </w:divBdr>
    </w:div>
    <w:div w:id="880240252">
      <w:bodyDiv w:val="1"/>
      <w:marLeft w:val="0"/>
      <w:marRight w:val="0"/>
      <w:marTop w:val="0"/>
      <w:marBottom w:val="0"/>
      <w:divBdr>
        <w:top w:val="none" w:sz="0" w:space="0" w:color="auto"/>
        <w:left w:val="none" w:sz="0" w:space="0" w:color="auto"/>
        <w:bottom w:val="none" w:sz="0" w:space="0" w:color="auto"/>
        <w:right w:val="none" w:sz="0" w:space="0" w:color="auto"/>
      </w:divBdr>
    </w:div>
    <w:div w:id="880363305">
      <w:bodyDiv w:val="1"/>
      <w:marLeft w:val="0"/>
      <w:marRight w:val="0"/>
      <w:marTop w:val="0"/>
      <w:marBottom w:val="0"/>
      <w:divBdr>
        <w:top w:val="none" w:sz="0" w:space="0" w:color="auto"/>
        <w:left w:val="none" w:sz="0" w:space="0" w:color="auto"/>
        <w:bottom w:val="none" w:sz="0" w:space="0" w:color="auto"/>
        <w:right w:val="none" w:sz="0" w:space="0" w:color="auto"/>
      </w:divBdr>
    </w:div>
    <w:div w:id="880558913">
      <w:bodyDiv w:val="1"/>
      <w:marLeft w:val="0"/>
      <w:marRight w:val="0"/>
      <w:marTop w:val="0"/>
      <w:marBottom w:val="0"/>
      <w:divBdr>
        <w:top w:val="none" w:sz="0" w:space="0" w:color="auto"/>
        <w:left w:val="none" w:sz="0" w:space="0" w:color="auto"/>
        <w:bottom w:val="none" w:sz="0" w:space="0" w:color="auto"/>
        <w:right w:val="none" w:sz="0" w:space="0" w:color="auto"/>
      </w:divBdr>
    </w:div>
    <w:div w:id="881551919">
      <w:bodyDiv w:val="1"/>
      <w:marLeft w:val="0"/>
      <w:marRight w:val="0"/>
      <w:marTop w:val="0"/>
      <w:marBottom w:val="0"/>
      <w:divBdr>
        <w:top w:val="none" w:sz="0" w:space="0" w:color="auto"/>
        <w:left w:val="none" w:sz="0" w:space="0" w:color="auto"/>
        <w:bottom w:val="none" w:sz="0" w:space="0" w:color="auto"/>
        <w:right w:val="none" w:sz="0" w:space="0" w:color="auto"/>
      </w:divBdr>
    </w:div>
    <w:div w:id="881599647">
      <w:bodyDiv w:val="1"/>
      <w:marLeft w:val="0"/>
      <w:marRight w:val="0"/>
      <w:marTop w:val="0"/>
      <w:marBottom w:val="0"/>
      <w:divBdr>
        <w:top w:val="none" w:sz="0" w:space="0" w:color="auto"/>
        <w:left w:val="none" w:sz="0" w:space="0" w:color="auto"/>
        <w:bottom w:val="none" w:sz="0" w:space="0" w:color="auto"/>
        <w:right w:val="none" w:sz="0" w:space="0" w:color="auto"/>
      </w:divBdr>
    </w:div>
    <w:div w:id="882443683">
      <w:bodyDiv w:val="1"/>
      <w:marLeft w:val="0"/>
      <w:marRight w:val="0"/>
      <w:marTop w:val="0"/>
      <w:marBottom w:val="0"/>
      <w:divBdr>
        <w:top w:val="none" w:sz="0" w:space="0" w:color="auto"/>
        <w:left w:val="none" w:sz="0" w:space="0" w:color="auto"/>
        <w:bottom w:val="none" w:sz="0" w:space="0" w:color="auto"/>
        <w:right w:val="none" w:sz="0" w:space="0" w:color="auto"/>
      </w:divBdr>
    </w:div>
    <w:div w:id="882444562">
      <w:bodyDiv w:val="1"/>
      <w:marLeft w:val="0"/>
      <w:marRight w:val="0"/>
      <w:marTop w:val="0"/>
      <w:marBottom w:val="0"/>
      <w:divBdr>
        <w:top w:val="none" w:sz="0" w:space="0" w:color="auto"/>
        <w:left w:val="none" w:sz="0" w:space="0" w:color="auto"/>
        <w:bottom w:val="none" w:sz="0" w:space="0" w:color="auto"/>
        <w:right w:val="none" w:sz="0" w:space="0" w:color="auto"/>
      </w:divBdr>
    </w:div>
    <w:div w:id="882517468">
      <w:bodyDiv w:val="1"/>
      <w:marLeft w:val="0"/>
      <w:marRight w:val="0"/>
      <w:marTop w:val="0"/>
      <w:marBottom w:val="0"/>
      <w:divBdr>
        <w:top w:val="none" w:sz="0" w:space="0" w:color="auto"/>
        <w:left w:val="none" w:sz="0" w:space="0" w:color="auto"/>
        <w:bottom w:val="none" w:sz="0" w:space="0" w:color="auto"/>
        <w:right w:val="none" w:sz="0" w:space="0" w:color="auto"/>
      </w:divBdr>
    </w:div>
    <w:div w:id="882520227">
      <w:bodyDiv w:val="1"/>
      <w:marLeft w:val="0"/>
      <w:marRight w:val="0"/>
      <w:marTop w:val="0"/>
      <w:marBottom w:val="0"/>
      <w:divBdr>
        <w:top w:val="none" w:sz="0" w:space="0" w:color="auto"/>
        <w:left w:val="none" w:sz="0" w:space="0" w:color="auto"/>
        <w:bottom w:val="none" w:sz="0" w:space="0" w:color="auto"/>
        <w:right w:val="none" w:sz="0" w:space="0" w:color="auto"/>
      </w:divBdr>
    </w:div>
    <w:div w:id="882670365">
      <w:bodyDiv w:val="1"/>
      <w:marLeft w:val="0"/>
      <w:marRight w:val="0"/>
      <w:marTop w:val="0"/>
      <w:marBottom w:val="0"/>
      <w:divBdr>
        <w:top w:val="none" w:sz="0" w:space="0" w:color="auto"/>
        <w:left w:val="none" w:sz="0" w:space="0" w:color="auto"/>
        <w:bottom w:val="none" w:sz="0" w:space="0" w:color="auto"/>
        <w:right w:val="none" w:sz="0" w:space="0" w:color="auto"/>
      </w:divBdr>
    </w:div>
    <w:div w:id="882911252">
      <w:bodyDiv w:val="1"/>
      <w:marLeft w:val="0"/>
      <w:marRight w:val="0"/>
      <w:marTop w:val="0"/>
      <w:marBottom w:val="0"/>
      <w:divBdr>
        <w:top w:val="none" w:sz="0" w:space="0" w:color="auto"/>
        <w:left w:val="none" w:sz="0" w:space="0" w:color="auto"/>
        <w:bottom w:val="none" w:sz="0" w:space="0" w:color="auto"/>
        <w:right w:val="none" w:sz="0" w:space="0" w:color="auto"/>
      </w:divBdr>
    </w:div>
    <w:div w:id="883059604">
      <w:bodyDiv w:val="1"/>
      <w:marLeft w:val="0"/>
      <w:marRight w:val="0"/>
      <w:marTop w:val="0"/>
      <w:marBottom w:val="0"/>
      <w:divBdr>
        <w:top w:val="none" w:sz="0" w:space="0" w:color="auto"/>
        <w:left w:val="none" w:sz="0" w:space="0" w:color="auto"/>
        <w:bottom w:val="none" w:sz="0" w:space="0" w:color="auto"/>
        <w:right w:val="none" w:sz="0" w:space="0" w:color="auto"/>
      </w:divBdr>
    </w:div>
    <w:div w:id="883906628">
      <w:bodyDiv w:val="1"/>
      <w:marLeft w:val="0"/>
      <w:marRight w:val="0"/>
      <w:marTop w:val="0"/>
      <w:marBottom w:val="0"/>
      <w:divBdr>
        <w:top w:val="none" w:sz="0" w:space="0" w:color="auto"/>
        <w:left w:val="none" w:sz="0" w:space="0" w:color="auto"/>
        <w:bottom w:val="none" w:sz="0" w:space="0" w:color="auto"/>
        <w:right w:val="none" w:sz="0" w:space="0" w:color="auto"/>
      </w:divBdr>
    </w:div>
    <w:div w:id="883909164">
      <w:bodyDiv w:val="1"/>
      <w:marLeft w:val="0"/>
      <w:marRight w:val="0"/>
      <w:marTop w:val="0"/>
      <w:marBottom w:val="0"/>
      <w:divBdr>
        <w:top w:val="none" w:sz="0" w:space="0" w:color="auto"/>
        <w:left w:val="none" w:sz="0" w:space="0" w:color="auto"/>
        <w:bottom w:val="none" w:sz="0" w:space="0" w:color="auto"/>
        <w:right w:val="none" w:sz="0" w:space="0" w:color="auto"/>
      </w:divBdr>
    </w:div>
    <w:div w:id="884101282">
      <w:bodyDiv w:val="1"/>
      <w:marLeft w:val="0"/>
      <w:marRight w:val="0"/>
      <w:marTop w:val="0"/>
      <w:marBottom w:val="0"/>
      <w:divBdr>
        <w:top w:val="none" w:sz="0" w:space="0" w:color="auto"/>
        <w:left w:val="none" w:sz="0" w:space="0" w:color="auto"/>
        <w:bottom w:val="none" w:sz="0" w:space="0" w:color="auto"/>
        <w:right w:val="none" w:sz="0" w:space="0" w:color="auto"/>
      </w:divBdr>
    </w:div>
    <w:div w:id="884218582">
      <w:bodyDiv w:val="1"/>
      <w:marLeft w:val="0"/>
      <w:marRight w:val="0"/>
      <w:marTop w:val="0"/>
      <w:marBottom w:val="0"/>
      <w:divBdr>
        <w:top w:val="none" w:sz="0" w:space="0" w:color="auto"/>
        <w:left w:val="none" w:sz="0" w:space="0" w:color="auto"/>
        <w:bottom w:val="none" w:sz="0" w:space="0" w:color="auto"/>
        <w:right w:val="none" w:sz="0" w:space="0" w:color="auto"/>
      </w:divBdr>
    </w:div>
    <w:div w:id="884560722">
      <w:bodyDiv w:val="1"/>
      <w:marLeft w:val="0"/>
      <w:marRight w:val="0"/>
      <w:marTop w:val="0"/>
      <w:marBottom w:val="0"/>
      <w:divBdr>
        <w:top w:val="none" w:sz="0" w:space="0" w:color="auto"/>
        <w:left w:val="none" w:sz="0" w:space="0" w:color="auto"/>
        <w:bottom w:val="none" w:sz="0" w:space="0" w:color="auto"/>
        <w:right w:val="none" w:sz="0" w:space="0" w:color="auto"/>
      </w:divBdr>
    </w:div>
    <w:div w:id="884636660">
      <w:bodyDiv w:val="1"/>
      <w:marLeft w:val="0"/>
      <w:marRight w:val="0"/>
      <w:marTop w:val="0"/>
      <w:marBottom w:val="0"/>
      <w:divBdr>
        <w:top w:val="none" w:sz="0" w:space="0" w:color="auto"/>
        <w:left w:val="none" w:sz="0" w:space="0" w:color="auto"/>
        <w:bottom w:val="none" w:sz="0" w:space="0" w:color="auto"/>
        <w:right w:val="none" w:sz="0" w:space="0" w:color="auto"/>
      </w:divBdr>
    </w:div>
    <w:div w:id="884948250">
      <w:bodyDiv w:val="1"/>
      <w:marLeft w:val="0"/>
      <w:marRight w:val="0"/>
      <w:marTop w:val="0"/>
      <w:marBottom w:val="0"/>
      <w:divBdr>
        <w:top w:val="none" w:sz="0" w:space="0" w:color="auto"/>
        <w:left w:val="none" w:sz="0" w:space="0" w:color="auto"/>
        <w:bottom w:val="none" w:sz="0" w:space="0" w:color="auto"/>
        <w:right w:val="none" w:sz="0" w:space="0" w:color="auto"/>
      </w:divBdr>
    </w:div>
    <w:div w:id="885139541">
      <w:bodyDiv w:val="1"/>
      <w:marLeft w:val="0"/>
      <w:marRight w:val="0"/>
      <w:marTop w:val="0"/>
      <w:marBottom w:val="0"/>
      <w:divBdr>
        <w:top w:val="none" w:sz="0" w:space="0" w:color="auto"/>
        <w:left w:val="none" w:sz="0" w:space="0" w:color="auto"/>
        <w:bottom w:val="none" w:sz="0" w:space="0" w:color="auto"/>
        <w:right w:val="none" w:sz="0" w:space="0" w:color="auto"/>
      </w:divBdr>
    </w:div>
    <w:div w:id="885143024">
      <w:bodyDiv w:val="1"/>
      <w:marLeft w:val="0"/>
      <w:marRight w:val="0"/>
      <w:marTop w:val="0"/>
      <w:marBottom w:val="0"/>
      <w:divBdr>
        <w:top w:val="none" w:sz="0" w:space="0" w:color="auto"/>
        <w:left w:val="none" w:sz="0" w:space="0" w:color="auto"/>
        <w:bottom w:val="none" w:sz="0" w:space="0" w:color="auto"/>
        <w:right w:val="none" w:sz="0" w:space="0" w:color="auto"/>
      </w:divBdr>
    </w:div>
    <w:div w:id="885988927">
      <w:bodyDiv w:val="1"/>
      <w:marLeft w:val="0"/>
      <w:marRight w:val="0"/>
      <w:marTop w:val="0"/>
      <w:marBottom w:val="0"/>
      <w:divBdr>
        <w:top w:val="none" w:sz="0" w:space="0" w:color="auto"/>
        <w:left w:val="none" w:sz="0" w:space="0" w:color="auto"/>
        <w:bottom w:val="none" w:sz="0" w:space="0" w:color="auto"/>
        <w:right w:val="none" w:sz="0" w:space="0" w:color="auto"/>
      </w:divBdr>
    </w:div>
    <w:div w:id="886180459">
      <w:bodyDiv w:val="1"/>
      <w:marLeft w:val="0"/>
      <w:marRight w:val="0"/>
      <w:marTop w:val="0"/>
      <w:marBottom w:val="0"/>
      <w:divBdr>
        <w:top w:val="none" w:sz="0" w:space="0" w:color="auto"/>
        <w:left w:val="none" w:sz="0" w:space="0" w:color="auto"/>
        <w:bottom w:val="none" w:sz="0" w:space="0" w:color="auto"/>
        <w:right w:val="none" w:sz="0" w:space="0" w:color="auto"/>
      </w:divBdr>
    </w:div>
    <w:div w:id="886835473">
      <w:bodyDiv w:val="1"/>
      <w:marLeft w:val="0"/>
      <w:marRight w:val="0"/>
      <w:marTop w:val="0"/>
      <w:marBottom w:val="0"/>
      <w:divBdr>
        <w:top w:val="none" w:sz="0" w:space="0" w:color="auto"/>
        <w:left w:val="none" w:sz="0" w:space="0" w:color="auto"/>
        <w:bottom w:val="none" w:sz="0" w:space="0" w:color="auto"/>
        <w:right w:val="none" w:sz="0" w:space="0" w:color="auto"/>
      </w:divBdr>
    </w:div>
    <w:div w:id="886993515">
      <w:bodyDiv w:val="1"/>
      <w:marLeft w:val="0"/>
      <w:marRight w:val="0"/>
      <w:marTop w:val="0"/>
      <w:marBottom w:val="0"/>
      <w:divBdr>
        <w:top w:val="none" w:sz="0" w:space="0" w:color="auto"/>
        <w:left w:val="none" w:sz="0" w:space="0" w:color="auto"/>
        <w:bottom w:val="none" w:sz="0" w:space="0" w:color="auto"/>
        <w:right w:val="none" w:sz="0" w:space="0" w:color="auto"/>
      </w:divBdr>
    </w:div>
    <w:div w:id="887036772">
      <w:bodyDiv w:val="1"/>
      <w:marLeft w:val="0"/>
      <w:marRight w:val="0"/>
      <w:marTop w:val="0"/>
      <w:marBottom w:val="0"/>
      <w:divBdr>
        <w:top w:val="none" w:sz="0" w:space="0" w:color="auto"/>
        <w:left w:val="none" w:sz="0" w:space="0" w:color="auto"/>
        <w:bottom w:val="none" w:sz="0" w:space="0" w:color="auto"/>
        <w:right w:val="none" w:sz="0" w:space="0" w:color="auto"/>
      </w:divBdr>
    </w:div>
    <w:div w:id="887689361">
      <w:bodyDiv w:val="1"/>
      <w:marLeft w:val="0"/>
      <w:marRight w:val="0"/>
      <w:marTop w:val="0"/>
      <w:marBottom w:val="0"/>
      <w:divBdr>
        <w:top w:val="none" w:sz="0" w:space="0" w:color="auto"/>
        <w:left w:val="none" w:sz="0" w:space="0" w:color="auto"/>
        <w:bottom w:val="none" w:sz="0" w:space="0" w:color="auto"/>
        <w:right w:val="none" w:sz="0" w:space="0" w:color="auto"/>
      </w:divBdr>
    </w:div>
    <w:div w:id="887839597">
      <w:bodyDiv w:val="1"/>
      <w:marLeft w:val="0"/>
      <w:marRight w:val="0"/>
      <w:marTop w:val="0"/>
      <w:marBottom w:val="0"/>
      <w:divBdr>
        <w:top w:val="none" w:sz="0" w:space="0" w:color="auto"/>
        <w:left w:val="none" w:sz="0" w:space="0" w:color="auto"/>
        <w:bottom w:val="none" w:sz="0" w:space="0" w:color="auto"/>
        <w:right w:val="none" w:sz="0" w:space="0" w:color="auto"/>
      </w:divBdr>
    </w:div>
    <w:div w:id="887883707">
      <w:bodyDiv w:val="1"/>
      <w:marLeft w:val="0"/>
      <w:marRight w:val="0"/>
      <w:marTop w:val="0"/>
      <w:marBottom w:val="0"/>
      <w:divBdr>
        <w:top w:val="none" w:sz="0" w:space="0" w:color="auto"/>
        <w:left w:val="none" w:sz="0" w:space="0" w:color="auto"/>
        <w:bottom w:val="none" w:sz="0" w:space="0" w:color="auto"/>
        <w:right w:val="none" w:sz="0" w:space="0" w:color="auto"/>
      </w:divBdr>
    </w:div>
    <w:div w:id="887961214">
      <w:bodyDiv w:val="1"/>
      <w:marLeft w:val="0"/>
      <w:marRight w:val="0"/>
      <w:marTop w:val="0"/>
      <w:marBottom w:val="0"/>
      <w:divBdr>
        <w:top w:val="none" w:sz="0" w:space="0" w:color="auto"/>
        <w:left w:val="none" w:sz="0" w:space="0" w:color="auto"/>
        <w:bottom w:val="none" w:sz="0" w:space="0" w:color="auto"/>
        <w:right w:val="none" w:sz="0" w:space="0" w:color="auto"/>
      </w:divBdr>
    </w:div>
    <w:div w:id="888146063">
      <w:bodyDiv w:val="1"/>
      <w:marLeft w:val="0"/>
      <w:marRight w:val="0"/>
      <w:marTop w:val="0"/>
      <w:marBottom w:val="0"/>
      <w:divBdr>
        <w:top w:val="none" w:sz="0" w:space="0" w:color="auto"/>
        <w:left w:val="none" w:sz="0" w:space="0" w:color="auto"/>
        <w:bottom w:val="none" w:sz="0" w:space="0" w:color="auto"/>
        <w:right w:val="none" w:sz="0" w:space="0" w:color="auto"/>
      </w:divBdr>
    </w:div>
    <w:div w:id="888804121">
      <w:bodyDiv w:val="1"/>
      <w:marLeft w:val="0"/>
      <w:marRight w:val="0"/>
      <w:marTop w:val="0"/>
      <w:marBottom w:val="0"/>
      <w:divBdr>
        <w:top w:val="none" w:sz="0" w:space="0" w:color="auto"/>
        <w:left w:val="none" w:sz="0" w:space="0" w:color="auto"/>
        <w:bottom w:val="none" w:sz="0" w:space="0" w:color="auto"/>
        <w:right w:val="none" w:sz="0" w:space="0" w:color="auto"/>
      </w:divBdr>
    </w:div>
    <w:div w:id="888884364">
      <w:bodyDiv w:val="1"/>
      <w:marLeft w:val="0"/>
      <w:marRight w:val="0"/>
      <w:marTop w:val="0"/>
      <w:marBottom w:val="0"/>
      <w:divBdr>
        <w:top w:val="none" w:sz="0" w:space="0" w:color="auto"/>
        <w:left w:val="none" w:sz="0" w:space="0" w:color="auto"/>
        <w:bottom w:val="none" w:sz="0" w:space="0" w:color="auto"/>
        <w:right w:val="none" w:sz="0" w:space="0" w:color="auto"/>
      </w:divBdr>
    </w:div>
    <w:div w:id="889196181">
      <w:bodyDiv w:val="1"/>
      <w:marLeft w:val="0"/>
      <w:marRight w:val="0"/>
      <w:marTop w:val="0"/>
      <w:marBottom w:val="0"/>
      <w:divBdr>
        <w:top w:val="none" w:sz="0" w:space="0" w:color="auto"/>
        <w:left w:val="none" w:sz="0" w:space="0" w:color="auto"/>
        <w:bottom w:val="none" w:sz="0" w:space="0" w:color="auto"/>
        <w:right w:val="none" w:sz="0" w:space="0" w:color="auto"/>
      </w:divBdr>
    </w:div>
    <w:div w:id="889345610">
      <w:bodyDiv w:val="1"/>
      <w:marLeft w:val="0"/>
      <w:marRight w:val="0"/>
      <w:marTop w:val="0"/>
      <w:marBottom w:val="0"/>
      <w:divBdr>
        <w:top w:val="none" w:sz="0" w:space="0" w:color="auto"/>
        <w:left w:val="none" w:sz="0" w:space="0" w:color="auto"/>
        <w:bottom w:val="none" w:sz="0" w:space="0" w:color="auto"/>
        <w:right w:val="none" w:sz="0" w:space="0" w:color="auto"/>
      </w:divBdr>
    </w:div>
    <w:div w:id="889997563">
      <w:bodyDiv w:val="1"/>
      <w:marLeft w:val="0"/>
      <w:marRight w:val="0"/>
      <w:marTop w:val="0"/>
      <w:marBottom w:val="0"/>
      <w:divBdr>
        <w:top w:val="none" w:sz="0" w:space="0" w:color="auto"/>
        <w:left w:val="none" w:sz="0" w:space="0" w:color="auto"/>
        <w:bottom w:val="none" w:sz="0" w:space="0" w:color="auto"/>
        <w:right w:val="none" w:sz="0" w:space="0" w:color="auto"/>
      </w:divBdr>
    </w:div>
    <w:div w:id="890388062">
      <w:bodyDiv w:val="1"/>
      <w:marLeft w:val="0"/>
      <w:marRight w:val="0"/>
      <w:marTop w:val="0"/>
      <w:marBottom w:val="0"/>
      <w:divBdr>
        <w:top w:val="none" w:sz="0" w:space="0" w:color="auto"/>
        <w:left w:val="none" w:sz="0" w:space="0" w:color="auto"/>
        <w:bottom w:val="none" w:sz="0" w:space="0" w:color="auto"/>
        <w:right w:val="none" w:sz="0" w:space="0" w:color="auto"/>
      </w:divBdr>
    </w:div>
    <w:div w:id="890507403">
      <w:bodyDiv w:val="1"/>
      <w:marLeft w:val="0"/>
      <w:marRight w:val="0"/>
      <w:marTop w:val="0"/>
      <w:marBottom w:val="0"/>
      <w:divBdr>
        <w:top w:val="none" w:sz="0" w:space="0" w:color="auto"/>
        <w:left w:val="none" w:sz="0" w:space="0" w:color="auto"/>
        <w:bottom w:val="none" w:sz="0" w:space="0" w:color="auto"/>
        <w:right w:val="none" w:sz="0" w:space="0" w:color="auto"/>
      </w:divBdr>
    </w:div>
    <w:div w:id="890731313">
      <w:bodyDiv w:val="1"/>
      <w:marLeft w:val="0"/>
      <w:marRight w:val="0"/>
      <w:marTop w:val="0"/>
      <w:marBottom w:val="0"/>
      <w:divBdr>
        <w:top w:val="none" w:sz="0" w:space="0" w:color="auto"/>
        <w:left w:val="none" w:sz="0" w:space="0" w:color="auto"/>
        <w:bottom w:val="none" w:sz="0" w:space="0" w:color="auto"/>
        <w:right w:val="none" w:sz="0" w:space="0" w:color="auto"/>
      </w:divBdr>
    </w:div>
    <w:div w:id="890919644">
      <w:bodyDiv w:val="1"/>
      <w:marLeft w:val="0"/>
      <w:marRight w:val="0"/>
      <w:marTop w:val="0"/>
      <w:marBottom w:val="0"/>
      <w:divBdr>
        <w:top w:val="none" w:sz="0" w:space="0" w:color="auto"/>
        <w:left w:val="none" w:sz="0" w:space="0" w:color="auto"/>
        <w:bottom w:val="none" w:sz="0" w:space="0" w:color="auto"/>
        <w:right w:val="none" w:sz="0" w:space="0" w:color="auto"/>
      </w:divBdr>
    </w:div>
    <w:div w:id="891158841">
      <w:bodyDiv w:val="1"/>
      <w:marLeft w:val="0"/>
      <w:marRight w:val="0"/>
      <w:marTop w:val="0"/>
      <w:marBottom w:val="0"/>
      <w:divBdr>
        <w:top w:val="none" w:sz="0" w:space="0" w:color="auto"/>
        <w:left w:val="none" w:sz="0" w:space="0" w:color="auto"/>
        <w:bottom w:val="none" w:sz="0" w:space="0" w:color="auto"/>
        <w:right w:val="none" w:sz="0" w:space="0" w:color="auto"/>
      </w:divBdr>
    </w:div>
    <w:div w:id="891773292">
      <w:bodyDiv w:val="1"/>
      <w:marLeft w:val="0"/>
      <w:marRight w:val="0"/>
      <w:marTop w:val="0"/>
      <w:marBottom w:val="0"/>
      <w:divBdr>
        <w:top w:val="none" w:sz="0" w:space="0" w:color="auto"/>
        <w:left w:val="none" w:sz="0" w:space="0" w:color="auto"/>
        <w:bottom w:val="none" w:sz="0" w:space="0" w:color="auto"/>
        <w:right w:val="none" w:sz="0" w:space="0" w:color="auto"/>
      </w:divBdr>
    </w:div>
    <w:div w:id="892086705">
      <w:bodyDiv w:val="1"/>
      <w:marLeft w:val="0"/>
      <w:marRight w:val="0"/>
      <w:marTop w:val="0"/>
      <w:marBottom w:val="0"/>
      <w:divBdr>
        <w:top w:val="none" w:sz="0" w:space="0" w:color="auto"/>
        <w:left w:val="none" w:sz="0" w:space="0" w:color="auto"/>
        <w:bottom w:val="none" w:sz="0" w:space="0" w:color="auto"/>
        <w:right w:val="none" w:sz="0" w:space="0" w:color="auto"/>
      </w:divBdr>
    </w:div>
    <w:div w:id="892623258">
      <w:bodyDiv w:val="1"/>
      <w:marLeft w:val="0"/>
      <w:marRight w:val="0"/>
      <w:marTop w:val="0"/>
      <w:marBottom w:val="0"/>
      <w:divBdr>
        <w:top w:val="none" w:sz="0" w:space="0" w:color="auto"/>
        <w:left w:val="none" w:sz="0" w:space="0" w:color="auto"/>
        <w:bottom w:val="none" w:sz="0" w:space="0" w:color="auto"/>
        <w:right w:val="none" w:sz="0" w:space="0" w:color="auto"/>
      </w:divBdr>
    </w:div>
    <w:div w:id="892696192">
      <w:bodyDiv w:val="1"/>
      <w:marLeft w:val="0"/>
      <w:marRight w:val="0"/>
      <w:marTop w:val="0"/>
      <w:marBottom w:val="0"/>
      <w:divBdr>
        <w:top w:val="none" w:sz="0" w:space="0" w:color="auto"/>
        <w:left w:val="none" w:sz="0" w:space="0" w:color="auto"/>
        <w:bottom w:val="none" w:sz="0" w:space="0" w:color="auto"/>
        <w:right w:val="none" w:sz="0" w:space="0" w:color="auto"/>
      </w:divBdr>
    </w:div>
    <w:div w:id="892732388">
      <w:bodyDiv w:val="1"/>
      <w:marLeft w:val="0"/>
      <w:marRight w:val="0"/>
      <w:marTop w:val="0"/>
      <w:marBottom w:val="0"/>
      <w:divBdr>
        <w:top w:val="none" w:sz="0" w:space="0" w:color="auto"/>
        <w:left w:val="none" w:sz="0" w:space="0" w:color="auto"/>
        <w:bottom w:val="none" w:sz="0" w:space="0" w:color="auto"/>
        <w:right w:val="none" w:sz="0" w:space="0" w:color="auto"/>
      </w:divBdr>
    </w:div>
    <w:div w:id="892884816">
      <w:bodyDiv w:val="1"/>
      <w:marLeft w:val="0"/>
      <w:marRight w:val="0"/>
      <w:marTop w:val="0"/>
      <w:marBottom w:val="0"/>
      <w:divBdr>
        <w:top w:val="none" w:sz="0" w:space="0" w:color="auto"/>
        <w:left w:val="none" w:sz="0" w:space="0" w:color="auto"/>
        <w:bottom w:val="none" w:sz="0" w:space="0" w:color="auto"/>
        <w:right w:val="none" w:sz="0" w:space="0" w:color="auto"/>
      </w:divBdr>
    </w:div>
    <w:div w:id="893125504">
      <w:bodyDiv w:val="1"/>
      <w:marLeft w:val="0"/>
      <w:marRight w:val="0"/>
      <w:marTop w:val="0"/>
      <w:marBottom w:val="0"/>
      <w:divBdr>
        <w:top w:val="none" w:sz="0" w:space="0" w:color="auto"/>
        <w:left w:val="none" w:sz="0" w:space="0" w:color="auto"/>
        <w:bottom w:val="none" w:sz="0" w:space="0" w:color="auto"/>
        <w:right w:val="none" w:sz="0" w:space="0" w:color="auto"/>
      </w:divBdr>
    </w:div>
    <w:div w:id="893350374">
      <w:bodyDiv w:val="1"/>
      <w:marLeft w:val="0"/>
      <w:marRight w:val="0"/>
      <w:marTop w:val="0"/>
      <w:marBottom w:val="0"/>
      <w:divBdr>
        <w:top w:val="none" w:sz="0" w:space="0" w:color="auto"/>
        <w:left w:val="none" w:sz="0" w:space="0" w:color="auto"/>
        <w:bottom w:val="none" w:sz="0" w:space="0" w:color="auto"/>
        <w:right w:val="none" w:sz="0" w:space="0" w:color="auto"/>
      </w:divBdr>
    </w:div>
    <w:div w:id="893352017">
      <w:bodyDiv w:val="1"/>
      <w:marLeft w:val="0"/>
      <w:marRight w:val="0"/>
      <w:marTop w:val="0"/>
      <w:marBottom w:val="0"/>
      <w:divBdr>
        <w:top w:val="none" w:sz="0" w:space="0" w:color="auto"/>
        <w:left w:val="none" w:sz="0" w:space="0" w:color="auto"/>
        <w:bottom w:val="none" w:sz="0" w:space="0" w:color="auto"/>
        <w:right w:val="none" w:sz="0" w:space="0" w:color="auto"/>
      </w:divBdr>
    </w:div>
    <w:div w:id="893390602">
      <w:bodyDiv w:val="1"/>
      <w:marLeft w:val="0"/>
      <w:marRight w:val="0"/>
      <w:marTop w:val="0"/>
      <w:marBottom w:val="0"/>
      <w:divBdr>
        <w:top w:val="none" w:sz="0" w:space="0" w:color="auto"/>
        <w:left w:val="none" w:sz="0" w:space="0" w:color="auto"/>
        <w:bottom w:val="none" w:sz="0" w:space="0" w:color="auto"/>
        <w:right w:val="none" w:sz="0" w:space="0" w:color="auto"/>
      </w:divBdr>
    </w:div>
    <w:div w:id="893545236">
      <w:bodyDiv w:val="1"/>
      <w:marLeft w:val="0"/>
      <w:marRight w:val="0"/>
      <w:marTop w:val="0"/>
      <w:marBottom w:val="0"/>
      <w:divBdr>
        <w:top w:val="none" w:sz="0" w:space="0" w:color="auto"/>
        <w:left w:val="none" w:sz="0" w:space="0" w:color="auto"/>
        <w:bottom w:val="none" w:sz="0" w:space="0" w:color="auto"/>
        <w:right w:val="none" w:sz="0" w:space="0" w:color="auto"/>
      </w:divBdr>
    </w:div>
    <w:div w:id="893925594">
      <w:bodyDiv w:val="1"/>
      <w:marLeft w:val="0"/>
      <w:marRight w:val="0"/>
      <w:marTop w:val="0"/>
      <w:marBottom w:val="0"/>
      <w:divBdr>
        <w:top w:val="none" w:sz="0" w:space="0" w:color="auto"/>
        <w:left w:val="none" w:sz="0" w:space="0" w:color="auto"/>
        <w:bottom w:val="none" w:sz="0" w:space="0" w:color="auto"/>
        <w:right w:val="none" w:sz="0" w:space="0" w:color="auto"/>
      </w:divBdr>
    </w:div>
    <w:div w:id="894000523">
      <w:bodyDiv w:val="1"/>
      <w:marLeft w:val="0"/>
      <w:marRight w:val="0"/>
      <w:marTop w:val="0"/>
      <w:marBottom w:val="0"/>
      <w:divBdr>
        <w:top w:val="none" w:sz="0" w:space="0" w:color="auto"/>
        <w:left w:val="none" w:sz="0" w:space="0" w:color="auto"/>
        <w:bottom w:val="none" w:sz="0" w:space="0" w:color="auto"/>
        <w:right w:val="none" w:sz="0" w:space="0" w:color="auto"/>
      </w:divBdr>
    </w:div>
    <w:div w:id="894193784">
      <w:bodyDiv w:val="1"/>
      <w:marLeft w:val="0"/>
      <w:marRight w:val="0"/>
      <w:marTop w:val="0"/>
      <w:marBottom w:val="0"/>
      <w:divBdr>
        <w:top w:val="none" w:sz="0" w:space="0" w:color="auto"/>
        <w:left w:val="none" w:sz="0" w:space="0" w:color="auto"/>
        <w:bottom w:val="none" w:sz="0" w:space="0" w:color="auto"/>
        <w:right w:val="none" w:sz="0" w:space="0" w:color="auto"/>
      </w:divBdr>
    </w:div>
    <w:div w:id="894435444">
      <w:bodyDiv w:val="1"/>
      <w:marLeft w:val="0"/>
      <w:marRight w:val="0"/>
      <w:marTop w:val="0"/>
      <w:marBottom w:val="0"/>
      <w:divBdr>
        <w:top w:val="none" w:sz="0" w:space="0" w:color="auto"/>
        <w:left w:val="none" w:sz="0" w:space="0" w:color="auto"/>
        <w:bottom w:val="none" w:sz="0" w:space="0" w:color="auto"/>
        <w:right w:val="none" w:sz="0" w:space="0" w:color="auto"/>
      </w:divBdr>
    </w:div>
    <w:div w:id="895050442">
      <w:bodyDiv w:val="1"/>
      <w:marLeft w:val="0"/>
      <w:marRight w:val="0"/>
      <w:marTop w:val="0"/>
      <w:marBottom w:val="0"/>
      <w:divBdr>
        <w:top w:val="none" w:sz="0" w:space="0" w:color="auto"/>
        <w:left w:val="none" w:sz="0" w:space="0" w:color="auto"/>
        <w:bottom w:val="none" w:sz="0" w:space="0" w:color="auto"/>
        <w:right w:val="none" w:sz="0" w:space="0" w:color="auto"/>
      </w:divBdr>
    </w:div>
    <w:div w:id="895244209">
      <w:bodyDiv w:val="1"/>
      <w:marLeft w:val="0"/>
      <w:marRight w:val="0"/>
      <w:marTop w:val="0"/>
      <w:marBottom w:val="0"/>
      <w:divBdr>
        <w:top w:val="none" w:sz="0" w:space="0" w:color="auto"/>
        <w:left w:val="none" w:sz="0" w:space="0" w:color="auto"/>
        <w:bottom w:val="none" w:sz="0" w:space="0" w:color="auto"/>
        <w:right w:val="none" w:sz="0" w:space="0" w:color="auto"/>
      </w:divBdr>
    </w:div>
    <w:div w:id="896208446">
      <w:bodyDiv w:val="1"/>
      <w:marLeft w:val="0"/>
      <w:marRight w:val="0"/>
      <w:marTop w:val="0"/>
      <w:marBottom w:val="0"/>
      <w:divBdr>
        <w:top w:val="none" w:sz="0" w:space="0" w:color="auto"/>
        <w:left w:val="none" w:sz="0" w:space="0" w:color="auto"/>
        <w:bottom w:val="none" w:sz="0" w:space="0" w:color="auto"/>
        <w:right w:val="none" w:sz="0" w:space="0" w:color="auto"/>
      </w:divBdr>
    </w:div>
    <w:div w:id="896283260">
      <w:bodyDiv w:val="1"/>
      <w:marLeft w:val="0"/>
      <w:marRight w:val="0"/>
      <w:marTop w:val="0"/>
      <w:marBottom w:val="0"/>
      <w:divBdr>
        <w:top w:val="none" w:sz="0" w:space="0" w:color="auto"/>
        <w:left w:val="none" w:sz="0" w:space="0" w:color="auto"/>
        <w:bottom w:val="none" w:sz="0" w:space="0" w:color="auto"/>
        <w:right w:val="none" w:sz="0" w:space="0" w:color="auto"/>
      </w:divBdr>
    </w:div>
    <w:div w:id="896360637">
      <w:bodyDiv w:val="1"/>
      <w:marLeft w:val="0"/>
      <w:marRight w:val="0"/>
      <w:marTop w:val="0"/>
      <w:marBottom w:val="0"/>
      <w:divBdr>
        <w:top w:val="none" w:sz="0" w:space="0" w:color="auto"/>
        <w:left w:val="none" w:sz="0" w:space="0" w:color="auto"/>
        <w:bottom w:val="none" w:sz="0" w:space="0" w:color="auto"/>
        <w:right w:val="none" w:sz="0" w:space="0" w:color="auto"/>
      </w:divBdr>
    </w:div>
    <w:div w:id="896670488">
      <w:bodyDiv w:val="1"/>
      <w:marLeft w:val="0"/>
      <w:marRight w:val="0"/>
      <w:marTop w:val="0"/>
      <w:marBottom w:val="0"/>
      <w:divBdr>
        <w:top w:val="none" w:sz="0" w:space="0" w:color="auto"/>
        <w:left w:val="none" w:sz="0" w:space="0" w:color="auto"/>
        <w:bottom w:val="none" w:sz="0" w:space="0" w:color="auto"/>
        <w:right w:val="none" w:sz="0" w:space="0" w:color="auto"/>
      </w:divBdr>
    </w:div>
    <w:div w:id="896933048">
      <w:bodyDiv w:val="1"/>
      <w:marLeft w:val="0"/>
      <w:marRight w:val="0"/>
      <w:marTop w:val="0"/>
      <w:marBottom w:val="0"/>
      <w:divBdr>
        <w:top w:val="none" w:sz="0" w:space="0" w:color="auto"/>
        <w:left w:val="none" w:sz="0" w:space="0" w:color="auto"/>
        <w:bottom w:val="none" w:sz="0" w:space="0" w:color="auto"/>
        <w:right w:val="none" w:sz="0" w:space="0" w:color="auto"/>
      </w:divBdr>
    </w:div>
    <w:div w:id="897470866">
      <w:bodyDiv w:val="1"/>
      <w:marLeft w:val="0"/>
      <w:marRight w:val="0"/>
      <w:marTop w:val="0"/>
      <w:marBottom w:val="0"/>
      <w:divBdr>
        <w:top w:val="none" w:sz="0" w:space="0" w:color="auto"/>
        <w:left w:val="none" w:sz="0" w:space="0" w:color="auto"/>
        <w:bottom w:val="none" w:sz="0" w:space="0" w:color="auto"/>
        <w:right w:val="none" w:sz="0" w:space="0" w:color="auto"/>
      </w:divBdr>
    </w:div>
    <w:div w:id="897866223">
      <w:bodyDiv w:val="1"/>
      <w:marLeft w:val="0"/>
      <w:marRight w:val="0"/>
      <w:marTop w:val="0"/>
      <w:marBottom w:val="0"/>
      <w:divBdr>
        <w:top w:val="none" w:sz="0" w:space="0" w:color="auto"/>
        <w:left w:val="none" w:sz="0" w:space="0" w:color="auto"/>
        <w:bottom w:val="none" w:sz="0" w:space="0" w:color="auto"/>
        <w:right w:val="none" w:sz="0" w:space="0" w:color="auto"/>
      </w:divBdr>
    </w:div>
    <w:div w:id="898172701">
      <w:bodyDiv w:val="1"/>
      <w:marLeft w:val="0"/>
      <w:marRight w:val="0"/>
      <w:marTop w:val="0"/>
      <w:marBottom w:val="0"/>
      <w:divBdr>
        <w:top w:val="none" w:sz="0" w:space="0" w:color="auto"/>
        <w:left w:val="none" w:sz="0" w:space="0" w:color="auto"/>
        <w:bottom w:val="none" w:sz="0" w:space="0" w:color="auto"/>
        <w:right w:val="none" w:sz="0" w:space="0" w:color="auto"/>
      </w:divBdr>
    </w:div>
    <w:div w:id="898243541">
      <w:bodyDiv w:val="1"/>
      <w:marLeft w:val="0"/>
      <w:marRight w:val="0"/>
      <w:marTop w:val="0"/>
      <w:marBottom w:val="0"/>
      <w:divBdr>
        <w:top w:val="none" w:sz="0" w:space="0" w:color="auto"/>
        <w:left w:val="none" w:sz="0" w:space="0" w:color="auto"/>
        <w:bottom w:val="none" w:sz="0" w:space="0" w:color="auto"/>
        <w:right w:val="none" w:sz="0" w:space="0" w:color="auto"/>
      </w:divBdr>
    </w:div>
    <w:div w:id="898394075">
      <w:bodyDiv w:val="1"/>
      <w:marLeft w:val="0"/>
      <w:marRight w:val="0"/>
      <w:marTop w:val="0"/>
      <w:marBottom w:val="0"/>
      <w:divBdr>
        <w:top w:val="none" w:sz="0" w:space="0" w:color="auto"/>
        <w:left w:val="none" w:sz="0" w:space="0" w:color="auto"/>
        <w:bottom w:val="none" w:sz="0" w:space="0" w:color="auto"/>
        <w:right w:val="none" w:sz="0" w:space="0" w:color="auto"/>
      </w:divBdr>
    </w:div>
    <w:div w:id="898712449">
      <w:bodyDiv w:val="1"/>
      <w:marLeft w:val="0"/>
      <w:marRight w:val="0"/>
      <w:marTop w:val="0"/>
      <w:marBottom w:val="0"/>
      <w:divBdr>
        <w:top w:val="none" w:sz="0" w:space="0" w:color="auto"/>
        <w:left w:val="none" w:sz="0" w:space="0" w:color="auto"/>
        <w:bottom w:val="none" w:sz="0" w:space="0" w:color="auto"/>
        <w:right w:val="none" w:sz="0" w:space="0" w:color="auto"/>
      </w:divBdr>
    </w:div>
    <w:div w:id="898780637">
      <w:bodyDiv w:val="1"/>
      <w:marLeft w:val="0"/>
      <w:marRight w:val="0"/>
      <w:marTop w:val="0"/>
      <w:marBottom w:val="0"/>
      <w:divBdr>
        <w:top w:val="none" w:sz="0" w:space="0" w:color="auto"/>
        <w:left w:val="none" w:sz="0" w:space="0" w:color="auto"/>
        <w:bottom w:val="none" w:sz="0" w:space="0" w:color="auto"/>
        <w:right w:val="none" w:sz="0" w:space="0" w:color="auto"/>
      </w:divBdr>
    </w:div>
    <w:div w:id="898976034">
      <w:bodyDiv w:val="1"/>
      <w:marLeft w:val="0"/>
      <w:marRight w:val="0"/>
      <w:marTop w:val="0"/>
      <w:marBottom w:val="0"/>
      <w:divBdr>
        <w:top w:val="none" w:sz="0" w:space="0" w:color="auto"/>
        <w:left w:val="none" w:sz="0" w:space="0" w:color="auto"/>
        <w:bottom w:val="none" w:sz="0" w:space="0" w:color="auto"/>
        <w:right w:val="none" w:sz="0" w:space="0" w:color="auto"/>
      </w:divBdr>
    </w:div>
    <w:div w:id="899095341">
      <w:bodyDiv w:val="1"/>
      <w:marLeft w:val="0"/>
      <w:marRight w:val="0"/>
      <w:marTop w:val="0"/>
      <w:marBottom w:val="0"/>
      <w:divBdr>
        <w:top w:val="none" w:sz="0" w:space="0" w:color="auto"/>
        <w:left w:val="none" w:sz="0" w:space="0" w:color="auto"/>
        <w:bottom w:val="none" w:sz="0" w:space="0" w:color="auto"/>
        <w:right w:val="none" w:sz="0" w:space="0" w:color="auto"/>
      </w:divBdr>
    </w:div>
    <w:div w:id="899168645">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561930">
      <w:bodyDiv w:val="1"/>
      <w:marLeft w:val="0"/>
      <w:marRight w:val="0"/>
      <w:marTop w:val="0"/>
      <w:marBottom w:val="0"/>
      <w:divBdr>
        <w:top w:val="none" w:sz="0" w:space="0" w:color="auto"/>
        <w:left w:val="none" w:sz="0" w:space="0" w:color="auto"/>
        <w:bottom w:val="none" w:sz="0" w:space="0" w:color="auto"/>
        <w:right w:val="none" w:sz="0" w:space="0" w:color="auto"/>
      </w:divBdr>
    </w:div>
    <w:div w:id="899710138">
      <w:bodyDiv w:val="1"/>
      <w:marLeft w:val="0"/>
      <w:marRight w:val="0"/>
      <w:marTop w:val="0"/>
      <w:marBottom w:val="0"/>
      <w:divBdr>
        <w:top w:val="none" w:sz="0" w:space="0" w:color="auto"/>
        <w:left w:val="none" w:sz="0" w:space="0" w:color="auto"/>
        <w:bottom w:val="none" w:sz="0" w:space="0" w:color="auto"/>
        <w:right w:val="none" w:sz="0" w:space="0" w:color="auto"/>
      </w:divBdr>
    </w:div>
    <w:div w:id="899831974">
      <w:bodyDiv w:val="1"/>
      <w:marLeft w:val="0"/>
      <w:marRight w:val="0"/>
      <w:marTop w:val="0"/>
      <w:marBottom w:val="0"/>
      <w:divBdr>
        <w:top w:val="none" w:sz="0" w:space="0" w:color="auto"/>
        <w:left w:val="none" w:sz="0" w:space="0" w:color="auto"/>
        <w:bottom w:val="none" w:sz="0" w:space="0" w:color="auto"/>
        <w:right w:val="none" w:sz="0" w:space="0" w:color="auto"/>
      </w:divBdr>
    </w:div>
    <w:div w:id="900138234">
      <w:bodyDiv w:val="1"/>
      <w:marLeft w:val="0"/>
      <w:marRight w:val="0"/>
      <w:marTop w:val="0"/>
      <w:marBottom w:val="0"/>
      <w:divBdr>
        <w:top w:val="none" w:sz="0" w:space="0" w:color="auto"/>
        <w:left w:val="none" w:sz="0" w:space="0" w:color="auto"/>
        <w:bottom w:val="none" w:sz="0" w:space="0" w:color="auto"/>
        <w:right w:val="none" w:sz="0" w:space="0" w:color="auto"/>
      </w:divBdr>
    </w:div>
    <w:div w:id="900218165">
      <w:bodyDiv w:val="1"/>
      <w:marLeft w:val="0"/>
      <w:marRight w:val="0"/>
      <w:marTop w:val="0"/>
      <w:marBottom w:val="0"/>
      <w:divBdr>
        <w:top w:val="none" w:sz="0" w:space="0" w:color="auto"/>
        <w:left w:val="none" w:sz="0" w:space="0" w:color="auto"/>
        <w:bottom w:val="none" w:sz="0" w:space="0" w:color="auto"/>
        <w:right w:val="none" w:sz="0" w:space="0" w:color="auto"/>
      </w:divBdr>
    </w:div>
    <w:div w:id="900291194">
      <w:bodyDiv w:val="1"/>
      <w:marLeft w:val="0"/>
      <w:marRight w:val="0"/>
      <w:marTop w:val="0"/>
      <w:marBottom w:val="0"/>
      <w:divBdr>
        <w:top w:val="none" w:sz="0" w:space="0" w:color="auto"/>
        <w:left w:val="none" w:sz="0" w:space="0" w:color="auto"/>
        <w:bottom w:val="none" w:sz="0" w:space="0" w:color="auto"/>
        <w:right w:val="none" w:sz="0" w:space="0" w:color="auto"/>
      </w:divBdr>
    </w:div>
    <w:div w:id="901134015">
      <w:bodyDiv w:val="1"/>
      <w:marLeft w:val="0"/>
      <w:marRight w:val="0"/>
      <w:marTop w:val="0"/>
      <w:marBottom w:val="0"/>
      <w:divBdr>
        <w:top w:val="none" w:sz="0" w:space="0" w:color="auto"/>
        <w:left w:val="none" w:sz="0" w:space="0" w:color="auto"/>
        <w:bottom w:val="none" w:sz="0" w:space="0" w:color="auto"/>
        <w:right w:val="none" w:sz="0" w:space="0" w:color="auto"/>
      </w:divBdr>
    </w:div>
    <w:div w:id="901136338">
      <w:bodyDiv w:val="1"/>
      <w:marLeft w:val="0"/>
      <w:marRight w:val="0"/>
      <w:marTop w:val="0"/>
      <w:marBottom w:val="0"/>
      <w:divBdr>
        <w:top w:val="none" w:sz="0" w:space="0" w:color="auto"/>
        <w:left w:val="none" w:sz="0" w:space="0" w:color="auto"/>
        <w:bottom w:val="none" w:sz="0" w:space="0" w:color="auto"/>
        <w:right w:val="none" w:sz="0" w:space="0" w:color="auto"/>
      </w:divBdr>
    </w:div>
    <w:div w:id="901793141">
      <w:bodyDiv w:val="1"/>
      <w:marLeft w:val="0"/>
      <w:marRight w:val="0"/>
      <w:marTop w:val="0"/>
      <w:marBottom w:val="0"/>
      <w:divBdr>
        <w:top w:val="none" w:sz="0" w:space="0" w:color="auto"/>
        <w:left w:val="none" w:sz="0" w:space="0" w:color="auto"/>
        <w:bottom w:val="none" w:sz="0" w:space="0" w:color="auto"/>
        <w:right w:val="none" w:sz="0" w:space="0" w:color="auto"/>
      </w:divBdr>
    </w:div>
    <w:div w:id="901869327">
      <w:bodyDiv w:val="1"/>
      <w:marLeft w:val="0"/>
      <w:marRight w:val="0"/>
      <w:marTop w:val="0"/>
      <w:marBottom w:val="0"/>
      <w:divBdr>
        <w:top w:val="none" w:sz="0" w:space="0" w:color="auto"/>
        <w:left w:val="none" w:sz="0" w:space="0" w:color="auto"/>
        <w:bottom w:val="none" w:sz="0" w:space="0" w:color="auto"/>
        <w:right w:val="none" w:sz="0" w:space="0" w:color="auto"/>
      </w:divBdr>
    </w:div>
    <w:div w:id="901911177">
      <w:bodyDiv w:val="1"/>
      <w:marLeft w:val="0"/>
      <w:marRight w:val="0"/>
      <w:marTop w:val="0"/>
      <w:marBottom w:val="0"/>
      <w:divBdr>
        <w:top w:val="none" w:sz="0" w:space="0" w:color="auto"/>
        <w:left w:val="none" w:sz="0" w:space="0" w:color="auto"/>
        <w:bottom w:val="none" w:sz="0" w:space="0" w:color="auto"/>
        <w:right w:val="none" w:sz="0" w:space="0" w:color="auto"/>
      </w:divBdr>
    </w:div>
    <w:div w:id="901985995">
      <w:bodyDiv w:val="1"/>
      <w:marLeft w:val="0"/>
      <w:marRight w:val="0"/>
      <w:marTop w:val="0"/>
      <w:marBottom w:val="0"/>
      <w:divBdr>
        <w:top w:val="none" w:sz="0" w:space="0" w:color="auto"/>
        <w:left w:val="none" w:sz="0" w:space="0" w:color="auto"/>
        <w:bottom w:val="none" w:sz="0" w:space="0" w:color="auto"/>
        <w:right w:val="none" w:sz="0" w:space="0" w:color="auto"/>
      </w:divBdr>
    </w:div>
    <w:div w:id="903103385">
      <w:bodyDiv w:val="1"/>
      <w:marLeft w:val="0"/>
      <w:marRight w:val="0"/>
      <w:marTop w:val="0"/>
      <w:marBottom w:val="0"/>
      <w:divBdr>
        <w:top w:val="none" w:sz="0" w:space="0" w:color="auto"/>
        <w:left w:val="none" w:sz="0" w:space="0" w:color="auto"/>
        <w:bottom w:val="none" w:sz="0" w:space="0" w:color="auto"/>
        <w:right w:val="none" w:sz="0" w:space="0" w:color="auto"/>
      </w:divBdr>
    </w:div>
    <w:div w:id="903181501">
      <w:bodyDiv w:val="1"/>
      <w:marLeft w:val="0"/>
      <w:marRight w:val="0"/>
      <w:marTop w:val="0"/>
      <w:marBottom w:val="0"/>
      <w:divBdr>
        <w:top w:val="none" w:sz="0" w:space="0" w:color="auto"/>
        <w:left w:val="none" w:sz="0" w:space="0" w:color="auto"/>
        <w:bottom w:val="none" w:sz="0" w:space="0" w:color="auto"/>
        <w:right w:val="none" w:sz="0" w:space="0" w:color="auto"/>
      </w:divBdr>
    </w:div>
    <w:div w:id="903684176">
      <w:bodyDiv w:val="1"/>
      <w:marLeft w:val="0"/>
      <w:marRight w:val="0"/>
      <w:marTop w:val="0"/>
      <w:marBottom w:val="0"/>
      <w:divBdr>
        <w:top w:val="none" w:sz="0" w:space="0" w:color="auto"/>
        <w:left w:val="none" w:sz="0" w:space="0" w:color="auto"/>
        <w:bottom w:val="none" w:sz="0" w:space="0" w:color="auto"/>
        <w:right w:val="none" w:sz="0" w:space="0" w:color="auto"/>
      </w:divBdr>
    </w:div>
    <w:div w:id="904607616">
      <w:bodyDiv w:val="1"/>
      <w:marLeft w:val="0"/>
      <w:marRight w:val="0"/>
      <w:marTop w:val="0"/>
      <w:marBottom w:val="0"/>
      <w:divBdr>
        <w:top w:val="none" w:sz="0" w:space="0" w:color="auto"/>
        <w:left w:val="none" w:sz="0" w:space="0" w:color="auto"/>
        <w:bottom w:val="none" w:sz="0" w:space="0" w:color="auto"/>
        <w:right w:val="none" w:sz="0" w:space="0" w:color="auto"/>
      </w:divBdr>
    </w:div>
    <w:div w:id="904873590">
      <w:bodyDiv w:val="1"/>
      <w:marLeft w:val="0"/>
      <w:marRight w:val="0"/>
      <w:marTop w:val="0"/>
      <w:marBottom w:val="0"/>
      <w:divBdr>
        <w:top w:val="none" w:sz="0" w:space="0" w:color="auto"/>
        <w:left w:val="none" w:sz="0" w:space="0" w:color="auto"/>
        <w:bottom w:val="none" w:sz="0" w:space="0" w:color="auto"/>
        <w:right w:val="none" w:sz="0" w:space="0" w:color="auto"/>
      </w:divBdr>
    </w:div>
    <w:div w:id="904922141">
      <w:bodyDiv w:val="1"/>
      <w:marLeft w:val="0"/>
      <w:marRight w:val="0"/>
      <w:marTop w:val="0"/>
      <w:marBottom w:val="0"/>
      <w:divBdr>
        <w:top w:val="none" w:sz="0" w:space="0" w:color="auto"/>
        <w:left w:val="none" w:sz="0" w:space="0" w:color="auto"/>
        <w:bottom w:val="none" w:sz="0" w:space="0" w:color="auto"/>
        <w:right w:val="none" w:sz="0" w:space="0" w:color="auto"/>
      </w:divBdr>
    </w:div>
    <w:div w:id="904995021">
      <w:bodyDiv w:val="1"/>
      <w:marLeft w:val="0"/>
      <w:marRight w:val="0"/>
      <w:marTop w:val="0"/>
      <w:marBottom w:val="0"/>
      <w:divBdr>
        <w:top w:val="none" w:sz="0" w:space="0" w:color="auto"/>
        <w:left w:val="none" w:sz="0" w:space="0" w:color="auto"/>
        <w:bottom w:val="none" w:sz="0" w:space="0" w:color="auto"/>
        <w:right w:val="none" w:sz="0" w:space="0" w:color="auto"/>
      </w:divBdr>
    </w:div>
    <w:div w:id="905140595">
      <w:bodyDiv w:val="1"/>
      <w:marLeft w:val="0"/>
      <w:marRight w:val="0"/>
      <w:marTop w:val="0"/>
      <w:marBottom w:val="0"/>
      <w:divBdr>
        <w:top w:val="none" w:sz="0" w:space="0" w:color="auto"/>
        <w:left w:val="none" w:sz="0" w:space="0" w:color="auto"/>
        <w:bottom w:val="none" w:sz="0" w:space="0" w:color="auto"/>
        <w:right w:val="none" w:sz="0" w:space="0" w:color="auto"/>
      </w:divBdr>
    </w:div>
    <w:div w:id="905456044">
      <w:bodyDiv w:val="1"/>
      <w:marLeft w:val="0"/>
      <w:marRight w:val="0"/>
      <w:marTop w:val="0"/>
      <w:marBottom w:val="0"/>
      <w:divBdr>
        <w:top w:val="none" w:sz="0" w:space="0" w:color="auto"/>
        <w:left w:val="none" w:sz="0" w:space="0" w:color="auto"/>
        <w:bottom w:val="none" w:sz="0" w:space="0" w:color="auto"/>
        <w:right w:val="none" w:sz="0" w:space="0" w:color="auto"/>
      </w:divBdr>
    </w:div>
    <w:div w:id="905720383">
      <w:bodyDiv w:val="1"/>
      <w:marLeft w:val="0"/>
      <w:marRight w:val="0"/>
      <w:marTop w:val="0"/>
      <w:marBottom w:val="0"/>
      <w:divBdr>
        <w:top w:val="none" w:sz="0" w:space="0" w:color="auto"/>
        <w:left w:val="none" w:sz="0" w:space="0" w:color="auto"/>
        <w:bottom w:val="none" w:sz="0" w:space="0" w:color="auto"/>
        <w:right w:val="none" w:sz="0" w:space="0" w:color="auto"/>
      </w:divBdr>
    </w:div>
    <w:div w:id="905870663">
      <w:bodyDiv w:val="1"/>
      <w:marLeft w:val="0"/>
      <w:marRight w:val="0"/>
      <w:marTop w:val="0"/>
      <w:marBottom w:val="0"/>
      <w:divBdr>
        <w:top w:val="none" w:sz="0" w:space="0" w:color="auto"/>
        <w:left w:val="none" w:sz="0" w:space="0" w:color="auto"/>
        <w:bottom w:val="none" w:sz="0" w:space="0" w:color="auto"/>
        <w:right w:val="none" w:sz="0" w:space="0" w:color="auto"/>
      </w:divBdr>
    </w:div>
    <w:div w:id="906109219">
      <w:bodyDiv w:val="1"/>
      <w:marLeft w:val="0"/>
      <w:marRight w:val="0"/>
      <w:marTop w:val="0"/>
      <w:marBottom w:val="0"/>
      <w:divBdr>
        <w:top w:val="none" w:sz="0" w:space="0" w:color="auto"/>
        <w:left w:val="none" w:sz="0" w:space="0" w:color="auto"/>
        <w:bottom w:val="none" w:sz="0" w:space="0" w:color="auto"/>
        <w:right w:val="none" w:sz="0" w:space="0" w:color="auto"/>
      </w:divBdr>
    </w:div>
    <w:div w:id="906644414">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764729">
      <w:bodyDiv w:val="1"/>
      <w:marLeft w:val="0"/>
      <w:marRight w:val="0"/>
      <w:marTop w:val="0"/>
      <w:marBottom w:val="0"/>
      <w:divBdr>
        <w:top w:val="none" w:sz="0" w:space="0" w:color="auto"/>
        <w:left w:val="none" w:sz="0" w:space="0" w:color="auto"/>
        <w:bottom w:val="none" w:sz="0" w:space="0" w:color="auto"/>
        <w:right w:val="none" w:sz="0" w:space="0" w:color="auto"/>
      </w:divBdr>
    </w:div>
    <w:div w:id="908229303">
      <w:bodyDiv w:val="1"/>
      <w:marLeft w:val="0"/>
      <w:marRight w:val="0"/>
      <w:marTop w:val="0"/>
      <w:marBottom w:val="0"/>
      <w:divBdr>
        <w:top w:val="none" w:sz="0" w:space="0" w:color="auto"/>
        <w:left w:val="none" w:sz="0" w:space="0" w:color="auto"/>
        <w:bottom w:val="none" w:sz="0" w:space="0" w:color="auto"/>
        <w:right w:val="none" w:sz="0" w:space="0" w:color="auto"/>
      </w:divBdr>
    </w:div>
    <w:div w:id="908273170">
      <w:bodyDiv w:val="1"/>
      <w:marLeft w:val="0"/>
      <w:marRight w:val="0"/>
      <w:marTop w:val="0"/>
      <w:marBottom w:val="0"/>
      <w:divBdr>
        <w:top w:val="none" w:sz="0" w:space="0" w:color="auto"/>
        <w:left w:val="none" w:sz="0" w:space="0" w:color="auto"/>
        <w:bottom w:val="none" w:sz="0" w:space="0" w:color="auto"/>
        <w:right w:val="none" w:sz="0" w:space="0" w:color="auto"/>
      </w:divBdr>
    </w:div>
    <w:div w:id="908541848">
      <w:bodyDiv w:val="1"/>
      <w:marLeft w:val="0"/>
      <w:marRight w:val="0"/>
      <w:marTop w:val="0"/>
      <w:marBottom w:val="0"/>
      <w:divBdr>
        <w:top w:val="none" w:sz="0" w:space="0" w:color="auto"/>
        <w:left w:val="none" w:sz="0" w:space="0" w:color="auto"/>
        <w:bottom w:val="none" w:sz="0" w:space="0" w:color="auto"/>
        <w:right w:val="none" w:sz="0" w:space="0" w:color="auto"/>
      </w:divBdr>
    </w:div>
    <w:div w:id="909001918">
      <w:bodyDiv w:val="1"/>
      <w:marLeft w:val="0"/>
      <w:marRight w:val="0"/>
      <w:marTop w:val="0"/>
      <w:marBottom w:val="0"/>
      <w:divBdr>
        <w:top w:val="none" w:sz="0" w:space="0" w:color="auto"/>
        <w:left w:val="none" w:sz="0" w:space="0" w:color="auto"/>
        <w:bottom w:val="none" w:sz="0" w:space="0" w:color="auto"/>
        <w:right w:val="none" w:sz="0" w:space="0" w:color="auto"/>
      </w:divBdr>
    </w:div>
    <w:div w:id="909344188">
      <w:bodyDiv w:val="1"/>
      <w:marLeft w:val="0"/>
      <w:marRight w:val="0"/>
      <w:marTop w:val="0"/>
      <w:marBottom w:val="0"/>
      <w:divBdr>
        <w:top w:val="none" w:sz="0" w:space="0" w:color="auto"/>
        <w:left w:val="none" w:sz="0" w:space="0" w:color="auto"/>
        <w:bottom w:val="none" w:sz="0" w:space="0" w:color="auto"/>
        <w:right w:val="none" w:sz="0" w:space="0" w:color="auto"/>
      </w:divBdr>
    </w:div>
    <w:div w:id="909463637">
      <w:bodyDiv w:val="1"/>
      <w:marLeft w:val="0"/>
      <w:marRight w:val="0"/>
      <w:marTop w:val="0"/>
      <w:marBottom w:val="0"/>
      <w:divBdr>
        <w:top w:val="none" w:sz="0" w:space="0" w:color="auto"/>
        <w:left w:val="none" w:sz="0" w:space="0" w:color="auto"/>
        <w:bottom w:val="none" w:sz="0" w:space="0" w:color="auto"/>
        <w:right w:val="none" w:sz="0" w:space="0" w:color="auto"/>
      </w:divBdr>
    </w:div>
    <w:div w:id="909584756">
      <w:bodyDiv w:val="1"/>
      <w:marLeft w:val="0"/>
      <w:marRight w:val="0"/>
      <w:marTop w:val="0"/>
      <w:marBottom w:val="0"/>
      <w:divBdr>
        <w:top w:val="none" w:sz="0" w:space="0" w:color="auto"/>
        <w:left w:val="none" w:sz="0" w:space="0" w:color="auto"/>
        <w:bottom w:val="none" w:sz="0" w:space="0" w:color="auto"/>
        <w:right w:val="none" w:sz="0" w:space="0" w:color="auto"/>
      </w:divBdr>
    </w:div>
    <w:div w:id="909971247">
      <w:bodyDiv w:val="1"/>
      <w:marLeft w:val="0"/>
      <w:marRight w:val="0"/>
      <w:marTop w:val="0"/>
      <w:marBottom w:val="0"/>
      <w:divBdr>
        <w:top w:val="none" w:sz="0" w:space="0" w:color="auto"/>
        <w:left w:val="none" w:sz="0" w:space="0" w:color="auto"/>
        <w:bottom w:val="none" w:sz="0" w:space="0" w:color="auto"/>
        <w:right w:val="none" w:sz="0" w:space="0" w:color="auto"/>
      </w:divBdr>
    </w:div>
    <w:div w:id="910044731">
      <w:bodyDiv w:val="1"/>
      <w:marLeft w:val="0"/>
      <w:marRight w:val="0"/>
      <w:marTop w:val="0"/>
      <w:marBottom w:val="0"/>
      <w:divBdr>
        <w:top w:val="none" w:sz="0" w:space="0" w:color="auto"/>
        <w:left w:val="none" w:sz="0" w:space="0" w:color="auto"/>
        <w:bottom w:val="none" w:sz="0" w:space="0" w:color="auto"/>
        <w:right w:val="none" w:sz="0" w:space="0" w:color="auto"/>
      </w:divBdr>
    </w:div>
    <w:div w:id="910388987">
      <w:bodyDiv w:val="1"/>
      <w:marLeft w:val="0"/>
      <w:marRight w:val="0"/>
      <w:marTop w:val="0"/>
      <w:marBottom w:val="0"/>
      <w:divBdr>
        <w:top w:val="none" w:sz="0" w:space="0" w:color="auto"/>
        <w:left w:val="none" w:sz="0" w:space="0" w:color="auto"/>
        <w:bottom w:val="none" w:sz="0" w:space="0" w:color="auto"/>
        <w:right w:val="none" w:sz="0" w:space="0" w:color="auto"/>
      </w:divBdr>
    </w:div>
    <w:div w:id="910583967">
      <w:bodyDiv w:val="1"/>
      <w:marLeft w:val="0"/>
      <w:marRight w:val="0"/>
      <w:marTop w:val="0"/>
      <w:marBottom w:val="0"/>
      <w:divBdr>
        <w:top w:val="none" w:sz="0" w:space="0" w:color="auto"/>
        <w:left w:val="none" w:sz="0" w:space="0" w:color="auto"/>
        <w:bottom w:val="none" w:sz="0" w:space="0" w:color="auto"/>
        <w:right w:val="none" w:sz="0" w:space="0" w:color="auto"/>
      </w:divBdr>
    </w:div>
    <w:div w:id="910971650">
      <w:bodyDiv w:val="1"/>
      <w:marLeft w:val="0"/>
      <w:marRight w:val="0"/>
      <w:marTop w:val="0"/>
      <w:marBottom w:val="0"/>
      <w:divBdr>
        <w:top w:val="none" w:sz="0" w:space="0" w:color="auto"/>
        <w:left w:val="none" w:sz="0" w:space="0" w:color="auto"/>
        <w:bottom w:val="none" w:sz="0" w:space="0" w:color="auto"/>
        <w:right w:val="none" w:sz="0" w:space="0" w:color="auto"/>
      </w:divBdr>
    </w:div>
    <w:div w:id="911502288">
      <w:bodyDiv w:val="1"/>
      <w:marLeft w:val="0"/>
      <w:marRight w:val="0"/>
      <w:marTop w:val="0"/>
      <w:marBottom w:val="0"/>
      <w:divBdr>
        <w:top w:val="none" w:sz="0" w:space="0" w:color="auto"/>
        <w:left w:val="none" w:sz="0" w:space="0" w:color="auto"/>
        <w:bottom w:val="none" w:sz="0" w:space="0" w:color="auto"/>
        <w:right w:val="none" w:sz="0" w:space="0" w:color="auto"/>
      </w:divBdr>
    </w:div>
    <w:div w:id="912079508">
      <w:bodyDiv w:val="1"/>
      <w:marLeft w:val="0"/>
      <w:marRight w:val="0"/>
      <w:marTop w:val="0"/>
      <w:marBottom w:val="0"/>
      <w:divBdr>
        <w:top w:val="none" w:sz="0" w:space="0" w:color="auto"/>
        <w:left w:val="none" w:sz="0" w:space="0" w:color="auto"/>
        <w:bottom w:val="none" w:sz="0" w:space="0" w:color="auto"/>
        <w:right w:val="none" w:sz="0" w:space="0" w:color="auto"/>
      </w:divBdr>
    </w:div>
    <w:div w:id="912088198">
      <w:bodyDiv w:val="1"/>
      <w:marLeft w:val="0"/>
      <w:marRight w:val="0"/>
      <w:marTop w:val="0"/>
      <w:marBottom w:val="0"/>
      <w:divBdr>
        <w:top w:val="none" w:sz="0" w:space="0" w:color="auto"/>
        <w:left w:val="none" w:sz="0" w:space="0" w:color="auto"/>
        <w:bottom w:val="none" w:sz="0" w:space="0" w:color="auto"/>
        <w:right w:val="none" w:sz="0" w:space="0" w:color="auto"/>
      </w:divBdr>
    </w:div>
    <w:div w:id="912203248">
      <w:bodyDiv w:val="1"/>
      <w:marLeft w:val="0"/>
      <w:marRight w:val="0"/>
      <w:marTop w:val="0"/>
      <w:marBottom w:val="0"/>
      <w:divBdr>
        <w:top w:val="none" w:sz="0" w:space="0" w:color="auto"/>
        <w:left w:val="none" w:sz="0" w:space="0" w:color="auto"/>
        <w:bottom w:val="none" w:sz="0" w:space="0" w:color="auto"/>
        <w:right w:val="none" w:sz="0" w:space="0" w:color="auto"/>
      </w:divBdr>
    </w:div>
    <w:div w:id="912811293">
      <w:bodyDiv w:val="1"/>
      <w:marLeft w:val="0"/>
      <w:marRight w:val="0"/>
      <w:marTop w:val="0"/>
      <w:marBottom w:val="0"/>
      <w:divBdr>
        <w:top w:val="none" w:sz="0" w:space="0" w:color="auto"/>
        <w:left w:val="none" w:sz="0" w:space="0" w:color="auto"/>
        <w:bottom w:val="none" w:sz="0" w:space="0" w:color="auto"/>
        <w:right w:val="none" w:sz="0" w:space="0" w:color="auto"/>
      </w:divBdr>
    </w:div>
    <w:div w:id="913467890">
      <w:bodyDiv w:val="1"/>
      <w:marLeft w:val="0"/>
      <w:marRight w:val="0"/>
      <w:marTop w:val="0"/>
      <w:marBottom w:val="0"/>
      <w:divBdr>
        <w:top w:val="none" w:sz="0" w:space="0" w:color="auto"/>
        <w:left w:val="none" w:sz="0" w:space="0" w:color="auto"/>
        <w:bottom w:val="none" w:sz="0" w:space="0" w:color="auto"/>
        <w:right w:val="none" w:sz="0" w:space="0" w:color="auto"/>
      </w:divBdr>
    </w:div>
    <w:div w:id="914051641">
      <w:bodyDiv w:val="1"/>
      <w:marLeft w:val="0"/>
      <w:marRight w:val="0"/>
      <w:marTop w:val="0"/>
      <w:marBottom w:val="0"/>
      <w:divBdr>
        <w:top w:val="none" w:sz="0" w:space="0" w:color="auto"/>
        <w:left w:val="none" w:sz="0" w:space="0" w:color="auto"/>
        <w:bottom w:val="none" w:sz="0" w:space="0" w:color="auto"/>
        <w:right w:val="none" w:sz="0" w:space="0" w:color="auto"/>
      </w:divBdr>
    </w:div>
    <w:div w:id="914556781">
      <w:bodyDiv w:val="1"/>
      <w:marLeft w:val="0"/>
      <w:marRight w:val="0"/>
      <w:marTop w:val="0"/>
      <w:marBottom w:val="0"/>
      <w:divBdr>
        <w:top w:val="none" w:sz="0" w:space="0" w:color="auto"/>
        <w:left w:val="none" w:sz="0" w:space="0" w:color="auto"/>
        <w:bottom w:val="none" w:sz="0" w:space="0" w:color="auto"/>
        <w:right w:val="none" w:sz="0" w:space="0" w:color="auto"/>
      </w:divBdr>
    </w:div>
    <w:div w:id="914708055">
      <w:bodyDiv w:val="1"/>
      <w:marLeft w:val="0"/>
      <w:marRight w:val="0"/>
      <w:marTop w:val="0"/>
      <w:marBottom w:val="0"/>
      <w:divBdr>
        <w:top w:val="none" w:sz="0" w:space="0" w:color="auto"/>
        <w:left w:val="none" w:sz="0" w:space="0" w:color="auto"/>
        <w:bottom w:val="none" w:sz="0" w:space="0" w:color="auto"/>
        <w:right w:val="none" w:sz="0" w:space="0" w:color="auto"/>
      </w:divBdr>
    </w:div>
    <w:div w:id="914777291">
      <w:bodyDiv w:val="1"/>
      <w:marLeft w:val="0"/>
      <w:marRight w:val="0"/>
      <w:marTop w:val="0"/>
      <w:marBottom w:val="0"/>
      <w:divBdr>
        <w:top w:val="none" w:sz="0" w:space="0" w:color="auto"/>
        <w:left w:val="none" w:sz="0" w:space="0" w:color="auto"/>
        <w:bottom w:val="none" w:sz="0" w:space="0" w:color="auto"/>
        <w:right w:val="none" w:sz="0" w:space="0" w:color="auto"/>
      </w:divBdr>
    </w:div>
    <w:div w:id="914781700">
      <w:bodyDiv w:val="1"/>
      <w:marLeft w:val="0"/>
      <w:marRight w:val="0"/>
      <w:marTop w:val="0"/>
      <w:marBottom w:val="0"/>
      <w:divBdr>
        <w:top w:val="none" w:sz="0" w:space="0" w:color="auto"/>
        <w:left w:val="none" w:sz="0" w:space="0" w:color="auto"/>
        <w:bottom w:val="none" w:sz="0" w:space="0" w:color="auto"/>
        <w:right w:val="none" w:sz="0" w:space="0" w:color="auto"/>
      </w:divBdr>
    </w:div>
    <w:div w:id="914818622">
      <w:bodyDiv w:val="1"/>
      <w:marLeft w:val="0"/>
      <w:marRight w:val="0"/>
      <w:marTop w:val="0"/>
      <w:marBottom w:val="0"/>
      <w:divBdr>
        <w:top w:val="none" w:sz="0" w:space="0" w:color="auto"/>
        <w:left w:val="none" w:sz="0" w:space="0" w:color="auto"/>
        <w:bottom w:val="none" w:sz="0" w:space="0" w:color="auto"/>
        <w:right w:val="none" w:sz="0" w:space="0" w:color="auto"/>
      </w:divBdr>
    </w:div>
    <w:div w:id="914897118">
      <w:bodyDiv w:val="1"/>
      <w:marLeft w:val="0"/>
      <w:marRight w:val="0"/>
      <w:marTop w:val="0"/>
      <w:marBottom w:val="0"/>
      <w:divBdr>
        <w:top w:val="none" w:sz="0" w:space="0" w:color="auto"/>
        <w:left w:val="none" w:sz="0" w:space="0" w:color="auto"/>
        <w:bottom w:val="none" w:sz="0" w:space="0" w:color="auto"/>
        <w:right w:val="none" w:sz="0" w:space="0" w:color="auto"/>
      </w:divBdr>
    </w:div>
    <w:div w:id="915045997">
      <w:bodyDiv w:val="1"/>
      <w:marLeft w:val="0"/>
      <w:marRight w:val="0"/>
      <w:marTop w:val="0"/>
      <w:marBottom w:val="0"/>
      <w:divBdr>
        <w:top w:val="none" w:sz="0" w:space="0" w:color="auto"/>
        <w:left w:val="none" w:sz="0" w:space="0" w:color="auto"/>
        <w:bottom w:val="none" w:sz="0" w:space="0" w:color="auto"/>
        <w:right w:val="none" w:sz="0" w:space="0" w:color="auto"/>
      </w:divBdr>
    </w:div>
    <w:div w:id="915163563">
      <w:bodyDiv w:val="1"/>
      <w:marLeft w:val="0"/>
      <w:marRight w:val="0"/>
      <w:marTop w:val="0"/>
      <w:marBottom w:val="0"/>
      <w:divBdr>
        <w:top w:val="none" w:sz="0" w:space="0" w:color="auto"/>
        <w:left w:val="none" w:sz="0" w:space="0" w:color="auto"/>
        <w:bottom w:val="none" w:sz="0" w:space="0" w:color="auto"/>
        <w:right w:val="none" w:sz="0" w:space="0" w:color="auto"/>
      </w:divBdr>
    </w:div>
    <w:div w:id="915356239">
      <w:bodyDiv w:val="1"/>
      <w:marLeft w:val="0"/>
      <w:marRight w:val="0"/>
      <w:marTop w:val="0"/>
      <w:marBottom w:val="0"/>
      <w:divBdr>
        <w:top w:val="none" w:sz="0" w:space="0" w:color="auto"/>
        <w:left w:val="none" w:sz="0" w:space="0" w:color="auto"/>
        <w:bottom w:val="none" w:sz="0" w:space="0" w:color="auto"/>
        <w:right w:val="none" w:sz="0" w:space="0" w:color="auto"/>
      </w:divBdr>
    </w:div>
    <w:div w:id="915474604">
      <w:bodyDiv w:val="1"/>
      <w:marLeft w:val="0"/>
      <w:marRight w:val="0"/>
      <w:marTop w:val="0"/>
      <w:marBottom w:val="0"/>
      <w:divBdr>
        <w:top w:val="none" w:sz="0" w:space="0" w:color="auto"/>
        <w:left w:val="none" w:sz="0" w:space="0" w:color="auto"/>
        <w:bottom w:val="none" w:sz="0" w:space="0" w:color="auto"/>
        <w:right w:val="none" w:sz="0" w:space="0" w:color="auto"/>
      </w:divBdr>
    </w:div>
    <w:div w:id="916549517">
      <w:bodyDiv w:val="1"/>
      <w:marLeft w:val="0"/>
      <w:marRight w:val="0"/>
      <w:marTop w:val="0"/>
      <w:marBottom w:val="0"/>
      <w:divBdr>
        <w:top w:val="none" w:sz="0" w:space="0" w:color="auto"/>
        <w:left w:val="none" w:sz="0" w:space="0" w:color="auto"/>
        <w:bottom w:val="none" w:sz="0" w:space="0" w:color="auto"/>
        <w:right w:val="none" w:sz="0" w:space="0" w:color="auto"/>
      </w:divBdr>
    </w:div>
    <w:div w:id="916667743">
      <w:bodyDiv w:val="1"/>
      <w:marLeft w:val="0"/>
      <w:marRight w:val="0"/>
      <w:marTop w:val="0"/>
      <w:marBottom w:val="0"/>
      <w:divBdr>
        <w:top w:val="none" w:sz="0" w:space="0" w:color="auto"/>
        <w:left w:val="none" w:sz="0" w:space="0" w:color="auto"/>
        <w:bottom w:val="none" w:sz="0" w:space="0" w:color="auto"/>
        <w:right w:val="none" w:sz="0" w:space="0" w:color="auto"/>
      </w:divBdr>
    </w:div>
    <w:div w:id="916745449">
      <w:bodyDiv w:val="1"/>
      <w:marLeft w:val="0"/>
      <w:marRight w:val="0"/>
      <w:marTop w:val="0"/>
      <w:marBottom w:val="0"/>
      <w:divBdr>
        <w:top w:val="none" w:sz="0" w:space="0" w:color="auto"/>
        <w:left w:val="none" w:sz="0" w:space="0" w:color="auto"/>
        <w:bottom w:val="none" w:sz="0" w:space="0" w:color="auto"/>
        <w:right w:val="none" w:sz="0" w:space="0" w:color="auto"/>
      </w:divBdr>
    </w:div>
    <w:div w:id="917328022">
      <w:bodyDiv w:val="1"/>
      <w:marLeft w:val="0"/>
      <w:marRight w:val="0"/>
      <w:marTop w:val="0"/>
      <w:marBottom w:val="0"/>
      <w:divBdr>
        <w:top w:val="none" w:sz="0" w:space="0" w:color="auto"/>
        <w:left w:val="none" w:sz="0" w:space="0" w:color="auto"/>
        <w:bottom w:val="none" w:sz="0" w:space="0" w:color="auto"/>
        <w:right w:val="none" w:sz="0" w:space="0" w:color="auto"/>
      </w:divBdr>
    </w:div>
    <w:div w:id="917712719">
      <w:bodyDiv w:val="1"/>
      <w:marLeft w:val="0"/>
      <w:marRight w:val="0"/>
      <w:marTop w:val="0"/>
      <w:marBottom w:val="0"/>
      <w:divBdr>
        <w:top w:val="none" w:sz="0" w:space="0" w:color="auto"/>
        <w:left w:val="none" w:sz="0" w:space="0" w:color="auto"/>
        <w:bottom w:val="none" w:sz="0" w:space="0" w:color="auto"/>
        <w:right w:val="none" w:sz="0" w:space="0" w:color="auto"/>
      </w:divBdr>
    </w:div>
    <w:div w:id="917984077">
      <w:bodyDiv w:val="1"/>
      <w:marLeft w:val="0"/>
      <w:marRight w:val="0"/>
      <w:marTop w:val="0"/>
      <w:marBottom w:val="0"/>
      <w:divBdr>
        <w:top w:val="none" w:sz="0" w:space="0" w:color="auto"/>
        <w:left w:val="none" w:sz="0" w:space="0" w:color="auto"/>
        <w:bottom w:val="none" w:sz="0" w:space="0" w:color="auto"/>
        <w:right w:val="none" w:sz="0" w:space="0" w:color="auto"/>
      </w:divBdr>
    </w:div>
    <w:div w:id="918320998">
      <w:bodyDiv w:val="1"/>
      <w:marLeft w:val="0"/>
      <w:marRight w:val="0"/>
      <w:marTop w:val="0"/>
      <w:marBottom w:val="0"/>
      <w:divBdr>
        <w:top w:val="none" w:sz="0" w:space="0" w:color="auto"/>
        <w:left w:val="none" w:sz="0" w:space="0" w:color="auto"/>
        <w:bottom w:val="none" w:sz="0" w:space="0" w:color="auto"/>
        <w:right w:val="none" w:sz="0" w:space="0" w:color="auto"/>
      </w:divBdr>
    </w:div>
    <w:div w:id="918707518">
      <w:bodyDiv w:val="1"/>
      <w:marLeft w:val="0"/>
      <w:marRight w:val="0"/>
      <w:marTop w:val="0"/>
      <w:marBottom w:val="0"/>
      <w:divBdr>
        <w:top w:val="none" w:sz="0" w:space="0" w:color="auto"/>
        <w:left w:val="none" w:sz="0" w:space="0" w:color="auto"/>
        <w:bottom w:val="none" w:sz="0" w:space="0" w:color="auto"/>
        <w:right w:val="none" w:sz="0" w:space="0" w:color="auto"/>
      </w:divBdr>
    </w:div>
    <w:div w:id="918910016">
      <w:bodyDiv w:val="1"/>
      <w:marLeft w:val="0"/>
      <w:marRight w:val="0"/>
      <w:marTop w:val="0"/>
      <w:marBottom w:val="0"/>
      <w:divBdr>
        <w:top w:val="none" w:sz="0" w:space="0" w:color="auto"/>
        <w:left w:val="none" w:sz="0" w:space="0" w:color="auto"/>
        <w:bottom w:val="none" w:sz="0" w:space="0" w:color="auto"/>
        <w:right w:val="none" w:sz="0" w:space="0" w:color="auto"/>
      </w:divBdr>
    </w:div>
    <w:div w:id="919214525">
      <w:bodyDiv w:val="1"/>
      <w:marLeft w:val="0"/>
      <w:marRight w:val="0"/>
      <w:marTop w:val="0"/>
      <w:marBottom w:val="0"/>
      <w:divBdr>
        <w:top w:val="none" w:sz="0" w:space="0" w:color="auto"/>
        <w:left w:val="none" w:sz="0" w:space="0" w:color="auto"/>
        <w:bottom w:val="none" w:sz="0" w:space="0" w:color="auto"/>
        <w:right w:val="none" w:sz="0" w:space="0" w:color="auto"/>
      </w:divBdr>
    </w:div>
    <w:div w:id="919296411">
      <w:bodyDiv w:val="1"/>
      <w:marLeft w:val="0"/>
      <w:marRight w:val="0"/>
      <w:marTop w:val="0"/>
      <w:marBottom w:val="0"/>
      <w:divBdr>
        <w:top w:val="none" w:sz="0" w:space="0" w:color="auto"/>
        <w:left w:val="none" w:sz="0" w:space="0" w:color="auto"/>
        <w:bottom w:val="none" w:sz="0" w:space="0" w:color="auto"/>
        <w:right w:val="none" w:sz="0" w:space="0" w:color="auto"/>
      </w:divBdr>
    </w:div>
    <w:div w:id="919365569">
      <w:bodyDiv w:val="1"/>
      <w:marLeft w:val="0"/>
      <w:marRight w:val="0"/>
      <w:marTop w:val="0"/>
      <w:marBottom w:val="0"/>
      <w:divBdr>
        <w:top w:val="none" w:sz="0" w:space="0" w:color="auto"/>
        <w:left w:val="none" w:sz="0" w:space="0" w:color="auto"/>
        <w:bottom w:val="none" w:sz="0" w:space="0" w:color="auto"/>
        <w:right w:val="none" w:sz="0" w:space="0" w:color="auto"/>
      </w:divBdr>
    </w:div>
    <w:div w:id="919757864">
      <w:bodyDiv w:val="1"/>
      <w:marLeft w:val="0"/>
      <w:marRight w:val="0"/>
      <w:marTop w:val="0"/>
      <w:marBottom w:val="0"/>
      <w:divBdr>
        <w:top w:val="none" w:sz="0" w:space="0" w:color="auto"/>
        <w:left w:val="none" w:sz="0" w:space="0" w:color="auto"/>
        <w:bottom w:val="none" w:sz="0" w:space="0" w:color="auto"/>
        <w:right w:val="none" w:sz="0" w:space="0" w:color="auto"/>
      </w:divBdr>
    </w:div>
    <w:div w:id="919870895">
      <w:bodyDiv w:val="1"/>
      <w:marLeft w:val="0"/>
      <w:marRight w:val="0"/>
      <w:marTop w:val="0"/>
      <w:marBottom w:val="0"/>
      <w:divBdr>
        <w:top w:val="none" w:sz="0" w:space="0" w:color="auto"/>
        <w:left w:val="none" w:sz="0" w:space="0" w:color="auto"/>
        <w:bottom w:val="none" w:sz="0" w:space="0" w:color="auto"/>
        <w:right w:val="none" w:sz="0" w:space="0" w:color="auto"/>
      </w:divBdr>
    </w:div>
    <w:div w:id="920143299">
      <w:bodyDiv w:val="1"/>
      <w:marLeft w:val="0"/>
      <w:marRight w:val="0"/>
      <w:marTop w:val="0"/>
      <w:marBottom w:val="0"/>
      <w:divBdr>
        <w:top w:val="none" w:sz="0" w:space="0" w:color="auto"/>
        <w:left w:val="none" w:sz="0" w:space="0" w:color="auto"/>
        <w:bottom w:val="none" w:sz="0" w:space="0" w:color="auto"/>
        <w:right w:val="none" w:sz="0" w:space="0" w:color="auto"/>
      </w:divBdr>
    </w:div>
    <w:div w:id="920336017">
      <w:bodyDiv w:val="1"/>
      <w:marLeft w:val="0"/>
      <w:marRight w:val="0"/>
      <w:marTop w:val="0"/>
      <w:marBottom w:val="0"/>
      <w:divBdr>
        <w:top w:val="none" w:sz="0" w:space="0" w:color="auto"/>
        <w:left w:val="none" w:sz="0" w:space="0" w:color="auto"/>
        <w:bottom w:val="none" w:sz="0" w:space="0" w:color="auto"/>
        <w:right w:val="none" w:sz="0" w:space="0" w:color="auto"/>
      </w:divBdr>
    </w:div>
    <w:div w:id="920524727">
      <w:bodyDiv w:val="1"/>
      <w:marLeft w:val="0"/>
      <w:marRight w:val="0"/>
      <w:marTop w:val="0"/>
      <w:marBottom w:val="0"/>
      <w:divBdr>
        <w:top w:val="none" w:sz="0" w:space="0" w:color="auto"/>
        <w:left w:val="none" w:sz="0" w:space="0" w:color="auto"/>
        <w:bottom w:val="none" w:sz="0" w:space="0" w:color="auto"/>
        <w:right w:val="none" w:sz="0" w:space="0" w:color="auto"/>
      </w:divBdr>
    </w:div>
    <w:div w:id="921832942">
      <w:bodyDiv w:val="1"/>
      <w:marLeft w:val="0"/>
      <w:marRight w:val="0"/>
      <w:marTop w:val="0"/>
      <w:marBottom w:val="0"/>
      <w:divBdr>
        <w:top w:val="none" w:sz="0" w:space="0" w:color="auto"/>
        <w:left w:val="none" w:sz="0" w:space="0" w:color="auto"/>
        <w:bottom w:val="none" w:sz="0" w:space="0" w:color="auto"/>
        <w:right w:val="none" w:sz="0" w:space="0" w:color="auto"/>
      </w:divBdr>
    </w:div>
    <w:div w:id="923076305">
      <w:bodyDiv w:val="1"/>
      <w:marLeft w:val="0"/>
      <w:marRight w:val="0"/>
      <w:marTop w:val="0"/>
      <w:marBottom w:val="0"/>
      <w:divBdr>
        <w:top w:val="none" w:sz="0" w:space="0" w:color="auto"/>
        <w:left w:val="none" w:sz="0" w:space="0" w:color="auto"/>
        <w:bottom w:val="none" w:sz="0" w:space="0" w:color="auto"/>
        <w:right w:val="none" w:sz="0" w:space="0" w:color="auto"/>
      </w:divBdr>
    </w:div>
    <w:div w:id="923535421">
      <w:bodyDiv w:val="1"/>
      <w:marLeft w:val="0"/>
      <w:marRight w:val="0"/>
      <w:marTop w:val="0"/>
      <w:marBottom w:val="0"/>
      <w:divBdr>
        <w:top w:val="none" w:sz="0" w:space="0" w:color="auto"/>
        <w:left w:val="none" w:sz="0" w:space="0" w:color="auto"/>
        <w:bottom w:val="none" w:sz="0" w:space="0" w:color="auto"/>
        <w:right w:val="none" w:sz="0" w:space="0" w:color="auto"/>
      </w:divBdr>
    </w:div>
    <w:div w:id="923686380">
      <w:bodyDiv w:val="1"/>
      <w:marLeft w:val="0"/>
      <w:marRight w:val="0"/>
      <w:marTop w:val="0"/>
      <w:marBottom w:val="0"/>
      <w:divBdr>
        <w:top w:val="none" w:sz="0" w:space="0" w:color="auto"/>
        <w:left w:val="none" w:sz="0" w:space="0" w:color="auto"/>
        <w:bottom w:val="none" w:sz="0" w:space="0" w:color="auto"/>
        <w:right w:val="none" w:sz="0" w:space="0" w:color="auto"/>
      </w:divBdr>
    </w:div>
    <w:div w:id="923994333">
      <w:bodyDiv w:val="1"/>
      <w:marLeft w:val="0"/>
      <w:marRight w:val="0"/>
      <w:marTop w:val="0"/>
      <w:marBottom w:val="0"/>
      <w:divBdr>
        <w:top w:val="none" w:sz="0" w:space="0" w:color="auto"/>
        <w:left w:val="none" w:sz="0" w:space="0" w:color="auto"/>
        <w:bottom w:val="none" w:sz="0" w:space="0" w:color="auto"/>
        <w:right w:val="none" w:sz="0" w:space="0" w:color="auto"/>
      </w:divBdr>
    </w:div>
    <w:div w:id="924649324">
      <w:bodyDiv w:val="1"/>
      <w:marLeft w:val="0"/>
      <w:marRight w:val="0"/>
      <w:marTop w:val="0"/>
      <w:marBottom w:val="0"/>
      <w:divBdr>
        <w:top w:val="none" w:sz="0" w:space="0" w:color="auto"/>
        <w:left w:val="none" w:sz="0" w:space="0" w:color="auto"/>
        <w:bottom w:val="none" w:sz="0" w:space="0" w:color="auto"/>
        <w:right w:val="none" w:sz="0" w:space="0" w:color="auto"/>
      </w:divBdr>
    </w:div>
    <w:div w:id="924994827">
      <w:bodyDiv w:val="1"/>
      <w:marLeft w:val="0"/>
      <w:marRight w:val="0"/>
      <w:marTop w:val="0"/>
      <w:marBottom w:val="0"/>
      <w:divBdr>
        <w:top w:val="none" w:sz="0" w:space="0" w:color="auto"/>
        <w:left w:val="none" w:sz="0" w:space="0" w:color="auto"/>
        <w:bottom w:val="none" w:sz="0" w:space="0" w:color="auto"/>
        <w:right w:val="none" w:sz="0" w:space="0" w:color="auto"/>
      </w:divBdr>
    </w:div>
    <w:div w:id="925069548">
      <w:bodyDiv w:val="1"/>
      <w:marLeft w:val="0"/>
      <w:marRight w:val="0"/>
      <w:marTop w:val="0"/>
      <w:marBottom w:val="0"/>
      <w:divBdr>
        <w:top w:val="none" w:sz="0" w:space="0" w:color="auto"/>
        <w:left w:val="none" w:sz="0" w:space="0" w:color="auto"/>
        <w:bottom w:val="none" w:sz="0" w:space="0" w:color="auto"/>
        <w:right w:val="none" w:sz="0" w:space="0" w:color="auto"/>
      </w:divBdr>
    </w:div>
    <w:div w:id="925109691">
      <w:bodyDiv w:val="1"/>
      <w:marLeft w:val="0"/>
      <w:marRight w:val="0"/>
      <w:marTop w:val="0"/>
      <w:marBottom w:val="0"/>
      <w:divBdr>
        <w:top w:val="none" w:sz="0" w:space="0" w:color="auto"/>
        <w:left w:val="none" w:sz="0" w:space="0" w:color="auto"/>
        <w:bottom w:val="none" w:sz="0" w:space="0" w:color="auto"/>
        <w:right w:val="none" w:sz="0" w:space="0" w:color="auto"/>
      </w:divBdr>
    </w:div>
    <w:div w:id="925191865">
      <w:bodyDiv w:val="1"/>
      <w:marLeft w:val="0"/>
      <w:marRight w:val="0"/>
      <w:marTop w:val="0"/>
      <w:marBottom w:val="0"/>
      <w:divBdr>
        <w:top w:val="none" w:sz="0" w:space="0" w:color="auto"/>
        <w:left w:val="none" w:sz="0" w:space="0" w:color="auto"/>
        <w:bottom w:val="none" w:sz="0" w:space="0" w:color="auto"/>
        <w:right w:val="none" w:sz="0" w:space="0" w:color="auto"/>
      </w:divBdr>
    </w:div>
    <w:div w:id="925303563">
      <w:bodyDiv w:val="1"/>
      <w:marLeft w:val="0"/>
      <w:marRight w:val="0"/>
      <w:marTop w:val="0"/>
      <w:marBottom w:val="0"/>
      <w:divBdr>
        <w:top w:val="none" w:sz="0" w:space="0" w:color="auto"/>
        <w:left w:val="none" w:sz="0" w:space="0" w:color="auto"/>
        <w:bottom w:val="none" w:sz="0" w:space="0" w:color="auto"/>
        <w:right w:val="none" w:sz="0" w:space="0" w:color="auto"/>
      </w:divBdr>
    </w:div>
    <w:div w:id="925335283">
      <w:bodyDiv w:val="1"/>
      <w:marLeft w:val="0"/>
      <w:marRight w:val="0"/>
      <w:marTop w:val="0"/>
      <w:marBottom w:val="0"/>
      <w:divBdr>
        <w:top w:val="none" w:sz="0" w:space="0" w:color="auto"/>
        <w:left w:val="none" w:sz="0" w:space="0" w:color="auto"/>
        <w:bottom w:val="none" w:sz="0" w:space="0" w:color="auto"/>
        <w:right w:val="none" w:sz="0" w:space="0" w:color="auto"/>
      </w:divBdr>
    </w:div>
    <w:div w:id="926958414">
      <w:bodyDiv w:val="1"/>
      <w:marLeft w:val="0"/>
      <w:marRight w:val="0"/>
      <w:marTop w:val="0"/>
      <w:marBottom w:val="0"/>
      <w:divBdr>
        <w:top w:val="none" w:sz="0" w:space="0" w:color="auto"/>
        <w:left w:val="none" w:sz="0" w:space="0" w:color="auto"/>
        <w:bottom w:val="none" w:sz="0" w:space="0" w:color="auto"/>
        <w:right w:val="none" w:sz="0" w:space="0" w:color="auto"/>
      </w:divBdr>
    </w:div>
    <w:div w:id="927231379">
      <w:bodyDiv w:val="1"/>
      <w:marLeft w:val="0"/>
      <w:marRight w:val="0"/>
      <w:marTop w:val="0"/>
      <w:marBottom w:val="0"/>
      <w:divBdr>
        <w:top w:val="none" w:sz="0" w:space="0" w:color="auto"/>
        <w:left w:val="none" w:sz="0" w:space="0" w:color="auto"/>
        <w:bottom w:val="none" w:sz="0" w:space="0" w:color="auto"/>
        <w:right w:val="none" w:sz="0" w:space="0" w:color="auto"/>
      </w:divBdr>
    </w:div>
    <w:div w:id="927470991">
      <w:bodyDiv w:val="1"/>
      <w:marLeft w:val="0"/>
      <w:marRight w:val="0"/>
      <w:marTop w:val="0"/>
      <w:marBottom w:val="0"/>
      <w:divBdr>
        <w:top w:val="none" w:sz="0" w:space="0" w:color="auto"/>
        <w:left w:val="none" w:sz="0" w:space="0" w:color="auto"/>
        <w:bottom w:val="none" w:sz="0" w:space="0" w:color="auto"/>
        <w:right w:val="none" w:sz="0" w:space="0" w:color="auto"/>
      </w:divBdr>
    </w:div>
    <w:div w:id="928193503">
      <w:bodyDiv w:val="1"/>
      <w:marLeft w:val="0"/>
      <w:marRight w:val="0"/>
      <w:marTop w:val="0"/>
      <w:marBottom w:val="0"/>
      <w:divBdr>
        <w:top w:val="none" w:sz="0" w:space="0" w:color="auto"/>
        <w:left w:val="none" w:sz="0" w:space="0" w:color="auto"/>
        <w:bottom w:val="none" w:sz="0" w:space="0" w:color="auto"/>
        <w:right w:val="none" w:sz="0" w:space="0" w:color="auto"/>
      </w:divBdr>
    </w:div>
    <w:div w:id="929243094">
      <w:bodyDiv w:val="1"/>
      <w:marLeft w:val="0"/>
      <w:marRight w:val="0"/>
      <w:marTop w:val="0"/>
      <w:marBottom w:val="0"/>
      <w:divBdr>
        <w:top w:val="none" w:sz="0" w:space="0" w:color="auto"/>
        <w:left w:val="none" w:sz="0" w:space="0" w:color="auto"/>
        <w:bottom w:val="none" w:sz="0" w:space="0" w:color="auto"/>
        <w:right w:val="none" w:sz="0" w:space="0" w:color="auto"/>
      </w:divBdr>
    </w:div>
    <w:div w:id="929389950">
      <w:bodyDiv w:val="1"/>
      <w:marLeft w:val="0"/>
      <w:marRight w:val="0"/>
      <w:marTop w:val="0"/>
      <w:marBottom w:val="0"/>
      <w:divBdr>
        <w:top w:val="none" w:sz="0" w:space="0" w:color="auto"/>
        <w:left w:val="none" w:sz="0" w:space="0" w:color="auto"/>
        <w:bottom w:val="none" w:sz="0" w:space="0" w:color="auto"/>
        <w:right w:val="none" w:sz="0" w:space="0" w:color="auto"/>
      </w:divBdr>
    </w:div>
    <w:div w:id="929394353">
      <w:bodyDiv w:val="1"/>
      <w:marLeft w:val="0"/>
      <w:marRight w:val="0"/>
      <w:marTop w:val="0"/>
      <w:marBottom w:val="0"/>
      <w:divBdr>
        <w:top w:val="none" w:sz="0" w:space="0" w:color="auto"/>
        <w:left w:val="none" w:sz="0" w:space="0" w:color="auto"/>
        <w:bottom w:val="none" w:sz="0" w:space="0" w:color="auto"/>
        <w:right w:val="none" w:sz="0" w:space="0" w:color="auto"/>
      </w:divBdr>
    </w:div>
    <w:div w:id="929435264">
      <w:bodyDiv w:val="1"/>
      <w:marLeft w:val="0"/>
      <w:marRight w:val="0"/>
      <w:marTop w:val="0"/>
      <w:marBottom w:val="0"/>
      <w:divBdr>
        <w:top w:val="none" w:sz="0" w:space="0" w:color="auto"/>
        <w:left w:val="none" w:sz="0" w:space="0" w:color="auto"/>
        <w:bottom w:val="none" w:sz="0" w:space="0" w:color="auto"/>
        <w:right w:val="none" w:sz="0" w:space="0" w:color="auto"/>
      </w:divBdr>
    </w:div>
    <w:div w:id="929585591">
      <w:bodyDiv w:val="1"/>
      <w:marLeft w:val="0"/>
      <w:marRight w:val="0"/>
      <w:marTop w:val="0"/>
      <w:marBottom w:val="0"/>
      <w:divBdr>
        <w:top w:val="none" w:sz="0" w:space="0" w:color="auto"/>
        <w:left w:val="none" w:sz="0" w:space="0" w:color="auto"/>
        <w:bottom w:val="none" w:sz="0" w:space="0" w:color="auto"/>
        <w:right w:val="none" w:sz="0" w:space="0" w:color="auto"/>
      </w:divBdr>
    </w:div>
    <w:div w:id="929657440">
      <w:bodyDiv w:val="1"/>
      <w:marLeft w:val="0"/>
      <w:marRight w:val="0"/>
      <w:marTop w:val="0"/>
      <w:marBottom w:val="0"/>
      <w:divBdr>
        <w:top w:val="none" w:sz="0" w:space="0" w:color="auto"/>
        <w:left w:val="none" w:sz="0" w:space="0" w:color="auto"/>
        <w:bottom w:val="none" w:sz="0" w:space="0" w:color="auto"/>
        <w:right w:val="none" w:sz="0" w:space="0" w:color="auto"/>
      </w:divBdr>
    </w:div>
    <w:div w:id="929659880">
      <w:bodyDiv w:val="1"/>
      <w:marLeft w:val="0"/>
      <w:marRight w:val="0"/>
      <w:marTop w:val="0"/>
      <w:marBottom w:val="0"/>
      <w:divBdr>
        <w:top w:val="none" w:sz="0" w:space="0" w:color="auto"/>
        <w:left w:val="none" w:sz="0" w:space="0" w:color="auto"/>
        <w:bottom w:val="none" w:sz="0" w:space="0" w:color="auto"/>
        <w:right w:val="none" w:sz="0" w:space="0" w:color="auto"/>
      </w:divBdr>
    </w:div>
    <w:div w:id="929850366">
      <w:bodyDiv w:val="1"/>
      <w:marLeft w:val="0"/>
      <w:marRight w:val="0"/>
      <w:marTop w:val="0"/>
      <w:marBottom w:val="0"/>
      <w:divBdr>
        <w:top w:val="none" w:sz="0" w:space="0" w:color="auto"/>
        <w:left w:val="none" w:sz="0" w:space="0" w:color="auto"/>
        <w:bottom w:val="none" w:sz="0" w:space="0" w:color="auto"/>
        <w:right w:val="none" w:sz="0" w:space="0" w:color="auto"/>
      </w:divBdr>
    </w:div>
    <w:div w:id="929964977">
      <w:bodyDiv w:val="1"/>
      <w:marLeft w:val="0"/>
      <w:marRight w:val="0"/>
      <w:marTop w:val="0"/>
      <w:marBottom w:val="0"/>
      <w:divBdr>
        <w:top w:val="none" w:sz="0" w:space="0" w:color="auto"/>
        <w:left w:val="none" w:sz="0" w:space="0" w:color="auto"/>
        <w:bottom w:val="none" w:sz="0" w:space="0" w:color="auto"/>
        <w:right w:val="none" w:sz="0" w:space="0" w:color="auto"/>
      </w:divBdr>
    </w:div>
    <w:div w:id="930577521">
      <w:bodyDiv w:val="1"/>
      <w:marLeft w:val="0"/>
      <w:marRight w:val="0"/>
      <w:marTop w:val="0"/>
      <w:marBottom w:val="0"/>
      <w:divBdr>
        <w:top w:val="none" w:sz="0" w:space="0" w:color="auto"/>
        <w:left w:val="none" w:sz="0" w:space="0" w:color="auto"/>
        <w:bottom w:val="none" w:sz="0" w:space="0" w:color="auto"/>
        <w:right w:val="none" w:sz="0" w:space="0" w:color="auto"/>
      </w:divBdr>
    </w:div>
    <w:div w:id="931400188">
      <w:bodyDiv w:val="1"/>
      <w:marLeft w:val="0"/>
      <w:marRight w:val="0"/>
      <w:marTop w:val="0"/>
      <w:marBottom w:val="0"/>
      <w:divBdr>
        <w:top w:val="none" w:sz="0" w:space="0" w:color="auto"/>
        <w:left w:val="none" w:sz="0" w:space="0" w:color="auto"/>
        <w:bottom w:val="none" w:sz="0" w:space="0" w:color="auto"/>
        <w:right w:val="none" w:sz="0" w:space="0" w:color="auto"/>
      </w:divBdr>
    </w:div>
    <w:div w:id="931402587">
      <w:bodyDiv w:val="1"/>
      <w:marLeft w:val="0"/>
      <w:marRight w:val="0"/>
      <w:marTop w:val="0"/>
      <w:marBottom w:val="0"/>
      <w:divBdr>
        <w:top w:val="none" w:sz="0" w:space="0" w:color="auto"/>
        <w:left w:val="none" w:sz="0" w:space="0" w:color="auto"/>
        <w:bottom w:val="none" w:sz="0" w:space="0" w:color="auto"/>
        <w:right w:val="none" w:sz="0" w:space="0" w:color="auto"/>
      </w:divBdr>
    </w:div>
    <w:div w:id="931550062">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932320253">
      <w:bodyDiv w:val="1"/>
      <w:marLeft w:val="0"/>
      <w:marRight w:val="0"/>
      <w:marTop w:val="0"/>
      <w:marBottom w:val="0"/>
      <w:divBdr>
        <w:top w:val="none" w:sz="0" w:space="0" w:color="auto"/>
        <w:left w:val="none" w:sz="0" w:space="0" w:color="auto"/>
        <w:bottom w:val="none" w:sz="0" w:space="0" w:color="auto"/>
        <w:right w:val="none" w:sz="0" w:space="0" w:color="auto"/>
      </w:divBdr>
    </w:div>
    <w:div w:id="932401017">
      <w:bodyDiv w:val="1"/>
      <w:marLeft w:val="0"/>
      <w:marRight w:val="0"/>
      <w:marTop w:val="0"/>
      <w:marBottom w:val="0"/>
      <w:divBdr>
        <w:top w:val="none" w:sz="0" w:space="0" w:color="auto"/>
        <w:left w:val="none" w:sz="0" w:space="0" w:color="auto"/>
        <w:bottom w:val="none" w:sz="0" w:space="0" w:color="auto"/>
        <w:right w:val="none" w:sz="0" w:space="0" w:color="auto"/>
      </w:divBdr>
    </w:div>
    <w:div w:id="932786107">
      <w:bodyDiv w:val="1"/>
      <w:marLeft w:val="0"/>
      <w:marRight w:val="0"/>
      <w:marTop w:val="0"/>
      <w:marBottom w:val="0"/>
      <w:divBdr>
        <w:top w:val="none" w:sz="0" w:space="0" w:color="auto"/>
        <w:left w:val="none" w:sz="0" w:space="0" w:color="auto"/>
        <w:bottom w:val="none" w:sz="0" w:space="0" w:color="auto"/>
        <w:right w:val="none" w:sz="0" w:space="0" w:color="auto"/>
      </w:divBdr>
    </w:div>
    <w:div w:id="933131621">
      <w:bodyDiv w:val="1"/>
      <w:marLeft w:val="0"/>
      <w:marRight w:val="0"/>
      <w:marTop w:val="0"/>
      <w:marBottom w:val="0"/>
      <w:divBdr>
        <w:top w:val="none" w:sz="0" w:space="0" w:color="auto"/>
        <w:left w:val="none" w:sz="0" w:space="0" w:color="auto"/>
        <w:bottom w:val="none" w:sz="0" w:space="0" w:color="auto"/>
        <w:right w:val="none" w:sz="0" w:space="0" w:color="auto"/>
      </w:divBdr>
    </w:div>
    <w:div w:id="933367922">
      <w:bodyDiv w:val="1"/>
      <w:marLeft w:val="0"/>
      <w:marRight w:val="0"/>
      <w:marTop w:val="0"/>
      <w:marBottom w:val="0"/>
      <w:divBdr>
        <w:top w:val="none" w:sz="0" w:space="0" w:color="auto"/>
        <w:left w:val="none" w:sz="0" w:space="0" w:color="auto"/>
        <w:bottom w:val="none" w:sz="0" w:space="0" w:color="auto"/>
        <w:right w:val="none" w:sz="0" w:space="0" w:color="auto"/>
      </w:divBdr>
    </w:div>
    <w:div w:id="933590320">
      <w:bodyDiv w:val="1"/>
      <w:marLeft w:val="0"/>
      <w:marRight w:val="0"/>
      <w:marTop w:val="0"/>
      <w:marBottom w:val="0"/>
      <w:divBdr>
        <w:top w:val="none" w:sz="0" w:space="0" w:color="auto"/>
        <w:left w:val="none" w:sz="0" w:space="0" w:color="auto"/>
        <w:bottom w:val="none" w:sz="0" w:space="0" w:color="auto"/>
        <w:right w:val="none" w:sz="0" w:space="0" w:color="auto"/>
      </w:divBdr>
    </w:div>
    <w:div w:id="934095996">
      <w:bodyDiv w:val="1"/>
      <w:marLeft w:val="0"/>
      <w:marRight w:val="0"/>
      <w:marTop w:val="0"/>
      <w:marBottom w:val="0"/>
      <w:divBdr>
        <w:top w:val="none" w:sz="0" w:space="0" w:color="auto"/>
        <w:left w:val="none" w:sz="0" w:space="0" w:color="auto"/>
        <w:bottom w:val="none" w:sz="0" w:space="0" w:color="auto"/>
        <w:right w:val="none" w:sz="0" w:space="0" w:color="auto"/>
      </w:divBdr>
    </w:div>
    <w:div w:id="934242051">
      <w:bodyDiv w:val="1"/>
      <w:marLeft w:val="0"/>
      <w:marRight w:val="0"/>
      <w:marTop w:val="0"/>
      <w:marBottom w:val="0"/>
      <w:divBdr>
        <w:top w:val="none" w:sz="0" w:space="0" w:color="auto"/>
        <w:left w:val="none" w:sz="0" w:space="0" w:color="auto"/>
        <w:bottom w:val="none" w:sz="0" w:space="0" w:color="auto"/>
        <w:right w:val="none" w:sz="0" w:space="0" w:color="auto"/>
      </w:divBdr>
    </w:div>
    <w:div w:id="934437566">
      <w:bodyDiv w:val="1"/>
      <w:marLeft w:val="0"/>
      <w:marRight w:val="0"/>
      <w:marTop w:val="0"/>
      <w:marBottom w:val="0"/>
      <w:divBdr>
        <w:top w:val="none" w:sz="0" w:space="0" w:color="auto"/>
        <w:left w:val="none" w:sz="0" w:space="0" w:color="auto"/>
        <w:bottom w:val="none" w:sz="0" w:space="0" w:color="auto"/>
        <w:right w:val="none" w:sz="0" w:space="0" w:color="auto"/>
      </w:divBdr>
    </w:div>
    <w:div w:id="934751946">
      <w:bodyDiv w:val="1"/>
      <w:marLeft w:val="0"/>
      <w:marRight w:val="0"/>
      <w:marTop w:val="0"/>
      <w:marBottom w:val="0"/>
      <w:divBdr>
        <w:top w:val="none" w:sz="0" w:space="0" w:color="auto"/>
        <w:left w:val="none" w:sz="0" w:space="0" w:color="auto"/>
        <w:bottom w:val="none" w:sz="0" w:space="0" w:color="auto"/>
        <w:right w:val="none" w:sz="0" w:space="0" w:color="auto"/>
      </w:divBdr>
    </w:div>
    <w:div w:id="934941442">
      <w:bodyDiv w:val="1"/>
      <w:marLeft w:val="0"/>
      <w:marRight w:val="0"/>
      <w:marTop w:val="0"/>
      <w:marBottom w:val="0"/>
      <w:divBdr>
        <w:top w:val="none" w:sz="0" w:space="0" w:color="auto"/>
        <w:left w:val="none" w:sz="0" w:space="0" w:color="auto"/>
        <w:bottom w:val="none" w:sz="0" w:space="0" w:color="auto"/>
        <w:right w:val="none" w:sz="0" w:space="0" w:color="auto"/>
      </w:divBdr>
    </w:div>
    <w:div w:id="935094180">
      <w:bodyDiv w:val="1"/>
      <w:marLeft w:val="0"/>
      <w:marRight w:val="0"/>
      <w:marTop w:val="0"/>
      <w:marBottom w:val="0"/>
      <w:divBdr>
        <w:top w:val="none" w:sz="0" w:space="0" w:color="auto"/>
        <w:left w:val="none" w:sz="0" w:space="0" w:color="auto"/>
        <w:bottom w:val="none" w:sz="0" w:space="0" w:color="auto"/>
        <w:right w:val="none" w:sz="0" w:space="0" w:color="auto"/>
      </w:divBdr>
    </w:div>
    <w:div w:id="935479216">
      <w:bodyDiv w:val="1"/>
      <w:marLeft w:val="0"/>
      <w:marRight w:val="0"/>
      <w:marTop w:val="0"/>
      <w:marBottom w:val="0"/>
      <w:divBdr>
        <w:top w:val="none" w:sz="0" w:space="0" w:color="auto"/>
        <w:left w:val="none" w:sz="0" w:space="0" w:color="auto"/>
        <w:bottom w:val="none" w:sz="0" w:space="0" w:color="auto"/>
        <w:right w:val="none" w:sz="0" w:space="0" w:color="auto"/>
      </w:divBdr>
    </w:div>
    <w:div w:id="935670588">
      <w:bodyDiv w:val="1"/>
      <w:marLeft w:val="0"/>
      <w:marRight w:val="0"/>
      <w:marTop w:val="0"/>
      <w:marBottom w:val="0"/>
      <w:divBdr>
        <w:top w:val="none" w:sz="0" w:space="0" w:color="auto"/>
        <w:left w:val="none" w:sz="0" w:space="0" w:color="auto"/>
        <w:bottom w:val="none" w:sz="0" w:space="0" w:color="auto"/>
        <w:right w:val="none" w:sz="0" w:space="0" w:color="auto"/>
      </w:divBdr>
    </w:div>
    <w:div w:id="936450974">
      <w:bodyDiv w:val="1"/>
      <w:marLeft w:val="0"/>
      <w:marRight w:val="0"/>
      <w:marTop w:val="0"/>
      <w:marBottom w:val="0"/>
      <w:divBdr>
        <w:top w:val="none" w:sz="0" w:space="0" w:color="auto"/>
        <w:left w:val="none" w:sz="0" w:space="0" w:color="auto"/>
        <w:bottom w:val="none" w:sz="0" w:space="0" w:color="auto"/>
        <w:right w:val="none" w:sz="0" w:space="0" w:color="auto"/>
      </w:divBdr>
    </w:div>
    <w:div w:id="936524966">
      <w:bodyDiv w:val="1"/>
      <w:marLeft w:val="0"/>
      <w:marRight w:val="0"/>
      <w:marTop w:val="0"/>
      <w:marBottom w:val="0"/>
      <w:divBdr>
        <w:top w:val="none" w:sz="0" w:space="0" w:color="auto"/>
        <w:left w:val="none" w:sz="0" w:space="0" w:color="auto"/>
        <w:bottom w:val="none" w:sz="0" w:space="0" w:color="auto"/>
        <w:right w:val="none" w:sz="0" w:space="0" w:color="auto"/>
      </w:divBdr>
    </w:div>
    <w:div w:id="936790442">
      <w:bodyDiv w:val="1"/>
      <w:marLeft w:val="0"/>
      <w:marRight w:val="0"/>
      <w:marTop w:val="0"/>
      <w:marBottom w:val="0"/>
      <w:divBdr>
        <w:top w:val="none" w:sz="0" w:space="0" w:color="auto"/>
        <w:left w:val="none" w:sz="0" w:space="0" w:color="auto"/>
        <w:bottom w:val="none" w:sz="0" w:space="0" w:color="auto"/>
        <w:right w:val="none" w:sz="0" w:space="0" w:color="auto"/>
      </w:divBdr>
    </w:div>
    <w:div w:id="937103963">
      <w:bodyDiv w:val="1"/>
      <w:marLeft w:val="0"/>
      <w:marRight w:val="0"/>
      <w:marTop w:val="0"/>
      <w:marBottom w:val="0"/>
      <w:divBdr>
        <w:top w:val="none" w:sz="0" w:space="0" w:color="auto"/>
        <w:left w:val="none" w:sz="0" w:space="0" w:color="auto"/>
        <w:bottom w:val="none" w:sz="0" w:space="0" w:color="auto"/>
        <w:right w:val="none" w:sz="0" w:space="0" w:color="auto"/>
      </w:divBdr>
    </w:div>
    <w:div w:id="937178161">
      <w:bodyDiv w:val="1"/>
      <w:marLeft w:val="0"/>
      <w:marRight w:val="0"/>
      <w:marTop w:val="0"/>
      <w:marBottom w:val="0"/>
      <w:divBdr>
        <w:top w:val="none" w:sz="0" w:space="0" w:color="auto"/>
        <w:left w:val="none" w:sz="0" w:space="0" w:color="auto"/>
        <w:bottom w:val="none" w:sz="0" w:space="0" w:color="auto"/>
        <w:right w:val="none" w:sz="0" w:space="0" w:color="auto"/>
      </w:divBdr>
    </w:div>
    <w:div w:id="937640777">
      <w:bodyDiv w:val="1"/>
      <w:marLeft w:val="0"/>
      <w:marRight w:val="0"/>
      <w:marTop w:val="0"/>
      <w:marBottom w:val="0"/>
      <w:divBdr>
        <w:top w:val="none" w:sz="0" w:space="0" w:color="auto"/>
        <w:left w:val="none" w:sz="0" w:space="0" w:color="auto"/>
        <w:bottom w:val="none" w:sz="0" w:space="0" w:color="auto"/>
        <w:right w:val="none" w:sz="0" w:space="0" w:color="auto"/>
      </w:divBdr>
    </w:div>
    <w:div w:id="937951565">
      <w:bodyDiv w:val="1"/>
      <w:marLeft w:val="0"/>
      <w:marRight w:val="0"/>
      <w:marTop w:val="0"/>
      <w:marBottom w:val="0"/>
      <w:divBdr>
        <w:top w:val="none" w:sz="0" w:space="0" w:color="auto"/>
        <w:left w:val="none" w:sz="0" w:space="0" w:color="auto"/>
        <w:bottom w:val="none" w:sz="0" w:space="0" w:color="auto"/>
        <w:right w:val="none" w:sz="0" w:space="0" w:color="auto"/>
      </w:divBdr>
    </w:div>
    <w:div w:id="938098624">
      <w:bodyDiv w:val="1"/>
      <w:marLeft w:val="0"/>
      <w:marRight w:val="0"/>
      <w:marTop w:val="0"/>
      <w:marBottom w:val="0"/>
      <w:divBdr>
        <w:top w:val="none" w:sz="0" w:space="0" w:color="auto"/>
        <w:left w:val="none" w:sz="0" w:space="0" w:color="auto"/>
        <w:bottom w:val="none" w:sz="0" w:space="0" w:color="auto"/>
        <w:right w:val="none" w:sz="0" w:space="0" w:color="auto"/>
      </w:divBdr>
    </w:div>
    <w:div w:id="938173490">
      <w:bodyDiv w:val="1"/>
      <w:marLeft w:val="0"/>
      <w:marRight w:val="0"/>
      <w:marTop w:val="0"/>
      <w:marBottom w:val="0"/>
      <w:divBdr>
        <w:top w:val="none" w:sz="0" w:space="0" w:color="auto"/>
        <w:left w:val="none" w:sz="0" w:space="0" w:color="auto"/>
        <w:bottom w:val="none" w:sz="0" w:space="0" w:color="auto"/>
        <w:right w:val="none" w:sz="0" w:space="0" w:color="auto"/>
      </w:divBdr>
    </w:div>
    <w:div w:id="938488429">
      <w:bodyDiv w:val="1"/>
      <w:marLeft w:val="0"/>
      <w:marRight w:val="0"/>
      <w:marTop w:val="0"/>
      <w:marBottom w:val="0"/>
      <w:divBdr>
        <w:top w:val="none" w:sz="0" w:space="0" w:color="auto"/>
        <w:left w:val="none" w:sz="0" w:space="0" w:color="auto"/>
        <w:bottom w:val="none" w:sz="0" w:space="0" w:color="auto"/>
        <w:right w:val="none" w:sz="0" w:space="0" w:color="auto"/>
      </w:divBdr>
    </w:div>
    <w:div w:id="938829935">
      <w:bodyDiv w:val="1"/>
      <w:marLeft w:val="0"/>
      <w:marRight w:val="0"/>
      <w:marTop w:val="0"/>
      <w:marBottom w:val="0"/>
      <w:divBdr>
        <w:top w:val="none" w:sz="0" w:space="0" w:color="auto"/>
        <w:left w:val="none" w:sz="0" w:space="0" w:color="auto"/>
        <w:bottom w:val="none" w:sz="0" w:space="0" w:color="auto"/>
        <w:right w:val="none" w:sz="0" w:space="0" w:color="auto"/>
      </w:divBdr>
    </w:div>
    <w:div w:id="938871393">
      <w:bodyDiv w:val="1"/>
      <w:marLeft w:val="0"/>
      <w:marRight w:val="0"/>
      <w:marTop w:val="0"/>
      <w:marBottom w:val="0"/>
      <w:divBdr>
        <w:top w:val="none" w:sz="0" w:space="0" w:color="auto"/>
        <w:left w:val="none" w:sz="0" w:space="0" w:color="auto"/>
        <w:bottom w:val="none" w:sz="0" w:space="0" w:color="auto"/>
        <w:right w:val="none" w:sz="0" w:space="0" w:color="auto"/>
      </w:divBdr>
    </w:div>
    <w:div w:id="939263228">
      <w:bodyDiv w:val="1"/>
      <w:marLeft w:val="0"/>
      <w:marRight w:val="0"/>
      <w:marTop w:val="0"/>
      <w:marBottom w:val="0"/>
      <w:divBdr>
        <w:top w:val="none" w:sz="0" w:space="0" w:color="auto"/>
        <w:left w:val="none" w:sz="0" w:space="0" w:color="auto"/>
        <w:bottom w:val="none" w:sz="0" w:space="0" w:color="auto"/>
        <w:right w:val="none" w:sz="0" w:space="0" w:color="auto"/>
      </w:divBdr>
    </w:div>
    <w:div w:id="939413698">
      <w:bodyDiv w:val="1"/>
      <w:marLeft w:val="0"/>
      <w:marRight w:val="0"/>
      <w:marTop w:val="0"/>
      <w:marBottom w:val="0"/>
      <w:divBdr>
        <w:top w:val="none" w:sz="0" w:space="0" w:color="auto"/>
        <w:left w:val="none" w:sz="0" w:space="0" w:color="auto"/>
        <w:bottom w:val="none" w:sz="0" w:space="0" w:color="auto"/>
        <w:right w:val="none" w:sz="0" w:space="0" w:color="auto"/>
      </w:divBdr>
    </w:div>
    <w:div w:id="939723920">
      <w:bodyDiv w:val="1"/>
      <w:marLeft w:val="0"/>
      <w:marRight w:val="0"/>
      <w:marTop w:val="0"/>
      <w:marBottom w:val="0"/>
      <w:divBdr>
        <w:top w:val="none" w:sz="0" w:space="0" w:color="auto"/>
        <w:left w:val="none" w:sz="0" w:space="0" w:color="auto"/>
        <w:bottom w:val="none" w:sz="0" w:space="0" w:color="auto"/>
        <w:right w:val="none" w:sz="0" w:space="0" w:color="auto"/>
      </w:divBdr>
    </w:div>
    <w:div w:id="940066535">
      <w:bodyDiv w:val="1"/>
      <w:marLeft w:val="0"/>
      <w:marRight w:val="0"/>
      <w:marTop w:val="0"/>
      <w:marBottom w:val="0"/>
      <w:divBdr>
        <w:top w:val="none" w:sz="0" w:space="0" w:color="auto"/>
        <w:left w:val="none" w:sz="0" w:space="0" w:color="auto"/>
        <w:bottom w:val="none" w:sz="0" w:space="0" w:color="auto"/>
        <w:right w:val="none" w:sz="0" w:space="0" w:color="auto"/>
      </w:divBdr>
    </w:div>
    <w:div w:id="940332613">
      <w:bodyDiv w:val="1"/>
      <w:marLeft w:val="0"/>
      <w:marRight w:val="0"/>
      <w:marTop w:val="0"/>
      <w:marBottom w:val="0"/>
      <w:divBdr>
        <w:top w:val="none" w:sz="0" w:space="0" w:color="auto"/>
        <w:left w:val="none" w:sz="0" w:space="0" w:color="auto"/>
        <w:bottom w:val="none" w:sz="0" w:space="0" w:color="auto"/>
        <w:right w:val="none" w:sz="0" w:space="0" w:color="auto"/>
      </w:divBdr>
    </w:div>
    <w:div w:id="940604617">
      <w:bodyDiv w:val="1"/>
      <w:marLeft w:val="0"/>
      <w:marRight w:val="0"/>
      <w:marTop w:val="0"/>
      <w:marBottom w:val="0"/>
      <w:divBdr>
        <w:top w:val="none" w:sz="0" w:space="0" w:color="auto"/>
        <w:left w:val="none" w:sz="0" w:space="0" w:color="auto"/>
        <w:bottom w:val="none" w:sz="0" w:space="0" w:color="auto"/>
        <w:right w:val="none" w:sz="0" w:space="0" w:color="auto"/>
      </w:divBdr>
    </w:div>
    <w:div w:id="940718537">
      <w:bodyDiv w:val="1"/>
      <w:marLeft w:val="0"/>
      <w:marRight w:val="0"/>
      <w:marTop w:val="0"/>
      <w:marBottom w:val="0"/>
      <w:divBdr>
        <w:top w:val="none" w:sz="0" w:space="0" w:color="auto"/>
        <w:left w:val="none" w:sz="0" w:space="0" w:color="auto"/>
        <w:bottom w:val="none" w:sz="0" w:space="0" w:color="auto"/>
        <w:right w:val="none" w:sz="0" w:space="0" w:color="auto"/>
      </w:divBdr>
    </w:div>
    <w:div w:id="940994592">
      <w:bodyDiv w:val="1"/>
      <w:marLeft w:val="0"/>
      <w:marRight w:val="0"/>
      <w:marTop w:val="0"/>
      <w:marBottom w:val="0"/>
      <w:divBdr>
        <w:top w:val="none" w:sz="0" w:space="0" w:color="auto"/>
        <w:left w:val="none" w:sz="0" w:space="0" w:color="auto"/>
        <w:bottom w:val="none" w:sz="0" w:space="0" w:color="auto"/>
        <w:right w:val="none" w:sz="0" w:space="0" w:color="auto"/>
      </w:divBdr>
    </w:div>
    <w:div w:id="941229413">
      <w:bodyDiv w:val="1"/>
      <w:marLeft w:val="0"/>
      <w:marRight w:val="0"/>
      <w:marTop w:val="0"/>
      <w:marBottom w:val="0"/>
      <w:divBdr>
        <w:top w:val="none" w:sz="0" w:space="0" w:color="auto"/>
        <w:left w:val="none" w:sz="0" w:space="0" w:color="auto"/>
        <w:bottom w:val="none" w:sz="0" w:space="0" w:color="auto"/>
        <w:right w:val="none" w:sz="0" w:space="0" w:color="auto"/>
      </w:divBdr>
    </w:div>
    <w:div w:id="942224006">
      <w:bodyDiv w:val="1"/>
      <w:marLeft w:val="0"/>
      <w:marRight w:val="0"/>
      <w:marTop w:val="0"/>
      <w:marBottom w:val="0"/>
      <w:divBdr>
        <w:top w:val="none" w:sz="0" w:space="0" w:color="auto"/>
        <w:left w:val="none" w:sz="0" w:space="0" w:color="auto"/>
        <w:bottom w:val="none" w:sz="0" w:space="0" w:color="auto"/>
        <w:right w:val="none" w:sz="0" w:space="0" w:color="auto"/>
      </w:divBdr>
    </w:div>
    <w:div w:id="942347778">
      <w:bodyDiv w:val="1"/>
      <w:marLeft w:val="0"/>
      <w:marRight w:val="0"/>
      <w:marTop w:val="0"/>
      <w:marBottom w:val="0"/>
      <w:divBdr>
        <w:top w:val="none" w:sz="0" w:space="0" w:color="auto"/>
        <w:left w:val="none" w:sz="0" w:space="0" w:color="auto"/>
        <w:bottom w:val="none" w:sz="0" w:space="0" w:color="auto"/>
        <w:right w:val="none" w:sz="0" w:space="0" w:color="auto"/>
      </w:divBdr>
    </w:div>
    <w:div w:id="942418973">
      <w:bodyDiv w:val="1"/>
      <w:marLeft w:val="0"/>
      <w:marRight w:val="0"/>
      <w:marTop w:val="0"/>
      <w:marBottom w:val="0"/>
      <w:divBdr>
        <w:top w:val="none" w:sz="0" w:space="0" w:color="auto"/>
        <w:left w:val="none" w:sz="0" w:space="0" w:color="auto"/>
        <w:bottom w:val="none" w:sz="0" w:space="0" w:color="auto"/>
        <w:right w:val="none" w:sz="0" w:space="0" w:color="auto"/>
      </w:divBdr>
    </w:div>
    <w:div w:id="943272472">
      <w:bodyDiv w:val="1"/>
      <w:marLeft w:val="0"/>
      <w:marRight w:val="0"/>
      <w:marTop w:val="0"/>
      <w:marBottom w:val="0"/>
      <w:divBdr>
        <w:top w:val="none" w:sz="0" w:space="0" w:color="auto"/>
        <w:left w:val="none" w:sz="0" w:space="0" w:color="auto"/>
        <w:bottom w:val="none" w:sz="0" w:space="0" w:color="auto"/>
        <w:right w:val="none" w:sz="0" w:space="0" w:color="auto"/>
      </w:divBdr>
    </w:div>
    <w:div w:id="943344239">
      <w:bodyDiv w:val="1"/>
      <w:marLeft w:val="0"/>
      <w:marRight w:val="0"/>
      <w:marTop w:val="0"/>
      <w:marBottom w:val="0"/>
      <w:divBdr>
        <w:top w:val="none" w:sz="0" w:space="0" w:color="auto"/>
        <w:left w:val="none" w:sz="0" w:space="0" w:color="auto"/>
        <w:bottom w:val="none" w:sz="0" w:space="0" w:color="auto"/>
        <w:right w:val="none" w:sz="0" w:space="0" w:color="auto"/>
      </w:divBdr>
    </w:div>
    <w:div w:id="943348517">
      <w:bodyDiv w:val="1"/>
      <w:marLeft w:val="0"/>
      <w:marRight w:val="0"/>
      <w:marTop w:val="0"/>
      <w:marBottom w:val="0"/>
      <w:divBdr>
        <w:top w:val="none" w:sz="0" w:space="0" w:color="auto"/>
        <w:left w:val="none" w:sz="0" w:space="0" w:color="auto"/>
        <w:bottom w:val="none" w:sz="0" w:space="0" w:color="auto"/>
        <w:right w:val="none" w:sz="0" w:space="0" w:color="auto"/>
      </w:divBdr>
    </w:div>
    <w:div w:id="943615459">
      <w:bodyDiv w:val="1"/>
      <w:marLeft w:val="0"/>
      <w:marRight w:val="0"/>
      <w:marTop w:val="0"/>
      <w:marBottom w:val="0"/>
      <w:divBdr>
        <w:top w:val="none" w:sz="0" w:space="0" w:color="auto"/>
        <w:left w:val="none" w:sz="0" w:space="0" w:color="auto"/>
        <w:bottom w:val="none" w:sz="0" w:space="0" w:color="auto"/>
        <w:right w:val="none" w:sz="0" w:space="0" w:color="auto"/>
      </w:divBdr>
    </w:div>
    <w:div w:id="944775471">
      <w:bodyDiv w:val="1"/>
      <w:marLeft w:val="0"/>
      <w:marRight w:val="0"/>
      <w:marTop w:val="0"/>
      <w:marBottom w:val="0"/>
      <w:divBdr>
        <w:top w:val="none" w:sz="0" w:space="0" w:color="auto"/>
        <w:left w:val="none" w:sz="0" w:space="0" w:color="auto"/>
        <w:bottom w:val="none" w:sz="0" w:space="0" w:color="auto"/>
        <w:right w:val="none" w:sz="0" w:space="0" w:color="auto"/>
      </w:divBdr>
    </w:div>
    <w:div w:id="944843411">
      <w:bodyDiv w:val="1"/>
      <w:marLeft w:val="0"/>
      <w:marRight w:val="0"/>
      <w:marTop w:val="0"/>
      <w:marBottom w:val="0"/>
      <w:divBdr>
        <w:top w:val="none" w:sz="0" w:space="0" w:color="auto"/>
        <w:left w:val="none" w:sz="0" w:space="0" w:color="auto"/>
        <w:bottom w:val="none" w:sz="0" w:space="0" w:color="auto"/>
        <w:right w:val="none" w:sz="0" w:space="0" w:color="auto"/>
      </w:divBdr>
    </w:div>
    <w:div w:id="944920147">
      <w:bodyDiv w:val="1"/>
      <w:marLeft w:val="0"/>
      <w:marRight w:val="0"/>
      <w:marTop w:val="0"/>
      <w:marBottom w:val="0"/>
      <w:divBdr>
        <w:top w:val="none" w:sz="0" w:space="0" w:color="auto"/>
        <w:left w:val="none" w:sz="0" w:space="0" w:color="auto"/>
        <w:bottom w:val="none" w:sz="0" w:space="0" w:color="auto"/>
        <w:right w:val="none" w:sz="0" w:space="0" w:color="auto"/>
      </w:divBdr>
    </w:div>
    <w:div w:id="945036642">
      <w:bodyDiv w:val="1"/>
      <w:marLeft w:val="0"/>
      <w:marRight w:val="0"/>
      <w:marTop w:val="0"/>
      <w:marBottom w:val="0"/>
      <w:divBdr>
        <w:top w:val="none" w:sz="0" w:space="0" w:color="auto"/>
        <w:left w:val="none" w:sz="0" w:space="0" w:color="auto"/>
        <w:bottom w:val="none" w:sz="0" w:space="0" w:color="auto"/>
        <w:right w:val="none" w:sz="0" w:space="0" w:color="auto"/>
      </w:divBdr>
    </w:div>
    <w:div w:id="945037340">
      <w:bodyDiv w:val="1"/>
      <w:marLeft w:val="0"/>
      <w:marRight w:val="0"/>
      <w:marTop w:val="0"/>
      <w:marBottom w:val="0"/>
      <w:divBdr>
        <w:top w:val="none" w:sz="0" w:space="0" w:color="auto"/>
        <w:left w:val="none" w:sz="0" w:space="0" w:color="auto"/>
        <w:bottom w:val="none" w:sz="0" w:space="0" w:color="auto"/>
        <w:right w:val="none" w:sz="0" w:space="0" w:color="auto"/>
      </w:divBdr>
    </w:div>
    <w:div w:id="946080586">
      <w:bodyDiv w:val="1"/>
      <w:marLeft w:val="0"/>
      <w:marRight w:val="0"/>
      <w:marTop w:val="0"/>
      <w:marBottom w:val="0"/>
      <w:divBdr>
        <w:top w:val="none" w:sz="0" w:space="0" w:color="auto"/>
        <w:left w:val="none" w:sz="0" w:space="0" w:color="auto"/>
        <w:bottom w:val="none" w:sz="0" w:space="0" w:color="auto"/>
        <w:right w:val="none" w:sz="0" w:space="0" w:color="auto"/>
      </w:divBdr>
    </w:div>
    <w:div w:id="946306591">
      <w:bodyDiv w:val="1"/>
      <w:marLeft w:val="0"/>
      <w:marRight w:val="0"/>
      <w:marTop w:val="0"/>
      <w:marBottom w:val="0"/>
      <w:divBdr>
        <w:top w:val="none" w:sz="0" w:space="0" w:color="auto"/>
        <w:left w:val="none" w:sz="0" w:space="0" w:color="auto"/>
        <w:bottom w:val="none" w:sz="0" w:space="0" w:color="auto"/>
        <w:right w:val="none" w:sz="0" w:space="0" w:color="auto"/>
      </w:divBdr>
    </w:div>
    <w:div w:id="946733617">
      <w:bodyDiv w:val="1"/>
      <w:marLeft w:val="0"/>
      <w:marRight w:val="0"/>
      <w:marTop w:val="0"/>
      <w:marBottom w:val="0"/>
      <w:divBdr>
        <w:top w:val="none" w:sz="0" w:space="0" w:color="auto"/>
        <w:left w:val="none" w:sz="0" w:space="0" w:color="auto"/>
        <w:bottom w:val="none" w:sz="0" w:space="0" w:color="auto"/>
        <w:right w:val="none" w:sz="0" w:space="0" w:color="auto"/>
      </w:divBdr>
    </w:div>
    <w:div w:id="946735183">
      <w:bodyDiv w:val="1"/>
      <w:marLeft w:val="0"/>
      <w:marRight w:val="0"/>
      <w:marTop w:val="0"/>
      <w:marBottom w:val="0"/>
      <w:divBdr>
        <w:top w:val="none" w:sz="0" w:space="0" w:color="auto"/>
        <w:left w:val="none" w:sz="0" w:space="0" w:color="auto"/>
        <w:bottom w:val="none" w:sz="0" w:space="0" w:color="auto"/>
        <w:right w:val="none" w:sz="0" w:space="0" w:color="auto"/>
      </w:divBdr>
    </w:div>
    <w:div w:id="946933038">
      <w:bodyDiv w:val="1"/>
      <w:marLeft w:val="0"/>
      <w:marRight w:val="0"/>
      <w:marTop w:val="0"/>
      <w:marBottom w:val="0"/>
      <w:divBdr>
        <w:top w:val="none" w:sz="0" w:space="0" w:color="auto"/>
        <w:left w:val="none" w:sz="0" w:space="0" w:color="auto"/>
        <w:bottom w:val="none" w:sz="0" w:space="0" w:color="auto"/>
        <w:right w:val="none" w:sz="0" w:space="0" w:color="auto"/>
      </w:divBdr>
    </w:div>
    <w:div w:id="947002590">
      <w:bodyDiv w:val="1"/>
      <w:marLeft w:val="0"/>
      <w:marRight w:val="0"/>
      <w:marTop w:val="0"/>
      <w:marBottom w:val="0"/>
      <w:divBdr>
        <w:top w:val="none" w:sz="0" w:space="0" w:color="auto"/>
        <w:left w:val="none" w:sz="0" w:space="0" w:color="auto"/>
        <w:bottom w:val="none" w:sz="0" w:space="0" w:color="auto"/>
        <w:right w:val="none" w:sz="0" w:space="0" w:color="auto"/>
      </w:divBdr>
    </w:div>
    <w:div w:id="947152660">
      <w:bodyDiv w:val="1"/>
      <w:marLeft w:val="0"/>
      <w:marRight w:val="0"/>
      <w:marTop w:val="0"/>
      <w:marBottom w:val="0"/>
      <w:divBdr>
        <w:top w:val="none" w:sz="0" w:space="0" w:color="auto"/>
        <w:left w:val="none" w:sz="0" w:space="0" w:color="auto"/>
        <w:bottom w:val="none" w:sz="0" w:space="0" w:color="auto"/>
        <w:right w:val="none" w:sz="0" w:space="0" w:color="auto"/>
      </w:divBdr>
    </w:div>
    <w:div w:id="947272669">
      <w:bodyDiv w:val="1"/>
      <w:marLeft w:val="0"/>
      <w:marRight w:val="0"/>
      <w:marTop w:val="0"/>
      <w:marBottom w:val="0"/>
      <w:divBdr>
        <w:top w:val="none" w:sz="0" w:space="0" w:color="auto"/>
        <w:left w:val="none" w:sz="0" w:space="0" w:color="auto"/>
        <w:bottom w:val="none" w:sz="0" w:space="0" w:color="auto"/>
        <w:right w:val="none" w:sz="0" w:space="0" w:color="auto"/>
      </w:divBdr>
    </w:div>
    <w:div w:id="947275551">
      <w:bodyDiv w:val="1"/>
      <w:marLeft w:val="0"/>
      <w:marRight w:val="0"/>
      <w:marTop w:val="0"/>
      <w:marBottom w:val="0"/>
      <w:divBdr>
        <w:top w:val="none" w:sz="0" w:space="0" w:color="auto"/>
        <w:left w:val="none" w:sz="0" w:space="0" w:color="auto"/>
        <w:bottom w:val="none" w:sz="0" w:space="0" w:color="auto"/>
        <w:right w:val="none" w:sz="0" w:space="0" w:color="auto"/>
      </w:divBdr>
    </w:div>
    <w:div w:id="947732786">
      <w:bodyDiv w:val="1"/>
      <w:marLeft w:val="0"/>
      <w:marRight w:val="0"/>
      <w:marTop w:val="0"/>
      <w:marBottom w:val="0"/>
      <w:divBdr>
        <w:top w:val="none" w:sz="0" w:space="0" w:color="auto"/>
        <w:left w:val="none" w:sz="0" w:space="0" w:color="auto"/>
        <w:bottom w:val="none" w:sz="0" w:space="0" w:color="auto"/>
        <w:right w:val="none" w:sz="0" w:space="0" w:color="auto"/>
      </w:divBdr>
    </w:div>
    <w:div w:id="947741034">
      <w:bodyDiv w:val="1"/>
      <w:marLeft w:val="0"/>
      <w:marRight w:val="0"/>
      <w:marTop w:val="0"/>
      <w:marBottom w:val="0"/>
      <w:divBdr>
        <w:top w:val="none" w:sz="0" w:space="0" w:color="auto"/>
        <w:left w:val="none" w:sz="0" w:space="0" w:color="auto"/>
        <w:bottom w:val="none" w:sz="0" w:space="0" w:color="auto"/>
        <w:right w:val="none" w:sz="0" w:space="0" w:color="auto"/>
      </w:divBdr>
    </w:div>
    <w:div w:id="947934417">
      <w:bodyDiv w:val="1"/>
      <w:marLeft w:val="0"/>
      <w:marRight w:val="0"/>
      <w:marTop w:val="0"/>
      <w:marBottom w:val="0"/>
      <w:divBdr>
        <w:top w:val="none" w:sz="0" w:space="0" w:color="auto"/>
        <w:left w:val="none" w:sz="0" w:space="0" w:color="auto"/>
        <w:bottom w:val="none" w:sz="0" w:space="0" w:color="auto"/>
        <w:right w:val="none" w:sz="0" w:space="0" w:color="auto"/>
      </w:divBdr>
    </w:div>
    <w:div w:id="948003439">
      <w:bodyDiv w:val="1"/>
      <w:marLeft w:val="0"/>
      <w:marRight w:val="0"/>
      <w:marTop w:val="0"/>
      <w:marBottom w:val="0"/>
      <w:divBdr>
        <w:top w:val="none" w:sz="0" w:space="0" w:color="auto"/>
        <w:left w:val="none" w:sz="0" w:space="0" w:color="auto"/>
        <w:bottom w:val="none" w:sz="0" w:space="0" w:color="auto"/>
        <w:right w:val="none" w:sz="0" w:space="0" w:color="auto"/>
      </w:divBdr>
    </w:div>
    <w:div w:id="948044603">
      <w:bodyDiv w:val="1"/>
      <w:marLeft w:val="0"/>
      <w:marRight w:val="0"/>
      <w:marTop w:val="0"/>
      <w:marBottom w:val="0"/>
      <w:divBdr>
        <w:top w:val="none" w:sz="0" w:space="0" w:color="auto"/>
        <w:left w:val="none" w:sz="0" w:space="0" w:color="auto"/>
        <w:bottom w:val="none" w:sz="0" w:space="0" w:color="auto"/>
        <w:right w:val="none" w:sz="0" w:space="0" w:color="auto"/>
      </w:divBdr>
    </w:div>
    <w:div w:id="948126149">
      <w:bodyDiv w:val="1"/>
      <w:marLeft w:val="0"/>
      <w:marRight w:val="0"/>
      <w:marTop w:val="0"/>
      <w:marBottom w:val="0"/>
      <w:divBdr>
        <w:top w:val="none" w:sz="0" w:space="0" w:color="auto"/>
        <w:left w:val="none" w:sz="0" w:space="0" w:color="auto"/>
        <w:bottom w:val="none" w:sz="0" w:space="0" w:color="auto"/>
        <w:right w:val="none" w:sz="0" w:space="0" w:color="auto"/>
      </w:divBdr>
    </w:div>
    <w:div w:id="948469395">
      <w:bodyDiv w:val="1"/>
      <w:marLeft w:val="0"/>
      <w:marRight w:val="0"/>
      <w:marTop w:val="0"/>
      <w:marBottom w:val="0"/>
      <w:divBdr>
        <w:top w:val="none" w:sz="0" w:space="0" w:color="auto"/>
        <w:left w:val="none" w:sz="0" w:space="0" w:color="auto"/>
        <w:bottom w:val="none" w:sz="0" w:space="0" w:color="auto"/>
        <w:right w:val="none" w:sz="0" w:space="0" w:color="auto"/>
      </w:divBdr>
    </w:div>
    <w:div w:id="948665551">
      <w:bodyDiv w:val="1"/>
      <w:marLeft w:val="0"/>
      <w:marRight w:val="0"/>
      <w:marTop w:val="0"/>
      <w:marBottom w:val="0"/>
      <w:divBdr>
        <w:top w:val="none" w:sz="0" w:space="0" w:color="auto"/>
        <w:left w:val="none" w:sz="0" w:space="0" w:color="auto"/>
        <w:bottom w:val="none" w:sz="0" w:space="0" w:color="auto"/>
        <w:right w:val="none" w:sz="0" w:space="0" w:color="auto"/>
      </w:divBdr>
    </w:div>
    <w:div w:id="948853517">
      <w:bodyDiv w:val="1"/>
      <w:marLeft w:val="0"/>
      <w:marRight w:val="0"/>
      <w:marTop w:val="0"/>
      <w:marBottom w:val="0"/>
      <w:divBdr>
        <w:top w:val="none" w:sz="0" w:space="0" w:color="auto"/>
        <w:left w:val="none" w:sz="0" w:space="0" w:color="auto"/>
        <w:bottom w:val="none" w:sz="0" w:space="0" w:color="auto"/>
        <w:right w:val="none" w:sz="0" w:space="0" w:color="auto"/>
      </w:divBdr>
    </w:div>
    <w:div w:id="949241454">
      <w:bodyDiv w:val="1"/>
      <w:marLeft w:val="0"/>
      <w:marRight w:val="0"/>
      <w:marTop w:val="0"/>
      <w:marBottom w:val="0"/>
      <w:divBdr>
        <w:top w:val="none" w:sz="0" w:space="0" w:color="auto"/>
        <w:left w:val="none" w:sz="0" w:space="0" w:color="auto"/>
        <w:bottom w:val="none" w:sz="0" w:space="0" w:color="auto"/>
        <w:right w:val="none" w:sz="0" w:space="0" w:color="auto"/>
      </w:divBdr>
    </w:div>
    <w:div w:id="949779175">
      <w:bodyDiv w:val="1"/>
      <w:marLeft w:val="0"/>
      <w:marRight w:val="0"/>
      <w:marTop w:val="0"/>
      <w:marBottom w:val="0"/>
      <w:divBdr>
        <w:top w:val="none" w:sz="0" w:space="0" w:color="auto"/>
        <w:left w:val="none" w:sz="0" w:space="0" w:color="auto"/>
        <w:bottom w:val="none" w:sz="0" w:space="0" w:color="auto"/>
        <w:right w:val="none" w:sz="0" w:space="0" w:color="auto"/>
      </w:divBdr>
    </w:div>
    <w:div w:id="949894171">
      <w:bodyDiv w:val="1"/>
      <w:marLeft w:val="0"/>
      <w:marRight w:val="0"/>
      <w:marTop w:val="0"/>
      <w:marBottom w:val="0"/>
      <w:divBdr>
        <w:top w:val="none" w:sz="0" w:space="0" w:color="auto"/>
        <w:left w:val="none" w:sz="0" w:space="0" w:color="auto"/>
        <w:bottom w:val="none" w:sz="0" w:space="0" w:color="auto"/>
        <w:right w:val="none" w:sz="0" w:space="0" w:color="auto"/>
      </w:divBdr>
    </w:div>
    <w:div w:id="950237990">
      <w:bodyDiv w:val="1"/>
      <w:marLeft w:val="0"/>
      <w:marRight w:val="0"/>
      <w:marTop w:val="0"/>
      <w:marBottom w:val="0"/>
      <w:divBdr>
        <w:top w:val="none" w:sz="0" w:space="0" w:color="auto"/>
        <w:left w:val="none" w:sz="0" w:space="0" w:color="auto"/>
        <w:bottom w:val="none" w:sz="0" w:space="0" w:color="auto"/>
        <w:right w:val="none" w:sz="0" w:space="0" w:color="auto"/>
      </w:divBdr>
    </w:div>
    <w:div w:id="950478815">
      <w:bodyDiv w:val="1"/>
      <w:marLeft w:val="0"/>
      <w:marRight w:val="0"/>
      <w:marTop w:val="0"/>
      <w:marBottom w:val="0"/>
      <w:divBdr>
        <w:top w:val="none" w:sz="0" w:space="0" w:color="auto"/>
        <w:left w:val="none" w:sz="0" w:space="0" w:color="auto"/>
        <w:bottom w:val="none" w:sz="0" w:space="0" w:color="auto"/>
        <w:right w:val="none" w:sz="0" w:space="0" w:color="auto"/>
      </w:divBdr>
    </w:div>
    <w:div w:id="950549310">
      <w:bodyDiv w:val="1"/>
      <w:marLeft w:val="0"/>
      <w:marRight w:val="0"/>
      <w:marTop w:val="0"/>
      <w:marBottom w:val="0"/>
      <w:divBdr>
        <w:top w:val="none" w:sz="0" w:space="0" w:color="auto"/>
        <w:left w:val="none" w:sz="0" w:space="0" w:color="auto"/>
        <w:bottom w:val="none" w:sz="0" w:space="0" w:color="auto"/>
        <w:right w:val="none" w:sz="0" w:space="0" w:color="auto"/>
      </w:divBdr>
    </w:div>
    <w:div w:id="950555960">
      <w:bodyDiv w:val="1"/>
      <w:marLeft w:val="0"/>
      <w:marRight w:val="0"/>
      <w:marTop w:val="0"/>
      <w:marBottom w:val="0"/>
      <w:divBdr>
        <w:top w:val="none" w:sz="0" w:space="0" w:color="auto"/>
        <w:left w:val="none" w:sz="0" w:space="0" w:color="auto"/>
        <w:bottom w:val="none" w:sz="0" w:space="0" w:color="auto"/>
        <w:right w:val="none" w:sz="0" w:space="0" w:color="auto"/>
      </w:divBdr>
    </w:div>
    <w:div w:id="950624471">
      <w:bodyDiv w:val="1"/>
      <w:marLeft w:val="0"/>
      <w:marRight w:val="0"/>
      <w:marTop w:val="0"/>
      <w:marBottom w:val="0"/>
      <w:divBdr>
        <w:top w:val="none" w:sz="0" w:space="0" w:color="auto"/>
        <w:left w:val="none" w:sz="0" w:space="0" w:color="auto"/>
        <w:bottom w:val="none" w:sz="0" w:space="0" w:color="auto"/>
        <w:right w:val="none" w:sz="0" w:space="0" w:color="auto"/>
      </w:divBdr>
    </w:div>
    <w:div w:id="950821074">
      <w:bodyDiv w:val="1"/>
      <w:marLeft w:val="0"/>
      <w:marRight w:val="0"/>
      <w:marTop w:val="0"/>
      <w:marBottom w:val="0"/>
      <w:divBdr>
        <w:top w:val="none" w:sz="0" w:space="0" w:color="auto"/>
        <w:left w:val="none" w:sz="0" w:space="0" w:color="auto"/>
        <w:bottom w:val="none" w:sz="0" w:space="0" w:color="auto"/>
        <w:right w:val="none" w:sz="0" w:space="0" w:color="auto"/>
      </w:divBdr>
    </w:div>
    <w:div w:id="950891348">
      <w:bodyDiv w:val="1"/>
      <w:marLeft w:val="0"/>
      <w:marRight w:val="0"/>
      <w:marTop w:val="0"/>
      <w:marBottom w:val="0"/>
      <w:divBdr>
        <w:top w:val="none" w:sz="0" w:space="0" w:color="auto"/>
        <w:left w:val="none" w:sz="0" w:space="0" w:color="auto"/>
        <w:bottom w:val="none" w:sz="0" w:space="0" w:color="auto"/>
        <w:right w:val="none" w:sz="0" w:space="0" w:color="auto"/>
      </w:divBdr>
    </w:div>
    <w:div w:id="951202365">
      <w:bodyDiv w:val="1"/>
      <w:marLeft w:val="0"/>
      <w:marRight w:val="0"/>
      <w:marTop w:val="0"/>
      <w:marBottom w:val="0"/>
      <w:divBdr>
        <w:top w:val="none" w:sz="0" w:space="0" w:color="auto"/>
        <w:left w:val="none" w:sz="0" w:space="0" w:color="auto"/>
        <w:bottom w:val="none" w:sz="0" w:space="0" w:color="auto"/>
        <w:right w:val="none" w:sz="0" w:space="0" w:color="auto"/>
      </w:divBdr>
    </w:div>
    <w:div w:id="951329650">
      <w:bodyDiv w:val="1"/>
      <w:marLeft w:val="0"/>
      <w:marRight w:val="0"/>
      <w:marTop w:val="0"/>
      <w:marBottom w:val="0"/>
      <w:divBdr>
        <w:top w:val="none" w:sz="0" w:space="0" w:color="auto"/>
        <w:left w:val="none" w:sz="0" w:space="0" w:color="auto"/>
        <w:bottom w:val="none" w:sz="0" w:space="0" w:color="auto"/>
        <w:right w:val="none" w:sz="0" w:space="0" w:color="auto"/>
      </w:divBdr>
    </w:div>
    <w:div w:id="951665483">
      <w:bodyDiv w:val="1"/>
      <w:marLeft w:val="0"/>
      <w:marRight w:val="0"/>
      <w:marTop w:val="0"/>
      <w:marBottom w:val="0"/>
      <w:divBdr>
        <w:top w:val="none" w:sz="0" w:space="0" w:color="auto"/>
        <w:left w:val="none" w:sz="0" w:space="0" w:color="auto"/>
        <w:bottom w:val="none" w:sz="0" w:space="0" w:color="auto"/>
        <w:right w:val="none" w:sz="0" w:space="0" w:color="auto"/>
      </w:divBdr>
    </w:div>
    <w:div w:id="952437712">
      <w:bodyDiv w:val="1"/>
      <w:marLeft w:val="0"/>
      <w:marRight w:val="0"/>
      <w:marTop w:val="0"/>
      <w:marBottom w:val="0"/>
      <w:divBdr>
        <w:top w:val="none" w:sz="0" w:space="0" w:color="auto"/>
        <w:left w:val="none" w:sz="0" w:space="0" w:color="auto"/>
        <w:bottom w:val="none" w:sz="0" w:space="0" w:color="auto"/>
        <w:right w:val="none" w:sz="0" w:space="0" w:color="auto"/>
      </w:divBdr>
    </w:div>
    <w:div w:id="952439133">
      <w:bodyDiv w:val="1"/>
      <w:marLeft w:val="0"/>
      <w:marRight w:val="0"/>
      <w:marTop w:val="0"/>
      <w:marBottom w:val="0"/>
      <w:divBdr>
        <w:top w:val="none" w:sz="0" w:space="0" w:color="auto"/>
        <w:left w:val="none" w:sz="0" w:space="0" w:color="auto"/>
        <w:bottom w:val="none" w:sz="0" w:space="0" w:color="auto"/>
        <w:right w:val="none" w:sz="0" w:space="0" w:color="auto"/>
      </w:divBdr>
    </w:div>
    <w:div w:id="952706871">
      <w:bodyDiv w:val="1"/>
      <w:marLeft w:val="0"/>
      <w:marRight w:val="0"/>
      <w:marTop w:val="0"/>
      <w:marBottom w:val="0"/>
      <w:divBdr>
        <w:top w:val="none" w:sz="0" w:space="0" w:color="auto"/>
        <w:left w:val="none" w:sz="0" w:space="0" w:color="auto"/>
        <w:bottom w:val="none" w:sz="0" w:space="0" w:color="auto"/>
        <w:right w:val="none" w:sz="0" w:space="0" w:color="auto"/>
      </w:divBdr>
    </w:div>
    <w:div w:id="952906090">
      <w:bodyDiv w:val="1"/>
      <w:marLeft w:val="0"/>
      <w:marRight w:val="0"/>
      <w:marTop w:val="0"/>
      <w:marBottom w:val="0"/>
      <w:divBdr>
        <w:top w:val="none" w:sz="0" w:space="0" w:color="auto"/>
        <w:left w:val="none" w:sz="0" w:space="0" w:color="auto"/>
        <w:bottom w:val="none" w:sz="0" w:space="0" w:color="auto"/>
        <w:right w:val="none" w:sz="0" w:space="0" w:color="auto"/>
      </w:divBdr>
    </w:div>
    <w:div w:id="952983229">
      <w:bodyDiv w:val="1"/>
      <w:marLeft w:val="0"/>
      <w:marRight w:val="0"/>
      <w:marTop w:val="0"/>
      <w:marBottom w:val="0"/>
      <w:divBdr>
        <w:top w:val="none" w:sz="0" w:space="0" w:color="auto"/>
        <w:left w:val="none" w:sz="0" w:space="0" w:color="auto"/>
        <w:bottom w:val="none" w:sz="0" w:space="0" w:color="auto"/>
        <w:right w:val="none" w:sz="0" w:space="0" w:color="auto"/>
      </w:divBdr>
    </w:div>
    <w:div w:id="953515426">
      <w:bodyDiv w:val="1"/>
      <w:marLeft w:val="0"/>
      <w:marRight w:val="0"/>
      <w:marTop w:val="0"/>
      <w:marBottom w:val="0"/>
      <w:divBdr>
        <w:top w:val="none" w:sz="0" w:space="0" w:color="auto"/>
        <w:left w:val="none" w:sz="0" w:space="0" w:color="auto"/>
        <w:bottom w:val="none" w:sz="0" w:space="0" w:color="auto"/>
        <w:right w:val="none" w:sz="0" w:space="0" w:color="auto"/>
      </w:divBdr>
    </w:div>
    <w:div w:id="954140347">
      <w:bodyDiv w:val="1"/>
      <w:marLeft w:val="0"/>
      <w:marRight w:val="0"/>
      <w:marTop w:val="0"/>
      <w:marBottom w:val="0"/>
      <w:divBdr>
        <w:top w:val="none" w:sz="0" w:space="0" w:color="auto"/>
        <w:left w:val="none" w:sz="0" w:space="0" w:color="auto"/>
        <w:bottom w:val="none" w:sz="0" w:space="0" w:color="auto"/>
        <w:right w:val="none" w:sz="0" w:space="0" w:color="auto"/>
      </w:divBdr>
    </w:div>
    <w:div w:id="954169449">
      <w:bodyDiv w:val="1"/>
      <w:marLeft w:val="0"/>
      <w:marRight w:val="0"/>
      <w:marTop w:val="0"/>
      <w:marBottom w:val="0"/>
      <w:divBdr>
        <w:top w:val="none" w:sz="0" w:space="0" w:color="auto"/>
        <w:left w:val="none" w:sz="0" w:space="0" w:color="auto"/>
        <w:bottom w:val="none" w:sz="0" w:space="0" w:color="auto"/>
        <w:right w:val="none" w:sz="0" w:space="0" w:color="auto"/>
      </w:divBdr>
    </w:div>
    <w:div w:id="955258966">
      <w:bodyDiv w:val="1"/>
      <w:marLeft w:val="0"/>
      <w:marRight w:val="0"/>
      <w:marTop w:val="0"/>
      <w:marBottom w:val="0"/>
      <w:divBdr>
        <w:top w:val="none" w:sz="0" w:space="0" w:color="auto"/>
        <w:left w:val="none" w:sz="0" w:space="0" w:color="auto"/>
        <w:bottom w:val="none" w:sz="0" w:space="0" w:color="auto"/>
        <w:right w:val="none" w:sz="0" w:space="0" w:color="auto"/>
      </w:divBdr>
    </w:div>
    <w:div w:id="955864252">
      <w:bodyDiv w:val="1"/>
      <w:marLeft w:val="0"/>
      <w:marRight w:val="0"/>
      <w:marTop w:val="0"/>
      <w:marBottom w:val="0"/>
      <w:divBdr>
        <w:top w:val="none" w:sz="0" w:space="0" w:color="auto"/>
        <w:left w:val="none" w:sz="0" w:space="0" w:color="auto"/>
        <w:bottom w:val="none" w:sz="0" w:space="0" w:color="auto"/>
        <w:right w:val="none" w:sz="0" w:space="0" w:color="auto"/>
      </w:divBdr>
    </w:div>
    <w:div w:id="955910142">
      <w:bodyDiv w:val="1"/>
      <w:marLeft w:val="0"/>
      <w:marRight w:val="0"/>
      <w:marTop w:val="0"/>
      <w:marBottom w:val="0"/>
      <w:divBdr>
        <w:top w:val="none" w:sz="0" w:space="0" w:color="auto"/>
        <w:left w:val="none" w:sz="0" w:space="0" w:color="auto"/>
        <w:bottom w:val="none" w:sz="0" w:space="0" w:color="auto"/>
        <w:right w:val="none" w:sz="0" w:space="0" w:color="auto"/>
      </w:divBdr>
    </w:div>
    <w:div w:id="956789024">
      <w:bodyDiv w:val="1"/>
      <w:marLeft w:val="0"/>
      <w:marRight w:val="0"/>
      <w:marTop w:val="0"/>
      <w:marBottom w:val="0"/>
      <w:divBdr>
        <w:top w:val="none" w:sz="0" w:space="0" w:color="auto"/>
        <w:left w:val="none" w:sz="0" w:space="0" w:color="auto"/>
        <w:bottom w:val="none" w:sz="0" w:space="0" w:color="auto"/>
        <w:right w:val="none" w:sz="0" w:space="0" w:color="auto"/>
      </w:divBdr>
    </w:div>
    <w:div w:id="956957233">
      <w:bodyDiv w:val="1"/>
      <w:marLeft w:val="0"/>
      <w:marRight w:val="0"/>
      <w:marTop w:val="0"/>
      <w:marBottom w:val="0"/>
      <w:divBdr>
        <w:top w:val="none" w:sz="0" w:space="0" w:color="auto"/>
        <w:left w:val="none" w:sz="0" w:space="0" w:color="auto"/>
        <w:bottom w:val="none" w:sz="0" w:space="0" w:color="auto"/>
        <w:right w:val="none" w:sz="0" w:space="0" w:color="auto"/>
      </w:divBdr>
    </w:div>
    <w:div w:id="957106604">
      <w:bodyDiv w:val="1"/>
      <w:marLeft w:val="0"/>
      <w:marRight w:val="0"/>
      <w:marTop w:val="0"/>
      <w:marBottom w:val="0"/>
      <w:divBdr>
        <w:top w:val="none" w:sz="0" w:space="0" w:color="auto"/>
        <w:left w:val="none" w:sz="0" w:space="0" w:color="auto"/>
        <w:bottom w:val="none" w:sz="0" w:space="0" w:color="auto"/>
        <w:right w:val="none" w:sz="0" w:space="0" w:color="auto"/>
      </w:divBdr>
    </w:div>
    <w:div w:id="957757569">
      <w:bodyDiv w:val="1"/>
      <w:marLeft w:val="0"/>
      <w:marRight w:val="0"/>
      <w:marTop w:val="0"/>
      <w:marBottom w:val="0"/>
      <w:divBdr>
        <w:top w:val="none" w:sz="0" w:space="0" w:color="auto"/>
        <w:left w:val="none" w:sz="0" w:space="0" w:color="auto"/>
        <w:bottom w:val="none" w:sz="0" w:space="0" w:color="auto"/>
        <w:right w:val="none" w:sz="0" w:space="0" w:color="auto"/>
      </w:divBdr>
    </w:div>
    <w:div w:id="958223112">
      <w:bodyDiv w:val="1"/>
      <w:marLeft w:val="0"/>
      <w:marRight w:val="0"/>
      <w:marTop w:val="0"/>
      <w:marBottom w:val="0"/>
      <w:divBdr>
        <w:top w:val="none" w:sz="0" w:space="0" w:color="auto"/>
        <w:left w:val="none" w:sz="0" w:space="0" w:color="auto"/>
        <w:bottom w:val="none" w:sz="0" w:space="0" w:color="auto"/>
        <w:right w:val="none" w:sz="0" w:space="0" w:color="auto"/>
      </w:divBdr>
    </w:div>
    <w:div w:id="958531288">
      <w:bodyDiv w:val="1"/>
      <w:marLeft w:val="0"/>
      <w:marRight w:val="0"/>
      <w:marTop w:val="0"/>
      <w:marBottom w:val="0"/>
      <w:divBdr>
        <w:top w:val="none" w:sz="0" w:space="0" w:color="auto"/>
        <w:left w:val="none" w:sz="0" w:space="0" w:color="auto"/>
        <w:bottom w:val="none" w:sz="0" w:space="0" w:color="auto"/>
        <w:right w:val="none" w:sz="0" w:space="0" w:color="auto"/>
      </w:divBdr>
    </w:div>
    <w:div w:id="960258098">
      <w:bodyDiv w:val="1"/>
      <w:marLeft w:val="0"/>
      <w:marRight w:val="0"/>
      <w:marTop w:val="0"/>
      <w:marBottom w:val="0"/>
      <w:divBdr>
        <w:top w:val="none" w:sz="0" w:space="0" w:color="auto"/>
        <w:left w:val="none" w:sz="0" w:space="0" w:color="auto"/>
        <w:bottom w:val="none" w:sz="0" w:space="0" w:color="auto"/>
        <w:right w:val="none" w:sz="0" w:space="0" w:color="auto"/>
      </w:divBdr>
    </w:div>
    <w:div w:id="960259751">
      <w:bodyDiv w:val="1"/>
      <w:marLeft w:val="0"/>
      <w:marRight w:val="0"/>
      <w:marTop w:val="0"/>
      <w:marBottom w:val="0"/>
      <w:divBdr>
        <w:top w:val="none" w:sz="0" w:space="0" w:color="auto"/>
        <w:left w:val="none" w:sz="0" w:space="0" w:color="auto"/>
        <w:bottom w:val="none" w:sz="0" w:space="0" w:color="auto"/>
        <w:right w:val="none" w:sz="0" w:space="0" w:color="auto"/>
      </w:divBdr>
    </w:div>
    <w:div w:id="960917887">
      <w:bodyDiv w:val="1"/>
      <w:marLeft w:val="0"/>
      <w:marRight w:val="0"/>
      <w:marTop w:val="0"/>
      <w:marBottom w:val="0"/>
      <w:divBdr>
        <w:top w:val="none" w:sz="0" w:space="0" w:color="auto"/>
        <w:left w:val="none" w:sz="0" w:space="0" w:color="auto"/>
        <w:bottom w:val="none" w:sz="0" w:space="0" w:color="auto"/>
        <w:right w:val="none" w:sz="0" w:space="0" w:color="auto"/>
      </w:divBdr>
    </w:div>
    <w:div w:id="961155956">
      <w:bodyDiv w:val="1"/>
      <w:marLeft w:val="0"/>
      <w:marRight w:val="0"/>
      <w:marTop w:val="0"/>
      <w:marBottom w:val="0"/>
      <w:divBdr>
        <w:top w:val="none" w:sz="0" w:space="0" w:color="auto"/>
        <w:left w:val="none" w:sz="0" w:space="0" w:color="auto"/>
        <w:bottom w:val="none" w:sz="0" w:space="0" w:color="auto"/>
        <w:right w:val="none" w:sz="0" w:space="0" w:color="auto"/>
      </w:divBdr>
    </w:div>
    <w:div w:id="961425009">
      <w:bodyDiv w:val="1"/>
      <w:marLeft w:val="0"/>
      <w:marRight w:val="0"/>
      <w:marTop w:val="0"/>
      <w:marBottom w:val="0"/>
      <w:divBdr>
        <w:top w:val="none" w:sz="0" w:space="0" w:color="auto"/>
        <w:left w:val="none" w:sz="0" w:space="0" w:color="auto"/>
        <w:bottom w:val="none" w:sz="0" w:space="0" w:color="auto"/>
        <w:right w:val="none" w:sz="0" w:space="0" w:color="auto"/>
      </w:divBdr>
    </w:div>
    <w:div w:id="961770425">
      <w:bodyDiv w:val="1"/>
      <w:marLeft w:val="0"/>
      <w:marRight w:val="0"/>
      <w:marTop w:val="0"/>
      <w:marBottom w:val="0"/>
      <w:divBdr>
        <w:top w:val="none" w:sz="0" w:space="0" w:color="auto"/>
        <w:left w:val="none" w:sz="0" w:space="0" w:color="auto"/>
        <w:bottom w:val="none" w:sz="0" w:space="0" w:color="auto"/>
        <w:right w:val="none" w:sz="0" w:space="0" w:color="auto"/>
      </w:divBdr>
    </w:div>
    <w:div w:id="961808517">
      <w:bodyDiv w:val="1"/>
      <w:marLeft w:val="0"/>
      <w:marRight w:val="0"/>
      <w:marTop w:val="0"/>
      <w:marBottom w:val="0"/>
      <w:divBdr>
        <w:top w:val="none" w:sz="0" w:space="0" w:color="auto"/>
        <w:left w:val="none" w:sz="0" w:space="0" w:color="auto"/>
        <w:bottom w:val="none" w:sz="0" w:space="0" w:color="auto"/>
        <w:right w:val="none" w:sz="0" w:space="0" w:color="auto"/>
      </w:divBdr>
    </w:div>
    <w:div w:id="962080390">
      <w:bodyDiv w:val="1"/>
      <w:marLeft w:val="0"/>
      <w:marRight w:val="0"/>
      <w:marTop w:val="0"/>
      <w:marBottom w:val="0"/>
      <w:divBdr>
        <w:top w:val="none" w:sz="0" w:space="0" w:color="auto"/>
        <w:left w:val="none" w:sz="0" w:space="0" w:color="auto"/>
        <w:bottom w:val="none" w:sz="0" w:space="0" w:color="auto"/>
        <w:right w:val="none" w:sz="0" w:space="0" w:color="auto"/>
      </w:divBdr>
    </w:div>
    <w:div w:id="962886536">
      <w:bodyDiv w:val="1"/>
      <w:marLeft w:val="0"/>
      <w:marRight w:val="0"/>
      <w:marTop w:val="0"/>
      <w:marBottom w:val="0"/>
      <w:divBdr>
        <w:top w:val="none" w:sz="0" w:space="0" w:color="auto"/>
        <w:left w:val="none" w:sz="0" w:space="0" w:color="auto"/>
        <w:bottom w:val="none" w:sz="0" w:space="0" w:color="auto"/>
        <w:right w:val="none" w:sz="0" w:space="0" w:color="auto"/>
      </w:divBdr>
    </w:div>
    <w:div w:id="963316803">
      <w:bodyDiv w:val="1"/>
      <w:marLeft w:val="0"/>
      <w:marRight w:val="0"/>
      <w:marTop w:val="0"/>
      <w:marBottom w:val="0"/>
      <w:divBdr>
        <w:top w:val="none" w:sz="0" w:space="0" w:color="auto"/>
        <w:left w:val="none" w:sz="0" w:space="0" w:color="auto"/>
        <w:bottom w:val="none" w:sz="0" w:space="0" w:color="auto"/>
        <w:right w:val="none" w:sz="0" w:space="0" w:color="auto"/>
      </w:divBdr>
    </w:div>
    <w:div w:id="964000368">
      <w:bodyDiv w:val="1"/>
      <w:marLeft w:val="0"/>
      <w:marRight w:val="0"/>
      <w:marTop w:val="0"/>
      <w:marBottom w:val="0"/>
      <w:divBdr>
        <w:top w:val="none" w:sz="0" w:space="0" w:color="auto"/>
        <w:left w:val="none" w:sz="0" w:space="0" w:color="auto"/>
        <w:bottom w:val="none" w:sz="0" w:space="0" w:color="auto"/>
        <w:right w:val="none" w:sz="0" w:space="0" w:color="auto"/>
      </w:divBdr>
    </w:div>
    <w:div w:id="964695742">
      <w:bodyDiv w:val="1"/>
      <w:marLeft w:val="0"/>
      <w:marRight w:val="0"/>
      <w:marTop w:val="0"/>
      <w:marBottom w:val="0"/>
      <w:divBdr>
        <w:top w:val="none" w:sz="0" w:space="0" w:color="auto"/>
        <w:left w:val="none" w:sz="0" w:space="0" w:color="auto"/>
        <w:bottom w:val="none" w:sz="0" w:space="0" w:color="auto"/>
        <w:right w:val="none" w:sz="0" w:space="0" w:color="auto"/>
      </w:divBdr>
    </w:div>
    <w:div w:id="965089248">
      <w:bodyDiv w:val="1"/>
      <w:marLeft w:val="0"/>
      <w:marRight w:val="0"/>
      <w:marTop w:val="0"/>
      <w:marBottom w:val="0"/>
      <w:divBdr>
        <w:top w:val="none" w:sz="0" w:space="0" w:color="auto"/>
        <w:left w:val="none" w:sz="0" w:space="0" w:color="auto"/>
        <w:bottom w:val="none" w:sz="0" w:space="0" w:color="auto"/>
        <w:right w:val="none" w:sz="0" w:space="0" w:color="auto"/>
      </w:divBdr>
    </w:div>
    <w:div w:id="965433972">
      <w:bodyDiv w:val="1"/>
      <w:marLeft w:val="0"/>
      <w:marRight w:val="0"/>
      <w:marTop w:val="0"/>
      <w:marBottom w:val="0"/>
      <w:divBdr>
        <w:top w:val="none" w:sz="0" w:space="0" w:color="auto"/>
        <w:left w:val="none" w:sz="0" w:space="0" w:color="auto"/>
        <w:bottom w:val="none" w:sz="0" w:space="0" w:color="auto"/>
        <w:right w:val="none" w:sz="0" w:space="0" w:color="auto"/>
      </w:divBdr>
    </w:div>
    <w:div w:id="965501631">
      <w:bodyDiv w:val="1"/>
      <w:marLeft w:val="0"/>
      <w:marRight w:val="0"/>
      <w:marTop w:val="0"/>
      <w:marBottom w:val="0"/>
      <w:divBdr>
        <w:top w:val="none" w:sz="0" w:space="0" w:color="auto"/>
        <w:left w:val="none" w:sz="0" w:space="0" w:color="auto"/>
        <w:bottom w:val="none" w:sz="0" w:space="0" w:color="auto"/>
        <w:right w:val="none" w:sz="0" w:space="0" w:color="auto"/>
      </w:divBdr>
    </w:div>
    <w:div w:id="965508015">
      <w:bodyDiv w:val="1"/>
      <w:marLeft w:val="0"/>
      <w:marRight w:val="0"/>
      <w:marTop w:val="0"/>
      <w:marBottom w:val="0"/>
      <w:divBdr>
        <w:top w:val="none" w:sz="0" w:space="0" w:color="auto"/>
        <w:left w:val="none" w:sz="0" w:space="0" w:color="auto"/>
        <w:bottom w:val="none" w:sz="0" w:space="0" w:color="auto"/>
        <w:right w:val="none" w:sz="0" w:space="0" w:color="auto"/>
      </w:divBdr>
    </w:div>
    <w:div w:id="966011236">
      <w:bodyDiv w:val="1"/>
      <w:marLeft w:val="0"/>
      <w:marRight w:val="0"/>
      <w:marTop w:val="0"/>
      <w:marBottom w:val="0"/>
      <w:divBdr>
        <w:top w:val="none" w:sz="0" w:space="0" w:color="auto"/>
        <w:left w:val="none" w:sz="0" w:space="0" w:color="auto"/>
        <w:bottom w:val="none" w:sz="0" w:space="0" w:color="auto"/>
        <w:right w:val="none" w:sz="0" w:space="0" w:color="auto"/>
      </w:divBdr>
    </w:div>
    <w:div w:id="966012907">
      <w:bodyDiv w:val="1"/>
      <w:marLeft w:val="0"/>
      <w:marRight w:val="0"/>
      <w:marTop w:val="0"/>
      <w:marBottom w:val="0"/>
      <w:divBdr>
        <w:top w:val="none" w:sz="0" w:space="0" w:color="auto"/>
        <w:left w:val="none" w:sz="0" w:space="0" w:color="auto"/>
        <w:bottom w:val="none" w:sz="0" w:space="0" w:color="auto"/>
        <w:right w:val="none" w:sz="0" w:space="0" w:color="auto"/>
      </w:divBdr>
    </w:div>
    <w:div w:id="967128751">
      <w:bodyDiv w:val="1"/>
      <w:marLeft w:val="0"/>
      <w:marRight w:val="0"/>
      <w:marTop w:val="0"/>
      <w:marBottom w:val="0"/>
      <w:divBdr>
        <w:top w:val="none" w:sz="0" w:space="0" w:color="auto"/>
        <w:left w:val="none" w:sz="0" w:space="0" w:color="auto"/>
        <w:bottom w:val="none" w:sz="0" w:space="0" w:color="auto"/>
        <w:right w:val="none" w:sz="0" w:space="0" w:color="auto"/>
      </w:divBdr>
    </w:div>
    <w:div w:id="967202861">
      <w:bodyDiv w:val="1"/>
      <w:marLeft w:val="0"/>
      <w:marRight w:val="0"/>
      <w:marTop w:val="0"/>
      <w:marBottom w:val="0"/>
      <w:divBdr>
        <w:top w:val="none" w:sz="0" w:space="0" w:color="auto"/>
        <w:left w:val="none" w:sz="0" w:space="0" w:color="auto"/>
        <w:bottom w:val="none" w:sz="0" w:space="0" w:color="auto"/>
        <w:right w:val="none" w:sz="0" w:space="0" w:color="auto"/>
      </w:divBdr>
    </w:div>
    <w:div w:id="967391412">
      <w:bodyDiv w:val="1"/>
      <w:marLeft w:val="0"/>
      <w:marRight w:val="0"/>
      <w:marTop w:val="0"/>
      <w:marBottom w:val="0"/>
      <w:divBdr>
        <w:top w:val="none" w:sz="0" w:space="0" w:color="auto"/>
        <w:left w:val="none" w:sz="0" w:space="0" w:color="auto"/>
        <w:bottom w:val="none" w:sz="0" w:space="0" w:color="auto"/>
        <w:right w:val="none" w:sz="0" w:space="0" w:color="auto"/>
      </w:divBdr>
    </w:div>
    <w:div w:id="967666581">
      <w:bodyDiv w:val="1"/>
      <w:marLeft w:val="0"/>
      <w:marRight w:val="0"/>
      <w:marTop w:val="0"/>
      <w:marBottom w:val="0"/>
      <w:divBdr>
        <w:top w:val="none" w:sz="0" w:space="0" w:color="auto"/>
        <w:left w:val="none" w:sz="0" w:space="0" w:color="auto"/>
        <w:bottom w:val="none" w:sz="0" w:space="0" w:color="auto"/>
        <w:right w:val="none" w:sz="0" w:space="0" w:color="auto"/>
      </w:divBdr>
    </w:div>
    <w:div w:id="967706285">
      <w:bodyDiv w:val="1"/>
      <w:marLeft w:val="0"/>
      <w:marRight w:val="0"/>
      <w:marTop w:val="0"/>
      <w:marBottom w:val="0"/>
      <w:divBdr>
        <w:top w:val="none" w:sz="0" w:space="0" w:color="auto"/>
        <w:left w:val="none" w:sz="0" w:space="0" w:color="auto"/>
        <w:bottom w:val="none" w:sz="0" w:space="0" w:color="auto"/>
        <w:right w:val="none" w:sz="0" w:space="0" w:color="auto"/>
      </w:divBdr>
    </w:div>
    <w:div w:id="967783812">
      <w:bodyDiv w:val="1"/>
      <w:marLeft w:val="0"/>
      <w:marRight w:val="0"/>
      <w:marTop w:val="0"/>
      <w:marBottom w:val="0"/>
      <w:divBdr>
        <w:top w:val="none" w:sz="0" w:space="0" w:color="auto"/>
        <w:left w:val="none" w:sz="0" w:space="0" w:color="auto"/>
        <w:bottom w:val="none" w:sz="0" w:space="0" w:color="auto"/>
        <w:right w:val="none" w:sz="0" w:space="0" w:color="auto"/>
      </w:divBdr>
    </w:div>
    <w:div w:id="968315755">
      <w:bodyDiv w:val="1"/>
      <w:marLeft w:val="0"/>
      <w:marRight w:val="0"/>
      <w:marTop w:val="0"/>
      <w:marBottom w:val="0"/>
      <w:divBdr>
        <w:top w:val="none" w:sz="0" w:space="0" w:color="auto"/>
        <w:left w:val="none" w:sz="0" w:space="0" w:color="auto"/>
        <w:bottom w:val="none" w:sz="0" w:space="0" w:color="auto"/>
        <w:right w:val="none" w:sz="0" w:space="0" w:color="auto"/>
      </w:divBdr>
    </w:div>
    <w:div w:id="968781592">
      <w:bodyDiv w:val="1"/>
      <w:marLeft w:val="0"/>
      <w:marRight w:val="0"/>
      <w:marTop w:val="0"/>
      <w:marBottom w:val="0"/>
      <w:divBdr>
        <w:top w:val="none" w:sz="0" w:space="0" w:color="auto"/>
        <w:left w:val="none" w:sz="0" w:space="0" w:color="auto"/>
        <w:bottom w:val="none" w:sz="0" w:space="0" w:color="auto"/>
        <w:right w:val="none" w:sz="0" w:space="0" w:color="auto"/>
      </w:divBdr>
    </w:div>
    <w:div w:id="969045292">
      <w:bodyDiv w:val="1"/>
      <w:marLeft w:val="0"/>
      <w:marRight w:val="0"/>
      <w:marTop w:val="0"/>
      <w:marBottom w:val="0"/>
      <w:divBdr>
        <w:top w:val="none" w:sz="0" w:space="0" w:color="auto"/>
        <w:left w:val="none" w:sz="0" w:space="0" w:color="auto"/>
        <w:bottom w:val="none" w:sz="0" w:space="0" w:color="auto"/>
        <w:right w:val="none" w:sz="0" w:space="0" w:color="auto"/>
      </w:divBdr>
    </w:div>
    <w:div w:id="969287720">
      <w:bodyDiv w:val="1"/>
      <w:marLeft w:val="0"/>
      <w:marRight w:val="0"/>
      <w:marTop w:val="0"/>
      <w:marBottom w:val="0"/>
      <w:divBdr>
        <w:top w:val="none" w:sz="0" w:space="0" w:color="auto"/>
        <w:left w:val="none" w:sz="0" w:space="0" w:color="auto"/>
        <w:bottom w:val="none" w:sz="0" w:space="0" w:color="auto"/>
        <w:right w:val="none" w:sz="0" w:space="0" w:color="auto"/>
      </w:divBdr>
    </w:div>
    <w:div w:id="969431732">
      <w:bodyDiv w:val="1"/>
      <w:marLeft w:val="0"/>
      <w:marRight w:val="0"/>
      <w:marTop w:val="0"/>
      <w:marBottom w:val="0"/>
      <w:divBdr>
        <w:top w:val="none" w:sz="0" w:space="0" w:color="auto"/>
        <w:left w:val="none" w:sz="0" w:space="0" w:color="auto"/>
        <w:bottom w:val="none" w:sz="0" w:space="0" w:color="auto"/>
        <w:right w:val="none" w:sz="0" w:space="0" w:color="auto"/>
      </w:divBdr>
    </w:div>
    <w:div w:id="969674297">
      <w:bodyDiv w:val="1"/>
      <w:marLeft w:val="0"/>
      <w:marRight w:val="0"/>
      <w:marTop w:val="0"/>
      <w:marBottom w:val="0"/>
      <w:divBdr>
        <w:top w:val="none" w:sz="0" w:space="0" w:color="auto"/>
        <w:left w:val="none" w:sz="0" w:space="0" w:color="auto"/>
        <w:bottom w:val="none" w:sz="0" w:space="0" w:color="auto"/>
        <w:right w:val="none" w:sz="0" w:space="0" w:color="auto"/>
      </w:divBdr>
    </w:div>
    <w:div w:id="969827524">
      <w:bodyDiv w:val="1"/>
      <w:marLeft w:val="0"/>
      <w:marRight w:val="0"/>
      <w:marTop w:val="0"/>
      <w:marBottom w:val="0"/>
      <w:divBdr>
        <w:top w:val="none" w:sz="0" w:space="0" w:color="auto"/>
        <w:left w:val="none" w:sz="0" w:space="0" w:color="auto"/>
        <w:bottom w:val="none" w:sz="0" w:space="0" w:color="auto"/>
        <w:right w:val="none" w:sz="0" w:space="0" w:color="auto"/>
      </w:divBdr>
    </w:div>
    <w:div w:id="970134463">
      <w:bodyDiv w:val="1"/>
      <w:marLeft w:val="0"/>
      <w:marRight w:val="0"/>
      <w:marTop w:val="0"/>
      <w:marBottom w:val="0"/>
      <w:divBdr>
        <w:top w:val="none" w:sz="0" w:space="0" w:color="auto"/>
        <w:left w:val="none" w:sz="0" w:space="0" w:color="auto"/>
        <w:bottom w:val="none" w:sz="0" w:space="0" w:color="auto"/>
        <w:right w:val="none" w:sz="0" w:space="0" w:color="auto"/>
      </w:divBdr>
    </w:div>
    <w:div w:id="970138677">
      <w:bodyDiv w:val="1"/>
      <w:marLeft w:val="0"/>
      <w:marRight w:val="0"/>
      <w:marTop w:val="0"/>
      <w:marBottom w:val="0"/>
      <w:divBdr>
        <w:top w:val="none" w:sz="0" w:space="0" w:color="auto"/>
        <w:left w:val="none" w:sz="0" w:space="0" w:color="auto"/>
        <w:bottom w:val="none" w:sz="0" w:space="0" w:color="auto"/>
        <w:right w:val="none" w:sz="0" w:space="0" w:color="auto"/>
      </w:divBdr>
    </w:div>
    <w:div w:id="971204374">
      <w:bodyDiv w:val="1"/>
      <w:marLeft w:val="0"/>
      <w:marRight w:val="0"/>
      <w:marTop w:val="0"/>
      <w:marBottom w:val="0"/>
      <w:divBdr>
        <w:top w:val="none" w:sz="0" w:space="0" w:color="auto"/>
        <w:left w:val="none" w:sz="0" w:space="0" w:color="auto"/>
        <w:bottom w:val="none" w:sz="0" w:space="0" w:color="auto"/>
        <w:right w:val="none" w:sz="0" w:space="0" w:color="auto"/>
      </w:divBdr>
    </w:div>
    <w:div w:id="971520436">
      <w:bodyDiv w:val="1"/>
      <w:marLeft w:val="0"/>
      <w:marRight w:val="0"/>
      <w:marTop w:val="0"/>
      <w:marBottom w:val="0"/>
      <w:divBdr>
        <w:top w:val="none" w:sz="0" w:space="0" w:color="auto"/>
        <w:left w:val="none" w:sz="0" w:space="0" w:color="auto"/>
        <w:bottom w:val="none" w:sz="0" w:space="0" w:color="auto"/>
        <w:right w:val="none" w:sz="0" w:space="0" w:color="auto"/>
      </w:divBdr>
    </w:div>
    <w:div w:id="972104812">
      <w:bodyDiv w:val="1"/>
      <w:marLeft w:val="0"/>
      <w:marRight w:val="0"/>
      <w:marTop w:val="0"/>
      <w:marBottom w:val="0"/>
      <w:divBdr>
        <w:top w:val="none" w:sz="0" w:space="0" w:color="auto"/>
        <w:left w:val="none" w:sz="0" w:space="0" w:color="auto"/>
        <w:bottom w:val="none" w:sz="0" w:space="0" w:color="auto"/>
        <w:right w:val="none" w:sz="0" w:space="0" w:color="auto"/>
      </w:divBdr>
    </w:div>
    <w:div w:id="972255737">
      <w:bodyDiv w:val="1"/>
      <w:marLeft w:val="0"/>
      <w:marRight w:val="0"/>
      <w:marTop w:val="0"/>
      <w:marBottom w:val="0"/>
      <w:divBdr>
        <w:top w:val="none" w:sz="0" w:space="0" w:color="auto"/>
        <w:left w:val="none" w:sz="0" w:space="0" w:color="auto"/>
        <w:bottom w:val="none" w:sz="0" w:space="0" w:color="auto"/>
        <w:right w:val="none" w:sz="0" w:space="0" w:color="auto"/>
      </w:divBdr>
    </w:div>
    <w:div w:id="972712170">
      <w:bodyDiv w:val="1"/>
      <w:marLeft w:val="0"/>
      <w:marRight w:val="0"/>
      <w:marTop w:val="0"/>
      <w:marBottom w:val="0"/>
      <w:divBdr>
        <w:top w:val="none" w:sz="0" w:space="0" w:color="auto"/>
        <w:left w:val="none" w:sz="0" w:space="0" w:color="auto"/>
        <w:bottom w:val="none" w:sz="0" w:space="0" w:color="auto"/>
        <w:right w:val="none" w:sz="0" w:space="0" w:color="auto"/>
      </w:divBdr>
    </w:div>
    <w:div w:id="972752872">
      <w:bodyDiv w:val="1"/>
      <w:marLeft w:val="0"/>
      <w:marRight w:val="0"/>
      <w:marTop w:val="0"/>
      <w:marBottom w:val="0"/>
      <w:divBdr>
        <w:top w:val="none" w:sz="0" w:space="0" w:color="auto"/>
        <w:left w:val="none" w:sz="0" w:space="0" w:color="auto"/>
        <w:bottom w:val="none" w:sz="0" w:space="0" w:color="auto"/>
        <w:right w:val="none" w:sz="0" w:space="0" w:color="auto"/>
      </w:divBdr>
    </w:div>
    <w:div w:id="972830380">
      <w:bodyDiv w:val="1"/>
      <w:marLeft w:val="0"/>
      <w:marRight w:val="0"/>
      <w:marTop w:val="0"/>
      <w:marBottom w:val="0"/>
      <w:divBdr>
        <w:top w:val="none" w:sz="0" w:space="0" w:color="auto"/>
        <w:left w:val="none" w:sz="0" w:space="0" w:color="auto"/>
        <w:bottom w:val="none" w:sz="0" w:space="0" w:color="auto"/>
        <w:right w:val="none" w:sz="0" w:space="0" w:color="auto"/>
      </w:divBdr>
    </w:div>
    <w:div w:id="973097656">
      <w:bodyDiv w:val="1"/>
      <w:marLeft w:val="0"/>
      <w:marRight w:val="0"/>
      <w:marTop w:val="0"/>
      <w:marBottom w:val="0"/>
      <w:divBdr>
        <w:top w:val="none" w:sz="0" w:space="0" w:color="auto"/>
        <w:left w:val="none" w:sz="0" w:space="0" w:color="auto"/>
        <w:bottom w:val="none" w:sz="0" w:space="0" w:color="auto"/>
        <w:right w:val="none" w:sz="0" w:space="0" w:color="auto"/>
      </w:divBdr>
    </w:div>
    <w:div w:id="973406989">
      <w:bodyDiv w:val="1"/>
      <w:marLeft w:val="0"/>
      <w:marRight w:val="0"/>
      <w:marTop w:val="0"/>
      <w:marBottom w:val="0"/>
      <w:divBdr>
        <w:top w:val="none" w:sz="0" w:space="0" w:color="auto"/>
        <w:left w:val="none" w:sz="0" w:space="0" w:color="auto"/>
        <w:bottom w:val="none" w:sz="0" w:space="0" w:color="auto"/>
        <w:right w:val="none" w:sz="0" w:space="0" w:color="auto"/>
      </w:divBdr>
    </w:div>
    <w:div w:id="974142903">
      <w:bodyDiv w:val="1"/>
      <w:marLeft w:val="0"/>
      <w:marRight w:val="0"/>
      <w:marTop w:val="0"/>
      <w:marBottom w:val="0"/>
      <w:divBdr>
        <w:top w:val="none" w:sz="0" w:space="0" w:color="auto"/>
        <w:left w:val="none" w:sz="0" w:space="0" w:color="auto"/>
        <w:bottom w:val="none" w:sz="0" w:space="0" w:color="auto"/>
        <w:right w:val="none" w:sz="0" w:space="0" w:color="auto"/>
      </w:divBdr>
    </w:div>
    <w:div w:id="974212329">
      <w:bodyDiv w:val="1"/>
      <w:marLeft w:val="0"/>
      <w:marRight w:val="0"/>
      <w:marTop w:val="0"/>
      <w:marBottom w:val="0"/>
      <w:divBdr>
        <w:top w:val="none" w:sz="0" w:space="0" w:color="auto"/>
        <w:left w:val="none" w:sz="0" w:space="0" w:color="auto"/>
        <w:bottom w:val="none" w:sz="0" w:space="0" w:color="auto"/>
        <w:right w:val="none" w:sz="0" w:space="0" w:color="auto"/>
      </w:divBdr>
    </w:div>
    <w:div w:id="974483425">
      <w:bodyDiv w:val="1"/>
      <w:marLeft w:val="0"/>
      <w:marRight w:val="0"/>
      <w:marTop w:val="0"/>
      <w:marBottom w:val="0"/>
      <w:divBdr>
        <w:top w:val="none" w:sz="0" w:space="0" w:color="auto"/>
        <w:left w:val="none" w:sz="0" w:space="0" w:color="auto"/>
        <w:bottom w:val="none" w:sz="0" w:space="0" w:color="auto"/>
        <w:right w:val="none" w:sz="0" w:space="0" w:color="auto"/>
      </w:divBdr>
    </w:div>
    <w:div w:id="975918191">
      <w:bodyDiv w:val="1"/>
      <w:marLeft w:val="0"/>
      <w:marRight w:val="0"/>
      <w:marTop w:val="0"/>
      <w:marBottom w:val="0"/>
      <w:divBdr>
        <w:top w:val="none" w:sz="0" w:space="0" w:color="auto"/>
        <w:left w:val="none" w:sz="0" w:space="0" w:color="auto"/>
        <w:bottom w:val="none" w:sz="0" w:space="0" w:color="auto"/>
        <w:right w:val="none" w:sz="0" w:space="0" w:color="auto"/>
      </w:divBdr>
    </w:div>
    <w:div w:id="976225164">
      <w:bodyDiv w:val="1"/>
      <w:marLeft w:val="0"/>
      <w:marRight w:val="0"/>
      <w:marTop w:val="0"/>
      <w:marBottom w:val="0"/>
      <w:divBdr>
        <w:top w:val="none" w:sz="0" w:space="0" w:color="auto"/>
        <w:left w:val="none" w:sz="0" w:space="0" w:color="auto"/>
        <w:bottom w:val="none" w:sz="0" w:space="0" w:color="auto"/>
        <w:right w:val="none" w:sz="0" w:space="0" w:color="auto"/>
      </w:divBdr>
    </w:div>
    <w:div w:id="977731685">
      <w:bodyDiv w:val="1"/>
      <w:marLeft w:val="0"/>
      <w:marRight w:val="0"/>
      <w:marTop w:val="0"/>
      <w:marBottom w:val="0"/>
      <w:divBdr>
        <w:top w:val="none" w:sz="0" w:space="0" w:color="auto"/>
        <w:left w:val="none" w:sz="0" w:space="0" w:color="auto"/>
        <w:bottom w:val="none" w:sz="0" w:space="0" w:color="auto"/>
        <w:right w:val="none" w:sz="0" w:space="0" w:color="auto"/>
      </w:divBdr>
    </w:div>
    <w:div w:id="977763369">
      <w:bodyDiv w:val="1"/>
      <w:marLeft w:val="0"/>
      <w:marRight w:val="0"/>
      <w:marTop w:val="0"/>
      <w:marBottom w:val="0"/>
      <w:divBdr>
        <w:top w:val="none" w:sz="0" w:space="0" w:color="auto"/>
        <w:left w:val="none" w:sz="0" w:space="0" w:color="auto"/>
        <w:bottom w:val="none" w:sz="0" w:space="0" w:color="auto"/>
        <w:right w:val="none" w:sz="0" w:space="0" w:color="auto"/>
      </w:divBdr>
    </w:div>
    <w:div w:id="977997410">
      <w:bodyDiv w:val="1"/>
      <w:marLeft w:val="0"/>
      <w:marRight w:val="0"/>
      <w:marTop w:val="0"/>
      <w:marBottom w:val="0"/>
      <w:divBdr>
        <w:top w:val="none" w:sz="0" w:space="0" w:color="auto"/>
        <w:left w:val="none" w:sz="0" w:space="0" w:color="auto"/>
        <w:bottom w:val="none" w:sz="0" w:space="0" w:color="auto"/>
        <w:right w:val="none" w:sz="0" w:space="0" w:color="auto"/>
      </w:divBdr>
    </w:div>
    <w:div w:id="978614032">
      <w:bodyDiv w:val="1"/>
      <w:marLeft w:val="0"/>
      <w:marRight w:val="0"/>
      <w:marTop w:val="0"/>
      <w:marBottom w:val="0"/>
      <w:divBdr>
        <w:top w:val="none" w:sz="0" w:space="0" w:color="auto"/>
        <w:left w:val="none" w:sz="0" w:space="0" w:color="auto"/>
        <w:bottom w:val="none" w:sz="0" w:space="0" w:color="auto"/>
        <w:right w:val="none" w:sz="0" w:space="0" w:color="auto"/>
      </w:divBdr>
    </w:div>
    <w:div w:id="978875355">
      <w:bodyDiv w:val="1"/>
      <w:marLeft w:val="0"/>
      <w:marRight w:val="0"/>
      <w:marTop w:val="0"/>
      <w:marBottom w:val="0"/>
      <w:divBdr>
        <w:top w:val="none" w:sz="0" w:space="0" w:color="auto"/>
        <w:left w:val="none" w:sz="0" w:space="0" w:color="auto"/>
        <w:bottom w:val="none" w:sz="0" w:space="0" w:color="auto"/>
        <w:right w:val="none" w:sz="0" w:space="0" w:color="auto"/>
      </w:divBdr>
    </w:div>
    <w:div w:id="978918281">
      <w:bodyDiv w:val="1"/>
      <w:marLeft w:val="0"/>
      <w:marRight w:val="0"/>
      <w:marTop w:val="0"/>
      <w:marBottom w:val="0"/>
      <w:divBdr>
        <w:top w:val="none" w:sz="0" w:space="0" w:color="auto"/>
        <w:left w:val="none" w:sz="0" w:space="0" w:color="auto"/>
        <w:bottom w:val="none" w:sz="0" w:space="0" w:color="auto"/>
        <w:right w:val="none" w:sz="0" w:space="0" w:color="auto"/>
      </w:divBdr>
    </w:div>
    <w:div w:id="979267607">
      <w:bodyDiv w:val="1"/>
      <w:marLeft w:val="0"/>
      <w:marRight w:val="0"/>
      <w:marTop w:val="0"/>
      <w:marBottom w:val="0"/>
      <w:divBdr>
        <w:top w:val="none" w:sz="0" w:space="0" w:color="auto"/>
        <w:left w:val="none" w:sz="0" w:space="0" w:color="auto"/>
        <w:bottom w:val="none" w:sz="0" w:space="0" w:color="auto"/>
        <w:right w:val="none" w:sz="0" w:space="0" w:color="auto"/>
      </w:divBdr>
    </w:div>
    <w:div w:id="979384035">
      <w:bodyDiv w:val="1"/>
      <w:marLeft w:val="0"/>
      <w:marRight w:val="0"/>
      <w:marTop w:val="0"/>
      <w:marBottom w:val="0"/>
      <w:divBdr>
        <w:top w:val="none" w:sz="0" w:space="0" w:color="auto"/>
        <w:left w:val="none" w:sz="0" w:space="0" w:color="auto"/>
        <w:bottom w:val="none" w:sz="0" w:space="0" w:color="auto"/>
        <w:right w:val="none" w:sz="0" w:space="0" w:color="auto"/>
      </w:divBdr>
    </w:div>
    <w:div w:id="979458607">
      <w:bodyDiv w:val="1"/>
      <w:marLeft w:val="0"/>
      <w:marRight w:val="0"/>
      <w:marTop w:val="0"/>
      <w:marBottom w:val="0"/>
      <w:divBdr>
        <w:top w:val="none" w:sz="0" w:space="0" w:color="auto"/>
        <w:left w:val="none" w:sz="0" w:space="0" w:color="auto"/>
        <w:bottom w:val="none" w:sz="0" w:space="0" w:color="auto"/>
        <w:right w:val="none" w:sz="0" w:space="0" w:color="auto"/>
      </w:divBdr>
    </w:div>
    <w:div w:id="979922399">
      <w:bodyDiv w:val="1"/>
      <w:marLeft w:val="0"/>
      <w:marRight w:val="0"/>
      <w:marTop w:val="0"/>
      <w:marBottom w:val="0"/>
      <w:divBdr>
        <w:top w:val="none" w:sz="0" w:space="0" w:color="auto"/>
        <w:left w:val="none" w:sz="0" w:space="0" w:color="auto"/>
        <w:bottom w:val="none" w:sz="0" w:space="0" w:color="auto"/>
        <w:right w:val="none" w:sz="0" w:space="0" w:color="auto"/>
      </w:divBdr>
    </w:div>
    <w:div w:id="980309808">
      <w:bodyDiv w:val="1"/>
      <w:marLeft w:val="0"/>
      <w:marRight w:val="0"/>
      <w:marTop w:val="0"/>
      <w:marBottom w:val="0"/>
      <w:divBdr>
        <w:top w:val="none" w:sz="0" w:space="0" w:color="auto"/>
        <w:left w:val="none" w:sz="0" w:space="0" w:color="auto"/>
        <w:bottom w:val="none" w:sz="0" w:space="0" w:color="auto"/>
        <w:right w:val="none" w:sz="0" w:space="0" w:color="auto"/>
      </w:divBdr>
    </w:div>
    <w:div w:id="980574618">
      <w:bodyDiv w:val="1"/>
      <w:marLeft w:val="0"/>
      <w:marRight w:val="0"/>
      <w:marTop w:val="0"/>
      <w:marBottom w:val="0"/>
      <w:divBdr>
        <w:top w:val="none" w:sz="0" w:space="0" w:color="auto"/>
        <w:left w:val="none" w:sz="0" w:space="0" w:color="auto"/>
        <w:bottom w:val="none" w:sz="0" w:space="0" w:color="auto"/>
        <w:right w:val="none" w:sz="0" w:space="0" w:color="auto"/>
      </w:divBdr>
    </w:div>
    <w:div w:id="980767410">
      <w:bodyDiv w:val="1"/>
      <w:marLeft w:val="0"/>
      <w:marRight w:val="0"/>
      <w:marTop w:val="0"/>
      <w:marBottom w:val="0"/>
      <w:divBdr>
        <w:top w:val="none" w:sz="0" w:space="0" w:color="auto"/>
        <w:left w:val="none" w:sz="0" w:space="0" w:color="auto"/>
        <w:bottom w:val="none" w:sz="0" w:space="0" w:color="auto"/>
        <w:right w:val="none" w:sz="0" w:space="0" w:color="auto"/>
      </w:divBdr>
    </w:div>
    <w:div w:id="981039884">
      <w:bodyDiv w:val="1"/>
      <w:marLeft w:val="0"/>
      <w:marRight w:val="0"/>
      <w:marTop w:val="0"/>
      <w:marBottom w:val="0"/>
      <w:divBdr>
        <w:top w:val="none" w:sz="0" w:space="0" w:color="auto"/>
        <w:left w:val="none" w:sz="0" w:space="0" w:color="auto"/>
        <w:bottom w:val="none" w:sz="0" w:space="0" w:color="auto"/>
        <w:right w:val="none" w:sz="0" w:space="0" w:color="auto"/>
      </w:divBdr>
    </w:div>
    <w:div w:id="981270953">
      <w:bodyDiv w:val="1"/>
      <w:marLeft w:val="0"/>
      <w:marRight w:val="0"/>
      <w:marTop w:val="0"/>
      <w:marBottom w:val="0"/>
      <w:divBdr>
        <w:top w:val="none" w:sz="0" w:space="0" w:color="auto"/>
        <w:left w:val="none" w:sz="0" w:space="0" w:color="auto"/>
        <w:bottom w:val="none" w:sz="0" w:space="0" w:color="auto"/>
        <w:right w:val="none" w:sz="0" w:space="0" w:color="auto"/>
      </w:divBdr>
    </w:div>
    <w:div w:id="981351986">
      <w:bodyDiv w:val="1"/>
      <w:marLeft w:val="0"/>
      <w:marRight w:val="0"/>
      <w:marTop w:val="0"/>
      <w:marBottom w:val="0"/>
      <w:divBdr>
        <w:top w:val="none" w:sz="0" w:space="0" w:color="auto"/>
        <w:left w:val="none" w:sz="0" w:space="0" w:color="auto"/>
        <w:bottom w:val="none" w:sz="0" w:space="0" w:color="auto"/>
        <w:right w:val="none" w:sz="0" w:space="0" w:color="auto"/>
      </w:divBdr>
    </w:div>
    <w:div w:id="981538377">
      <w:bodyDiv w:val="1"/>
      <w:marLeft w:val="0"/>
      <w:marRight w:val="0"/>
      <w:marTop w:val="0"/>
      <w:marBottom w:val="0"/>
      <w:divBdr>
        <w:top w:val="none" w:sz="0" w:space="0" w:color="auto"/>
        <w:left w:val="none" w:sz="0" w:space="0" w:color="auto"/>
        <w:bottom w:val="none" w:sz="0" w:space="0" w:color="auto"/>
        <w:right w:val="none" w:sz="0" w:space="0" w:color="auto"/>
      </w:divBdr>
    </w:div>
    <w:div w:id="981622260">
      <w:bodyDiv w:val="1"/>
      <w:marLeft w:val="0"/>
      <w:marRight w:val="0"/>
      <w:marTop w:val="0"/>
      <w:marBottom w:val="0"/>
      <w:divBdr>
        <w:top w:val="none" w:sz="0" w:space="0" w:color="auto"/>
        <w:left w:val="none" w:sz="0" w:space="0" w:color="auto"/>
        <w:bottom w:val="none" w:sz="0" w:space="0" w:color="auto"/>
        <w:right w:val="none" w:sz="0" w:space="0" w:color="auto"/>
      </w:divBdr>
    </w:div>
    <w:div w:id="981809490">
      <w:bodyDiv w:val="1"/>
      <w:marLeft w:val="0"/>
      <w:marRight w:val="0"/>
      <w:marTop w:val="0"/>
      <w:marBottom w:val="0"/>
      <w:divBdr>
        <w:top w:val="none" w:sz="0" w:space="0" w:color="auto"/>
        <w:left w:val="none" w:sz="0" w:space="0" w:color="auto"/>
        <w:bottom w:val="none" w:sz="0" w:space="0" w:color="auto"/>
        <w:right w:val="none" w:sz="0" w:space="0" w:color="auto"/>
      </w:divBdr>
    </w:div>
    <w:div w:id="982271403">
      <w:bodyDiv w:val="1"/>
      <w:marLeft w:val="0"/>
      <w:marRight w:val="0"/>
      <w:marTop w:val="0"/>
      <w:marBottom w:val="0"/>
      <w:divBdr>
        <w:top w:val="none" w:sz="0" w:space="0" w:color="auto"/>
        <w:left w:val="none" w:sz="0" w:space="0" w:color="auto"/>
        <w:bottom w:val="none" w:sz="0" w:space="0" w:color="auto"/>
        <w:right w:val="none" w:sz="0" w:space="0" w:color="auto"/>
      </w:divBdr>
    </w:div>
    <w:div w:id="982390555">
      <w:bodyDiv w:val="1"/>
      <w:marLeft w:val="0"/>
      <w:marRight w:val="0"/>
      <w:marTop w:val="0"/>
      <w:marBottom w:val="0"/>
      <w:divBdr>
        <w:top w:val="none" w:sz="0" w:space="0" w:color="auto"/>
        <w:left w:val="none" w:sz="0" w:space="0" w:color="auto"/>
        <w:bottom w:val="none" w:sz="0" w:space="0" w:color="auto"/>
        <w:right w:val="none" w:sz="0" w:space="0" w:color="auto"/>
      </w:divBdr>
    </w:div>
    <w:div w:id="982469321">
      <w:bodyDiv w:val="1"/>
      <w:marLeft w:val="0"/>
      <w:marRight w:val="0"/>
      <w:marTop w:val="0"/>
      <w:marBottom w:val="0"/>
      <w:divBdr>
        <w:top w:val="none" w:sz="0" w:space="0" w:color="auto"/>
        <w:left w:val="none" w:sz="0" w:space="0" w:color="auto"/>
        <w:bottom w:val="none" w:sz="0" w:space="0" w:color="auto"/>
        <w:right w:val="none" w:sz="0" w:space="0" w:color="auto"/>
      </w:divBdr>
    </w:div>
    <w:div w:id="982848735">
      <w:bodyDiv w:val="1"/>
      <w:marLeft w:val="0"/>
      <w:marRight w:val="0"/>
      <w:marTop w:val="0"/>
      <w:marBottom w:val="0"/>
      <w:divBdr>
        <w:top w:val="none" w:sz="0" w:space="0" w:color="auto"/>
        <w:left w:val="none" w:sz="0" w:space="0" w:color="auto"/>
        <w:bottom w:val="none" w:sz="0" w:space="0" w:color="auto"/>
        <w:right w:val="none" w:sz="0" w:space="0" w:color="auto"/>
      </w:divBdr>
    </w:div>
    <w:div w:id="982854009">
      <w:bodyDiv w:val="1"/>
      <w:marLeft w:val="0"/>
      <w:marRight w:val="0"/>
      <w:marTop w:val="0"/>
      <w:marBottom w:val="0"/>
      <w:divBdr>
        <w:top w:val="none" w:sz="0" w:space="0" w:color="auto"/>
        <w:left w:val="none" w:sz="0" w:space="0" w:color="auto"/>
        <w:bottom w:val="none" w:sz="0" w:space="0" w:color="auto"/>
        <w:right w:val="none" w:sz="0" w:space="0" w:color="auto"/>
      </w:divBdr>
    </w:div>
    <w:div w:id="983125818">
      <w:bodyDiv w:val="1"/>
      <w:marLeft w:val="0"/>
      <w:marRight w:val="0"/>
      <w:marTop w:val="0"/>
      <w:marBottom w:val="0"/>
      <w:divBdr>
        <w:top w:val="none" w:sz="0" w:space="0" w:color="auto"/>
        <w:left w:val="none" w:sz="0" w:space="0" w:color="auto"/>
        <w:bottom w:val="none" w:sz="0" w:space="0" w:color="auto"/>
        <w:right w:val="none" w:sz="0" w:space="0" w:color="auto"/>
      </w:divBdr>
    </w:div>
    <w:div w:id="983318636">
      <w:bodyDiv w:val="1"/>
      <w:marLeft w:val="0"/>
      <w:marRight w:val="0"/>
      <w:marTop w:val="0"/>
      <w:marBottom w:val="0"/>
      <w:divBdr>
        <w:top w:val="none" w:sz="0" w:space="0" w:color="auto"/>
        <w:left w:val="none" w:sz="0" w:space="0" w:color="auto"/>
        <w:bottom w:val="none" w:sz="0" w:space="0" w:color="auto"/>
        <w:right w:val="none" w:sz="0" w:space="0" w:color="auto"/>
      </w:divBdr>
    </w:div>
    <w:div w:id="983513259">
      <w:bodyDiv w:val="1"/>
      <w:marLeft w:val="0"/>
      <w:marRight w:val="0"/>
      <w:marTop w:val="0"/>
      <w:marBottom w:val="0"/>
      <w:divBdr>
        <w:top w:val="none" w:sz="0" w:space="0" w:color="auto"/>
        <w:left w:val="none" w:sz="0" w:space="0" w:color="auto"/>
        <w:bottom w:val="none" w:sz="0" w:space="0" w:color="auto"/>
        <w:right w:val="none" w:sz="0" w:space="0" w:color="auto"/>
      </w:divBdr>
    </w:div>
    <w:div w:id="983848178">
      <w:bodyDiv w:val="1"/>
      <w:marLeft w:val="0"/>
      <w:marRight w:val="0"/>
      <w:marTop w:val="0"/>
      <w:marBottom w:val="0"/>
      <w:divBdr>
        <w:top w:val="none" w:sz="0" w:space="0" w:color="auto"/>
        <w:left w:val="none" w:sz="0" w:space="0" w:color="auto"/>
        <w:bottom w:val="none" w:sz="0" w:space="0" w:color="auto"/>
        <w:right w:val="none" w:sz="0" w:space="0" w:color="auto"/>
      </w:divBdr>
    </w:div>
    <w:div w:id="984551914">
      <w:bodyDiv w:val="1"/>
      <w:marLeft w:val="0"/>
      <w:marRight w:val="0"/>
      <w:marTop w:val="0"/>
      <w:marBottom w:val="0"/>
      <w:divBdr>
        <w:top w:val="none" w:sz="0" w:space="0" w:color="auto"/>
        <w:left w:val="none" w:sz="0" w:space="0" w:color="auto"/>
        <w:bottom w:val="none" w:sz="0" w:space="0" w:color="auto"/>
        <w:right w:val="none" w:sz="0" w:space="0" w:color="auto"/>
      </w:divBdr>
    </w:div>
    <w:div w:id="984894625">
      <w:bodyDiv w:val="1"/>
      <w:marLeft w:val="0"/>
      <w:marRight w:val="0"/>
      <w:marTop w:val="0"/>
      <w:marBottom w:val="0"/>
      <w:divBdr>
        <w:top w:val="none" w:sz="0" w:space="0" w:color="auto"/>
        <w:left w:val="none" w:sz="0" w:space="0" w:color="auto"/>
        <w:bottom w:val="none" w:sz="0" w:space="0" w:color="auto"/>
        <w:right w:val="none" w:sz="0" w:space="0" w:color="auto"/>
      </w:divBdr>
    </w:div>
    <w:div w:id="984969325">
      <w:bodyDiv w:val="1"/>
      <w:marLeft w:val="0"/>
      <w:marRight w:val="0"/>
      <w:marTop w:val="0"/>
      <w:marBottom w:val="0"/>
      <w:divBdr>
        <w:top w:val="none" w:sz="0" w:space="0" w:color="auto"/>
        <w:left w:val="none" w:sz="0" w:space="0" w:color="auto"/>
        <w:bottom w:val="none" w:sz="0" w:space="0" w:color="auto"/>
        <w:right w:val="none" w:sz="0" w:space="0" w:color="auto"/>
      </w:divBdr>
    </w:div>
    <w:div w:id="985203927">
      <w:bodyDiv w:val="1"/>
      <w:marLeft w:val="0"/>
      <w:marRight w:val="0"/>
      <w:marTop w:val="0"/>
      <w:marBottom w:val="0"/>
      <w:divBdr>
        <w:top w:val="none" w:sz="0" w:space="0" w:color="auto"/>
        <w:left w:val="none" w:sz="0" w:space="0" w:color="auto"/>
        <w:bottom w:val="none" w:sz="0" w:space="0" w:color="auto"/>
        <w:right w:val="none" w:sz="0" w:space="0" w:color="auto"/>
      </w:divBdr>
    </w:div>
    <w:div w:id="985279352">
      <w:bodyDiv w:val="1"/>
      <w:marLeft w:val="0"/>
      <w:marRight w:val="0"/>
      <w:marTop w:val="0"/>
      <w:marBottom w:val="0"/>
      <w:divBdr>
        <w:top w:val="none" w:sz="0" w:space="0" w:color="auto"/>
        <w:left w:val="none" w:sz="0" w:space="0" w:color="auto"/>
        <w:bottom w:val="none" w:sz="0" w:space="0" w:color="auto"/>
        <w:right w:val="none" w:sz="0" w:space="0" w:color="auto"/>
      </w:divBdr>
    </w:div>
    <w:div w:id="985282231">
      <w:bodyDiv w:val="1"/>
      <w:marLeft w:val="0"/>
      <w:marRight w:val="0"/>
      <w:marTop w:val="0"/>
      <w:marBottom w:val="0"/>
      <w:divBdr>
        <w:top w:val="none" w:sz="0" w:space="0" w:color="auto"/>
        <w:left w:val="none" w:sz="0" w:space="0" w:color="auto"/>
        <w:bottom w:val="none" w:sz="0" w:space="0" w:color="auto"/>
        <w:right w:val="none" w:sz="0" w:space="0" w:color="auto"/>
      </w:divBdr>
    </w:div>
    <w:div w:id="985283008">
      <w:bodyDiv w:val="1"/>
      <w:marLeft w:val="0"/>
      <w:marRight w:val="0"/>
      <w:marTop w:val="0"/>
      <w:marBottom w:val="0"/>
      <w:divBdr>
        <w:top w:val="none" w:sz="0" w:space="0" w:color="auto"/>
        <w:left w:val="none" w:sz="0" w:space="0" w:color="auto"/>
        <w:bottom w:val="none" w:sz="0" w:space="0" w:color="auto"/>
        <w:right w:val="none" w:sz="0" w:space="0" w:color="auto"/>
      </w:divBdr>
    </w:div>
    <w:div w:id="985353446">
      <w:bodyDiv w:val="1"/>
      <w:marLeft w:val="0"/>
      <w:marRight w:val="0"/>
      <w:marTop w:val="0"/>
      <w:marBottom w:val="0"/>
      <w:divBdr>
        <w:top w:val="none" w:sz="0" w:space="0" w:color="auto"/>
        <w:left w:val="none" w:sz="0" w:space="0" w:color="auto"/>
        <w:bottom w:val="none" w:sz="0" w:space="0" w:color="auto"/>
        <w:right w:val="none" w:sz="0" w:space="0" w:color="auto"/>
      </w:divBdr>
    </w:div>
    <w:div w:id="985478799">
      <w:bodyDiv w:val="1"/>
      <w:marLeft w:val="0"/>
      <w:marRight w:val="0"/>
      <w:marTop w:val="0"/>
      <w:marBottom w:val="0"/>
      <w:divBdr>
        <w:top w:val="none" w:sz="0" w:space="0" w:color="auto"/>
        <w:left w:val="none" w:sz="0" w:space="0" w:color="auto"/>
        <w:bottom w:val="none" w:sz="0" w:space="0" w:color="auto"/>
        <w:right w:val="none" w:sz="0" w:space="0" w:color="auto"/>
      </w:divBdr>
    </w:div>
    <w:div w:id="985860901">
      <w:bodyDiv w:val="1"/>
      <w:marLeft w:val="0"/>
      <w:marRight w:val="0"/>
      <w:marTop w:val="0"/>
      <w:marBottom w:val="0"/>
      <w:divBdr>
        <w:top w:val="none" w:sz="0" w:space="0" w:color="auto"/>
        <w:left w:val="none" w:sz="0" w:space="0" w:color="auto"/>
        <w:bottom w:val="none" w:sz="0" w:space="0" w:color="auto"/>
        <w:right w:val="none" w:sz="0" w:space="0" w:color="auto"/>
      </w:divBdr>
    </w:div>
    <w:div w:id="985940685">
      <w:bodyDiv w:val="1"/>
      <w:marLeft w:val="0"/>
      <w:marRight w:val="0"/>
      <w:marTop w:val="0"/>
      <w:marBottom w:val="0"/>
      <w:divBdr>
        <w:top w:val="none" w:sz="0" w:space="0" w:color="auto"/>
        <w:left w:val="none" w:sz="0" w:space="0" w:color="auto"/>
        <w:bottom w:val="none" w:sz="0" w:space="0" w:color="auto"/>
        <w:right w:val="none" w:sz="0" w:space="0" w:color="auto"/>
      </w:divBdr>
    </w:div>
    <w:div w:id="986085446">
      <w:bodyDiv w:val="1"/>
      <w:marLeft w:val="0"/>
      <w:marRight w:val="0"/>
      <w:marTop w:val="0"/>
      <w:marBottom w:val="0"/>
      <w:divBdr>
        <w:top w:val="none" w:sz="0" w:space="0" w:color="auto"/>
        <w:left w:val="none" w:sz="0" w:space="0" w:color="auto"/>
        <w:bottom w:val="none" w:sz="0" w:space="0" w:color="auto"/>
        <w:right w:val="none" w:sz="0" w:space="0" w:color="auto"/>
      </w:divBdr>
    </w:div>
    <w:div w:id="986399271">
      <w:bodyDiv w:val="1"/>
      <w:marLeft w:val="0"/>
      <w:marRight w:val="0"/>
      <w:marTop w:val="0"/>
      <w:marBottom w:val="0"/>
      <w:divBdr>
        <w:top w:val="none" w:sz="0" w:space="0" w:color="auto"/>
        <w:left w:val="none" w:sz="0" w:space="0" w:color="auto"/>
        <w:bottom w:val="none" w:sz="0" w:space="0" w:color="auto"/>
        <w:right w:val="none" w:sz="0" w:space="0" w:color="auto"/>
      </w:divBdr>
    </w:div>
    <w:div w:id="986477795">
      <w:bodyDiv w:val="1"/>
      <w:marLeft w:val="0"/>
      <w:marRight w:val="0"/>
      <w:marTop w:val="0"/>
      <w:marBottom w:val="0"/>
      <w:divBdr>
        <w:top w:val="none" w:sz="0" w:space="0" w:color="auto"/>
        <w:left w:val="none" w:sz="0" w:space="0" w:color="auto"/>
        <w:bottom w:val="none" w:sz="0" w:space="0" w:color="auto"/>
        <w:right w:val="none" w:sz="0" w:space="0" w:color="auto"/>
      </w:divBdr>
    </w:div>
    <w:div w:id="986513794">
      <w:bodyDiv w:val="1"/>
      <w:marLeft w:val="0"/>
      <w:marRight w:val="0"/>
      <w:marTop w:val="0"/>
      <w:marBottom w:val="0"/>
      <w:divBdr>
        <w:top w:val="none" w:sz="0" w:space="0" w:color="auto"/>
        <w:left w:val="none" w:sz="0" w:space="0" w:color="auto"/>
        <w:bottom w:val="none" w:sz="0" w:space="0" w:color="auto"/>
        <w:right w:val="none" w:sz="0" w:space="0" w:color="auto"/>
      </w:divBdr>
    </w:div>
    <w:div w:id="986545901">
      <w:bodyDiv w:val="1"/>
      <w:marLeft w:val="0"/>
      <w:marRight w:val="0"/>
      <w:marTop w:val="0"/>
      <w:marBottom w:val="0"/>
      <w:divBdr>
        <w:top w:val="none" w:sz="0" w:space="0" w:color="auto"/>
        <w:left w:val="none" w:sz="0" w:space="0" w:color="auto"/>
        <w:bottom w:val="none" w:sz="0" w:space="0" w:color="auto"/>
        <w:right w:val="none" w:sz="0" w:space="0" w:color="auto"/>
      </w:divBdr>
    </w:div>
    <w:div w:id="986594560">
      <w:bodyDiv w:val="1"/>
      <w:marLeft w:val="0"/>
      <w:marRight w:val="0"/>
      <w:marTop w:val="0"/>
      <w:marBottom w:val="0"/>
      <w:divBdr>
        <w:top w:val="none" w:sz="0" w:space="0" w:color="auto"/>
        <w:left w:val="none" w:sz="0" w:space="0" w:color="auto"/>
        <w:bottom w:val="none" w:sz="0" w:space="0" w:color="auto"/>
        <w:right w:val="none" w:sz="0" w:space="0" w:color="auto"/>
      </w:divBdr>
    </w:div>
    <w:div w:id="986860502">
      <w:bodyDiv w:val="1"/>
      <w:marLeft w:val="0"/>
      <w:marRight w:val="0"/>
      <w:marTop w:val="0"/>
      <w:marBottom w:val="0"/>
      <w:divBdr>
        <w:top w:val="none" w:sz="0" w:space="0" w:color="auto"/>
        <w:left w:val="none" w:sz="0" w:space="0" w:color="auto"/>
        <w:bottom w:val="none" w:sz="0" w:space="0" w:color="auto"/>
        <w:right w:val="none" w:sz="0" w:space="0" w:color="auto"/>
      </w:divBdr>
    </w:div>
    <w:div w:id="986974381">
      <w:bodyDiv w:val="1"/>
      <w:marLeft w:val="0"/>
      <w:marRight w:val="0"/>
      <w:marTop w:val="0"/>
      <w:marBottom w:val="0"/>
      <w:divBdr>
        <w:top w:val="none" w:sz="0" w:space="0" w:color="auto"/>
        <w:left w:val="none" w:sz="0" w:space="0" w:color="auto"/>
        <w:bottom w:val="none" w:sz="0" w:space="0" w:color="auto"/>
        <w:right w:val="none" w:sz="0" w:space="0" w:color="auto"/>
      </w:divBdr>
    </w:div>
    <w:div w:id="987514784">
      <w:bodyDiv w:val="1"/>
      <w:marLeft w:val="0"/>
      <w:marRight w:val="0"/>
      <w:marTop w:val="0"/>
      <w:marBottom w:val="0"/>
      <w:divBdr>
        <w:top w:val="none" w:sz="0" w:space="0" w:color="auto"/>
        <w:left w:val="none" w:sz="0" w:space="0" w:color="auto"/>
        <w:bottom w:val="none" w:sz="0" w:space="0" w:color="auto"/>
        <w:right w:val="none" w:sz="0" w:space="0" w:color="auto"/>
      </w:divBdr>
    </w:div>
    <w:div w:id="987708620">
      <w:bodyDiv w:val="1"/>
      <w:marLeft w:val="0"/>
      <w:marRight w:val="0"/>
      <w:marTop w:val="0"/>
      <w:marBottom w:val="0"/>
      <w:divBdr>
        <w:top w:val="none" w:sz="0" w:space="0" w:color="auto"/>
        <w:left w:val="none" w:sz="0" w:space="0" w:color="auto"/>
        <w:bottom w:val="none" w:sz="0" w:space="0" w:color="auto"/>
        <w:right w:val="none" w:sz="0" w:space="0" w:color="auto"/>
      </w:divBdr>
    </w:div>
    <w:div w:id="988167560">
      <w:bodyDiv w:val="1"/>
      <w:marLeft w:val="0"/>
      <w:marRight w:val="0"/>
      <w:marTop w:val="0"/>
      <w:marBottom w:val="0"/>
      <w:divBdr>
        <w:top w:val="none" w:sz="0" w:space="0" w:color="auto"/>
        <w:left w:val="none" w:sz="0" w:space="0" w:color="auto"/>
        <w:bottom w:val="none" w:sz="0" w:space="0" w:color="auto"/>
        <w:right w:val="none" w:sz="0" w:space="0" w:color="auto"/>
      </w:divBdr>
    </w:div>
    <w:div w:id="988368055">
      <w:bodyDiv w:val="1"/>
      <w:marLeft w:val="0"/>
      <w:marRight w:val="0"/>
      <w:marTop w:val="0"/>
      <w:marBottom w:val="0"/>
      <w:divBdr>
        <w:top w:val="none" w:sz="0" w:space="0" w:color="auto"/>
        <w:left w:val="none" w:sz="0" w:space="0" w:color="auto"/>
        <w:bottom w:val="none" w:sz="0" w:space="0" w:color="auto"/>
        <w:right w:val="none" w:sz="0" w:space="0" w:color="auto"/>
      </w:divBdr>
    </w:div>
    <w:div w:id="988825059">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528251">
      <w:bodyDiv w:val="1"/>
      <w:marLeft w:val="0"/>
      <w:marRight w:val="0"/>
      <w:marTop w:val="0"/>
      <w:marBottom w:val="0"/>
      <w:divBdr>
        <w:top w:val="none" w:sz="0" w:space="0" w:color="auto"/>
        <w:left w:val="none" w:sz="0" w:space="0" w:color="auto"/>
        <w:bottom w:val="none" w:sz="0" w:space="0" w:color="auto"/>
        <w:right w:val="none" w:sz="0" w:space="0" w:color="auto"/>
      </w:divBdr>
    </w:div>
    <w:div w:id="989868505">
      <w:bodyDiv w:val="1"/>
      <w:marLeft w:val="0"/>
      <w:marRight w:val="0"/>
      <w:marTop w:val="0"/>
      <w:marBottom w:val="0"/>
      <w:divBdr>
        <w:top w:val="none" w:sz="0" w:space="0" w:color="auto"/>
        <w:left w:val="none" w:sz="0" w:space="0" w:color="auto"/>
        <w:bottom w:val="none" w:sz="0" w:space="0" w:color="auto"/>
        <w:right w:val="none" w:sz="0" w:space="0" w:color="auto"/>
      </w:divBdr>
    </w:div>
    <w:div w:id="989943052">
      <w:bodyDiv w:val="1"/>
      <w:marLeft w:val="0"/>
      <w:marRight w:val="0"/>
      <w:marTop w:val="0"/>
      <w:marBottom w:val="0"/>
      <w:divBdr>
        <w:top w:val="none" w:sz="0" w:space="0" w:color="auto"/>
        <w:left w:val="none" w:sz="0" w:space="0" w:color="auto"/>
        <w:bottom w:val="none" w:sz="0" w:space="0" w:color="auto"/>
        <w:right w:val="none" w:sz="0" w:space="0" w:color="auto"/>
      </w:divBdr>
    </w:div>
    <w:div w:id="989946000">
      <w:bodyDiv w:val="1"/>
      <w:marLeft w:val="0"/>
      <w:marRight w:val="0"/>
      <w:marTop w:val="0"/>
      <w:marBottom w:val="0"/>
      <w:divBdr>
        <w:top w:val="none" w:sz="0" w:space="0" w:color="auto"/>
        <w:left w:val="none" w:sz="0" w:space="0" w:color="auto"/>
        <w:bottom w:val="none" w:sz="0" w:space="0" w:color="auto"/>
        <w:right w:val="none" w:sz="0" w:space="0" w:color="auto"/>
      </w:divBdr>
    </w:div>
    <w:div w:id="990134897">
      <w:bodyDiv w:val="1"/>
      <w:marLeft w:val="0"/>
      <w:marRight w:val="0"/>
      <w:marTop w:val="0"/>
      <w:marBottom w:val="0"/>
      <w:divBdr>
        <w:top w:val="none" w:sz="0" w:space="0" w:color="auto"/>
        <w:left w:val="none" w:sz="0" w:space="0" w:color="auto"/>
        <w:bottom w:val="none" w:sz="0" w:space="0" w:color="auto"/>
        <w:right w:val="none" w:sz="0" w:space="0" w:color="auto"/>
      </w:divBdr>
    </w:div>
    <w:div w:id="990207600">
      <w:bodyDiv w:val="1"/>
      <w:marLeft w:val="0"/>
      <w:marRight w:val="0"/>
      <w:marTop w:val="0"/>
      <w:marBottom w:val="0"/>
      <w:divBdr>
        <w:top w:val="none" w:sz="0" w:space="0" w:color="auto"/>
        <w:left w:val="none" w:sz="0" w:space="0" w:color="auto"/>
        <w:bottom w:val="none" w:sz="0" w:space="0" w:color="auto"/>
        <w:right w:val="none" w:sz="0" w:space="0" w:color="auto"/>
      </w:divBdr>
    </w:div>
    <w:div w:id="990254489">
      <w:bodyDiv w:val="1"/>
      <w:marLeft w:val="0"/>
      <w:marRight w:val="0"/>
      <w:marTop w:val="0"/>
      <w:marBottom w:val="0"/>
      <w:divBdr>
        <w:top w:val="none" w:sz="0" w:space="0" w:color="auto"/>
        <w:left w:val="none" w:sz="0" w:space="0" w:color="auto"/>
        <w:bottom w:val="none" w:sz="0" w:space="0" w:color="auto"/>
        <w:right w:val="none" w:sz="0" w:space="0" w:color="auto"/>
      </w:divBdr>
    </w:div>
    <w:div w:id="990521753">
      <w:bodyDiv w:val="1"/>
      <w:marLeft w:val="0"/>
      <w:marRight w:val="0"/>
      <w:marTop w:val="0"/>
      <w:marBottom w:val="0"/>
      <w:divBdr>
        <w:top w:val="none" w:sz="0" w:space="0" w:color="auto"/>
        <w:left w:val="none" w:sz="0" w:space="0" w:color="auto"/>
        <w:bottom w:val="none" w:sz="0" w:space="0" w:color="auto"/>
        <w:right w:val="none" w:sz="0" w:space="0" w:color="auto"/>
      </w:divBdr>
    </w:div>
    <w:div w:id="990987972">
      <w:bodyDiv w:val="1"/>
      <w:marLeft w:val="0"/>
      <w:marRight w:val="0"/>
      <w:marTop w:val="0"/>
      <w:marBottom w:val="0"/>
      <w:divBdr>
        <w:top w:val="none" w:sz="0" w:space="0" w:color="auto"/>
        <w:left w:val="none" w:sz="0" w:space="0" w:color="auto"/>
        <w:bottom w:val="none" w:sz="0" w:space="0" w:color="auto"/>
        <w:right w:val="none" w:sz="0" w:space="0" w:color="auto"/>
      </w:divBdr>
    </w:div>
    <w:div w:id="991442828">
      <w:bodyDiv w:val="1"/>
      <w:marLeft w:val="0"/>
      <w:marRight w:val="0"/>
      <w:marTop w:val="0"/>
      <w:marBottom w:val="0"/>
      <w:divBdr>
        <w:top w:val="none" w:sz="0" w:space="0" w:color="auto"/>
        <w:left w:val="none" w:sz="0" w:space="0" w:color="auto"/>
        <w:bottom w:val="none" w:sz="0" w:space="0" w:color="auto"/>
        <w:right w:val="none" w:sz="0" w:space="0" w:color="auto"/>
      </w:divBdr>
    </w:div>
    <w:div w:id="993295884">
      <w:bodyDiv w:val="1"/>
      <w:marLeft w:val="0"/>
      <w:marRight w:val="0"/>
      <w:marTop w:val="0"/>
      <w:marBottom w:val="0"/>
      <w:divBdr>
        <w:top w:val="none" w:sz="0" w:space="0" w:color="auto"/>
        <w:left w:val="none" w:sz="0" w:space="0" w:color="auto"/>
        <w:bottom w:val="none" w:sz="0" w:space="0" w:color="auto"/>
        <w:right w:val="none" w:sz="0" w:space="0" w:color="auto"/>
      </w:divBdr>
    </w:div>
    <w:div w:id="993410275">
      <w:bodyDiv w:val="1"/>
      <w:marLeft w:val="0"/>
      <w:marRight w:val="0"/>
      <w:marTop w:val="0"/>
      <w:marBottom w:val="0"/>
      <w:divBdr>
        <w:top w:val="none" w:sz="0" w:space="0" w:color="auto"/>
        <w:left w:val="none" w:sz="0" w:space="0" w:color="auto"/>
        <w:bottom w:val="none" w:sz="0" w:space="0" w:color="auto"/>
        <w:right w:val="none" w:sz="0" w:space="0" w:color="auto"/>
      </w:divBdr>
    </w:div>
    <w:div w:id="993874347">
      <w:bodyDiv w:val="1"/>
      <w:marLeft w:val="0"/>
      <w:marRight w:val="0"/>
      <w:marTop w:val="0"/>
      <w:marBottom w:val="0"/>
      <w:divBdr>
        <w:top w:val="none" w:sz="0" w:space="0" w:color="auto"/>
        <w:left w:val="none" w:sz="0" w:space="0" w:color="auto"/>
        <w:bottom w:val="none" w:sz="0" w:space="0" w:color="auto"/>
        <w:right w:val="none" w:sz="0" w:space="0" w:color="auto"/>
      </w:divBdr>
    </w:div>
    <w:div w:id="994260961">
      <w:bodyDiv w:val="1"/>
      <w:marLeft w:val="0"/>
      <w:marRight w:val="0"/>
      <w:marTop w:val="0"/>
      <w:marBottom w:val="0"/>
      <w:divBdr>
        <w:top w:val="none" w:sz="0" w:space="0" w:color="auto"/>
        <w:left w:val="none" w:sz="0" w:space="0" w:color="auto"/>
        <w:bottom w:val="none" w:sz="0" w:space="0" w:color="auto"/>
        <w:right w:val="none" w:sz="0" w:space="0" w:color="auto"/>
      </w:divBdr>
    </w:div>
    <w:div w:id="994338393">
      <w:bodyDiv w:val="1"/>
      <w:marLeft w:val="0"/>
      <w:marRight w:val="0"/>
      <w:marTop w:val="0"/>
      <w:marBottom w:val="0"/>
      <w:divBdr>
        <w:top w:val="none" w:sz="0" w:space="0" w:color="auto"/>
        <w:left w:val="none" w:sz="0" w:space="0" w:color="auto"/>
        <w:bottom w:val="none" w:sz="0" w:space="0" w:color="auto"/>
        <w:right w:val="none" w:sz="0" w:space="0" w:color="auto"/>
      </w:divBdr>
    </w:div>
    <w:div w:id="994451191">
      <w:bodyDiv w:val="1"/>
      <w:marLeft w:val="0"/>
      <w:marRight w:val="0"/>
      <w:marTop w:val="0"/>
      <w:marBottom w:val="0"/>
      <w:divBdr>
        <w:top w:val="none" w:sz="0" w:space="0" w:color="auto"/>
        <w:left w:val="none" w:sz="0" w:space="0" w:color="auto"/>
        <w:bottom w:val="none" w:sz="0" w:space="0" w:color="auto"/>
        <w:right w:val="none" w:sz="0" w:space="0" w:color="auto"/>
      </w:divBdr>
    </w:div>
    <w:div w:id="994987106">
      <w:bodyDiv w:val="1"/>
      <w:marLeft w:val="0"/>
      <w:marRight w:val="0"/>
      <w:marTop w:val="0"/>
      <w:marBottom w:val="0"/>
      <w:divBdr>
        <w:top w:val="none" w:sz="0" w:space="0" w:color="auto"/>
        <w:left w:val="none" w:sz="0" w:space="0" w:color="auto"/>
        <w:bottom w:val="none" w:sz="0" w:space="0" w:color="auto"/>
        <w:right w:val="none" w:sz="0" w:space="0" w:color="auto"/>
      </w:divBdr>
    </w:div>
    <w:div w:id="995107836">
      <w:bodyDiv w:val="1"/>
      <w:marLeft w:val="0"/>
      <w:marRight w:val="0"/>
      <w:marTop w:val="0"/>
      <w:marBottom w:val="0"/>
      <w:divBdr>
        <w:top w:val="none" w:sz="0" w:space="0" w:color="auto"/>
        <w:left w:val="none" w:sz="0" w:space="0" w:color="auto"/>
        <w:bottom w:val="none" w:sz="0" w:space="0" w:color="auto"/>
        <w:right w:val="none" w:sz="0" w:space="0" w:color="auto"/>
      </w:divBdr>
    </w:div>
    <w:div w:id="995569219">
      <w:bodyDiv w:val="1"/>
      <w:marLeft w:val="0"/>
      <w:marRight w:val="0"/>
      <w:marTop w:val="0"/>
      <w:marBottom w:val="0"/>
      <w:divBdr>
        <w:top w:val="none" w:sz="0" w:space="0" w:color="auto"/>
        <w:left w:val="none" w:sz="0" w:space="0" w:color="auto"/>
        <w:bottom w:val="none" w:sz="0" w:space="0" w:color="auto"/>
        <w:right w:val="none" w:sz="0" w:space="0" w:color="auto"/>
      </w:divBdr>
    </w:div>
    <w:div w:id="995693714">
      <w:bodyDiv w:val="1"/>
      <w:marLeft w:val="0"/>
      <w:marRight w:val="0"/>
      <w:marTop w:val="0"/>
      <w:marBottom w:val="0"/>
      <w:divBdr>
        <w:top w:val="none" w:sz="0" w:space="0" w:color="auto"/>
        <w:left w:val="none" w:sz="0" w:space="0" w:color="auto"/>
        <w:bottom w:val="none" w:sz="0" w:space="0" w:color="auto"/>
        <w:right w:val="none" w:sz="0" w:space="0" w:color="auto"/>
      </w:divBdr>
    </w:div>
    <w:div w:id="996150488">
      <w:bodyDiv w:val="1"/>
      <w:marLeft w:val="0"/>
      <w:marRight w:val="0"/>
      <w:marTop w:val="0"/>
      <w:marBottom w:val="0"/>
      <w:divBdr>
        <w:top w:val="none" w:sz="0" w:space="0" w:color="auto"/>
        <w:left w:val="none" w:sz="0" w:space="0" w:color="auto"/>
        <w:bottom w:val="none" w:sz="0" w:space="0" w:color="auto"/>
        <w:right w:val="none" w:sz="0" w:space="0" w:color="auto"/>
      </w:divBdr>
    </w:div>
    <w:div w:id="996960685">
      <w:bodyDiv w:val="1"/>
      <w:marLeft w:val="0"/>
      <w:marRight w:val="0"/>
      <w:marTop w:val="0"/>
      <w:marBottom w:val="0"/>
      <w:divBdr>
        <w:top w:val="none" w:sz="0" w:space="0" w:color="auto"/>
        <w:left w:val="none" w:sz="0" w:space="0" w:color="auto"/>
        <w:bottom w:val="none" w:sz="0" w:space="0" w:color="auto"/>
        <w:right w:val="none" w:sz="0" w:space="0" w:color="auto"/>
      </w:divBdr>
    </w:div>
    <w:div w:id="997222464">
      <w:bodyDiv w:val="1"/>
      <w:marLeft w:val="0"/>
      <w:marRight w:val="0"/>
      <w:marTop w:val="0"/>
      <w:marBottom w:val="0"/>
      <w:divBdr>
        <w:top w:val="none" w:sz="0" w:space="0" w:color="auto"/>
        <w:left w:val="none" w:sz="0" w:space="0" w:color="auto"/>
        <w:bottom w:val="none" w:sz="0" w:space="0" w:color="auto"/>
        <w:right w:val="none" w:sz="0" w:space="0" w:color="auto"/>
      </w:divBdr>
    </w:div>
    <w:div w:id="997269658">
      <w:bodyDiv w:val="1"/>
      <w:marLeft w:val="0"/>
      <w:marRight w:val="0"/>
      <w:marTop w:val="0"/>
      <w:marBottom w:val="0"/>
      <w:divBdr>
        <w:top w:val="none" w:sz="0" w:space="0" w:color="auto"/>
        <w:left w:val="none" w:sz="0" w:space="0" w:color="auto"/>
        <w:bottom w:val="none" w:sz="0" w:space="0" w:color="auto"/>
        <w:right w:val="none" w:sz="0" w:space="0" w:color="auto"/>
      </w:divBdr>
    </w:div>
    <w:div w:id="997466716">
      <w:bodyDiv w:val="1"/>
      <w:marLeft w:val="0"/>
      <w:marRight w:val="0"/>
      <w:marTop w:val="0"/>
      <w:marBottom w:val="0"/>
      <w:divBdr>
        <w:top w:val="none" w:sz="0" w:space="0" w:color="auto"/>
        <w:left w:val="none" w:sz="0" w:space="0" w:color="auto"/>
        <w:bottom w:val="none" w:sz="0" w:space="0" w:color="auto"/>
        <w:right w:val="none" w:sz="0" w:space="0" w:color="auto"/>
      </w:divBdr>
    </w:div>
    <w:div w:id="997538749">
      <w:bodyDiv w:val="1"/>
      <w:marLeft w:val="0"/>
      <w:marRight w:val="0"/>
      <w:marTop w:val="0"/>
      <w:marBottom w:val="0"/>
      <w:divBdr>
        <w:top w:val="none" w:sz="0" w:space="0" w:color="auto"/>
        <w:left w:val="none" w:sz="0" w:space="0" w:color="auto"/>
        <w:bottom w:val="none" w:sz="0" w:space="0" w:color="auto"/>
        <w:right w:val="none" w:sz="0" w:space="0" w:color="auto"/>
      </w:divBdr>
    </w:div>
    <w:div w:id="997726244">
      <w:bodyDiv w:val="1"/>
      <w:marLeft w:val="0"/>
      <w:marRight w:val="0"/>
      <w:marTop w:val="0"/>
      <w:marBottom w:val="0"/>
      <w:divBdr>
        <w:top w:val="none" w:sz="0" w:space="0" w:color="auto"/>
        <w:left w:val="none" w:sz="0" w:space="0" w:color="auto"/>
        <w:bottom w:val="none" w:sz="0" w:space="0" w:color="auto"/>
        <w:right w:val="none" w:sz="0" w:space="0" w:color="auto"/>
      </w:divBdr>
    </w:div>
    <w:div w:id="997731389">
      <w:bodyDiv w:val="1"/>
      <w:marLeft w:val="0"/>
      <w:marRight w:val="0"/>
      <w:marTop w:val="0"/>
      <w:marBottom w:val="0"/>
      <w:divBdr>
        <w:top w:val="none" w:sz="0" w:space="0" w:color="auto"/>
        <w:left w:val="none" w:sz="0" w:space="0" w:color="auto"/>
        <w:bottom w:val="none" w:sz="0" w:space="0" w:color="auto"/>
        <w:right w:val="none" w:sz="0" w:space="0" w:color="auto"/>
      </w:divBdr>
    </w:div>
    <w:div w:id="998189295">
      <w:bodyDiv w:val="1"/>
      <w:marLeft w:val="0"/>
      <w:marRight w:val="0"/>
      <w:marTop w:val="0"/>
      <w:marBottom w:val="0"/>
      <w:divBdr>
        <w:top w:val="none" w:sz="0" w:space="0" w:color="auto"/>
        <w:left w:val="none" w:sz="0" w:space="0" w:color="auto"/>
        <w:bottom w:val="none" w:sz="0" w:space="0" w:color="auto"/>
        <w:right w:val="none" w:sz="0" w:space="0" w:color="auto"/>
      </w:divBdr>
    </w:div>
    <w:div w:id="999386716">
      <w:bodyDiv w:val="1"/>
      <w:marLeft w:val="0"/>
      <w:marRight w:val="0"/>
      <w:marTop w:val="0"/>
      <w:marBottom w:val="0"/>
      <w:divBdr>
        <w:top w:val="none" w:sz="0" w:space="0" w:color="auto"/>
        <w:left w:val="none" w:sz="0" w:space="0" w:color="auto"/>
        <w:bottom w:val="none" w:sz="0" w:space="0" w:color="auto"/>
        <w:right w:val="none" w:sz="0" w:space="0" w:color="auto"/>
      </w:divBdr>
    </w:div>
    <w:div w:id="1000237696">
      <w:bodyDiv w:val="1"/>
      <w:marLeft w:val="0"/>
      <w:marRight w:val="0"/>
      <w:marTop w:val="0"/>
      <w:marBottom w:val="0"/>
      <w:divBdr>
        <w:top w:val="none" w:sz="0" w:space="0" w:color="auto"/>
        <w:left w:val="none" w:sz="0" w:space="0" w:color="auto"/>
        <w:bottom w:val="none" w:sz="0" w:space="0" w:color="auto"/>
        <w:right w:val="none" w:sz="0" w:space="0" w:color="auto"/>
      </w:divBdr>
    </w:div>
    <w:div w:id="1000624609">
      <w:bodyDiv w:val="1"/>
      <w:marLeft w:val="0"/>
      <w:marRight w:val="0"/>
      <w:marTop w:val="0"/>
      <w:marBottom w:val="0"/>
      <w:divBdr>
        <w:top w:val="none" w:sz="0" w:space="0" w:color="auto"/>
        <w:left w:val="none" w:sz="0" w:space="0" w:color="auto"/>
        <w:bottom w:val="none" w:sz="0" w:space="0" w:color="auto"/>
        <w:right w:val="none" w:sz="0" w:space="0" w:color="auto"/>
      </w:divBdr>
    </w:div>
    <w:div w:id="1001078625">
      <w:bodyDiv w:val="1"/>
      <w:marLeft w:val="0"/>
      <w:marRight w:val="0"/>
      <w:marTop w:val="0"/>
      <w:marBottom w:val="0"/>
      <w:divBdr>
        <w:top w:val="none" w:sz="0" w:space="0" w:color="auto"/>
        <w:left w:val="none" w:sz="0" w:space="0" w:color="auto"/>
        <w:bottom w:val="none" w:sz="0" w:space="0" w:color="auto"/>
        <w:right w:val="none" w:sz="0" w:space="0" w:color="auto"/>
      </w:divBdr>
    </w:div>
    <w:div w:id="1001398065">
      <w:bodyDiv w:val="1"/>
      <w:marLeft w:val="0"/>
      <w:marRight w:val="0"/>
      <w:marTop w:val="0"/>
      <w:marBottom w:val="0"/>
      <w:divBdr>
        <w:top w:val="none" w:sz="0" w:space="0" w:color="auto"/>
        <w:left w:val="none" w:sz="0" w:space="0" w:color="auto"/>
        <w:bottom w:val="none" w:sz="0" w:space="0" w:color="auto"/>
        <w:right w:val="none" w:sz="0" w:space="0" w:color="auto"/>
      </w:divBdr>
    </w:div>
    <w:div w:id="1001739389">
      <w:bodyDiv w:val="1"/>
      <w:marLeft w:val="0"/>
      <w:marRight w:val="0"/>
      <w:marTop w:val="0"/>
      <w:marBottom w:val="0"/>
      <w:divBdr>
        <w:top w:val="none" w:sz="0" w:space="0" w:color="auto"/>
        <w:left w:val="none" w:sz="0" w:space="0" w:color="auto"/>
        <w:bottom w:val="none" w:sz="0" w:space="0" w:color="auto"/>
        <w:right w:val="none" w:sz="0" w:space="0" w:color="auto"/>
      </w:divBdr>
    </w:div>
    <w:div w:id="1002195441">
      <w:bodyDiv w:val="1"/>
      <w:marLeft w:val="0"/>
      <w:marRight w:val="0"/>
      <w:marTop w:val="0"/>
      <w:marBottom w:val="0"/>
      <w:divBdr>
        <w:top w:val="none" w:sz="0" w:space="0" w:color="auto"/>
        <w:left w:val="none" w:sz="0" w:space="0" w:color="auto"/>
        <w:bottom w:val="none" w:sz="0" w:space="0" w:color="auto"/>
        <w:right w:val="none" w:sz="0" w:space="0" w:color="auto"/>
      </w:divBdr>
    </w:div>
    <w:div w:id="1002440362">
      <w:bodyDiv w:val="1"/>
      <w:marLeft w:val="0"/>
      <w:marRight w:val="0"/>
      <w:marTop w:val="0"/>
      <w:marBottom w:val="0"/>
      <w:divBdr>
        <w:top w:val="none" w:sz="0" w:space="0" w:color="auto"/>
        <w:left w:val="none" w:sz="0" w:space="0" w:color="auto"/>
        <w:bottom w:val="none" w:sz="0" w:space="0" w:color="auto"/>
        <w:right w:val="none" w:sz="0" w:space="0" w:color="auto"/>
      </w:divBdr>
    </w:div>
    <w:div w:id="1002583618">
      <w:bodyDiv w:val="1"/>
      <w:marLeft w:val="0"/>
      <w:marRight w:val="0"/>
      <w:marTop w:val="0"/>
      <w:marBottom w:val="0"/>
      <w:divBdr>
        <w:top w:val="none" w:sz="0" w:space="0" w:color="auto"/>
        <w:left w:val="none" w:sz="0" w:space="0" w:color="auto"/>
        <w:bottom w:val="none" w:sz="0" w:space="0" w:color="auto"/>
        <w:right w:val="none" w:sz="0" w:space="0" w:color="auto"/>
      </w:divBdr>
    </w:div>
    <w:div w:id="1002707893">
      <w:bodyDiv w:val="1"/>
      <w:marLeft w:val="0"/>
      <w:marRight w:val="0"/>
      <w:marTop w:val="0"/>
      <w:marBottom w:val="0"/>
      <w:divBdr>
        <w:top w:val="none" w:sz="0" w:space="0" w:color="auto"/>
        <w:left w:val="none" w:sz="0" w:space="0" w:color="auto"/>
        <w:bottom w:val="none" w:sz="0" w:space="0" w:color="auto"/>
        <w:right w:val="none" w:sz="0" w:space="0" w:color="auto"/>
      </w:divBdr>
    </w:div>
    <w:div w:id="1003043942">
      <w:bodyDiv w:val="1"/>
      <w:marLeft w:val="0"/>
      <w:marRight w:val="0"/>
      <w:marTop w:val="0"/>
      <w:marBottom w:val="0"/>
      <w:divBdr>
        <w:top w:val="none" w:sz="0" w:space="0" w:color="auto"/>
        <w:left w:val="none" w:sz="0" w:space="0" w:color="auto"/>
        <w:bottom w:val="none" w:sz="0" w:space="0" w:color="auto"/>
        <w:right w:val="none" w:sz="0" w:space="0" w:color="auto"/>
      </w:divBdr>
    </w:div>
    <w:div w:id="1004018026">
      <w:bodyDiv w:val="1"/>
      <w:marLeft w:val="0"/>
      <w:marRight w:val="0"/>
      <w:marTop w:val="0"/>
      <w:marBottom w:val="0"/>
      <w:divBdr>
        <w:top w:val="none" w:sz="0" w:space="0" w:color="auto"/>
        <w:left w:val="none" w:sz="0" w:space="0" w:color="auto"/>
        <w:bottom w:val="none" w:sz="0" w:space="0" w:color="auto"/>
        <w:right w:val="none" w:sz="0" w:space="0" w:color="auto"/>
      </w:divBdr>
    </w:div>
    <w:div w:id="1005207775">
      <w:bodyDiv w:val="1"/>
      <w:marLeft w:val="0"/>
      <w:marRight w:val="0"/>
      <w:marTop w:val="0"/>
      <w:marBottom w:val="0"/>
      <w:divBdr>
        <w:top w:val="none" w:sz="0" w:space="0" w:color="auto"/>
        <w:left w:val="none" w:sz="0" w:space="0" w:color="auto"/>
        <w:bottom w:val="none" w:sz="0" w:space="0" w:color="auto"/>
        <w:right w:val="none" w:sz="0" w:space="0" w:color="auto"/>
      </w:divBdr>
    </w:div>
    <w:div w:id="1005208672">
      <w:bodyDiv w:val="1"/>
      <w:marLeft w:val="0"/>
      <w:marRight w:val="0"/>
      <w:marTop w:val="0"/>
      <w:marBottom w:val="0"/>
      <w:divBdr>
        <w:top w:val="none" w:sz="0" w:space="0" w:color="auto"/>
        <w:left w:val="none" w:sz="0" w:space="0" w:color="auto"/>
        <w:bottom w:val="none" w:sz="0" w:space="0" w:color="auto"/>
        <w:right w:val="none" w:sz="0" w:space="0" w:color="auto"/>
      </w:divBdr>
    </w:div>
    <w:div w:id="1005328965">
      <w:bodyDiv w:val="1"/>
      <w:marLeft w:val="0"/>
      <w:marRight w:val="0"/>
      <w:marTop w:val="0"/>
      <w:marBottom w:val="0"/>
      <w:divBdr>
        <w:top w:val="none" w:sz="0" w:space="0" w:color="auto"/>
        <w:left w:val="none" w:sz="0" w:space="0" w:color="auto"/>
        <w:bottom w:val="none" w:sz="0" w:space="0" w:color="auto"/>
        <w:right w:val="none" w:sz="0" w:space="0" w:color="auto"/>
      </w:divBdr>
    </w:div>
    <w:div w:id="1005934479">
      <w:bodyDiv w:val="1"/>
      <w:marLeft w:val="0"/>
      <w:marRight w:val="0"/>
      <w:marTop w:val="0"/>
      <w:marBottom w:val="0"/>
      <w:divBdr>
        <w:top w:val="none" w:sz="0" w:space="0" w:color="auto"/>
        <w:left w:val="none" w:sz="0" w:space="0" w:color="auto"/>
        <w:bottom w:val="none" w:sz="0" w:space="0" w:color="auto"/>
        <w:right w:val="none" w:sz="0" w:space="0" w:color="auto"/>
      </w:divBdr>
    </w:div>
    <w:div w:id="1006978982">
      <w:bodyDiv w:val="1"/>
      <w:marLeft w:val="0"/>
      <w:marRight w:val="0"/>
      <w:marTop w:val="0"/>
      <w:marBottom w:val="0"/>
      <w:divBdr>
        <w:top w:val="none" w:sz="0" w:space="0" w:color="auto"/>
        <w:left w:val="none" w:sz="0" w:space="0" w:color="auto"/>
        <w:bottom w:val="none" w:sz="0" w:space="0" w:color="auto"/>
        <w:right w:val="none" w:sz="0" w:space="0" w:color="auto"/>
      </w:divBdr>
    </w:div>
    <w:div w:id="1007370175">
      <w:bodyDiv w:val="1"/>
      <w:marLeft w:val="0"/>
      <w:marRight w:val="0"/>
      <w:marTop w:val="0"/>
      <w:marBottom w:val="0"/>
      <w:divBdr>
        <w:top w:val="none" w:sz="0" w:space="0" w:color="auto"/>
        <w:left w:val="none" w:sz="0" w:space="0" w:color="auto"/>
        <w:bottom w:val="none" w:sz="0" w:space="0" w:color="auto"/>
        <w:right w:val="none" w:sz="0" w:space="0" w:color="auto"/>
      </w:divBdr>
    </w:div>
    <w:div w:id="1007827896">
      <w:bodyDiv w:val="1"/>
      <w:marLeft w:val="0"/>
      <w:marRight w:val="0"/>
      <w:marTop w:val="0"/>
      <w:marBottom w:val="0"/>
      <w:divBdr>
        <w:top w:val="none" w:sz="0" w:space="0" w:color="auto"/>
        <w:left w:val="none" w:sz="0" w:space="0" w:color="auto"/>
        <w:bottom w:val="none" w:sz="0" w:space="0" w:color="auto"/>
        <w:right w:val="none" w:sz="0" w:space="0" w:color="auto"/>
      </w:divBdr>
    </w:div>
    <w:div w:id="1007899308">
      <w:bodyDiv w:val="1"/>
      <w:marLeft w:val="0"/>
      <w:marRight w:val="0"/>
      <w:marTop w:val="0"/>
      <w:marBottom w:val="0"/>
      <w:divBdr>
        <w:top w:val="none" w:sz="0" w:space="0" w:color="auto"/>
        <w:left w:val="none" w:sz="0" w:space="0" w:color="auto"/>
        <w:bottom w:val="none" w:sz="0" w:space="0" w:color="auto"/>
        <w:right w:val="none" w:sz="0" w:space="0" w:color="auto"/>
      </w:divBdr>
    </w:div>
    <w:div w:id="1008168650">
      <w:bodyDiv w:val="1"/>
      <w:marLeft w:val="0"/>
      <w:marRight w:val="0"/>
      <w:marTop w:val="0"/>
      <w:marBottom w:val="0"/>
      <w:divBdr>
        <w:top w:val="none" w:sz="0" w:space="0" w:color="auto"/>
        <w:left w:val="none" w:sz="0" w:space="0" w:color="auto"/>
        <w:bottom w:val="none" w:sz="0" w:space="0" w:color="auto"/>
        <w:right w:val="none" w:sz="0" w:space="0" w:color="auto"/>
      </w:divBdr>
    </w:div>
    <w:div w:id="1008214598">
      <w:bodyDiv w:val="1"/>
      <w:marLeft w:val="0"/>
      <w:marRight w:val="0"/>
      <w:marTop w:val="0"/>
      <w:marBottom w:val="0"/>
      <w:divBdr>
        <w:top w:val="none" w:sz="0" w:space="0" w:color="auto"/>
        <w:left w:val="none" w:sz="0" w:space="0" w:color="auto"/>
        <w:bottom w:val="none" w:sz="0" w:space="0" w:color="auto"/>
        <w:right w:val="none" w:sz="0" w:space="0" w:color="auto"/>
      </w:divBdr>
    </w:div>
    <w:div w:id="1008947236">
      <w:bodyDiv w:val="1"/>
      <w:marLeft w:val="0"/>
      <w:marRight w:val="0"/>
      <w:marTop w:val="0"/>
      <w:marBottom w:val="0"/>
      <w:divBdr>
        <w:top w:val="none" w:sz="0" w:space="0" w:color="auto"/>
        <w:left w:val="none" w:sz="0" w:space="0" w:color="auto"/>
        <w:bottom w:val="none" w:sz="0" w:space="0" w:color="auto"/>
        <w:right w:val="none" w:sz="0" w:space="0" w:color="auto"/>
      </w:divBdr>
    </w:div>
    <w:div w:id="1009481750">
      <w:bodyDiv w:val="1"/>
      <w:marLeft w:val="0"/>
      <w:marRight w:val="0"/>
      <w:marTop w:val="0"/>
      <w:marBottom w:val="0"/>
      <w:divBdr>
        <w:top w:val="none" w:sz="0" w:space="0" w:color="auto"/>
        <w:left w:val="none" w:sz="0" w:space="0" w:color="auto"/>
        <w:bottom w:val="none" w:sz="0" w:space="0" w:color="auto"/>
        <w:right w:val="none" w:sz="0" w:space="0" w:color="auto"/>
      </w:divBdr>
    </w:div>
    <w:div w:id="1009527225">
      <w:bodyDiv w:val="1"/>
      <w:marLeft w:val="0"/>
      <w:marRight w:val="0"/>
      <w:marTop w:val="0"/>
      <w:marBottom w:val="0"/>
      <w:divBdr>
        <w:top w:val="none" w:sz="0" w:space="0" w:color="auto"/>
        <w:left w:val="none" w:sz="0" w:space="0" w:color="auto"/>
        <w:bottom w:val="none" w:sz="0" w:space="0" w:color="auto"/>
        <w:right w:val="none" w:sz="0" w:space="0" w:color="auto"/>
      </w:divBdr>
    </w:div>
    <w:div w:id="1009677067">
      <w:bodyDiv w:val="1"/>
      <w:marLeft w:val="0"/>
      <w:marRight w:val="0"/>
      <w:marTop w:val="0"/>
      <w:marBottom w:val="0"/>
      <w:divBdr>
        <w:top w:val="none" w:sz="0" w:space="0" w:color="auto"/>
        <w:left w:val="none" w:sz="0" w:space="0" w:color="auto"/>
        <w:bottom w:val="none" w:sz="0" w:space="0" w:color="auto"/>
        <w:right w:val="none" w:sz="0" w:space="0" w:color="auto"/>
      </w:divBdr>
    </w:div>
    <w:div w:id="1010378432">
      <w:bodyDiv w:val="1"/>
      <w:marLeft w:val="0"/>
      <w:marRight w:val="0"/>
      <w:marTop w:val="0"/>
      <w:marBottom w:val="0"/>
      <w:divBdr>
        <w:top w:val="none" w:sz="0" w:space="0" w:color="auto"/>
        <w:left w:val="none" w:sz="0" w:space="0" w:color="auto"/>
        <w:bottom w:val="none" w:sz="0" w:space="0" w:color="auto"/>
        <w:right w:val="none" w:sz="0" w:space="0" w:color="auto"/>
      </w:divBdr>
    </w:div>
    <w:div w:id="1010595864">
      <w:bodyDiv w:val="1"/>
      <w:marLeft w:val="0"/>
      <w:marRight w:val="0"/>
      <w:marTop w:val="0"/>
      <w:marBottom w:val="0"/>
      <w:divBdr>
        <w:top w:val="none" w:sz="0" w:space="0" w:color="auto"/>
        <w:left w:val="none" w:sz="0" w:space="0" w:color="auto"/>
        <w:bottom w:val="none" w:sz="0" w:space="0" w:color="auto"/>
        <w:right w:val="none" w:sz="0" w:space="0" w:color="auto"/>
      </w:divBdr>
    </w:div>
    <w:div w:id="1012293812">
      <w:bodyDiv w:val="1"/>
      <w:marLeft w:val="0"/>
      <w:marRight w:val="0"/>
      <w:marTop w:val="0"/>
      <w:marBottom w:val="0"/>
      <w:divBdr>
        <w:top w:val="none" w:sz="0" w:space="0" w:color="auto"/>
        <w:left w:val="none" w:sz="0" w:space="0" w:color="auto"/>
        <w:bottom w:val="none" w:sz="0" w:space="0" w:color="auto"/>
        <w:right w:val="none" w:sz="0" w:space="0" w:color="auto"/>
      </w:divBdr>
    </w:div>
    <w:div w:id="1012339312">
      <w:bodyDiv w:val="1"/>
      <w:marLeft w:val="0"/>
      <w:marRight w:val="0"/>
      <w:marTop w:val="0"/>
      <w:marBottom w:val="0"/>
      <w:divBdr>
        <w:top w:val="none" w:sz="0" w:space="0" w:color="auto"/>
        <w:left w:val="none" w:sz="0" w:space="0" w:color="auto"/>
        <w:bottom w:val="none" w:sz="0" w:space="0" w:color="auto"/>
        <w:right w:val="none" w:sz="0" w:space="0" w:color="auto"/>
      </w:divBdr>
    </w:div>
    <w:div w:id="1012341878">
      <w:bodyDiv w:val="1"/>
      <w:marLeft w:val="0"/>
      <w:marRight w:val="0"/>
      <w:marTop w:val="0"/>
      <w:marBottom w:val="0"/>
      <w:divBdr>
        <w:top w:val="none" w:sz="0" w:space="0" w:color="auto"/>
        <w:left w:val="none" w:sz="0" w:space="0" w:color="auto"/>
        <w:bottom w:val="none" w:sz="0" w:space="0" w:color="auto"/>
        <w:right w:val="none" w:sz="0" w:space="0" w:color="auto"/>
      </w:divBdr>
    </w:div>
    <w:div w:id="1012488574">
      <w:bodyDiv w:val="1"/>
      <w:marLeft w:val="0"/>
      <w:marRight w:val="0"/>
      <w:marTop w:val="0"/>
      <w:marBottom w:val="0"/>
      <w:divBdr>
        <w:top w:val="none" w:sz="0" w:space="0" w:color="auto"/>
        <w:left w:val="none" w:sz="0" w:space="0" w:color="auto"/>
        <w:bottom w:val="none" w:sz="0" w:space="0" w:color="auto"/>
        <w:right w:val="none" w:sz="0" w:space="0" w:color="auto"/>
      </w:divBdr>
    </w:div>
    <w:div w:id="1012682382">
      <w:bodyDiv w:val="1"/>
      <w:marLeft w:val="0"/>
      <w:marRight w:val="0"/>
      <w:marTop w:val="0"/>
      <w:marBottom w:val="0"/>
      <w:divBdr>
        <w:top w:val="none" w:sz="0" w:space="0" w:color="auto"/>
        <w:left w:val="none" w:sz="0" w:space="0" w:color="auto"/>
        <w:bottom w:val="none" w:sz="0" w:space="0" w:color="auto"/>
        <w:right w:val="none" w:sz="0" w:space="0" w:color="auto"/>
      </w:divBdr>
    </w:div>
    <w:div w:id="1012803733">
      <w:bodyDiv w:val="1"/>
      <w:marLeft w:val="0"/>
      <w:marRight w:val="0"/>
      <w:marTop w:val="0"/>
      <w:marBottom w:val="0"/>
      <w:divBdr>
        <w:top w:val="none" w:sz="0" w:space="0" w:color="auto"/>
        <w:left w:val="none" w:sz="0" w:space="0" w:color="auto"/>
        <w:bottom w:val="none" w:sz="0" w:space="0" w:color="auto"/>
        <w:right w:val="none" w:sz="0" w:space="0" w:color="auto"/>
      </w:divBdr>
    </w:div>
    <w:div w:id="1013068859">
      <w:bodyDiv w:val="1"/>
      <w:marLeft w:val="0"/>
      <w:marRight w:val="0"/>
      <w:marTop w:val="0"/>
      <w:marBottom w:val="0"/>
      <w:divBdr>
        <w:top w:val="none" w:sz="0" w:space="0" w:color="auto"/>
        <w:left w:val="none" w:sz="0" w:space="0" w:color="auto"/>
        <w:bottom w:val="none" w:sz="0" w:space="0" w:color="auto"/>
        <w:right w:val="none" w:sz="0" w:space="0" w:color="auto"/>
      </w:divBdr>
    </w:div>
    <w:div w:id="1013261181">
      <w:bodyDiv w:val="1"/>
      <w:marLeft w:val="0"/>
      <w:marRight w:val="0"/>
      <w:marTop w:val="0"/>
      <w:marBottom w:val="0"/>
      <w:divBdr>
        <w:top w:val="none" w:sz="0" w:space="0" w:color="auto"/>
        <w:left w:val="none" w:sz="0" w:space="0" w:color="auto"/>
        <w:bottom w:val="none" w:sz="0" w:space="0" w:color="auto"/>
        <w:right w:val="none" w:sz="0" w:space="0" w:color="auto"/>
      </w:divBdr>
    </w:div>
    <w:div w:id="1013646561">
      <w:bodyDiv w:val="1"/>
      <w:marLeft w:val="0"/>
      <w:marRight w:val="0"/>
      <w:marTop w:val="0"/>
      <w:marBottom w:val="0"/>
      <w:divBdr>
        <w:top w:val="none" w:sz="0" w:space="0" w:color="auto"/>
        <w:left w:val="none" w:sz="0" w:space="0" w:color="auto"/>
        <w:bottom w:val="none" w:sz="0" w:space="0" w:color="auto"/>
        <w:right w:val="none" w:sz="0" w:space="0" w:color="auto"/>
      </w:divBdr>
    </w:div>
    <w:div w:id="1013725683">
      <w:bodyDiv w:val="1"/>
      <w:marLeft w:val="0"/>
      <w:marRight w:val="0"/>
      <w:marTop w:val="0"/>
      <w:marBottom w:val="0"/>
      <w:divBdr>
        <w:top w:val="none" w:sz="0" w:space="0" w:color="auto"/>
        <w:left w:val="none" w:sz="0" w:space="0" w:color="auto"/>
        <w:bottom w:val="none" w:sz="0" w:space="0" w:color="auto"/>
        <w:right w:val="none" w:sz="0" w:space="0" w:color="auto"/>
      </w:divBdr>
    </w:div>
    <w:div w:id="1013803917">
      <w:bodyDiv w:val="1"/>
      <w:marLeft w:val="0"/>
      <w:marRight w:val="0"/>
      <w:marTop w:val="0"/>
      <w:marBottom w:val="0"/>
      <w:divBdr>
        <w:top w:val="none" w:sz="0" w:space="0" w:color="auto"/>
        <w:left w:val="none" w:sz="0" w:space="0" w:color="auto"/>
        <w:bottom w:val="none" w:sz="0" w:space="0" w:color="auto"/>
        <w:right w:val="none" w:sz="0" w:space="0" w:color="auto"/>
      </w:divBdr>
    </w:div>
    <w:div w:id="1013805874">
      <w:bodyDiv w:val="1"/>
      <w:marLeft w:val="0"/>
      <w:marRight w:val="0"/>
      <w:marTop w:val="0"/>
      <w:marBottom w:val="0"/>
      <w:divBdr>
        <w:top w:val="none" w:sz="0" w:space="0" w:color="auto"/>
        <w:left w:val="none" w:sz="0" w:space="0" w:color="auto"/>
        <w:bottom w:val="none" w:sz="0" w:space="0" w:color="auto"/>
        <w:right w:val="none" w:sz="0" w:space="0" w:color="auto"/>
      </w:divBdr>
    </w:div>
    <w:div w:id="1013993073">
      <w:bodyDiv w:val="1"/>
      <w:marLeft w:val="0"/>
      <w:marRight w:val="0"/>
      <w:marTop w:val="0"/>
      <w:marBottom w:val="0"/>
      <w:divBdr>
        <w:top w:val="none" w:sz="0" w:space="0" w:color="auto"/>
        <w:left w:val="none" w:sz="0" w:space="0" w:color="auto"/>
        <w:bottom w:val="none" w:sz="0" w:space="0" w:color="auto"/>
        <w:right w:val="none" w:sz="0" w:space="0" w:color="auto"/>
      </w:divBdr>
    </w:div>
    <w:div w:id="1014113068">
      <w:bodyDiv w:val="1"/>
      <w:marLeft w:val="0"/>
      <w:marRight w:val="0"/>
      <w:marTop w:val="0"/>
      <w:marBottom w:val="0"/>
      <w:divBdr>
        <w:top w:val="none" w:sz="0" w:space="0" w:color="auto"/>
        <w:left w:val="none" w:sz="0" w:space="0" w:color="auto"/>
        <w:bottom w:val="none" w:sz="0" w:space="0" w:color="auto"/>
        <w:right w:val="none" w:sz="0" w:space="0" w:color="auto"/>
      </w:divBdr>
    </w:div>
    <w:div w:id="1014302717">
      <w:bodyDiv w:val="1"/>
      <w:marLeft w:val="0"/>
      <w:marRight w:val="0"/>
      <w:marTop w:val="0"/>
      <w:marBottom w:val="0"/>
      <w:divBdr>
        <w:top w:val="none" w:sz="0" w:space="0" w:color="auto"/>
        <w:left w:val="none" w:sz="0" w:space="0" w:color="auto"/>
        <w:bottom w:val="none" w:sz="0" w:space="0" w:color="auto"/>
        <w:right w:val="none" w:sz="0" w:space="0" w:color="auto"/>
      </w:divBdr>
    </w:div>
    <w:div w:id="1014650721">
      <w:bodyDiv w:val="1"/>
      <w:marLeft w:val="0"/>
      <w:marRight w:val="0"/>
      <w:marTop w:val="0"/>
      <w:marBottom w:val="0"/>
      <w:divBdr>
        <w:top w:val="none" w:sz="0" w:space="0" w:color="auto"/>
        <w:left w:val="none" w:sz="0" w:space="0" w:color="auto"/>
        <w:bottom w:val="none" w:sz="0" w:space="0" w:color="auto"/>
        <w:right w:val="none" w:sz="0" w:space="0" w:color="auto"/>
      </w:divBdr>
    </w:div>
    <w:div w:id="1014916058">
      <w:bodyDiv w:val="1"/>
      <w:marLeft w:val="0"/>
      <w:marRight w:val="0"/>
      <w:marTop w:val="0"/>
      <w:marBottom w:val="0"/>
      <w:divBdr>
        <w:top w:val="none" w:sz="0" w:space="0" w:color="auto"/>
        <w:left w:val="none" w:sz="0" w:space="0" w:color="auto"/>
        <w:bottom w:val="none" w:sz="0" w:space="0" w:color="auto"/>
        <w:right w:val="none" w:sz="0" w:space="0" w:color="auto"/>
      </w:divBdr>
    </w:div>
    <w:div w:id="1014956989">
      <w:bodyDiv w:val="1"/>
      <w:marLeft w:val="0"/>
      <w:marRight w:val="0"/>
      <w:marTop w:val="0"/>
      <w:marBottom w:val="0"/>
      <w:divBdr>
        <w:top w:val="none" w:sz="0" w:space="0" w:color="auto"/>
        <w:left w:val="none" w:sz="0" w:space="0" w:color="auto"/>
        <w:bottom w:val="none" w:sz="0" w:space="0" w:color="auto"/>
        <w:right w:val="none" w:sz="0" w:space="0" w:color="auto"/>
      </w:divBdr>
    </w:div>
    <w:div w:id="1015107983">
      <w:bodyDiv w:val="1"/>
      <w:marLeft w:val="0"/>
      <w:marRight w:val="0"/>
      <w:marTop w:val="0"/>
      <w:marBottom w:val="0"/>
      <w:divBdr>
        <w:top w:val="none" w:sz="0" w:space="0" w:color="auto"/>
        <w:left w:val="none" w:sz="0" w:space="0" w:color="auto"/>
        <w:bottom w:val="none" w:sz="0" w:space="0" w:color="auto"/>
        <w:right w:val="none" w:sz="0" w:space="0" w:color="auto"/>
      </w:divBdr>
    </w:div>
    <w:div w:id="1015839843">
      <w:bodyDiv w:val="1"/>
      <w:marLeft w:val="0"/>
      <w:marRight w:val="0"/>
      <w:marTop w:val="0"/>
      <w:marBottom w:val="0"/>
      <w:divBdr>
        <w:top w:val="none" w:sz="0" w:space="0" w:color="auto"/>
        <w:left w:val="none" w:sz="0" w:space="0" w:color="auto"/>
        <w:bottom w:val="none" w:sz="0" w:space="0" w:color="auto"/>
        <w:right w:val="none" w:sz="0" w:space="0" w:color="auto"/>
      </w:divBdr>
    </w:div>
    <w:div w:id="1016225894">
      <w:bodyDiv w:val="1"/>
      <w:marLeft w:val="0"/>
      <w:marRight w:val="0"/>
      <w:marTop w:val="0"/>
      <w:marBottom w:val="0"/>
      <w:divBdr>
        <w:top w:val="none" w:sz="0" w:space="0" w:color="auto"/>
        <w:left w:val="none" w:sz="0" w:space="0" w:color="auto"/>
        <w:bottom w:val="none" w:sz="0" w:space="0" w:color="auto"/>
        <w:right w:val="none" w:sz="0" w:space="0" w:color="auto"/>
      </w:divBdr>
    </w:div>
    <w:div w:id="1016423694">
      <w:bodyDiv w:val="1"/>
      <w:marLeft w:val="0"/>
      <w:marRight w:val="0"/>
      <w:marTop w:val="0"/>
      <w:marBottom w:val="0"/>
      <w:divBdr>
        <w:top w:val="none" w:sz="0" w:space="0" w:color="auto"/>
        <w:left w:val="none" w:sz="0" w:space="0" w:color="auto"/>
        <w:bottom w:val="none" w:sz="0" w:space="0" w:color="auto"/>
        <w:right w:val="none" w:sz="0" w:space="0" w:color="auto"/>
      </w:divBdr>
    </w:div>
    <w:div w:id="1016927105">
      <w:bodyDiv w:val="1"/>
      <w:marLeft w:val="0"/>
      <w:marRight w:val="0"/>
      <w:marTop w:val="0"/>
      <w:marBottom w:val="0"/>
      <w:divBdr>
        <w:top w:val="none" w:sz="0" w:space="0" w:color="auto"/>
        <w:left w:val="none" w:sz="0" w:space="0" w:color="auto"/>
        <w:bottom w:val="none" w:sz="0" w:space="0" w:color="auto"/>
        <w:right w:val="none" w:sz="0" w:space="0" w:color="auto"/>
      </w:divBdr>
    </w:div>
    <w:div w:id="1018237704">
      <w:bodyDiv w:val="1"/>
      <w:marLeft w:val="0"/>
      <w:marRight w:val="0"/>
      <w:marTop w:val="0"/>
      <w:marBottom w:val="0"/>
      <w:divBdr>
        <w:top w:val="none" w:sz="0" w:space="0" w:color="auto"/>
        <w:left w:val="none" w:sz="0" w:space="0" w:color="auto"/>
        <w:bottom w:val="none" w:sz="0" w:space="0" w:color="auto"/>
        <w:right w:val="none" w:sz="0" w:space="0" w:color="auto"/>
      </w:divBdr>
    </w:div>
    <w:div w:id="1018889675">
      <w:bodyDiv w:val="1"/>
      <w:marLeft w:val="0"/>
      <w:marRight w:val="0"/>
      <w:marTop w:val="0"/>
      <w:marBottom w:val="0"/>
      <w:divBdr>
        <w:top w:val="none" w:sz="0" w:space="0" w:color="auto"/>
        <w:left w:val="none" w:sz="0" w:space="0" w:color="auto"/>
        <w:bottom w:val="none" w:sz="0" w:space="0" w:color="auto"/>
        <w:right w:val="none" w:sz="0" w:space="0" w:color="auto"/>
      </w:divBdr>
    </w:div>
    <w:div w:id="1018895484">
      <w:bodyDiv w:val="1"/>
      <w:marLeft w:val="0"/>
      <w:marRight w:val="0"/>
      <w:marTop w:val="0"/>
      <w:marBottom w:val="0"/>
      <w:divBdr>
        <w:top w:val="none" w:sz="0" w:space="0" w:color="auto"/>
        <w:left w:val="none" w:sz="0" w:space="0" w:color="auto"/>
        <w:bottom w:val="none" w:sz="0" w:space="0" w:color="auto"/>
        <w:right w:val="none" w:sz="0" w:space="0" w:color="auto"/>
      </w:divBdr>
    </w:div>
    <w:div w:id="1018967243">
      <w:bodyDiv w:val="1"/>
      <w:marLeft w:val="0"/>
      <w:marRight w:val="0"/>
      <w:marTop w:val="0"/>
      <w:marBottom w:val="0"/>
      <w:divBdr>
        <w:top w:val="none" w:sz="0" w:space="0" w:color="auto"/>
        <w:left w:val="none" w:sz="0" w:space="0" w:color="auto"/>
        <w:bottom w:val="none" w:sz="0" w:space="0" w:color="auto"/>
        <w:right w:val="none" w:sz="0" w:space="0" w:color="auto"/>
      </w:divBdr>
    </w:div>
    <w:div w:id="1019236524">
      <w:bodyDiv w:val="1"/>
      <w:marLeft w:val="0"/>
      <w:marRight w:val="0"/>
      <w:marTop w:val="0"/>
      <w:marBottom w:val="0"/>
      <w:divBdr>
        <w:top w:val="none" w:sz="0" w:space="0" w:color="auto"/>
        <w:left w:val="none" w:sz="0" w:space="0" w:color="auto"/>
        <w:bottom w:val="none" w:sz="0" w:space="0" w:color="auto"/>
        <w:right w:val="none" w:sz="0" w:space="0" w:color="auto"/>
      </w:divBdr>
    </w:div>
    <w:div w:id="1019741126">
      <w:bodyDiv w:val="1"/>
      <w:marLeft w:val="0"/>
      <w:marRight w:val="0"/>
      <w:marTop w:val="0"/>
      <w:marBottom w:val="0"/>
      <w:divBdr>
        <w:top w:val="none" w:sz="0" w:space="0" w:color="auto"/>
        <w:left w:val="none" w:sz="0" w:space="0" w:color="auto"/>
        <w:bottom w:val="none" w:sz="0" w:space="0" w:color="auto"/>
        <w:right w:val="none" w:sz="0" w:space="0" w:color="auto"/>
      </w:divBdr>
    </w:div>
    <w:div w:id="1019772060">
      <w:bodyDiv w:val="1"/>
      <w:marLeft w:val="0"/>
      <w:marRight w:val="0"/>
      <w:marTop w:val="0"/>
      <w:marBottom w:val="0"/>
      <w:divBdr>
        <w:top w:val="none" w:sz="0" w:space="0" w:color="auto"/>
        <w:left w:val="none" w:sz="0" w:space="0" w:color="auto"/>
        <w:bottom w:val="none" w:sz="0" w:space="0" w:color="auto"/>
        <w:right w:val="none" w:sz="0" w:space="0" w:color="auto"/>
      </w:divBdr>
    </w:div>
    <w:div w:id="1019813741">
      <w:bodyDiv w:val="1"/>
      <w:marLeft w:val="0"/>
      <w:marRight w:val="0"/>
      <w:marTop w:val="0"/>
      <w:marBottom w:val="0"/>
      <w:divBdr>
        <w:top w:val="none" w:sz="0" w:space="0" w:color="auto"/>
        <w:left w:val="none" w:sz="0" w:space="0" w:color="auto"/>
        <w:bottom w:val="none" w:sz="0" w:space="0" w:color="auto"/>
        <w:right w:val="none" w:sz="0" w:space="0" w:color="auto"/>
      </w:divBdr>
    </w:div>
    <w:div w:id="1019817543">
      <w:bodyDiv w:val="1"/>
      <w:marLeft w:val="0"/>
      <w:marRight w:val="0"/>
      <w:marTop w:val="0"/>
      <w:marBottom w:val="0"/>
      <w:divBdr>
        <w:top w:val="none" w:sz="0" w:space="0" w:color="auto"/>
        <w:left w:val="none" w:sz="0" w:space="0" w:color="auto"/>
        <w:bottom w:val="none" w:sz="0" w:space="0" w:color="auto"/>
        <w:right w:val="none" w:sz="0" w:space="0" w:color="auto"/>
      </w:divBdr>
    </w:div>
    <w:div w:id="1019893553">
      <w:bodyDiv w:val="1"/>
      <w:marLeft w:val="0"/>
      <w:marRight w:val="0"/>
      <w:marTop w:val="0"/>
      <w:marBottom w:val="0"/>
      <w:divBdr>
        <w:top w:val="none" w:sz="0" w:space="0" w:color="auto"/>
        <w:left w:val="none" w:sz="0" w:space="0" w:color="auto"/>
        <w:bottom w:val="none" w:sz="0" w:space="0" w:color="auto"/>
        <w:right w:val="none" w:sz="0" w:space="0" w:color="auto"/>
      </w:divBdr>
    </w:div>
    <w:div w:id="1020084107">
      <w:bodyDiv w:val="1"/>
      <w:marLeft w:val="0"/>
      <w:marRight w:val="0"/>
      <w:marTop w:val="0"/>
      <w:marBottom w:val="0"/>
      <w:divBdr>
        <w:top w:val="none" w:sz="0" w:space="0" w:color="auto"/>
        <w:left w:val="none" w:sz="0" w:space="0" w:color="auto"/>
        <w:bottom w:val="none" w:sz="0" w:space="0" w:color="auto"/>
        <w:right w:val="none" w:sz="0" w:space="0" w:color="auto"/>
      </w:divBdr>
    </w:div>
    <w:div w:id="1020201003">
      <w:bodyDiv w:val="1"/>
      <w:marLeft w:val="0"/>
      <w:marRight w:val="0"/>
      <w:marTop w:val="0"/>
      <w:marBottom w:val="0"/>
      <w:divBdr>
        <w:top w:val="none" w:sz="0" w:space="0" w:color="auto"/>
        <w:left w:val="none" w:sz="0" w:space="0" w:color="auto"/>
        <w:bottom w:val="none" w:sz="0" w:space="0" w:color="auto"/>
        <w:right w:val="none" w:sz="0" w:space="0" w:color="auto"/>
      </w:divBdr>
    </w:div>
    <w:div w:id="1020624362">
      <w:bodyDiv w:val="1"/>
      <w:marLeft w:val="0"/>
      <w:marRight w:val="0"/>
      <w:marTop w:val="0"/>
      <w:marBottom w:val="0"/>
      <w:divBdr>
        <w:top w:val="none" w:sz="0" w:space="0" w:color="auto"/>
        <w:left w:val="none" w:sz="0" w:space="0" w:color="auto"/>
        <w:bottom w:val="none" w:sz="0" w:space="0" w:color="auto"/>
        <w:right w:val="none" w:sz="0" w:space="0" w:color="auto"/>
      </w:divBdr>
    </w:div>
    <w:div w:id="1021012328">
      <w:bodyDiv w:val="1"/>
      <w:marLeft w:val="0"/>
      <w:marRight w:val="0"/>
      <w:marTop w:val="0"/>
      <w:marBottom w:val="0"/>
      <w:divBdr>
        <w:top w:val="none" w:sz="0" w:space="0" w:color="auto"/>
        <w:left w:val="none" w:sz="0" w:space="0" w:color="auto"/>
        <w:bottom w:val="none" w:sz="0" w:space="0" w:color="auto"/>
        <w:right w:val="none" w:sz="0" w:space="0" w:color="auto"/>
      </w:divBdr>
    </w:div>
    <w:div w:id="1021319542">
      <w:bodyDiv w:val="1"/>
      <w:marLeft w:val="0"/>
      <w:marRight w:val="0"/>
      <w:marTop w:val="0"/>
      <w:marBottom w:val="0"/>
      <w:divBdr>
        <w:top w:val="none" w:sz="0" w:space="0" w:color="auto"/>
        <w:left w:val="none" w:sz="0" w:space="0" w:color="auto"/>
        <w:bottom w:val="none" w:sz="0" w:space="0" w:color="auto"/>
        <w:right w:val="none" w:sz="0" w:space="0" w:color="auto"/>
      </w:divBdr>
    </w:div>
    <w:div w:id="1021395376">
      <w:bodyDiv w:val="1"/>
      <w:marLeft w:val="0"/>
      <w:marRight w:val="0"/>
      <w:marTop w:val="0"/>
      <w:marBottom w:val="0"/>
      <w:divBdr>
        <w:top w:val="none" w:sz="0" w:space="0" w:color="auto"/>
        <w:left w:val="none" w:sz="0" w:space="0" w:color="auto"/>
        <w:bottom w:val="none" w:sz="0" w:space="0" w:color="auto"/>
        <w:right w:val="none" w:sz="0" w:space="0" w:color="auto"/>
      </w:divBdr>
    </w:div>
    <w:div w:id="1021661929">
      <w:bodyDiv w:val="1"/>
      <w:marLeft w:val="0"/>
      <w:marRight w:val="0"/>
      <w:marTop w:val="0"/>
      <w:marBottom w:val="0"/>
      <w:divBdr>
        <w:top w:val="none" w:sz="0" w:space="0" w:color="auto"/>
        <w:left w:val="none" w:sz="0" w:space="0" w:color="auto"/>
        <w:bottom w:val="none" w:sz="0" w:space="0" w:color="auto"/>
        <w:right w:val="none" w:sz="0" w:space="0" w:color="auto"/>
      </w:divBdr>
    </w:div>
    <w:div w:id="1021669402">
      <w:bodyDiv w:val="1"/>
      <w:marLeft w:val="0"/>
      <w:marRight w:val="0"/>
      <w:marTop w:val="0"/>
      <w:marBottom w:val="0"/>
      <w:divBdr>
        <w:top w:val="none" w:sz="0" w:space="0" w:color="auto"/>
        <w:left w:val="none" w:sz="0" w:space="0" w:color="auto"/>
        <w:bottom w:val="none" w:sz="0" w:space="0" w:color="auto"/>
        <w:right w:val="none" w:sz="0" w:space="0" w:color="auto"/>
      </w:divBdr>
    </w:div>
    <w:div w:id="1022047437">
      <w:bodyDiv w:val="1"/>
      <w:marLeft w:val="0"/>
      <w:marRight w:val="0"/>
      <w:marTop w:val="0"/>
      <w:marBottom w:val="0"/>
      <w:divBdr>
        <w:top w:val="none" w:sz="0" w:space="0" w:color="auto"/>
        <w:left w:val="none" w:sz="0" w:space="0" w:color="auto"/>
        <w:bottom w:val="none" w:sz="0" w:space="0" w:color="auto"/>
        <w:right w:val="none" w:sz="0" w:space="0" w:color="auto"/>
      </w:divBdr>
    </w:div>
    <w:div w:id="1022318739">
      <w:bodyDiv w:val="1"/>
      <w:marLeft w:val="0"/>
      <w:marRight w:val="0"/>
      <w:marTop w:val="0"/>
      <w:marBottom w:val="0"/>
      <w:divBdr>
        <w:top w:val="none" w:sz="0" w:space="0" w:color="auto"/>
        <w:left w:val="none" w:sz="0" w:space="0" w:color="auto"/>
        <w:bottom w:val="none" w:sz="0" w:space="0" w:color="auto"/>
        <w:right w:val="none" w:sz="0" w:space="0" w:color="auto"/>
      </w:divBdr>
    </w:div>
    <w:div w:id="1023163863">
      <w:bodyDiv w:val="1"/>
      <w:marLeft w:val="0"/>
      <w:marRight w:val="0"/>
      <w:marTop w:val="0"/>
      <w:marBottom w:val="0"/>
      <w:divBdr>
        <w:top w:val="none" w:sz="0" w:space="0" w:color="auto"/>
        <w:left w:val="none" w:sz="0" w:space="0" w:color="auto"/>
        <w:bottom w:val="none" w:sz="0" w:space="0" w:color="auto"/>
        <w:right w:val="none" w:sz="0" w:space="0" w:color="auto"/>
      </w:divBdr>
    </w:div>
    <w:div w:id="1023245358">
      <w:bodyDiv w:val="1"/>
      <w:marLeft w:val="0"/>
      <w:marRight w:val="0"/>
      <w:marTop w:val="0"/>
      <w:marBottom w:val="0"/>
      <w:divBdr>
        <w:top w:val="none" w:sz="0" w:space="0" w:color="auto"/>
        <w:left w:val="none" w:sz="0" w:space="0" w:color="auto"/>
        <w:bottom w:val="none" w:sz="0" w:space="0" w:color="auto"/>
        <w:right w:val="none" w:sz="0" w:space="0" w:color="auto"/>
      </w:divBdr>
    </w:div>
    <w:div w:id="1023743866">
      <w:bodyDiv w:val="1"/>
      <w:marLeft w:val="0"/>
      <w:marRight w:val="0"/>
      <w:marTop w:val="0"/>
      <w:marBottom w:val="0"/>
      <w:divBdr>
        <w:top w:val="none" w:sz="0" w:space="0" w:color="auto"/>
        <w:left w:val="none" w:sz="0" w:space="0" w:color="auto"/>
        <w:bottom w:val="none" w:sz="0" w:space="0" w:color="auto"/>
        <w:right w:val="none" w:sz="0" w:space="0" w:color="auto"/>
      </w:divBdr>
    </w:div>
    <w:div w:id="1023941841">
      <w:bodyDiv w:val="1"/>
      <w:marLeft w:val="0"/>
      <w:marRight w:val="0"/>
      <w:marTop w:val="0"/>
      <w:marBottom w:val="0"/>
      <w:divBdr>
        <w:top w:val="none" w:sz="0" w:space="0" w:color="auto"/>
        <w:left w:val="none" w:sz="0" w:space="0" w:color="auto"/>
        <w:bottom w:val="none" w:sz="0" w:space="0" w:color="auto"/>
        <w:right w:val="none" w:sz="0" w:space="0" w:color="auto"/>
      </w:divBdr>
    </w:div>
    <w:div w:id="1024480207">
      <w:bodyDiv w:val="1"/>
      <w:marLeft w:val="0"/>
      <w:marRight w:val="0"/>
      <w:marTop w:val="0"/>
      <w:marBottom w:val="0"/>
      <w:divBdr>
        <w:top w:val="none" w:sz="0" w:space="0" w:color="auto"/>
        <w:left w:val="none" w:sz="0" w:space="0" w:color="auto"/>
        <w:bottom w:val="none" w:sz="0" w:space="0" w:color="auto"/>
        <w:right w:val="none" w:sz="0" w:space="0" w:color="auto"/>
      </w:divBdr>
    </w:div>
    <w:div w:id="1024786967">
      <w:bodyDiv w:val="1"/>
      <w:marLeft w:val="0"/>
      <w:marRight w:val="0"/>
      <w:marTop w:val="0"/>
      <w:marBottom w:val="0"/>
      <w:divBdr>
        <w:top w:val="none" w:sz="0" w:space="0" w:color="auto"/>
        <w:left w:val="none" w:sz="0" w:space="0" w:color="auto"/>
        <w:bottom w:val="none" w:sz="0" w:space="0" w:color="auto"/>
        <w:right w:val="none" w:sz="0" w:space="0" w:color="auto"/>
      </w:divBdr>
    </w:div>
    <w:div w:id="1026247230">
      <w:bodyDiv w:val="1"/>
      <w:marLeft w:val="0"/>
      <w:marRight w:val="0"/>
      <w:marTop w:val="0"/>
      <w:marBottom w:val="0"/>
      <w:divBdr>
        <w:top w:val="none" w:sz="0" w:space="0" w:color="auto"/>
        <w:left w:val="none" w:sz="0" w:space="0" w:color="auto"/>
        <w:bottom w:val="none" w:sz="0" w:space="0" w:color="auto"/>
        <w:right w:val="none" w:sz="0" w:space="0" w:color="auto"/>
      </w:divBdr>
    </w:div>
    <w:div w:id="1026518205">
      <w:bodyDiv w:val="1"/>
      <w:marLeft w:val="0"/>
      <w:marRight w:val="0"/>
      <w:marTop w:val="0"/>
      <w:marBottom w:val="0"/>
      <w:divBdr>
        <w:top w:val="none" w:sz="0" w:space="0" w:color="auto"/>
        <w:left w:val="none" w:sz="0" w:space="0" w:color="auto"/>
        <w:bottom w:val="none" w:sz="0" w:space="0" w:color="auto"/>
        <w:right w:val="none" w:sz="0" w:space="0" w:color="auto"/>
      </w:divBdr>
    </w:div>
    <w:div w:id="1026642915">
      <w:bodyDiv w:val="1"/>
      <w:marLeft w:val="0"/>
      <w:marRight w:val="0"/>
      <w:marTop w:val="0"/>
      <w:marBottom w:val="0"/>
      <w:divBdr>
        <w:top w:val="none" w:sz="0" w:space="0" w:color="auto"/>
        <w:left w:val="none" w:sz="0" w:space="0" w:color="auto"/>
        <w:bottom w:val="none" w:sz="0" w:space="0" w:color="auto"/>
        <w:right w:val="none" w:sz="0" w:space="0" w:color="auto"/>
      </w:divBdr>
    </w:div>
    <w:div w:id="1026711707">
      <w:bodyDiv w:val="1"/>
      <w:marLeft w:val="0"/>
      <w:marRight w:val="0"/>
      <w:marTop w:val="0"/>
      <w:marBottom w:val="0"/>
      <w:divBdr>
        <w:top w:val="none" w:sz="0" w:space="0" w:color="auto"/>
        <w:left w:val="none" w:sz="0" w:space="0" w:color="auto"/>
        <w:bottom w:val="none" w:sz="0" w:space="0" w:color="auto"/>
        <w:right w:val="none" w:sz="0" w:space="0" w:color="auto"/>
      </w:divBdr>
    </w:div>
    <w:div w:id="1026911129">
      <w:bodyDiv w:val="1"/>
      <w:marLeft w:val="0"/>
      <w:marRight w:val="0"/>
      <w:marTop w:val="0"/>
      <w:marBottom w:val="0"/>
      <w:divBdr>
        <w:top w:val="none" w:sz="0" w:space="0" w:color="auto"/>
        <w:left w:val="none" w:sz="0" w:space="0" w:color="auto"/>
        <w:bottom w:val="none" w:sz="0" w:space="0" w:color="auto"/>
        <w:right w:val="none" w:sz="0" w:space="0" w:color="auto"/>
      </w:divBdr>
    </w:div>
    <w:div w:id="1027028822">
      <w:bodyDiv w:val="1"/>
      <w:marLeft w:val="0"/>
      <w:marRight w:val="0"/>
      <w:marTop w:val="0"/>
      <w:marBottom w:val="0"/>
      <w:divBdr>
        <w:top w:val="none" w:sz="0" w:space="0" w:color="auto"/>
        <w:left w:val="none" w:sz="0" w:space="0" w:color="auto"/>
        <w:bottom w:val="none" w:sz="0" w:space="0" w:color="auto"/>
        <w:right w:val="none" w:sz="0" w:space="0" w:color="auto"/>
      </w:divBdr>
    </w:div>
    <w:div w:id="1027220580">
      <w:bodyDiv w:val="1"/>
      <w:marLeft w:val="0"/>
      <w:marRight w:val="0"/>
      <w:marTop w:val="0"/>
      <w:marBottom w:val="0"/>
      <w:divBdr>
        <w:top w:val="none" w:sz="0" w:space="0" w:color="auto"/>
        <w:left w:val="none" w:sz="0" w:space="0" w:color="auto"/>
        <w:bottom w:val="none" w:sz="0" w:space="0" w:color="auto"/>
        <w:right w:val="none" w:sz="0" w:space="0" w:color="auto"/>
      </w:divBdr>
    </w:div>
    <w:div w:id="1027365465">
      <w:bodyDiv w:val="1"/>
      <w:marLeft w:val="0"/>
      <w:marRight w:val="0"/>
      <w:marTop w:val="0"/>
      <w:marBottom w:val="0"/>
      <w:divBdr>
        <w:top w:val="none" w:sz="0" w:space="0" w:color="auto"/>
        <w:left w:val="none" w:sz="0" w:space="0" w:color="auto"/>
        <w:bottom w:val="none" w:sz="0" w:space="0" w:color="auto"/>
        <w:right w:val="none" w:sz="0" w:space="0" w:color="auto"/>
      </w:divBdr>
    </w:div>
    <w:div w:id="1027758061">
      <w:bodyDiv w:val="1"/>
      <w:marLeft w:val="0"/>
      <w:marRight w:val="0"/>
      <w:marTop w:val="0"/>
      <w:marBottom w:val="0"/>
      <w:divBdr>
        <w:top w:val="none" w:sz="0" w:space="0" w:color="auto"/>
        <w:left w:val="none" w:sz="0" w:space="0" w:color="auto"/>
        <w:bottom w:val="none" w:sz="0" w:space="0" w:color="auto"/>
        <w:right w:val="none" w:sz="0" w:space="0" w:color="auto"/>
      </w:divBdr>
    </w:div>
    <w:div w:id="1027831749">
      <w:bodyDiv w:val="1"/>
      <w:marLeft w:val="0"/>
      <w:marRight w:val="0"/>
      <w:marTop w:val="0"/>
      <w:marBottom w:val="0"/>
      <w:divBdr>
        <w:top w:val="none" w:sz="0" w:space="0" w:color="auto"/>
        <w:left w:val="none" w:sz="0" w:space="0" w:color="auto"/>
        <w:bottom w:val="none" w:sz="0" w:space="0" w:color="auto"/>
        <w:right w:val="none" w:sz="0" w:space="0" w:color="auto"/>
      </w:divBdr>
    </w:div>
    <w:div w:id="1027868946">
      <w:bodyDiv w:val="1"/>
      <w:marLeft w:val="0"/>
      <w:marRight w:val="0"/>
      <w:marTop w:val="0"/>
      <w:marBottom w:val="0"/>
      <w:divBdr>
        <w:top w:val="none" w:sz="0" w:space="0" w:color="auto"/>
        <w:left w:val="none" w:sz="0" w:space="0" w:color="auto"/>
        <w:bottom w:val="none" w:sz="0" w:space="0" w:color="auto"/>
        <w:right w:val="none" w:sz="0" w:space="0" w:color="auto"/>
      </w:divBdr>
    </w:div>
    <w:div w:id="1027951287">
      <w:bodyDiv w:val="1"/>
      <w:marLeft w:val="0"/>
      <w:marRight w:val="0"/>
      <w:marTop w:val="0"/>
      <w:marBottom w:val="0"/>
      <w:divBdr>
        <w:top w:val="none" w:sz="0" w:space="0" w:color="auto"/>
        <w:left w:val="none" w:sz="0" w:space="0" w:color="auto"/>
        <w:bottom w:val="none" w:sz="0" w:space="0" w:color="auto"/>
        <w:right w:val="none" w:sz="0" w:space="0" w:color="auto"/>
      </w:divBdr>
    </w:div>
    <w:div w:id="1028675889">
      <w:bodyDiv w:val="1"/>
      <w:marLeft w:val="0"/>
      <w:marRight w:val="0"/>
      <w:marTop w:val="0"/>
      <w:marBottom w:val="0"/>
      <w:divBdr>
        <w:top w:val="none" w:sz="0" w:space="0" w:color="auto"/>
        <w:left w:val="none" w:sz="0" w:space="0" w:color="auto"/>
        <w:bottom w:val="none" w:sz="0" w:space="0" w:color="auto"/>
        <w:right w:val="none" w:sz="0" w:space="0" w:color="auto"/>
      </w:divBdr>
    </w:div>
    <w:div w:id="1028870978">
      <w:bodyDiv w:val="1"/>
      <w:marLeft w:val="0"/>
      <w:marRight w:val="0"/>
      <w:marTop w:val="0"/>
      <w:marBottom w:val="0"/>
      <w:divBdr>
        <w:top w:val="none" w:sz="0" w:space="0" w:color="auto"/>
        <w:left w:val="none" w:sz="0" w:space="0" w:color="auto"/>
        <w:bottom w:val="none" w:sz="0" w:space="0" w:color="auto"/>
        <w:right w:val="none" w:sz="0" w:space="0" w:color="auto"/>
      </w:divBdr>
    </w:div>
    <w:div w:id="1029186616">
      <w:bodyDiv w:val="1"/>
      <w:marLeft w:val="0"/>
      <w:marRight w:val="0"/>
      <w:marTop w:val="0"/>
      <w:marBottom w:val="0"/>
      <w:divBdr>
        <w:top w:val="none" w:sz="0" w:space="0" w:color="auto"/>
        <w:left w:val="none" w:sz="0" w:space="0" w:color="auto"/>
        <w:bottom w:val="none" w:sz="0" w:space="0" w:color="auto"/>
        <w:right w:val="none" w:sz="0" w:space="0" w:color="auto"/>
      </w:divBdr>
    </w:div>
    <w:div w:id="1029571362">
      <w:bodyDiv w:val="1"/>
      <w:marLeft w:val="0"/>
      <w:marRight w:val="0"/>
      <w:marTop w:val="0"/>
      <w:marBottom w:val="0"/>
      <w:divBdr>
        <w:top w:val="none" w:sz="0" w:space="0" w:color="auto"/>
        <w:left w:val="none" w:sz="0" w:space="0" w:color="auto"/>
        <w:bottom w:val="none" w:sz="0" w:space="0" w:color="auto"/>
        <w:right w:val="none" w:sz="0" w:space="0" w:color="auto"/>
      </w:divBdr>
    </w:div>
    <w:div w:id="1029842880">
      <w:bodyDiv w:val="1"/>
      <w:marLeft w:val="0"/>
      <w:marRight w:val="0"/>
      <w:marTop w:val="0"/>
      <w:marBottom w:val="0"/>
      <w:divBdr>
        <w:top w:val="none" w:sz="0" w:space="0" w:color="auto"/>
        <w:left w:val="none" w:sz="0" w:space="0" w:color="auto"/>
        <w:bottom w:val="none" w:sz="0" w:space="0" w:color="auto"/>
        <w:right w:val="none" w:sz="0" w:space="0" w:color="auto"/>
      </w:divBdr>
    </w:div>
    <w:div w:id="1030254500">
      <w:bodyDiv w:val="1"/>
      <w:marLeft w:val="0"/>
      <w:marRight w:val="0"/>
      <w:marTop w:val="0"/>
      <w:marBottom w:val="0"/>
      <w:divBdr>
        <w:top w:val="none" w:sz="0" w:space="0" w:color="auto"/>
        <w:left w:val="none" w:sz="0" w:space="0" w:color="auto"/>
        <w:bottom w:val="none" w:sz="0" w:space="0" w:color="auto"/>
        <w:right w:val="none" w:sz="0" w:space="0" w:color="auto"/>
      </w:divBdr>
    </w:div>
    <w:div w:id="1030256368">
      <w:bodyDiv w:val="1"/>
      <w:marLeft w:val="0"/>
      <w:marRight w:val="0"/>
      <w:marTop w:val="0"/>
      <w:marBottom w:val="0"/>
      <w:divBdr>
        <w:top w:val="none" w:sz="0" w:space="0" w:color="auto"/>
        <w:left w:val="none" w:sz="0" w:space="0" w:color="auto"/>
        <w:bottom w:val="none" w:sz="0" w:space="0" w:color="auto"/>
        <w:right w:val="none" w:sz="0" w:space="0" w:color="auto"/>
      </w:divBdr>
    </w:div>
    <w:div w:id="1030912449">
      <w:bodyDiv w:val="1"/>
      <w:marLeft w:val="0"/>
      <w:marRight w:val="0"/>
      <w:marTop w:val="0"/>
      <w:marBottom w:val="0"/>
      <w:divBdr>
        <w:top w:val="none" w:sz="0" w:space="0" w:color="auto"/>
        <w:left w:val="none" w:sz="0" w:space="0" w:color="auto"/>
        <w:bottom w:val="none" w:sz="0" w:space="0" w:color="auto"/>
        <w:right w:val="none" w:sz="0" w:space="0" w:color="auto"/>
      </w:divBdr>
    </w:div>
    <w:div w:id="1032267772">
      <w:bodyDiv w:val="1"/>
      <w:marLeft w:val="0"/>
      <w:marRight w:val="0"/>
      <w:marTop w:val="0"/>
      <w:marBottom w:val="0"/>
      <w:divBdr>
        <w:top w:val="none" w:sz="0" w:space="0" w:color="auto"/>
        <w:left w:val="none" w:sz="0" w:space="0" w:color="auto"/>
        <w:bottom w:val="none" w:sz="0" w:space="0" w:color="auto"/>
        <w:right w:val="none" w:sz="0" w:space="0" w:color="auto"/>
      </w:divBdr>
    </w:div>
    <w:div w:id="1032421161">
      <w:bodyDiv w:val="1"/>
      <w:marLeft w:val="0"/>
      <w:marRight w:val="0"/>
      <w:marTop w:val="0"/>
      <w:marBottom w:val="0"/>
      <w:divBdr>
        <w:top w:val="none" w:sz="0" w:space="0" w:color="auto"/>
        <w:left w:val="none" w:sz="0" w:space="0" w:color="auto"/>
        <w:bottom w:val="none" w:sz="0" w:space="0" w:color="auto"/>
        <w:right w:val="none" w:sz="0" w:space="0" w:color="auto"/>
      </w:divBdr>
    </w:div>
    <w:div w:id="1033116632">
      <w:bodyDiv w:val="1"/>
      <w:marLeft w:val="0"/>
      <w:marRight w:val="0"/>
      <w:marTop w:val="0"/>
      <w:marBottom w:val="0"/>
      <w:divBdr>
        <w:top w:val="none" w:sz="0" w:space="0" w:color="auto"/>
        <w:left w:val="none" w:sz="0" w:space="0" w:color="auto"/>
        <w:bottom w:val="none" w:sz="0" w:space="0" w:color="auto"/>
        <w:right w:val="none" w:sz="0" w:space="0" w:color="auto"/>
      </w:divBdr>
    </w:div>
    <w:div w:id="1034039375">
      <w:bodyDiv w:val="1"/>
      <w:marLeft w:val="0"/>
      <w:marRight w:val="0"/>
      <w:marTop w:val="0"/>
      <w:marBottom w:val="0"/>
      <w:divBdr>
        <w:top w:val="none" w:sz="0" w:space="0" w:color="auto"/>
        <w:left w:val="none" w:sz="0" w:space="0" w:color="auto"/>
        <w:bottom w:val="none" w:sz="0" w:space="0" w:color="auto"/>
        <w:right w:val="none" w:sz="0" w:space="0" w:color="auto"/>
      </w:divBdr>
    </w:div>
    <w:div w:id="1034186058">
      <w:bodyDiv w:val="1"/>
      <w:marLeft w:val="0"/>
      <w:marRight w:val="0"/>
      <w:marTop w:val="0"/>
      <w:marBottom w:val="0"/>
      <w:divBdr>
        <w:top w:val="none" w:sz="0" w:space="0" w:color="auto"/>
        <w:left w:val="none" w:sz="0" w:space="0" w:color="auto"/>
        <w:bottom w:val="none" w:sz="0" w:space="0" w:color="auto"/>
        <w:right w:val="none" w:sz="0" w:space="0" w:color="auto"/>
      </w:divBdr>
    </w:div>
    <w:div w:id="1034311148">
      <w:bodyDiv w:val="1"/>
      <w:marLeft w:val="0"/>
      <w:marRight w:val="0"/>
      <w:marTop w:val="0"/>
      <w:marBottom w:val="0"/>
      <w:divBdr>
        <w:top w:val="none" w:sz="0" w:space="0" w:color="auto"/>
        <w:left w:val="none" w:sz="0" w:space="0" w:color="auto"/>
        <w:bottom w:val="none" w:sz="0" w:space="0" w:color="auto"/>
        <w:right w:val="none" w:sz="0" w:space="0" w:color="auto"/>
      </w:divBdr>
    </w:div>
    <w:div w:id="1034691534">
      <w:bodyDiv w:val="1"/>
      <w:marLeft w:val="0"/>
      <w:marRight w:val="0"/>
      <w:marTop w:val="0"/>
      <w:marBottom w:val="0"/>
      <w:divBdr>
        <w:top w:val="none" w:sz="0" w:space="0" w:color="auto"/>
        <w:left w:val="none" w:sz="0" w:space="0" w:color="auto"/>
        <w:bottom w:val="none" w:sz="0" w:space="0" w:color="auto"/>
        <w:right w:val="none" w:sz="0" w:space="0" w:color="auto"/>
      </w:divBdr>
    </w:div>
    <w:div w:id="1034699166">
      <w:bodyDiv w:val="1"/>
      <w:marLeft w:val="0"/>
      <w:marRight w:val="0"/>
      <w:marTop w:val="0"/>
      <w:marBottom w:val="0"/>
      <w:divBdr>
        <w:top w:val="none" w:sz="0" w:space="0" w:color="auto"/>
        <w:left w:val="none" w:sz="0" w:space="0" w:color="auto"/>
        <w:bottom w:val="none" w:sz="0" w:space="0" w:color="auto"/>
        <w:right w:val="none" w:sz="0" w:space="0" w:color="auto"/>
      </w:divBdr>
    </w:div>
    <w:div w:id="1034770875">
      <w:bodyDiv w:val="1"/>
      <w:marLeft w:val="0"/>
      <w:marRight w:val="0"/>
      <w:marTop w:val="0"/>
      <w:marBottom w:val="0"/>
      <w:divBdr>
        <w:top w:val="none" w:sz="0" w:space="0" w:color="auto"/>
        <w:left w:val="none" w:sz="0" w:space="0" w:color="auto"/>
        <w:bottom w:val="none" w:sz="0" w:space="0" w:color="auto"/>
        <w:right w:val="none" w:sz="0" w:space="0" w:color="auto"/>
      </w:divBdr>
    </w:div>
    <w:div w:id="1035230490">
      <w:bodyDiv w:val="1"/>
      <w:marLeft w:val="0"/>
      <w:marRight w:val="0"/>
      <w:marTop w:val="0"/>
      <w:marBottom w:val="0"/>
      <w:divBdr>
        <w:top w:val="none" w:sz="0" w:space="0" w:color="auto"/>
        <w:left w:val="none" w:sz="0" w:space="0" w:color="auto"/>
        <w:bottom w:val="none" w:sz="0" w:space="0" w:color="auto"/>
        <w:right w:val="none" w:sz="0" w:space="0" w:color="auto"/>
      </w:divBdr>
    </w:div>
    <w:div w:id="1035274811">
      <w:bodyDiv w:val="1"/>
      <w:marLeft w:val="0"/>
      <w:marRight w:val="0"/>
      <w:marTop w:val="0"/>
      <w:marBottom w:val="0"/>
      <w:divBdr>
        <w:top w:val="none" w:sz="0" w:space="0" w:color="auto"/>
        <w:left w:val="none" w:sz="0" w:space="0" w:color="auto"/>
        <w:bottom w:val="none" w:sz="0" w:space="0" w:color="auto"/>
        <w:right w:val="none" w:sz="0" w:space="0" w:color="auto"/>
      </w:divBdr>
    </w:div>
    <w:div w:id="1035351163">
      <w:bodyDiv w:val="1"/>
      <w:marLeft w:val="0"/>
      <w:marRight w:val="0"/>
      <w:marTop w:val="0"/>
      <w:marBottom w:val="0"/>
      <w:divBdr>
        <w:top w:val="none" w:sz="0" w:space="0" w:color="auto"/>
        <w:left w:val="none" w:sz="0" w:space="0" w:color="auto"/>
        <w:bottom w:val="none" w:sz="0" w:space="0" w:color="auto"/>
        <w:right w:val="none" w:sz="0" w:space="0" w:color="auto"/>
      </w:divBdr>
    </w:div>
    <w:div w:id="1035740683">
      <w:bodyDiv w:val="1"/>
      <w:marLeft w:val="0"/>
      <w:marRight w:val="0"/>
      <w:marTop w:val="0"/>
      <w:marBottom w:val="0"/>
      <w:divBdr>
        <w:top w:val="none" w:sz="0" w:space="0" w:color="auto"/>
        <w:left w:val="none" w:sz="0" w:space="0" w:color="auto"/>
        <w:bottom w:val="none" w:sz="0" w:space="0" w:color="auto"/>
        <w:right w:val="none" w:sz="0" w:space="0" w:color="auto"/>
      </w:divBdr>
    </w:div>
    <w:div w:id="1035889038">
      <w:bodyDiv w:val="1"/>
      <w:marLeft w:val="0"/>
      <w:marRight w:val="0"/>
      <w:marTop w:val="0"/>
      <w:marBottom w:val="0"/>
      <w:divBdr>
        <w:top w:val="none" w:sz="0" w:space="0" w:color="auto"/>
        <w:left w:val="none" w:sz="0" w:space="0" w:color="auto"/>
        <w:bottom w:val="none" w:sz="0" w:space="0" w:color="auto"/>
        <w:right w:val="none" w:sz="0" w:space="0" w:color="auto"/>
      </w:divBdr>
    </w:div>
    <w:div w:id="1035891991">
      <w:bodyDiv w:val="1"/>
      <w:marLeft w:val="0"/>
      <w:marRight w:val="0"/>
      <w:marTop w:val="0"/>
      <w:marBottom w:val="0"/>
      <w:divBdr>
        <w:top w:val="none" w:sz="0" w:space="0" w:color="auto"/>
        <w:left w:val="none" w:sz="0" w:space="0" w:color="auto"/>
        <w:bottom w:val="none" w:sz="0" w:space="0" w:color="auto"/>
        <w:right w:val="none" w:sz="0" w:space="0" w:color="auto"/>
      </w:divBdr>
    </w:div>
    <w:div w:id="1035930524">
      <w:bodyDiv w:val="1"/>
      <w:marLeft w:val="0"/>
      <w:marRight w:val="0"/>
      <w:marTop w:val="0"/>
      <w:marBottom w:val="0"/>
      <w:divBdr>
        <w:top w:val="none" w:sz="0" w:space="0" w:color="auto"/>
        <w:left w:val="none" w:sz="0" w:space="0" w:color="auto"/>
        <w:bottom w:val="none" w:sz="0" w:space="0" w:color="auto"/>
        <w:right w:val="none" w:sz="0" w:space="0" w:color="auto"/>
      </w:divBdr>
    </w:div>
    <w:div w:id="1036079780">
      <w:bodyDiv w:val="1"/>
      <w:marLeft w:val="0"/>
      <w:marRight w:val="0"/>
      <w:marTop w:val="0"/>
      <w:marBottom w:val="0"/>
      <w:divBdr>
        <w:top w:val="none" w:sz="0" w:space="0" w:color="auto"/>
        <w:left w:val="none" w:sz="0" w:space="0" w:color="auto"/>
        <w:bottom w:val="none" w:sz="0" w:space="0" w:color="auto"/>
        <w:right w:val="none" w:sz="0" w:space="0" w:color="auto"/>
      </w:divBdr>
    </w:div>
    <w:div w:id="1036081703">
      <w:bodyDiv w:val="1"/>
      <w:marLeft w:val="0"/>
      <w:marRight w:val="0"/>
      <w:marTop w:val="0"/>
      <w:marBottom w:val="0"/>
      <w:divBdr>
        <w:top w:val="none" w:sz="0" w:space="0" w:color="auto"/>
        <w:left w:val="none" w:sz="0" w:space="0" w:color="auto"/>
        <w:bottom w:val="none" w:sz="0" w:space="0" w:color="auto"/>
        <w:right w:val="none" w:sz="0" w:space="0" w:color="auto"/>
      </w:divBdr>
    </w:div>
    <w:div w:id="1036153385">
      <w:bodyDiv w:val="1"/>
      <w:marLeft w:val="0"/>
      <w:marRight w:val="0"/>
      <w:marTop w:val="0"/>
      <w:marBottom w:val="0"/>
      <w:divBdr>
        <w:top w:val="none" w:sz="0" w:space="0" w:color="auto"/>
        <w:left w:val="none" w:sz="0" w:space="0" w:color="auto"/>
        <w:bottom w:val="none" w:sz="0" w:space="0" w:color="auto"/>
        <w:right w:val="none" w:sz="0" w:space="0" w:color="auto"/>
      </w:divBdr>
    </w:div>
    <w:div w:id="1037270783">
      <w:bodyDiv w:val="1"/>
      <w:marLeft w:val="0"/>
      <w:marRight w:val="0"/>
      <w:marTop w:val="0"/>
      <w:marBottom w:val="0"/>
      <w:divBdr>
        <w:top w:val="none" w:sz="0" w:space="0" w:color="auto"/>
        <w:left w:val="none" w:sz="0" w:space="0" w:color="auto"/>
        <w:bottom w:val="none" w:sz="0" w:space="0" w:color="auto"/>
        <w:right w:val="none" w:sz="0" w:space="0" w:color="auto"/>
      </w:divBdr>
    </w:div>
    <w:div w:id="1038236219">
      <w:bodyDiv w:val="1"/>
      <w:marLeft w:val="0"/>
      <w:marRight w:val="0"/>
      <w:marTop w:val="0"/>
      <w:marBottom w:val="0"/>
      <w:divBdr>
        <w:top w:val="none" w:sz="0" w:space="0" w:color="auto"/>
        <w:left w:val="none" w:sz="0" w:space="0" w:color="auto"/>
        <w:bottom w:val="none" w:sz="0" w:space="0" w:color="auto"/>
        <w:right w:val="none" w:sz="0" w:space="0" w:color="auto"/>
      </w:divBdr>
    </w:div>
    <w:div w:id="1038434931">
      <w:bodyDiv w:val="1"/>
      <w:marLeft w:val="0"/>
      <w:marRight w:val="0"/>
      <w:marTop w:val="0"/>
      <w:marBottom w:val="0"/>
      <w:divBdr>
        <w:top w:val="none" w:sz="0" w:space="0" w:color="auto"/>
        <w:left w:val="none" w:sz="0" w:space="0" w:color="auto"/>
        <w:bottom w:val="none" w:sz="0" w:space="0" w:color="auto"/>
        <w:right w:val="none" w:sz="0" w:space="0" w:color="auto"/>
      </w:divBdr>
    </w:div>
    <w:div w:id="1038509597">
      <w:bodyDiv w:val="1"/>
      <w:marLeft w:val="0"/>
      <w:marRight w:val="0"/>
      <w:marTop w:val="0"/>
      <w:marBottom w:val="0"/>
      <w:divBdr>
        <w:top w:val="none" w:sz="0" w:space="0" w:color="auto"/>
        <w:left w:val="none" w:sz="0" w:space="0" w:color="auto"/>
        <w:bottom w:val="none" w:sz="0" w:space="0" w:color="auto"/>
        <w:right w:val="none" w:sz="0" w:space="0" w:color="auto"/>
      </w:divBdr>
    </w:div>
    <w:div w:id="1039284540">
      <w:bodyDiv w:val="1"/>
      <w:marLeft w:val="0"/>
      <w:marRight w:val="0"/>
      <w:marTop w:val="0"/>
      <w:marBottom w:val="0"/>
      <w:divBdr>
        <w:top w:val="none" w:sz="0" w:space="0" w:color="auto"/>
        <w:left w:val="none" w:sz="0" w:space="0" w:color="auto"/>
        <w:bottom w:val="none" w:sz="0" w:space="0" w:color="auto"/>
        <w:right w:val="none" w:sz="0" w:space="0" w:color="auto"/>
      </w:divBdr>
    </w:div>
    <w:div w:id="1039431106">
      <w:bodyDiv w:val="1"/>
      <w:marLeft w:val="0"/>
      <w:marRight w:val="0"/>
      <w:marTop w:val="0"/>
      <w:marBottom w:val="0"/>
      <w:divBdr>
        <w:top w:val="none" w:sz="0" w:space="0" w:color="auto"/>
        <w:left w:val="none" w:sz="0" w:space="0" w:color="auto"/>
        <w:bottom w:val="none" w:sz="0" w:space="0" w:color="auto"/>
        <w:right w:val="none" w:sz="0" w:space="0" w:color="auto"/>
      </w:divBdr>
    </w:div>
    <w:div w:id="1039629525">
      <w:bodyDiv w:val="1"/>
      <w:marLeft w:val="0"/>
      <w:marRight w:val="0"/>
      <w:marTop w:val="0"/>
      <w:marBottom w:val="0"/>
      <w:divBdr>
        <w:top w:val="none" w:sz="0" w:space="0" w:color="auto"/>
        <w:left w:val="none" w:sz="0" w:space="0" w:color="auto"/>
        <w:bottom w:val="none" w:sz="0" w:space="0" w:color="auto"/>
        <w:right w:val="none" w:sz="0" w:space="0" w:color="auto"/>
      </w:divBdr>
    </w:div>
    <w:div w:id="1039630279">
      <w:bodyDiv w:val="1"/>
      <w:marLeft w:val="0"/>
      <w:marRight w:val="0"/>
      <w:marTop w:val="0"/>
      <w:marBottom w:val="0"/>
      <w:divBdr>
        <w:top w:val="none" w:sz="0" w:space="0" w:color="auto"/>
        <w:left w:val="none" w:sz="0" w:space="0" w:color="auto"/>
        <w:bottom w:val="none" w:sz="0" w:space="0" w:color="auto"/>
        <w:right w:val="none" w:sz="0" w:space="0" w:color="auto"/>
      </w:divBdr>
    </w:div>
    <w:div w:id="1039936412">
      <w:bodyDiv w:val="1"/>
      <w:marLeft w:val="0"/>
      <w:marRight w:val="0"/>
      <w:marTop w:val="0"/>
      <w:marBottom w:val="0"/>
      <w:divBdr>
        <w:top w:val="none" w:sz="0" w:space="0" w:color="auto"/>
        <w:left w:val="none" w:sz="0" w:space="0" w:color="auto"/>
        <w:bottom w:val="none" w:sz="0" w:space="0" w:color="auto"/>
        <w:right w:val="none" w:sz="0" w:space="0" w:color="auto"/>
      </w:divBdr>
    </w:div>
    <w:div w:id="1040058156">
      <w:bodyDiv w:val="1"/>
      <w:marLeft w:val="0"/>
      <w:marRight w:val="0"/>
      <w:marTop w:val="0"/>
      <w:marBottom w:val="0"/>
      <w:divBdr>
        <w:top w:val="none" w:sz="0" w:space="0" w:color="auto"/>
        <w:left w:val="none" w:sz="0" w:space="0" w:color="auto"/>
        <w:bottom w:val="none" w:sz="0" w:space="0" w:color="auto"/>
        <w:right w:val="none" w:sz="0" w:space="0" w:color="auto"/>
      </w:divBdr>
    </w:div>
    <w:div w:id="1040280606">
      <w:bodyDiv w:val="1"/>
      <w:marLeft w:val="0"/>
      <w:marRight w:val="0"/>
      <w:marTop w:val="0"/>
      <w:marBottom w:val="0"/>
      <w:divBdr>
        <w:top w:val="none" w:sz="0" w:space="0" w:color="auto"/>
        <w:left w:val="none" w:sz="0" w:space="0" w:color="auto"/>
        <w:bottom w:val="none" w:sz="0" w:space="0" w:color="auto"/>
        <w:right w:val="none" w:sz="0" w:space="0" w:color="auto"/>
      </w:divBdr>
    </w:div>
    <w:div w:id="1040547017">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1713233">
      <w:bodyDiv w:val="1"/>
      <w:marLeft w:val="0"/>
      <w:marRight w:val="0"/>
      <w:marTop w:val="0"/>
      <w:marBottom w:val="0"/>
      <w:divBdr>
        <w:top w:val="none" w:sz="0" w:space="0" w:color="auto"/>
        <w:left w:val="none" w:sz="0" w:space="0" w:color="auto"/>
        <w:bottom w:val="none" w:sz="0" w:space="0" w:color="auto"/>
        <w:right w:val="none" w:sz="0" w:space="0" w:color="auto"/>
      </w:divBdr>
    </w:div>
    <w:div w:id="1041828001">
      <w:bodyDiv w:val="1"/>
      <w:marLeft w:val="0"/>
      <w:marRight w:val="0"/>
      <w:marTop w:val="0"/>
      <w:marBottom w:val="0"/>
      <w:divBdr>
        <w:top w:val="none" w:sz="0" w:space="0" w:color="auto"/>
        <w:left w:val="none" w:sz="0" w:space="0" w:color="auto"/>
        <w:bottom w:val="none" w:sz="0" w:space="0" w:color="auto"/>
        <w:right w:val="none" w:sz="0" w:space="0" w:color="auto"/>
      </w:divBdr>
    </w:div>
    <w:div w:id="1042628778">
      <w:bodyDiv w:val="1"/>
      <w:marLeft w:val="0"/>
      <w:marRight w:val="0"/>
      <w:marTop w:val="0"/>
      <w:marBottom w:val="0"/>
      <w:divBdr>
        <w:top w:val="none" w:sz="0" w:space="0" w:color="auto"/>
        <w:left w:val="none" w:sz="0" w:space="0" w:color="auto"/>
        <w:bottom w:val="none" w:sz="0" w:space="0" w:color="auto"/>
        <w:right w:val="none" w:sz="0" w:space="0" w:color="auto"/>
      </w:divBdr>
    </w:div>
    <w:div w:id="1043404924">
      <w:bodyDiv w:val="1"/>
      <w:marLeft w:val="0"/>
      <w:marRight w:val="0"/>
      <w:marTop w:val="0"/>
      <w:marBottom w:val="0"/>
      <w:divBdr>
        <w:top w:val="none" w:sz="0" w:space="0" w:color="auto"/>
        <w:left w:val="none" w:sz="0" w:space="0" w:color="auto"/>
        <w:bottom w:val="none" w:sz="0" w:space="0" w:color="auto"/>
        <w:right w:val="none" w:sz="0" w:space="0" w:color="auto"/>
      </w:divBdr>
    </w:div>
    <w:div w:id="1043477602">
      <w:bodyDiv w:val="1"/>
      <w:marLeft w:val="0"/>
      <w:marRight w:val="0"/>
      <w:marTop w:val="0"/>
      <w:marBottom w:val="0"/>
      <w:divBdr>
        <w:top w:val="none" w:sz="0" w:space="0" w:color="auto"/>
        <w:left w:val="none" w:sz="0" w:space="0" w:color="auto"/>
        <w:bottom w:val="none" w:sz="0" w:space="0" w:color="auto"/>
        <w:right w:val="none" w:sz="0" w:space="0" w:color="auto"/>
      </w:divBdr>
    </w:div>
    <w:div w:id="1043796006">
      <w:bodyDiv w:val="1"/>
      <w:marLeft w:val="0"/>
      <w:marRight w:val="0"/>
      <w:marTop w:val="0"/>
      <w:marBottom w:val="0"/>
      <w:divBdr>
        <w:top w:val="none" w:sz="0" w:space="0" w:color="auto"/>
        <w:left w:val="none" w:sz="0" w:space="0" w:color="auto"/>
        <w:bottom w:val="none" w:sz="0" w:space="0" w:color="auto"/>
        <w:right w:val="none" w:sz="0" w:space="0" w:color="auto"/>
      </w:divBdr>
    </w:div>
    <w:div w:id="1043989424">
      <w:bodyDiv w:val="1"/>
      <w:marLeft w:val="0"/>
      <w:marRight w:val="0"/>
      <w:marTop w:val="0"/>
      <w:marBottom w:val="0"/>
      <w:divBdr>
        <w:top w:val="none" w:sz="0" w:space="0" w:color="auto"/>
        <w:left w:val="none" w:sz="0" w:space="0" w:color="auto"/>
        <w:bottom w:val="none" w:sz="0" w:space="0" w:color="auto"/>
        <w:right w:val="none" w:sz="0" w:space="0" w:color="auto"/>
      </w:divBdr>
    </w:div>
    <w:div w:id="1044255519">
      <w:bodyDiv w:val="1"/>
      <w:marLeft w:val="0"/>
      <w:marRight w:val="0"/>
      <w:marTop w:val="0"/>
      <w:marBottom w:val="0"/>
      <w:divBdr>
        <w:top w:val="none" w:sz="0" w:space="0" w:color="auto"/>
        <w:left w:val="none" w:sz="0" w:space="0" w:color="auto"/>
        <w:bottom w:val="none" w:sz="0" w:space="0" w:color="auto"/>
        <w:right w:val="none" w:sz="0" w:space="0" w:color="auto"/>
      </w:divBdr>
    </w:div>
    <w:div w:id="1044330241">
      <w:bodyDiv w:val="1"/>
      <w:marLeft w:val="0"/>
      <w:marRight w:val="0"/>
      <w:marTop w:val="0"/>
      <w:marBottom w:val="0"/>
      <w:divBdr>
        <w:top w:val="none" w:sz="0" w:space="0" w:color="auto"/>
        <w:left w:val="none" w:sz="0" w:space="0" w:color="auto"/>
        <w:bottom w:val="none" w:sz="0" w:space="0" w:color="auto"/>
        <w:right w:val="none" w:sz="0" w:space="0" w:color="auto"/>
      </w:divBdr>
    </w:div>
    <w:div w:id="1044477714">
      <w:bodyDiv w:val="1"/>
      <w:marLeft w:val="0"/>
      <w:marRight w:val="0"/>
      <w:marTop w:val="0"/>
      <w:marBottom w:val="0"/>
      <w:divBdr>
        <w:top w:val="none" w:sz="0" w:space="0" w:color="auto"/>
        <w:left w:val="none" w:sz="0" w:space="0" w:color="auto"/>
        <w:bottom w:val="none" w:sz="0" w:space="0" w:color="auto"/>
        <w:right w:val="none" w:sz="0" w:space="0" w:color="auto"/>
      </w:divBdr>
    </w:div>
    <w:div w:id="1044864621">
      <w:bodyDiv w:val="1"/>
      <w:marLeft w:val="0"/>
      <w:marRight w:val="0"/>
      <w:marTop w:val="0"/>
      <w:marBottom w:val="0"/>
      <w:divBdr>
        <w:top w:val="none" w:sz="0" w:space="0" w:color="auto"/>
        <w:left w:val="none" w:sz="0" w:space="0" w:color="auto"/>
        <w:bottom w:val="none" w:sz="0" w:space="0" w:color="auto"/>
        <w:right w:val="none" w:sz="0" w:space="0" w:color="auto"/>
      </w:divBdr>
    </w:div>
    <w:div w:id="1045374228">
      <w:bodyDiv w:val="1"/>
      <w:marLeft w:val="0"/>
      <w:marRight w:val="0"/>
      <w:marTop w:val="0"/>
      <w:marBottom w:val="0"/>
      <w:divBdr>
        <w:top w:val="none" w:sz="0" w:space="0" w:color="auto"/>
        <w:left w:val="none" w:sz="0" w:space="0" w:color="auto"/>
        <w:bottom w:val="none" w:sz="0" w:space="0" w:color="auto"/>
        <w:right w:val="none" w:sz="0" w:space="0" w:color="auto"/>
      </w:divBdr>
    </w:div>
    <w:div w:id="1047071691">
      <w:bodyDiv w:val="1"/>
      <w:marLeft w:val="0"/>
      <w:marRight w:val="0"/>
      <w:marTop w:val="0"/>
      <w:marBottom w:val="0"/>
      <w:divBdr>
        <w:top w:val="none" w:sz="0" w:space="0" w:color="auto"/>
        <w:left w:val="none" w:sz="0" w:space="0" w:color="auto"/>
        <w:bottom w:val="none" w:sz="0" w:space="0" w:color="auto"/>
        <w:right w:val="none" w:sz="0" w:space="0" w:color="auto"/>
      </w:divBdr>
    </w:div>
    <w:div w:id="1047485123">
      <w:bodyDiv w:val="1"/>
      <w:marLeft w:val="0"/>
      <w:marRight w:val="0"/>
      <w:marTop w:val="0"/>
      <w:marBottom w:val="0"/>
      <w:divBdr>
        <w:top w:val="none" w:sz="0" w:space="0" w:color="auto"/>
        <w:left w:val="none" w:sz="0" w:space="0" w:color="auto"/>
        <w:bottom w:val="none" w:sz="0" w:space="0" w:color="auto"/>
        <w:right w:val="none" w:sz="0" w:space="0" w:color="auto"/>
      </w:divBdr>
    </w:div>
    <w:div w:id="1047606096">
      <w:bodyDiv w:val="1"/>
      <w:marLeft w:val="0"/>
      <w:marRight w:val="0"/>
      <w:marTop w:val="0"/>
      <w:marBottom w:val="0"/>
      <w:divBdr>
        <w:top w:val="none" w:sz="0" w:space="0" w:color="auto"/>
        <w:left w:val="none" w:sz="0" w:space="0" w:color="auto"/>
        <w:bottom w:val="none" w:sz="0" w:space="0" w:color="auto"/>
        <w:right w:val="none" w:sz="0" w:space="0" w:color="auto"/>
      </w:divBdr>
    </w:div>
    <w:div w:id="1047754868">
      <w:bodyDiv w:val="1"/>
      <w:marLeft w:val="0"/>
      <w:marRight w:val="0"/>
      <w:marTop w:val="0"/>
      <w:marBottom w:val="0"/>
      <w:divBdr>
        <w:top w:val="none" w:sz="0" w:space="0" w:color="auto"/>
        <w:left w:val="none" w:sz="0" w:space="0" w:color="auto"/>
        <w:bottom w:val="none" w:sz="0" w:space="0" w:color="auto"/>
        <w:right w:val="none" w:sz="0" w:space="0" w:color="auto"/>
      </w:divBdr>
    </w:div>
    <w:div w:id="1048072636">
      <w:bodyDiv w:val="1"/>
      <w:marLeft w:val="0"/>
      <w:marRight w:val="0"/>
      <w:marTop w:val="0"/>
      <w:marBottom w:val="0"/>
      <w:divBdr>
        <w:top w:val="none" w:sz="0" w:space="0" w:color="auto"/>
        <w:left w:val="none" w:sz="0" w:space="0" w:color="auto"/>
        <w:bottom w:val="none" w:sz="0" w:space="0" w:color="auto"/>
        <w:right w:val="none" w:sz="0" w:space="0" w:color="auto"/>
      </w:divBdr>
    </w:div>
    <w:div w:id="1048335562">
      <w:bodyDiv w:val="1"/>
      <w:marLeft w:val="0"/>
      <w:marRight w:val="0"/>
      <w:marTop w:val="0"/>
      <w:marBottom w:val="0"/>
      <w:divBdr>
        <w:top w:val="none" w:sz="0" w:space="0" w:color="auto"/>
        <w:left w:val="none" w:sz="0" w:space="0" w:color="auto"/>
        <w:bottom w:val="none" w:sz="0" w:space="0" w:color="auto"/>
        <w:right w:val="none" w:sz="0" w:space="0" w:color="auto"/>
      </w:divBdr>
    </w:div>
    <w:div w:id="1048458793">
      <w:bodyDiv w:val="1"/>
      <w:marLeft w:val="0"/>
      <w:marRight w:val="0"/>
      <w:marTop w:val="0"/>
      <w:marBottom w:val="0"/>
      <w:divBdr>
        <w:top w:val="none" w:sz="0" w:space="0" w:color="auto"/>
        <w:left w:val="none" w:sz="0" w:space="0" w:color="auto"/>
        <w:bottom w:val="none" w:sz="0" w:space="0" w:color="auto"/>
        <w:right w:val="none" w:sz="0" w:space="0" w:color="auto"/>
      </w:divBdr>
    </w:div>
    <w:div w:id="1049109080">
      <w:bodyDiv w:val="1"/>
      <w:marLeft w:val="0"/>
      <w:marRight w:val="0"/>
      <w:marTop w:val="0"/>
      <w:marBottom w:val="0"/>
      <w:divBdr>
        <w:top w:val="none" w:sz="0" w:space="0" w:color="auto"/>
        <w:left w:val="none" w:sz="0" w:space="0" w:color="auto"/>
        <w:bottom w:val="none" w:sz="0" w:space="0" w:color="auto"/>
        <w:right w:val="none" w:sz="0" w:space="0" w:color="auto"/>
      </w:divBdr>
    </w:div>
    <w:div w:id="1049263022">
      <w:bodyDiv w:val="1"/>
      <w:marLeft w:val="0"/>
      <w:marRight w:val="0"/>
      <w:marTop w:val="0"/>
      <w:marBottom w:val="0"/>
      <w:divBdr>
        <w:top w:val="none" w:sz="0" w:space="0" w:color="auto"/>
        <w:left w:val="none" w:sz="0" w:space="0" w:color="auto"/>
        <w:bottom w:val="none" w:sz="0" w:space="0" w:color="auto"/>
        <w:right w:val="none" w:sz="0" w:space="0" w:color="auto"/>
      </w:divBdr>
    </w:div>
    <w:div w:id="1049644562">
      <w:bodyDiv w:val="1"/>
      <w:marLeft w:val="0"/>
      <w:marRight w:val="0"/>
      <w:marTop w:val="0"/>
      <w:marBottom w:val="0"/>
      <w:divBdr>
        <w:top w:val="none" w:sz="0" w:space="0" w:color="auto"/>
        <w:left w:val="none" w:sz="0" w:space="0" w:color="auto"/>
        <w:bottom w:val="none" w:sz="0" w:space="0" w:color="auto"/>
        <w:right w:val="none" w:sz="0" w:space="0" w:color="auto"/>
      </w:divBdr>
    </w:div>
    <w:div w:id="1050112729">
      <w:bodyDiv w:val="1"/>
      <w:marLeft w:val="0"/>
      <w:marRight w:val="0"/>
      <w:marTop w:val="0"/>
      <w:marBottom w:val="0"/>
      <w:divBdr>
        <w:top w:val="none" w:sz="0" w:space="0" w:color="auto"/>
        <w:left w:val="none" w:sz="0" w:space="0" w:color="auto"/>
        <w:bottom w:val="none" w:sz="0" w:space="0" w:color="auto"/>
        <w:right w:val="none" w:sz="0" w:space="0" w:color="auto"/>
      </w:divBdr>
    </w:div>
    <w:div w:id="1050114135">
      <w:bodyDiv w:val="1"/>
      <w:marLeft w:val="0"/>
      <w:marRight w:val="0"/>
      <w:marTop w:val="0"/>
      <w:marBottom w:val="0"/>
      <w:divBdr>
        <w:top w:val="none" w:sz="0" w:space="0" w:color="auto"/>
        <w:left w:val="none" w:sz="0" w:space="0" w:color="auto"/>
        <w:bottom w:val="none" w:sz="0" w:space="0" w:color="auto"/>
        <w:right w:val="none" w:sz="0" w:space="0" w:color="auto"/>
      </w:divBdr>
    </w:div>
    <w:div w:id="1050307265">
      <w:bodyDiv w:val="1"/>
      <w:marLeft w:val="0"/>
      <w:marRight w:val="0"/>
      <w:marTop w:val="0"/>
      <w:marBottom w:val="0"/>
      <w:divBdr>
        <w:top w:val="none" w:sz="0" w:space="0" w:color="auto"/>
        <w:left w:val="none" w:sz="0" w:space="0" w:color="auto"/>
        <w:bottom w:val="none" w:sz="0" w:space="0" w:color="auto"/>
        <w:right w:val="none" w:sz="0" w:space="0" w:color="auto"/>
      </w:divBdr>
    </w:div>
    <w:div w:id="1050420860">
      <w:bodyDiv w:val="1"/>
      <w:marLeft w:val="0"/>
      <w:marRight w:val="0"/>
      <w:marTop w:val="0"/>
      <w:marBottom w:val="0"/>
      <w:divBdr>
        <w:top w:val="none" w:sz="0" w:space="0" w:color="auto"/>
        <w:left w:val="none" w:sz="0" w:space="0" w:color="auto"/>
        <w:bottom w:val="none" w:sz="0" w:space="0" w:color="auto"/>
        <w:right w:val="none" w:sz="0" w:space="0" w:color="auto"/>
      </w:divBdr>
    </w:div>
    <w:div w:id="1050812299">
      <w:bodyDiv w:val="1"/>
      <w:marLeft w:val="0"/>
      <w:marRight w:val="0"/>
      <w:marTop w:val="0"/>
      <w:marBottom w:val="0"/>
      <w:divBdr>
        <w:top w:val="none" w:sz="0" w:space="0" w:color="auto"/>
        <w:left w:val="none" w:sz="0" w:space="0" w:color="auto"/>
        <w:bottom w:val="none" w:sz="0" w:space="0" w:color="auto"/>
        <w:right w:val="none" w:sz="0" w:space="0" w:color="auto"/>
      </w:divBdr>
    </w:div>
    <w:div w:id="1051463899">
      <w:bodyDiv w:val="1"/>
      <w:marLeft w:val="0"/>
      <w:marRight w:val="0"/>
      <w:marTop w:val="0"/>
      <w:marBottom w:val="0"/>
      <w:divBdr>
        <w:top w:val="none" w:sz="0" w:space="0" w:color="auto"/>
        <w:left w:val="none" w:sz="0" w:space="0" w:color="auto"/>
        <w:bottom w:val="none" w:sz="0" w:space="0" w:color="auto"/>
        <w:right w:val="none" w:sz="0" w:space="0" w:color="auto"/>
      </w:divBdr>
    </w:div>
    <w:div w:id="1051465575">
      <w:bodyDiv w:val="1"/>
      <w:marLeft w:val="0"/>
      <w:marRight w:val="0"/>
      <w:marTop w:val="0"/>
      <w:marBottom w:val="0"/>
      <w:divBdr>
        <w:top w:val="none" w:sz="0" w:space="0" w:color="auto"/>
        <w:left w:val="none" w:sz="0" w:space="0" w:color="auto"/>
        <w:bottom w:val="none" w:sz="0" w:space="0" w:color="auto"/>
        <w:right w:val="none" w:sz="0" w:space="0" w:color="auto"/>
      </w:divBdr>
    </w:div>
    <w:div w:id="1051534784">
      <w:bodyDiv w:val="1"/>
      <w:marLeft w:val="0"/>
      <w:marRight w:val="0"/>
      <w:marTop w:val="0"/>
      <w:marBottom w:val="0"/>
      <w:divBdr>
        <w:top w:val="none" w:sz="0" w:space="0" w:color="auto"/>
        <w:left w:val="none" w:sz="0" w:space="0" w:color="auto"/>
        <w:bottom w:val="none" w:sz="0" w:space="0" w:color="auto"/>
        <w:right w:val="none" w:sz="0" w:space="0" w:color="auto"/>
      </w:divBdr>
    </w:div>
    <w:div w:id="1052656048">
      <w:bodyDiv w:val="1"/>
      <w:marLeft w:val="0"/>
      <w:marRight w:val="0"/>
      <w:marTop w:val="0"/>
      <w:marBottom w:val="0"/>
      <w:divBdr>
        <w:top w:val="none" w:sz="0" w:space="0" w:color="auto"/>
        <w:left w:val="none" w:sz="0" w:space="0" w:color="auto"/>
        <w:bottom w:val="none" w:sz="0" w:space="0" w:color="auto"/>
        <w:right w:val="none" w:sz="0" w:space="0" w:color="auto"/>
      </w:divBdr>
    </w:div>
    <w:div w:id="1053189166">
      <w:bodyDiv w:val="1"/>
      <w:marLeft w:val="0"/>
      <w:marRight w:val="0"/>
      <w:marTop w:val="0"/>
      <w:marBottom w:val="0"/>
      <w:divBdr>
        <w:top w:val="none" w:sz="0" w:space="0" w:color="auto"/>
        <w:left w:val="none" w:sz="0" w:space="0" w:color="auto"/>
        <w:bottom w:val="none" w:sz="0" w:space="0" w:color="auto"/>
        <w:right w:val="none" w:sz="0" w:space="0" w:color="auto"/>
      </w:divBdr>
    </w:div>
    <w:div w:id="1053235679">
      <w:bodyDiv w:val="1"/>
      <w:marLeft w:val="0"/>
      <w:marRight w:val="0"/>
      <w:marTop w:val="0"/>
      <w:marBottom w:val="0"/>
      <w:divBdr>
        <w:top w:val="none" w:sz="0" w:space="0" w:color="auto"/>
        <w:left w:val="none" w:sz="0" w:space="0" w:color="auto"/>
        <w:bottom w:val="none" w:sz="0" w:space="0" w:color="auto"/>
        <w:right w:val="none" w:sz="0" w:space="0" w:color="auto"/>
      </w:divBdr>
    </w:div>
    <w:div w:id="1053314368">
      <w:bodyDiv w:val="1"/>
      <w:marLeft w:val="0"/>
      <w:marRight w:val="0"/>
      <w:marTop w:val="0"/>
      <w:marBottom w:val="0"/>
      <w:divBdr>
        <w:top w:val="none" w:sz="0" w:space="0" w:color="auto"/>
        <w:left w:val="none" w:sz="0" w:space="0" w:color="auto"/>
        <w:bottom w:val="none" w:sz="0" w:space="0" w:color="auto"/>
        <w:right w:val="none" w:sz="0" w:space="0" w:color="auto"/>
      </w:divBdr>
    </w:div>
    <w:div w:id="1053426851">
      <w:bodyDiv w:val="1"/>
      <w:marLeft w:val="0"/>
      <w:marRight w:val="0"/>
      <w:marTop w:val="0"/>
      <w:marBottom w:val="0"/>
      <w:divBdr>
        <w:top w:val="none" w:sz="0" w:space="0" w:color="auto"/>
        <w:left w:val="none" w:sz="0" w:space="0" w:color="auto"/>
        <w:bottom w:val="none" w:sz="0" w:space="0" w:color="auto"/>
        <w:right w:val="none" w:sz="0" w:space="0" w:color="auto"/>
      </w:divBdr>
    </w:div>
    <w:div w:id="1053819625">
      <w:bodyDiv w:val="1"/>
      <w:marLeft w:val="0"/>
      <w:marRight w:val="0"/>
      <w:marTop w:val="0"/>
      <w:marBottom w:val="0"/>
      <w:divBdr>
        <w:top w:val="none" w:sz="0" w:space="0" w:color="auto"/>
        <w:left w:val="none" w:sz="0" w:space="0" w:color="auto"/>
        <w:bottom w:val="none" w:sz="0" w:space="0" w:color="auto"/>
        <w:right w:val="none" w:sz="0" w:space="0" w:color="auto"/>
      </w:divBdr>
    </w:div>
    <w:div w:id="1054309027">
      <w:bodyDiv w:val="1"/>
      <w:marLeft w:val="0"/>
      <w:marRight w:val="0"/>
      <w:marTop w:val="0"/>
      <w:marBottom w:val="0"/>
      <w:divBdr>
        <w:top w:val="none" w:sz="0" w:space="0" w:color="auto"/>
        <w:left w:val="none" w:sz="0" w:space="0" w:color="auto"/>
        <w:bottom w:val="none" w:sz="0" w:space="0" w:color="auto"/>
        <w:right w:val="none" w:sz="0" w:space="0" w:color="auto"/>
      </w:divBdr>
    </w:div>
    <w:div w:id="1054501784">
      <w:bodyDiv w:val="1"/>
      <w:marLeft w:val="0"/>
      <w:marRight w:val="0"/>
      <w:marTop w:val="0"/>
      <w:marBottom w:val="0"/>
      <w:divBdr>
        <w:top w:val="none" w:sz="0" w:space="0" w:color="auto"/>
        <w:left w:val="none" w:sz="0" w:space="0" w:color="auto"/>
        <w:bottom w:val="none" w:sz="0" w:space="0" w:color="auto"/>
        <w:right w:val="none" w:sz="0" w:space="0" w:color="auto"/>
      </w:divBdr>
    </w:div>
    <w:div w:id="1054698108">
      <w:bodyDiv w:val="1"/>
      <w:marLeft w:val="0"/>
      <w:marRight w:val="0"/>
      <w:marTop w:val="0"/>
      <w:marBottom w:val="0"/>
      <w:divBdr>
        <w:top w:val="none" w:sz="0" w:space="0" w:color="auto"/>
        <w:left w:val="none" w:sz="0" w:space="0" w:color="auto"/>
        <w:bottom w:val="none" w:sz="0" w:space="0" w:color="auto"/>
        <w:right w:val="none" w:sz="0" w:space="0" w:color="auto"/>
      </w:divBdr>
    </w:div>
    <w:div w:id="1055003747">
      <w:bodyDiv w:val="1"/>
      <w:marLeft w:val="0"/>
      <w:marRight w:val="0"/>
      <w:marTop w:val="0"/>
      <w:marBottom w:val="0"/>
      <w:divBdr>
        <w:top w:val="none" w:sz="0" w:space="0" w:color="auto"/>
        <w:left w:val="none" w:sz="0" w:space="0" w:color="auto"/>
        <w:bottom w:val="none" w:sz="0" w:space="0" w:color="auto"/>
        <w:right w:val="none" w:sz="0" w:space="0" w:color="auto"/>
      </w:divBdr>
    </w:div>
    <w:div w:id="1055741187">
      <w:bodyDiv w:val="1"/>
      <w:marLeft w:val="0"/>
      <w:marRight w:val="0"/>
      <w:marTop w:val="0"/>
      <w:marBottom w:val="0"/>
      <w:divBdr>
        <w:top w:val="none" w:sz="0" w:space="0" w:color="auto"/>
        <w:left w:val="none" w:sz="0" w:space="0" w:color="auto"/>
        <w:bottom w:val="none" w:sz="0" w:space="0" w:color="auto"/>
        <w:right w:val="none" w:sz="0" w:space="0" w:color="auto"/>
      </w:divBdr>
    </w:div>
    <w:div w:id="1056274435">
      <w:bodyDiv w:val="1"/>
      <w:marLeft w:val="0"/>
      <w:marRight w:val="0"/>
      <w:marTop w:val="0"/>
      <w:marBottom w:val="0"/>
      <w:divBdr>
        <w:top w:val="none" w:sz="0" w:space="0" w:color="auto"/>
        <w:left w:val="none" w:sz="0" w:space="0" w:color="auto"/>
        <w:bottom w:val="none" w:sz="0" w:space="0" w:color="auto"/>
        <w:right w:val="none" w:sz="0" w:space="0" w:color="auto"/>
      </w:divBdr>
    </w:div>
    <w:div w:id="1056733324">
      <w:bodyDiv w:val="1"/>
      <w:marLeft w:val="0"/>
      <w:marRight w:val="0"/>
      <w:marTop w:val="0"/>
      <w:marBottom w:val="0"/>
      <w:divBdr>
        <w:top w:val="none" w:sz="0" w:space="0" w:color="auto"/>
        <w:left w:val="none" w:sz="0" w:space="0" w:color="auto"/>
        <w:bottom w:val="none" w:sz="0" w:space="0" w:color="auto"/>
        <w:right w:val="none" w:sz="0" w:space="0" w:color="auto"/>
      </w:divBdr>
    </w:div>
    <w:div w:id="1056970055">
      <w:bodyDiv w:val="1"/>
      <w:marLeft w:val="0"/>
      <w:marRight w:val="0"/>
      <w:marTop w:val="0"/>
      <w:marBottom w:val="0"/>
      <w:divBdr>
        <w:top w:val="none" w:sz="0" w:space="0" w:color="auto"/>
        <w:left w:val="none" w:sz="0" w:space="0" w:color="auto"/>
        <w:bottom w:val="none" w:sz="0" w:space="0" w:color="auto"/>
        <w:right w:val="none" w:sz="0" w:space="0" w:color="auto"/>
      </w:divBdr>
    </w:div>
    <w:div w:id="1057128349">
      <w:bodyDiv w:val="1"/>
      <w:marLeft w:val="0"/>
      <w:marRight w:val="0"/>
      <w:marTop w:val="0"/>
      <w:marBottom w:val="0"/>
      <w:divBdr>
        <w:top w:val="none" w:sz="0" w:space="0" w:color="auto"/>
        <w:left w:val="none" w:sz="0" w:space="0" w:color="auto"/>
        <w:bottom w:val="none" w:sz="0" w:space="0" w:color="auto"/>
        <w:right w:val="none" w:sz="0" w:space="0" w:color="auto"/>
      </w:divBdr>
    </w:div>
    <w:div w:id="1057557379">
      <w:bodyDiv w:val="1"/>
      <w:marLeft w:val="0"/>
      <w:marRight w:val="0"/>
      <w:marTop w:val="0"/>
      <w:marBottom w:val="0"/>
      <w:divBdr>
        <w:top w:val="none" w:sz="0" w:space="0" w:color="auto"/>
        <w:left w:val="none" w:sz="0" w:space="0" w:color="auto"/>
        <w:bottom w:val="none" w:sz="0" w:space="0" w:color="auto"/>
        <w:right w:val="none" w:sz="0" w:space="0" w:color="auto"/>
      </w:divBdr>
    </w:div>
    <w:div w:id="1057625592">
      <w:bodyDiv w:val="1"/>
      <w:marLeft w:val="0"/>
      <w:marRight w:val="0"/>
      <w:marTop w:val="0"/>
      <w:marBottom w:val="0"/>
      <w:divBdr>
        <w:top w:val="none" w:sz="0" w:space="0" w:color="auto"/>
        <w:left w:val="none" w:sz="0" w:space="0" w:color="auto"/>
        <w:bottom w:val="none" w:sz="0" w:space="0" w:color="auto"/>
        <w:right w:val="none" w:sz="0" w:space="0" w:color="auto"/>
      </w:divBdr>
    </w:div>
    <w:div w:id="1058019490">
      <w:bodyDiv w:val="1"/>
      <w:marLeft w:val="0"/>
      <w:marRight w:val="0"/>
      <w:marTop w:val="0"/>
      <w:marBottom w:val="0"/>
      <w:divBdr>
        <w:top w:val="none" w:sz="0" w:space="0" w:color="auto"/>
        <w:left w:val="none" w:sz="0" w:space="0" w:color="auto"/>
        <w:bottom w:val="none" w:sz="0" w:space="0" w:color="auto"/>
        <w:right w:val="none" w:sz="0" w:space="0" w:color="auto"/>
      </w:divBdr>
    </w:div>
    <w:div w:id="1058165152">
      <w:bodyDiv w:val="1"/>
      <w:marLeft w:val="0"/>
      <w:marRight w:val="0"/>
      <w:marTop w:val="0"/>
      <w:marBottom w:val="0"/>
      <w:divBdr>
        <w:top w:val="none" w:sz="0" w:space="0" w:color="auto"/>
        <w:left w:val="none" w:sz="0" w:space="0" w:color="auto"/>
        <w:bottom w:val="none" w:sz="0" w:space="0" w:color="auto"/>
        <w:right w:val="none" w:sz="0" w:space="0" w:color="auto"/>
      </w:divBdr>
    </w:div>
    <w:div w:id="1058474405">
      <w:bodyDiv w:val="1"/>
      <w:marLeft w:val="0"/>
      <w:marRight w:val="0"/>
      <w:marTop w:val="0"/>
      <w:marBottom w:val="0"/>
      <w:divBdr>
        <w:top w:val="none" w:sz="0" w:space="0" w:color="auto"/>
        <w:left w:val="none" w:sz="0" w:space="0" w:color="auto"/>
        <w:bottom w:val="none" w:sz="0" w:space="0" w:color="auto"/>
        <w:right w:val="none" w:sz="0" w:space="0" w:color="auto"/>
      </w:divBdr>
    </w:div>
    <w:div w:id="1058745691">
      <w:bodyDiv w:val="1"/>
      <w:marLeft w:val="0"/>
      <w:marRight w:val="0"/>
      <w:marTop w:val="0"/>
      <w:marBottom w:val="0"/>
      <w:divBdr>
        <w:top w:val="none" w:sz="0" w:space="0" w:color="auto"/>
        <w:left w:val="none" w:sz="0" w:space="0" w:color="auto"/>
        <w:bottom w:val="none" w:sz="0" w:space="0" w:color="auto"/>
        <w:right w:val="none" w:sz="0" w:space="0" w:color="auto"/>
      </w:divBdr>
    </w:div>
    <w:div w:id="1058896569">
      <w:bodyDiv w:val="1"/>
      <w:marLeft w:val="0"/>
      <w:marRight w:val="0"/>
      <w:marTop w:val="0"/>
      <w:marBottom w:val="0"/>
      <w:divBdr>
        <w:top w:val="none" w:sz="0" w:space="0" w:color="auto"/>
        <w:left w:val="none" w:sz="0" w:space="0" w:color="auto"/>
        <w:bottom w:val="none" w:sz="0" w:space="0" w:color="auto"/>
        <w:right w:val="none" w:sz="0" w:space="0" w:color="auto"/>
      </w:divBdr>
    </w:div>
    <w:div w:id="1059015553">
      <w:bodyDiv w:val="1"/>
      <w:marLeft w:val="0"/>
      <w:marRight w:val="0"/>
      <w:marTop w:val="0"/>
      <w:marBottom w:val="0"/>
      <w:divBdr>
        <w:top w:val="none" w:sz="0" w:space="0" w:color="auto"/>
        <w:left w:val="none" w:sz="0" w:space="0" w:color="auto"/>
        <w:bottom w:val="none" w:sz="0" w:space="0" w:color="auto"/>
        <w:right w:val="none" w:sz="0" w:space="0" w:color="auto"/>
      </w:divBdr>
    </w:div>
    <w:div w:id="1059205583">
      <w:bodyDiv w:val="1"/>
      <w:marLeft w:val="0"/>
      <w:marRight w:val="0"/>
      <w:marTop w:val="0"/>
      <w:marBottom w:val="0"/>
      <w:divBdr>
        <w:top w:val="none" w:sz="0" w:space="0" w:color="auto"/>
        <w:left w:val="none" w:sz="0" w:space="0" w:color="auto"/>
        <w:bottom w:val="none" w:sz="0" w:space="0" w:color="auto"/>
        <w:right w:val="none" w:sz="0" w:space="0" w:color="auto"/>
      </w:divBdr>
    </w:div>
    <w:div w:id="1059404332">
      <w:bodyDiv w:val="1"/>
      <w:marLeft w:val="0"/>
      <w:marRight w:val="0"/>
      <w:marTop w:val="0"/>
      <w:marBottom w:val="0"/>
      <w:divBdr>
        <w:top w:val="none" w:sz="0" w:space="0" w:color="auto"/>
        <w:left w:val="none" w:sz="0" w:space="0" w:color="auto"/>
        <w:bottom w:val="none" w:sz="0" w:space="0" w:color="auto"/>
        <w:right w:val="none" w:sz="0" w:space="0" w:color="auto"/>
      </w:divBdr>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
    <w:div w:id="1059665959">
      <w:bodyDiv w:val="1"/>
      <w:marLeft w:val="0"/>
      <w:marRight w:val="0"/>
      <w:marTop w:val="0"/>
      <w:marBottom w:val="0"/>
      <w:divBdr>
        <w:top w:val="none" w:sz="0" w:space="0" w:color="auto"/>
        <w:left w:val="none" w:sz="0" w:space="0" w:color="auto"/>
        <w:bottom w:val="none" w:sz="0" w:space="0" w:color="auto"/>
        <w:right w:val="none" w:sz="0" w:space="0" w:color="auto"/>
      </w:divBdr>
    </w:div>
    <w:div w:id="1059671069">
      <w:bodyDiv w:val="1"/>
      <w:marLeft w:val="0"/>
      <w:marRight w:val="0"/>
      <w:marTop w:val="0"/>
      <w:marBottom w:val="0"/>
      <w:divBdr>
        <w:top w:val="none" w:sz="0" w:space="0" w:color="auto"/>
        <w:left w:val="none" w:sz="0" w:space="0" w:color="auto"/>
        <w:bottom w:val="none" w:sz="0" w:space="0" w:color="auto"/>
        <w:right w:val="none" w:sz="0" w:space="0" w:color="auto"/>
      </w:divBdr>
    </w:div>
    <w:div w:id="1059792856">
      <w:bodyDiv w:val="1"/>
      <w:marLeft w:val="0"/>
      <w:marRight w:val="0"/>
      <w:marTop w:val="0"/>
      <w:marBottom w:val="0"/>
      <w:divBdr>
        <w:top w:val="none" w:sz="0" w:space="0" w:color="auto"/>
        <w:left w:val="none" w:sz="0" w:space="0" w:color="auto"/>
        <w:bottom w:val="none" w:sz="0" w:space="0" w:color="auto"/>
        <w:right w:val="none" w:sz="0" w:space="0" w:color="auto"/>
      </w:divBdr>
    </w:div>
    <w:div w:id="1059859769">
      <w:bodyDiv w:val="1"/>
      <w:marLeft w:val="0"/>
      <w:marRight w:val="0"/>
      <w:marTop w:val="0"/>
      <w:marBottom w:val="0"/>
      <w:divBdr>
        <w:top w:val="none" w:sz="0" w:space="0" w:color="auto"/>
        <w:left w:val="none" w:sz="0" w:space="0" w:color="auto"/>
        <w:bottom w:val="none" w:sz="0" w:space="0" w:color="auto"/>
        <w:right w:val="none" w:sz="0" w:space="0" w:color="auto"/>
      </w:divBdr>
    </w:div>
    <w:div w:id="1060598918">
      <w:bodyDiv w:val="1"/>
      <w:marLeft w:val="0"/>
      <w:marRight w:val="0"/>
      <w:marTop w:val="0"/>
      <w:marBottom w:val="0"/>
      <w:divBdr>
        <w:top w:val="none" w:sz="0" w:space="0" w:color="auto"/>
        <w:left w:val="none" w:sz="0" w:space="0" w:color="auto"/>
        <w:bottom w:val="none" w:sz="0" w:space="0" w:color="auto"/>
        <w:right w:val="none" w:sz="0" w:space="0" w:color="auto"/>
      </w:divBdr>
    </w:div>
    <w:div w:id="1060783225">
      <w:bodyDiv w:val="1"/>
      <w:marLeft w:val="0"/>
      <w:marRight w:val="0"/>
      <w:marTop w:val="0"/>
      <w:marBottom w:val="0"/>
      <w:divBdr>
        <w:top w:val="none" w:sz="0" w:space="0" w:color="auto"/>
        <w:left w:val="none" w:sz="0" w:space="0" w:color="auto"/>
        <w:bottom w:val="none" w:sz="0" w:space="0" w:color="auto"/>
        <w:right w:val="none" w:sz="0" w:space="0" w:color="auto"/>
      </w:divBdr>
    </w:div>
    <w:div w:id="1061248552">
      <w:bodyDiv w:val="1"/>
      <w:marLeft w:val="0"/>
      <w:marRight w:val="0"/>
      <w:marTop w:val="0"/>
      <w:marBottom w:val="0"/>
      <w:divBdr>
        <w:top w:val="none" w:sz="0" w:space="0" w:color="auto"/>
        <w:left w:val="none" w:sz="0" w:space="0" w:color="auto"/>
        <w:bottom w:val="none" w:sz="0" w:space="0" w:color="auto"/>
        <w:right w:val="none" w:sz="0" w:space="0" w:color="auto"/>
      </w:divBdr>
    </w:div>
    <w:div w:id="1061829241">
      <w:bodyDiv w:val="1"/>
      <w:marLeft w:val="0"/>
      <w:marRight w:val="0"/>
      <w:marTop w:val="0"/>
      <w:marBottom w:val="0"/>
      <w:divBdr>
        <w:top w:val="none" w:sz="0" w:space="0" w:color="auto"/>
        <w:left w:val="none" w:sz="0" w:space="0" w:color="auto"/>
        <w:bottom w:val="none" w:sz="0" w:space="0" w:color="auto"/>
        <w:right w:val="none" w:sz="0" w:space="0" w:color="auto"/>
      </w:divBdr>
    </w:div>
    <w:div w:id="1062942502">
      <w:bodyDiv w:val="1"/>
      <w:marLeft w:val="0"/>
      <w:marRight w:val="0"/>
      <w:marTop w:val="0"/>
      <w:marBottom w:val="0"/>
      <w:divBdr>
        <w:top w:val="none" w:sz="0" w:space="0" w:color="auto"/>
        <w:left w:val="none" w:sz="0" w:space="0" w:color="auto"/>
        <w:bottom w:val="none" w:sz="0" w:space="0" w:color="auto"/>
        <w:right w:val="none" w:sz="0" w:space="0" w:color="auto"/>
      </w:divBdr>
    </w:div>
    <w:div w:id="1063062039">
      <w:bodyDiv w:val="1"/>
      <w:marLeft w:val="0"/>
      <w:marRight w:val="0"/>
      <w:marTop w:val="0"/>
      <w:marBottom w:val="0"/>
      <w:divBdr>
        <w:top w:val="none" w:sz="0" w:space="0" w:color="auto"/>
        <w:left w:val="none" w:sz="0" w:space="0" w:color="auto"/>
        <w:bottom w:val="none" w:sz="0" w:space="0" w:color="auto"/>
        <w:right w:val="none" w:sz="0" w:space="0" w:color="auto"/>
      </w:divBdr>
    </w:div>
    <w:div w:id="1063333105">
      <w:bodyDiv w:val="1"/>
      <w:marLeft w:val="0"/>
      <w:marRight w:val="0"/>
      <w:marTop w:val="0"/>
      <w:marBottom w:val="0"/>
      <w:divBdr>
        <w:top w:val="none" w:sz="0" w:space="0" w:color="auto"/>
        <w:left w:val="none" w:sz="0" w:space="0" w:color="auto"/>
        <w:bottom w:val="none" w:sz="0" w:space="0" w:color="auto"/>
        <w:right w:val="none" w:sz="0" w:space="0" w:color="auto"/>
      </w:divBdr>
    </w:div>
    <w:div w:id="1063912413">
      <w:bodyDiv w:val="1"/>
      <w:marLeft w:val="0"/>
      <w:marRight w:val="0"/>
      <w:marTop w:val="0"/>
      <w:marBottom w:val="0"/>
      <w:divBdr>
        <w:top w:val="none" w:sz="0" w:space="0" w:color="auto"/>
        <w:left w:val="none" w:sz="0" w:space="0" w:color="auto"/>
        <w:bottom w:val="none" w:sz="0" w:space="0" w:color="auto"/>
        <w:right w:val="none" w:sz="0" w:space="0" w:color="auto"/>
      </w:divBdr>
    </w:div>
    <w:div w:id="1064530598">
      <w:bodyDiv w:val="1"/>
      <w:marLeft w:val="0"/>
      <w:marRight w:val="0"/>
      <w:marTop w:val="0"/>
      <w:marBottom w:val="0"/>
      <w:divBdr>
        <w:top w:val="none" w:sz="0" w:space="0" w:color="auto"/>
        <w:left w:val="none" w:sz="0" w:space="0" w:color="auto"/>
        <w:bottom w:val="none" w:sz="0" w:space="0" w:color="auto"/>
        <w:right w:val="none" w:sz="0" w:space="0" w:color="auto"/>
      </w:divBdr>
    </w:div>
    <w:div w:id="1064568358">
      <w:bodyDiv w:val="1"/>
      <w:marLeft w:val="0"/>
      <w:marRight w:val="0"/>
      <w:marTop w:val="0"/>
      <w:marBottom w:val="0"/>
      <w:divBdr>
        <w:top w:val="none" w:sz="0" w:space="0" w:color="auto"/>
        <w:left w:val="none" w:sz="0" w:space="0" w:color="auto"/>
        <w:bottom w:val="none" w:sz="0" w:space="0" w:color="auto"/>
        <w:right w:val="none" w:sz="0" w:space="0" w:color="auto"/>
      </w:divBdr>
    </w:div>
    <w:div w:id="1064987721">
      <w:bodyDiv w:val="1"/>
      <w:marLeft w:val="0"/>
      <w:marRight w:val="0"/>
      <w:marTop w:val="0"/>
      <w:marBottom w:val="0"/>
      <w:divBdr>
        <w:top w:val="none" w:sz="0" w:space="0" w:color="auto"/>
        <w:left w:val="none" w:sz="0" w:space="0" w:color="auto"/>
        <w:bottom w:val="none" w:sz="0" w:space="0" w:color="auto"/>
        <w:right w:val="none" w:sz="0" w:space="0" w:color="auto"/>
      </w:divBdr>
    </w:div>
    <w:div w:id="1066760884">
      <w:bodyDiv w:val="1"/>
      <w:marLeft w:val="0"/>
      <w:marRight w:val="0"/>
      <w:marTop w:val="0"/>
      <w:marBottom w:val="0"/>
      <w:divBdr>
        <w:top w:val="none" w:sz="0" w:space="0" w:color="auto"/>
        <w:left w:val="none" w:sz="0" w:space="0" w:color="auto"/>
        <w:bottom w:val="none" w:sz="0" w:space="0" w:color="auto"/>
        <w:right w:val="none" w:sz="0" w:space="0" w:color="auto"/>
      </w:divBdr>
    </w:div>
    <w:div w:id="1066807623">
      <w:bodyDiv w:val="1"/>
      <w:marLeft w:val="0"/>
      <w:marRight w:val="0"/>
      <w:marTop w:val="0"/>
      <w:marBottom w:val="0"/>
      <w:divBdr>
        <w:top w:val="none" w:sz="0" w:space="0" w:color="auto"/>
        <w:left w:val="none" w:sz="0" w:space="0" w:color="auto"/>
        <w:bottom w:val="none" w:sz="0" w:space="0" w:color="auto"/>
        <w:right w:val="none" w:sz="0" w:space="0" w:color="auto"/>
      </w:divBdr>
    </w:div>
    <w:div w:id="1067343026">
      <w:bodyDiv w:val="1"/>
      <w:marLeft w:val="0"/>
      <w:marRight w:val="0"/>
      <w:marTop w:val="0"/>
      <w:marBottom w:val="0"/>
      <w:divBdr>
        <w:top w:val="none" w:sz="0" w:space="0" w:color="auto"/>
        <w:left w:val="none" w:sz="0" w:space="0" w:color="auto"/>
        <w:bottom w:val="none" w:sz="0" w:space="0" w:color="auto"/>
        <w:right w:val="none" w:sz="0" w:space="0" w:color="auto"/>
      </w:divBdr>
    </w:div>
    <w:div w:id="1067461478">
      <w:bodyDiv w:val="1"/>
      <w:marLeft w:val="0"/>
      <w:marRight w:val="0"/>
      <w:marTop w:val="0"/>
      <w:marBottom w:val="0"/>
      <w:divBdr>
        <w:top w:val="none" w:sz="0" w:space="0" w:color="auto"/>
        <w:left w:val="none" w:sz="0" w:space="0" w:color="auto"/>
        <w:bottom w:val="none" w:sz="0" w:space="0" w:color="auto"/>
        <w:right w:val="none" w:sz="0" w:space="0" w:color="auto"/>
      </w:divBdr>
    </w:div>
    <w:div w:id="1067536481">
      <w:bodyDiv w:val="1"/>
      <w:marLeft w:val="0"/>
      <w:marRight w:val="0"/>
      <w:marTop w:val="0"/>
      <w:marBottom w:val="0"/>
      <w:divBdr>
        <w:top w:val="none" w:sz="0" w:space="0" w:color="auto"/>
        <w:left w:val="none" w:sz="0" w:space="0" w:color="auto"/>
        <w:bottom w:val="none" w:sz="0" w:space="0" w:color="auto"/>
        <w:right w:val="none" w:sz="0" w:space="0" w:color="auto"/>
      </w:divBdr>
    </w:div>
    <w:div w:id="1067724201">
      <w:bodyDiv w:val="1"/>
      <w:marLeft w:val="0"/>
      <w:marRight w:val="0"/>
      <w:marTop w:val="0"/>
      <w:marBottom w:val="0"/>
      <w:divBdr>
        <w:top w:val="none" w:sz="0" w:space="0" w:color="auto"/>
        <w:left w:val="none" w:sz="0" w:space="0" w:color="auto"/>
        <w:bottom w:val="none" w:sz="0" w:space="0" w:color="auto"/>
        <w:right w:val="none" w:sz="0" w:space="0" w:color="auto"/>
      </w:divBdr>
    </w:div>
    <w:div w:id="1068069684">
      <w:bodyDiv w:val="1"/>
      <w:marLeft w:val="0"/>
      <w:marRight w:val="0"/>
      <w:marTop w:val="0"/>
      <w:marBottom w:val="0"/>
      <w:divBdr>
        <w:top w:val="none" w:sz="0" w:space="0" w:color="auto"/>
        <w:left w:val="none" w:sz="0" w:space="0" w:color="auto"/>
        <w:bottom w:val="none" w:sz="0" w:space="0" w:color="auto"/>
        <w:right w:val="none" w:sz="0" w:space="0" w:color="auto"/>
      </w:divBdr>
    </w:div>
    <w:div w:id="1068189418">
      <w:bodyDiv w:val="1"/>
      <w:marLeft w:val="0"/>
      <w:marRight w:val="0"/>
      <w:marTop w:val="0"/>
      <w:marBottom w:val="0"/>
      <w:divBdr>
        <w:top w:val="none" w:sz="0" w:space="0" w:color="auto"/>
        <w:left w:val="none" w:sz="0" w:space="0" w:color="auto"/>
        <w:bottom w:val="none" w:sz="0" w:space="0" w:color="auto"/>
        <w:right w:val="none" w:sz="0" w:space="0" w:color="auto"/>
      </w:divBdr>
    </w:div>
    <w:div w:id="1068193655">
      <w:bodyDiv w:val="1"/>
      <w:marLeft w:val="0"/>
      <w:marRight w:val="0"/>
      <w:marTop w:val="0"/>
      <w:marBottom w:val="0"/>
      <w:divBdr>
        <w:top w:val="none" w:sz="0" w:space="0" w:color="auto"/>
        <w:left w:val="none" w:sz="0" w:space="0" w:color="auto"/>
        <w:bottom w:val="none" w:sz="0" w:space="0" w:color="auto"/>
        <w:right w:val="none" w:sz="0" w:space="0" w:color="auto"/>
      </w:divBdr>
    </w:div>
    <w:div w:id="1068308837">
      <w:bodyDiv w:val="1"/>
      <w:marLeft w:val="0"/>
      <w:marRight w:val="0"/>
      <w:marTop w:val="0"/>
      <w:marBottom w:val="0"/>
      <w:divBdr>
        <w:top w:val="none" w:sz="0" w:space="0" w:color="auto"/>
        <w:left w:val="none" w:sz="0" w:space="0" w:color="auto"/>
        <w:bottom w:val="none" w:sz="0" w:space="0" w:color="auto"/>
        <w:right w:val="none" w:sz="0" w:space="0" w:color="auto"/>
      </w:divBdr>
    </w:div>
    <w:div w:id="1068452992">
      <w:bodyDiv w:val="1"/>
      <w:marLeft w:val="0"/>
      <w:marRight w:val="0"/>
      <w:marTop w:val="0"/>
      <w:marBottom w:val="0"/>
      <w:divBdr>
        <w:top w:val="none" w:sz="0" w:space="0" w:color="auto"/>
        <w:left w:val="none" w:sz="0" w:space="0" w:color="auto"/>
        <w:bottom w:val="none" w:sz="0" w:space="0" w:color="auto"/>
        <w:right w:val="none" w:sz="0" w:space="0" w:color="auto"/>
      </w:divBdr>
    </w:div>
    <w:div w:id="1068697370">
      <w:bodyDiv w:val="1"/>
      <w:marLeft w:val="0"/>
      <w:marRight w:val="0"/>
      <w:marTop w:val="0"/>
      <w:marBottom w:val="0"/>
      <w:divBdr>
        <w:top w:val="none" w:sz="0" w:space="0" w:color="auto"/>
        <w:left w:val="none" w:sz="0" w:space="0" w:color="auto"/>
        <w:bottom w:val="none" w:sz="0" w:space="0" w:color="auto"/>
        <w:right w:val="none" w:sz="0" w:space="0" w:color="auto"/>
      </w:divBdr>
    </w:div>
    <w:div w:id="1068771922">
      <w:bodyDiv w:val="1"/>
      <w:marLeft w:val="0"/>
      <w:marRight w:val="0"/>
      <w:marTop w:val="0"/>
      <w:marBottom w:val="0"/>
      <w:divBdr>
        <w:top w:val="none" w:sz="0" w:space="0" w:color="auto"/>
        <w:left w:val="none" w:sz="0" w:space="0" w:color="auto"/>
        <w:bottom w:val="none" w:sz="0" w:space="0" w:color="auto"/>
        <w:right w:val="none" w:sz="0" w:space="0" w:color="auto"/>
      </w:divBdr>
    </w:div>
    <w:div w:id="1068919427">
      <w:bodyDiv w:val="1"/>
      <w:marLeft w:val="0"/>
      <w:marRight w:val="0"/>
      <w:marTop w:val="0"/>
      <w:marBottom w:val="0"/>
      <w:divBdr>
        <w:top w:val="none" w:sz="0" w:space="0" w:color="auto"/>
        <w:left w:val="none" w:sz="0" w:space="0" w:color="auto"/>
        <w:bottom w:val="none" w:sz="0" w:space="0" w:color="auto"/>
        <w:right w:val="none" w:sz="0" w:space="0" w:color="auto"/>
      </w:divBdr>
    </w:div>
    <w:div w:id="1069383096">
      <w:bodyDiv w:val="1"/>
      <w:marLeft w:val="0"/>
      <w:marRight w:val="0"/>
      <w:marTop w:val="0"/>
      <w:marBottom w:val="0"/>
      <w:divBdr>
        <w:top w:val="none" w:sz="0" w:space="0" w:color="auto"/>
        <w:left w:val="none" w:sz="0" w:space="0" w:color="auto"/>
        <w:bottom w:val="none" w:sz="0" w:space="0" w:color="auto"/>
        <w:right w:val="none" w:sz="0" w:space="0" w:color="auto"/>
      </w:divBdr>
    </w:div>
    <w:div w:id="1069883282">
      <w:bodyDiv w:val="1"/>
      <w:marLeft w:val="0"/>
      <w:marRight w:val="0"/>
      <w:marTop w:val="0"/>
      <w:marBottom w:val="0"/>
      <w:divBdr>
        <w:top w:val="none" w:sz="0" w:space="0" w:color="auto"/>
        <w:left w:val="none" w:sz="0" w:space="0" w:color="auto"/>
        <w:bottom w:val="none" w:sz="0" w:space="0" w:color="auto"/>
        <w:right w:val="none" w:sz="0" w:space="0" w:color="auto"/>
      </w:divBdr>
    </w:div>
    <w:div w:id="1069964758">
      <w:bodyDiv w:val="1"/>
      <w:marLeft w:val="0"/>
      <w:marRight w:val="0"/>
      <w:marTop w:val="0"/>
      <w:marBottom w:val="0"/>
      <w:divBdr>
        <w:top w:val="none" w:sz="0" w:space="0" w:color="auto"/>
        <w:left w:val="none" w:sz="0" w:space="0" w:color="auto"/>
        <w:bottom w:val="none" w:sz="0" w:space="0" w:color="auto"/>
        <w:right w:val="none" w:sz="0" w:space="0" w:color="auto"/>
      </w:divBdr>
    </w:div>
    <w:div w:id="1070541931">
      <w:bodyDiv w:val="1"/>
      <w:marLeft w:val="0"/>
      <w:marRight w:val="0"/>
      <w:marTop w:val="0"/>
      <w:marBottom w:val="0"/>
      <w:divBdr>
        <w:top w:val="none" w:sz="0" w:space="0" w:color="auto"/>
        <w:left w:val="none" w:sz="0" w:space="0" w:color="auto"/>
        <w:bottom w:val="none" w:sz="0" w:space="0" w:color="auto"/>
        <w:right w:val="none" w:sz="0" w:space="0" w:color="auto"/>
      </w:divBdr>
    </w:div>
    <w:div w:id="1070736092">
      <w:bodyDiv w:val="1"/>
      <w:marLeft w:val="0"/>
      <w:marRight w:val="0"/>
      <w:marTop w:val="0"/>
      <w:marBottom w:val="0"/>
      <w:divBdr>
        <w:top w:val="none" w:sz="0" w:space="0" w:color="auto"/>
        <w:left w:val="none" w:sz="0" w:space="0" w:color="auto"/>
        <w:bottom w:val="none" w:sz="0" w:space="0" w:color="auto"/>
        <w:right w:val="none" w:sz="0" w:space="0" w:color="auto"/>
      </w:divBdr>
    </w:div>
    <w:div w:id="1071542751">
      <w:bodyDiv w:val="1"/>
      <w:marLeft w:val="0"/>
      <w:marRight w:val="0"/>
      <w:marTop w:val="0"/>
      <w:marBottom w:val="0"/>
      <w:divBdr>
        <w:top w:val="none" w:sz="0" w:space="0" w:color="auto"/>
        <w:left w:val="none" w:sz="0" w:space="0" w:color="auto"/>
        <w:bottom w:val="none" w:sz="0" w:space="0" w:color="auto"/>
        <w:right w:val="none" w:sz="0" w:space="0" w:color="auto"/>
      </w:divBdr>
    </w:div>
    <w:div w:id="1072578431">
      <w:bodyDiv w:val="1"/>
      <w:marLeft w:val="0"/>
      <w:marRight w:val="0"/>
      <w:marTop w:val="0"/>
      <w:marBottom w:val="0"/>
      <w:divBdr>
        <w:top w:val="none" w:sz="0" w:space="0" w:color="auto"/>
        <w:left w:val="none" w:sz="0" w:space="0" w:color="auto"/>
        <w:bottom w:val="none" w:sz="0" w:space="0" w:color="auto"/>
        <w:right w:val="none" w:sz="0" w:space="0" w:color="auto"/>
      </w:divBdr>
    </w:div>
    <w:div w:id="1072699806">
      <w:bodyDiv w:val="1"/>
      <w:marLeft w:val="0"/>
      <w:marRight w:val="0"/>
      <w:marTop w:val="0"/>
      <w:marBottom w:val="0"/>
      <w:divBdr>
        <w:top w:val="none" w:sz="0" w:space="0" w:color="auto"/>
        <w:left w:val="none" w:sz="0" w:space="0" w:color="auto"/>
        <w:bottom w:val="none" w:sz="0" w:space="0" w:color="auto"/>
        <w:right w:val="none" w:sz="0" w:space="0" w:color="auto"/>
      </w:divBdr>
    </w:div>
    <w:div w:id="1073039559">
      <w:bodyDiv w:val="1"/>
      <w:marLeft w:val="0"/>
      <w:marRight w:val="0"/>
      <w:marTop w:val="0"/>
      <w:marBottom w:val="0"/>
      <w:divBdr>
        <w:top w:val="none" w:sz="0" w:space="0" w:color="auto"/>
        <w:left w:val="none" w:sz="0" w:space="0" w:color="auto"/>
        <w:bottom w:val="none" w:sz="0" w:space="0" w:color="auto"/>
        <w:right w:val="none" w:sz="0" w:space="0" w:color="auto"/>
      </w:divBdr>
    </w:div>
    <w:div w:id="1073310240">
      <w:bodyDiv w:val="1"/>
      <w:marLeft w:val="0"/>
      <w:marRight w:val="0"/>
      <w:marTop w:val="0"/>
      <w:marBottom w:val="0"/>
      <w:divBdr>
        <w:top w:val="none" w:sz="0" w:space="0" w:color="auto"/>
        <w:left w:val="none" w:sz="0" w:space="0" w:color="auto"/>
        <w:bottom w:val="none" w:sz="0" w:space="0" w:color="auto"/>
        <w:right w:val="none" w:sz="0" w:space="0" w:color="auto"/>
      </w:divBdr>
    </w:div>
    <w:div w:id="1073358009">
      <w:bodyDiv w:val="1"/>
      <w:marLeft w:val="0"/>
      <w:marRight w:val="0"/>
      <w:marTop w:val="0"/>
      <w:marBottom w:val="0"/>
      <w:divBdr>
        <w:top w:val="none" w:sz="0" w:space="0" w:color="auto"/>
        <w:left w:val="none" w:sz="0" w:space="0" w:color="auto"/>
        <w:bottom w:val="none" w:sz="0" w:space="0" w:color="auto"/>
        <w:right w:val="none" w:sz="0" w:space="0" w:color="auto"/>
      </w:divBdr>
    </w:div>
    <w:div w:id="1073426163">
      <w:bodyDiv w:val="1"/>
      <w:marLeft w:val="0"/>
      <w:marRight w:val="0"/>
      <w:marTop w:val="0"/>
      <w:marBottom w:val="0"/>
      <w:divBdr>
        <w:top w:val="none" w:sz="0" w:space="0" w:color="auto"/>
        <w:left w:val="none" w:sz="0" w:space="0" w:color="auto"/>
        <w:bottom w:val="none" w:sz="0" w:space="0" w:color="auto"/>
        <w:right w:val="none" w:sz="0" w:space="0" w:color="auto"/>
      </w:divBdr>
    </w:div>
    <w:div w:id="1074281172">
      <w:bodyDiv w:val="1"/>
      <w:marLeft w:val="0"/>
      <w:marRight w:val="0"/>
      <w:marTop w:val="0"/>
      <w:marBottom w:val="0"/>
      <w:divBdr>
        <w:top w:val="none" w:sz="0" w:space="0" w:color="auto"/>
        <w:left w:val="none" w:sz="0" w:space="0" w:color="auto"/>
        <w:bottom w:val="none" w:sz="0" w:space="0" w:color="auto"/>
        <w:right w:val="none" w:sz="0" w:space="0" w:color="auto"/>
      </w:divBdr>
    </w:div>
    <w:div w:id="1074427682">
      <w:bodyDiv w:val="1"/>
      <w:marLeft w:val="0"/>
      <w:marRight w:val="0"/>
      <w:marTop w:val="0"/>
      <w:marBottom w:val="0"/>
      <w:divBdr>
        <w:top w:val="none" w:sz="0" w:space="0" w:color="auto"/>
        <w:left w:val="none" w:sz="0" w:space="0" w:color="auto"/>
        <w:bottom w:val="none" w:sz="0" w:space="0" w:color="auto"/>
        <w:right w:val="none" w:sz="0" w:space="0" w:color="auto"/>
      </w:divBdr>
    </w:div>
    <w:div w:id="1074468613">
      <w:bodyDiv w:val="1"/>
      <w:marLeft w:val="0"/>
      <w:marRight w:val="0"/>
      <w:marTop w:val="0"/>
      <w:marBottom w:val="0"/>
      <w:divBdr>
        <w:top w:val="none" w:sz="0" w:space="0" w:color="auto"/>
        <w:left w:val="none" w:sz="0" w:space="0" w:color="auto"/>
        <w:bottom w:val="none" w:sz="0" w:space="0" w:color="auto"/>
        <w:right w:val="none" w:sz="0" w:space="0" w:color="auto"/>
      </w:divBdr>
    </w:div>
    <w:div w:id="1074475351">
      <w:bodyDiv w:val="1"/>
      <w:marLeft w:val="0"/>
      <w:marRight w:val="0"/>
      <w:marTop w:val="0"/>
      <w:marBottom w:val="0"/>
      <w:divBdr>
        <w:top w:val="none" w:sz="0" w:space="0" w:color="auto"/>
        <w:left w:val="none" w:sz="0" w:space="0" w:color="auto"/>
        <w:bottom w:val="none" w:sz="0" w:space="0" w:color="auto"/>
        <w:right w:val="none" w:sz="0" w:space="0" w:color="auto"/>
      </w:divBdr>
    </w:div>
    <w:div w:id="1074857949">
      <w:bodyDiv w:val="1"/>
      <w:marLeft w:val="0"/>
      <w:marRight w:val="0"/>
      <w:marTop w:val="0"/>
      <w:marBottom w:val="0"/>
      <w:divBdr>
        <w:top w:val="none" w:sz="0" w:space="0" w:color="auto"/>
        <w:left w:val="none" w:sz="0" w:space="0" w:color="auto"/>
        <w:bottom w:val="none" w:sz="0" w:space="0" w:color="auto"/>
        <w:right w:val="none" w:sz="0" w:space="0" w:color="auto"/>
      </w:divBdr>
    </w:div>
    <w:div w:id="1075200638">
      <w:bodyDiv w:val="1"/>
      <w:marLeft w:val="0"/>
      <w:marRight w:val="0"/>
      <w:marTop w:val="0"/>
      <w:marBottom w:val="0"/>
      <w:divBdr>
        <w:top w:val="none" w:sz="0" w:space="0" w:color="auto"/>
        <w:left w:val="none" w:sz="0" w:space="0" w:color="auto"/>
        <w:bottom w:val="none" w:sz="0" w:space="0" w:color="auto"/>
        <w:right w:val="none" w:sz="0" w:space="0" w:color="auto"/>
      </w:divBdr>
    </w:div>
    <w:div w:id="1075274109">
      <w:bodyDiv w:val="1"/>
      <w:marLeft w:val="0"/>
      <w:marRight w:val="0"/>
      <w:marTop w:val="0"/>
      <w:marBottom w:val="0"/>
      <w:divBdr>
        <w:top w:val="none" w:sz="0" w:space="0" w:color="auto"/>
        <w:left w:val="none" w:sz="0" w:space="0" w:color="auto"/>
        <w:bottom w:val="none" w:sz="0" w:space="0" w:color="auto"/>
        <w:right w:val="none" w:sz="0" w:space="0" w:color="auto"/>
      </w:divBdr>
    </w:div>
    <w:div w:id="1075281028">
      <w:bodyDiv w:val="1"/>
      <w:marLeft w:val="0"/>
      <w:marRight w:val="0"/>
      <w:marTop w:val="0"/>
      <w:marBottom w:val="0"/>
      <w:divBdr>
        <w:top w:val="none" w:sz="0" w:space="0" w:color="auto"/>
        <w:left w:val="none" w:sz="0" w:space="0" w:color="auto"/>
        <w:bottom w:val="none" w:sz="0" w:space="0" w:color="auto"/>
        <w:right w:val="none" w:sz="0" w:space="0" w:color="auto"/>
      </w:divBdr>
    </w:div>
    <w:div w:id="1075396829">
      <w:bodyDiv w:val="1"/>
      <w:marLeft w:val="0"/>
      <w:marRight w:val="0"/>
      <w:marTop w:val="0"/>
      <w:marBottom w:val="0"/>
      <w:divBdr>
        <w:top w:val="none" w:sz="0" w:space="0" w:color="auto"/>
        <w:left w:val="none" w:sz="0" w:space="0" w:color="auto"/>
        <w:bottom w:val="none" w:sz="0" w:space="0" w:color="auto"/>
        <w:right w:val="none" w:sz="0" w:space="0" w:color="auto"/>
      </w:divBdr>
    </w:div>
    <w:div w:id="1075542963">
      <w:bodyDiv w:val="1"/>
      <w:marLeft w:val="0"/>
      <w:marRight w:val="0"/>
      <w:marTop w:val="0"/>
      <w:marBottom w:val="0"/>
      <w:divBdr>
        <w:top w:val="none" w:sz="0" w:space="0" w:color="auto"/>
        <w:left w:val="none" w:sz="0" w:space="0" w:color="auto"/>
        <w:bottom w:val="none" w:sz="0" w:space="0" w:color="auto"/>
        <w:right w:val="none" w:sz="0" w:space="0" w:color="auto"/>
      </w:divBdr>
    </w:div>
    <w:div w:id="1076127939">
      <w:bodyDiv w:val="1"/>
      <w:marLeft w:val="0"/>
      <w:marRight w:val="0"/>
      <w:marTop w:val="0"/>
      <w:marBottom w:val="0"/>
      <w:divBdr>
        <w:top w:val="none" w:sz="0" w:space="0" w:color="auto"/>
        <w:left w:val="none" w:sz="0" w:space="0" w:color="auto"/>
        <w:bottom w:val="none" w:sz="0" w:space="0" w:color="auto"/>
        <w:right w:val="none" w:sz="0" w:space="0" w:color="auto"/>
      </w:divBdr>
    </w:div>
    <w:div w:id="1076246033">
      <w:bodyDiv w:val="1"/>
      <w:marLeft w:val="0"/>
      <w:marRight w:val="0"/>
      <w:marTop w:val="0"/>
      <w:marBottom w:val="0"/>
      <w:divBdr>
        <w:top w:val="none" w:sz="0" w:space="0" w:color="auto"/>
        <w:left w:val="none" w:sz="0" w:space="0" w:color="auto"/>
        <w:bottom w:val="none" w:sz="0" w:space="0" w:color="auto"/>
        <w:right w:val="none" w:sz="0" w:space="0" w:color="auto"/>
      </w:divBdr>
    </w:div>
    <w:div w:id="1076392519">
      <w:bodyDiv w:val="1"/>
      <w:marLeft w:val="0"/>
      <w:marRight w:val="0"/>
      <w:marTop w:val="0"/>
      <w:marBottom w:val="0"/>
      <w:divBdr>
        <w:top w:val="none" w:sz="0" w:space="0" w:color="auto"/>
        <w:left w:val="none" w:sz="0" w:space="0" w:color="auto"/>
        <w:bottom w:val="none" w:sz="0" w:space="0" w:color="auto"/>
        <w:right w:val="none" w:sz="0" w:space="0" w:color="auto"/>
      </w:divBdr>
    </w:div>
    <w:div w:id="1076392540">
      <w:bodyDiv w:val="1"/>
      <w:marLeft w:val="0"/>
      <w:marRight w:val="0"/>
      <w:marTop w:val="0"/>
      <w:marBottom w:val="0"/>
      <w:divBdr>
        <w:top w:val="none" w:sz="0" w:space="0" w:color="auto"/>
        <w:left w:val="none" w:sz="0" w:space="0" w:color="auto"/>
        <w:bottom w:val="none" w:sz="0" w:space="0" w:color="auto"/>
        <w:right w:val="none" w:sz="0" w:space="0" w:color="auto"/>
      </w:divBdr>
    </w:div>
    <w:div w:id="1077095773">
      <w:bodyDiv w:val="1"/>
      <w:marLeft w:val="0"/>
      <w:marRight w:val="0"/>
      <w:marTop w:val="0"/>
      <w:marBottom w:val="0"/>
      <w:divBdr>
        <w:top w:val="none" w:sz="0" w:space="0" w:color="auto"/>
        <w:left w:val="none" w:sz="0" w:space="0" w:color="auto"/>
        <w:bottom w:val="none" w:sz="0" w:space="0" w:color="auto"/>
        <w:right w:val="none" w:sz="0" w:space="0" w:color="auto"/>
      </w:divBdr>
    </w:div>
    <w:div w:id="1077477877">
      <w:bodyDiv w:val="1"/>
      <w:marLeft w:val="0"/>
      <w:marRight w:val="0"/>
      <w:marTop w:val="0"/>
      <w:marBottom w:val="0"/>
      <w:divBdr>
        <w:top w:val="none" w:sz="0" w:space="0" w:color="auto"/>
        <w:left w:val="none" w:sz="0" w:space="0" w:color="auto"/>
        <w:bottom w:val="none" w:sz="0" w:space="0" w:color="auto"/>
        <w:right w:val="none" w:sz="0" w:space="0" w:color="auto"/>
      </w:divBdr>
    </w:div>
    <w:div w:id="1077481358">
      <w:bodyDiv w:val="1"/>
      <w:marLeft w:val="0"/>
      <w:marRight w:val="0"/>
      <w:marTop w:val="0"/>
      <w:marBottom w:val="0"/>
      <w:divBdr>
        <w:top w:val="none" w:sz="0" w:space="0" w:color="auto"/>
        <w:left w:val="none" w:sz="0" w:space="0" w:color="auto"/>
        <w:bottom w:val="none" w:sz="0" w:space="0" w:color="auto"/>
        <w:right w:val="none" w:sz="0" w:space="0" w:color="auto"/>
      </w:divBdr>
    </w:div>
    <w:div w:id="1077555230">
      <w:bodyDiv w:val="1"/>
      <w:marLeft w:val="0"/>
      <w:marRight w:val="0"/>
      <w:marTop w:val="0"/>
      <w:marBottom w:val="0"/>
      <w:divBdr>
        <w:top w:val="none" w:sz="0" w:space="0" w:color="auto"/>
        <w:left w:val="none" w:sz="0" w:space="0" w:color="auto"/>
        <w:bottom w:val="none" w:sz="0" w:space="0" w:color="auto"/>
        <w:right w:val="none" w:sz="0" w:space="0" w:color="auto"/>
      </w:divBdr>
    </w:div>
    <w:div w:id="1077749917">
      <w:bodyDiv w:val="1"/>
      <w:marLeft w:val="0"/>
      <w:marRight w:val="0"/>
      <w:marTop w:val="0"/>
      <w:marBottom w:val="0"/>
      <w:divBdr>
        <w:top w:val="none" w:sz="0" w:space="0" w:color="auto"/>
        <w:left w:val="none" w:sz="0" w:space="0" w:color="auto"/>
        <w:bottom w:val="none" w:sz="0" w:space="0" w:color="auto"/>
        <w:right w:val="none" w:sz="0" w:space="0" w:color="auto"/>
      </w:divBdr>
    </w:div>
    <w:div w:id="1077871812">
      <w:bodyDiv w:val="1"/>
      <w:marLeft w:val="0"/>
      <w:marRight w:val="0"/>
      <w:marTop w:val="0"/>
      <w:marBottom w:val="0"/>
      <w:divBdr>
        <w:top w:val="none" w:sz="0" w:space="0" w:color="auto"/>
        <w:left w:val="none" w:sz="0" w:space="0" w:color="auto"/>
        <w:bottom w:val="none" w:sz="0" w:space="0" w:color="auto"/>
        <w:right w:val="none" w:sz="0" w:space="0" w:color="auto"/>
      </w:divBdr>
    </w:div>
    <w:div w:id="1078289298">
      <w:bodyDiv w:val="1"/>
      <w:marLeft w:val="0"/>
      <w:marRight w:val="0"/>
      <w:marTop w:val="0"/>
      <w:marBottom w:val="0"/>
      <w:divBdr>
        <w:top w:val="none" w:sz="0" w:space="0" w:color="auto"/>
        <w:left w:val="none" w:sz="0" w:space="0" w:color="auto"/>
        <w:bottom w:val="none" w:sz="0" w:space="0" w:color="auto"/>
        <w:right w:val="none" w:sz="0" w:space="0" w:color="auto"/>
      </w:divBdr>
    </w:div>
    <w:div w:id="1078790496">
      <w:bodyDiv w:val="1"/>
      <w:marLeft w:val="0"/>
      <w:marRight w:val="0"/>
      <w:marTop w:val="0"/>
      <w:marBottom w:val="0"/>
      <w:divBdr>
        <w:top w:val="none" w:sz="0" w:space="0" w:color="auto"/>
        <w:left w:val="none" w:sz="0" w:space="0" w:color="auto"/>
        <w:bottom w:val="none" w:sz="0" w:space="0" w:color="auto"/>
        <w:right w:val="none" w:sz="0" w:space="0" w:color="auto"/>
      </w:divBdr>
    </w:div>
    <w:div w:id="1078791604">
      <w:bodyDiv w:val="1"/>
      <w:marLeft w:val="0"/>
      <w:marRight w:val="0"/>
      <w:marTop w:val="0"/>
      <w:marBottom w:val="0"/>
      <w:divBdr>
        <w:top w:val="none" w:sz="0" w:space="0" w:color="auto"/>
        <w:left w:val="none" w:sz="0" w:space="0" w:color="auto"/>
        <w:bottom w:val="none" w:sz="0" w:space="0" w:color="auto"/>
        <w:right w:val="none" w:sz="0" w:space="0" w:color="auto"/>
      </w:divBdr>
    </w:div>
    <w:div w:id="1078794636">
      <w:bodyDiv w:val="1"/>
      <w:marLeft w:val="0"/>
      <w:marRight w:val="0"/>
      <w:marTop w:val="0"/>
      <w:marBottom w:val="0"/>
      <w:divBdr>
        <w:top w:val="none" w:sz="0" w:space="0" w:color="auto"/>
        <w:left w:val="none" w:sz="0" w:space="0" w:color="auto"/>
        <w:bottom w:val="none" w:sz="0" w:space="0" w:color="auto"/>
        <w:right w:val="none" w:sz="0" w:space="0" w:color="auto"/>
      </w:divBdr>
    </w:div>
    <w:div w:id="1079403917">
      <w:bodyDiv w:val="1"/>
      <w:marLeft w:val="0"/>
      <w:marRight w:val="0"/>
      <w:marTop w:val="0"/>
      <w:marBottom w:val="0"/>
      <w:divBdr>
        <w:top w:val="none" w:sz="0" w:space="0" w:color="auto"/>
        <w:left w:val="none" w:sz="0" w:space="0" w:color="auto"/>
        <w:bottom w:val="none" w:sz="0" w:space="0" w:color="auto"/>
        <w:right w:val="none" w:sz="0" w:space="0" w:color="auto"/>
      </w:divBdr>
    </w:div>
    <w:div w:id="1079717399">
      <w:bodyDiv w:val="1"/>
      <w:marLeft w:val="0"/>
      <w:marRight w:val="0"/>
      <w:marTop w:val="0"/>
      <w:marBottom w:val="0"/>
      <w:divBdr>
        <w:top w:val="none" w:sz="0" w:space="0" w:color="auto"/>
        <w:left w:val="none" w:sz="0" w:space="0" w:color="auto"/>
        <w:bottom w:val="none" w:sz="0" w:space="0" w:color="auto"/>
        <w:right w:val="none" w:sz="0" w:space="0" w:color="auto"/>
      </w:divBdr>
    </w:div>
    <w:div w:id="1080105034">
      <w:bodyDiv w:val="1"/>
      <w:marLeft w:val="0"/>
      <w:marRight w:val="0"/>
      <w:marTop w:val="0"/>
      <w:marBottom w:val="0"/>
      <w:divBdr>
        <w:top w:val="none" w:sz="0" w:space="0" w:color="auto"/>
        <w:left w:val="none" w:sz="0" w:space="0" w:color="auto"/>
        <w:bottom w:val="none" w:sz="0" w:space="0" w:color="auto"/>
        <w:right w:val="none" w:sz="0" w:space="0" w:color="auto"/>
      </w:divBdr>
    </w:div>
    <w:div w:id="1080326720">
      <w:bodyDiv w:val="1"/>
      <w:marLeft w:val="0"/>
      <w:marRight w:val="0"/>
      <w:marTop w:val="0"/>
      <w:marBottom w:val="0"/>
      <w:divBdr>
        <w:top w:val="none" w:sz="0" w:space="0" w:color="auto"/>
        <w:left w:val="none" w:sz="0" w:space="0" w:color="auto"/>
        <w:bottom w:val="none" w:sz="0" w:space="0" w:color="auto"/>
        <w:right w:val="none" w:sz="0" w:space="0" w:color="auto"/>
      </w:divBdr>
    </w:div>
    <w:div w:id="1080371627">
      <w:bodyDiv w:val="1"/>
      <w:marLeft w:val="0"/>
      <w:marRight w:val="0"/>
      <w:marTop w:val="0"/>
      <w:marBottom w:val="0"/>
      <w:divBdr>
        <w:top w:val="none" w:sz="0" w:space="0" w:color="auto"/>
        <w:left w:val="none" w:sz="0" w:space="0" w:color="auto"/>
        <w:bottom w:val="none" w:sz="0" w:space="0" w:color="auto"/>
        <w:right w:val="none" w:sz="0" w:space="0" w:color="auto"/>
      </w:divBdr>
    </w:div>
    <w:div w:id="1080524070">
      <w:bodyDiv w:val="1"/>
      <w:marLeft w:val="0"/>
      <w:marRight w:val="0"/>
      <w:marTop w:val="0"/>
      <w:marBottom w:val="0"/>
      <w:divBdr>
        <w:top w:val="none" w:sz="0" w:space="0" w:color="auto"/>
        <w:left w:val="none" w:sz="0" w:space="0" w:color="auto"/>
        <w:bottom w:val="none" w:sz="0" w:space="0" w:color="auto"/>
        <w:right w:val="none" w:sz="0" w:space="0" w:color="auto"/>
      </w:divBdr>
    </w:div>
    <w:div w:id="1080718784">
      <w:bodyDiv w:val="1"/>
      <w:marLeft w:val="0"/>
      <w:marRight w:val="0"/>
      <w:marTop w:val="0"/>
      <w:marBottom w:val="0"/>
      <w:divBdr>
        <w:top w:val="none" w:sz="0" w:space="0" w:color="auto"/>
        <w:left w:val="none" w:sz="0" w:space="0" w:color="auto"/>
        <w:bottom w:val="none" w:sz="0" w:space="0" w:color="auto"/>
        <w:right w:val="none" w:sz="0" w:space="0" w:color="auto"/>
      </w:divBdr>
    </w:div>
    <w:div w:id="1080834872">
      <w:bodyDiv w:val="1"/>
      <w:marLeft w:val="0"/>
      <w:marRight w:val="0"/>
      <w:marTop w:val="0"/>
      <w:marBottom w:val="0"/>
      <w:divBdr>
        <w:top w:val="none" w:sz="0" w:space="0" w:color="auto"/>
        <w:left w:val="none" w:sz="0" w:space="0" w:color="auto"/>
        <w:bottom w:val="none" w:sz="0" w:space="0" w:color="auto"/>
        <w:right w:val="none" w:sz="0" w:space="0" w:color="auto"/>
      </w:divBdr>
    </w:div>
    <w:div w:id="1081368616">
      <w:bodyDiv w:val="1"/>
      <w:marLeft w:val="0"/>
      <w:marRight w:val="0"/>
      <w:marTop w:val="0"/>
      <w:marBottom w:val="0"/>
      <w:divBdr>
        <w:top w:val="none" w:sz="0" w:space="0" w:color="auto"/>
        <w:left w:val="none" w:sz="0" w:space="0" w:color="auto"/>
        <w:bottom w:val="none" w:sz="0" w:space="0" w:color="auto"/>
        <w:right w:val="none" w:sz="0" w:space="0" w:color="auto"/>
      </w:divBdr>
    </w:div>
    <w:div w:id="1081414685">
      <w:bodyDiv w:val="1"/>
      <w:marLeft w:val="0"/>
      <w:marRight w:val="0"/>
      <w:marTop w:val="0"/>
      <w:marBottom w:val="0"/>
      <w:divBdr>
        <w:top w:val="none" w:sz="0" w:space="0" w:color="auto"/>
        <w:left w:val="none" w:sz="0" w:space="0" w:color="auto"/>
        <w:bottom w:val="none" w:sz="0" w:space="0" w:color="auto"/>
        <w:right w:val="none" w:sz="0" w:space="0" w:color="auto"/>
      </w:divBdr>
    </w:div>
    <w:div w:id="1082066388">
      <w:bodyDiv w:val="1"/>
      <w:marLeft w:val="0"/>
      <w:marRight w:val="0"/>
      <w:marTop w:val="0"/>
      <w:marBottom w:val="0"/>
      <w:divBdr>
        <w:top w:val="none" w:sz="0" w:space="0" w:color="auto"/>
        <w:left w:val="none" w:sz="0" w:space="0" w:color="auto"/>
        <w:bottom w:val="none" w:sz="0" w:space="0" w:color="auto"/>
        <w:right w:val="none" w:sz="0" w:space="0" w:color="auto"/>
      </w:divBdr>
    </w:div>
    <w:div w:id="1082137950">
      <w:bodyDiv w:val="1"/>
      <w:marLeft w:val="0"/>
      <w:marRight w:val="0"/>
      <w:marTop w:val="0"/>
      <w:marBottom w:val="0"/>
      <w:divBdr>
        <w:top w:val="none" w:sz="0" w:space="0" w:color="auto"/>
        <w:left w:val="none" w:sz="0" w:space="0" w:color="auto"/>
        <w:bottom w:val="none" w:sz="0" w:space="0" w:color="auto"/>
        <w:right w:val="none" w:sz="0" w:space="0" w:color="auto"/>
      </w:divBdr>
    </w:div>
    <w:div w:id="1082333365">
      <w:bodyDiv w:val="1"/>
      <w:marLeft w:val="0"/>
      <w:marRight w:val="0"/>
      <w:marTop w:val="0"/>
      <w:marBottom w:val="0"/>
      <w:divBdr>
        <w:top w:val="none" w:sz="0" w:space="0" w:color="auto"/>
        <w:left w:val="none" w:sz="0" w:space="0" w:color="auto"/>
        <w:bottom w:val="none" w:sz="0" w:space="0" w:color="auto"/>
        <w:right w:val="none" w:sz="0" w:space="0" w:color="auto"/>
      </w:divBdr>
    </w:div>
    <w:div w:id="1082412346">
      <w:bodyDiv w:val="1"/>
      <w:marLeft w:val="0"/>
      <w:marRight w:val="0"/>
      <w:marTop w:val="0"/>
      <w:marBottom w:val="0"/>
      <w:divBdr>
        <w:top w:val="none" w:sz="0" w:space="0" w:color="auto"/>
        <w:left w:val="none" w:sz="0" w:space="0" w:color="auto"/>
        <w:bottom w:val="none" w:sz="0" w:space="0" w:color="auto"/>
        <w:right w:val="none" w:sz="0" w:space="0" w:color="auto"/>
      </w:divBdr>
    </w:div>
    <w:div w:id="1082683032">
      <w:bodyDiv w:val="1"/>
      <w:marLeft w:val="0"/>
      <w:marRight w:val="0"/>
      <w:marTop w:val="0"/>
      <w:marBottom w:val="0"/>
      <w:divBdr>
        <w:top w:val="none" w:sz="0" w:space="0" w:color="auto"/>
        <w:left w:val="none" w:sz="0" w:space="0" w:color="auto"/>
        <w:bottom w:val="none" w:sz="0" w:space="0" w:color="auto"/>
        <w:right w:val="none" w:sz="0" w:space="0" w:color="auto"/>
      </w:divBdr>
    </w:div>
    <w:div w:id="1082799035">
      <w:bodyDiv w:val="1"/>
      <w:marLeft w:val="0"/>
      <w:marRight w:val="0"/>
      <w:marTop w:val="0"/>
      <w:marBottom w:val="0"/>
      <w:divBdr>
        <w:top w:val="none" w:sz="0" w:space="0" w:color="auto"/>
        <w:left w:val="none" w:sz="0" w:space="0" w:color="auto"/>
        <w:bottom w:val="none" w:sz="0" w:space="0" w:color="auto"/>
        <w:right w:val="none" w:sz="0" w:space="0" w:color="auto"/>
      </w:divBdr>
    </w:div>
    <w:div w:id="1082872382">
      <w:bodyDiv w:val="1"/>
      <w:marLeft w:val="0"/>
      <w:marRight w:val="0"/>
      <w:marTop w:val="0"/>
      <w:marBottom w:val="0"/>
      <w:divBdr>
        <w:top w:val="none" w:sz="0" w:space="0" w:color="auto"/>
        <w:left w:val="none" w:sz="0" w:space="0" w:color="auto"/>
        <w:bottom w:val="none" w:sz="0" w:space="0" w:color="auto"/>
        <w:right w:val="none" w:sz="0" w:space="0" w:color="auto"/>
      </w:divBdr>
    </w:div>
    <w:div w:id="1083262097">
      <w:bodyDiv w:val="1"/>
      <w:marLeft w:val="0"/>
      <w:marRight w:val="0"/>
      <w:marTop w:val="0"/>
      <w:marBottom w:val="0"/>
      <w:divBdr>
        <w:top w:val="none" w:sz="0" w:space="0" w:color="auto"/>
        <w:left w:val="none" w:sz="0" w:space="0" w:color="auto"/>
        <w:bottom w:val="none" w:sz="0" w:space="0" w:color="auto"/>
        <w:right w:val="none" w:sz="0" w:space="0" w:color="auto"/>
      </w:divBdr>
    </w:div>
    <w:div w:id="1083797514">
      <w:bodyDiv w:val="1"/>
      <w:marLeft w:val="0"/>
      <w:marRight w:val="0"/>
      <w:marTop w:val="0"/>
      <w:marBottom w:val="0"/>
      <w:divBdr>
        <w:top w:val="none" w:sz="0" w:space="0" w:color="auto"/>
        <w:left w:val="none" w:sz="0" w:space="0" w:color="auto"/>
        <w:bottom w:val="none" w:sz="0" w:space="0" w:color="auto"/>
        <w:right w:val="none" w:sz="0" w:space="0" w:color="auto"/>
      </w:divBdr>
    </w:div>
    <w:div w:id="1085372194">
      <w:bodyDiv w:val="1"/>
      <w:marLeft w:val="0"/>
      <w:marRight w:val="0"/>
      <w:marTop w:val="0"/>
      <w:marBottom w:val="0"/>
      <w:divBdr>
        <w:top w:val="none" w:sz="0" w:space="0" w:color="auto"/>
        <w:left w:val="none" w:sz="0" w:space="0" w:color="auto"/>
        <w:bottom w:val="none" w:sz="0" w:space="0" w:color="auto"/>
        <w:right w:val="none" w:sz="0" w:space="0" w:color="auto"/>
      </w:divBdr>
    </w:div>
    <w:div w:id="1085418784">
      <w:bodyDiv w:val="1"/>
      <w:marLeft w:val="0"/>
      <w:marRight w:val="0"/>
      <w:marTop w:val="0"/>
      <w:marBottom w:val="0"/>
      <w:divBdr>
        <w:top w:val="none" w:sz="0" w:space="0" w:color="auto"/>
        <w:left w:val="none" w:sz="0" w:space="0" w:color="auto"/>
        <w:bottom w:val="none" w:sz="0" w:space="0" w:color="auto"/>
        <w:right w:val="none" w:sz="0" w:space="0" w:color="auto"/>
      </w:divBdr>
    </w:div>
    <w:div w:id="1086072648">
      <w:bodyDiv w:val="1"/>
      <w:marLeft w:val="0"/>
      <w:marRight w:val="0"/>
      <w:marTop w:val="0"/>
      <w:marBottom w:val="0"/>
      <w:divBdr>
        <w:top w:val="none" w:sz="0" w:space="0" w:color="auto"/>
        <w:left w:val="none" w:sz="0" w:space="0" w:color="auto"/>
        <w:bottom w:val="none" w:sz="0" w:space="0" w:color="auto"/>
        <w:right w:val="none" w:sz="0" w:space="0" w:color="auto"/>
      </w:divBdr>
    </w:div>
    <w:div w:id="1086464109">
      <w:bodyDiv w:val="1"/>
      <w:marLeft w:val="0"/>
      <w:marRight w:val="0"/>
      <w:marTop w:val="0"/>
      <w:marBottom w:val="0"/>
      <w:divBdr>
        <w:top w:val="none" w:sz="0" w:space="0" w:color="auto"/>
        <w:left w:val="none" w:sz="0" w:space="0" w:color="auto"/>
        <w:bottom w:val="none" w:sz="0" w:space="0" w:color="auto"/>
        <w:right w:val="none" w:sz="0" w:space="0" w:color="auto"/>
      </w:divBdr>
    </w:div>
    <w:div w:id="1086879311">
      <w:bodyDiv w:val="1"/>
      <w:marLeft w:val="0"/>
      <w:marRight w:val="0"/>
      <w:marTop w:val="0"/>
      <w:marBottom w:val="0"/>
      <w:divBdr>
        <w:top w:val="none" w:sz="0" w:space="0" w:color="auto"/>
        <w:left w:val="none" w:sz="0" w:space="0" w:color="auto"/>
        <w:bottom w:val="none" w:sz="0" w:space="0" w:color="auto"/>
        <w:right w:val="none" w:sz="0" w:space="0" w:color="auto"/>
      </w:divBdr>
    </w:div>
    <w:div w:id="1086923153">
      <w:bodyDiv w:val="1"/>
      <w:marLeft w:val="0"/>
      <w:marRight w:val="0"/>
      <w:marTop w:val="0"/>
      <w:marBottom w:val="0"/>
      <w:divBdr>
        <w:top w:val="none" w:sz="0" w:space="0" w:color="auto"/>
        <w:left w:val="none" w:sz="0" w:space="0" w:color="auto"/>
        <w:bottom w:val="none" w:sz="0" w:space="0" w:color="auto"/>
        <w:right w:val="none" w:sz="0" w:space="0" w:color="auto"/>
      </w:divBdr>
    </w:div>
    <w:div w:id="1087266132">
      <w:bodyDiv w:val="1"/>
      <w:marLeft w:val="0"/>
      <w:marRight w:val="0"/>
      <w:marTop w:val="0"/>
      <w:marBottom w:val="0"/>
      <w:divBdr>
        <w:top w:val="none" w:sz="0" w:space="0" w:color="auto"/>
        <w:left w:val="none" w:sz="0" w:space="0" w:color="auto"/>
        <w:bottom w:val="none" w:sz="0" w:space="0" w:color="auto"/>
        <w:right w:val="none" w:sz="0" w:space="0" w:color="auto"/>
      </w:divBdr>
    </w:div>
    <w:div w:id="1087463616">
      <w:bodyDiv w:val="1"/>
      <w:marLeft w:val="0"/>
      <w:marRight w:val="0"/>
      <w:marTop w:val="0"/>
      <w:marBottom w:val="0"/>
      <w:divBdr>
        <w:top w:val="none" w:sz="0" w:space="0" w:color="auto"/>
        <w:left w:val="none" w:sz="0" w:space="0" w:color="auto"/>
        <w:bottom w:val="none" w:sz="0" w:space="0" w:color="auto"/>
        <w:right w:val="none" w:sz="0" w:space="0" w:color="auto"/>
      </w:divBdr>
    </w:div>
    <w:div w:id="1087993253">
      <w:bodyDiv w:val="1"/>
      <w:marLeft w:val="0"/>
      <w:marRight w:val="0"/>
      <w:marTop w:val="0"/>
      <w:marBottom w:val="0"/>
      <w:divBdr>
        <w:top w:val="none" w:sz="0" w:space="0" w:color="auto"/>
        <w:left w:val="none" w:sz="0" w:space="0" w:color="auto"/>
        <w:bottom w:val="none" w:sz="0" w:space="0" w:color="auto"/>
        <w:right w:val="none" w:sz="0" w:space="0" w:color="auto"/>
      </w:divBdr>
    </w:div>
    <w:div w:id="1088621198">
      <w:bodyDiv w:val="1"/>
      <w:marLeft w:val="0"/>
      <w:marRight w:val="0"/>
      <w:marTop w:val="0"/>
      <w:marBottom w:val="0"/>
      <w:divBdr>
        <w:top w:val="none" w:sz="0" w:space="0" w:color="auto"/>
        <w:left w:val="none" w:sz="0" w:space="0" w:color="auto"/>
        <w:bottom w:val="none" w:sz="0" w:space="0" w:color="auto"/>
        <w:right w:val="none" w:sz="0" w:space="0" w:color="auto"/>
      </w:divBdr>
    </w:div>
    <w:div w:id="1088623474">
      <w:bodyDiv w:val="1"/>
      <w:marLeft w:val="0"/>
      <w:marRight w:val="0"/>
      <w:marTop w:val="0"/>
      <w:marBottom w:val="0"/>
      <w:divBdr>
        <w:top w:val="none" w:sz="0" w:space="0" w:color="auto"/>
        <w:left w:val="none" w:sz="0" w:space="0" w:color="auto"/>
        <w:bottom w:val="none" w:sz="0" w:space="0" w:color="auto"/>
        <w:right w:val="none" w:sz="0" w:space="0" w:color="auto"/>
      </w:divBdr>
    </w:div>
    <w:div w:id="1089276623">
      <w:bodyDiv w:val="1"/>
      <w:marLeft w:val="0"/>
      <w:marRight w:val="0"/>
      <w:marTop w:val="0"/>
      <w:marBottom w:val="0"/>
      <w:divBdr>
        <w:top w:val="none" w:sz="0" w:space="0" w:color="auto"/>
        <w:left w:val="none" w:sz="0" w:space="0" w:color="auto"/>
        <w:bottom w:val="none" w:sz="0" w:space="0" w:color="auto"/>
        <w:right w:val="none" w:sz="0" w:space="0" w:color="auto"/>
      </w:divBdr>
    </w:div>
    <w:div w:id="1089425587">
      <w:bodyDiv w:val="1"/>
      <w:marLeft w:val="0"/>
      <w:marRight w:val="0"/>
      <w:marTop w:val="0"/>
      <w:marBottom w:val="0"/>
      <w:divBdr>
        <w:top w:val="none" w:sz="0" w:space="0" w:color="auto"/>
        <w:left w:val="none" w:sz="0" w:space="0" w:color="auto"/>
        <w:bottom w:val="none" w:sz="0" w:space="0" w:color="auto"/>
        <w:right w:val="none" w:sz="0" w:space="0" w:color="auto"/>
      </w:divBdr>
    </w:div>
    <w:div w:id="1089741794">
      <w:bodyDiv w:val="1"/>
      <w:marLeft w:val="0"/>
      <w:marRight w:val="0"/>
      <w:marTop w:val="0"/>
      <w:marBottom w:val="0"/>
      <w:divBdr>
        <w:top w:val="none" w:sz="0" w:space="0" w:color="auto"/>
        <w:left w:val="none" w:sz="0" w:space="0" w:color="auto"/>
        <w:bottom w:val="none" w:sz="0" w:space="0" w:color="auto"/>
        <w:right w:val="none" w:sz="0" w:space="0" w:color="auto"/>
      </w:divBdr>
    </w:div>
    <w:div w:id="1090277454">
      <w:bodyDiv w:val="1"/>
      <w:marLeft w:val="0"/>
      <w:marRight w:val="0"/>
      <w:marTop w:val="0"/>
      <w:marBottom w:val="0"/>
      <w:divBdr>
        <w:top w:val="none" w:sz="0" w:space="0" w:color="auto"/>
        <w:left w:val="none" w:sz="0" w:space="0" w:color="auto"/>
        <w:bottom w:val="none" w:sz="0" w:space="0" w:color="auto"/>
        <w:right w:val="none" w:sz="0" w:space="0" w:color="auto"/>
      </w:divBdr>
    </w:div>
    <w:div w:id="1090464014">
      <w:bodyDiv w:val="1"/>
      <w:marLeft w:val="0"/>
      <w:marRight w:val="0"/>
      <w:marTop w:val="0"/>
      <w:marBottom w:val="0"/>
      <w:divBdr>
        <w:top w:val="none" w:sz="0" w:space="0" w:color="auto"/>
        <w:left w:val="none" w:sz="0" w:space="0" w:color="auto"/>
        <w:bottom w:val="none" w:sz="0" w:space="0" w:color="auto"/>
        <w:right w:val="none" w:sz="0" w:space="0" w:color="auto"/>
      </w:divBdr>
    </w:div>
    <w:div w:id="1090925689">
      <w:bodyDiv w:val="1"/>
      <w:marLeft w:val="0"/>
      <w:marRight w:val="0"/>
      <w:marTop w:val="0"/>
      <w:marBottom w:val="0"/>
      <w:divBdr>
        <w:top w:val="none" w:sz="0" w:space="0" w:color="auto"/>
        <w:left w:val="none" w:sz="0" w:space="0" w:color="auto"/>
        <w:bottom w:val="none" w:sz="0" w:space="0" w:color="auto"/>
        <w:right w:val="none" w:sz="0" w:space="0" w:color="auto"/>
      </w:divBdr>
    </w:div>
    <w:div w:id="1090925749">
      <w:bodyDiv w:val="1"/>
      <w:marLeft w:val="0"/>
      <w:marRight w:val="0"/>
      <w:marTop w:val="0"/>
      <w:marBottom w:val="0"/>
      <w:divBdr>
        <w:top w:val="none" w:sz="0" w:space="0" w:color="auto"/>
        <w:left w:val="none" w:sz="0" w:space="0" w:color="auto"/>
        <w:bottom w:val="none" w:sz="0" w:space="0" w:color="auto"/>
        <w:right w:val="none" w:sz="0" w:space="0" w:color="auto"/>
      </w:divBdr>
    </w:div>
    <w:div w:id="1091246055">
      <w:bodyDiv w:val="1"/>
      <w:marLeft w:val="0"/>
      <w:marRight w:val="0"/>
      <w:marTop w:val="0"/>
      <w:marBottom w:val="0"/>
      <w:divBdr>
        <w:top w:val="none" w:sz="0" w:space="0" w:color="auto"/>
        <w:left w:val="none" w:sz="0" w:space="0" w:color="auto"/>
        <w:bottom w:val="none" w:sz="0" w:space="0" w:color="auto"/>
        <w:right w:val="none" w:sz="0" w:space="0" w:color="auto"/>
      </w:divBdr>
    </w:div>
    <w:div w:id="1091466567">
      <w:bodyDiv w:val="1"/>
      <w:marLeft w:val="0"/>
      <w:marRight w:val="0"/>
      <w:marTop w:val="0"/>
      <w:marBottom w:val="0"/>
      <w:divBdr>
        <w:top w:val="none" w:sz="0" w:space="0" w:color="auto"/>
        <w:left w:val="none" w:sz="0" w:space="0" w:color="auto"/>
        <w:bottom w:val="none" w:sz="0" w:space="0" w:color="auto"/>
        <w:right w:val="none" w:sz="0" w:space="0" w:color="auto"/>
      </w:divBdr>
    </w:div>
    <w:div w:id="1091854976">
      <w:bodyDiv w:val="1"/>
      <w:marLeft w:val="0"/>
      <w:marRight w:val="0"/>
      <w:marTop w:val="0"/>
      <w:marBottom w:val="0"/>
      <w:divBdr>
        <w:top w:val="none" w:sz="0" w:space="0" w:color="auto"/>
        <w:left w:val="none" w:sz="0" w:space="0" w:color="auto"/>
        <w:bottom w:val="none" w:sz="0" w:space="0" w:color="auto"/>
        <w:right w:val="none" w:sz="0" w:space="0" w:color="auto"/>
      </w:divBdr>
    </w:div>
    <w:div w:id="1092627634">
      <w:bodyDiv w:val="1"/>
      <w:marLeft w:val="0"/>
      <w:marRight w:val="0"/>
      <w:marTop w:val="0"/>
      <w:marBottom w:val="0"/>
      <w:divBdr>
        <w:top w:val="none" w:sz="0" w:space="0" w:color="auto"/>
        <w:left w:val="none" w:sz="0" w:space="0" w:color="auto"/>
        <w:bottom w:val="none" w:sz="0" w:space="0" w:color="auto"/>
        <w:right w:val="none" w:sz="0" w:space="0" w:color="auto"/>
      </w:divBdr>
    </w:div>
    <w:div w:id="1092776398">
      <w:bodyDiv w:val="1"/>
      <w:marLeft w:val="0"/>
      <w:marRight w:val="0"/>
      <w:marTop w:val="0"/>
      <w:marBottom w:val="0"/>
      <w:divBdr>
        <w:top w:val="none" w:sz="0" w:space="0" w:color="auto"/>
        <w:left w:val="none" w:sz="0" w:space="0" w:color="auto"/>
        <w:bottom w:val="none" w:sz="0" w:space="0" w:color="auto"/>
        <w:right w:val="none" w:sz="0" w:space="0" w:color="auto"/>
      </w:divBdr>
    </w:div>
    <w:div w:id="1093012521">
      <w:bodyDiv w:val="1"/>
      <w:marLeft w:val="0"/>
      <w:marRight w:val="0"/>
      <w:marTop w:val="0"/>
      <w:marBottom w:val="0"/>
      <w:divBdr>
        <w:top w:val="none" w:sz="0" w:space="0" w:color="auto"/>
        <w:left w:val="none" w:sz="0" w:space="0" w:color="auto"/>
        <w:bottom w:val="none" w:sz="0" w:space="0" w:color="auto"/>
        <w:right w:val="none" w:sz="0" w:space="0" w:color="auto"/>
      </w:divBdr>
    </w:div>
    <w:div w:id="1093355439">
      <w:bodyDiv w:val="1"/>
      <w:marLeft w:val="0"/>
      <w:marRight w:val="0"/>
      <w:marTop w:val="0"/>
      <w:marBottom w:val="0"/>
      <w:divBdr>
        <w:top w:val="none" w:sz="0" w:space="0" w:color="auto"/>
        <w:left w:val="none" w:sz="0" w:space="0" w:color="auto"/>
        <w:bottom w:val="none" w:sz="0" w:space="0" w:color="auto"/>
        <w:right w:val="none" w:sz="0" w:space="0" w:color="auto"/>
      </w:divBdr>
    </w:div>
    <w:div w:id="1093672699">
      <w:bodyDiv w:val="1"/>
      <w:marLeft w:val="0"/>
      <w:marRight w:val="0"/>
      <w:marTop w:val="0"/>
      <w:marBottom w:val="0"/>
      <w:divBdr>
        <w:top w:val="none" w:sz="0" w:space="0" w:color="auto"/>
        <w:left w:val="none" w:sz="0" w:space="0" w:color="auto"/>
        <w:bottom w:val="none" w:sz="0" w:space="0" w:color="auto"/>
        <w:right w:val="none" w:sz="0" w:space="0" w:color="auto"/>
      </w:divBdr>
    </w:div>
    <w:div w:id="1094326402">
      <w:bodyDiv w:val="1"/>
      <w:marLeft w:val="0"/>
      <w:marRight w:val="0"/>
      <w:marTop w:val="0"/>
      <w:marBottom w:val="0"/>
      <w:divBdr>
        <w:top w:val="none" w:sz="0" w:space="0" w:color="auto"/>
        <w:left w:val="none" w:sz="0" w:space="0" w:color="auto"/>
        <w:bottom w:val="none" w:sz="0" w:space="0" w:color="auto"/>
        <w:right w:val="none" w:sz="0" w:space="0" w:color="auto"/>
      </w:divBdr>
    </w:div>
    <w:div w:id="1094472865">
      <w:bodyDiv w:val="1"/>
      <w:marLeft w:val="0"/>
      <w:marRight w:val="0"/>
      <w:marTop w:val="0"/>
      <w:marBottom w:val="0"/>
      <w:divBdr>
        <w:top w:val="none" w:sz="0" w:space="0" w:color="auto"/>
        <w:left w:val="none" w:sz="0" w:space="0" w:color="auto"/>
        <w:bottom w:val="none" w:sz="0" w:space="0" w:color="auto"/>
        <w:right w:val="none" w:sz="0" w:space="0" w:color="auto"/>
      </w:divBdr>
    </w:div>
    <w:div w:id="1094744874">
      <w:bodyDiv w:val="1"/>
      <w:marLeft w:val="0"/>
      <w:marRight w:val="0"/>
      <w:marTop w:val="0"/>
      <w:marBottom w:val="0"/>
      <w:divBdr>
        <w:top w:val="none" w:sz="0" w:space="0" w:color="auto"/>
        <w:left w:val="none" w:sz="0" w:space="0" w:color="auto"/>
        <w:bottom w:val="none" w:sz="0" w:space="0" w:color="auto"/>
        <w:right w:val="none" w:sz="0" w:space="0" w:color="auto"/>
      </w:divBdr>
    </w:div>
    <w:div w:id="1094863500">
      <w:bodyDiv w:val="1"/>
      <w:marLeft w:val="0"/>
      <w:marRight w:val="0"/>
      <w:marTop w:val="0"/>
      <w:marBottom w:val="0"/>
      <w:divBdr>
        <w:top w:val="none" w:sz="0" w:space="0" w:color="auto"/>
        <w:left w:val="none" w:sz="0" w:space="0" w:color="auto"/>
        <w:bottom w:val="none" w:sz="0" w:space="0" w:color="auto"/>
        <w:right w:val="none" w:sz="0" w:space="0" w:color="auto"/>
      </w:divBdr>
    </w:div>
    <w:div w:id="1095252519">
      <w:bodyDiv w:val="1"/>
      <w:marLeft w:val="0"/>
      <w:marRight w:val="0"/>
      <w:marTop w:val="0"/>
      <w:marBottom w:val="0"/>
      <w:divBdr>
        <w:top w:val="none" w:sz="0" w:space="0" w:color="auto"/>
        <w:left w:val="none" w:sz="0" w:space="0" w:color="auto"/>
        <w:bottom w:val="none" w:sz="0" w:space="0" w:color="auto"/>
        <w:right w:val="none" w:sz="0" w:space="0" w:color="auto"/>
      </w:divBdr>
    </w:div>
    <w:div w:id="1095445423">
      <w:bodyDiv w:val="1"/>
      <w:marLeft w:val="0"/>
      <w:marRight w:val="0"/>
      <w:marTop w:val="0"/>
      <w:marBottom w:val="0"/>
      <w:divBdr>
        <w:top w:val="none" w:sz="0" w:space="0" w:color="auto"/>
        <w:left w:val="none" w:sz="0" w:space="0" w:color="auto"/>
        <w:bottom w:val="none" w:sz="0" w:space="0" w:color="auto"/>
        <w:right w:val="none" w:sz="0" w:space="0" w:color="auto"/>
      </w:divBdr>
    </w:div>
    <w:div w:id="1095515911">
      <w:bodyDiv w:val="1"/>
      <w:marLeft w:val="0"/>
      <w:marRight w:val="0"/>
      <w:marTop w:val="0"/>
      <w:marBottom w:val="0"/>
      <w:divBdr>
        <w:top w:val="none" w:sz="0" w:space="0" w:color="auto"/>
        <w:left w:val="none" w:sz="0" w:space="0" w:color="auto"/>
        <w:bottom w:val="none" w:sz="0" w:space="0" w:color="auto"/>
        <w:right w:val="none" w:sz="0" w:space="0" w:color="auto"/>
      </w:divBdr>
    </w:div>
    <w:div w:id="1096099823">
      <w:bodyDiv w:val="1"/>
      <w:marLeft w:val="0"/>
      <w:marRight w:val="0"/>
      <w:marTop w:val="0"/>
      <w:marBottom w:val="0"/>
      <w:divBdr>
        <w:top w:val="none" w:sz="0" w:space="0" w:color="auto"/>
        <w:left w:val="none" w:sz="0" w:space="0" w:color="auto"/>
        <w:bottom w:val="none" w:sz="0" w:space="0" w:color="auto"/>
        <w:right w:val="none" w:sz="0" w:space="0" w:color="auto"/>
      </w:divBdr>
    </w:div>
    <w:div w:id="1096749995">
      <w:bodyDiv w:val="1"/>
      <w:marLeft w:val="0"/>
      <w:marRight w:val="0"/>
      <w:marTop w:val="0"/>
      <w:marBottom w:val="0"/>
      <w:divBdr>
        <w:top w:val="none" w:sz="0" w:space="0" w:color="auto"/>
        <w:left w:val="none" w:sz="0" w:space="0" w:color="auto"/>
        <w:bottom w:val="none" w:sz="0" w:space="0" w:color="auto"/>
        <w:right w:val="none" w:sz="0" w:space="0" w:color="auto"/>
      </w:divBdr>
    </w:div>
    <w:div w:id="1097483087">
      <w:bodyDiv w:val="1"/>
      <w:marLeft w:val="0"/>
      <w:marRight w:val="0"/>
      <w:marTop w:val="0"/>
      <w:marBottom w:val="0"/>
      <w:divBdr>
        <w:top w:val="none" w:sz="0" w:space="0" w:color="auto"/>
        <w:left w:val="none" w:sz="0" w:space="0" w:color="auto"/>
        <w:bottom w:val="none" w:sz="0" w:space="0" w:color="auto"/>
        <w:right w:val="none" w:sz="0" w:space="0" w:color="auto"/>
      </w:divBdr>
    </w:div>
    <w:div w:id="1097678385">
      <w:bodyDiv w:val="1"/>
      <w:marLeft w:val="0"/>
      <w:marRight w:val="0"/>
      <w:marTop w:val="0"/>
      <w:marBottom w:val="0"/>
      <w:divBdr>
        <w:top w:val="none" w:sz="0" w:space="0" w:color="auto"/>
        <w:left w:val="none" w:sz="0" w:space="0" w:color="auto"/>
        <w:bottom w:val="none" w:sz="0" w:space="0" w:color="auto"/>
        <w:right w:val="none" w:sz="0" w:space="0" w:color="auto"/>
      </w:divBdr>
    </w:div>
    <w:div w:id="1097794114">
      <w:bodyDiv w:val="1"/>
      <w:marLeft w:val="0"/>
      <w:marRight w:val="0"/>
      <w:marTop w:val="0"/>
      <w:marBottom w:val="0"/>
      <w:divBdr>
        <w:top w:val="none" w:sz="0" w:space="0" w:color="auto"/>
        <w:left w:val="none" w:sz="0" w:space="0" w:color="auto"/>
        <w:bottom w:val="none" w:sz="0" w:space="0" w:color="auto"/>
        <w:right w:val="none" w:sz="0" w:space="0" w:color="auto"/>
      </w:divBdr>
    </w:div>
    <w:div w:id="1097823422">
      <w:bodyDiv w:val="1"/>
      <w:marLeft w:val="0"/>
      <w:marRight w:val="0"/>
      <w:marTop w:val="0"/>
      <w:marBottom w:val="0"/>
      <w:divBdr>
        <w:top w:val="none" w:sz="0" w:space="0" w:color="auto"/>
        <w:left w:val="none" w:sz="0" w:space="0" w:color="auto"/>
        <w:bottom w:val="none" w:sz="0" w:space="0" w:color="auto"/>
        <w:right w:val="none" w:sz="0" w:space="0" w:color="auto"/>
      </w:divBdr>
    </w:div>
    <w:div w:id="1098253240">
      <w:bodyDiv w:val="1"/>
      <w:marLeft w:val="0"/>
      <w:marRight w:val="0"/>
      <w:marTop w:val="0"/>
      <w:marBottom w:val="0"/>
      <w:divBdr>
        <w:top w:val="none" w:sz="0" w:space="0" w:color="auto"/>
        <w:left w:val="none" w:sz="0" w:space="0" w:color="auto"/>
        <w:bottom w:val="none" w:sz="0" w:space="0" w:color="auto"/>
        <w:right w:val="none" w:sz="0" w:space="0" w:color="auto"/>
      </w:divBdr>
    </w:div>
    <w:div w:id="1098411304">
      <w:bodyDiv w:val="1"/>
      <w:marLeft w:val="0"/>
      <w:marRight w:val="0"/>
      <w:marTop w:val="0"/>
      <w:marBottom w:val="0"/>
      <w:divBdr>
        <w:top w:val="none" w:sz="0" w:space="0" w:color="auto"/>
        <w:left w:val="none" w:sz="0" w:space="0" w:color="auto"/>
        <w:bottom w:val="none" w:sz="0" w:space="0" w:color="auto"/>
        <w:right w:val="none" w:sz="0" w:space="0" w:color="auto"/>
      </w:divBdr>
    </w:div>
    <w:div w:id="1098790721">
      <w:bodyDiv w:val="1"/>
      <w:marLeft w:val="0"/>
      <w:marRight w:val="0"/>
      <w:marTop w:val="0"/>
      <w:marBottom w:val="0"/>
      <w:divBdr>
        <w:top w:val="none" w:sz="0" w:space="0" w:color="auto"/>
        <w:left w:val="none" w:sz="0" w:space="0" w:color="auto"/>
        <w:bottom w:val="none" w:sz="0" w:space="0" w:color="auto"/>
        <w:right w:val="none" w:sz="0" w:space="0" w:color="auto"/>
      </w:divBdr>
    </w:div>
    <w:div w:id="1098986283">
      <w:bodyDiv w:val="1"/>
      <w:marLeft w:val="0"/>
      <w:marRight w:val="0"/>
      <w:marTop w:val="0"/>
      <w:marBottom w:val="0"/>
      <w:divBdr>
        <w:top w:val="none" w:sz="0" w:space="0" w:color="auto"/>
        <w:left w:val="none" w:sz="0" w:space="0" w:color="auto"/>
        <w:bottom w:val="none" w:sz="0" w:space="0" w:color="auto"/>
        <w:right w:val="none" w:sz="0" w:space="0" w:color="auto"/>
      </w:divBdr>
    </w:div>
    <w:div w:id="1099715735">
      <w:bodyDiv w:val="1"/>
      <w:marLeft w:val="0"/>
      <w:marRight w:val="0"/>
      <w:marTop w:val="0"/>
      <w:marBottom w:val="0"/>
      <w:divBdr>
        <w:top w:val="none" w:sz="0" w:space="0" w:color="auto"/>
        <w:left w:val="none" w:sz="0" w:space="0" w:color="auto"/>
        <w:bottom w:val="none" w:sz="0" w:space="0" w:color="auto"/>
        <w:right w:val="none" w:sz="0" w:space="0" w:color="auto"/>
      </w:divBdr>
    </w:div>
    <w:div w:id="1100447456">
      <w:bodyDiv w:val="1"/>
      <w:marLeft w:val="0"/>
      <w:marRight w:val="0"/>
      <w:marTop w:val="0"/>
      <w:marBottom w:val="0"/>
      <w:divBdr>
        <w:top w:val="none" w:sz="0" w:space="0" w:color="auto"/>
        <w:left w:val="none" w:sz="0" w:space="0" w:color="auto"/>
        <w:bottom w:val="none" w:sz="0" w:space="0" w:color="auto"/>
        <w:right w:val="none" w:sz="0" w:space="0" w:color="auto"/>
      </w:divBdr>
    </w:div>
    <w:div w:id="1101140770">
      <w:bodyDiv w:val="1"/>
      <w:marLeft w:val="0"/>
      <w:marRight w:val="0"/>
      <w:marTop w:val="0"/>
      <w:marBottom w:val="0"/>
      <w:divBdr>
        <w:top w:val="none" w:sz="0" w:space="0" w:color="auto"/>
        <w:left w:val="none" w:sz="0" w:space="0" w:color="auto"/>
        <w:bottom w:val="none" w:sz="0" w:space="0" w:color="auto"/>
        <w:right w:val="none" w:sz="0" w:space="0" w:color="auto"/>
      </w:divBdr>
    </w:div>
    <w:div w:id="1101142488">
      <w:bodyDiv w:val="1"/>
      <w:marLeft w:val="0"/>
      <w:marRight w:val="0"/>
      <w:marTop w:val="0"/>
      <w:marBottom w:val="0"/>
      <w:divBdr>
        <w:top w:val="none" w:sz="0" w:space="0" w:color="auto"/>
        <w:left w:val="none" w:sz="0" w:space="0" w:color="auto"/>
        <w:bottom w:val="none" w:sz="0" w:space="0" w:color="auto"/>
        <w:right w:val="none" w:sz="0" w:space="0" w:color="auto"/>
      </w:divBdr>
    </w:div>
    <w:div w:id="1101685509">
      <w:bodyDiv w:val="1"/>
      <w:marLeft w:val="0"/>
      <w:marRight w:val="0"/>
      <w:marTop w:val="0"/>
      <w:marBottom w:val="0"/>
      <w:divBdr>
        <w:top w:val="none" w:sz="0" w:space="0" w:color="auto"/>
        <w:left w:val="none" w:sz="0" w:space="0" w:color="auto"/>
        <w:bottom w:val="none" w:sz="0" w:space="0" w:color="auto"/>
        <w:right w:val="none" w:sz="0" w:space="0" w:color="auto"/>
      </w:divBdr>
    </w:div>
    <w:div w:id="1101991526">
      <w:bodyDiv w:val="1"/>
      <w:marLeft w:val="0"/>
      <w:marRight w:val="0"/>
      <w:marTop w:val="0"/>
      <w:marBottom w:val="0"/>
      <w:divBdr>
        <w:top w:val="none" w:sz="0" w:space="0" w:color="auto"/>
        <w:left w:val="none" w:sz="0" w:space="0" w:color="auto"/>
        <w:bottom w:val="none" w:sz="0" w:space="0" w:color="auto"/>
        <w:right w:val="none" w:sz="0" w:space="0" w:color="auto"/>
      </w:divBdr>
    </w:div>
    <w:div w:id="1101997978">
      <w:bodyDiv w:val="1"/>
      <w:marLeft w:val="0"/>
      <w:marRight w:val="0"/>
      <w:marTop w:val="0"/>
      <w:marBottom w:val="0"/>
      <w:divBdr>
        <w:top w:val="none" w:sz="0" w:space="0" w:color="auto"/>
        <w:left w:val="none" w:sz="0" w:space="0" w:color="auto"/>
        <w:bottom w:val="none" w:sz="0" w:space="0" w:color="auto"/>
        <w:right w:val="none" w:sz="0" w:space="0" w:color="auto"/>
      </w:divBdr>
    </w:div>
    <w:div w:id="1101998016">
      <w:bodyDiv w:val="1"/>
      <w:marLeft w:val="0"/>
      <w:marRight w:val="0"/>
      <w:marTop w:val="0"/>
      <w:marBottom w:val="0"/>
      <w:divBdr>
        <w:top w:val="none" w:sz="0" w:space="0" w:color="auto"/>
        <w:left w:val="none" w:sz="0" w:space="0" w:color="auto"/>
        <w:bottom w:val="none" w:sz="0" w:space="0" w:color="auto"/>
        <w:right w:val="none" w:sz="0" w:space="0" w:color="auto"/>
      </w:divBdr>
    </w:div>
    <w:div w:id="1102144056">
      <w:bodyDiv w:val="1"/>
      <w:marLeft w:val="0"/>
      <w:marRight w:val="0"/>
      <w:marTop w:val="0"/>
      <w:marBottom w:val="0"/>
      <w:divBdr>
        <w:top w:val="none" w:sz="0" w:space="0" w:color="auto"/>
        <w:left w:val="none" w:sz="0" w:space="0" w:color="auto"/>
        <w:bottom w:val="none" w:sz="0" w:space="0" w:color="auto"/>
        <w:right w:val="none" w:sz="0" w:space="0" w:color="auto"/>
      </w:divBdr>
    </w:div>
    <w:div w:id="1102384572">
      <w:bodyDiv w:val="1"/>
      <w:marLeft w:val="0"/>
      <w:marRight w:val="0"/>
      <w:marTop w:val="0"/>
      <w:marBottom w:val="0"/>
      <w:divBdr>
        <w:top w:val="none" w:sz="0" w:space="0" w:color="auto"/>
        <w:left w:val="none" w:sz="0" w:space="0" w:color="auto"/>
        <w:bottom w:val="none" w:sz="0" w:space="0" w:color="auto"/>
        <w:right w:val="none" w:sz="0" w:space="0" w:color="auto"/>
      </w:divBdr>
    </w:div>
    <w:div w:id="1103304764">
      <w:bodyDiv w:val="1"/>
      <w:marLeft w:val="0"/>
      <w:marRight w:val="0"/>
      <w:marTop w:val="0"/>
      <w:marBottom w:val="0"/>
      <w:divBdr>
        <w:top w:val="none" w:sz="0" w:space="0" w:color="auto"/>
        <w:left w:val="none" w:sz="0" w:space="0" w:color="auto"/>
        <w:bottom w:val="none" w:sz="0" w:space="0" w:color="auto"/>
        <w:right w:val="none" w:sz="0" w:space="0" w:color="auto"/>
      </w:divBdr>
    </w:div>
    <w:div w:id="1103305174">
      <w:bodyDiv w:val="1"/>
      <w:marLeft w:val="0"/>
      <w:marRight w:val="0"/>
      <w:marTop w:val="0"/>
      <w:marBottom w:val="0"/>
      <w:divBdr>
        <w:top w:val="none" w:sz="0" w:space="0" w:color="auto"/>
        <w:left w:val="none" w:sz="0" w:space="0" w:color="auto"/>
        <w:bottom w:val="none" w:sz="0" w:space="0" w:color="auto"/>
        <w:right w:val="none" w:sz="0" w:space="0" w:color="auto"/>
      </w:divBdr>
    </w:div>
    <w:div w:id="1103451087">
      <w:bodyDiv w:val="1"/>
      <w:marLeft w:val="0"/>
      <w:marRight w:val="0"/>
      <w:marTop w:val="0"/>
      <w:marBottom w:val="0"/>
      <w:divBdr>
        <w:top w:val="none" w:sz="0" w:space="0" w:color="auto"/>
        <w:left w:val="none" w:sz="0" w:space="0" w:color="auto"/>
        <w:bottom w:val="none" w:sz="0" w:space="0" w:color="auto"/>
        <w:right w:val="none" w:sz="0" w:space="0" w:color="auto"/>
      </w:divBdr>
    </w:div>
    <w:div w:id="1103459238">
      <w:bodyDiv w:val="1"/>
      <w:marLeft w:val="0"/>
      <w:marRight w:val="0"/>
      <w:marTop w:val="0"/>
      <w:marBottom w:val="0"/>
      <w:divBdr>
        <w:top w:val="none" w:sz="0" w:space="0" w:color="auto"/>
        <w:left w:val="none" w:sz="0" w:space="0" w:color="auto"/>
        <w:bottom w:val="none" w:sz="0" w:space="0" w:color="auto"/>
        <w:right w:val="none" w:sz="0" w:space="0" w:color="auto"/>
      </w:divBdr>
    </w:div>
    <w:div w:id="1104105872">
      <w:bodyDiv w:val="1"/>
      <w:marLeft w:val="0"/>
      <w:marRight w:val="0"/>
      <w:marTop w:val="0"/>
      <w:marBottom w:val="0"/>
      <w:divBdr>
        <w:top w:val="none" w:sz="0" w:space="0" w:color="auto"/>
        <w:left w:val="none" w:sz="0" w:space="0" w:color="auto"/>
        <w:bottom w:val="none" w:sz="0" w:space="0" w:color="auto"/>
        <w:right w:val="none" w:sz="0" w:space="0" w:color="auto"/>
      </w:divBdr>
    </w:div>
    <w:div w:id="1104109740">
      <w:bodyDiv w:val="1"/>
      <w:marLeft w:val="0"/>
      <w:marRight w:val="0"/>
      <w:marTop w:val="0"/>
      <w:marBottom w:val="0"/>
      <w:divBdr>
        <w:top w:val="none" w:sz="0" w:space="0" w:color="auto"/>
        <w:left w:val="none" w:sz="0" w:space="0" w:color="auto"/>
        <w:bottom w:val="none" w:sz="0" w:space="0" w:color="auto"/>
        <w:right w:val="none" w:sz="0" w:space="0" w:color="auto"/>
      </w:divBdr>
    </w:div>
    <w:div w:id="1104308226">
      <w:bodyDiv w:val="1"/>
      <w:marLeft w:val="0"/>
      <w:marRight w:val="0"/>
      <w:marTop w:val="0"/>
      <w:marBottom w:val="0"/>
      <w:divBdr>
        <w:top w:val="none" w:sz="0" w:space="0" w:color="auto"/>
        <w:left w:val="none" w:sz="0" w:space="0" w:color="auto"/>
        <w:bottom w:val="none" w:sz="0" w:space="0" w:color="auto"/>
        <w:right w:val="none" w:sz="0" w:space="0" w:color="auto"/>
      </w:divBdr>
    </w:div>
    <w:div w:id="1104417835">
      <w:bodyDiv w:val="1"/>
      <w:marLeft w:val="0"/>
      <w:marRight w:val="0"/>
      <w:marTop w:val="0"/>
      <w:marBottom w:val="0"/>
      <w:divBdr>
        <w:top w:val="none" w:sz="0" w:space="0" w:color="auto"/>
        <w:left w:val="none" w:sz="0" w:space="0" w:color="auto"/>
        <w:bottom w:val="none" w:sz="0" w:space="0" w:color="auto"/>
        <w:right w:val="none" w:sz="0" w:space="0" w:color="auto"/>
      </w:divBdr>
    </w:div>
    <w:div w:id="1105423271">
      <w:bodyDiv w:val="1"/>
      <w:marLeft w:val="0"/>
      <w:marRight w:val="0"/>
      <w:marTop w:val="0"/>
      <w:marBottom w:val="0"/>
      <w:divBdr>
        <w:top w:val="none" w:sz="0" w:space="0" w:color="auto"/>
        <w:left w:val="none" w:sz="0" w:space="0" w:color="auto"/>
        <w:bottom w:val="none" w:sz="0" w:space="0" w:color="auto"/>
        <w:right w:val="none" w:sz="0" w:space="0" w:color="auto"/>
      </w:divBdr>
    </w:div>
    <w:div w:id="1105615059">
      <w:bodyDiv w:val="1"/>
      <w:marLeft w:val="0"/>
      <w:marRight w:val="0"/>
      <w:marTop w:val="0"/>
      <w:marBottom w:val="0"/>
      <w:divBdr>
        <w:top w:val="none" w:sz="0" w:space="0" w:color="auto"/>
        <w:left w:val="none" w:sz="0" w:space="0" w:color="auto"/>
        <w:bottom w:val="none" w:sz="0" w:space="0" w:color="auto"/>
        <w:right w:val="none" w:sz="0" w:space="0" w:color="auto"/>
      </w:divBdr>
    </w:div>
    <w:div w:id="1105616992">
      <w:bodyDiv w:val="1"/>
      <w:marLeft w:val="0"/>
      <w:marRight w:val="0"/>
      <w:marTop w:val="0"/>
      <w:marBottom w:val="0"/>
      <w:divBdr>
        <w:top w:val="none" w:sz="0" w:space="0" w:color="auto"/>
        <w:left w:val="none" w:sz="0" w:space="0" w:color="auto"/>
        <w:bottom w:val="none" w:sz="0" w:space="0" w:color="auto"/>
        <w:right w:val="none" w:sz="0" w:space="0" w:color="auto"/>
      </w:divBdr>
    </w:div>
    <w:div w:id="1106075255">
      <w:bodyDiv w:val="1"/>
      <w:marLeft w:val="0"/>
      <w:marRight w:val="0"/>
      <w:marTop w:val="0"/>
      <w:marBottom w:val="0"/>
      <w:divBdr>
        <w:top w:val="none" w:sz="0" w:space="0" w:color="auto"/>
        <w:left w:val="none" w:sz="0" w:space="0" w:color="auto"/>
        <w:bottom w:val="none" w:sz="0" w:space="0" w:color="auto"/>
        <w:right w:val="none" w:sz="0" w:space="0" w:color="auto"/>
      </w:divBdr>
    </w:div>
    <w:div w:id="1106147564">
      <w:bodyDiv w:val="1"/>
      <w:marLeft w:val="0"/>
      <w:marRight w:val="0"/>
      <w:marTop w:val="0"/>
      <w:marBottom w:val="0"/>
      <w:divBdr>
        <w:top w:val="none" w:sz="0" w:space="0" w:color="auto"/>
        <w:left w:val="none" w:sz="0" w:space="0" w:color="auto"/>
        <w:bottom w:val="none" w:sz="0" w:space="0" w:color="auto"/>
        <w:right w:val="none" w:sz="0" w:space="0" w:color="auto"/>
      </w:divBdr>
    </w:div>
    <w:div w:id="1106390335">
      <w:bodyDiv w:val="1"/>
      <w:marLeft w:val="0"/>
      <w:marRight w:val="0"/>
      <w:marTop w:val="0"/>
      <w:marBottom w:val="0"/>
      <w:divBdr>
        <w:top w:val="none" w:sz="0" w:space="0" w:color="auto"/>
        <w:left w:val="none" w:sz="0" w:space="0" w:color="auto"/>
        <w:bottom w:val="none" w:sz="0" w:space="0" w:color="auto"/>
        <w:right w:val="none" w:sz="0" w:space="0" w:color="auto"/>
      </w:divBdr>
    </w:div>
    <w:div w:id="1106578054">
      <w:bodyDiv w:val="1"/>
      <w:marLeft w:val="0"/>
      <w:marRight w:val="0"/>
      <w:marTop w:val="0"/>
      <w:marBottom w:val="0"/>
      <w:divBdr>
        <w:top w:val="none" w:sz="0" w:space="0" w:color="auto"/>
        <w:left w:val="none" w:sz="0" w:space="0" w:color="auto"/>
        <w:bottom w:val="none" w:sz="0" w:space="0" w:color="auto"/>
        <w:right w:val="none" w:sz="0" w:space="0" w:color="auto"/>
      </w:divBdr>
    </w:div>
    <w:div w:id="1106729512">
      <w:bodyDiv w:val="1"/>
      <w:marLeft w:val="0"/>
      <w:marRight w:val="0"/>
      <w:marTop w:val="0"/>
      <w:marBottom w:val="0"/>
      <w:divBdr>
        <w:top w:val="none" w:sz="0" w:space="0" w:color="auto"/>
        <w:left w:val="none" w:sz="0" w:space="0" w:color="auto"/>
        <w:bottom w:val="none" w:sz="0" w:space="0" w:color="auto"/>
        <w:right w:val="none" w:sz="0" w:space="0" w:color="auto"/>
      </w:divBdr>
    </w:div>
    <w:div w:id="1109274503">
      <w:bodyDiv w:val="1"/>
      <w:marLeft w:val="0"/>
      <w:marRight w:val="0"/>
      <w:marTop w:val="0"/>
      <w:marBottom w:val="0"/>
      <w:divBdr>
        <w:top w:val="none" w:sz="0" w:space="0" w:color="auto"/>
        <w:left w:val="none" w:sz="0" w:space="0" w:color="auto"/>
        <w:bottom w:val="none" w:sz="0" w:space="0" w:color="auto"/>
        <w:right w:val="none" w:sz="0" w:space="0" w:color="auto"/>
      </w:divBdr>
    </w:div>
    <w:div w:id="1109470071">
      <w:bodyDiv w:val="1"/>
      <w:marLeft w:val="0"/>
      <w:marRight w:val="0"/>
      <w:marTop w:val="0"/>
      <w:marBottom w:val="0"/>
      <w:divBdr>
        <w:top w:val="none" w:sz="0" w:space="0" w:color="auto"/>
        <w:left w:val="none" w:sz="0" w:space="0" w:color="auto"/>
        <w:bottom w:val="none" w:sz="0" w:space="0" w:color="auto"/>
        <w:right w:val="none" w:sz="0" w:space="0" w:color="auto"/>
      </w:divBdr>
    </w:div>
    <w:div w:id="1109739470">
      <w:bodyDiv w:val="1"/>
      <w:marLeft w:val="0"/>
      <w:marRight w:val="0"/>
      <w:marTop w:val="0"/>
      <w:marBottom w:val="0"/>
      <w:divBdr>
        <w:top w:val="none" w:sz="0" w:space="0" w:color="auto"/>
        <w:left w:val="none" w:sz="0" w:space="0" w:color="auto"/>
        <w:bottom w:val="none" w:sz="0" w:space="0" w:color="auto"/>
        <w:right w:val="none" w:sz="0" w:space="0" w:color="auto"/>
      </w:divBdr>
    </w:div>
    <w:div w:id="1109934753">
      <w:bodyDiv w:val="1"/>
      <w:marLeft w:val="0"/>
      <w:marRight w:val="0"/>
      <w:marTop w:val="0"/>
      <w:marBottom w:val="0"/>
      <w:divBdr>
        <w:top w:val="none" w:sz="0" w:space="0" w:color="auto"/>
        <w:left w:val="none" w:sz="0" w:space="0" w:color="auto"/>
        <w:bottom w:val="none" w:sz="0" w:space="0" w:color="auto"/>
        <w:right w:val="none" w:sz="0" w:space="0" w:color="auto"/>
      </w:divBdr>
    </w:div>
    <w:div w:id="1110049489">
      <w:bodyDiv w:val="1"/>
      <w:marLeft w:val="0"/>
      <w:marRight w:val="0"/>
      <w:marTop w:val="0"/>
      <w:marBottom w:val="0"/>
      <w:divBdr>
        <w:top w:val="none" w:sz="0" w:space="0" w:color="auto"/>
        <w:left w:val="none" w:sz="0" w:space="0" w:color="auto"/>
        <w:bottom w:val="none" w:sz="0" w:space="0" w:color="auto"/>
        <w:right w:val="none" w:sz="0" w:space="0" w:color="auto"/>
      </w:divBdr>
    </w:div>
    <w:div w:id="1110321669">
      <w:bodyDiv w:val="1"/>
      <w:marLeft w:val="0"/>
      <w:marRight w:val="0"/>
      <w:marTop w:val="0"/>
      <w:marBottom w:val="0"/>
      <w:divBdr>
        <w:top w:val="none" w:sz="0" w:space="0" w:color="auto"/>
        <w:left w:val="none" w:sz="0" w:space="0" w:color="auto"/>
        <w:bottom w:val="none" w:sz="0" w:space="0" w:color="auto"/>
        <w:right w:val="none" w:sz="0" w:space="0" w:color="auto"/>
      </w:divBdr>
    </w:div>
    <w:div w:id="1110659180">
      <w:bodyDiv w:val="1"/>
      <w:marLeft w:val="0"/>
      <w:marRight w:val="0"/>
      <w:marTop w:val="0"/>
      <w:marBottom w:val="0"/>
      <w:divBdr>
        <w:top w:val="none" w:sz="0" w:space="0" w:color="auto"/>
        <w:left w:val="none" w:sz="0" w:space="0" w:color="auto"/>
        <w:bottom w:val="none" w:sz="0" w:space="0" w:color="auto"/>
        <w:right w:val="none" w:sz="0" w:space="0" w:color="auto"/>
      </w:divBdr>
    </w:div>
    <w:div w:id="1110903912">
      <w:bodyDiv w:val="1"/>
      <w:marLeft w:val="0"/>
      <w:marRight w:val="0"/>
      <w:marTop w:val="0"/>
      <w:marBottom w:val="0"/>
      <w:divBdr>
        <w:top w:val="none" w:sz="0" w:space="0" w:color="auto"/>
        <w:left w:val="none" w:sz="0" w:space="0" w:color="auto"/>
        <w:bottom w:val="none" w:sz="0" w:space="0" w:color="auto"/>
        <w:right w:val="none" w:sz="0" w:space="0" w:color="auto"/>
      </w:divBdr>
    </w:div>
    <w:div w:id="1111242199">
      <w:bodyDiv w:val="1"/>
      <w:marLeft w:val="0"/>
      <w:marRight w:val="0"/>
      <w:marTop w:val="0"/>
      <w:marBottom w:val="0"/>
      <w:divBdr>
        <w:top w:val="none" w:sz="0" w:space="0" w:color="auto"/>
        <w:left w:val="none" w:sz="0" w:space="0" w:color="auto"/>
        <w:bottom w:val="none" w:sz="0" w:space="0" w:color="auto"/>
        <w:right w:val="none" w:sz="0" w:space="0" w:color="auto"/>
      </w:divBdr>
    </w:div>
    <w:div w:id="1111709401">
      <w:bodyDiv w:val="1"/>
      <w:marLeft w:val="0"/>
      <w:marRight w:val="0"/>
      <w:marTop w:val="0"/>
      <w:marBottom w:val="0"/>
      <w:divBdr>
        <w:top w:val="none" w:sz="0" w:space="0" w:color="auto"/>
        <w:left w:val="none" w:sz="0" w:space="0" w:color="auto"/>
        <w:bottom w:val="none" w:sz="0" w:space="0" w:color="auto"/>
        <w:right w:val="none" w:sz="0" w:space="0" w:color="auto"/>
      </w:divBdr>
    </w:div>
    <w:div w:id="1112162374">
      <w:bodyDiv w:val="1"/>
      <w:marLeft w:val="0"/>
      <w:marRight w:val="0"/>
      <w:marTop w:val="0"/>
      <w:marBottom w:val="0"/>
      <w:divBdr>
        <w:top w:val="none" w:sz="0" w:space="0" w:color="auto"/>
        <w:left w:val="none" w:sz="0" w:space="0" w:color="auto"/>
        <w:bottom w:val="none" w:sz="0" w:space="0" w:color="auto"/>
        <w:right w:val="none" w:sz="0" w:space="0" w:color="auto"/>
      </w:divBdr>
    </w:div>
    <w:div w:id="1112556379">
      <w:bodyDiv w:val="1"/>
      <w:marLeft w:val="0"/>
      <w:marRight w:val="0"/>
      <w:marTop w:val="0"/>
      <w:marBottom w:val="0"/>
      <w:divBdr>
        <w:top w:val="none" w:sz="0" w:space="0" w:color="auto"/>
        <w:left w:val="none" w:sz="0" w:space="0" w:color="auto"/>
        <w:bottom w:val="none" w:sz="0" w:space="0" w:color="auto"/>
        <w:right w:val="none" w:sz="0" w:space="0" w:color="auto"/>
      </w:divBdr>
    </w:div>
    <w:div w:id="1112940995">
      <w:bodyDiv w:val="1"/>
      <w:marLeft w:val="0"/>
      <w:marRight w:val="0"/>
      <w:marTop w:val="0"/>
      <w:marBottom w:val="0"/>
      <w:divBdr>
        <w:top w:val="none" w:sz="0" w:space="0" w:color="auto"/>
        <w:left w:val="none" w:sz="0" w:space="0" w:color="auto"/>
        <w:bottom w:val="none" w:sz="0" w:space="0" w:color="auto"/>
        <w:right w:val="none" w:sz="0" w:space="0" w:color="auto"/>
      </w:divBdr>
    </w:div>
    <w:div w:id="1113747513">
      <w:bodyDiv w:val="1"/>
      <w:marLeft w:val="0"/>
      <w:marRight w:val="0"/>
      <w:marTop w:val="0"/>
      <w:marBottom w:val="0"/>
      <w:divBdr>
        <w:top w:val="none" w:sz="0" w:space="0" w:color="auto"/>
        <w:left w:val="none" w:sz="0" w:space="0" w:color="auto"/>
        <w:bottom w:val="none" w:sz="0" w:space="0" w:color="auto"/>
        <w:right w:val="none" w:sz="0" w:space="0" w:color="auto"/>
      </w:divBdr>
    </w:div>
    <w:div w:id="1114013326">
      <w:bodyDiv w:val="1"/>
      <w:marLeft w:val="0"/>
      <w:marRight w:val="0"/>
      <w:marTop w:val="0"/>
      <w:marBottom w:val="0"/>
      <w:divBdr>
        <w:top w:val="none" w:sz="0" w:space="0" w:color="auto"/>
        <w:left w:val="none" w:sz="0" w:space="0" w:color="auto"/>
        <w:bottom w:val="none" w:sz="0" w:space="0" w:color="auto"/>
        <w:right w:val="none" w:sz="0" w:space="0" w:color="auto"/>
      </w:divBdr>
    </w:div>
    <w:div w:id="1114909673">
      <w:bodyDiv w:val="1"/>
      <w:marLeft w:val="0"/>
      <w:marRight w:val="0"/>
      <w:marTop w:val="0"/>
      <w:marBottom w:val="0"/>
      <w:divBdr>
        <w:top w:val="none" w:sz="0" w:space="0" w:color="auto"/>
        <w:left w:val="none" w:sz="0" w:space="0" w:color="auto"/>
        <w:bottom w:val="none" w:sz="0" w:space="0" w:color="auto"/>
        <w:right w:val="none" w:sz="0" w:space="0" w:color="auto"/>
      </w:divBdr>
    </w:div>
    <w:div w:id="1114984228">
      <w:bodyDiv w:val="1"/>
      <w:marLeft w:val="0"/>
      <w:marRight w:val="0"/>
      <w:marTop w:val="0"/>
      <w:marBottom w:val="0"/>
      <w:divBdr>
        <w:top w:val="none" w:sz="0" w:space="0" w:color="auto"/>
        <w:left w:val="none" w:sz="0" w:space="0" w:color="auto"/>
        <w:bottom w:val="none" w:sz="0" w:space="0" w:color="auto"/>
        <w:right w:val="none" w:sz="0" w:space="0" w:color="auto"/>
      </w:divBdr>
    </w:div>
    <w:div w:id="1114985940">
      <w:bodyDiv w:val="1"/>
      <w:marLeft w:val="0"/>
      <w:marRight w:val="0"/>
      <w:marTop w:val="0"/>
      <w:marBottom w:val="0"/>
      <w:divBdr>
        <w:top w:val="none" w:sz="0" w:space="0" w:color="auto"/>
        <w:left w:val="none" w:sz="0" w:space="0" w:color="auto"/>
        <w:bottom w:val="none" w:sz="0" w:space="0" w:color="auto"/>
        <w:right w:val="none" w:sz="0" w:space="0" w:color="auto"/>
      </w:divBdr>
    </w:div>
    <w:div w:id="1115635104">
      <w:bodyDiv w:val="1"/>
      <w:marLeft w:val="0"/>
      <w:marRight w:val="0"/>
      <w:marTop w:val="0"/>
      <w:marBottom w:val="0"/>
      <w:divBdr>
        <w:top w:val="none" w:sz="0" w:space="0" w:color="auto"/>
        <w:left w:val="none" w:sz="0" w:space="0" w:color="auto"/>
        <w:bottom w:val="none" w:sz="0" w:space="0" w:color="auto"/>
        <w:right w:val="none" w:sz="0" w:space="0" w:color="auto"/>
      </w:divBdr>
    </w:div>
    <w:div w:id="1115902400">
      <w:bodyDiv w:val="1"/>
      <w:marLeft w:val="0"/>
      <w:marRight w:val="0"/>
      <w:marTop w:val="0"/>
      <w:marBottom w:val="0"/>
      <w:divBdr>
        <w:top w:val="none" w:sz="0" w:space="0" w:color="auto"/>
        <w:left w:val="none" w:sz="0" w:space="0" w:color="auto"/>
        <w:bottom w:val="none" w:sz="0" w:space="0" w:color="auto"/>
        <w:right w:val="none" w:sz="0" w:space="0" w:color="auto"/>
      </w:divBdr>
    </w:div>
    <w:div w:id="1116214291">
      <w:bodyDiv w:val="1"/>
      <w:marLeft w:val="0"/>
      <w:marRight w:val="0"/>
      <w:marTop w:val="0"/>
      <w:marBottom w:val="0"/>
      <w:divBdr>
        <w:top w:val="none" w:sz="0" w:space="0" w:color="auto"/>
        <w:left w:val="none" w:sz="0" w:space="0" w:color="auto"/>
        <w:bottom w:val="none" w:sz="0" w:space="0" w:color="auto"/>
        <w:right w:val="none" w:sz="0" w:space="0" w:color="auto"/>
      </w:divBdr>
    </w:div>
    <w:div w:id="1116293922">
      <w:bodyDiv w:val="1"/>
      <w:marLeft w:val="0"/>
      <w:marRight w:val="0"/>
      <w:marTop w:val="0"/>
      <w:marBottom w:val="0"/>
      <w:divBdr>
        <w:top w:val="none" w:sz="0" w:space="0" w:color="auto"/>
        <w:left w:val="none" w:sz="0" w:space="0" w:color="auto"/>
        <w:bottom w:val="none" w:sz="0" w:space="0" w:color="auto"/>
        <w:right w:val="none" w:sz="0" w:space="0" w:color="auto"/>
      </w:divBdr>
    </w:div>
    <w:div w:id="1116828968">
      <w:bodyDiv w:val="1"/>
      <w:marLeft w:val="0"/>
      <w:marRight w:val="0"/>
      <w:marTop w:val="0"/>
      <w:marBottom w:val="0"/>
      <w:divBdr>
        <w:top w:val="none" w:sz="0" w:space="0" w:color="auto"/>
        <w:left w:val="none" w:sz="0" w:space="0" w:color="auto"/>
        <w:bottom w:val="none" w:sz="0" w:space="0" w:color="auto"/>
        <w:right w:val="none" w:sz="0" w:space="0" w:color="auto"/>
      </w:divBdr>
    </w:div>
    <w:div w:id="1117025528">
      <w:bodyDiv w:val="1"/>
      <w:marLeft w:val="0"/>
      <w:marRight w:val="0"/>
      <w:marTop w:val="0"/>
      <w:marBottom w:val="0"/>
      <w:divBdr>
        <w:top w:val="none" w:sz="0" w:space="0" w:color="auto"/>
        <w:left w:val="none" w:sz="0" w:space="0" w:color="auto"/>
        <w:bottom w:val="none" w:sz="0" w:space="0" w:color="auto"/>
        <w:right w:val="none" w:sz="0" w:space="0" w:color="auto"/>
      </w:divBdr>
    </w:div>
    <w:div w:id="1117990210">
      <w:bodyDiv w:val="1"/>
      <w:marLeft w:val="0"/>
      <w:marRight w:val="0"/>
      <w:marTop w:val="0"/>
      <w:marBottom w:val="0"/>
      <w:divBdr>
        <w:top w:val="none" w:sz="0" w:space="0" w:color="auto"/>
        <w:left w:val="none" w:sz="0" w:space="0" w:color="auto"/>
        <w:bottom w:val="none" w:sz="0" w:space="0" w:color="auto"/>
        <w:right w:val="none" w:sz="0" w:space="0" w:color="auto"/>
      </w:divBdr>
    </w:div>
    <w:div w:id="1118062257">
      <w:bodyDiv w:val="1"/>
      <w:marLeft w:val="0"/>
      <w:marRight w:val="0"/>
      <w:marTop w:val="0"/>
      <w:marBottom w:val="0"/>
      <w:divBdr>
        <w:top w:val="none" w:sz="0" w:space="0" w:color="auto"/>
        <w:left w:val="none" w:sz="0" w:space="0" w:color="auto"/>
        <w:bottom w:val="none" w:sz="0" w:space="0" w:color="auto"/>
        <w:right w:val="none" w:sz="0" w:space="0" w:color="auto"/>
      </w:divBdr>
    </w:div>
    <w:div w:id="1118141924">
      <w:bodyDiv w:val="1"/>
      <w:marLeft w:val="0"/>
      <w:marRight w:val="0"/>
      <w:marTop w:val="0"/>
      <w:marBottom w:val="0"/>
      <w:divBdr>
        <w:top w:val="none" w:sz="0" w:space="0" w:color="auto"/>
        <w:left w:val="none" w:sz="0" w:space="0" w:color="auto"/>
        <w:bottom w:val="none" w:sz="0" w:space="0" w:color="auto"/>
        <w:right w:val="none" w:sz="0" w:space="0" w:color="auto"/>
      </w:divBdr>
    </w:div>
    <w:div w:id="1118183629">
      <w:bodyDiv w:val="1"/>
      <w:marLeft w:val="0"/>
      <w:marRight w:val="0"/>
      <w:marTop w:val="0"/>
      <w:marBottom w:val="0"/>
      <w:divBdr>
        <w:top w:val="none" w:sz="0" w:space="0" w:color="auto"/>
        <w:left w:val="none" w:sz="0" w:space="0" w:color="auto"/>
        <w:bottom w:val="none" w:sz="0" w:space="0" w:color="auto"/>
        <w:right w:val="none" w:sz="0" w:space="0" w:color="auto"/>
      </w:divBdr>
    </w:div>
    <w:div w:id="1118187391">
      <w:bodyDiv w:val="1"/>
      <w:marLeft w:val="0"/>
      <w:marRight w:val="0"/>
      <w:marTop w:val="0"/>
      <w:marBottom w:val="0"/>
      <w:divBdr>
        <w:top w:val="none" w:sz="0" w:space="0" w:color="auto"/>
        <w:left w:val="none" w:sz="0" w:space="0" w:color="auto"/>
        <w:bottom w:val="none" w:sz="0" w:space="0" w:color="auto"/>
        <w:right w:val="none" w:sz="0" w:space="0" w:color="auto"/>
      </w:divBdr>
    </w:div>
    <w:div w:id="1118256644">
      <w:bodyDiv w:val="1"/>
      <w:marLeft w:val="0"/>
      <w:marRight w:val="0"/>
      <w:marTop w:val="0"/>
      <w:marBottom w:val="0"/>
      <w:divBdr>
        <w:top w:val="none" w:sz="0" w:space="0" w:color="auto"/>
        <w:left w:val="none" w:sz="0" w:space="0" w:color="auto"/>
        <w:bottom w:val="none" w:sz="0" w:space="0" w:color="auto"/>
        <w:right w:val="none" w:sz="0" w:space="0" w:color="auto"/>
      </w:divBdr>
    </w:div>
    <w:div w:id="1118455212">
      <w:bodyDiv w:val="1"/>
      <w:marLeft w:val="0"/>
      <w:marRight w:val="0"/>
      <w:marTop w:val="0"/>
      <w:marBottom w:val="0"/>
      <w:divBdr>
        <w:top w:val="none" w:sz="0" w:space="0" w:color="auto"/>
        <w:left w:val="none" w:sz="0" w:space="0" w:color="auto"/>
        <w:bottom w:val="none" w:sz="0" w:space="0" w:color="auto"/>
        <w:right w:val="none" w:sz="0" w:space="0" w:color="auto"/>
      </w:divBdr>
    </w:div>
    <w:div w:id="1118599402">
      <w:bodyDiv w:val="1"/>
      <w:marLeft w:val="0"/>
      <w:marRight w:val="0"/>
      <w:marTop w:val="0"/>
      <w:marBottom w:val="0"/>
      <w:divBdr>
        <w:top w:val="none" w:sz="0" w:space="0" w:color="auto"/>
        <w:left w:val="none" w:sz="0" w:space="0" w:color="auto"/>
        <w:bottom w:val="none" w:sz="0" w:space="0" w:color="auto"/>
        <w:right w:val="none" w:sz="0" w:space="0" w:color="auto"/>
      </w:divBdr>
    </w:div>
    <w:div w:id="1118641881">
      <w:bodyDiv w:val="1"/>
      <w:marLeft w:val="0"/>
      <w:marRight w:val="0"/>
      <w:marTop w:val="0"/>
      <w:marBottom w:val="0"/>
      <w:divBdr>
        <w:top w:val="none" w:sz="0" w:space="0" w:color="auto"/>
        <w:left w:val="none" w:sz="0" w:space="0" w:color="auto"/>
        <w:bottom w:val="none" w:sz="0" w:space="0" w:color="auto"/>
        <w:right w:val="none" w:sz="0" w:space="0" w:color="auto"/>
      </w:divBdr>
    </w:div>
    <w:div w:id="1119372326">
      <w:bodyDiv w:val="1"/>
      <w:marLeft w:val="0"/>
      <w:marRight w:val="0"/>
      <w:marTop w:val="0"/>
      <w:marBottom w:val="0"/>
      <w:divBdr>
        <w:top w:val="none" w:sz="0" w:space="0" w:color="auto"/>
        <w:left w:val="none" w:sz="0" w:space="0" w:color="auto"/>
        <w:bottom w:val="none" w:sz="0" w:space="0" w:color="auto"/>
        <w:right w:val="none" w:sz="0" w:space="0" w:color="auto"/>
      </w:divBdr>
    </w:div>
    <w:div w:id="1119881494">
      <w:bodyDiv w:val="1"/>
      <w:marLeft w:val="0"/>
      <w:marRight w:val="0"/>
      <w:marTop w:val="0"/>
      <w:marBottom w:val="0"/>
      <w:divBdr>
        <w:top w:val="none" w:sz="0" w:space="0" w:color="auto"/>
        <w:left w:val="none" w:sz="0" w:space="0" w:color="auto"/>
        <w:bottom w:val="none" w:sz="0" w:space="0" w:color="auto"/>
        <w:right w:val="none" w:sz="0" w:space="0" w:color="auto"/>
      </w:divBdr>
    </w:div>
    <w:div w:id="1121455585">
      <w:bodyDiv w:val="1"/>
      <w:marLeft w:val="0"/>
      <w:marRight w:val="0"/>
      <w:marTop w:val="0"/>
      <w:marBottom w:val="0"/>
      <w:divBdr>
        <w:top w:val="none" w:sz="0" w:space="0" w:color="auto"/>
        <w:left w:val="none" w:sz="0" w:space="0" w:color="auto"/>
        <w:bottom w:val="none" w:sz="0" w:space="0" w:color="auto"/>
        <w:right w:val="none" w:sz="0" w:space="0" w:color="auto"/>
      </w:divBdr>
    </w:div>
    <w:div w:id="1122267760">
      <w:bodyDiv w:val="1"/>
      <w:marLeft w:val="0"/>
      <w:marRight w:val="0"/>
      <w:marTop w:val="0"/>
      <w:marBottom w:val="0"/>
      <w:divBdr>
        <w:top w:val="none" w:sz="0" w:space="0" w:color="auto"/>
        <w:left w:val="none" w:sz="0" w:space="0" w:color="auto"/>
        <w:bottom w:val="none" w:sz="0" w:space="0" w:color="auto"/>
        <w:right w:val="none" w:sz="0" w:space="0" w:color="auto"/>
      </w:divBdr>
    </w:div>
    <w:div w:id="1122651623">
      <w:bodyDiv w:val="1"/>
      <w:marLeft w:val="0"/>
      <w:marRight w:val="0"/>
      <w:marTop w:val="0"/>
      <w:marBottom w:val="0"/>
      <w:divBdr>
        <w:top w:val="none" w:sz="0" w:space="0" w:color="auto"/>
        <w:left w:val="none" w:sz="0" w:space="0" w:color="auto"/>
        <w:bottom w:val="none" w:sz="0" w:space="0" w:color="auto"/>
        <w:right w:val="none" w:sz="0" w:space="0" w:color="auto"/>
      </w:divBdr>
    </w:div>
    <w:div w:id="1123498426">
      <w:bodyDiv w:val="1"/>
      <w:marLeft w:val="0"/>
      <w:marRight w:val="0"/>
      <w:marTop w:val="0"/>
      <w:marBottom w:val="0"/>
      <w:divBdr>
        <w:top w:val="none" w:sz="0" w:space="0" w:color="auto"/>
        <w:left w:val="none" w:sz="0" w:space="0" w:color="auto"/>
        <w:bottom w:val="none" w:sz="0" w:space="0" w:color="auto"/>
        <w:right w:val="none" w:sz="0" w:space="0" w:color="auto"/>
      </w:divBdr>
    </w:div>
    <w:div w:id="1123839530">
      <w:bodyDiv w:val="1"/>
      <w:marLeft w:val="0"/>
      <w:marRight w:val="0"/>
      <w:marTop w:val="0"/>
      <w:marBottom w:val="0"/>
      <w:divBdr>
        <w:top w:val="none" w:sz="0" w:space="0" w:color="auto"/>
        <w:left w:val="none" w:sz="0" w:space="0" w:color="auto"/>
        <w:bottom w:val="none" w:sz="0" w:space="0" w:color="auto"/>
        <w:right w:val="none" w:sz="0" w:space="0" w:color="auto"/>
      </w:divBdr>
    </w:div>
    <w:div w:id="1123889339">
      <w:bodyDiv w:val="1"/>
      <w:marLeft w:val="0"/>
      <w:marRight w:val="0"/>
      <w:marTop w:val="0"/>
      <w:marBottom w:val="0"/>
      <w:divBdr>
        <w:top w:val="none" w:sz="0" w:space="0" w:color="auto"/>
        <w:left w:val="none" w:sz="0" w:space="0" w:color="auto"/>
        <w:bottom w:val="none" w:sz="0" w:space="0" w:color="auto"/>
        <w:right w:val="none" w:sz="0" w:space="0" w:color="auto"/>
      </w:divBdr>
    </w:div>
    <w:div w:id="1124037027">
      <w:bodyDiv w:val="1"/>
      <w:marLeft w:val="0"/>
      <w:marRight w:val="0"/>
      <w:marTop w:val="0"/>
      <w:marBottom w:val="0"/>
      <w:divBdr>
        <w:top w:val="none" w:sz="0" w:space="0" w:color="auto"/>
        <w:left w:val="none" w:sz="0" w:space="0" w:color="auto"/>
        <w:bottom w:val="none" w:sz="0" w:space="0" w:color="auto"/>
        <w:right w:val="none" w:sz="0" w:space="0" w:color="auto"/>
      </w:divBdr>
    </w:div>
    <w:div w:id="1124273909">
      <w:bodyDiv w:val="1"/>
      <w:marLeft w:val="0"/>
      <w:marRight w:val="0"/>
      <w:marTop w:val="0"/>
      <w:marBottom w:val="0"/>
      <w:divBdr>
        <w:top w:val="none" w:sz="0" w:space="0" w:color="auto"/>
        <w:left w:val="none" w:sz="0" w:space="0" w:color="auto"/>
        <w:bottom w:val="none" w:sz="0" w:space="0" w:color="auto"/>
        <w:right w:val="none" w:sz="0" w:space="0" w:color="auto"/>
      </w:divBdr>
    </w:div>
    <w:div w:id="1125732696">
      <w:bodyDiv w:val="1"/>
      <w:marLeft w:val="0"/>
      <w:marRight w:val="0"/>
      <w:marTop w:val="0"/>
      <w:marBottom w:val="0"/>
      <w:divBdr>
        <w:top w:val="none" w:sz="0" w:space="0" w:color="auto"/>
        <w:left w:val="none" w:sz="0" w:space="0" w:color="auto"/>
        <w:bottom w:val="none" w:sz="0" w:space="0" w:color="auto"/>
        <w:right w:val="none" w:sz="0" w:space="0" w:color="auto"/>
      </w:divBdr>
    </w:div>
    <w:div w:id="1125852513">
      <w:bodyDiv w:val="1"/>
      <w:marLeft w:val="0"/>
      <w:marRight w:val="0"/>
      <w:marTop w:val="0"/>
      <w:marBottom w:val="0"/>
      <w:divBdr>
        <w:top w:val="none" w:sz="0" w:space="0" w:color="auto"/>
        <w:left w:val="none" w:sz="0" w:space="0" w:color="auto"/>
        <w:bottom w:val="none" w:sz="0" w:space="0" w:color="auto"/>
        <w:right w:val="none" w:sz="0" w:space="0" w:color="auto"/>
      </w:divBdr>
    </w:div>
    <w:div w:id="1125853647">
      <w:bodyDiv w:val="1"/>
      <w:marLeft w:val="0"/>
      <w:marRight w:val="0"/>
      <w:marTop w:val="0"/>
      <w:marBottom w:val="0"/>
      <w:divBdr>
        <w:top w:val="none" w:sz="0" w:space="0" w:color="auto"/>
        <w:left w:val="none" w:sz="0" w:space="0" w:color="auto"/>
        <w:bottom w:val="none" w:sz="0" w:space="0" w:color="auto"/>
        <w:right w:val="none" w:sz="0" w:space="0" w:color="auto"/>
      </w:divBdr>
    </w:div>
    <w:div w:id="1127118175">
      <w:bodyDiv w:val="1"/>
      <w:marLeft w:val="0"/>
      <w:marRight w:val="0"/>
      <w:marTop w:val="0"/>
      <w:marBottom w:val="0"/>
      <w:divBdr>
        <w:top w:val="none" w:sz="0" w:space="0" w:color="auto"/>
        <w:left w:val="none" w:sz="0" w:space="0" w:color="auto"/>
        <w:bottom w:val="none" w:sz="0" w:space="0" w:color="auto"/>
        <w:right w:val="none" w:sz="0" w:space="0" w:color="auto"/>
      </w:divBdr>
    </w:div>
    <w:div w:id="1127361136">
      <w:bodyDiv w:val="1"/>
      <w:marLeft w:val="0"/>
      <w:marRight w:val="0"/>
      <w:marTop w:val="0"/>
      <w:marBottom w:val="0"/>
      <w:divBdr>
        <w:top w:val="none" w:sz="0" w:space="0" w:color="auto"/>
        <w:left w:val="none" w:sz="0" w:space="0" w:color="auto"/>
        <w:bottom w:val="none" w:sz="0" w:space="0" w:color="auto"/>
        <w:right w:val="none" w:sz="0" w:space="0" w:color="auto"/>
      </w:divBdr>
    </w:div>
    <w:div w:id="1127434285">
      <w:bodyDiv w:val="1"/>
      <w:marLeft w:val="0"/>
      <w:marRight w:val="0"/>
      <w:marTop w:val="0"/>
      <w:marBottom w:val="0"/>
      <w:divBdr>
        <w:top w:val="none" w:sz="0" w:space="0" w:color="auto"/>
        <w:left w:val="none" w:sz="0" w:space="0" w:color="auto"/>
        <w:bottom w:val="none" w:sz="0" w:space="0" w:color="auto"/>
        <w:right w:val="none" w:sz="0" w:space="0" w:color="auto"/>
      </w:divBdr>
    </w:div>
    <w:div w:id="1127506597">
      <w:bodyDiv w:val="1"/>
      <w:marLeft w:val="0"/>
      <w:marRight w:val="0"/>
      <w:marTop w:val="0"/>
      <w:marBottom w:val="0"/>
      <w:divBdr>
        <w:top w:val="none" w:sz="0" w:space="0" w:color="auto"/>
        <w:left w:val="none" w:sz="0" w:space="0" w:color="auto"/>
        <w:bottom w:val="none" w:sz="0" w:space="0" w:color="auto"/>
        <w:right w:val="none" w:sz="0" w:space="0" w:color="auto"/>
      </w:divBdr>
    </w:div>
    <w:div w:id="1127548365">
      <w:bodyDiv w:val="1"/>
      <w:marLeft w:val="0"/>
      <w:marRight w:val="0"/>
      <w:marTop w:val="0"/>
      <w:marBottom w:val="0"/>
      <w:divBdr>
        <w:top w:val="none" w:sz="0" w:space="0" w:color="auto"/>
        <w:left w:val="none" w:sz="0" w:space="0" w:color="auto"/>
        <w:bottom w:val="none" w:sz="0" w:space="0" w:color="auto"/>
        <w:right w:val="none" w:sz="0" w:space="0" w:color="auto"/>
      </w:divBdr>
    </w:div>
    <w:div w:id="1127554384">
      <w:bodyDiv w:val="1"/>
      <w:marLeft w:val="0"/>
      <w:marRight w:val="0"/>
      <w:marTop w:val="0"/>
      <w:marBottom w:val="0"/>
      <w:divBdr>
        <w:top w:val="none" w:sz="0" w:space="0" w:color="auto"/>
        <w:left w:val="none" w:sz="0" w:space="0" w:color="auto"/>
        <w:bottom w:val="none" w:sz="0" w:space="0" w:color="auto"/>
        <w:right w:val="none" w:sz="0" w:space="0" w:color="auto"/>
      </w:divBdr>
    </w:div>
    <w:div w:id="1127894613">
      <w:bodyDiv w:val="1"/>
      <w:marLeft w:val="0"/>
      <w:marRight w:val="0"/>
      <w:marTop w:val="0"/>
      <w:marBottom w:val="0"/>
      <w:divBdr>
        <w:top w:val="none" w:sz="0" w:space="0" w:color="auto"/>
        <w:left w:val="none" w:sz="0" w:space="0" w:color="auto"/>
        <w:bottom w:val="none" w:sz="0" w:space="0" w:color="auto"/>
        <w:right w:val="none" w:sz="0" w:space="0" w:color="auto"/>
      </w:divBdr>
    </w:div>
    <w:div w:id="1127894752">
      <w:bodyDiv w:val="1"/>
      <w:marLeft w:val="0"/>
      <w:marRight w:val="0"/>
      <w:marTop w:val="0"/>
      <w:marBottom w:val="0"/>
      <w:divBdr>
        <w:top w:val="none" w:sz="0" w:space="0" w:color="auto"/>
        <w:left w:val="none" w:sz="0" w:space="0" w:color="auto"/>
        <w:bottom w:val="none" w:sz="0" w:space="0" w:color="auto"/>
        <w:right w:val="none" w:sz="0" w:space="0" w:color="auto"/>
      </w:divBdr>
    </w:div>
    <w:div w:id="1128351062">
      <w:bodyDiv w:val="1"/>
      <w:marLeft w:val="0"/>
      <w:marRight w:val="0"/>
      <w:marTop w:val="0"/>
      <w:marBottom w:val="0"/>
      <w:divBdr>
        <w:top w:val="none" w:sz="0" w:space="0" w:color="auto"/>
        <w:left w:val="none" w:sz="0" w:space="0" w:color="auto"/>
        <w:bottom w:val="none" w:sz="0" w:space="0" w:color="auto"/>
        <w:right w:val="none" w:sz="0" w:space="0" w:color="auto"/>
      </w:divBdr>
    </w:div>
    <w:div w:id="1128472690">
      <w:bodyDiv w:val="1"/>
      <w:marLeft w:val="0"/>
      <w:marRight w:val="0"/>
      <w:marTop w:val="0"/>
      <w:marBottom w:val="0"/>
      <w:divBdr>
        <w:top w:val="none" w:sz="0" w:space="0" w:color="auto"/>
        <w:left w:val="none" w:sz="0" w:space="0" w:color="auto"/>
        <w:bottom w:val="none" w:sz="0" w:space="0" w:color="auto"/>
        <w:right w:val="none" w:sz="0" w:space="0" w:color="auto"/>
      </w:divBdr>
    </w:div>
    <w:div w:id="1129015462">
      <w:bodyDiv w:val="1"/>
      <w:marLeft w:val="0"/>
      <w:marRight w:val="0"/>
      <w:marTop w:val="0"/>
      <w:marBottom w:val="0"/>
      <w:divBdr>
        <w:top w:val="none" w:sz="0" w:space="0" w:color="auto"/>
        <w:left w:val="none" w:sz="0" w:space="0" w:color="auto"/>
        <w:bottom w:val="none" w:sz="0" w:space="0" w:color="auto"/>
        <w:right w:val="none" w:sz="0" w:space="0" w:color="auto"/>
      </w:divBdr>
    </w:div>
    <w:div w:id="1129058336">
      <w:bodyDiv w:val="1"/>
      <w:marLeft w:val="0"/>
      <w:marRight w:val="0"/>
      <w:marTop w:val="0"/>
      <w:marBottom w:val="0"/>
      <w:divBdr>
        <w:top w:val="none" w:sz="0" w:space="0" w:color="auto"/>
        <w:left w:val="none" w:sz="0" w:space="0" w:color="auto"/>
        <w:bottom w:val="none" w:sz="0" w:space="0" w:color="auto"/>
        <w:right w:val="none" w:sz="0" w:space="0" w:color="auto"/>
      </w:divBdr>
    </w:div>
    <w:div w:id="1129476230">
      <w:bodyDiv w:val="1"/>
      <w:marLeft w:val="0"/>
      <w:marRight w:val="0"/>
      <w:marTop w:val="0"/>
      <w:marBottom w:val="0"/>
      <w:divBdr>
        <w:top w:val="none" w:sz="0" w:space="0" w:color="auto"/>
        <w:left w:val="none" w:sz="0" w:space="0" w:color="auto"/>
        <w:bottom w:val="none" w:sz="0" w:space="0" w:color="auto"/>
        <w:right w:val="none" w:sz="0" w:space="0" w:color="auto"/>
      </w:divBdr>
    </w:div>
    <w:div w:id="1129593513">
      <w:bodyDiv w:val="1"/>
      <w:marLeft w:val="0"/>
      <w:marRight w:val="0"/>
      <w:marTop w:val="0"/>
      <w:marBottom w:val="0"/>
      <w:divBdr>
        <w:top w:val="none" w:sz="0" w:space="0" w:color="auto"/>
        <w:left w:val="none" w:sz="0" w:space="0" w:color="auto"/>
        <w:bottom w:val="none" w:sz="0" w:space="0" w:color="auto"/>
        <w:right w:val="none" w:sz="0" w:space="0" w:color="auto"/>
      </w:divBdr>
    </w:div>
    <w:div w:id="1129738986">
      <w:bodyDiv w:val="1"/>
      <w:marLeft w:val="0"/>
      <w:marRight w:val="0"/>
      <w:marTop w:val="0"/>
      <w:marBottom w:val="0"/>
      <w:divBdr>
        <w:top w:val="none" w:sz="0" w:space="0" w:color="auto"/>
        <w:left w:val="none" w:sz="0" w:space="0" w:color="auto"/>
        <w:bottom w:val="none" w:sz="0" w:space="0" w:color="auto"/>
        <w:right w:val="none" w:sz="0" w:space="0" w:color="auto"/>
      </w:divBdr>
    </w:div>
    <w:div w:id="1129782683">
      <w:bodyDiv w:val="1"/>
      <w:marLeft w:val="0"/>
      <w:marRight w:val="0"/>
      <w:marTop w:val="0"/>
      <w:marBottom w:val="0"/>
      <w:divBdr>
        <w:top w:val="none" w:sz="0" w:space="0" w:color="auto"/>
        <w:left w:val="none" w:sz="0" w:space="0" w:color="auto"/>
        <w:bottom w:val="none" w:sz="0" w:space="0" w:color="auto"/>
        <w:right w:val="none" w:sz="0" w:space="0" w:color="auto"/>
      </w:divBdr>
    </w:div>
    <w:div w:id="1129930481">
      <w:bodyDiv w:val="1"/>
      <w:marLeft w:val="0"/>
      <w:marRight w:val="0"/>
      <w:marTop w:val="0"/>
      <w:marBottom w:val="0"/>
      <w:divBdr>
        <w:top w:val="none" w:sz="0" w:space="0" w:color="auto"/>
        <w:left w:val="none" w:sz="0" w:space="0" w:color="auto"/>
        <w:bottom w:val="none" w:sz="0" w:space="0" w:color="auto"/>
        <w:right w:val="none" w:sz="0" w:space="0" w:color="auto"/>
      </w:divBdr>
    </w:div>
    <w:div w:id="1130321294">
      <w:bodyDiv w:val="1"/>
      <w:marLeft w:val="0"/>
      <w:marRight w:val="0"/>
      <w:marTop w:val="0"/>
      <w:marBottom w:val="0"/>
      <w:divBdr>
        <w:top w:val="none" w:sz="0" w:space="0" w:color="auto"/>
        <w:left w:val="none" w:sz="0" w:space="0" w:color="auto"/>
        <w:bottom w:val="none" w:sz="0" w:space="0" w:color="auto"/>
        <w:right w:val="none" w:sz="0" w:space="0" w:color="auto"/>
      </w:divBdr>
    </w:div>
    <w:div w:id="1130628722">
      <w:bodyDiv w:val="1"/>
      <w:marLeft w:val="0"/>
      <w:marRight w:val="0"/>
      <w:marTop w:val="0"/>
      <w:marBottom w:val="0"/>
      <w:divBdr>
        <w:top w:val="none" w:sz="0" w:space="0" w:color="auto"/>
        <w:left w:val="none" w:sz="0" w:space="0" w:color="auto"/>
        <w:bottom w:val="none" w:sz="0" w:space="0" w:color="auto"/>
        <w:right w:val="none" w:sz="0" w:space="0" w:color="auto"/>
      </w:divBdr>
    </w:div>
    <w:div w:id="1130631144">
      <w:bodyDiv w:val="1"/>
      <w:marLeft w:val="0"/>
      <w:marRight w:val="0"/>
      <w:marTop w:val="0"/>
      <w:marBottom w:val="0"/>
      <w:divBdr>
        <w:top w:val="none" w:sz="0" w:space="0" w:color="auto"/>
        <w:left w:val="none" w:sz="0" w:space="0" w:color="auto"/>
        <w:bottom w:val="none" w:sz="0" w:space="0" w:color="auto"/>
        <w:right w:val="none" w:sz="0" w:space="0" w:color="auto"/>
      </w:divBdr>
    </w:div>
    <w:div w:id="1130707360">
      <w:bodyDiv w:val="1"/>
      <w:marLeft w:val="0"/>
      <w:marRight w:val="0"/>
      <w:marTop w:val="0"/>
      <w:marBottom w:val="0"/>
      <w:divBdr>
        <w:top w:val="none" w:sz="0" w:space="0" w:color="auto"/>
        <w:left w:val="none" w:sz="0" w:space="0" w:color="auto"/>
        <w:bottom w:val="none" w:sz="0" w:space="0" w:color="auto"/>
        <w:right w:val="none" w:sz="0" w:space="0" w:color="auto"/>
      </w:divBdr>
    </w:div>
    <w:div w:id="1130782723">
      <w:bodyDiv w:val="1"/>
      <w:marLeft w:val="0"/>
      <w:marRight w:val="0"/>
      <w:marTop w:val="0"/>
      <w:marBottom w:val="0"/>
      <w:divBdr>
        <w:top w:val="none" w:sz="0" w:space="0" w:color="auto"/>
        <w:left w:val="none" w:sz="0" w:space="0" w:color="auto"/>
        <w:bottom w:val="none" w:sz="0" w:space="0" w:color="auto"/>
        <w:right w:val="none" w:sz="0" w:space="0" w:color="auto"/>
      </w:divBdr>
    </w:div>
    <w:div w:id="1130785534">
      <w:bodyDiv w:val="1"/>
      <w:marLeft w:val="0"/>
      <w:marRight w:val="0"/>
      <w:marTop w:val="0"/>
      <w:marBottom w:val="0"/>
      <w:divBdr>
        <w:top w:val="none" w:sz="0" w:space="0" w:color="auto"/>
        <w:left w:val="none" w:sz="0" w:space="0" w:color="auto"/>
        <w:bottom w:val="none" w:sz="0" w:space="0" w:color="auto"/>
        <w:right w:val="none" w:sz="0" w:space="0" w:color="auto"/>
      </w:divBdr>
    </w:div>
    <w:div w:id="1130787384">
      <w:bodyDiv w:val="1"/>
      <w:marLeft w:val="0"/>
      <w:marRight w:val="0"/>
      <w:marTop w:val="0"/>
      <w:marBottom w:val="0"/>
      <w:divBdr>
        <w:top w:val="none" w:sz="0" w:space="0" w:color="auto"/>
        <w:left w:val="none" w:sz="0" w:space="0" w:color="auto"/>
        <w:bottom w:val="none" w:sz="0" w:space="0" w:color="auto"/>
        <w:right w:val="none" w:sz="0" w:space="0" w:color="auto"/>
      </w:divBdr>
    </w:div>
    <w:div w:id="1131249006">
      <w:bodyDiv w:val="1"/>
      <w:marLeft w:val="0"/>
      <w:marRight w:val="0"/>
      <w:marTop w:val="0"/>
      <w:marBottom w:val="0"/>
      <w:divBdr>
        <w:top w:val="none" w:sz="0" w:space="0" w:color="auto"/>
        <w:left w:val="none" w:sz="0" w:space="0" w:color="auto"/>
        <w:bottom w:val="none" w:sz="0" w:space="0" w:color="auto"/>
        <w:right w:val="none" w:sz="0" w:space="0" w:color="auto"/>
      </w:divBdr>
    </w:div>
    <w:div w:id="1131558856">
      <w:bodyDiv w:val="1"/>
      <w:marLeft w:val="0"/>
      <w:marRight w:val="0"/>
      <w:marTop w:val="0"/>
      <w:marBottom w:val="0"/>
      <w:divBdr>
        <w:top w:val="none" w:sz="0" w:space="0" w:color="auto"/>
        <w:left w:val="none" w:sz="0" w:space="0" w:color="auto"/>
        <w:bottom w:val="none" w:sz="0" w:space="0" w:color="auto"/>
        <w:right w:val="none" w:sz="0" w:space="0" w:color="auto"/>
      </w:divBdr>
    </w:div>
    <w:div w:id="1131676513">
      <w:bodyDiv w:val="1"/>
      <w:marLeft w:val="0"/>
      <w:marRight w:val="0"/>
      <w:marTop w:val="0"/>
      <w:marBottom w:val="0"/>
      <w:divBdr>
        <w:top w:val="none" w:sz="0" w:space="0" w:color="auto"/>
        <w:left w:val="none" w:sz="0" w:space="0" w:color="auto"/>
        <w:bottom w:val="none" w:sz="0" w:space="0" w:color="auto"/>
        <w:right w:val="none" w:sz="0" w:space="0" w:color="auto"/>
      </w:divBdr>
    </w:div>
    <w:div w:id="1131748063">
      <w:bodyDiv w:val="1"/>
      <w:marLeft w:val="0"/>
      <w:marRight w:val="0"/>
      <w:marTop w:val="0"/>
      <w:marBottom w:val="0"/>
      <w:divBdr>
        <w:top w:val="none" w:sz="0" w:space="0" w:color="auto"/>
        <w:left w:val="none" w:sz="0" w:space="0" w:color="auto"/>
        <w:bottom w:val="none" w:sz="0" w:space="0" w:color="auto"/>
        <w:right w:val="none" w:sz="0" w:space="0" w:color="auto"/>
      </w:divBdr>
    </w:div>
    <w:div w:id="1133406623">
      <w:bodyDiv w:val="1"/>
      <w:marLeft w:val="0"/>
      <w:marRight w:val="0"/>
      <w:marTop w:val="0"/>
      <w:marBottom w:val="0"/>
      <w:divBdr>
        <w:top w:val="none" w:sz="0" w:space="0" w:color="auto"/>
        <w:left w:val="none" w:sz="0" w:space="0" w:color="auto"/>
        <w:bottom w:val="none" w:sz="0" w:space="0" w:color="auto"/>
        <w:right w:val="none" w:sz="0" w:space="0" w:color="auto"/>
      </w:divBdr>
    </w:div>
    <w:div w:id="1133671585">
      <w:bodyDiv w:val="1"/>
      <w:marLeft w:val="0"/>
      <w:marRight w:val="0"/>
      <w:marTop w:val="0"/>
      <w:marBottom w:val="0"/>
      <w:divBdr>
        <w:top w:val="none" w:sz="0" w:space="0" w:color="auto"/>
        <w:left w:val="none" w:sz="0" w:space="0" w:color="auto"/>
        <w:bottom w:val="none" w:sz="0" w:space="0" w:color="auto"/>
        <w:right w:val="none" w:sz="0" w:space="0" w:color="auto"/>
      </w:divBdr>
    </w:div>
    <w:div w:id="1133982546">
      <w:bodyDiv w:val="1"/>
      <w:marLeft w:val="0"/>
      <w:marRight w:val="0"/>
      <w:marTop w:val="0"/>
      <w:marBottom w:val="0"/>
      <w:divBdr>
        <w:top w:val="none" w:sz="0" w:space="0" w:color="auto"/>
        <w:left w:val="none" w:sz="0" w:space="0" w:color="auto"/>
        <w:bottom w:val="none" w:sz="0" w:space="0" w:color="auto"/>
        <w:right w:val="none" w:sz="0" w:space="0" w:color="auto"/>
      </w:divBdr>
    </w:div>
    <w:div w:id="1135442051">
      <w:bodyDiv w:val="1"/>
      <w:marLeft w:val="0"/>
      <w:marRight w:val="0"/>
      <w:marTop w:val="0"/>
      <w:marBottom w:val="0"/>
      <w:divBdr>
        <w:top w:val="none" w:sz="0" w:space="0" w:color="auto"/>
        <w:left w:val="none" w:sz="0" w:space="0" w:color="auto"/>
        <w:bottom w:val="none" w:sz="0" w:space="0" w:color="auto"/>
        <w:right w:val="none" w:sz="0" w:space="0" w:color="auto"/>
      </w:divBdr>
    </w:div>
    <w:div w:id="1135681860">
      <w:bodyDiv w:val="1"/>
      <w:marLeft w:val="0"/>
      <w:marRight w:val="0"/>
      <w:marTop w:val="0"/>
      <w:marBottom w:val="0"/>
      <w:divBdr>
        <w:top w:val="none" w:sz="0" w:space="0" w:color="auto"/>
        <w:left w:val="none" w:sz="0" w:space="0" w:color="auto"/>
        <w:bottom w:val="none" w:sz="0" w:space="0" w:color="auto"/>
        <w:right w:val="none" w:sz="0" w:space="0" w:color="auto"/>
      </w:divBdr>
    </w:div>
    <w:div w:id="1136098869">
      <w:bodyDiv w:val="1"/>
      <w:marLeft w:val="0"/>
      <w:marRight w:val="0"/>
      <w:marTop w:val="0"/>
      <w:marBottom w:val="0"/>
      <w:divBdr>
        <w:top w:val="none" w:sz="0" w:space="0" w:color="auto"/>
        <w:left w:val="none" w:sz="0" w:space="0" w:color="auto"/>
        <w:bottom w:val="none" w:sz="0" w:space="0" w:color="auto"/>
        <w:right w:val="none" w:sz="0" w:space="0" w:color="auto"/>
      </w:divBdr>
    </w:div>
    <w:div w:id="1136293750">
      <w:bodyDiv w:val="1"/>
      <w:marLeft w:val="0"/>
      <w:marRight w:val="0"/>
      <w:marTop w:val="0"/>
      <w:marBottom w:val="0"/>
      <w:divBdr>
        <w:top w:val="none" w:sz="0" w:space="0" w:color="auto"/>
        <w:left w:val="none" w:sz="0" w:space="0" w:color="auto"/>
        <w:bottom w:val="none" w:sz="0" w:space="0" w:color="auto"/>
        <w:right w:val="none" w:sz="0" w:space="0" w:color="auto"/>
      </w:divBdr>
    </w:div>
    <w:div w:id="1136334244">
      <w:bodyDiv w:val="1"/>
      <w:marLeft w:val="0"/>
      <w:marRight w:val="0"/>
      <w:marTop w:val="0"/>
      <w:marBottom w:val="0"/>
      <w:divBdr>
        <w:top w:val="none" w:sz="0" w:space="0" w:color="auto"/>
        <w:left w:val="none" w:sz="0" w:space="0" w:color="auto"/>
        <w:bottom w:val="none" w:sz="0" w:space="0" w:color="auto"/>
        <w:right w:val="none" w:sz="0" w:space="0" w:color="auto"/>
      </w:divBdr>
    </w:div>
    <w:div w:id="1136876986">
      <w:bodyDiv w:val="1"/>
      <w:marLeft w:val="0"/>
      <w:marRight w:val="0"/>
      <w:marTop w:val="0"/>
      <w:marBottom w:val="0"/>
      <w:divBdr>
        <w:top w:val="none" w:sz="0" w:space="0" w:color="auto"/>
        <w:left w:val="none" w:sz="0" w:space="0" w:color="auto"/>
        <w:bottom w:val="none" w:sz="0" w:space="0" w:color="auto"/>
        <w:right w:val="none" w:sz="0" w:space="0" w:color="auto"/>
      </w:divBdr>
    </w:div>
    <w:div w:id="1136991771">
      <w:bodyDiv w:val="1"/>
      <w:marLeft w:val="0"/>
      <w:marRight w:val="0"/>
      <w:marTop w:val="0"/>
      <w:marBottom w:val="0"/>
      <w:divBdr>
        <w:top w:val="none" w:sz="0" w:space="0" w:color="auto"/>
        <w:left w:val="none" w:sz="0" w:space="0" w:color="auto"/>
        <w:bottom w:val="none" w:sz="0" w:space="0" w:color="auto"/>
        <w:right w:val="none" w:sz="0" w:space="0" w:color="auto"/>
      </w:divBdr>
    </w:div>
    <w:div w:id="1137606120">
      <w:bodyDiv w:val="1"/>
      <w:marLeft w:val="0"/>
      <w:marRight w:val="0"/>
      <w:marTop w:val="0"/>
      <w:marBottom w:val="0"/>
      <w:divBdr>
        <w:top w:val="none" w:sz="0" w:space="0" w:color="auto"/>
        <w:left w:val="none" w:sz="0" w:space="0" w:color="auto"/>
        <w:bottom w:val="none" w:sz="0" w:space="0" w:color="auto"/>
        <w:right w:val="none" w:sz="0" w:space="0" w:color="auto"/>
      </w:divBdr>
    </w:div>
    <w:div w:id="1137721162">
      <w:bodyDiv w:val="1"/>
      <w:marLeft w:val="0"/>
      <w:marRight w:val="0"/>
      <w:marTop w:val="0"/>
      <w:marBottom w:val="0"/>
      <w:divBdr>
        <w:top w:val="none" w:sz="0" w:space="0" w:color="auto"/>
        <w:left w:val="none" w:sz="0" w:space="0" w:color="auto"/>
        <w:bottom w:val="none" w:sz="0" w:space="0" w:color="auto"/>
        <w:right w:val="none" w:sz="0" w:space="0" w:color="auto"/>
      </w:divBdr>
    </w:div>
    <w:div w:id="1138644532">
      <w:bodyDiv w:val="1"/>
      <w:marLeft w:val="0"/>
      <w:marRight w:val="0"/>
      <w:marTop w:val="0"/>
      <w:marBottom w:val="0"/>
      <w:divBdr>
        <w:top w:val="none" w:sz="0" w:space="0" w:color="auto"/>
        <w:left w:val="none" w:sz="0" w:space="0" w:color="auto"/>
        <w:bottom w:val="none" w:sz="0" w:space="0" w:color="auto"/>
        <w:right w:val="none" w:sz="0" w:space="0" w:color="auto"/>
      </w:divBdr>
    </w:div>
    <w:div w:id="1139033346">
      <w:bodyDiv w:val="1"/>
      <w:marLeft w:val="0"/>
      <w:marRight w:val="0"/>
      <w:marTop w:val="0"/>
      <w:marBottom w:val="0"/>
      <w:divBdr>
        <w:top w:val="none" w:sz="0" w:space="0" w:color="auto"/>
        <w:left w:val="none" w:sz="0" w:space="0" w:color="auto"/>
        <w:bottom w:val="none" w:sz="0" w:space="0" w:color="auto"/>
        <w:right w:val="none" w:sz="0" w:space="0" w:color="auto"/>
      </w:divBdr>
    </w:div>
    <w:div w:id="1140613293">
      <w:bodyDiv w:val="1"/>
      <w:marLeft w:val="0"/>
      <w:marRight w:val="0"/>
      <w:marTop w:val="0"/>
      <w:marBottom w:val="0"/>
      <w:divBdr>
        <w:top w:val="none" w:sz="0" w:space="0" w:color="auto"/>
        <w:left w:val="none" w:sz="0" w:space="0" w:color="auto"/>
        <w:bottom w:val="none" w:sz="0" w:space="0" w:color="auto"/>
        <w:right w:val="none" w:sz="0" w:space="0" w:color="auto"/>
      </w:divBdr>
    </w:div>
    <w:div w:id="1140735078">
      <w:bodyDiv w:val="1"/>
      <w:marLeft w:val="0"/>
      <w:marRight w:val="0"/>
      <w:marTop w:val="0"/>
      <w:marBottom w:val="0"/>
      <w:divBdr>
        <w:top w:val="none" w:sz="0" w:space="0" w:color="auto"/>
        <w:left w:val="none" w:sz="0" w:space="0" w:color="auto"/>
        <w:bottom w:val="none" w:sz="0" w:space="0" w:color="auto"/>
        <w:right w:val="none" w:sz="0" w:space="0" w:color="auto"/>
      </w:divBdr>
    </w:div>
    <w:div w:id="1141191104">
      <w:bodyDiv w:val="1"/>
      <w:marLeft w:val="0"/>
      <w:marRight w:val="0"/>
      <w:marTop w:val="0"/>
      <w:marBottom w:val="0"/>
      <w:divBdr>
        <w:top w:val="none" w:sz="0" w:space="0" w:color="auto"/>
        <w:left w:val="none" w:sz="0" w:space="0" w:color="auto"/>
        <w:bottom w:val="none" w:sz="0" w:space="0" w:color="auto"/>
        <w:right w:val="none" w:sz="0" w:space="0" w:color="auto"/>
      </w:divBdr>
    </w:div>
    <w:div w:id="1141268048">
      <w:bodyDiv w:val="1"/>
      <w:marLeft w:val="0"/>
      <w:marRight w:val="0"/>
      <w:marTop w:val="0"/>
      <w:marBottom w:val="0"/>
      <w:divBdr>
        <w:top w:val="none" w:sz="0" w:space="0" w:color="auto"/>
        <w:left w:val="none" w:sz="0" w:space="0" w:color="auto"/>
        <w:bottom w:val="none" w:sz="0" w:space="0" w:color="auto"/>
        <w:right w:val="none" w:sz="0" w:space="0" w:color="auto"/>
      </w:divBdr>
    </w:div>
    <w:div w:id="1141919377">
      <w:bodyDiv w:val="1"/>
      <w:marLeft w:val="0"/>
      <w:marRight w:val="0"/>
      <w:marTop w:val="0"/>
      <w:marBottom w:val="0"/>
      <w:divBdr>
        <w:top w:val="none" w:sz="0" w:space="0" w:color="auto"/>
        <w:left w:val="none" w:sz="0" w:space="0" w:color="auto"/>
        <w:bottom w:val="none" w:sz="0" w:space="0" w:color="auto"/>
        <w:right w:val="none" w:sz="0" w:space="0" w:color="auto"/>
      </w:divBdr>
    </w:div>
    <w:div w:id="1142118557">
      <w:bodyDiv w:val="1"/>
      <w:marLeft w:val="0"/>
      <w:marRight w:val="0"/>
      <w:marTop w:val="0"/>
      <w:marBottom w:val="0"/>
      <w:divBdr>
        <w:top w:val="none" w:sz="0" w:space="0" w:color="auto"/>
        <w:left w:val="none" w:sz="0" w:space="0" w:color="auto"/>
        <w:bottom w:val="none" w:sz="0" w:space="0" w:color="auto"/>
        <w:right w:val="none" w:sz="0" w:space="0" w:color="auto"/>
      </w:divBdr>
    </w:div>
    <w:div w:id="1142380857">
      <w:bodyDiv w:val="1"/>
      <w:marLeft w:val="0"/>
      <w:marRight w:val="0"/>
      <w:marTop w:val="0"/>
      <w:marBottom w:val="0"/>
      <w:divBdr>
        <w:top w:val="none" w:sz="0" w:space="0" w:color="auto"/>
        <w:left w:val="none" w:sz="0" w:space="0" w:color="auto"/>
        <w:bottom w:val="none" w:sz="0" w:space="0" w:color="auto"/>
        <w:right w:val="none" w:sz="0" w:space="0" w:color="auto"/>
      </w:divBdr>
    </w:div>
    <w:div w:id="1142506199">
      <w:bodyDiv w:val="1"/>
      <w:marLeft w:val="0"/>
      <w:marRight w:val="0"/>
      <w:marTop w:val="0"/>
      <w:marBottom w:val="0"/>
      <w:divBdr>
        <w:top w:val="none" w:sz="0" w:space="0" w:color="auto"/>
        <w:left w:val="none" w:sz="0" w:space="0" w:color="auto"/>
        <w:bottom w:val="none" w:sz="0" w:space="0" w:color="auto"/>
        <w:right w:val="none" w:sz="0" w:space="0" w:color="auto"/>
      </w:divBdr>
    </w:div>
    <w:div w:id="1143035759">
      <w:bodyDiv w:val="1"/>
      <w:marLeft w:val="0"/>
      <w:marRight w:val="0"/>
      <w:marTop w:val="0"/>
      <w:marBottom w:val="0"/>
      <w:divBdr>
        <w:top w:val="none" w:sz="0" w:space="0" w:color="auto"/>
        <w:left w:val="none" w:sz="0" w:space="0" w:color="auto"/>
        <w:bottom w:val="none" w:sz="0" w:space="0" w:color="auto"/>
        <w:right w:val="none" w:sz="0" w:space="0" w:color="auto"/>
      </w:divBdr>
    </w:div>
    <w:div w:id="1143079430">
      <w:bodyDiv w:val="1"/>
      <w:marLeft w:val="0"/>
      <w:marRight w:val="0"/>
      <w:marTop w:val="0"/>
      <w:marBottom w:val="0"/>
      <w:divBdr>
        <w:top w:val="none" w:sz="0" w:space="0" w:color="auto"/>
        <w:left w:val="none" w:sz="0" w:space="0" w:color="auto"/>
        <w:bottom w:val="none" w:sz="0" w:space="0" w:color="auto"/>
        <w:right w:val="none" w:sz="0" w:space="0" w:color="auto"/>
      </w:divBdr>
    </w:div>
    <w:div w:id="1145583484">
      <w:bodyDiv w:val="1"/>
      <w:marLeft w:val="0"/>
      <w:marRight w:val="0"/>
      <w:marTop w:val="0"/>
      <w:marBottom w:val="0"/>
      <w:divBdr>
        <w:top w:val="none" w:sz="0" w:space="0" w:color="auto"/>
        <w:left w:val="none" w:sz="0" w:space="0" w:color="auto"/>
        <w:bottom w:val="none" w:sz="0" w:space="0" w:color="auto"/>
        <w:right w:val="none" w:sz="0" w:space="0" w:color="auto"/>
      </w:divBdr>
    </w:div>
    <w:div w:id="1145776920">
      <w:bodyDiv w:val="1"/>
      <w:marLeft w:val="0"/>
      <w:marRight w:val="0"/>
      <w:marTop w:val="0"/>
      <w:marBottom w:val="0"/>
      <w:divBdr>
        <w:top w:val="none" w:sz="0" w:space="0" w:color="auto"/>
        <w:left w:val="none" w:sz="0" w:space="0" w:color="auto"/>
        <w:bottom w:val="none" w:sz="0" w:space="0" w:color="auto"/>
        <w:right w:val="none" w:sz="0" w:space="0" w:color="auto"/>
      </w:divBdr>
    </w:div>
    <w:div w:id="1145898968">
      <w:bodyDiv w:val="1"/>
      <w:marLeft w:val="0"/>
      <w:marRight w:val="0"/>
      <w:marTop w:val="0"/>
      <w:marBottom w:val="0"/>
      <w:divBdr>
        <w:top w:val="none" w:sz="0" w:space="0" w:color="auto"/>
        <w:left w:val="none" w:sz="0" w:space="0" w:color="auto"/>
        <w:bottom w:val="none" w:sz="0" w:space="0" w:color="auto"/>
        <w:right w:val="none" w:sz="0" w:space="0" w:color="auto"/>
      </w:divBdr>
    </w:div>
    <w:div w:id="1145926124">
      <w:bodyDiv w:val="1"/>
      <w:marLeft w:val="0"/>
      <w:marRight w:val="0"/>
      <w:marTop w:val="0"/>
      <w:marBottom w:val="0"/>
      <w:divBdr>
        <w:top w:val="none" w:sz="0" w:space="0" w:color="auto"/>
        <w:left w:val="none" w:sz="0" w:space="0" w:color="auto"/>
        <w:bottom w:val="none" w:sz="0" w:space="0" w:color="auto"/>
        <w:right w:val="none" w:sz="0" w:space="0" w:color="auto"/>
      </w:divBdr>
    </w:div>
    <w:div w:id="1146432799">
      <w:bodyDiv w:val="1"/>
      <w:marLeft w:val="0"/>
      <w:marRight w:val="0"/>
      <w:marTop w:val="0"/>
      <w:marBottom w:val="0"/>
      <w:divBdr>
        <w:top w:val="none" w:sz="0" w:space="0" w:color="auto"/>
        <w:left w:val="none" w:sz="0" w:space="0" w:color="auto"/>
        <w:bottom w:val="none" w:sz="0" w:space="0" w:color="auto"/>
        <w:right w:val="none" w:sz="0" w:space="0" w:color="auto"/>
      </w:divBdr>
    </w:div>
    <w:div w:id="1146506606">
      <w:bodyDiv w:val="1"/>
      <w:marLeft w:val="0"/>
      <w:marRight w:val="0"/>
      <w:marTop w:val="0"/>
      <w:marBottom w:val="0"/>
      <w:divBdr>
        <w:top w:val="none" w:sz="0" w:space="0" w:color="auto"/>
        <w:left w:val="none" w:sz="0" w:space="0" w:color="auto"/>
        <w:bottom w:val="none" w:sz="0" w:space="0" w:color="auto"/>
        <w:right w:val="none" w:sz="0" w:space="0" w:color="auto"/>
      </w:divBdr>
    </w:div>
    <w:div w:id="1146824230">
      <w:bodyDiv w:val="1"/>
      <w:marLeft w:val="0"/>
      <w:marRight w:val="0"/>
      <w:marTop w:val="0"/>
      <w:marBottom w:val="0"/>
      <w:divBdr>
        <w:top w:val="none" w:sz="0" w:space="0" w:color="auto"/>
        <w:left w:val="none" w:sz="0" w:space="0" w:color="auto"/>
        <w:bottom w:val="none" w:sz="0" w:space="0" w:color="auto"/>
        <w:right w:val="none" w:sz="0" w:space="0" w:color="auto"/>
      </w:divBdr>
    </w:div>
    <w:div w:id="1147164470">
      <w:bodyDiv w:val="1"/>
      <w:marLeft w:val="0"/>
      <w:marRight w:val="0"/>
      <w:marTop w:val="0"/>
      <w:marBottom w:val="0"/>
      <w:divBdr>
        <w:top w:val="none" w:sz="0" w:space="0" w:color="auto"/>
        <w:left w:val="none" w:sz="0" w:space="0" w:color="auto"/>
        <w:bottom w:val="none" w:sz="0" w:space="0" w:color="auto"/>
        <w:right w:val="none" w:sz="0" w:space="0" w:color="auto"/>
      </w:divBdr>
    </w:div>
    <w:div w:id="1147165009">
      <w:bodyDiv w:val="1"/>
      <w:marLeft w:val="0"/>
      <w:marRight w:val="0"/>
      <w:marTop w:val="0"/>
      <w:marBottom w:val="0"/>
      <w:divBdr>
        <w:top w:val="none" w:sz="0" w:space="0" w:color="auto"/>
        <w:left w:val="none" w:sz="0" w:space="0" w:color="auto"/>
        <w:bottom w:val="none" w:sz="0" w:space="0" w:color="auto"/>
        <w:right w:val="none" w:sz="0" w:space="0" w:color="auto"/>
      </w:divBdr>
    </w:div>
    <w:div w:id="1147236049">
      <w:bodyDiv w:val="1"/>
      <w:marLeft w:val="0"/>
      <w:marRight w:val="0"/>
      <w:marTop w:val="0"/>
      <w:marBottom w:val="0"/>
      <w:divBdr>
        <w:top w:val="none" w:sz="0" w:space="0" w:color="auto"/>
        <w:left w:val="none" w:sz="0" w:space="0" w:color="auto"/>
        <w:bottom w:val="none" w:sz="0" w:space="0" w:color="auto"/>
        <w:right w:val="none" w:sz="0" w:space="0" w:color="auto"/>
      </w:divBdr>
    </w:div>
    <w:div w:id="1147360043">
      <w:bodyDiv w:val="1"/>
      <w:marLeft w:val="0"/>
      <w:marRight w:val="0"/>
      <w:marTop w:val="0"/>
      <w:marBottom w:val="0"/>
      <w:divBdr>
        <w:top w:val="none" w:sz="0" w:space="0" w:color="auto"/>
        <w:left w:val="none" w:sz="0" w:space="0" w:color="auto"/>
        <w:bottom w:val="none" w:sz="0" w:space="0" w:color="auto"/>
        <w:right w:val="none" w:sz="0" w:space="0" w:color="auto"/>
      </w:divBdr>
    </w:div>
    <w:div w:id="1147820626">
      <w:bodyDiv w:val="1"/>
      <w:marLeft w:val="0"/>
      <w:marRight w:val="0"/>
      <w:marTop w:val="0"/>
      <w:marBottom w:val="0"/>
      <w:divBdr>
        <w:top w:val="none" w:sz="0" w:space="0" w:color="auto"/>
        <w:left w:val="none" w:sz="0" w:space="0" w:color="auto"/>
        <w:bottom w:val="none" w:sz="0" w:space="0" w:color="auto"/>
        <w:right w:val="none" w:sz="0" w:space="0" w:color="auto"/>
      </w:divBdr>
    </w:div>
    <w:div w:id="1148207146">
      <w:bodyDiv w:val="1"/>
      <w:marLeft w:val="0"/>
      <w:marRight w:val="0"/>
      <w:marTop w:val="0"/>
      <w:marBottom w:val="0"/>
      <w:divBdr>
        <w:top w:val="none" w:sz="0" w:space="0" w:color="auto"/>
        <w:left w:val="none" w:sz="0" w:space="0" w:color="auto"/>
        <w:bottom w:val="none" w:sz="0" w:space="0" w:color="auto"/>
        <w:right w:val="none" w:sz="0" w:space="0" w:color="auto"/>
      </w:divBdr>
    </w:div>
    <w:div w:id="1148862667">
      <w:bodyDiv w:val="1"/>
      <w:marLeft w:val="0"/>
      <w:marRight w:val="0"/>
      <w:marTop w:val="0"/>
      <w:marBottom w:val="0"/>
      <w:divBdr>
        <w:top w:val="none" w:sz="0" w:space="0" w:color="auto"/>
        <w:left w:val="none" w:sz="0" w:space="0" w:color="auto"/>
        <w:bottom w:val="none" w:sz="0" w:space="0" w:color="auto"/>
        <w:right w:val="none" w:sz="0" w:space="0" w:color="auto"/>
      </w:divBdr>
    </w:div>
    <w:div w:id="1149633876">
      <w:bodyDiv w:val="1"/>
      <w:marLeft w:val="0"/>
      <w:marRight w:val="0"/>
      <w:marTop w:val="0"/>
      <w:marBottom w:val="0"/>
      <w:divBdr>
        <w:top w:val="none" w:sz="0" w:space="0" w:color="auto"/>
        <w:left w:val="none" w:sz="0" w:space="0" w:color="auto"/>
        <w:bottom w:val="none" w:sz="0" w:space="0" w:color="auto"/>
        <w:right w:val="none" w:sz="0" w:space="0" w:color="auto"/>
      </w:divBdr>
    </w:div>
    <w:div w:id="1149903401">
      <w:bodyDiv w:val="1"/>
      <w:marLeft w:val="0"/>
      <w:marRight w:val="0"/>
      <w:marTop w:val="0"/>
      <w:marBottom w:val="0"/>
      <w:divBdr>
        <w:top w:val="none" w:sz="0" w:space="0" w:color="auto"/>
        <w:left w:val="none" w:sz="0" w:space="0" w:color="auto"/>
        <w:bottom w:val="none" w:sz="0" w:space="0" w:color="auto"/>
        <w:right w:val="none" w:sz="0" w:space="0" w:color="auto"/>
      </w:divBdr>
    </w:div>
    <w:div w:id="1150094784">
      <w:bodyDiv w:val="1"/>
      <w:marLeft w:val="0"/>
      <w:marRight w:val="0"/>
      <w:marTop w:val="0"/>
      <w:marBottom w:val="0"/>
      <w:divBdr>
        <w:top w:val="none" w:sz="0" w:space="0" w:color="auto"/>
        <w:left w:val="none" w:sz="0" w:space="0" w:color="auto"/>
        <w:bottom w:val="none" w:sz="0" w:space="0" w:color="auto"/>
        <w:right w:val="none" w:sz="0" w:space="0" w:color="auto"/>
      </w:divBdr>
    </w:div>
    <w:div w:id="1150948274">
      <w:bodyDiv w:val="1"/>
      <w:marLeft w:val="0"/>
      <w:marRight w:val="0"/>
      <w:marTop w:val="0"/>
      <w:marBottom w:val="0"/>
      <w:divBdr>
        <w:top w:val="none" w:sz="0" w:space="0" w:color="auto"/>
        <w:left w:val="none" w:sz="0" w:space="0" w:color="auto"/>
        <w:bottom w:val="none" w:sz="0" w:space="0" w:color="auto"/>
        <w:right w:val="none" w:sz="0" w:space="0" w:color="auto"/>
      </w:divBdr>
    </w:div>
    <w:div w:id="1151016963">
      <w:bodyDiv w:val="1"/>
      <w:marLeft w:val="0"/>
      <w:marRight w:val="0"/>
      <w:marTop w:val="0"/>
      <w:marBottom w:val="0"/>
      <w:divBdr>
        <w:top w:val="none" w:sz="0" w:space="0" w:color="auto"/>
        <w:left w:val="none" w:sz="0" w:space="0" w:color="auto"/>
        <w:bottom w:val="none" w:sz="0" w:space="0" w:color="auto"/>
        <w:right w:val="none" w:sz="0" w:space="0" w:color="auto"/>
      </w:divBdr>
    </w:div>
    <w:div w:id="1151412630">
      <w:bodyDiv w:val="1"/>
      <w:marLeft w:val="0"/>
      <w:marRight w:val="0"/>
      <w:marTop w:val="0"/>
      <w:marBottom w:val="0"/>
      <w:divBdr>
        <w:top w:val="none" w:sz="0" w:space="0" w:color="auto"/>
        <w:left w:val="none" w:sz="0" w:space="0" w:color="auto"/>
        <w:bottom w:val="none" w:sz="0" w:space="0" w:color="auto"/>
        <w:right w:val="none" w:sz="0" w:space="0" w:color="auto"/>
      </w:divBdr>
    </w:div>
    <w:div w:id="1152211881">
      <w:bodyDiv w:val="1"/>
      <w:marLeft w:val="0"/>
      <w:marRight w:val="0"/>
      <w:marTop w:val="0"/>
      <w:marBottom w:val="0"/>
      <w:divBdr>
        <w:top w:val="none" w:sz="0" w:space="0" w:color="auto"/>
        <w:left w:val="none" w:sz="0" w:space="0" w:color="auto"/>
        <w:bottom w:val="none" w:sz="0" w:space="0" w:color="auto"/>
        <w:right w:val="none" w:sz="0" w:space="0" w:color="auto"/>
      </w:divBdr>
    </w:div>
    <w:div w:id="1152331316">
      <w:bodyDiv w:val="1"/>
      <w:marLeft w:val="0"/>
      <w:marRight w:val="0"/>
      <w:marTop w:val="0"/>
      <w:marBottom w:val="0"/>
      <w:divBdr>
        <w:top w:val="none" w:sz="0" w:space="0" w:color="auto"/>
        <w:left w:val="none" w:sz="0" w:space="0" w:color="auto"/>
        <w:bottom w:val="none" w:sz="0" w:space="0" w:color="auto"/>
        <w:right w:val="none" w:sz="0" w:space="0" w:color="auto"/>
      </w:divBdr>
    </w:div>
    <w:div w:id="1152407808">
      <w:bodyDiv w:val="1"/>
      <w:marLeft w:val="0"/>
      <w:marRight w:val="0"/>
      <w:marTop w:val="0"/>
      <w:marBottom w:val="0"/>
      <w:divBdr>
        <w:top w:val="none" w:sz="0" w:space="0" w:color="auto"/>
        <w:left w:val="none" w:sz="0" w:space="0" w:color="auto"/>
        <w:bottom w:val="none" w:sz="0" w:space="0" w:color="auto"/>
        <w:right w:val="none" w:sz="0" w:space="0" w:color="auto"/>
      </w:divBdr>
    </w:div>
    <w:div w:id="1153453235">
      <w:bodyDiv w:val="1"/>
      <w:marLeft w:val="0"/>
      <w:marRight w:val="0"/>
      <w:marTop w:val="0"/>
      <w:marBottom w:val="0"/>
      <w:divBdr>
        <w:top w:val="none" w:sz="0" w:space="0" w:color="auto"/>
        <w:left w:val="none" w:sz="0" w:space="0" w:color="auto"/>
        <w:bottom w:val="none" w:sz="0" w:space="0" w:color="auto"/>
        <w:right w:val="none" w:sz="0" w:space="0" w:color="auto"/>
      </w:divBdr>
    </w:div>
    <w:div w:id="1153567534">
      <w:bodyDiv w:val="1"/>
      <w:marLeft w:val="0"/>
      <w:marRight w:val="0"/>
      <w:marTop w:val="0"/>
      <w:marBottom w:val="0"/>
      <w:divBdr>
        <w:top w:val="none" w:sz="0" w:space="0" w:color="auto"/>
        <w:left w:val="none" w:sz="0" w:space="0" w:color="auto"/>
        <w:bottom w:val="none" w:sz="0" w:space="0" w:color="auto"/>
        <w:right w:val="none" w:sz="0" w:space="0" w:color="auto"/>
      </w:divBdr>
    </w:div>
    <w:div w:id="1154100186">
      <w:bodyDiv w:val="1"/>
      <w:marLeft w:val="0"/>
      <w:marRight w:val="0"/>
      <w:marTop w:val="0"/>
      <w:marBottom w:val="0"/>
      <w:divBdr>
        <w:top w:val="none" w:sz="0" w:space="0" w:color="auto"/>
        <w:left w:val="none" w:sz="0" w:space="0" w:color="auto"/>
        <w:bottom w:val="none" w:sz="0" w:space="0" w:color="auto"/>
        <w:right w:val="none" w:sz="0" w:space="0" w:color="auto"/>
      </w:divBdr>
    </w:div>
    <w:div w:id="1154446306">
      <w:bodyDiv w:val="1"/>
      <w:marLeft w:val="0"/>
      <w:marRight w:val="0"/>
      <w:marTop w:val="0"/>
      <w:marBottom w:val="0"/>
      <w:divBdr>
        <w:top w:val="none" w:sz="0" w:space="0" w:color="auto"/>
        <w:left w:val="none" w:sz="0" w:space="0" w:color="auto"/>
        <w:bottom w:val="none" w:sz="0" w:space="0" w:color="auto"/>
        <w:right w:val="none" w:sz="0" w:space="0" w:color="auto"/>
      </w:divBdr>
    </w:div>
    <w:div w:id="1154831390">
      <w:bodyDiv w:val="1"/>
      <w:marLeft w:val="0"/>
      <w:marRight w:val="0"/>
      <w:marTop w:val="0"/>
      <w:marBottom w:val="0"/>
      <w:divBdr>
        <w:top w:val="none" w:sz="0" w:space="0" w:color="auto"/>
        <w:left w:val="none" w:sz="0" w:space="0" w:color="auto"/>
        <w:bottom w:val="none" w:sz="0" w:space="0" w:color="auto"/>
        <w:right w:val="none" w:sz="0" w:space="0" w:color="auto"/>
      </w:divBdr>
    </w:div>
    <w:div w:id="1154834739">
      <w:bodyDiv w:val="1"/>
      <w:marLeft w:val="0"/>
      <w:marRight w:val="0"/>
      <w:marTop w:val="0"/>
      <w:marBottom w:val="0"/>
      <w:divBdr>
        <w:top w:val="none" w:sz="0" w:space="0" w:color="auto"/>
        <w:left w:val="none" w:sz="0" w:space="0" w:color="auto"/>
        <w:bottom w:val="none" w:sz="0" w:space="0" w:color="auto"/>
        <w:right w:val="none" w:sz="0" w:space="0" w:color="auto"/>
      </w:divBdr>
    </w:div>
    <w:div w:id="1155029385">
      <w:bodyDiv w:val="1"/>
      <w:marLeft w:val="0"/>
      <w:marRight w:val="0"/>
      <w:marTop w:val="0"/>
      <w:marBottom w:val="0"/>
      <w:divBdr>
        <w:top w:val="none" w:sz="0" w:space="0" w:color="auto"/>
        <w:left w:val="none" w:sz="0" w:space="0" w:color="auto"/>
        <w:bottom w:val="none" w:sz="0" w:space="0" w:color="auto"/>
        <w:right w:val="none" w:sz="0" w:space="0" w:color="auto"/>
      </w:divBdr>
    </w:div>
    <w:div w:id="1156143798">
      <w:bodyDiv w:val="1"/>
      <w:marLeft w:val="0"/>
      <w:marRight w:val="0"/>
      <w:marTop w:val="0"/>
      <w:marBottom w:val="0"/>
      <w:divBdr>
        <w:top w:val="none" w:sz="0" w:space="0" w:color="auto"/>
        <w:left w:val="none" w:sz="0" w:space="0" w:color="auto"/>
        <w:bottom w:val="none" w:sz="0" w:space="0" w:color="auto"/>
        <w:right w:val="none" w:sz="0" w:space="0" w:color="auto"/>
      </w:divBdr>
    </w:div>
    <w:div w:id="1156343189">
      <w:bodyDiv w:val="1"/>
      <w:marLeft w:val="0"/>
      <w:marRight w:val="0"/>
      <w:marTop w:val="0"/>
      <w:marBottom w:val="0"/>
      <w:divBdr>
        <w:top w:val="none" w:sz="0" w:space="0" w:color="auto"/>
        <w:left w:val="none" w:sz="0" w:space="0" w:color="auto"/>
        <w:bottom w:val="none" w:sz="0" w:space="0" w:color="auto"/>
        <w:right w:val="none" w:sz="0" w:space="0" w:color="auto"/>
      </w:divBdr>
    </w:div>
    <w:div w:id="1156458938">
      <w:bodyDiv w:val="1"/>
      <w:marLeft w:val="0"/>
      <w:marRight w:val="0"/>
      <w:marTop w:val="0"/>
      <w:marBottom w:val="0"/>
      <w:divBdr>
        <w:top w:val="none" w:sz="0" w:space="0" w:color="auto"/>
        <w:left w:val="none" w:sz="0" w:space="0" w:color="auto"/>
        <w:bottom w:val="none" w:sz="0" w:space="0" w:color="auto"/>
        <w:right w:val="none" w:sz="0" w:space="0" w:color="auto"/>
      </w:divBdr>
    </w:div>
    <w:div w:id="1158033353">
      <w:bodyDiv w:val="1"/>
      <w:marLeft w:val="0"/>
      <w:marRight w:val="0"/>
      <w:marTop w:val="0"/>
      <w:marBottom w:val="0"/>
      <w:divBdr>
        <w:top w:val="none" w:sz="0" w:space="0" w:color="auto"/>
        <w:left w:val="none" w:sz="0" w:space="0" w:color="auto"/>
        <w:bottom w:val="none" w:sz="0" w:space="0" w:color="auto"/>
        <w:right w:val="none" w:sz="0" w:space="0" w:color="auto"/>
      </w:divBdr>
    </w:div>
    <w:div w:id="1158153742">
      <w:bodyDiv w:val="1"/>
      <w:marLeft w:val="0"/>
      <w:marRight w:val="0"/>
      <w:marTop w:val="0"/>
      <w:marBottom w:val="0"/>
      <w:divBdr>
        <w:top w:val="none" w:sz="0" w:space="0" w:color="auto"/>
        <w:left w:val="none" w:sz="0" w:space="0" w:color="auto"/>
        <w:bottom w:val="none" w:sz="0" w:space="0" w:color="auto"/>
        <w:right w:val="none" w:sz="0" w:space="0" w:color="auto"/>
      </w:divBdr>
    </w:div>
    <w:div w:id="1158419440">
      <w:bodyDiv w:val="1"/>
      <w:marLeft w:val="0"/>
      <w:marRight w:val="0"/>
      <w:marTop w:val="0"/>
      <w:marBottom w:val="0"/>
      <w:divBdr>
        <w:top w:val="none" w:sz="0" w:space="0" w:color="auto"/>
        <w:left w:val="none" w:sz="0" w:space="0" w:color="auto"/>
        <w:bottom w:val="none" w:sz="0" w:space="0" w:color="auto"/>
        <w:right w:val="none" w:sz="0" w:space="0" w:color="auto"/>
      </w:divBdr>
    </w:div>
    <w:div w:id="1158423169">
      <w:bodyDiv w:val="1"/>
      <w:marLeft w:val="0"/>
      <w:marRight w:val="0"/>
      <w:marTop w:val="0"/>
      <w:marBottom w:val="0"/>
      <w:divBdr>
        <w:top w:val="none" w:sz="0" w:space="0" w:color="auto"/>
        <w:left w:val="none" w:sz="0" w:space="0" w:color="auto"/>
        <w:bottom w:val="none" w:sz="0" w:space="0" w:color="auto"/>
        <w:right w:val="none" w:sz="0" w:space="0" w:color="auto"/>
      </w:divBdr>
    </w:div>
    <w:div w:id="1158495226">
      <w:bodyDiv w:val="1"/>
      <w:marLeft w:val="0"/>
      <w:marRight w:val="0"/>
      <w:marTop w:val="0"/>
      <w:marBottom w:val="0"/>
      <w:divBdr>
        <w:top w:val="none" w:sz="0" w:space="0" w:color="auto"/>
        <w:left w:val="none" w:sz="0" w:space="0" w:color="auto"/>
        <w:bottom w:val="none" w:sz="0" w:space="0" w:color="auto"/>
        <w:right w:val="none" w:sz="0" w:space="0" w:color="auto"/>
      </w:divBdr>
    </w:div>
    <w:div w:id="1159036710">
      <w:bodyDiv w:val="1"/>
      <w:marLeft w:val="0"/>
      <w:marRight w:val="0"/>
      <w:marTop w:val="0"/>
      <w:marBottom w:val="0"/>
      <w:divBdr>
        <w:top w:val="none" w:sz="0" w:space="0" w:color="auto"/>
        <w:left w:val="none" w:sz="0" w:space="0" w:color="auto"/>
        <w:bottom w:val="none" w:sz="0" w:space="0" w:color="auto"/>
        <w:right w:val="none" w:sz="0" w:space="0" w:color="auto"/>
      </w:divBdr>
    </w:div>
    <w:div w:id="1159266366">
      <w:bodyDiv w:val="1"/>
      <w:marLeft w:val="0"/>
      <w:marRight w:val="0"/>
      <w:marTop w:val="0"/>
      <w:marBottom w:val="0"/>
      <w:divBdr>
        <w:top w:val="none" w:sz="0" w:space="0" w:color="auto"/>
        <w:left w:val="none" w:sz="0" w:space="0" w:color="auto"/>
        <w:bottom w:val="none" w:sz="0" w:space="0" w:color="auto"/>
        <w:right w:val="none" w:sz="0" w:space="0" w:color="auto"/>
      </w:divBdr>
    </w:div>
    <w:div w:id="1159690773">
      <w:bodyDiv w:val="1"/>
      <w:marLeft w:val="0"/>
      <w:marRight w:val="0"/>
      <w:marTop w:val="0"/>
      <w:marBottom w:val="0"/>
      <w:divBdr>
        <w:top w:val="none" w:sz="0" w:space="0" w:color="auto"/>
        <w:left w:val="none" w:sz="0" w:space="0" w:color="auto"/>
        <w:bottom w:val="none" w:sz="0" w:space="0" w:color="auto"/>
        <w:right w:val="none" w:sz="0" w:space="0" w:color="auto"/>
      </w:divBdr>
    </w:div>
    <w:div w:id="1161120211">
      <w:bodyDiv w:val="1"/>
      <w:marLeft w:val="0"/>
      <w:marRight w:val="0"/>
      <w:marTop w:val="0"/>
      <w:marBottom w:val="0"/>
      <w:divBdr>
        <w:top w:val="none" w:sz="0" w:space="0" w:color="auto"/>
        <w:left w:val="none" w:sz="0" w:space="0" w:color="auto"/>
        <w:bottom w:val="none" w:sz="0" w:space="0" w:color="auto"/>
        <w:right w:val="none" w:sz="0" w:space="0" w:color="auto"/>
      </w:divBdr>
    </w:div>
    <w:div w:id="1161508379">
      <w:bodyDiv w:val="1"/>
      <w:marLeft w:val="0"/>
      <w:marRight w:val="0"/>
      <w:marTop w:val="0"/>
      <w:marBottom w:val="0"/>
      <w:divBdr>
        <w:top w:val="none" w:sz="0" w:space="0" w:color="auto"/>
        <w:left w:val="none" w:sz="0" w:space="0" w:color="auto"/>
        <w:bottom w:val="none" w:sz="0" w:space="0" w:color="auto"/>
        <w:right w:val="none" w:sz="0" w:space="0" w:color="auto"/>
      </w:divBdr>
    </w:div>
    <w:div w:id="1161778331">
      <w:bodyDiv w:val="1"/>
      <w:marLeft w:val="0"/>
      <w:marRight w:val="0"/>
      <w:marTop w:val="0"/>
      <w:marBottom w:val="0"/>
      <w:divBdr>
        <w:top w:val="none" w:sz="0" w:space="0" w:color="auto"/>
        <w:left w:val="none" w:sz="0" w:space="0" w:color="auto"/>
        <w:bottom w:val="none" w:sz="0" w:space="0" w:color="auto"/>
        <w:right w:val="none" w:sz="0" w:space="0" w:color="auto"/>
      </w:divBdr>
    </w:div>
    <w:div w:id="1162234218">
      <w:bodyDiv w:val="1"/>
      <w:marLeft w:val="0"/>
      <w:marRight w:val="0"/>
      <w:marTop w:val="0"/>
      <w:marBottom w:val="0"/>
      <w:divBdr>
        <w:top w:val="none" w:sz="0" w:space="0" w:color="auto"/>
        <w:left w:val="none" w:sz="0" w:space="0" w:color="auto"/>
        <w:bottom w:val="none" w:sz="0" w:space="0" w:color="auto"/>
        <w:right w:val="none" w:sz="0" w:space="0" w:color="auto"/>
      </w:divBdr>
    </w:div>
    <w:div w:id="1162311079">
      <w:bodyDiv w:val="1"/>
      <w:marLeft w:val="0"/>
      <w:marRight w:val="0"/>
      <w:marTop w:val="0"/>
      <w:marBottom w:val="0"/>
      <w:divBdr>
        <w:top w:val="none" w:sz="0" w:space="0" w:color="auto"/>
        <w:left w:val="none" w:sz="0" w:space="0" w:color="auto"/>
        <w:bottom w:val="none" w:sz="0" w:space="0" w:color="auto"/>
        <w:right w:val="none" w:sz="0" w:space="0" w:color="auto"/>
      </w:divBdr>
    </w:div>
    <w:div w:id="1163276394">
      <w:bodyDiv w:val="1"/>
      <w:marLeft w:val="0"/>
      <w:marRight w:val="0"/>
      <w:marTop w:val="0"/>
      <w:marBottom w:val="0"/>
      <w:divBdr>
        <w:top w:val="none" w:sz="0" w:space="0" w:color="auto"/>
        <w:left w:val="none" w:sz="0" w:space="0" w:color="auto"/>
        <w:bottom w:val="none" w:sz="0" w:space="0" w:color="auto"/>
        <w:right w:val="none" w:sz="0" w:space="0" w:color="auto"/>
      </w:divBdr>
    </w:div>
    <w:div w:id="1163816111">
      <w:bodyDiv w:val="1"/>
      <w:marLeft w:val="0"/>
      <w:marRight w:val="0"/>
      <w:marTop w:val="0"/>
      <w:marBottom w:val="0"/>
      <w:divBdr>
        <w:top w:val="none" w:sz="0" w:space="0" w:color="auto"/>
        <w:left w:val="none" w:sz="0" w:space="0" w:color="auto"/>
        <w:bottom w:val="none" w:sz="0" w:space="0" w:color="auto"/>
        <w:right w:val="none" w:sz="0" w:space="0" w:color="auto"/>
      </w:divBdr>
    </w:div>
    <w:div w:id="1164005988">
      <w:bodyDiv w:val="1"/>
      <w:marLeft w:val="0"/>
      <w:marRight w:val="0"/>
      <w:marTop w:val="0"/>
      <w:marBottom w:val="0"/>
      <w:divBdr>
        <w:top w:val="none" w:sz="0" w:space="0" w:color="auto"/>
        <w:left w:val="none" w:sz="0" w:space="0" w:color="auto"/>
        <w:bottom w:val="none" w:sz="0" w:space="0" w:color="auto"/>
        <w:right w:val="none" w:sz="0" w:space="0" w:color="auto"/>
      </w:divBdr>
    </w:div>
    <w:div w:id="1164054574">
      <w:bodyDiv w:val="1"/>
      <w:marLeft w:val="0"/>
      <w:marRight w:val="0"/>
      <w:marTop w:val="0"/>
      <w:marBottom w:val="0"/>
      <w:divBdr>
        <w:top w:val="none" w:sz="0" w:space="0" w:color="auto"/>
        <w:left w:val="none" w:sz="0" w:space="0" w:color="auto"/>
        <w:bottom w:val="none" w:sz="0" w:space="0" w:color="auto"/>
        <w:right w:val="none" w:sz="0" w:space="0" w:color="auto"/>
      </w:divBdr>
    </w:div>
    <w:div w:id="1164055835">
      <w:bodyDiv w:val="1"/>
      <w:marLeft w:val="0"/>
      <w:marRight w:val="0"/>
      <w:marTop w:val="0"/>
      <w:marBottom w:val="0"/>
      <w:divBdr>
        <w:top w:val="none" w:sz="0" w:space="0" w:color="auto"/>
        <w:left w:val="none" w:sz="0" w:space="0" w:color="auto"/>
        <w:bottom w:val="none" w:sz="0" w:space="0" w:color="auto"/>
        <w:right w:val="none" w:sz="0" w:space="0" w:color="auto"/>
      </w:divBdr>
    </w:div>
    <w:div w:id="1164274788">
      <w:bodyDiv w:val="1"/>
      <w:marLeft w:val="0"/>
      <w:marRight w:val="0"/>
      <w:marTop w:val="0"/>
      <w:marBottom w:val="0"/>
      <w:divBdr>
        <w:top w:val="none" w:sz="0" w:space="0" w:color="auto"/>
        <w:left w:val="none" w:sz="0" w:space="0" w:color="auto"/>
        <w:bottom w:val="none" w:sz="0" w:space="0" w:color="auto"/>
        <w:right w:val="none" w:sz="0" w:space="0" w:color="auto"/>
      </w:divBdr>
    </w:div>
    <w:div w:id="1164391244">
      <w:bodyDiv w:val="1"/>
      <w:marLeft w:val="0"/>
      <w:marRight w:val="0"/>
      <w:marTop w:val="0"/>
      <w:marBottom w:val="0"/>
      <w:divBdr>
        <w:top w:val="none" w:sz="0" w:space="0" w:color="auto"/>
        <w:left w:val="none" w:sz="0" w:space="0" w:color="auto"/>
        <w:bottom w:val="none" w:sz="0" w:space="0" w:color="auto"/>
        <w:right w:val="none" w:sz="0" w:space="0" w:color="auto"/>
      </w:divBdr>
    </w:div>
    <w:div w:id="1164584032">
      <w:bodyDiv w:val="1"/>
      <w:marLeft w:val="0"/>
      <w:marRight w:val="0"/>
      <w:marTop w:val="0"/>
      <w:marBottom w:val="0"/>
      <w:divBdr>
        <w:top w:val="none" w:sz="0" w:space="0" w:color="auto"/>
        <w:left w:val="none" w:sz="0" w:space="0" w:color="auto"/>
        <w:bottom w:val="none" w:sz="0" w:space="0" w:color="auto"/>
        <w:right w:val="none" w:sz="0" w:space="0" w:color="auto"/>
      </w:divBdr>
    </w:div>
    <w:div w:id="1164662710">
      <w:bodyDiv w:val="1"/>
      <w:marLeft w:val="0"/>
      <w:marRight w:val="0"/>
      <w:marTop w:val="0"/>
      <w:marBottom w:val="0"/>
      <w:divBdr>
        <w:top w:val="none" w:sz="0" w:space="0" w:color="auto"/>
        <w:left w:val="none" w:sz="0" w:space="0" w:color="auto"/>
        <w:bottom w:val="none" w:sz="0" w:space="0" w:color="auto"/>
        <w:right w:val="none" w:sz="0" w:space="0" w:color="auto"/>
      </w:divBdr>
    </w:div>
    <w:div w:id="1164903989">
      <w:bodyDiv w:val="1"/>
      <w:marLeft w:val="0"/>
      <w:marRight w:val="0"/>
      <w:marTop w:val="0"/>
      <w:marBottom w:val="0"/>
      <w:divBdr>
        <w:top w:val="none" w:sz="0" w:space="0" w:color="auto"/>
        <w:left w:val="none" w:sz="0" w:space="0" w:color="auto"/>
        <w:bottom w:val="none" w:sz="0" w:space="0" w:color="auto"/>
        <w:right w:val="none" w:sz="0" w:space="0" w:color="auto"/>
      </w:divBdr>
    </w:div>
    <w:div w:id="1164971218">
      <w:bodyDiv w:val="1"/>
      <w:marLeft w:val="0"/>
      <w:marRight w:val="0"/>
      <w:marTop w:val="0"/>
      <w:marBottom w:val="0"/>
      <w:divBdr>
        <w:top w:val="none" w:sz="0" w:space="0" w:color="auto"/>
        <w:left w:val="none" w:sz="0" w:space="0" w:color="auto"/>
        <w:bottom w:val="none" w:sz="0" w:space="0" w:color="auto"/>
        <w:right w:val="none" w:sz="0" w:space="0" w:color="auto"/>
      </w:divBdr>
    </w:div>
    <w:div w:id="1164979759">
      <w:bodyDiv w:val="1"/>
      <w:marLeft w:val="0"/>
      <w:marRight w:val="0"/>
      <w:marTop w:val="0"/>
      <w:marBottom w:val="0"/>
      <w:divBdr>
        <w:top w:val="none" w:sz="0" w:space="0" w:color="auto"/>
        <w:left w:val="none" w:sz="0" w:space="0" w:color="auto"/>
        <w:bottom w:val="none" w:sz="0" w:space="0" w:color="auto"/>
        <w:right w:val="none" w:sz="0" w:space="0" w:color="auto"/>
      </w:divBdr>
    </w:div>
    <w:div w:id="1165510451">
      <w:bodyDiv w:val="1"/>
      <w:marLeft w:val="0"/>
      <w:marRight w:val="0"/>
      <w:marTop w:val="0"/>
      <w:marBottom w:val="0"/>
      <w:divBdr>
        <w:top w:val="none" w:sz="0" w:space="0" w:color="auto"/>
        <w:left w:val="none" w:sz="0" w:space="0" w:color="auto"/>
        <w:bottom w:val="none" w:sz="0" w:space="0" w:color="auto"/>
        <w:right w:val="none" w:sz="0" w:space="0" w:color="auto"/>
      </w:divBdr>
    </w:div>
    <w:div w:id="1165585369">
      <w:bodyDiv w:val="1"/>
      <w:marLeft w:val="0"/>
      <w:marRight w:val="0"/>
      <w:marTop w:val="0"/>
      <w:marBottom w:val="0"/>
      <w:divBdr>
        <w:top w:val="none" w:sz="0" w:space="0" w:color="auto"/>
        <w:left w:val="none" w:sz="0" w:space="0" w:color="auto"/>
        <w:bottom w:val="none" w:sz="0" w:space="0" w:color="auto"/>
        <w:right w:val="none" w:sz="0" w:space="0" w:color="auto"/>
      </w:divBdr>
    </w:div>
    <w:div w:id="1165631089">
      <w:bodyDiv w:val="1"/>
      <w:marLeft w:val="0"/>
      <w:marRight w:val="0"/>
      <w:marTop w:val="0"/>
      <w:marBottom w:val="0"/>
      <w:divBdr>
        <w:top w:val="none" w:sz="0" w:space="0" w:color="auto"/>
        <w:left w:val="none" w:sz="0" w:space="0" w:color="auto"/>
        <w:bottom w:val="none" w:sz="0" w:space="0" w:color="auto"/>
        <w:right w:val="none" w:sz="0" w:space="0" w:color="auto"/>
      </w:divBdr>
    </w:div>
    <w:div w:id="1165852245">
      <w:bodyDiv w:val="1"/>
      <w:marLeft w:val="0"/>
      <w:marRight w:val="0"/>
      <w:marTop w:val="0"/>
      <w:marBottom w:val="0"/>
      <w:divBdr>
        <w:top w:val="none" w:sz="0" w:space="0" w:color="auto"/>
        <w:left w:val="none" w:sz="0" w:space="0" w:color="auto"/>
        <w:bottom w:val="none" w:sz="0" w:space="0" w:color="auto"/>
        <w:right w:val="none" w:sz="0" w:space="0" w:color="auto"/>
      </w:divBdr>
    </w:div>
    <w:div w:id="1165894823">
      <w:bodyDiv w:val="1"/>
      <w:marLeft w:val="0"/>
      <w:marRight w:val="0"/>
      <w:marTop w:val="0"/>
      <w:marBottom w:val="0"/>
      <w:divBdr>
        <w:top w:val="none" w:sz="0" w:space="0" w:color="auto"/>
        <w:left w:val="none" w:sz="0" w:space="0" w:color="auto"/>
        <w:bottom w:val="none" w:sz="0" w:space="0" w:color="auto"/>
        <w:right w:val="none" w:sz="0" w:space="0" w:color="auto"/>
      </w:divBdr>
    </w:div>
    <w:div w:id="1166899107">
      <w:bodyDiv w:val="1"/>
      <w:marLeft w:val="0"/>
      <w:marRight w:val="0"/>
      <w:marTop w:val="0"/>
      <w:marBottom w:val="0"/>
      <w:divBdr>
        <w:top w:val="none" w:sz="0" w:space="0" w:color="auto"/>
        <w:left w:val="none" w:sz="0" w:space="0" w:color="auto"/>
        <w:bottom w:val="none" w:sz="0" w:space="0" w:color="auto"/>
        <w:right w:val="none" w:sz="0" w:space="0" w:color="auto"/>
      </w:divBdr>
    </w:div>
    <w:div w:id="1167206275">
      <w:bodyDiv w:val="1"/>
      <w:marLeft w:val="0"/>
      <w:marRight w:val="0"/>
      <w:marTop w:val="0"/>
      <w:marBottom w:val="0"/>
      <w:divBdr>
        <w:top w:val="none" w:sz="0" w:space="0" w:color="auto"/>
        <w:left w:val="none" w:sz="0" w:space="0" w:color="auto"/>
        <w:bottom w:val="none" w:sz="0" w:space="0" w:color="auto"/>
        <w:right w:val="none" w:sz="0" w:space="0" w:color="auto"/>
      </w:divBdr>
    </w:div>
    <w:div w:id="1167207137">
      <w:bodyDiv w:val="1"/>
      <w:marLeft w:val="0"/>
      <w:marRight w:val="0"/>
      <w:marTop w:val="0"/>
      <w:marBottom w:val="0"/>
      <w:divBdr>
        <w:top w:val="none" w:sz="0" w:space="0" w:color="auto"/>
        <w:left w:val="none" w:sz="0" w:space="0" w:color="auto"/>
        <w:bottom w:val="none" w:sz="0" w:space="0" w:color="auto"/>
        <w:right w:val="none" w:sz="0" w:space="0" w:color="auto"/>
      </w:divBdr>
    </w:div>
    <w:div w:id="1167399635">
      <w:bodyDiv w:val="1"/>
      <w:marLeft w:val="0"/>
      <w:marRight w:val="0"/>
      <w:marTop w:val="0"/>
      <w:marBottom w:val="0"/>
      <w:divBdr>
        <w:top w:val="none" w:sz="0" w:space="0" w:color="auto"/>
        <w:left w:val="none" w:sz="0" w:space="0" w:color="auto"/>
        <w:bottom w:val="none" w:sz="0" w:space="0" w:color="auto"/>
        <w:right w:val="none" w:sz="0" w:space="0" w:color="auto"/>
      </w:divBdr>
    </w:div>
    <w:div w:id="1167402447">
      <w:bodyDiv w:val="1"/>
      <w:marLeft w:val="0"/>
      <w:marRight w:val="0"/>
      <w:marTop w:val="0"/>
      <w:marBottom w:val="0"/>
      <w:divBdr>
        <w:top w:val="none" w:sz="0" w:space="0" w:color="auto"/>
        <w:left w:val="none" w:sz="0" w:space="0" w:color="auto"/>
        <w:bottom w:val="none" w:sz="0" w:space="0" w:color="auto"/>
        <w:right w:val="none" w:sz="0" w:space="0" w:color="auto"/>
      </w:divBdr>
    </w:div>
    <w:div w:id="1167984175">
      <w:bodyDiv w:val="1"/>
      <w:marLeft w:val="0"/>
      <w:marRight w:val="0"/>
      <w:marTop w:val="0"/>
      <w:marBottom w:val="0"/>
      <w:divBdr>
        <w:top w:val="none" w:sz="0" w:space="0" w:color="auto"/>
        <w:left w:val="none" w:sz="0" w:space="0" w:color="auto"/>
        <w:bottom w:val="none" w:sz="0" w:space="0" w:color="auto"/>
        <w:right w:val="none" w:sz="0" w:space="0" w:color="auto"/>
      </w:divBdr>
    </w:div>
    <w:div w:id="1168904559">
      <w:bodyDiv w:val="1"/>
      <w:marLeft w:val="0"/>
      <w:marRight w:val="0"/>
      <w:marTop w:val="0"/>
      <w:marBottom w:val="0"/>
      <w:divBdr>
        <w:top w:val="none" w:sz="0" w:space="0" w:color="auto"/>
        <w:left w:val="none" w:sz="0" w:space="0" w:color="auto"/>
        <w:bottom w:val="none" w:sz="0" w:space="0" w:color="auto"/>
        <w:right w:val="none" w:sz="0" w:space="0" w:color="auto"/>
      </w:divBdr>
    </w:div>
    <w:div w:id="1169173788">
      <w:bodyDiv w:val="1"/>
      <w:marLeft w:val="0"/>
      <w:marRight w:val="0"/>
      <w:marTop w:val="0"/>
      <w:marBottom w:val="0"/>
      <w:divBdr>
        <w:top w:val="none" w:sz="0" w:space="0" w:color="auto"/>
        <w:left w:val="none" w:sz="0" w:space="0" w:color="auto"/>
        <w:bottom w:val="none" w:sz="0" w:space="0" w:color="auto"/>
        <w:right w:val="none" w:sz="0" w:space="0" w:color="auto"/>
      </w:divBdr>
    </w:div>
    <w:div w:id="1169641441">
      <w:bodyDiv w:val="1"/>
      <w:marLeft w:val="0"/>
      <w:marRight w:val="0"/>
      <w:marTop w:val="0"/>
      <w:marBottom w:val="0"/>
      <w:divBdr>
        <w:top w:val="none" w:sz="0" w:space="0" w:color="auto"/>
        <w:left w:val="none" w:sz="0" w:space="0" w:color="auto"/>
        <w:bottom w:val="none" w:sz="0" w:space="0" w:color="auto"/>
        <w:right w:val="none" w:sz="0" w:space="0" w:color="auto"/>
      </w:divBdr>
    </w:div>
    <w:div w:id="1170028151">
      <w:bodyDiv w:val="1"/>
      <w:marLeft w:val="0"/>
      <w:marRight w:val="0"/>
      <w:marTop w:val="0"/>
      <w:marBottom w:val="0"/>
      <w:divBdr>
        <w:top w:val="none" w:sz="0" w:space="0" w:color="auto"/>
        <w:left w:val="none" w:sz="0" w:space="0" w:color="auto"/>
        <w:bottom w:val="none" w:sz="0" w:space="0" w:color="auto"/>
        <w:right w:val="none" w:sz="0" w:space="0" w:color="auto"/>
      </w:divBdr>
    </w:div>
    <w:div w:id="1170176910">
      <w:bodyDiv w:val="1"/>
      <w:marLeft w:val="0"/>
      <w:marRight w:val="0"/>
      <w:marTop w:val="0"/>
      <w:marBottom w:val="0"/>
      <w:divBdr>
        <w:top w:val="none" w:sz="0" w:space="0" w:color="auto"/>
        <w:left w:val="none" w:sz="0" w:space="0" w:color="auto"/>
        <w:bottom w:val="none" w:sz="0" w:space="0" w:color="auto"/>
        <w:right w:val="none" w:sz="0" w:space="0" w:color="auto"/>
      </w:divBdr>
    </w:div>
    <w:div w:id="1170750819">
      <w:bodyDiv w:val="1"/>
      <w:marLeft w:val="0"/>
      <w:marRight w:val="0"/>
      <w:marTop w:val="0"/>
      <w:marBottom w:val="0"/>
      <w:divBdr>
        <w:top w:val="none" w:sz="0" w:space="0" w:color="auto"/>
        <w:left w:val="none" w:sz="0" w:space="0" w:color="auto"/>
        <w:bottom w:val="none" w:sz="0" w:space="0" w:color="auto"/>
        <w:right w:val="none" w:sz="0" w:space="0" w:color="auto"/>
      </w:divBdr>
    </w:div>
    <w:div w:id="1171336508">
      <w:bodyDiv w:val="1"/>
      <w:marLeft w:val="0"/>
      <w:marRight w:val="0"/>
      <w:marTop w:val="0"/>
      <w:marBottom w:val="0"/>
      <w:divBdr>
        <w:top w:val="none" w:sz="0" w:space="0" w:color="auto"/>
        <w:left w:val="none" w:sz="0" w:space="0" w:color="auto"/>
        <w:bottom w:val="none" w:sz="0" w:space="0" w:color="auto"/>
        <w:right w:val="none" w:sz="0" w:space="0" w:color="auto"/>
      </w:divBdr>
    </w:div>
    <w:div w:id="1171602439">
      <w:bodyDiv w:val="1"/>
      <w:marLeft w:val="0"/>
      <w:marRight w:val="0"/>
      <w:marTop w:val="0"/>
      <w:marBottom w:val="0"/>
      <w:divBdr>
        <w:top w:val="none" w:sz="0" w:space="0" w:color="auto"/>
        <w:left w:val="none" w:sz="0" w:space="0" w:color="auto"/>
        <w:bottom w:val="none" w:sz="0" w:space="0" w:color="auto"/>
        <w:right w:val="none" w:sz="0" w:space="0" w:color="auto"/>
      </w:divBdr>
    </w:div>
    <w:div w:id="1172523972">
      <w:bodyDiv w:val="1"/>
      <w:marLeft w:val="0"/>
      <w:marRight w:val="0"/>
      <w:marTop w:val="0"/>
      <w:marBottom w:val="0"/>
      <w:divBdr>
        <w:top w:val="none" w:sz="0" w:space="0" w:color="auto"/>
        <w:left w:val="none" w:sz="0" w:space="0" w:color="auto"/>
        <w:bottom w:val="none" w:sz="0" w:space="0" w:color="auto"/>
        <w:right w:val="none" w:sz="0" w:space="0" w:color="auto"/>
      </w:divBdr>
    </w:div>
    <w:div w:id="1172794634">
      <w:bodyDiv w:val="1"/>
      <w:marLeft w:val="0"/>
      <w:marRight w:val="0"/>
      <w:marTop w:val="0"/>
      <w:marBottom w:val="0"/>
      <w:divBdr>
        <w:top w:val="none" w:sz="0" w:space="0" w:color="auto"/>
        <w:left w:val="none" w:sz="0" w:space="0" w:color="auto"/>
        <w:bottom w:val="none" w:sz="0" w:space="0" w:color="auto"/>
        <w:right w:val="none" w:sz="0" w:space="0" w:color="auto"/>
      </w:divBdr>
    </w:div>
    <w:div w:id="1173296815">
      <w:bodyDiv w:val="1"/>
      <w:marLeft w:val="0"/>
      <w:marRight w:val="0"/>
      <w:marTop w:val="0"/>
      <w:marBottom w:val="0"/>
      <w:divBdr>
        <w:top w:val="none" w:sz="0" w:space="0" w:color="auto"/>
        <w:left w:val="none" w:sz="0" w:space="0" w:color="auto"/>
        <w:bottom w:val="none" w:sz="0" w:space="0" w:color="auto"/>
        <w:right w:val="none" w:sz="0" w:space="0" w:color="auto"/>
      </w:divBdr>
    </w:div>
    <w:div w:id="1173451264">
      <w:bodyDiv w:val="1"/>
      <w:marLeft w:val="0"/>
      <w:marRight w:val="0"/>
      <w:marTop w:val="0"/>
      <w:marBottom w:val="0"/>
      <w:divBdr>
        <w:top w:val="none" w:sz="0" w:space="0" w:color="auto"/>
        <w:left w:val="none" w:sz="0" w:space="0" w:color="auto"/>
        <w:bottom w:val="none" w:sz="0" w:space="0" w:color="auto"/>
        <w:right w:val="none" w:sz="0" w:space="0" w:color="auto"/>
      </w:divBdr>
    </w:div>
    <w:div w:id="1173692003">
      <w:bodyDiv w:val="1"/>
      <w:marLeft w:val="0"/>
      <w:marRight w:val="0"/>
      <w:marTop w:val="0"/>
      <w:marBottom w:val="0"/>
      <w:divBdr>
        <w:top w:val="none" w:sz="0" w:space="0" w:color="auto"/>
        <w:left w:val="none" w:sz="0" w:space="0" w:color="auto"/>
        <w:bottom w:val="none" w:sz="0" w:space="0" w:color="auto"/>
        <w:right w:val="none" w:sz="0" w:space="0" w:color="auto"/>
      </w:divBdr>
    </w:div>
    <w:div w:id="1174152181">
      <w:bodyDiv w:val="1"/>
      <w:marLeft w:val="0"/>
      <w:marRight w:val="0"/>
      <w:marTop w:val="0"/>
      <w:marBottom w:val="0"/>
      <w:divBdr>
        <w:top w:val="none" w:sz="0" w:space="0" w:color="auto"/>
        <w:left w:val="none" w:sz="0" w:space="0" w:color="auto"/>
        <w:bottom w:val="none" w:sz="0" w:space="0" w:color="auto"/>
        <w:right w:val="none" w:sz="0" w:space="0" w:color="auto"/>
      </w:divBdr>
    </w:div>
    <w:div w:id="1174298814">
      <w:bodyDiv w:val="1"/>
      <w:marLeft w:val="0"/>
      <w:marRight w:val="0"/>
      <w:marTop w:val="0"/>
      <w:marBottom w:val="0"/>
      <w:divBdr>
        <w:top w:val="none" w:sz="0" w:space="0" w:color="auto"/>
        <w:left w:val="none" w:sz="0" w:space="0" w:color="auto"/>
        <w:bottom w:val="none" w:sz="0" w:space="0" w:color="auto"/>
        <w:right w:val="none" w:sz="0" w:space="0" w:color="auto"/>
      </w:divBdr>
    </w:div>
    <w:div w:id="1174301978">
      <w:bodyDiv w:val="1"/>
      <w:marLeft w:val="0"/>
      <w:marRight w:val="0"/>
      <w:marTop w:val="0"/>
      <w:marBottom w:val="0"/>
      <w:divBdr>
        <w:top w:val="none" w:sz="0" w:space="0" w:color="auto"/>
        <w:left w:val="none" w:sz="0" w:space="0" w:color="auto"/>
        <w:bottom w:val="none" w:sz="0" w:space="0" w:color="auto"/>
        <w:right w:val="none" w:sz="0" w:space="0" w:color="auto"/>
      </w:divBdr>
    </w:div>
    <w:div w:id="1174954130">
      <w:bodyDiv w:val="1"/>
      <w:marLeft w:val="0"/>
      <w:marRight w:val="0"/>
      <w:marTop w:val="0"/>
      <w:marBottom w:val="0"/>
      <w:divBdr>
        <w:top w:val="none" w:sz="0" w:space="0" w:color="auto"/>
        <w:left w:val="none" w:sz="0" w:space="0" w:color="auto"/>
        <w:bottom w:val="none" w:sz="0" w:space="0" w:color="auto"/>
        <w:right w:val="none" w:sz="0" w:space="0" w:color="auto"/>
      </w:divBdr>
    </w:div>
    <w:div w:id="1174996592">
      <w:bodyDiv w:val="1"/>
      <w:marLeft w:val="0"/>
      <w:marRight w:val="0"/>
      <w:marTop w:val="0"/>
      <w:marBottom w:val="0"/>
      <w:divBdr>
        <w:top w:val="none" w:sz="0" w:space="0" w:color="auto"/>
        <w:left w:val="none" w:sz="0" w:space="0" w:color="auto"/>
        <w:bottom w:val="none" w:sz="0" w:space="0" w:color="auto"/>
        <w:right w:val="none" w:sz="0" w:space="0" w:color="auto"/>
      </w:divBdr>
    </w:div>
    <w:div w:id="1175413398">
      <w:bodyDiv w:val="1"/>
      <w:marLeft w:val="0"/>
      <w:marRight w:val="0"/>
      <w:marTop w:val="0"/>
      <w:marBottom w:val="0"/>
      <w:divBdr>
        <w:top w:val="none" w:sz="0" w:space="0" w:color="auto"/>
        <w:left w:val="none" w:sz="0" w:space="0" w:color="auto"/>
        <w:bottom w:val="none" w:sz="0" w:space="0" w:color="auto"/>
        <w:right w:val="none" w:sz="0" w:space="0" w:color="auto"/>
      </w:divBdr>
    </w:div>
    <w:div w:id="1175415019">
      <w:bodyDiv w:val="1"/>
      <w:marLeft w:val="0"/>
      <w:marRight w:val="0"/>
      <w:marTop w:val="0"/>
      <w:marBottom w:val="0"/>
      <w:divBdr>
        <w:top w:val="none" w:sz="0" w:space="0" w:color="auto"/>
        <w:left w:val="none" w:sz="0" w:space="0" w:color="auto"/>
        <w:bottom w:val="none" w:sz="0" w:space="0" w:color="auto"/>
        <w:right w:val="none" w:sz="0" w:space="0" w:color="auto"/>
      </w:divBdr>
    </w:div>
    <w:div w:id="1176993293">
      <w:bodyDiv w:val="1"/>
      <w:marLeft w:val="0"/>
      <w:marRight w:val="0"/>
      <w:marTop w:val="0"/>
      <w:marBottom w:val="0"/>
      <w:divBdr>
        <w:top w:val="none" w:sz="0" w:space="0" w:color="auto"/>
        <w:left w:val="none" w:sz="0" w:space="0" w:color="auto"/>
        <w:bottom w:val="none" w:sz="0" w:space="0" w:color="auto"/>
        <w:right w:val="none" w:sz="0" w:space="0" w:color="auto"/>
      </w:divBdr>
    </w:div>
    <w:div w:id="1177429469">
      <w:bodyDiv w:val="1"/>
      <w:marLeft w:val="0"/>
      <w:marRight w:val="0"/>
      <w:marTop w:val="0"/>
      <w:marBottom w:val="0"/>
      <w:divBdr>
        <w:top w:val="none" w:sz="0" w:space="0" w:color="auto"/>
        <w:left w:val="none" w:sz="0" w:space="0" w:color="auto"/>
        <w:bottom w:val="none" w:sz="0" w:space="0" w:color="auto"/>
        <w:right w:val="none" w:sz="0" w:space="0" w:color="auto"/>
      </w:divBdr>
    </w:div>
    <w:div w:id="1177505275">
      <w:bodyDiv w:val="1"/>
      <w:marLeft w:val="0"/>
      <w:marRight w:val="0"/>
      <w:marTop w:val="0"/>
      <w:marBottom w:val="0"/>
      <w:divBdr>
        <w:top w:val="none" w:sz="0" w:space="0" w:color="auto"/>
        <w:left w:val="none" w:sz="0" w:space="0" w:color="auto"/>
        <w:bottom w:val="none" w:sz="0" w:space="0" w:color="auto"/>
        <w:right w:val="none" w:sz="0" w:space="0" w:color="auto"/>
      </w:divBdr>
    </w:div>
    <w:div w:id="1177889211">
      <w:bodyDiv w:val="1"/>
      <w:marLeft w:val="0"/>
      <w:marRight w:val="0"/>
      <w:marTop w:val="0"/>
      <w:marBottom w:val="0"/>
      <w:divBdr>
        <w:top w:val="none" w:sz="0" w:space="0" w:color="auto"/>
        <w:left w:val="none" w:sz="0" w:space="0" w:color="auto"/>
        <w:bottom w:val="none" w:sz="0" w:space="0" w:color="auto"/>
        <w:right w:val="none" w:sz="0" w:space="0" w:color="auto"/>
      </w:divBdr>
    </w:div>
    <w:div w:id="1177957920">
      <w:bodyDiv w:val="1"/>
      <w:marLeft w:val="0"/>
      <w:marRight w:val="0"/>
      <w:marTop w:val="0"/>
      <w:marBottom w:val="0"/>
      <w:divBdr>
        <w:top w:val="none" w:sz="0" w:space="0" w:color="auto"/>
        <w:left w:val="none" w:sz="0" w:space="0" w:color="auto"/>
        <w:bottom w:val="none" w:sz="0" w:space="0" w:color="auto"/>
        <w:right w:val="none" w:sz="0" w:space="0" w:color="auto"/>
      </w:divBdr>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178696617">
      <w:bodyDiv w:val="1"/>
      <w:marLeft w:val="0"/>
      <w:marRight w:val="0"/>
      <w:marTop w:val="0"/>
      <w:marBottom w:val="0"/>
      <w:divBdr>
        <w:top w:val="none" w:sz="0" w:space="0" w:color="auto"/>
        <w:left w:val="none" w:sz="0" w:space="0" w:color="auto"/>
        <w:bottom w:val="none" w:sz="0" w:space="0" w:color="auto"/>
        <w:right w:val="none" w:sz="0" w:space="0" w:color="auto"/>
      </w:divBdr>
    </w:div>
    <w:div w:id="1178732658">
      <w:bodyDiv w:val="1"/>
      <w:marLeft w:val="0"/>
      <w:marRight w:val="0"/>
      <w:marTop w:val="0"/>
      <w:marBottom w:val="0"/>
      <w:divBdr>
        <w:top w:val="none" w:sz="0" w:space="0" w:color="auto"/>
        <w:left w:val="none" w:sz="0" w:space="0" w:color="auto"/>
        <w:bottom w:val="none" w:sz="0" w:space="0" w:color="auto"/>
        <w:right w:val="none" w:sz="0" w:space="0" w:color="auto"/>
      </w:divBdr>
    </w:div>
    <w:div w:id="1179125827">
      <w:bodyDiv w:val="1"/>
      <w:marLeft w:val="0"/>
      <w:marRight w:val="0"/>
      <w:marTop w:val="0"/>
      <w:marBottom w:val="0"/>
      <w:divBdr>
        <w:top w:val="none" w:sz="0" w:space="0" w:color="auto"/>
        <w:left w:val="none" w:sz="0" w:space="0" w:color="auto"/>
        <w:bottom w:val="none" w:sz="0" w:space="0" w:color="auto"/>
        <w:right w:val="none" w:sz="0" w:space="0" w:color="auto"/>
      </w:divBdr>
    </w:div>
    <w:div w:id="1179197656">
      <w:bodyDiv w:val="1"/>
      <w:marLeft w:val="0"/>
      <w:marRight w:val="0"/>
      <w:marTop w:val="0"/>
      <w:marBottom w:val="0"/>
      <w:divBdr>
        <w:top w:val="none" w:sz="0" w:space="0" w:color="auto"/>
        <w:left w:val="none" w:sz="0" w:space="0" w:color="auto"/>
        <w:bottom w:val="none" w:sz="0" w:space="0" w:color="auto"/>
        <w:right w:val="none" w:sz="0" w:space="0" w:color="auto"/>
      </w:divBdr>
    </w:div>
    <w:div w:id="1179345301">
      <w:bodyDiv w:val="1"/>
      <w:marLeft w:val="0"/>
      <w:marRight w:val="0"/>
      <w:marTop w:val="0"/>
      <w:marBottom w:val="0"/>
      <w:divBdr>
        <w:top w:val="none" w:sz="0" w:space="0" w:color="auto"/>
        <w:left w:val="none" w:sz="0" w:space="0" w:color="auto"/>
        <w:bottom w:val="none" w:sz="0" w:space="0" w:color="auto"/>
        <w:right w:val="none" w:sz="0" w:space="0" w:color="auto"/>
      </w:divBdr>
    </w:div>
    <w:div w:id="1179612769">
      <w:bodyDiv w:val="1"/>
      <w:marLeft w:val="0"/>
      <w:marRight w:val="0"/>
      <w:marTop w:val="0"/>
      <w:marBottom w:val="0"/>
      <w:divBdr>
        <w:top w:val="none" w:sz="0" w:space="0" w:color="auto"/>
        <w:left w:val="none" w:sz="0" w:space="0" w:color="auto"/>
        <w:bottom w:val="none" w:sz="0" w:space="0" w:color="auto"/>
        <w:right w:val="none" w:sz="0" w:space="0" w:color="auto"/>
      </w:divBdr>
    </w:div>
    <w:div w:id="1179810301">
      <w:bodyDiv w:val="1"/>
      <w:marLeft w:val="0"/>
      <w:marRight w:val="0"/>
      <w:marTop w:val="0"/>
      <w:marBottom w:val="0"/>
      <w:divBdr>
        <w:top w:val="none" w:sz="0" w:space="0" w:color="auto"/>
        <w:left w:val="none" w:sz="0" w:space="0" w:color="auto"/>
        <w:bottom w:val="none" w:sz="0" w:space="0" w:color="auto"/>
        <w:right w:val="none" w:sz="0" w:space="0" w:color="auto"/>
      </w:divBdr>
    </w:div>
    <w:div w:id="1180580304">
      <w:bodyDiv w:val="1"/>
      <w:marLeft w:val="0"/>
      <w:marRight w:val="0"/>
      <w:marTop w:val="0"/>
      <w:marBottom w:val="0"/>
      <w:divBdr>
        <w:top w:val="none" w:sz="0" w:space="0" w:color="auto"/>
        <w:left w:val="none" w:sz="0" w:space="0" w:color="auto"/>
        <w:bottom w:val="none" w:sz="0" w:space="0" w:color="auto"/>
        <w:right w:val="none" w:sz="0" w:space="0" w:color="auto"/>
      </w:divBdr>
    </w:div>
    <w:div w:id="1180655876">
      <w:bodyDiv w:val="1"/>
      <w:marLeft w:val="0"/>
      <w:marRight w:val="0"/>
      <w:marTop w:val="0"/>
      <w:marBottom w:val="0"/>
      <w:divBdr>
        <w:top w:val="none" w:sz="0" w:space="0" w:color="auto"/>
        <w:left w:val="none" w:sz="0" w:space="0" w:color="auto"/>
        <w:bottom w:val="none" w:sz="0" w:space="0" w:color="auto"/>
        <w:right w:val="none" w:sz="0" w:space="0" w:color="auto"/>
      </w:divBdr>
    </w:div>
    <w:div w:id="1180973107">
      <w:bodyDiv w:val="1"/>
      <w:marLeft w:val="0"/>
      <w:marRight w:val="0"/>
      <w:marTop w:val="0"/>
      <w:marBottom w:val="0"/>
      <w:divBdr>
        <w:top w:val="none" w:sz="0" w:space="0" w:color="auto"/>
        <w:left w:val="none" w:sz="0" w:space="0" w:color="auto"/>
        <w:bottom w:val="none" w:sz="0" w:space="0" w:color="auto"/>
        <w:right w:val="none" w:sz="0" w:space="0" w:color="auto"/>
      </w:divBdr>
    </w:div>
    <w:div w:id="1180974577">
      <w:bodyDiv w:val="1"/>
      <w:marLeft w:val="0"/>
      <w:marRight w:val="0"/>
      <w:marTop w:val="0"/>
      <w:marBottom w:val="0"/>
      <w:divBdr>
        <w:top w:val="none" w:sz="0" w:space="0" w:color="auto"/>
        <w:left w:val="none" w:sz="0" w:space="0" w:color="auto"/>
        <w:bottom w:val="none" w:sz="0" w:space="0" w:color="auto"/>
        <w:right w:val="none" w:sz="0" w:space="0" w:color="auto"/>
      </w:divBdr>
    </w:div>
    <w:div w:id="1181118010">
      <w:bodyDiv w:val="1"/>
      <w:marLeft w:val="0"/>
      <w:marRight w:val="0"/>
      <w:marTop w:val="0"/>
      <w:marBottom w:val="0"/>
      <w:divBdr>
        <w:top w:val="none" w:sz="0" w:space="0" w:color="auto"/>
        <w:left w:val="none" w:sz="0" w:space="0" w:color="auto"/>
        <w:bottom w:val="none" w:sz="0" w:space="0" w:color="auto"/>
        <w:right w:val="none" w:sz="0" w:space="0" w:color="auto"/>
      </w:divBdr>
    </w:div>
    <w:div w:id="1181161018">
      <w:bodyDiv w:val="1"/>
      <w:marLeft w:val="0"/>
      <w:marRight w:val="0"/>
      <w:marTop w:val="0"/>
      <w:marBottom w:val="0"/>
      <w:divBdr>
        <w:top w:val="none" w:sz="0" w:space="0" w:color="auto"/>
        <w:left w:val="none" w:sz="0" w:space="0" w:color="auto"/>
        <w:bottom w:val="none" w:sz="0" w:space="0" w:color="auto"/>
        <w:right w:val="none" w:sz="0" w:space="0" w:color="auto"/>
      </w:divBdr>
    </w:div>
    <w:div w:id="1181234836">
      <w:bodyDiv w:val="1"/>
      <w:marLeft w:val="0"/>
      <w:marRight w:val="0"/>
      <w:marTop w:val="0"/>
      <w:marBottom w:val="0"/>
      <w:divBdr>
        <w:top w:val="none" w:sz="0" w:space="0" w:color="auto"/>
        <w:left w:val="none" w:sz="0" w:space="0" w:color="auto"/>
        <w:bottom w:val="none" w:sz="0" w:space="0" w:color="auto"/>
        <w:right w:val="none" w:sz="0" w:space="0" w:color="auto"/>
      </w:divBdr>
    </w:div>
    <w:div w:id="1181309973">
      <w:bodyDiv w:val="1"/>
      <w:marLeft w:val="0"/>
      <w:marRight w:val="0"/>
      <w:marTop w:val="0"/>
      <w:marBottom w:val="0"/>
      <w:divBdr>
        <w:top w:val="none" w:sz="0" w:space="0" w:color="auto"/>
        <w:left w:val="none" w:sz="0" w:space="0" w:color="auto"/>
        <w:bottom w:val="none" w:sz="0" w:space="0" w:color="auto"/>
        <w:right w:val="none" w:sz="0" w:space="0" w:color="auto"/>
      </w:divBdr>
    </w:div>
    <w:div w:id="1181354277">
      <w:bodyDiv w:val="1"/>
      <w:marLeft w:val="0"/>
      <w:marRight w:val="0"/>
      <w:marTop w:val="0"/>
      <w:marBottom w:val="0"/>
      <w:divBdr>
        <w:top w:val="none" w:sz="0" w:space="0" w:color="auto"/>
        <w:left w:val="none" w:sz="0" w:space="0" w:color="auto"/>
        <w:bottom w:val="none" w:sz="0" w:space="0" w:color="auto"/>
        <w:right w:val="none" w:sz="0" w:space="0" w:color="auto"/>
      </w:divBdr>
    </w:div>
    <w:div w:id="1181554837">
      <w:bodyDiv w:val="1"/>
      <w:marLeft w:val="0"/>
      <w:marRight w:val="0"/>
      <w:marTop w:val="0"/>
      <w:marBottom w:val="0"/>
      <w:divBdr>
        <w:top w:val="none" w:sz="0" w:space="0" w:color="auto"/>
        <w:left w:val="none" w:sz="0" w:space="0" w:color="auto"/>
        <w:bottom w:val="none" w:sz="0" w:space="0" w:color="auto"/>
        <w:right w:val="none" w:sz="0" w:space="0" w:color="auto"/>
      </w:divBdr>
    </w:div>
    <w:div w:id="1181817624">
      <w:bodyDiv w:val="1"/>
      <w:marLeft w:val="0"/>
      <w:marRight w:val="0"/>
      <w:marTop w:val="0"/>
      <w:marBottom w:val="0"/>
      <w:divBdr>
        <w:top w:val="none" w:sz="0" w:space="0" w:color="auto"/>
        <w:left w:val="none" w:sz="0" w:space="0" w:color="auto"/>
        <w:bottom w:val="none" w:sz="0" w:space="0" w:color="auto"/>
        <w:right w:val="none" w:sz="0" w:space="0" w:color="auto"/>
      </w:divBdr>
    </w:div>
    <w:div w:id="1181966451">
      <w:bodyDiv w:val="1"/>
      <w:marLeft w:val="0"/>
      <w:marRight w:val="0"/>
      <w:marTop w:val="0"/>
      <w:marBottom w:val="0"/>
      <w:divBdr>
        <w:top w:val="none" w:sz="0" w:space="0" w:color="auto"/>
        <w:left w:val="none" w:sz="0" w:space="0" w:color="auto"/>
        <w:bottom w:val="none" w:sz="0" w:space="0" w:color="auto"/>
        <w:right w:val="none" w:sz="0" w:space="0" w:color="auto"/>
      </w:divBdr>
    </w:div>
    <w:div w:id="1182359485">
      <w:bodyDiv w:val="1"/>
      <w:marLeft w:val="0"/>
      <w:marRight w:val="0"/>
      <w:marTop w:val="0"/>
      <w:marBottom w:val="0"/>
      <w:divBdr>
        <w:top w:val="none" w:sz="0" w:space="0" w:color="auto"/>
        <w:left w:val="none" w:sz="0" w:space="0" w:color="auto"/>
        <w:bottom w:val="none" w:sz="0" w:space="0" w:color="auto"/>
        <w:right w:val="none" w:sz="0" w:space="0" w:color="auto"/>
      </w:divBdr>
    </w:div>
    <w:div w:id="1182548365">
      <w:bodyDiv w:val="1"/>
      <w:marLeft w:val="0"/>
      <w:marRight w:val="0"/>
      <w:marTop w:val="0"/>
      <w:marBottom w:val="0"/>
      <w:divBdr>
        <w:top w:val="none" w:sz="0" w:space="0" w:color="auto"/>
        <w:left w:val="none" w:sz="0" w:space="0" w:color="auto"/>
        <w:bottom w:val="none" w:sz="0" w:space="0" w:color="auto"/>
        <w:right w:val="none" w:sz="0" w:space="0" w:color="auto"/>
      </w:divBdr>
    </w:div>
    <w:div w:id="1182552360">
      <w:bodyDiv w:val="1"/>
      <w:marLeft w:val="0"/>
      <w:marRight w:val="0"/>
      <w:marTop w:val="0"/>
      <w:marBottom w:val="0"/>
      <w:divBdr>
        <w:top w:val="none" w:sz="0" w:space="0" w:color="auto"/>
        <w:left w:val="none" w:sz="0" w:space="0" w:color="auto"/>
        <w:bottom w:val="none" w:sz="0" w:space="0" w:color="auto"/>
        <w:right w:val="none" w:sz="0" w:space="0" w:color="auto"/>
      </w:divBdr>
    </w:div>
    <w:div w:id="1182864890">
      <w:bodyDiv w:val="1"/>
      <w:marLeft w:val="0"/>
      <w:marRight w:val="0"/>
      <w:marTop w:val="0"/>
      <w:marBottom w:val="0"/>
      <w:divBdr>
        <w:top w:val="none" w:sz="0" w:space="0" w:color="auto"/>
        <w:left w:val="none" w:sz="0" w:space="0" w:color="auto"/>
        <w:bottom w:val="none" w:sz="0" w:space="0" w:color="auto"/>
        <w:right w:val="none" w:sz="0" w:space="0" w:color="auto"/>
      </w:divBdr>
    </w:div>
    <w:div w:id="1183322308">
      <w:bodyDiv w:val="1"/>
      <w:marLeft w:val="0"/>
      <w:marRight w:val="0"/>
      <w:marTop w:val="0"/>
      <w:marBottom w:val="0"/>
      <w:divBdr>
        <w:top w:val="none" w:sz="0" w:space="0" w:color="auto"/>
        <w:left w:val="none" w:sz="0" w:space="0" w:color="auto"/>
        <w:bottom w:val="none" w:sz="0" w:space="0" w:color="auto"/>
        <w:right w:val="none" w:sz="0" w:space="0" w:color="auto"/>
      </w:divBdr>
    </w:div>
    <w:div w:id="1183470059">
      <w:bodyDiv w:val="1"/>
      <w:marLeft w:val="0"/>
      <w:marRight w:val="0"/>
      <w:marTop w:val="0"/>
      <w:marBottom w:val="0"/>
      <w:divBdr>
        <w:top w:val="none" w:sz="0" w:space="0" w:color="auto"/>
        <w:left w:val="none" w:sz="0" w:space="0" w:color="auto"/>
        <w:bottom w:val="none" w:sz="0" w:space="0" w:color="auto"/>
        <w:right w:val="none" w:sz="0" w:space="0" w:color="auto"/>
      </w:divBdr>
    </w:div>
    <w:div w:id="1183589208">
      <w:bodyDiv w:val="1"/>
      <w:marLeft w:val="0"/>
      <w:marRight w:val="0"/>
      <w:marTop w:val="0"/>
      <w:marBottom w:val="0"/>
      <w:divBdr>
        <w:top w:val="none" w:sz="0" w:space="0" w:color="auto"/>
        <w:left w:val="none" w:sz="0" w:space="0" w:color="auto"/>
        <w:bottom w:val="none" w:sz="0" w:space="0" w:color="auto"/>
        <w:right w:val="none" w:sz="0" w:space="0" w:color="auto"/>
      </w:divBdr>
    </w:div>
    <w:div w:id="1183780254">
      <w:bodyDiv w:val="1"/>
      <w:marLeft w:val="0"/>
      <w:marRight w:val="0"/>
      <w:marTop w:val="0"/>
      <w:marBottom w:val="0"/>
      <w:divBdr>
        <w:top w:val="none" w:sz="0" w:space="0" w:color="auto"/>
        <w:left w:val="none" w:sz="0" w:space="0" w:color="auto"/>
        <w:bottom w:val="none" w:sz="0" w:space="0" w:color="auto"/>
        <w:right w:val="none" w:sz="0" w:space="0" w:color="auto"/>
      </w:divBdr>
    </w:div>
    <w:div w:id="1184049297">
      <w:bodyDiv w:val="1"/>
      <w:marLeft w:val="0"/>
      <w:marRight w:val="0"/>
      <w:marTop w:val="0"/>
      <w:marBottom w:val="0"/>
      <w:divBdr>
        <w:top w:val="none" w:sz="0" w:space="0" w:color="auto"/>
        <w:left w:val="none" w:sz="0" w:space="0" w:color="auto"/>
        <w:bottom w:val="none" w:sz="0" w:space="0" w:color="auto"/>
        <w:right w:val="none" w:sz="0" w:space="0" w:color="auto"/>
      </w:divBdr>
    </w:div>
    <w:div w:id="1184515552">
      <w:bodyDiv w:val="1"/>
      <w:marLeft w:val="0"/>
      <w:marRight w:val="0"/>
      <w:marTop w:val="0"/>
      <w:marBottom w:val="0"/>
      <w:divBdr>
        <w:top w:val="none" w:sz="0" w:space="0" w:color="auto"/>
        <w:left w:val="none" w:sz="0" w:space="0" w:color="auto"/>
        <w:bottom w:val="none" w:sz="0" w:space="0" w:color="auto"/>
        <w:right w:val="none" w:sz="0" w:space="0" w:color="auto"/>
      </w:divBdr>
    </w:div>
    <w:div w:id="1184589400">
      <w:bodyDiv w:val="1"/>
      <w:marLeft w:val="0"/>
      <w:marRight w:val="0"/>
      <w:marTop w:val="0"/>
      <w:marBottom w:val="0"/>
      <w:divBdr>
        <w:top w:val="none" w:sz="0" w:space="0" w:color="auto"/>
        <w:left w:val="none" w:sz="0" w:space="0" w:color="auto"/>
        <w:bottom w:val="none" w:sz="0" w:space="0" w:color="auto"/>
        <w:right w:val="none" w:sz="0" w:space="0" w:color="auto"/>
      </w:divBdr>
    </w:div>
    <w:div w:id="1184595191">
      <w:bodyDiv w:val="1"/>
      <w:marLeft w:val="0"/>
      <w:marRight w:val="0"/>
      <w:marTop w:val="0"/>
      <w:marBottom w:val="0"/>
      <w:divBdr>
        <w:top w:val="none" w:sz="0" w:space="0" w:color="auto"/>
        <w:left w:val="none" w:sz="0" w:space="0" w:color="auto"/>
        <w:bottom w:val="none" w:sz="0" w:space="0" w:color="auto"/>
        <w:right w:val="none" w:sz="0" w:space="0" w:color="auto"/>
      </w:divBdr>
    </w:div>
    <w:div w:id="1184709906">
      <w:bodyDiv w:val="1"/>
      <w:marLeft w:val="0"/>
      <w:marRight w:val="0"/>
      <w:marTop w:val="0"/>
      <w:marBottom w:val="0"/>
      <w:divBdr>
        <w:top w:val="none" w:sz="0" w:space="0" w:color="auto"/>
        <w:left w:val="none" w:sz="0" w:space="0" w:color="auto"/>
        <w:bottom w:val="none" w:sz="0" w:space="0" w:color="auto"/>
        <w:right w:val="none" w:sz="0" w:space="0" w:color="auto"/>
      </w:divBdr>
    </w:div>
    <w:div w:id="1186092353">
      <w:bodyDiv w:val="1"/>
      <w:marLeft w:val="0"/>
      <w:marRight w:val="0"/>
      <w:marTop w:val="0"/>
      <w:marBottom w:val="0"/>
      <w:divBdr>
        <w:top w:val="none" w:sz="0" w:space="0" w:color="auto"/>
        <w:left w:val="none" w:sz="0" w:space="0" w:color="auto"/>
        <w:bottom w:val="none" w:sz="0" w:space="0" w:color="auto"/>
        <w:right w:val="none" w:sz="0" w:space="0" w:color="auto"/>
      </w:divBdr>
    </w:div>
    <w:div w:id="1186670506">
      <w:bodyDiv w:val="1"/>
      <w:marLeft w:val="0"/>
      <w:marRight w:val="0"/>
      <w:marTop w:val="0"/>
      <w:marBottom w:val="0"/>
      <w:divBdr>
        <w:top w:val="none" w:sz="0" w:space="0" w:color="auto"/>
        <w:left w:val="none" w:sz="0" w:space="0" w:color="auto"/>
        <w:bottom w:val="none" w:sz="0" w:space="0" w:color="auto"/>
        <w:right w:val="none" w:sz="0" w:space="0" w:color="auto"/>
      </w:divBdr>
    </w:div>
    <w:div w:id="1186943782">
      <w:bodyDiv w:val="1"/>
      <w:marLeft w:val="0"/>
      <w:marRight w:val="0"/>
      <w:marTop w:val="0"/>
      <w:marBottom w:val="0"/>
      <w:divBdr>
        <w:top w:val="none" w:sz="0" w:space="0" w:color="auto"/>
        <w:left w:val="none" w:sz="0" w:space="0" w:color="auto"/>
        <w:bottom w:val="none" w:sz="0" w:space="0" w:color="auto"/>
        <w:right w:val="none" w:sz="0" w:space="0" w:color="auto"/>
      </w:divBdr>
    </w:div>
    <w:div w:id="1187256045">
      <w:bodyDiv w:val="1"/>
      <w:marLeft w:val="0"/>
      <w:marRight w:val="0"/>
      <w:marTop w:val="0"/>
      <w:marBottom w:val="0"/>
      <w:divBdr>
        <w:top w:val="none" w:sz="0" w:space="0" w:color="auto"/>
        <w:left w:val="none" w:sz="0" w:space="0" w:color="auto"/>
        <w:bottom w:val="none" w:sz="0" w:space="0" w:color="auto"/>
        <w:right w:val="none" w:sz="0" w:space="0" w:color="auto"/>
      </w:divBdr>
    </w:div>
    <w:div w:id="1187983561">
      <w:bodyDiv w:val="1"/>
      <w:marLeft w:val="0"/>
      <w:marRight w:val="0"/>
      <w:marTop w:val="0"/>
      <w:marBottom w:val="0"/>
      <w:divBdr>
        <w:top w:val="none" w:sz="0" w:space="0" w:color="auto"/>
        <w:left w:val="none" w:sz="0" w:space="0" w:color="auto"/>
        <w:bottom w:val="none" w:sz="0" w:space="0" w:color="auto"/>
        <w:right w:val="none" w:sz="0" w:space="0" w:color="auto"/>
      </w:divBdr>
    </w:div>
    <w:div w:id="1188443873">
      <w:bodyDiv w:val="1"/>
      <w:marLeft w:val="0"/>
      <w:marRight w:val="0"/>
      <w:marTop w:val="0"/>
      <w:marBottom w:val="0"/>
      <w:divBdr>
        <w:top w:val="none" w:sz="0" w:space="0" w:color="auto"/>
        <w:left w:val="none" w:sz="0" w:space="0" w:color="auto"/>
        <w:bottom w:val="none" w:sz="0" w:space="0" w:color="auto"/>
        <w:right w:val="none" w:sz="0" w:space="0" w:color="auto"/>
      </w:divBdr>
    </w:div>
    <w:div w:id="1189753193">
      <w:bodyDiv w:val="1"/>
      <w:marLeft w:val="0"/>
      <w:marRight w:val="0"/>
      <w:marTop w:val="0"/>
      <w:marBottom w:val="0"/>
      <w:divBdr>
        <w:top w:val="none" w:sz="0" w:space="0" w:color="auto"/>
        <w:left w:val="none" w:sz="0" w:space="0" w:color="auto"/>
        <w:bottom w:val="none" w:sz="0" w:space="0" w:color="auto"/>
        <w:right w:val="none" w:sz="0" w:space="0" w:color="auto"/>
      </w:divBdr>
    </w:div>
    <w:div w:id="1189949610">
      <w:bodyDiv w:val="1"/>
      <w:marLeft w:val="0"/>
      <w:marRight w:val="0"/>
      <w:marTop w:val="0"/>
      <w:marBottom w:val="0"/>
      <w:divBdr>
        <w:top w:val="none" w:sz="0" w:space="0" w:color="auto"/>
        <w:left w:val="none" w:sz="0" w:space="0" w:color="auto"/>
        <w:bottom w:val="none" w:sz="0" w:space="0" w:color="auto"/>
        <w:right w:val="none" w:sz="0" w:space="0" w:color="auto"/>
      </w:divBdr>
    </w:div>
    <w:div w:id="1190029448">
      <w:bodyDiv w:val="1"/>
      <w:marLeft w:val="0"/>
      <w:marRight w:val="0"/>
      <w:marTop w:val="0"/>
      <w:marBottom w:val="0"/>
      <w:divBdr>
        <w:top w:val="none" w:sz="0" w:space="0" w:color="auto"/>
        <w:left w:val="none" w:sz="0" w:space="0" w:color="auto"/>
        <w:bottom w:val="none" w:sz="0" w:space="0" w:color="auto"/>
        <w:right w:val="none" w:sz="0" w:space="0" w:color="auto"/>
      </w:divBdr>
    </w:div>
    <w:div w:id="1190139397">
      <w:bodyDiv w:val="1"/>
      <w:marLeft w:val="0"/>
      <w:marRight w:val="0"/>
      <w:marTop w:val="0"/>
      <w:marBottom w:val="0"/>
      <w:divBdr>
        <w:top w:val="none" w:sz="0" w:space="0" w:color="auto"/>
        <w:left w:val="none" w:sz="0" w:space="0" w:color="auto"/>
        <w:bottom w:val="none" w:sz="0" w:space="0" w:color="auto"/>
        <w:right w:val="none" w:sz="0" w:space="0" w:color="auto"/>
      </w:divBdr>
    </w:div>
    <w:div w:id="1190294051">
      <w:bodyDiv w:val="1"/>
      <w:marLeft w:val="0"/>
      <w:marRight w:val="0"/>
      <w:marTop w:val="0"/>
      <w:marBottom w:val="0"/>
      <w:divBdr>
        <w:top w:val="none" w:sz="0" w:space="0" w:color="auto"/>
        <w:left w:val="none" w:sz="0" w:space="0" w:color="auto"/>
        <w:bottom w:val="none" w:sz="0" w:space="0" w:color="auto"/>
        <w:right w:val="none" w:sz="0" w:space="0" w:color="auto"/>
      </w:divBdr>
    </w:div>
    <w:div w:id="1190683945">
      <w:bodyDiv w:val="1"/>
      <w:marLeft w:val="0"/>
      <w:marRight w:val="0"/>
      <w:marTop w:val="0"/>
      <w:marBottom w:val="0"/>
      <w:divBdr>
        <w:top w:val="none" w:sz="0" w:space="0" w:color="auto"/>
        <w:left w:val="none" w:sz="0" w:space="0" w:color="auto"/>
        <w:bottom w:val="none" w:sz="0" w:space="0" w:color="auto"/>
        <w:right w:val="none" w:sz="0" w:space="0" w:color="auto"/>
      </w:divBdr>
    </w:div>
    <w:div w:id="1190723638">
      <w:bodyDiv w:val="1"/>
      <w:marLeft w:val="0"/>
      <w:marRight w:val="0"/>
      <w:marTop w:val="0"/>
      <w:marBottom w:val="0"/>
      <w:divBdr>
        <w:top w:val="none" w:sz="0" w:space="0" w:color="auto"/>
        <w:left w:val="none" w:sz="0" w:space="0" w:color="auto"/>
        <w:bottom w:val="none" w:sz="0" w:space="0" w:color="auto"/>
        <w:right w:val="none" w:sz="0" w:space="0" w:color="auto"/>
      </w:divBdr>
    </w:div>
    <w:div w:id="1190992270">
      <w:bodyDiv w:val="1"/>
      <w:marLeft w:val="0"/>
      <w:marRight w:val="0"/>
      <w:marTop w:val="0"/>
      <w:marBottom w:val="0"/>
      <w:divBdr>
        <w:top w:val="none" w:sz="0" w:space="0" w:color="auto"/>
        <w:left w:val="none" w:sz="0" w:space="0" w:color="auto"/>
        <w:bottom w:val="none" w:sz="0" w:space="0" w:color="auto"/>
        <w:right w:val="none" w:sz="0" w:space="0" w:color="auto"/>
      </w:divBdr>
    </w:div>
    <w:div w:id="1191067433">
      <w:bodyDiv w:val="1"/>
      <w:marLeft w:val="0"/>
      <w:marRight w:val="0"/>
      <w:marTop w:val="0"/>
      <w:marBottom w:val="0"/>
      <w:divBdr>
        <w:top w:val="none" w:sz="0" w:space="0" w:color="auto"/>
        <w:left w:val="none" w:sz="0" w:space="0" w:color="auto"/>
        <w:bottom w:val="none" w:sz="0" w:space="0" w:color="auto"/>
        <w:right w:val="none" w:sz="0" w:space="0" w:color="auto"/>
      </w:divBdr>
    </w:div>
    <w:div w:id="1191381412">
      <w:bodyDiv w:val="1"/>
      <w:marLeft w:val="0"/>
      <w:marRight w:val="0"/>
      <w:marTop w:val="0"/>
      <w:marBottom w:val="0"/>
      <w:divBdr>
        <w:top w:val="none" w:sz="0" w:space="0" w:color="auto"/>
        <w:left w:val="none" w:sz="0" w:space="0" w:color="auto"/>
        <w:bottom w:val="none" w:sz="0" w:space="0" w:color="auto"/>
        <w:right w:val="none" w:sz="0" w:space="0" w:color="auto"/>
      </w:divBdr>
    </w:div>
    <w:div w:id="1191799476">
      <w:bodyDiv w:val="1"/>
      <w:marLeft w:val="0"/>
      <w:marRight w:val="0"/>
      <w:marTop w:val="0"/>
      <w:marBottom w:val="0"/>
      <w:divBdr>
        <w:top w:val="none" w:sz="0" w:space="0" w:color="auto"/>
        <w:left w:val="none" w:sz="0" w:space="0" w:color="auto"/>
        <w:bottom w:val="none" w:sz="0" w:space="0" w:color="auto"/>
        <w:right w:val="none" w:sz="0" w:space="0" w:color="auto"/>
      </w:divBdr>
    </w:div>
    <w:div w:id="1191839213">
      <w:bodyDiv w:val="1"/>
      <w:marLeft w:val="0"/>
      <w:marRight w:val="0"/>
      <w:marTop w:val="0"/>
      <w:marBottom w:val="0"/>
      <w:divBdr>
        <w:top w:val="none" w:sz="0" w:space="0" w:color="auto"/>
        <w:left w:val="none" w:sz="0" w:space="0" w:color="auto"/>
        <w:bottom w:val="none" w:sz="0" w:space="0" w:color="auto"/>
        <w:right w:val="none" w:sz="0" w:space="0" w:color="auto"/>
      </w:divBdr>
    </w:div>
    <w:div w:id="1192038802">
      <w:bodyDiv w:val="1"/>
      <w:marLeft w:val="0"/>
      <w:marRight w:val="0"/>
      <w:marTop w:val="0"/>
      <w:marBottom w:val="0"/>
      <w:divBdr>
        <w:top w:val="none" w:sz="0" w:space="0" w:color="auto"/>
        <w:left w:val="none" w:sz="0" w:space="0" w:color="auto"/>
        <w:bottom w:val="none" w:sz="0" w:space="0" w:color="auto"/>
        <w:right w:val="none" w:sz="0" w:space="0" w:color="auto"/>
      </w:divBdr>
    </w:div>
    <w:div w:id="1192114464">
      <w:bodyDiv w:val="1"/>
      <w:marLeft w:val="0"/>
      <w:marRight w:val="0"/>
      <w:marTop w:val="0"/>
      <w:marBottom w:val="0"/>
      <w:divBdr>
        <w:top w:val="none" w:sz="0" w:space="0" w:color="auto"/>
        <w:left w:val="none" w:sz="0" w:space="0" w:color="auto"/>
        <w:bottom w:val="none" w:sz="0" w:space="0" w:color="auto"/>
        <w:right w:val="none" w:sz="0" w:space="0" w:color="auto"/>
      </w:divBdr>
    </w:div>
    <w:div w:id="1192380039">
      <w:bodyDiv w:val="1"/>
      <w:marLeft w:val="0"/>
      <w:marRight w:val="0"/>
      <w:marTop w:val="0"/>
      <w:marBottom w:val="0"/>
      <w:divBdr>
        <w:top w:val="none" w:sz="0" w:space="0" w:color="auto"/>
        <w:left w:val="none" w:sz="0" w:space="0" w:color="auto"/>
        <w:bottom w:val="none" w:sz="0" w:space="0" w:color="auto"/>
        <w:right w:val="none" w:sz="0" w:space="0" w:color="auto"/>
      </w:divBdr>
    </w:div>
    <w:div w:id="1192912286">
      <w:bodyDiv w:val="1"/>
      <w:marLeft w:val="0"/>
      <w:marRight w:val="0"/>
      <w:marTop w:val="0"/>
      <w:marBottom w:val="0"/>
      <w:divBdr>
        <w:top w:val="none" w:sz="0" w:space="0" w:color="auto"/>
        <w:left w:val="none" w:sz="0" w:space="0" w:color="auto"/>
        <w:bottom w:val="none" w:sz="0" w:space="0" w:color="auto"/>
        <w:right w:val="none" w:sz="0" w:space="0" w:color="auto"/>
      </w:divBdr>
    </w:div>
    <w:div w:id="1193572536">
      <w:bodyDiv w:val="1"/>
      <w:marLeft w:val="0"/>
      <w:marRight w:val="0"/>
      <w:marTop w:val="0"/>
      <w:marBottom w:val="0"/>
      <w:divBdr>
        <w:top w:val="none" w:sz="0" w:space="0" w:color="auto"/>
        <w:left w:val="none" w:sz="0" w:space="0" w:color="auto"/>
        <w:bottom w:val="none" w:sz="0" w:space="0" w:color="auto"/>
        <w:right w:val="none" w:sz="0" w:space="0" w:color="auto"/>
      </w:divBdr>
    </w:div>
    <w:div w:id="1193614208">
      <w:bodyDiv w:val="1"/>
      <w:marLeft w:val="0"/>
      <w:marRight w:val="0"/>
      <w:marTop w:val="0"/>
      <w:marBottom w:val="0"/>
      <w:divBdr>
        <w:top w:val="none" w:sz="0" w:space="0" w:color="auto"/>
        <w:left w:val="none" w:sz="0" w:space="0" w:color="auto"/>
        <w:bottom w:val="none" w:sz="0" w:space="0" w:color="auto"/>
        <w:right w:val="none" w:sz="0" w:space="0" w:color="auto"/>
      </w:divBdr>
    </w:div>
    <w:div w:id="1193760205">
      <w:bodyDiv w:val="1"/>
      <w:marLeft w:val="0"/>
      <w:marRight w:val="0"/>
      <w:marTop w:val="0"/>
      <w:marBottom w:val="0"/>
      <w:divBdr>
        <w:top w:val="none" w:sz="0" w:space="0" w:color="auto"/>
        <w:left w:val="none" w:sz="0" w:space="0" w:color="auto"/>
        <w:bottom w:val="none" w:sz="0" w:space="0" w:color="auto"/>
        <w:right w:val="none" w:sz="0" w:space="0" w:color="auto"/>
      </w:divBdr>
    </w:div>
    <w:div w:id="1194459250">
      <w:bodyDiv w:val="1"/>
      <w:marLeft w:val="0"/>
      <w:marRight w:val="0"/>
      <w:marTop w:val="0"/>
      <w:marBottom w:val="0"/>
      <w:divBdr>
        <w:top w:val="none" w:sz="0" w:space="0" w:color="auto"/>
        <w:left w:val="none" w:sz="0" w:space="0" w:color="auto"/>
        <w:bottom w:val="none" w:sz="0" w:space="0" w:color="auto"/>
        <w:right w:val="none" w:sz="0" w:space="0" w:color="auto"/>
      </w:divBdr>
    </w:div>
    <w:div w:id="1194535237">
      <w:bodyDiv w:val="1"/>
      <w:marLeft w:val="0"/>
      <w:marRight w:val="0"/>
      <w:marTop w:val="0"/>
      <w:marBottom w:val="0"/>
      <w:divBdr>
        <w:top w:val="none" w:sz="0" w:space="0" w:color="auto"/>
        <w:left w:val="none" w:sz="0" w:space="0" w:color="auto"/>
        <w:bottom w:val="none" w:sz="0" w:space="0" w:color="auto"/>
        <w:right w:val="none" w:sz="0" w:space="0" w:color="auto"/>
      </w:divBdr>
    </w:div>
    <w:div w:id="1194728450">
      <w:bodyDiv w:val="1"/>
      <w:marLeft w:val="0"/>
      <w:marRight w:val="0"/>
      <w:marTop w:val="0"/>
      <w:marBottom w:val="0"/>
      <w:divBdr>
        <w:top w:val="none" w:sz="0" w:space="0" w:color="auto"/>
        <w:left w:val="none" w:sz="0" w:space="0" w:color="auto"/>
        <w:bottom w:val="none" w:sz="0" w:space="0" w:color="auto"/>
        <w:right w:val="none" w:sz="0" w:space="0" w:color="auto"/>
      </w:divBdr>
    </w:div>
    <w:div w:id="1195538903">
      <w:bodyDiv w:val="1"/>
      <w:marLeft w:val="0"/>
      <w:marRight w:val="0"/>
      <w:marTop w:val="0"/>
      <w:marBottom w:val="0"/>
      <w:divBdr>
        <w:top w:val="none" w:sz="0" w:space="0" w:color="auto"/>
        <w:left w:val="none" w:sz="0" w:space="0" w:color="auto"/>
        <w:bottom w:val="none" w:sz="0" w:space="0" w:color="auto"/>
        <w:right w:val="none" w:sz="0" w:space="0" w:color="auto"/>
      </w:divBdr>
    </w:div>
    <w:div w:id="1195726262">
      <w:bodyDiv w:val="1"/>
      <w:marLeft w:val="0"/>
      <w:marRight w:val="0"/>
      <w:marTop w:val="0"/>
      <w:marBottom w:val="0"/>
      <w:divBdr>
        <w:top w:val="none" w:sz="0" w:space="0" w:color="auto"/>
        <w:left w:val="none" w:sz="0" w:space="0" w:color="auto"/>
        <w:bottom w:val="none" w:sz="0" w:space="0" w:color="auto"/>
        <w:right w:val="none" w:sz="0" w:space="0" w:color="auto"/>
      </w:divBdr>
    </w:div>
    <w:div w:id="1196457211">
      <w:bodyDiv w:val="1"/>
      <w:marLeft w:val="0"/>
      <w:marRight w:val="0"/>
      <w:marTop w:val="0"/>
      <w:marBottom w:val="0"/>
      <w:divBdr>
        <w:top w:val="none" w:sz="0" w:space="0" w:color="auto"/>
        <w:left w:val="none" w:sz="0" w:space="0" w:color="auto"/>
        <w:bottom w:val="none" w:sz="0" w:space="0" w:color="auto"/>
        <w:right w:val="none" w:sz="0" w:space="0" w:color="auto"/>
      </w:divBdr>
    </w:div>
    <w:div w:id="1197229490">
      <w:bodyDiv w:val="1"/>
      <w:marLeft w:val="0"/>
      <w:marRight w:val="0"/>
      <w:marTop w:val="0"/>
      <w:marBottom w:val="0"/>
      <w:divBdr>
        <w:top w:val="none" w:sz="0" w:space="0" w:color="auto"/>
        <w:left w:val="none" w:sz="0" w:space="0" w:color="auto"/>
        <w:bottom w:val="none" w:sz="0" w:space="0" w:color="auto"/>
        <w:right w:val="none" w:sz="0" w:space="0" w:color="auto"/>
      </w:divBdr>
    </w:div>
    <w:div w:id="1197304691">
      <w:bodyDiv w:val="1"/>
      <w:marLeft w:val="0"/>
      <w:marRight w:val="0"/>
      <w:marTop w:val="0"/>
      <w:marBottom w:val="0"/>
      <w:divBdr>
        <w:top w:val="none" w:sz="0" w:space="0" w:color="auto"/>
        <w:left w:val="none" w:sz="0" w:space="0" w:color="auto"/>
        <w:bottom w:val="none" w:sz="0" w:space="0" w:color="auto"/>
        <w:right w:val="none" w:sz="0" w:space="0" w:color="auto"/>
      </w:divBdr>
    </w:div>
    <w:div w:id="1197891529">
      <w:bodyDiv w:val="1"/>
      <w:marLeft w:val="0"/>
      <w:marRight w:val="0"/>
      <w:marTop w:val="0"/>
      <w:marBottom w:val="0"/>
      <w:divBdr>
        <w:top w:val="none" w:sz="0" w:space="0" w:color="auto"/>
        <w:left w:val="none" w:sz="0" w:space="0" w:color="auto"/>
        <w:bottom w:val="none" w:sz="0" w:space="0" w:color="auto"/>
        <w:right w:val="none" w:sz="0" w:space="0" w:color="auto"/>
      </w:divBdr>
    </w:div>
    <w:div w:id="1197894287">
      <w:bodyDiv w:val="1"/>
      <w:marLeft w:val="0"/>
      <w:marRight w:val="0"/>
      <w:marTop w:val="0"/>
      <w:marBottom w:val="0"/>
      <w:divBdr>
        <w:top w:val="none" w:sz="0" w:space="0" w:color="auto"/>
        <w:left w:val="none" w:sz="0" w:space="0" w:color="auto"/>
        <w:bottom w:val="none" w:sz="0" w:space="0" w:color="auto"/>
        <w:right w:val="none" w:sz="0" w:space="0" w:color="auto"/>
      </w:divBdr>
    </w:div>
    <w:div w:id="1198469919">
      <w:bodyDiv w:val="1"/>
      <w:marLeft w:val="0"/>
      <w:marRight w:val="0"/>
      <w:marTop w:val="0"/>
      <w:marBottom w:val="0"/>
      <w:divBdr>
        <w:top w:val="none" w:sz="0" w:space="0" w:color="auto"/>
        <w:left w:val="none" w:sz="0" w:space="0" w:color="auto"/>
        <w:bottom w:val="none" w:sz="0" w:space="0" w:color="auto"/>
        <w:right w:val="none" w:sz="0" w:space="0" w:color="auto"/>
      </w:divBdr>
    </w:div>
    <w:div w:id="1198785098">
      <w:bodyDiv w:val="1"/>
      <w:marLeft w:val="0"/>
      <w:marRight w:val="0"/>
      <w:marTop w:val="0"/>
      <w:marBottom w:val="0"/>
      <w:divBdr>
        <w:top w:val="none" w:sz="0" w:space="0" w:color="auto"/>
        <w:left w:val="none" w:sz="0" w:space="0" w:color="auto"/>
        <w:bottom w:val="none" w:sz="0" w:space="0" w:color="auto"/>
        <w:right w:val="none" w:sz="0" w:space="0" w:color="auto"/>
      </w:divBdr>
    </w:div>
    <w:div w:id="1198810583">
      <w:bodyDiv w:val="1"/>
      <w:marLeft w:val="0"/>
      <w:marRight w:val="0"/>
      <w:marTop w:val="0"/>
      <w:marBottom w:val="0"/>
      <w:divBdr>
        <w:top w:val="none" w:sz="0" w:space="0" w:color="auto"/>
        <w:left w:val="none" w:sz="0" w:space="0" w:color="auto"/>
        <w:bottom w:val="none" w:sz="0" w:space="0" w:color="auto"/>
        <w:right w:val="none" w:sz="0" w:space="0" w:color="auto"/>
      </w:divBdr>
    </w:div>
    <w:div w:id="1199129099">
      <w:bodyDiv w:val="1"/>
      <w:marLeft w:val="0"/>
      <w:marRight w:val="0"/>
      <w:marTop w:val="0"/>
      <w:marBottom w:val="0"/>
      <w:divBdr>
        <w:top w:val="none" w:sz="0" w:space="0" w:color="auto"/>
        <w:left w:val="none" w:sz="0" w:space="0" w:color="auto"/>
        <w:bottom w:val="none" w:sz="0" w:space="0" w:color="auto"/>
        <w:right w:val="none" w:sz="0" w:space="0" w:color="auto"/>
      </w:divBdr>
    </w:div>
    <w:div w:id="1200121760">
      <w:bodyDiv w:val="1"/>
      <w:marLeft w:val="0"/>
      <w:marRight w:val="0"/>
      <w:marTop w:val="0"/>
      <w:marBottom w:val="0"/>
      <w:divBdr>
        <w:top w:val="none" w:sz="0" w:space="0" w:color="auto"/>
        <w:left w:val="none" w:sz="0" w:space="0" w:color="auto"/>
        <w:bottom w:val="none" w:sz="0" w:space="0" w:color="auto"/>
        <w:right w:val="none" w:sz="0" w:space="0" w:color="auto"/>
      </w:divBdr>
    </w:div>
    <w:div w:id="1200313312">
      <w:bodyDiv w:val="1"/>
      <w:marLeft w:val="0"/>
      <w:marRight w:val="0"/>
      <w:marTop w:val="0"/>
      <w:marBottom w:val="0"/>
      <w:divBdr>
        <w:top w:val="none" w:sz="0" w:space="0" w:color="auto"/>
        <w:left w:val="none" w:sz="0" w:space="0" w:color="auto"/>
        <w:bottom w:val="none" w:sz="0" w:space="0" w:color="auto"/>
        <w:right w:val="none" w:sz="0" w:space="0" w:color="auto"/>
      </w:divBdr>
    </w:div>
    <w:div w:id="1200436946">
      <w:bodyDiv w:val="1"/>
      <w:marLeft w:val="0"/>
      <w:marRight w:val="0"/>
      <w:marTop w:val="0"/>
      <w:marBottom w:val="0"/>
      <w:divBdr>
        <w:top w:val="none" w:sz="0" w:space="0" w:color="auto"/>
        <w:left w:val="none" w:sz="0" w:space="0" w:color="auto"/>
        <w:bottom w:val="none" w:sz="0" w:space="0" w:color="auto"/>
        <w:right w:val="none" w:sz="0" w:space="0" w:color="auto"/>
      </w:divBdr>
    </w:div>
    <w:div w:id="1200511263">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627904">
      <w:bodyDiv w:val="1"/>
      <w:marLeft w:val="0"/>
      <w:marRight w:val="0"/>
      <w:marTop w:val="0"/>
      <w:marBottom w:val="0"/>
      <w:divBdr>
        <w:top w:val="none" w:sz="0" w:space="0" w:color="auto"/>
        <w:left w:val="none" w:sz="0" w:space="0" w:color="auto"/>
        <w:bottom w:val="none" w:sz="0" w:space="0" w:color="auto"/>
        <w:right w:val="none" w:sz="0" w:space="0" w:color="auto"/>
      </w:divBdr>
    </w:div>
    <w:div w:id="1201820867">
      <w:bodyDiv w:val="1"/>
      <w:marLeft w:val="0"/>
      <w:marRight w:val="0"/>
      <w:marTop w:val="0"/>
      <w:marBottom w:val="0"/>
      <w:divBdr>
        <w:top w:val="none" w:sz="0" w:space="0" w:color="auto"/>
        <w:left w:val="none" w:sz="0" w:space="0" w:color="auto"/>
        <w:bottom w:val="none" w:sz="0" w:space="0" w:color="auto"/>
        <w:right w:val="none" w:sz="0" w:space="0" w:color="auto"/>
      </w:divBdr>
    </w:div>
    <w:div w:id="1202130270">
      <w:bodyDiv w:val="1"/>
      <w:marLeft w:val="0"/>
      <w:marRight w:val="0"/>
      <w:marTop w:val="0"/>
      <w:marBottom w:val="0"/>
      <w:divBdr>
        <w:top w:val="none" w:sz="0" w:space="0" w:color="auto"/>
        <w:left w:val="none" w:sz="0" w:space="0" w:color="auto"/>
        <w:bottom w:val="none" w:sz="0" w:space="0" w:color="auto"/>
        <w:right w:val="none" w:sz="0" w:space="0" w:color="auto"/>
      </w:divBdr>
    </w:div>
    <w:div w:id="1202284170">
      <w:bodyDiv w:val="1"/>
      <w:marLeft w:val="0"/>
      <w:marRight w:val="0"/>
      <w:marTop w:val="0"/>
      <w:marBottom w:val="0"/>
      <w:divBdr>
        <w:top w:val="none" w:sz="0" w:space="0" w:color="auto"/>
        <w:left w:val="none" w:sz="0" w:space="0" w:color="auto"/>
        <w:bottom w:val="none" w:sz="0" w:space="0" w:color="auto"/>
        <w:right w:val="none" w:sz="0" w:space="0" w:color="auto"/>
      </w:divBdr>
    </w:div>
    <w:div w:id="1202355231">
      <w:bodyDiv w:val="1"/>
      <w:marLeft w:val="0"/>
      <w:marRight w:val="0"/>
      <w:marTop w:val="0"/>
      <w:marBottom w:val="0"/>
      <w:divBdr>
        <w:top w:val="none" w:sz="0" w:space="0" w:color="auto"/>
        <w:left w:val="none" w:sz="0" w:space="0" w:color="auto"/>
        <w:bottom w:val="none" w:sz="0" w:space="0" w:color="auto"/>
        <w:right w:val="none" w:sz="0" w:space="0" w:color="auto"/>
      </w:divBdr>
    </w:div>
    <w:div w:id="1202398348">
      <w:bodyDiv w:val="1"/>
      <w:marLeft w:val="0"/>
      <w:marRight w:val="0"/>
      <w:marTop w:val="0"/>
      <w:marBottom w:val="0"/>
      <w:divBdr>
        <w:top w:val="none" w:sz="0" w:space="0" w:color="auto"/>
        <w:left w:val="none" w:sz="0" w:space="0" w:color="auto"/>
        <w:bottom w:val="none" w:sz="0" w:space="0" w:color="auto"/>
        <w:right w:val="none" w:sz="0" w:space="0" w:color="auto"/>
      </w:divBdr>
    </w:div>
    <w:div w:id="1202589469">
      <w:bodyDiv w:val="1"/>
      <w:marLeft w:val="0"/>
      <w:marRight w:val="0"/>
      <w:marTop w:val="0"/>
      <w:marBottom w:val="0"/>
      <w:divBdr>
        <w:top w:val="none" w:sz="0" w:space="0" w:color="auto"/>
        <w:left w:val="none" w:sz="0" w:space="0" w:color="auto"/>
        <w:bottom w:val="none" w:sz="0" w:space="0" w:color="auto"/>
        <w:right w:val="none" w:sz="0" w:space="0" w:color="auto"/>
      </w:divBdr>
    </w:div>
    <w:div w:id="1202789190">
      <w:bodyDiv w:val="1"/>
      <w:marLeft w:val="0"/>
      <w:marRight w:val="0"/>
      <w:marTop w:val="0"/>
      <w:marBottom w:val="0"/>
      <w:divBdr>
        <w:top w:val="none" w:sz="0" w:space="0" w:color="auto"/>
        <w:left w:val="none" w:sz="0" w:space="0" w:color="auto"/>
        <w:bottom w:val="none" w:sz="0" w:space="0" w:color="auto"/>
        <w:right w:val="none" w:sz="0" w:space="0" w:color="auto"/>
      </w:divBdr>
    </w:div>
    <w:div w:id="1202862369">
      <w:bodyDiv w:val="1"/>
      <w:marLeft w:val="0"/>
      <w:marRight w:val="0"/>
      <w:marTop w:val="0"/>
      <w:marBottom w:val="0"/>
      <w:divBdr>
        <w:top w:val="none" w:sz="0" w:space="0" w:color="auto"/>
        <w:left w:val="none" w:sz="0" w:space="0" w:color="auto"/>
        <w:bottom w:val="none" w:sz="0" w:space="0" w:color="auto"/>
        <w:right w:val="none" w:sz="0" w:space="0" w:color="auto"/>
      </w:divBdr>
    </w:div>
    <w:div w:id="1202863118">
      <w:bodyDiv w:val="1"/>
      <w:marLeft w:val="0"/>
      <w:marRight w:val="0"/>
      <w:marTop w:val="0"/>
      <w:marBottom w:val="0"/>
      <w:divBdr>
        <w:top w:val="none" w:sz="0" w:space="0" w:color="auto"/>
        <w:left w:val="none" w:sz="0" w:space="0" w:color="auto"/>
        <w:bottom w:val="none" w:sz="0" w:space="0" w:color="auto"/>
        <w:right w:val="none" w:sz="0" w:space="0" w:color="auto"/>
      </w:divBdr>
    </w:div>
    <w:div w:id="1203056394">
      <w:bodyDiv w:val="1"/>
      <w:marLeft w:val="0"/>
      <w:marRight w:val="0"/>
      <w:marTop w:val="0"/>
      <w:marBottom w:val="0"/>
      <w:divBdr>
        <w:top w:val="none" w:sz="0" w:space="0" w:color="auto"/>
        <w:left w:val="none" w:sz="0" w:space="0" w:color="auto"/>
        <w:bottom w:val="none" w:sz="0" w:space="0" w:color="auto"/>
        <w:right w:val="none" w:sz="0" w:space="0" w:color="auto"/>
      </w:divBdr>
    </w:div>
    <w:div w:id="1203323702">
      <w:bodyDiv w:val="1"/>
      <w:marLeft w:val="0"/>
      <w:marRight w:val="0"/>
      <w:marTop w:val="0"/>
      <w:marBottom w:val="0"/>
      <w:divBdr>
        <w:top w:val="none" w:sz="0" w:space="0" w:color="auto"/>
        <w:left w:val="none" w:sz="0" w:space="0" w:color="auto"/>
        <w:bottom w:val="none" w:sz="0" w:space="0" w:color="auto"/>
        <w:right w:val="none" w:sz="0" w:space="0" w:color="auto"/>
      </w:divBdr>
    </w:div>
    <w:div w:id="1203861406">
      <w:bodyDiv w:val="1"/>
      <w:marLeft w:val="0"/>
      <w:marRight w:val="0"/>
      <w:marTop w:val="0"/>
      <w:marBottom w:val="0"/>
      <w:divBdr>
        <w:top w:val="none" w:sz="0" w:space="0" w:color="auto"/>
        <w:left w:val="none" w:sz="0" w:space="0" w:color="auto"/>
        <w:bottom w:val="none" w:sz="0" w:space="0" w:color="auto"/>
        <w:right w:val="none" w:sz="0" w:space="0" w:color="auto"/>
      </w:divBdr>
    </w:div>
    <w:div w:id="1204055867">
      <w:bodyDiv w:val="1"/>
      <w:marLeft w:val="0"/>
      <w:marRight w:val="0"/>
      <w:marTop w:val="0"/>
      <w:marBottom w:val="0"/>
      <w:divBdr>
        <w:top w:val="none" w:sz="0" w:space="0" w:color="auto"/>
        <w:left w:val="none" w:sz="0" w:space="0" w:color="auto"/>
        <w:bottom w:val="none" w:sz="0" w:space="0" w:color="auto"/>
        <w:right w:val="none" w:sz="0" w:space="0" w:color="auto"/>
      </w:divBdr>
    </w:div>
    <w:div w:id="1204825445">
      <w:bodyDiv w:val="1"/>
      <w:marLeft w:val="0"/>
      <w:marRight w:val="0"/>
      <w:marTop w:val="0"/>
      <w:marBottom w:val="0"/>
      <w:divBdr>
        <w:top w:val="none" w:sz="0" w:space="0" w:color="auto"/>
        <w:left w:val="none" w:sz="0" w:space="0" w:color="auto"/>
        <w:bottom w:val="none" w:sz="0" w:space="0" w:color="auto"/>
        <w:right w:val="none" w:sz="0" w:space="0" w:color="auto"/>
      </w:divBdr>
    </w:div>
    <w:div w:id="1205216688">
      <w:bodyDiv w:val="1"/>
      <w:marLeft w:val="0"/>
      <w:marRight w:val="0"/>
      <w:marTop w:val="0"/>
      <w:marBottom w:val="0"/>
      <w:divBdr>
        <w:top w:val="none" w:sz="0" w:space="0" w:color="auto"/>
        <w:left w:val="none" w:sz="0" w:space="0" w:color="auto"/>
        <w:bottom w:val="none" w:sz="0" w:space="0" w:color="auto"/>
        <w:right w:val="none" w:sz="0" w:space="0" w:color="auto"/>
      </w:divBdr>
    </w:div>
    <w:div w:id="1205678327">
      <w:bodyDiv w:val="1"/>
      <w:marLeft w:val="0"/>
      <w:marRight w:val="0"/>
      <w:marTop w:val="0"/>
      <w:marBottom w:val="0"/>
      <w:divBdr>
        <w:top w:val="none" w:sz="0" w:space="0" w:color="auto"/>
        <w:left w:val="none" w:sz="0" w:space="0" w:color="auto"/>
        <w:bottom w:val="none" w:sz="0" w:space="0" w:color="auto"/>
        <w:right w:val="none" w:sz="0" w:space="0" w:color="auto"/>
      </w:divBdr>
    </w:div>
    <w:div w:id="1205950701">
      <w:bodyDiv w:val="1"/>
      <w:marLeft w:val="0"/>
      <w:marRight w:val="0"/>
      <w:marTop w:val="0"/>
      <w:marBottom w:val="0"/>
      <w:divBdr>
        <w:top w:val="none" w:sz="0" w:space="0" w:color="auto"/>
        <w:left w:val="none" w:sz="0" w:space="0" w:color="auto"/>
        <w:bottom w:val="none" w:sz="0" w:space="0" w:color="auto"/>
        <w:right w:val="none" w:sz="0" w:space="0" w:color="auto"/>
      </w:divBdr>
    </w:div>
    <w:div w:id="1206335341">
      <w:bodyDiv w:val="1"/>
      <w:marLeft w:val="0"/>
      <w:marRight w:val="0"/>
      <w:marTop w:val="0"/>
      <w:marBottom w:val="0"/>
      <w:divBdr>
        <w:top w:val="none" w:sz="0" w:space="0" w:color="auto"/>
        <w:left w:val="none" w:sz="0" w:space="0" w:color="auto"/>
        <w:bottom w:val="none" w:sz="0" w:space="0" w:color="auto"/>
        <w:right w:val="none" w:sz="0" w:space="0" w:color="auto"/>
      </w:divBdr>
    </w:div>
    <w:div w:id="1206600599">
      <w:bodyDiv w:val="1"/>
      <w:marLeft w:val="0"/>
      <w:marRight w:val="0"/>
      <w:marTop w:val="0"/>
      <w:marBottom w:val="0"/>
      <w:divBdr>
        <w:top w:val="none" w:sz="0" w:space="0" w:color="auto"/>
        <w:left w:val="none" w:sz="0" w:space="0" w:color="auto"/>
        <w:bottom w:val="none" w:sz="0" w:space="0" w:color="auto"/>
        <w:right w:val="none" w:sz="0" w:space="0" w:color="auto"/>
      </w:divBdr>
    </w:div>
    <w:div w:id="1207332740">
      <w:bodyDiv w:val="1"/>
      <w:marLeft w:val="0"/>
      <w:marRight w:val="0"/>
      <w:marTop w:val="0"/>
      <w:marBottom w:val="0"/>
      <w:divBdr>
        <w:top w:val="none" w:sz="0" w:space="0" w:color="auto"/>
        <w:left w:val="none" w:sz="0" w:space="0" w:color="auto"/>
        <w:bottom w:val="none" w:sz="0" w:space="0" w:color="auto"/>
        <w:right w:val="none" w:sz="0" w:space="0" w:color="auto"/>
      </w:divBdr>
    </w:div>
    <w:div w:id="1207840631">
      <w:bodyDiv w:val="1"/>
      <w:marLeft w:val="0"/>
      <w:marRight w:val="0"/>
      <w:marTop w:val="0"/>
      <w:marBottom w:val="0"/>
      <w:divBdr>
        <w:top w:val="none" w:sz="0" w:space="0" w:color="auto"/>
        <w:left w:val="none" w:sz="0" w:space="0" w:color="auto"/>
        <w:bottom w:val="none" w:sz="0" w:space="0" w:color="auto"/>
        <w:right w:val="none" w:sz="0" w:space="0" w:color="auto"/>
      </w:divBdr>
    </w:div>
    <w:div w:id="1208225600">
      <w:bodyDiv w:val="1"/>
      <w:marLeft w:val="0"/>
      <w:marRight w:val="0"/>
      <w:marTop w:val="0"/>
      <w:marBottom w:val="0"/>
      <w:divBdr>
        <w:top w:val="none" w:sz="0" w:space="0" w:color="auto"/>
        <w:left w:val="none" w:sz="0" w:space="0" w:color="auto"/>
        <w:bottom w:val="none" w:sz="0" w:space="0" w:color="auto"/>
        <w:right w:val="none" w:sz="0" w:space="0" w:color="auto"/>
      </w:divBdr>
    </w:div>
    <w:div w:id="1208955507">
      <w:bodyDiv w:val="1"/>
      <w:marLeft w:val="0"/>
      <w:marRight w:val="0"/>
      <w:marTop w:val="0"/>
      <w:marBottom w:val="0"/>
      <w:divBdr>
        <w:top w:val="none" w:sz="0" w:space="0" w:color="auto"/>
        <w:left w:val="none" w:sz="0" w:space="0" w:color="auto"/>
        <w:bottom w:val="none" w:sz="0" w:space="0" w:color="auto"/>
        <w:right w:val="none" w:sz="0" w:space="0" w:color="auto"/>
      </w:divBdr>
    </w:div>
    <w:div w:id="1209368419">
      <w:bodyDiv w:val="1"/>
      <w:marLeft w:val="0"/>
      <w:marRight w:val="0"/>
      <w:marTop w:val="0"/>
      <w:marBottom w:val="0"/>
      <w:divBdr>
        <w:top w:val="none" w:sz="0" w:space="0" w:color="auto"/>
        <w:left w:val="none" w:sz="0" w:space="0" w:color="auto"/>
        <w:bottom w:val="none" w:sz="0" w:space="0" w:color="auto"/>
        <w:right w:val="none" w:sz="0" w:space="0" w:color="auto"/>
      </w:divBdr>
    </w:div>
    <w:div w:id="1210385957">
      <w:bodyDiv w:val="1"/>
      <w:marLeft w:val="0"/>
      <w:marRight w:val="0"/>
      <w:marTop w:val="0"/>
      <w:marBottom w:val="0"/>
      <w:divBdr>
        <w:top w:val="none" w:sz="0" w:space="0" w:color="auto"/>
        <w:left w:val="none" w:sz="0" w:space="0" w:color="auto"/>
        <w:bottom w:val="none" w:sz="0" w:space="0" w:color="auto"/>
        <w:right w:val="none" w:sz="0" w:space="0" w:color="auto"/>
      </w:divBdr>
    </w:div>
    <w:div w:id="1210460779">
      <w:bodyDiv w:val="1"/>
      <w:marLeft w:val="0"/>
      <w:marRight w:val="0"/>
      <w:marTop w:val="0"/>
      <w:marBottom w:val="0"/>
      <w:divBdr>
        <w:top w:val="none" w:sz="0" w:space="0" w:color="auto"/>
        <w:left w:val="none" w:sz="0" w:space="0" w:color="auto"/>
        <w:bottom w:val="none" w:sz="0" w:space="0" w:color="auto"/>
        <w:right w:val="none" w:sz="0" w:space="0" w:color="auto"/>
      </w:divBdr>
    </w:div>
    <w:div w:id="1211117062">
      <w:bodyDiv w:val="1"/>
      <w:marLeft w:val="0"/>
      <w:marRight w:val="0"/>
      <w:marTop w:val="0"/>
      <w:marBottom w:val="0"/>
      <w:divBdr>
        <w:top w:val="none" w:sz="0" w:space="0" w:color="auto"/>
        <w:left w:val="none" w:sz="0" w:space="0" w:color="auto"/>
        <w:bottom w:val="none" w:sz="0" w:space="0" w:color="auto"/>
        <w:right w:val="none" w:sz="0" w:space="0" w:color="auto"/>
      </w:divBdr>
    </w:div>
    <w:div w:id="1211574540">
      <w:bodyDiv w:val="1"/>
      <w:marLeft w:val="0"/>
      <w:marRight w:val="0"/>
      <w:marTop w:val="0"/>
      <w:marBottom w:val="0"/>
      <w:divBdr>
        <w:top w:val="none" w:sz="0" w:space="0" w:color="auto"/>
        <w:left w:val="none" w:sz="0" w:space="0" w:color="auto"/>
        <w:bottom w:val="none" w:sz="0" w:space="0" w:color="auto"/>
        <w:right w:val="none" w:sz="0" w:space="0" w:color="auto"/>
      </w:divBdr>
    </w:div>
    <w:div w:id="1211722366">
      <w:bodyDiv w:val="1"/>
      <w:marLeft w:val="0"/>
      <w:marRight w:val="0"/>
      <w:marTop w:val="0"/>
      <w:marBottom w:val="0"/>
      <w:divBdr>
        <w:top w:val="none" w:sz="0" w:space="0" w:color="auto"/>
        <w:left w:val="none" w:sz="0" w:space="0" w:color="auto"/>
        <w:bottom w:val="none" w:sz="0" w:space="0" w:color="auto"/>
        <w:right w:val="none" w:sz="0" w:space="0" w:color="auto"/>
      </w:divBdr>
    </w:div>
    <w:div w:id="1211723523">
      <w:bodyDiv w:val="1"/>
      <w:marLeft w:val="0"/>
      <w:marRight w:val="0"/>
      <w:marTop w:val="0"/>
      <w:marBottom w:val="0"/>
      <w:divBdr>
        <w:top w:val="none" w:sz="0" w:space="0" w:color="auto"/>
        <w:left w:val="none" w:sz="0" w:space="0" w:color="auto"/>
        <w:bottom w:val="none" w:sz="0" w:space="0" w:color="auto"/>
        <w:right w:val="none" w:sz="0" w:space="0" w:color="auto"/>
      </w:divBdr>
    </w:div>
    <w:div w:id="1212772014">
      <w:bodyDiv w:val="1"/>
      <w:marLeft w:val="0"/>
      <w:marRight w:val="0"/>
      <w:marTop w:val="0"/>
      <w:marBottom w:val="0"/>
      <w:divBdr>
        <w:top w:val="none" w:sz="0" w:space="0" w:color="auto"/>
        <w:left w:val="none" w:sz="0" w:space="0" w:color="auto"/>
        <w:bottom w:val="none" w:sz="0" w:space="0" w:color="auto"/>
        <w:right w:val="none" w:sz="0" w:space="0" w:color="auto"/>
      </w:divBdr>
    </w:div>
    <w:div w:id="1212888473">
      <w:bodyDiv w:val="1"/>
      <w:marLeft w:val="0"/>
      <w:marRight w:val="0"/>
      <w:marTop w:val="0"/>
      <w:marBottom w:val="0"/>
      <w:divBdr>
        <w:top w:val="none" w:sz="0" w:space="0" w:color="auto"/>
        <w:left w:val="none" w:sz="0" w:space="0" w:color="auto"/>
        <w:bottom w:val="none" w:sz="0" w:space="0" w:color="auto"/>
        <w:right w:val="none" w:sz="0" w:space="0" w:color="auto"/>
      </w:divBdr>
    </w:div>
    <w:div w:id="1213036587">
      <w:bodyDiv w:val="1"/>
      <w:marLeft w:val="0"/>
      <w:marRight w:val="0"/>
      <w:marTop w:val="0"/>
      <w:marBottom w:val="0"/>
      <w:divBdr>
        <w:top w:val="none" w:sz="0" w:space="0" w:color="auto"/>
        <w:left w:val="none" w:sz="0" w:space="0" w:color="auto"/>
        <w:bottom w:val="none" w:sz="0" w:space="0" w:color="auto"/>
        <w:right w:val="none" w:sz="0" w:space="0" w:color="auto"/>
      </w:divBdr>
    </w:div>
    <w:div w:id="1213687279">
      <w:bodyDiv w:val="1"/>
      <w:marLeft w:val="0"/>
      <w:marRight w:val="0"/>
      <w:marTop w:val="0"/>
      <w:marBottom w:val="0"/>
      <w:divBdr>
        <w:top w:val="none" w:sz="0" w:space="0" w:color="auto"/>
        <w:left w:val="none" w:sz="0" w:space="0" w:color="auto"/>
        <w:bottom w:val="none" w:sz="0" w:space="0" w:color="auto"/>
        <w:right w:val="none" w:sz="0" w:space="0" w:color="auto"/>
      </w:divBdr>
    </w:div>
    <w:div w:id="1214461260">
      <w:bodyDiv w:val="1"/>
      <w:marLeft w:val="0"/>
      <w:marRight w:val="0"/>
      <w:marTop w:val="0"/>
      <w:marBottom w:val="0"/>
      <w:divBdr>
        <w:top w:val="none" w:sz="0" w:space="0" w:color="auto"/>
        <w:left w:val="none" w:sz="0" w:space="0" w:color="auto"/>
        <w:bottom w:val="none" w:sz="0" w:space="0" w:color="auto"/>
        <w:right w:val="none" w:sz="0" w:space="0" w:color="auto"/>
      </w:divBdr>
    </w:div>
    <w:div w:id="1214923672">
      <w:bodyDiv w:val="1"/>
      <w:marLeft w:val="0"/>
      <w:marRight w:val="0"/>
      <w:marTop w:val="0"/>
      <w:marBottom w:val="0"/>
      <w:divBdr>
        <w:top w:val="none" w:sz="0" w:space="0" w:color="auto"/>
        <w:left w:val="none" w:sz="0" w:space="0" w:color="auto"/>
        <w:bottom w:val="none" w:sz="0" w:space="0" w:color="auto"/>
        <w:right w:val="none" w:sz="0" w:space="0" w:color="auto"/>
      </w:divBdr>
    </w:div>
    <w:div w:id="1215124078">
      <w:bodyDiv w:val="1"/>
      <w:marLeft w:val="0"/>
      <w:marRight w:val="0"/>
      <w:marTop w:val="0"/>
      <w:marBottom w:val="0"/>
      <w:divBdr>
        <w:top w:val="none" w:sz="0" w:space="0" w:color="auto"/>
        <w:left w:val="none" w:sz="0" w:space="0" w:color="auto"/>
        <w:bottom w:val="none" w:sz="0" w:space="0" w:color="auto"/>
        <w:right w:val="none" w:sz="0" w:space="0" w:color="auto"/>
      </w:divBdr>
    </w:div>
    <w:div w:id="1215506883">
      <w:bodyDiv w:val="1"/>
      <w:marLeft w:val="0"/>
      <w:marRight w:val="0"/>
      <w:marTop w:val="0"/>
      <w:marBottom w:val="0"/>
      <w:divBdr>
        <w:top w:val="none" w:sz="0" w:space="0" w:color="auto"/>
        <w:left w:val="none" w:sz="0" w:space="0" w:color="auto"/>
        <w:bottom w:val="none" w:sz="0" w:space="0" w:color="auto"/>
        <w:right w:val="none" w:sz="0" w:space="0" w:color="auto"/>
      </w:divBdr>
    </w:div>
    <w:div w:id="1215654554">
      <w:bodyDiv w:val="1"/>
      <w:marLeft w:val="0"/>
      <w:marRight w:val="0"/>
      <w:marTop w:val="0"/>
      <w:marBottom w:val="0"/>
      <w:divBdr>
        <w:top w:val="none" w:sz="0" w:space="0" w:color="auto"/>
        <w:left w:val="none" w:sz="0" w:space="0" w:color="auto"/>
        <w:bottom w:val="none" w:sz="0" w:space="0" w:color="auto"/>
        <w:right w:val="none" w:sz="0" w:space="0" w:color="auto"/>
      </w:divBdr>
    </w:div>
    <w:div w:id="1215697676">
      <w:bodyDiv w:val="1"/>
      <w:marLeft w:val="0"/>
      <w:marRight w:val="0"/>
      <w:marTop w:val="0"/>
      <w:marBottom w:val="0"/>
      <w:divBdr>
        <w:top w:val="none" w:sz="0" w:space="0" w:color="auto"/>
        <w:left w:val="none" w:sz="0" w:space="0" w:color="auto"/>
        <w:bottom w:val="none" w:sz="0" w:space="0" w:color="auto"/>
        <w:right w:val="none" w:sz="0" w:space="0" w:color="auto"/>
      </w:divBdr>
    </w:div>
    <w:div w:id="1216117921">
      <w:bodyDiv w:val="1"/>
      <w:marLeft w:val="0"/>
      <w:marRight w:val="0"/>
      <w:marTop w:val="0"/>
      <w:marBottom w:val="0"/>
      <w:divBdr>
        <w:top w:val="none" w:sz="0" w:space="0" w:color="auto"/>
        <w:left w:val="none" w:sz="0" w:space="0" w:color="auto"/>
        <w:bottom w:val="none" w:sz="0" w:space="0" w:color="auto"/>
        <w:right w:val="none" w:sz="0" w:space="0" w:color="auto"/>
      </w:divBdr>
    </w:div>
    <w:div w:id="1216233840">
      <w:bodyDiv w:val="1"/>
      <w:marLeft w:val="0"/>
      <w:marRight w:val="0"/>
      <w:marTop w:val="0"/>
      <w:marBottom w:val="0"/>
      <w:divBdr>
        <w:top w:val="none" w:sz="0" w:space="0" w:color="auto"/>
        <w:left w:val="none" w:sz="0" w:space="0" w:color="auto"/>
        <w:bottom w:val="none" w:sz="0" w:space="0" w:color="auto"/>
        <w:right w:val="none" w:sz="0" w:space="0" w:color="auto"/>
      </w:divBdr>
    </w:div>
    <w:div w:id="1216237069">
      <w:bodyDiv w:val="1"/>
      <w:marLeft w:val="0"/>
      <w:marRight w:val="0"/>
      <w:marTop w:val="0"/>
      <w:marBottom w:val="0"/>
      <w:divBdr>
        <w:top w:val="none" w:sz="0" w:space="0" w:color="auto"/>
        <w:left w:val="none" w:sz="0" w:space="0" w:color="auto"/>
        <w:bottom w:val="none" w:sz="0" w:space="0" w:color="auto"/>
        <w:right w:val="none" w:sz="0" w:space="0" w:color="auto"/>
      </w:divBdr>
    </w:div>
    <w:div w:id="1216551603">
      <w:bodyDiv w:val="1"/>
      <w:marLeft w:val="0"/>
      <w:marRight w:val="0"/>
      <w:marTop w:val="0"/>
      <w:marBottom w:val="0"/>
      <w:divBdr>
        <w:top w:val="none" w:sz="0" w:space="0" w:color="auto"/>
        <w:left w:val="none" w:sz="0" w:space="0" w:color="auto"/>
        <w:bottom w:val="none" w:sz="0" w:space="0" w:color="auto"/>
        <w:right w:val="none" w:sz="0" w:space="0" w:color="auto"/>
      </w:divBdr>
    </w:div>
    <w:div w:id="1217163572">
      <w:bodyDiv w:val="1"/>
      <w:marLeft w:val="0"/>
      <w:marRight w:val="0"/>
      <w:marTop w:val="0"/>
      <w:marBottom w:val="0"/>
      <w:divBdr>
        <w:top w:val="none" w:sz="0" w:space="0" w:color="auto"/>
        <w:left w:val="none" w:sz="0" w:space="0" w:color="auto"/>
        <w:bottom w:val="none" w:sz="0" w:space="0" w:color="auto"/>
        <w:right w:val="none" w:sz="0" w:space="0" w:color="auto"/>
      </w:divBdr>
    </w:div>
    <w:div w:id="1217278987">
      <w:bodyDiv w:val="1"/>
      <w:marLeft w:val="0"/>
      <w:marRight w:val="0"/>
      <w:marTop w:val="0"/>
      <w:marBottom w:val="0"/>
      <w:divBdr>
        <w:top w:val="none" w:sz="0" w:space="0" w:color="auto"/>
        <w:left w:val="none" w:sz="0" w:space="0" w:color="auto"/>
        <w:bottom w:val="none" w:sz="0" w:space="0" w:color="auto"/>
        <w:right w:val="none" w:sz="0" w:space="0" w:color="auto"/>
      </w:divBdr>
    </w:div>
    <w:div w:id="1217668974">
      <w:bodyDiv w:val="1"/>
      <w:marLeft w:val="0"/>
      <w:marRight w:val="0"/>
      <w:marTop w:val="0"/>
      <w:marBottom w:val="0"/>
      <w:divBdr>
        <w:top w:val="none" w:sz="0" w:space="0" w:color="auto"/>
        <w:left w:val="none" w:sz="0" w:space="0" w:color="auto"/>
        <w:bottom w:val="none" w:sz="0" w:space="0" w:color="auto"/>
        <w:right w:val="none" w:sz="0" w:space="0" w:color="auto"/>
      </w:divBdr>
    </w:div>
    <w:div w:id="1218667240">
      <w:bodyDiv w:val="1"/>
      <w:marLeft w:val="0"/>
      <w:marRight w:val="0"/>
      <w:marTop w:val="0"/>
      <w:marBottom w:val="0"/>
      <w:divBdr>
        <w:top w:val="none" w:sz="0" w:space="0" w:color="auto"/>
        <w:left w:val="none" w:sz="0" w:space="0" w:color="auto"/>
        <w:bottom w:val="none" w:sz="0" w:space="0" w:color="auto"/>
        <w:right w:val="none" w:sz="0" w:space="0" w:color="auto"/>
      </w:divBdr>
    </w:div>
    <w:div w:id="1218783646">
      <w:bodyDiv w:val="1"/>
      <w:marLeft w:val="0"/>
      <w:marRight w:val="0"/>
      <w:marTop w:val="0"/>
      <w:marBottom w:val="0"/>
      <w:divBdr>
        <w:top w:val="none" w:sz="0" w:space="0" w:color="auto"/>
        <w:left w:val="none" w:sz="0" w:space="0" w:color="auto"/>
        <w:bottom w:val="none" w:sz="0" w:space="0" w:color="auto"/>
        <w:right w:val="none" w:sz="0" w:space="0" w:color="auto"/>
      </w:divBdr>
    </w:div>
    <w:div w:id="1219129624">
      <w:bodyDiv w:val="1"/>
      <w:marLeft w:val="0"/>
      <w:marRight w:val="0"/>
      <w:marTop w:val="0"/>
      <w:marBottom w:val="0"/>
      <w:divBdr>
        <w:top w:val="none" w:sz="0" w:space="0" w:color="auto"/>
        <w:left w:val="none" w:sz="0" w:space="0" w:color="auto"/>
        <w:bottom w:val="none" w:sz="0" w:space="0" w:color="auto"/>
        <w:right w:val="none" w:sz="0" w:space="0" w:color="auto"/>
      </w:divBdr>
    </w:div>
    <w:div w:id="1219169397">
      <w:bodyDiv w:val="1"/>
      <w:marLeft w:val="0"/>
      <w:marRight w:val="0"/>
      <w:marTop w:val="0"/>
      <w:marBottom w:val="0"/>
      <w:divBdr>
        <w:top w:val="none" w:sz="0" w:space="0" w:color="auto"/>
        <w:left w:val="none" w:sz="0" w:space="0" w:color="auto"/>
        <w:bottom w:val="none" w:sz="0" w:space="0" w:color="auto"/>
        <w:right w:val="none" w:sz="0" w:space="0" w:color="auto"/>
      </w:divBdr>
    </w:div>
    <w:div w:id="1219249450">
      <w:bodyDiv w:val="1"/>
      <w:marLeft w:val="0"/>
      <w:marRight w:val="0"/>
      <w:marTop w:val="0"/>
      <w:marBottom w:val="0"/>
      <w:divBdr>
        <w:top w:val="none" w:sz="0" w:space="0" w:color="auto"/>
        <w:left w:val="none" w:sz="0" w:space="0" w:color="auto"/>
        <w:bottom w:val="none" w:sz="0" w:space="0" w:color="auto"/>
        <w:right w:val="none" w:sz="0" w:space="0" w:color="auto"/>
      </w:divBdr>
    </w:div>
    <w:div w:id="1219320497">
      <w:bodyDiv w:val="1"/>
      <w:marLeft w:val="0"/>
      <w:marRight w:val="0"/>
      <w:marTop w:val="0"/>
      <w:marBottom w:val="0"/>
      <w:divBdr>
        <w:top w:val="none" w:sz="0" w:space="0" w:color="auto"/>
        <w:left w:val="none" w:sz="0" w:space="0" w:color="auto"/>
        <w:bottom w:val="none" w:sz="0" w:space="0" w:color="auto"/>
        <w:right w:val="none" w:sz="0" w:space="0" w:color="auto"/>
      </w:divBdr>
    </w:div>
    <w:div w:id="1219437792">
      <w:bodyDiv w:val="1"/>
      <w:marLeft w:val="0"/>
      <w:marRight w:val="0"/>
      <w:marTop w:val="0"/>
      <w:marBottom w:val="0"/>
      <w:divBdr>
        <w:top w:val="none" w:sz="0" w:space="0" w:color="auto"/>
        <w:left w:val="none" w:sz="0" w:space="0" w:color="auto"/>
        <w:bottom w:val="none" w:sz="0" w:space="0" w:color="auto"/>
        <w:right w:val="none" w:sz="0" w:space="0" w:color="auto"/>
      </w:divBdr>
    </w:div>
    <w:div w:id="1219904556">
      <w:bodyDiv w:val="1"/>
      <w:marLeft w:val="0"/>
      <w:marRight w:val="0"/>
      <w:marTop w:val="0"/>
      <w:marBottom w:val="0"/>
      <w:divBdr>
        <w:top w:val="none" w:sz="0" w:space="0" w:color="auto"/>
        <w:left w:val="none" w:sz="0" w:space="0" w:color="auto"/>
        <w:bottom w:val="none" w:sz="0" w:space="0" w:color="auto"/>
        <w:right w:val="none" w:sz="0" w:space="0" w:color="auto"/>
      </w:divBdr>
    </w:div>
    <w:div w:id="1220439409">
      <w:bodyDiv w:val="1"/>
      <w:marLeft w:val="0"/>
      <w:marRight w:val="0"/>
      <w:marTop w:val="0"/>
      <w:marBottom w:val="0"/>
      <w:divBdr>
        <w:top w:val="none" w:sz="0" w:space="0" w:color="auto"/>
        <w:left w:val="none" w:sz="0" w:space="0" w:color="auto"/>
        <w:bottom w:val="none" w:sz="0" w:space="0" w:color="auto"/>
        <w:right w:val="none" w:sz="0" w:space="0" w:color="auto"/>
      </w:divBdr>
    </w:div>
    <w:div w:id="1220635392">
      <w:bodyDiv w:val="1"/>
      <w:marLeft w:val="0"/>
      <w:marRight w:val="0"/>
      <w:marTop w:val="0"/>
      <w:marBottom w:val="0"/>
      <w:divBdr>
        <w:top w:val="none" w:sz="0" w:space="0" w:color="auto"/>
        <w:left w:val="none" w:sz="0" w:space="0" w:color="auto"/>
        <w:bottom w:val="none" w:sz="0" w:space="0" w:color="auto"/>
        <w:right w:val="none" w:sz="0" w:space="0" w:color="auto"/>
      </w:divBdr>
    </w:div>
    <w:div w:id="1220822415">
      <w:bodyDiv w:val="1"/>
      <w:marLeft w:val="0"/>
      <w:marRight w:val="0"/>
      <w:marTop w:val="0"/>
      <w:marBottom w:val="0"/>
      <w:divBdr>
        <w:top w:val="none" w:sz="0" w:space="0" w:color="auto"/>
        <w:left w:val="none" w:sz="0" w:space="0" w:color="auto"/>
        <w:bottom w:val="none" w:sz="0" w:space="0" w:color="auto"/>
        <w:right w:val="none" w:sz="0" w:space="0" w:color="auto"/>
      </w:divBdr>
    </w:div>
    <w:div w:id="1221475085">
      <w:bodyDiv w:val="1"/>
      <w:marLeft w:val="0"/>
      <w:marRight w:val="0"/>
      <w:marTop w:val="0"/>
      <w:marBottom w:val="0"/>
      <w:divBdr>
        <w:top w:val="none" w:sz="0" w:space="0" w:color="auto"/>
        <w:left w:val="none" w:sz="0" w:space="0" w:color="auto"/>
        <w:bottom w:val="none" w:sz="0" w:space="0" w:color="auto"/>
        <w:right w:val="none" w:sz="0" w:space="0" w:color="auto"/>
      </w:divBdr>
    </w:div>
    <w:div w:id="1221478165">
      <w:bodyDiv w:val="1"/>
      <w:marLeft w:val="0"/>
      <w:marRight w:val="0"/>
      <w:marTop w:val="0"/>
      <w:marBottom w:val="0"/>
      <w:divBdr>
        <w:top w:val="none" w:sz="0" w:space="0" w:color="auto"/>
        <w:left w:val="none" w:sz="0" w:space="0" w:color="auto"/>
        <w:bottom w:val="none" w:sz="0" w:space="0" w:color="auto"/>
        <w:right w:val="none" w:sz="0" w:space="0" w:color="auto"/>
      </w:divBdr>
    </w:div>
    <w:div w:id="1221483203">
      <w:bodyDiv w:val="1"/>
      <w:marLeft w:val="0"/>
      <w:marRight w:val="0"/>
      <w:marTop w:val="0"/>
      <w:marBottom w:val="0"/>
      <w:divBdr>
        <w:top w:val="none" w:sz="0" w:space="0" w:color="auto"/>
        <w:left w:val="none" w:sz="0" w:space="0" w:color="auto"/>
        <w:bottom w:val="none" w:sz="0" w:space="0" w:color="auto"/>
        <w:right w:val="none" w:sz="0" w:space="0" w:color="auto"/>
      </w:divBdr>
    </w:div>
    <w:div w:id="1222205863">
      <w:bodyDiv w:val="1"/>
      <w:marLeft w:val="0"/>
      <w:marRight w:val="0"/>
      <w:marTop w:val="0"/>
      <w:marBottom w:val="0"/>
      <w:divBdr>
        <w:top w:val="none" w:sz="0" w:space="0" w:color="auto"/>
        <w:left w:val="none" w:sz="0" w:space="0" w:color="auto"/>
        <w:bottom w:val="none" w:sz="0" w:space="0" w:color="auto"/>
        <w:right w:val="none" w:sz="0" w:space="0" w:color="auto"/>
      </w:divBdr>
    </w:div>
    <w:div w:id="1222249760">
      <w:bodyDiv w:val="1"/>
      <w:marLeft w:val="0"/>
      <w:marRight w:val="0"/>
      <w:marTop w:val="0"/>
      <w:marBottom w:val="0"/>
      <w:divBdr>
        <w:top w:val="none" w:sz="0" w:space="0" w:color="auto"/>
        <w:left w:val="none" w:sz="0" w:space="0" w:color="auto"/>
        <w:bottom w:val="none" w:sz="0" w:space="0" w:color="auto"/>
        <w:right w:val="none" w:sz="0" w:space="0" w:color="auto"/>
      </w:divBdr>
    </w:div>
    <w:div w:id="1222641777">
      <w:bodyDiv w:val="1"/>
      <w:marLeft w:val="0"/>
      <w:marRight w:val="0"/>
      <w:marTop w:val="0"/>
      <w:marBottom w:val="0"/>
      <w:divBdr>
        <w:top w:val="none" w:sz="0" w:space="0" w:color="auto"/>
        <w:left w:val="none" w:sz="0" w:space="0" w:color="auto"/>
        <w:bottom w:val="none" w:sz="0" w:space="0" w:color="auto"/>
        <w:right w:val="none" w:sz="0" w:space="0" w:color="auto"/>
      </w:divBdr>
    </w:div>
    <w:div w:id="1222787830">
      <w:bodyDiv w:val="1"/>
      <w:marLeft w:val="0"/>
      <w:marRight w:val="0"/>
      <w:marTop w:val="0"/>
      <w:marBottom w:val="0"/>
      <w:divBdr>
        <w:top w:val="none" w:sz="0" w:space="0" w:color="auto"/>
        <w:left w:val="none" w:sz="0" w:space="0" w:color="auto"/>
        <w:bottom w:val="none" w:sz="0" w:space="0" w:color="auto"/>
        <w:right w:val="none" w:sz="0" w:space="0" w:color="auto"/>
      </w:divBdr>
    </w:div>
    <w:div w:id="1223637377">
      <w:bodyDiv w:val="1"/>
      <w:marLeft w:val="0"/>
      <w:marRight w:val="0"/>
      <w:marTop w:val="0"/>
      <w:marBottom w:val="0"/>
      <w:divBdr>
        <w:top w:val="none" w:sz="0" w:space="0" w:color="auto"/>
        <w:left w:val="none" w:sz="0" w:space="0" w:color="auto"/>
        <w:bottom w:val="none" w:sz="0" w:space="0" w:color="auto"/>
        <w:right w:val="none" w:sz="0" w:space="0" w:color="auto"/>
      </w:divBdr>
    </w:div>
    <w:div w:id="1223641773">
      <w:bodyDiv w:val="1"/>
      <w:marLeft w:val="0"/>
      <w:marRight w:val="0"/>
      <w:marTop w:val="0"/>
      <w:marBottom w:val="0"/>
      <w:divBdr>
        <w:top w:val="none" w:sz="0" w:space="0" w:color="auto"/>
        <w:left w:val="none" w:sz="0" w:space="0" w:color="auto"/>
        <w:bottom w:val="none" w:sz="0" w:space="0" w:color="auto"/>
        <w:right w:val="none" w:sz="0" w:space="0" w:color="auto"/>
      </w:divBdr>
    </w:div>
    <w:div w:id="1223951402">
      <w:bodyDiv w:val="1"/>
      <w:marLeft w:val="0"/>
      <w:marRight w:val="0"/>
      <w:marTop w:val="0"/>
      <w:marBottom w:val="0"/>
      <w:divBdr>
        <w:top w:val="none" w:sz="0" w:space="0" w:color="auto"/>
        <w:left w:val="none" w:sz="0" w:space="0" w:color="auto"/>
        <w:bottom w:val="none" w:sz="0" w:space="0" w:color="auto"/>
        <w:right w:val="none" w:sz="0" w:space="0" w:color="auto"/>
      </w:divBdr>
    </w:div>
    <w:div w:id="1224103236">
      <w:bodyDiv w:val="1"/>
      <w:marLeft w:val="0"/>
      <w:marRight w:val="0"/>
      <w:marTop w:val="0"/>
      <w:marBottom w:val="0"/>
      <w:divBdr>
        <w:top w:val="none" w:sz="0" w:space="0" w:color="auto"/>
        <w:left w:val="none" w:sz="0" w:space="0" w:color="auto"/>
        <w:bottom w:val="none" w:sz="0" w:space="0" w:color="auto"/>
        <w:right w:val="none" w:sz="0" w:space="0" w:color="auto"/>
      </w:divBdr>
    </w:div>
    <w:div w:id="1224636935">
      <w:bodyDiv w:val="1"/>
      <w:marLeft w:val="0"/>
      <w:marRight w:val="0"/>
      <w:marTop w:val="0"/>
      <w:marBottom w:val="0"/>
      <w:divBdr>
        <w:top w:val="none" w:sz="0" w:space="0" w:color="auto"/>
        <w:left w:val="none" w:sz="0" w:space="0" w:color="auto"/>
        <w:bottom w:val="none" w:sz="0" w:space="0" w:color="auto"/>
        <w:right w:val="none" w:sz="0" w:space="0" w:color="auto"/>
      </w:divBdr>
    </w:div>
    <w:div w:id="1225262308">
      <w:bodyDiv w:val="1"/>
      <w:marLeft w:val="0"/>
      <w:marRight w:val="0"/>
      <w:marTop w:val="0"/>
      <w:marBottom w:val="0"/>
      <w:divBdr>
        <w:top w:val="none" w:sz="0" w:space="0" w:color="auto"/>
        <w:left w:val="none" w:sz="0" w:space="0" w:color="auto"/>
        <w:bottom w:val="none" w:sz="0" w:space="0" w:color="auto"/>
        <w:right w:val="none" w:sz="0" w:space="0" w:color="auto"/>
      </w:divBdr>
    </w:div>
    <w:div w:id="1225723921">
      <w:bodyDiv w:val="1"/>
      <w:marLeft w:val="0"/>
      <w:marRight w:val="0"/>
      <w:marTop w:val="0"/>
      <w:marBottom w:val="0"/>
      <w:divBdr>
        <w:top w:val="none" w:sz="0" w:space="0" w:color="auto"/>
        <w:left w:val="none" w:sz="0" w:space="0" w:color="auto"/>
        <w:bottom w:val="none" w:sz="0" w:space="0" w:color="auto"/>
        <w:right w:val="none" w:sz="0" w:space="0" w:color="auto"/>
      </w:divBdr>
    </w:div>
    <w:div w:id="1226066732">
      <w:bodyDiv w:val="1"/>
      <w:marLeft w:val="0"/>
      <w:marRight w:val="0"/>
      <w:marTop w:val="0"/>
      <w:marBottom w:val="0"/>
      <w:divBdr>
        <w:top w:val="none" w:sz="0" w:space="0" w:color="auto"/>
        <w:left w:val="none" w:sz="0" w:space="0" w:color="auto"/>
        <w:bottom w:val="none" w:sz="0" w:space="0" w:color="auto"/>
        <w:right w:val="none" w:sz="0" w:space="0" w:color="auto"/>
      </w:divBdr>
    </w:div>
    <w:div w:id="1226139093">
      <w:bodyDiv w:val="1"/>
      <w:marLeft w:val="0"/>
      <w:marRight w:val="0"/>
      <w:marTop w:val="0"/>
      <w:marBottom w:val="0"/>
      <w:divBdr>
        <w:top w:val="none" w:sz="0" w:space="0" w:color="auto"/>
        <w:left w:val="none" w:sz="0" w:space="0" w:color="auto"/>
        <w:bottom w:val="none" w:sz="0" w:space="0" w:color="auto"/>
        <w:right w:val="none" w:sz="0" w:space="0" w:color="auto"/>
      </w:divBdr>
    </w:div>
    <w:div w:id="1226145708">
      <w:bodyDiv w:val="1"/>
      <w:marLeft w:val="0"/>
      <w:marRight w:val="0"/>
      <w:marTop w:val="0"/>
      <w:marBottom w:val="0"/>
      <w:divBdr>
        <w:top w:val="none" w:sz="0" w:space="0" w:color="auto"/>
        <w:left w:val="none" w:sz="0" w:space="0" w:color="auto"/>
        <w:bottom w:val="none" w:sz="0" w:space="0" w:color="auto"/>
        <w:right w:val="none" w:sz="0" w:space="0" w:color="auto"/>
      </w:divBdr>
    </w:div>
    <w:div w:id="1226800426">
      <w:bodyDiv w:val="1"/>
      <w:marLeft w:val="0"/>
      <w:marRight w:val="0"/>
      <w:marTop w:val="0"/>
      <w:marBottom w:val="0"/>
      <w:divBdr>
        <w:top w:val="none" w:sz="0" w:space="0" w:color="auto"/>
        <w:left w:val="none" w:sz="0" w:space="0" w:color="auto"/>
        <w:bottom w:val="none" w:sz="0" w:space="0" w:color="auto"/>
        <w:right w:val="none" w:sz="0" w:space="0" w:color="auto"/>
      </w:divBdr>
    </w:div>
    <w:div w:id="1227036646">
      <w:bodyDiv w:val="1"/>
      <w:marLeft w:val="0"/>
      <w:marRight w:val="0"/>
      <w:marTop w:val="0"/>
      <w:marBottom w:val="0"/>
      <w:divBdr>
        <w:top w:val="none" w:sz="0" w:space="0" w:color="auto"/>
        <w:left w:val="none" w:sz="0" w:space="0" w:color="auto"/>
        <w:bottom w:val="none" w:sz="0" w:space="0" w:color="auto"/>
        <w:right w:val="none" w:sz="0" w:space="0" w:color="auto"/>
      </w:divBdr>
    </w:div>
    <w:div w:id="1227108667">
      <w:bodyDiv w:val="1"/>
      <w:marLeft w:val="0"/>
      <w:marRight w:val="0"/>
      <w:marTop w:val="0"/>
      <w:marBottom w:val="0"/>
      <w:divBdr>
        <w:top w:val="none" w:sz="0" w:space="0" w:color="auto"/>
        <w:left w:val="none" w:sz="0" w:space="0" w:color="auto"/>
        <w:bottom w:val="none" w:sz="0" w:space="0" w:color="auto"/>
        <w:right w:val="none" w:sz="0" w:space="0" w:color="auto"/>
      </w:divBdr>
    </w:div>
    <w:div w:id="1227111303">
      <w:bodyDiv w:val="1"/>
      <w:marLeft w:val="0"/>
      <w:marRight w:val="0"/>
      <w:marTop w:val="0"/>
      <w:marBottom w:val="0"/>
      <w:divBdr>
        <w:top w:val="none" w:sz="0" w:space="0" w:color="auto"/>
        <w:left w:val="none" w:sz="0" w:space="0" w:color="auto"/>
        <w:bottom w:val="none" w:sz="0" w:space="0" w:color="auto"/>
        <w:right w:val="none" w:sz="0" w:space="0" w:color="auto"/>
      </w:divBdr>
    </w:div>
    <w:div w:id="1227183140">
      <w:bodyDiv w:val="1"/>
      <w:marLeft w:val="0"/>
      <w:marRight w:val="0"/>
      <w:marTop w:val="0"/>
      <w:marBottom w:val="0"/>
      <w:divBdr>
        <w:top w:val="none" w:sz="0" w:space="0" w:color="auto"/>
        <w:left w:val="none" w:sz="0" w:space="0" w:color="auto"/>
        <w:bottom w:val="none" w:sz="0" w:space="0" w:color="auto"/>
        <w:right w:val="none" w:sz="0" w:space="0" w:color="auto"/>
      </w:divBdr>
    </w:div>
    <w:div w:id="1227183523">
      <w:bodyDiv w:val="1"/>
      <w:marLeft w:val="0"/>
      <w:marRight w:val="0"/>
      <w:marTop w:val="0"/>
      <w:marBottom w:val="0"/>
      <w:divBdr>
        <w:top w:val="none" w:sz="0" w:space="0" w:color="auto"/>
        <w:left w:val="none" w:sz="0" w:space="0" w:color="auto"/>
        <w:bottom w:val="none" w:sz="0" w:space="0" w:color="auto"/>
        <w:right w:val="none" w:sz="0" w:space="0" w:color="auto"/>
      </w:divBdr>
    </w:div>
    <w:div w:id="1227258075">
      <w:bodyDiv w:val="1"/>
      <w:marLeft w:val="0"/>
      <w:marRight w:val="0"/>
      <w:marTop w:val="0"/>
      <w:marBottom w:val="0"/>
      <w:divBdr>
        <w:top w:val="none" w:sz="0" w:space="0" w:color="auto"/>
        <w:left w:val="none" w:sz="0" w:space="0" w:color="auto"/>
        <w:bottom w:val="none" w:sz="0" w:space="0" w:color="auto"/>
        <w:right w:val="none" w:sz="0" w:space="0" w:color="auto"/>
      </w:divBdr>
    </w:div>
    <w:div w:id="1227448932">
      <w:bodyDiv w:val="1"/>
      <w:marLeft w:val="0"/>
      <w:marRight w:val="0"/>
      <w:marTop w:val="0"/>
      <w:marBottom w:val="0"/>
      <w:divBdr>
        <w:top w:val="none" w:sz="0" w:space="0" w:color="auto"/>
        <w:left w:val="none" w:sz="0" w:space="0" w:color="auto"/>
        <w:bottom w:val="none" w:sz="0" w:space="0" w:color="auto"/>
        <w:right w:val="none" w:sz="0" w:space="0" w:color="auto"/>
      </w:divBdr>
    </w:div>
    <w:div w:id="1228154149">
      <w:bodyDiv w:val="1"/>
      <w:marLeft w:val="0"/>
      <w:marRight w:val="0"/>
      <w:marTop w:val="0"/>
      <w:marBottom w:val="0"/>
      <w:divBdr>
        <w:top w:val="none" w:sz="0" w:space="0" w:color="auto"/>
        <w:left w:val="none" w:sz="0" w:space="0" w:color="auto"/>
        <w:bottom w:val="none" w:sz="0" w:space="0" w:color="auto"/>
        <w:right w:val="none" w:sz="0" w:space="0" w:color="auto"/>
      </w:divBdr>
    </w:div>
    <w:div w:id="1228538909">
      <w:bodyDiv w:val="1"/>
      <w:marLeft w:val="0"/>
      <w:marRight w:val="0"/>
      <w:marTop w:val="0"/>
      <w:marBottom w:val="0"/>
      <w:divBdr>
        <w:top w:val="none" w:sz="0" w:space="0" w:color="auto"/>
        <w:left w:val="none" w:sz="0" w:space="0" w:color="auto"/>
        <w:bottom w:val="none" w:sz="0" w:space="0" w:color="auto"/>
        <w:right w:val="none" w:sz="0" w:space="0" w:color="auto"/>
      </w:divBdr>
    </w:div>
    <w:div w:id="1228568761">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29195071">
      <w:bodyDiv w:val="1"/>
      <w:marLeft w:val="0"/>
      <w:marRight w:val="0"/>
      <w:marTop w:val="0"/>
      <w:marBottom w:val="0"/>
      <w:divBdr>
        <w:top w:val="none" w:sz="0" w:space="0" w:color="auto"/>
        <w:left w:val="none" w:sz="0" w:space="0" w:color="auto"/>
        <w:bottom w:val="none" w:sz="0" w:space="0" w:color="auto"/>
        <w:right w:val="none" w:sz="0" w:space="0" w:color="auto"/>
      </w:divBdr>
    </w:div>
    <w:div w:id="1229220040">
      <w:bodyDiv w:val="1"/>
      <w:marLeft w:val="0"/>
      <w:marRight w:val="0"/>
      <w:marTop w:val="0"/>
      <w:marBottom w:val="0"/>
      <w:divBdr>
        <w:top w:val="none" w:sz="0" w:space="0" w:color="auto"/>
        <w:left w:val="none" w:sz="0" w:space="0" w:color="auto"/>
        <w:bottom w:val="none" w:sz="0" w:space="0" w:color="auto"/>
        <w:right w:val="none" w:sz="0" w:space="0" w:color="auto"/>
      </w:divBdr>
    </w:div>
    <w:div w:id="1229535119">
      <w:bodyDiv w:val="1"/>
      <w:marLeft w:val="0"/>
      <w:marRight w:val="0"/>
      <w:marTop w:val="0"/>
      <w:marBottom w:val="0"/>
      <w:divBdr>
        <w:top w:val="none" w:sz="0" w:space="0" w:color="auto"/>
        <w:left w:val="none" w:sz="0" w:space="0" w:color="auto"/>
        <w:bottom w:val="none" w:sz="0" w:space="0" w:color="auto"/>
        <w:right w:val="none" w:sz="0" w:space="0" w:color="auto"/>
      </w:divBdr>
    </w:div>
    <w:div w:id="1229729193">
      <w:bodyDiv w:val="1"/>
      <w:marLeft w:val="0"/>
      <w:marRight w:val="0"/>
      <w:marTop w:val="0"/>
      <w:marBottom w:val="0"/>
      <w:divBdr>
        <w:top w:val="none" w:sz="0" w:space="0" w:color="auto"/>
        <w:left w:val="none" w:sz="0" w:space="0" w:color="auto"/>
        <w:bottom w:val="none" w:sz="0" w:space="0" w:color="auto"/>
        <w:right w:val="none" w:sz="0" w:space="0" w:color="auto"/>
      </w:divBdr>
    </w:div>
    <w:div w:id="1230116091">
      <w:bodyDiv w:val="1"/>
      <w:marLeft w:val="0"/>
      <w:marRight w:val="0"/>
      <w:marTop w:val="0"/>
      <w:marBottom w:val="0"/>
      <w:divBdr>
        <w:top w:val="none" w:sz="0" w:space="0" w:color="auto"/>
        <w:left w:val="none" w:sz="0" w:space="0" w:color="auto"/>
        <w:bottom w:val="none" w:sz="0" w:space="0" w:color="auto"/>
        <w:right w:val="none" w:sz="0" w:space="0" w:color="auto"/>
      </w:divBdr>
    </w:div>
    <w:div w:id="1230460958">
      <w:bodyDiv w:val="1"/>
      <w:marLeft w:val="0"/>
      <w:marRight w:val="0"/>
      <w:marTop w:val="0"/>
      <w:marBottom w:val="0"/>
      <w:divBdr>
        <w:top w:val="none" w:sz="0" w:space="0" w:color="auto"/>
        <w:left w:val="none" w:sz="0" w:space="0" w:color="auto"/>
        <w:bottom w:val="none" w:sz="0" w:space="0" w:color="auto"/>
        <w:right w:val="none" w:sz="0" w:space="0" w:color="auto"/>
      </w:divBdr>
    </w:div>
    <w:div w:id="1230580303">
      <w:bodyDiv w:val="1"/>
      <w:marLeft w:val="0"/>
      <w:marRight w:val="0"/>
      <w:marTop w:val="0"/>
      <w:marBottom w:val="0"/>
      <w:divBdr>
        <w:top w:val="none" w:sz="0" w:space="0" w:color="auto"/>
        <w:left w:val="none" w:sz="0" w:space="0" w:color="auto"/>
        <w:bottom w:val="none" w:sz="0" w:space="0" w:color="auto"/>
        <w:right w:val="none" w:sz="0" w:space="0" w:color="auto"/>
      </w:divBdr>
    </w:div>
    <w:div w:id="1231303653">
      <w:bodyDiv w:val="1"/>
      <w:marLeft w:val="0"/>
      <w:marRight w:val="0"/>
      <w:marTop w:val="0"/>
      <w:marBottom w:val="0"/>
      <w:divBdr>
        <w:top w:val="none" w:sz="0" w:space="0" w:color="auto"/>
        <w:left w:val="none" w:sz="0" w:space="0" w:color="auto"/>
        <w:bottom w:val="none" w:sz="0" w:space="0" w:color="auto"/>
        <w:right w:val="none" w:sz="0" w:space="0" w:color="auto"/>
      </w:divBdr>
    </w:div>
    <w:div w:id="1231576777">
      <w:bodyDiv w:val="1"/>
      <w:marLeft w:val="0"/>
      <w:marRight w:val="0"/>
      <w:marTop w:val="0"/>
      <w:marBottom w:val="0"/>
      <w:divBdr>
        <w:top w:val="none" w:sz="0" w:space="0" w:color="auto"/>
        <w:left w:val="none" w:sz="0" w:space="0" w:color="auto"/>
        <w:bottom w:val="none" w:sz="0" w:space="0" w:color="auto"/>
        <w:right w:val="none" w:sz="0" w:space="0" w:color="auto"/>
      </w:divBdr>
    </w:div>
    <w:div w:id="1231579146">
      <w:bodyDiv w:val="1"/>
      <w:marLeft w:val="0"/>
      <w:marRight w:val="0"/>
      <w:marTop w:val="0"/>
      <w:marBottom w:val="0"/>
      <w:divBdr>
        <w:top w:val="none" w:sz="0" w:space="0" w:color="auto"/>
        <w:left w:val="none" w:sz="0" w:space="0" w:color="auto"/>
        <w:bottom w:val="none" w:sz="0" w:space="0" w:color="auto"/>
        <w:right w:val="none" w:sz="0" w:space="0" w:color="auto"/>
      </w:divBdr>
    </w:div>
    <w:div w:id="1231698777">
      <w:bodyDiv w:val="1"/>
      <w:marLeft w:val="0"/>
      <w:marRight w:val="0"/>
      <w:marTop w:val="0"/>
      <w:marBottom w:val="0"/>
      <w:divBdr>
        <w:top w:val="none" w:sz="0" w:space="0" w:color="auto"/>
        <w:left w:val="none" w:sz="0" w:space="0" w:color="auto"/>
        <w:bottom w:val="none" w:sz="0" w:space="0" w:color="auto"/>
        <w:right w:val="none" w:sz="0" w:space="0" w:color="auto"/>
      </w:divBdr>
    </w:div>
    <w:div w:id="1233391412">
      <w:bodyDiv w:val="1"/>
      <w:marLeft w:val="0"/>
      <w:marRight w:val="0"/>
      <w:marTop w:val="0"/>
      <w:marBottom w:val="0"/>
      <w:divBdr>
        <w:top w:val="none" w:sz="0" w:space="0" w:color="auto"/>
        <w:left w:val="none" w:sz="0" w:space="0" w:color="auto"/>
        <w:bottom w:val="none" w:sz="0" w:space="0" w:color="auto"/>
        <w:right w:val="none" w:sz="0" w:space="0" w:color="auto"/>
      </w:divBdr>
    </w:div>
    <w:div w:id="1234008023">
      <w:bodyDiv w:val="1"/>
      <w:marLeft w:val="0"/>
      <w:marRight w:val="0"/>
      <w:marTop w:val="0"/>
      <w:marBottom w:val="0"/>
      <w:divBdr>
        <w:top w:val="none" w:sz="0" w:space="0" w:color="auto"/>
        <w:left w:val="none" w:sz="0" w:space="0" w:color="auto"/>
        <w:bottom w:val="none" w:sz="0" w:space="0" w:color="auto"/>
        <w:right w:val="none" w:sz="0" w:space="0" w:color="auto"/>
      </w:divBdr>
    </w:div>
    <w:div w:id="1234051264">
      <w:bodyDiv w:val="1"/>
      <w:marLeft w:val="0"/>
      <w:marRight w:val="0"/>
      <w:marTop w:val="0"/>
      <w:marBottom w:val="0"/>
      <w:divBdr>
        <w:top w:val="none" w:sz="0" w:space="0" w:color="auto"/>
        <w:left w:val="none" w:sz="0" w:space="0" w:color="auto"/>
        <w:bottom w:val="none" w:sz="0" w:space="0" w:color="auto"/>
        <w:right w:val="none" w:sz="0" w:space="0" w:color="auto"/>
      </w:divBdr>
    </w:div>
    <w:div w:id="1234119199">
      <w:bodyDiv w:val="1"/>
      <w:marLeft w:val="0"/>
      <w:marRight w:val="0"/>
      <w:marTop w:val="0"/>
      <w:marBottom w:val="0"/>
      <w:divBdr>
        <w:top w:val="none" w:sz="0" w:space="0" w:color="auto"/>
        <w:left w:val="none" w:sz="0" w:space="0" w:color="auto"/>
        <w:bottom w:val="none" w:sz="0" w:space="0" w:color="auto"/>
        <w:right w:val="none" w:sz="0" w:space="0" w:color="auto"/>
      </w:divBdr>
    </w:div>
    <w:div w:id="1234388655">
      <w:bodyDiv w:val="1"/>
      <w:marLeft w:val="0"/>
      <w:marRight w:val="0"/>
      <w:marTop w:val="0"/>
      <w:marBottom w:val="0"/>
      <w:divBdr>
        <w:top w:val="none" w:sz="0" w:space="0" w:color="auto"/>
        <w:left w:val="none" w:sz="0" w:space="0" w:color="auto"/>
        <w:bottom w:val="none" w:sz="0" w:space="0" w:color="auto"/>
        <w:right w:val="none" w:sz="0" w:space="0" w:color="auto"/>
      </w:divBdr>
    </w:div>
    <w:div w:id="1234438395">
      <w:bodyDiv w:val="1"/>
      <w:marLeft w:val="0"/>
      <w:marRight w:val="0"/>
      <w:marTop w:val="0"/>
      <w:marBottom w:val="0"/>
      <w:divBdr>
        <w:top w:val="none" w:sz="0" w:space="0" w:color="auto"/>
        <w:left w:val="none" w:sz="0" w:space="0" w:color="auto"/>
        <w:bottom w:val="none" w:sz="0" w:space="0" w:color="auto"/>
        <w:right w:val="none" w:sz="0" w:space="0" w:color="auto"/>
      </w:divBdr>
    </w:div>
    <w:div w:id="1234780533">
      <w:bodyDiv w:val="1"/>
      <w:marLeft w:val="0"/>
      <w:marRight w:val="0"/>
      <w:marTop w:val="0"/>
      <w:marBottom w:val="0"/>
      <w:divBdr>
        <w:top w:val="none" w:sz="0" w:space="0" w:color="auto"/>
        <w:left w:val="none" w:sz="0" w:space="0" w:color="auto"/>
        <w:bottom w:val="none" w:sz="0" w:space="0" w:color="auto"/>
        <w:right w:val="none" w:sz="0" w:space="0" w:color="auto"/>
      </w:divBdr>
    </w:div>
    <w:div w:id="1236010546">
      <w:bodyDiv w:val="1"/>
      <w:marLeft w:val="0"/>
      <w:marRight w:val="0"/>
      <w:marTop w:val="0"/>
      <w:marBottom w:val="0"/>
      <w:divBdr>
        <w:top w:val="none" w:sz="0" w:space="0" w:color="auto"/>
        <w:left w:val="none" w:sz="0" w:space="0" w:color="auto"/>
        <w:bottom w:val="none" w:sz="0" w:space="0" w:color="auto"/>
        <w:right w:val="none" w:sz="0" w:space="0" w:color="auto"/>
      </w:divBdr>
    </w:div>
    <w:div w:id="1236281734">
      <w:bodyDiv w:val="1"/>
      <w:marLeft w:val="0"/>
      <w:marRight w:val="0"/>
      <w:marTop w:val="0"/>
      <w:marBottom w:val="0"/>
      <w:divBdr>
        <w:top w:val="none" w:sz="0" w:space="0" w:color="auto"/>
        <w:left w:val="none" w:sz="0" w:space="0" w:color="auto"/>
        <w:bottom w:val="none" w:sz="0" w:space="0" w:color="auto"/>
        <w:right w:val="none" w:sz="0" w:space="0" w:color="auto"/>
      </w:divBdr>
    </w:div>
    <w:div w:id="1236475699">
      <w:bodyDiv w:val="1"/>
      <w:marLeft w:val="0"/>
      <w:marRight w:val="0"/>
      <w:marTop w:val="0"/>
      <w:marBottom w:val="0"/>
      <w:divBdr>
        <w:top w:val="none" w:sz="0" w:space="0" w:color="auto"/>
        <w:left w:val="none" w:sz="0" w:space="0" w:color="auto"/>
        <w:bottom w:val="none" w:sz="0" w:space="0" w:color="auto"/>
        <w:right w:val="none" w:sz="0" w:space="0" w:color="auto"/>
      </w:divBdr>
    </w:div>
    <w:div w:id="1237402553">
      <w:bodyDiv w:val="1"/>
      <w:marLeft w:val="0"/>
      <w:marRight w:val="0"/>
      <w:marTop w:val="0"/>
      <w:marBottom w:val="0"/>
      <w:divBdr>
        <w:top w:val="none" w:sz="0" w:space="0" w:color="auto"/>
        <w:left w:val="none" w:sz="0" w:space="0" w:color="auto"/>
        <w:bottom w:val="none" w:sz="0" w:space="0" w:color="auto"/>
        <w:right w:val="none" w:sz="0" w:space="0" w:color="auto"/>
      </w:divBdr>
    </w:div>
    <w:div w:id="1237863434">
      <w:bodyDiv w:val="1"/>
      <w:marLeft w:val="0"/>
      <w:marRight w:val="0"/>
      <w:marTop w:val="0"/>
      <w:marBottom w:val="0"/>
      <w:divBdr>
        <w:top w:val="none" w:sz="0" w:space="0" w:color="auto"/>
        <w:left w:val="none" w:sz="0" w:space="0" w:color="auto"/>
        <w:bottom w:val="none" w:sz="0" w:space="0" w:color="auto"/>
        <w:right w:val="none" w:sz="0" w:space="0" w:color="auto"/>
      </w:divBdr>
    </w:div>
    <w:div w:id="1238129612">
      <w:bodyDiv w:val="1"/>
      <w:marLeft w:val="0"/>
      <w:marRight w:val="0"/>
      <w:marTop w:val="0"/>
      <w:marBottom w:val="0"/>
      <w:divBdr>
        <w:top w:val="none" w:sz="0" w:space="0" w:color="auto"/>
        <w:left w:val="none" w:sz="0" w:space="0" w:color="auto"/>
        <w:bottom w:val="none" w:sz="0" w:space="0" w:color="auto"/>
        <w:right w:val="none" w:sz="0" w:space="0" w:color="auto"/>
      </w:divBdr>
    </w:div>
    <w:div w:id="1238243862">
      <w:bodyDiv w:val="1"/>
      <w:marLeft w:val="0"/>
      <w:marRight w:val="0"/>
      <w:marTop w:val="0"/>
      <w:marBottom w:val="0"/>
      <w:divBdr>
        <w:top w:val="none" w:sz="0" w:space="0" w:color="auto"/>
        <w:left w:val="none" w:sz="0" w:space="0" w:color="auto"/>
        <w:bottom w:val="none" w:sz="0" w:space="0" w:color="auto"/>
        <w:right w:val="none" w:sz="0" w:space="0" w:color="auto"/>
      </w:divBdr>
    </w:div>
    <w:div w:id="1239093283">
      <w:bodyDiv w:val="1"/>
      <w:marLeft w:val="0"/>
      <w:marRight w:val="0"/>
      <w:marTop w:val="0"/>
      <w:marBottom w:val="0"/>
      <w:divBdr>
        <w:top w:val="none" w:sz="0" w:space="0" w:color="auto"/>
        <w:left w:val="none" w:sz="0" w:space="0" w:color="auto"/>
        <w:bottom w:val="none" w:sz="0" w:space="0" w:color="auto"/>
        <w:right w:val="none" w:sz="0" w:space="0" w:color="auto"/>
      </w:divBdr>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168161">
      <w:bodyDiv w:val="1"/>
      <w:marLeft w:val="0"/>
      <w:marRight w:val="0"/>
      <w:marTop w:val="0"/>
      <w:marBottom w:val="0"/>
      <w:divBdr>
        <w:top w:val="none" w:sz="0" w:space="0" w:color="auto"/>
        <w:left w:val="none" w:sz="0" w:space="0" w:color="auto"/>
        <w:bottom w:val="none" w:sz="0" w:space="0" w:color="auto"/>
        <w:right w:val="none" w:sz="0" w:space="0" w:color="auto"/>
      </w:divBdr>
    </w:div>
    <w:div w:id="1240745829">
      <w:bodyDiv w:val="1"/>
      <w:marLeft w:val="0"/>
      <w:marRight w:val="0"/>
      <w:marTop w:val="0"/>
      <w:marBottom w:val="0"/>
      <w:divBdr>
        <w:top w:val="none" w:sz="0" w:space="0" w:color="auto"/>
        <w:left w:val="none" w:sz="0" w:space="0" w:color="auto"/>
        <w:bottom w:val="none" w:sz="0" w:space="0" w:color="auto"/>
        <w:right w:val="none" w:sz="0" w:space="0" w:color="auto"/>
      </w:divBdr>
    </w:div>
    <w:div w:id="1241058407">
      <w:bodyDiv w:val="1"/>
      <w:marLeft w:val="0"/>
      <w:marRight w:val="0"/>
      <w:marTop w:val="0"/>
      <w:marBottom w:val="0"/>
      <w:divBdr>
        <w:top w:val="none" w:sz="0" w:space="0" w:color="auto"/>
        <w:left w:val="none" w:sz="0" w:space="0" w:color="auto"/>
        <w:bottom w:val="none" w:sz="0" w:space="0" w:color="auto"/>
        <w:right w:val="none" w:sz="0" w:space="0" w:color="auto"/>
      </w:divBdr>
    </w:div>
    <w:div w:id="1241132433">
      <w:bodyDiv w:val="1"/>
      <w:marLeft w:val="0"/>
      <w:marRight w:val="0"/>
      <w:marTop w:val="0"/>
      <w:marBottom w:val="0"/>
      <w:divBdr>
        <w:top w:val="none" w:sz="0" w:space="0" w:color="auto"/>
        <w:left w:val="none" w:sz="0" w:space="0" w:color="auto"/>
        <w:bottom w:val="none" w:sz="0" w:space="0" w:color="auto"/>
        <w:right w:val="none" w:sz="0" w:space="0" w:color="auto"/>
      </w:divBdr>
    </w:div>
    <w:div w:id="1241258454">
      <w:bodyDiv w:val="1"/>
      <w:marLeft w:val="0"/>
      <w:marRight w:val="0"/>
      <w:marTop w:val="0"/>
      <w:marBottom w:val="0"/>
      <w:divBdr>
        <w:top w:val="none" w:sz="0" w:space="0" w:color="auto"/>
        <w:left w:val="none" w:sz="0" w:space="0" w:color="auto"/>
        <w:bottom w:val="none" w:sz="0" w:space="0" w:color="auto"/>
        <w:right w:val="none" w:sz="0" w:space="0" w:color="auto"/>
      </w:divBdr>
    </w:div>
    <w:div w:id="1241327791">
      <w:bodyDiv w:val="1"/>
      <w:marLeft w:val="0"/>
      <w:marRight w:val="0"/>
      <w:marTop w:val="0"/>
      <w:marBottom w:val="0"/>
      <w:divBdr>
        <w:top w:val="none" w:sz="0" w:space="0" w:color="auto"/>
        <w:left w:val="none" w:sz="0" w:space="0" w:color="auto"/>
        <w:bottom w:val="none" w:sz="0" w:space="0" w:color="auto"/>
        <w:right w:val="none" w:sz="0" w:space="0" w:color="auto"/>
      </w:divBdr>
    </w:div>
    <w:div w:id="1241404886">
      <w:bodyDiv w:val="1"/>
      <w:marLeft w:val="0"/>
      <w:marRight w:val="0"/>
      <w:marTop w:val="0"/>
      <w:marBottom w:val="0"/>
      <w:divBdr>
        <w:top w:val="none" w:sz="0" w:space="0" w:color="auto"/>
        <w:left w:val="none" w:sz="0" w:space="0" w:color="auto"/>
        <w:bottom w:val="none" w:sz="0" w:space="0" w:color="auto"/>
        <w:right w:val="none" w:sz="0" w:space="0" w:color="auto"/>
      </w:divBdr>
    </w:div>
    <w:div w:id="1241409175">
      <w:bodyDiv w:val="1"/>
      <w:marLeft w:val="0"/>
      <w:marRight w:val="0"/>
      <w:marTop w:val="0"/>
      <w:marBottom w:val="0"/>
      <w:divBdr>
        <w:top w:val="none" w:sz="0" w:space="0" w:color="auto"/>
        <w:left w:val="none" w:sz="0" w:space="0" w:color="auto"/>
        <w:bottom w:val="none" w:sz="0" w:space="0" w:color="auto"/>
        <w:right w:val="none" w:sz="0" w:space="0" w:color="auto"/>
      </w:divBdr>
    </w:div>
    <w:div w:id="1242257047">
      <w:bodyDiv w:val="1"/>
      <w:marLeft w:val="0"/>
      <w:marRight w:val="0"/>
      <w:marTop w:val="0"/>
      <w:marBottom w:val="0"/>
      <w:divBdr>
        <w:top w:val="none" w:sz="0" w:space="0" w:color="auto"/>
        <w:left w:val="none" w:sz="0" w:space="0" w:color="auto"/>
        <w:bottom w:val="none" w:sz="0" w:space="0" w:color="auto"/>
        <w:right w:val="none" w:sz="0" w:space="0" w:color="auto"/>
      </w:divBdr>
    </w:div>
    <w:div w:id="1242258292">
      <w:bodyDiv w:val="1"/>
      <w:marLeft w:val="0"/>
      <w:marRight w:val="0"/>
      <w:marTop w:val="0"/>
      <w:marBottom w:val="0"/>
      <w:divBdr>
        <w:top w:val="none" w:sz="0" w:space="0" w:color="auto"/>
        <w:left w:val="none" w:sz="0" w:space="0" w:color="auto"/>
        <w:bottom w:val="none" w:sz="0" w:space="0" w:color="auto"/>
        <w:right w:val="none" w:sz="0" w:space="0" w:color="auto"/>
      </w:divBdr>
    </w:div>
    <w:div w:id="1242368608">
      <w:bodyDiv w:val="1"/>
      <w:marLeft w:val="0"/>
      <w:marRight w:val="0"/>
      <w:marTop w:val="0"/>
      <w:marBottom w:val="0"/>
      <w:divBdr>
        <w:top w:val="none" w:sz="0" w:space="0" w:color="auto"/>
        <w:left w:val="none" w:sz="0" w:space="0" w:color="auto"/>
        <w:bottom w:val="none" w:sz="0" w:space="0" w:color="auto"/>
        <w:right w:val="none" w:sz="0" w:space="0" w:color="auto"/>
      </w:divBdr>
    </w:div>
    <w:div w:id="1242832878">
      <w:bodyDiv w:val="1"/>
      <w:marLeft w:val="0"/>
      <w:marRight w:val="0"/>
      <w:marTop w:val="0"/>
      <w:marBottom w:val="0"/>
      <w:divBdr>
        <w:top w:val="none" w:sz="0" w:space="0" w:color="auto"/>
        <w:left w:val="none" w:sz="0" w:space="0" w:color="auto"/>
        <w:bottom w:val="none" w:sz="0" w:space="0" w:color="auto"/>
        <w:right w:val="none" w:sz="0" w:space="0" w:color="auto"/>
      </w:divBdr>
    </w:div>
    <w:div w:id="1242911710">
      <w:bodyDiv w:val="1"/>
      <w:marLeft w:val="0"/>
      <w:marRight w:val="0"/>
      <w:marTop w:val="0"/>
      <w:marBottom w:val="0"/>
      <w:divBdr>
        <w:top w:val="none" w:sz="0" w:space="0" w:color="auto"/>
        <w:left w:val="none" w:sz="0" w:space="0" w:color="auto"/>
        <w:bottom w:val="none" w:sz="0" w:space="0" w:color="auto"/>
        <w:right w:val="none" w:sz="0" w:space="0" w:color="auto"/>
      </w:divBdr>
    </w:div>
    <w:div w:id="1243636781">
      <w:bodyDiv w:val="1"/>
      <w:marLeft w:val="0"/>
      <w:marRight w:val="0"/>
      <w:marTop w:val="0"/>
      <w:marBottom w:val="0"/>
      <w:divBdr>
        <w:top w:val="none" w:sz="0" w:space="0" w:color="auto"/>
        <w:left w:val="none" w:sz="0" w:space="0" w:color="auto"/>
        <w:bottom w:val="none" w:sz="0" w:space="0" w:color="auto"/>
        <w:right w:val="none" w:sz="0" w:space="0" w:color="auto"/>
      </w:divBdr>
    </w:div>
    <w:div w:id="1243762283">
      <w:bodyDiv w:val="1"/>
      <w:marLeft w:val="0"/>
      <w:marRight w:val="0"/>
      <w:marTop w:val="0"/>
      <w:marBottom w:val="0"/>
      <w:divBdr>
        <w:top w:val="none" w:sz="0" w:space="0" w:color="auto"/>
        <w:left w:val="none" w:sz="0" w:space="0" w:color="auto"/>
        <w:bottom w:val="none" w:sz="0" w:space="0" w:color="auto"/>
        <w:right w:val="none" w:sz="0" w:space="0" w:color="auto"/>
      </w:divBdr>
    </w:div>
    <w:div w:id="1243873766">
      <w:bodyDiv w:val="1"/>
      <w:marLeft w:val="0"/>
      <w:marRight w:val="0"/>
      <w:marTop w:val="0"/>
      <w:marBottom w:val="0"/>
      <w:divBdr>
        <w:top w:val="none" w:sz="0" w:space="0" w:color="auto"/>
        <w:left w:val="none" w:sz="0" w:space="0" w:color="auto"/>
        <w:bottom w:val="none" w:sz="0" w:space="0" w:color="auto"/>
        <w:right w:val="none" w:sz="0" w:space="0" w:color="auto"/>
      </w:divBdr>
    </w:div>
    <w:div w:id="1243953544">
      <w:bodyDiv w:val="1"/>
      <w:marLeft w:val="0"/>
      <w:marRight w:val="0"/>
      <w:marTop w:val="0"/>
      <w:marBottom w:val="0"/>
      <w:divBdr>
        <w:top w:val="none" w:sz="0" w:space="0" w:color="auto"/>
        <w:left w:val="none" w:sz="0" w:space="0" w:color="auto"/>
        <w:bottom w:val="none" w:sz="0" w:space="0" w:color="auto"/>
        <w:right w:val="none" w:sz="0" w:space="0" w:color="auto"/>
      </w:divBdr>
    </w:div>
    <w:div w:id="1244142116">
      <w:bodyDiv w:val="1"/>
      <w:marLeft w:val="0"/>
      <w:marRight w:val="0"/>
      <w:marTop w:val="0"/>
      <w:marBottom w:val="0"/>
      <w:divBdr>
        <w:top w:val="none" w:sz="0" w:space="0" w:color="auto"/>
        <w:left w:val="none" w:sz="0" w:space="0" w:color="auto"/>
        <w:bottom w:val="none" w:sz="0" w:space="0" w:color="auto"/>
        <w:right w:val="none" w:sz="0" w:space="0" w:color="auto"/>
      </w:divBdr>
    </w:div>
    <w:div w:id="1244267116">
      <w:bodyDiv w:val="1"/>
      <w:marLeft w:val="0"/>
      <w:marRight w:val="0"/>
      <w:marTop w:val="0"/>
      <w:marBottom w:val="0"/>
      <w:divBdr>
        <w:top w:val="none" w:sz="0" w:space="0" w:color="auto"/>
        <w:left w:val="none" w:sz="0" w:space="0" w:color="auto"/>
        <w:bottom w:val="none" w:sz="0" w:space="0" w:color="auto"/>
        <w:right w:val="none" w:sz="0" w:space="0" w:color="auto"/>
      </w:divBdr>
    </w:div>
    <w:div w:id="1244493409">
      <w:bodyDiv w:val="1"/>
      <w:marLeft w:val="0"/>
      <w:marRight w:val="0"/>
      <w:marTop w:val="0"/>
      <w:marBottom w:val="0"/>
      <w:divBdr>
        <w:top w:val="none" w:sz="0" w:space="0" w:color="auto"/>
        <w:left w:val="none" w:sz="0" w:space="0" w:color="auto"/>
        <w:bottom w:val="none" w:sz="0" w:space="0" w:color="auto"/>
        <w:right w:val="none" w:sz="0" w:space="0" w:color="auto"/>
      </w:divBdr>
    </w:div>
    <w:div w:id="1245140587">
      <w:bodyDiv w:val="1"/>
      <w:marLeft w:val="0"/>
      <w:marRight w:val="0"/>
      <w:marTop w:val="0"/>
      <w:marBottom w:val="0"/>
      <w:divBdr>
        <w:top w:val="none" w:sz="0" w:space="0" w:color="auto"/>
        <w:left w:val="none" w:sz="0" w:space="0" w:color="auto"/>
        <w:bottom w:val="none" w:sz="0" w:space="0" w:color="auto"/>
        <w:right w:val="none" w:sz="0" w:space="0" w:color="auto"/>
      </w:divBdr>
    </w:div>
    <w:div w:id="1245338857">
      <w:bodyDiv w:val="1"/>
      <w:marLeft w:val="0"/>
      <w:marRight w:val="0"/>
      <w:marTop w:val="0"/>
      <w:marBottom w:val="0"/>
      <w:divBdr>
        <w:top w:val="none" w:sz="0" w:space="0" w:color="auto"/>
        <w:left w:val="none" w:sz="0" w:space="0" w:color="auto"/>
        <w:bottom w:val="none" w:sz="0" w:space="0" w:color="auto"/>
        <w:right w:val="none" w:sz="0" w:space="0" w:color="auto"/>
      </w:divBdr>
    </w:div>
    <w:div w:id="1245648996">
      <w:bodyDiv w:val="1"/>
      <w:marLeft w:val="0"/>
      <w:marRight w:val="0"/>
      <w:marTop w:val="0"/>
      <w:marBottom w:val="0"/>
      <w:divBdr>
        <w:top w:val="none" w:sz="0" w:space="0" w:color="auto"/>
        <w:left w:val="none" w:sz="0" w:space="0" w:color="auto"/>
        <w:bottom w:val="none" w:sz="0" w:space="0" w:color="auto"/>
        <w:right w:val="none" w:sz="0" w:space="0" w:color="auto"/>
      </w:divBdr>
    </w:div>
    <w:div w:id="1246185288">
      <w:bodyDiv w:val="1"/>
      <w:marLeft w:val="0"/>
      <w:marRight w:val="0"/>
      <w:marTop w:val="0"/>
      <w:marBottom w:val="0"/>
      <w:divBdr>
        <w:top w:val="none" w:sz="0" w:space="0" w:color="auto"/>
        <w:left w:val="none" w:sz="0" w:space="0" w:color="auto"/>
        <w:bottom w:val="none" w:sz="0" w:space="0" w:color="auto"/>
        <w:right w:val="none" w:sz="0" w:space="0" w:color="auto"/>
      </w:divBdr>
    </w:div>
    <w:div w:id="1246187981">
      <w:bodyDiv w:val="1"/>
      <w:marLeft w:val="0"/>
      <w:marRight w:val="0"/>
      <w:marTop w:val="0"/>
      <w:marBottom w:val="0"/>
      <w:divBdr>
        <w:top w:val="none" w:sz="0" w:space="0" w:color="auto"/>
        <w:left w:val="none" w:sz="0" w:space="0" w:color="auto"/>
        <w:bottom w:val="none" w:sz="0" w:space="0" w:color="auto"/>
        <w:right w:val="none" w:sz="0" w:space="0" w:color="auto"/>
      </w:divBdr>
    </w:div>
    <w:div w:id="1247152418">
      <w:bodyDiv w:val="1"/>
      <w:marLeft w:val="0"/>
      <w:marRight w:val="0"/>
      <w:marTop w:val="0"/>
      <w:marBottom w:val="0"/>
      <w:divBdr>
        <w:top w:val="none" w:sz="0" w:space="0" w:color="auto"/>
        <w:left w:val="none" w:sz="0" w:space="0" w:color="auto"/>
        <w:bottom w:val="none" w:sz="0" w:space="0" w:color="auto"/>
        <w:right w:val="none" w:sz="0" w:space="0" w:color="auto"/>
      </w:divBdr>
    </w:div>
    <w:div w:id="1247156895">
      <w:bodyDiv w:val="1"/>
      <w:marLeft w:val="0"/>
      <w:marRight w:val="0"/>
      <w:marTop w:val="0"/>
      <w:marBottom w:val="0"/>
      <w:divBdr>
        <w:top w:val="none" w:sz="0" w:space="0" w:color="auto"/>
        <w:left w:val="none" w:sz="0" w:space="0" w:color="auto"/>
        <w:bottom w:val="none" w:sz="0" w:space="0" w:color="auto"/>
        <w:right w:val="none" w:sz="0" w:space="0" w:color="auto"/>
      </w:divBdr>
    </w:div>
    <w:div w:id="1247304671">
      <w:bodyDiv w:val="1"/>
      <w:marLeft w:val="0"/>
      <w:marRight w:val="0"/>
      <w:marTop w:val="0"/>
      <w:marBottom w:val="0"/>
      <w:divBdr>
        <w:top w:val="none" w:sz="0" w:space="0" w:color="auto"/>
        <w:left w:val="none" w:sz="0" w:space="0" w:color="auto"/>
        <w:bottom w:val="none" w:sz="0" w:space="0" w:color="auto"/>
        <w:right w:val="none" w:sz="0" w:space="0" w:color="auto"/>
      </w:divBdr>
    </w:div>
    <w:div w:id="1247618265">
      <w:bodyDiv w:val="1"/>
      <w:marLeft w:val="0"/>
      <w:marRight w:val="0"/>
      <w:marTop w:val="0"/>
      <w:marBottom w:val="0"/>
      <w:divBdr>
        <w:top w:val="none" w:sz="0" w:space="0" w:color="auto"/>
        <w:left w:val="none" w:sz="0" w:space="0" w:color="auto"/>
        <w:bottom w:val="none" w:sz="0" w:space="0" w:color="auto"/>
        <w:right w:val="none" w:sz="0" w:space="0" w:color="auto"/>
      </w:divBdr>
    </w:div>
    <w:div w:id="1247761100">
      <w:bodyDiv w:val="1"/>
      <w:marLeft w:val="0"/>
      <w:marRight w:val="0"/>
      <w:marTop w:val="0"/>
      <w:marBottom w:val="0"/>
      <w:divBdr>
        <w:top w:val="none" w:sz="0" w:space="0" w:color="auto"/>
        <w:left w:val="none" w:sz="0" w:space="0" w:color="auto"/>
        <w:bottom w:val="none" w:sz="0" w:space="0" w:color="auto"/>
        <w:right w:val="none" w:sz="0" w:space="0" w:color="auto"/>
      </w:divBdr>
    </w:div>
    <w:div w:id="1248535511">
      <w:bodyDiv w:val="1"/>
      <w:marLeft w:val="0"/>
      <w:marRight w:val="0"/>
      <w:marTop w:val="0"/>
      <w:marBottom w:val="0"/>
      <w:divBdr>
        <w:top w:val="none" w:sz="0" w:space="0" w:color="auto"/>
        <w:left w:val="none" w:sz="0" w:space="0" w:color="auto"/>
        <w:bottom w:val="none" w:sz="0" w:space="0" w:color="auto"/>
        <w:right w:val="none" w:sz="0" w:space="0" w:color="auto"/>
      </w:divBdr>
    </w:div>
    <w:div w:id="1248685120">
      <w:bodyDiv w:val="1"/>
      <w:marLeft w:val="0"/>
      <w:marRight w:val="0"/>
      <w:marTop w:val="0"/>
      <w:marBottom w:val="0"/>
      <w:divBdr>
        <w:top w:val="none" w:sz="0" w:space="0" w:color="auto"/>
        <w:left w:val="none" w:sz="0" w:space="0" w:color="auto"/>
        <w:bottom w:val="none" w:sz="0" w:space="0" w:color="auto"/>
        <w:right w:val="none" w:sz="0" w:space="0" w:color="auto"/>
      </w:divBdr>
    </w:div>
    <w:div w:id="1248811384">
      <w:bodyDiv w:val="1"/>
      <w:marLeft w:val="0"/>
      <w:marRight w:val="0"/>
      <w:marTop w:val="0"/>
      <w:marBottom w:val="0"/>
      <w:divBdr>
        <w:top w:val="none" w:sz="0" w:space="0" w:color="auto"/>
        <w:left w:val="none" w:sz="0" w:space="0" w:color="auto"/>
        <w:bottom w:val="none" w:sz="0" w:space="0" w:color="auto"/>
        <w:right w:val="none" w:sz="0" w:space="0" w:color="auto"/>
      </w:divBdr>
    </w:div>
    <w:div w:id="1249389590">
      <w:bodyDiv w:val="1"/>
      <w:marLeft w:val="0"/>
      <w:marRight w:val="0"/>
      <w:marTop w:val="0"/>
      <w:marBottom w:val="0"/>
      <w:divBdr>
        <w:top w:val="none" w:sz="0" w:space="0" w:color="auto"/>
        <w:left w:val="none" w:sz="0" w:space="0" w:color="auto"/>
        <w:bottom w:val="none" w:sz="0" w:space="0" w:color="auto"/>
        <w:right w:val="none" w:sz="0" w:space="0" w:color="auto"/>
      </w:divBdr>
    </w:div>
    <w:div w:id="1249577049">
      <w:bodyDiv w:val="1"/>
      <w:marLeft w:val="0"/>
      <w:marRight w:val="0"/>
      <w:marTop w:val="0"/>
      <w:marBottom w:val="0"/>
      <w:divBdr>
        <w:top w:val="none" w:sz="0" w:space="0" w:color="auto"/>
        <w:left w:val="none" w:sz="0" w:space="0" w:color="auto"/>
        <w:bottom w:val="none" w:sz="0" w:space="0" w:color="auto"/>
        <w:right w:val="none" w:sz="0" w:space="0" w:color="auto"/>
      </w:divBdr>
    </w:div>
    <w:div w:id="1249920526">
      <w:bodyDiv w:val="1"/>
      <w:marLeft w:val="0"/>
      <w:marRight w:val="0"/>
      <w:marTop w:val="0"/>
      <w:marBottom w:val="0"/>
      <w:divBdr>
        <w:top w:val="none" w:sz="0" w:space="0" w:color="auto"/>
        <w:left w:val="none" w:sz="0" w:space="0" w:color="auto"/>
        <w:bottom w:val="none" w:sz="0" w:space="0" w:color="auto"/>
        <w:right w:val="none" w:sz="0" w:space="0" w:color="auto"/>
      </w:divBdr>
    </w:div>
    <w:div w:id="1250112860">
      <w:bodyDiv w:val="1"/>
      <w:marLeft w:val="0"/>
      <w:marRight w:val="0"/>
      <w:marTop w:val="0"/>
      <w:marBottom w:val="0"/>
      <w:divBdr>
        <w:top w:val="none" w:sz="0" w:space="0" w:color="auto"/>
        <w:left w:val="none" w:sz="0" w:space="0" w:color="auto"/>
        <w:bottom w:val="none" w:sz="0" w:space="0" w:color="auto"/>
        <w:right w:val="none" w:sz="0" w:space="0" w:color="auto"/>
      </w:divBdr>
    </w:div>
    <w:div w:id="1250114188">
      <w:bodyDiv w:val="1"/>
      <w:marLeft w:val="0"/>
      <w:marRight w:val="0"/>
      <w:marTop w:val="0"/>
      <w:marBottom w:val="0"/>
      <w:divBdr>
        <w:top w:val="none" w:sz="0" w:space="0" w:color="auto"/>
        <w:left w:val="none" w:sz="0" w:space="0" w:color="auto"/>
        <w:bottom w:val="none" w:sz="0" w:space="0" w:color="auto"/>
        <w:right w:val="none" w:sz="0" w:space="0" w:color="auto"/>
      </w:divBdr>
    </w:div>
    <w:div w:id="1250846678">
      <w:bodyDiv w:val="1"/>
      <w:marLeft w:val="0"/>
      <w:marRight w:val="0"/>
      <w:marTop w:val="0"/>
      <w:marBottom w:val="0"/>
      <w:divBdr>
        <w:top w:val="none" w:sz="0" w:space="0" w:color="auto"/>
        <w:left w:val="none" w:sz="0" w:space="0" w:color="auto"/>
        <w:bottom w:val="none" w:sz="0" w:space="0" w:color="auto"/>
        <w:right w:val="none" w:sz="0" w:space="0" w:color="auto"/>
      </w:divBdr>
    </w:div>
    <w:div w:id="1250963998">
      <w:bodyDiv w:val="1"/>
      <w:marLeft w:val="0"/>
      <w:marRight w:val="0"/>
      <w:marTop w:val="0"/>
      <w:marBottom w:val="0"/>
      <w:divBdr>
        <w:top w:val="none" w:sz="0" w:space="0" w:color="auto"/>
        <w:left w:val="none" w:sz="0" w:space="0" w:color="auto"/>
        <w:bottom w:val="none" w:sz="0" w:space="0" w:color="auto"/>
        <w:right w:val="none" w:sz="0" w:space="0" w:color="auto"/>
      </w:divBdr>
    </w:div>
    <w:div w:id="1251038916">
      <w:bodyDiv w:val="1"/>
      <w:marLeft w:val="0"/>
      <w:marRight w:val="0"/>
      <w:marTop w:val="0"/>
      <w:marBottom w:val="0"/>
      <w:divBdr>
        <w:top w:val="none" w:sz="0" w:space="0" w:color="auto"/>
        <w:left w:val="none" w:sz="0" w:space="0" w:color="auto"/>
        <w:bottom w:val="none" w:sz="0" w:space="0" w:color="auto"/>
        <w:right w:val="none" w:sz="0" w:space="0" w:color="auto"/>
      </w:divBdr>
    </w:div>
    <w:div w:id="1251086683">
      <w:bodyDiv w:val="1"/>
      <w:marLeft w:val="0"/>
      <w:marRight w:val="0"/>
      <w:marTop w:val="0"/>
      <w:marBottom w:val="0"/>
      <w:divBdr>
        <w:top w:val="none" w:sz="0" w:space="0" w:color="auto"/>
        <w:left w:val="none" w:sz="0" w:space="0" w:color="auto"/>
        <w:bottom w:val="none" w:sz="0" w:space="0" w:color="auto"/>
        <w:right w:val="none" w:sz="0" w:space="0" w:color="auto"/>
      </w:divBdr>
    </w:div>
    <w:div w:id="1251162513">
      <w:bodyDiv w:val="1"/>
      <w:marLeft w:val="0"/>
      <w:marRight w:val="0"/>
      <w:marTop w:val="0"/>
      <w:marBottom w:val="0"/>
      <w:divBdr>
        <w:top w:val="none" w:sz="0" w:space="0" w:color="auto"/>
        <w:left w:val="none" w:sz="0" w:space="0" w:color="auto"/>
        <w:bottom w:val="none" w:sz="0" w:space="0" w:color="auto"/>
        <w:right w:val="none" w:sz="0" w:space="0" w:color="auto"/>
      </w:divBdr>
    </w:div>
    <w:div w:id="1251621186">
      <w:bodyDiv w:val="1"/>
      <w:marLeft w:val="0"/>
      <w:marRight w:val="0"/>
      <w:marTop w:val="0"/>
      <w:marBottom w:val="0"/>
      <w:divBdr>
        <w:top w:val="none" w:sz="0" w:space="0" w:color="auto"/>
        <w:left w:val="none" w:sz="0" w:space="0" w:color="auto"/>
        <w:bottom w:val="none" w:sz="0" w:space="0" w:color="auto"/>
        <w:right w:val="none" w:sz="0" w:space="0" w:color="auto"/>
      </w:divBdr>
    </w:div>
    <w:div w:id="1251810376">
      <w:bodyDiv w:val="1"/>
      <w:marLeft w:val="0"/>
      <w:marRight w:val="0"/>
      <w:marTop w:val="0"/>
      <w:marBottom w:val="0"/>
      <w:divBdr>
        <w:top w:val="none" w:sz="0" w:space="0" w:color="auto"/>
        <w:left w:val="none" w:sz="0" w:space="0" w:color="auto"/>
        <w:bottom w:val="none" w:sz="0" w:space="0" w:color="auto"/>
        <w:right w:val="none" w:sz="0" w:space="0" w:color="auto"/>
      </w:divBdr>
    </w:div>
    <w:div w:id="1252932748">
      <w:bodyDiv w:val="1"/>
      <w:marLeft w:val="0"/>
      <w:marRight w:val="0"/>
      <w:marTop w:val="0"/>
      <w:marBottom w:val="0"/>
      <w:divBdr>
        <w:top w:val="none" w:sz="0" w:space="0" w:color="auto"/>
        <w:left w:val="none" w:sz="0" w:space="0" w:color="auto"/>
        <w:bottom w:val="none" w:sz="0" w:space="0" w:color="auto"/>
        <w:right w:val="none" w:sz="0" w:space="0" w:color="auto"/>
      </w:divBdr>
    </w:div>
    <w:div w:id="1253245213">
      <w:bodyDiv w:val="1"/>
      <w:marLeft w:val="0"/>
      <w:marRight w:val="0"/>
      <w:marTop w:val="0"/>
      <w:marBottom w:val="0"/>
      <w:divBdr>
        <w:top w:val="none" w:sz="0" w:space="0" w:color="auto"/>
        <w:left w:val="none" w:sz="0" w:space="0" w:color="auto"/>
        <w:bottom w:val="none" w:sz="0" w:space="0" w:color="auto"/>
        <w:right w:val="none" w:sz="0" w:space="0" w:color="auto"/>
      </w:divBdr>
    </w:div>
    <w:div w:id="1253508528">
      <w:bodyDiv w:val="1"/>
      <w:marLeft w:val="0"/>
      <w:marRight w:val="0"/>
      <w:marTop w:val="0"/>
      <w:marBottom w:val="0"/>
      <w:divBdr>
        <w:top w:val="none" w:sz="0" w:space="0" w:color="auto"/>
        <w:left w:val="none" w:sz="0" w:space="0" w:color="auto"/>
        <w:bottom w:val="none" w:sz="0" w:space="0" w:color="auto"/>
        <w:right w:val="none" w:sz="0" w:space="0" w:color="auto"/>
      </w:divBdr>
    </w:div>
    <w:div w:id="1253516438">
      <w:bodyDiv w:val="1"/>
      <w:marLeft w:val="0"/>
      <w:marRight w:val="0"/>
      <w:marTop w:val="0"/>
      <w:marBottom w:val="0"/>
      <w:divBdr>
        <w:top w:val="none" w:sz="0" w:space="0" w:color="auto"/>
        <w:left w:val="none" w:sz="0" w:space="0" w:color="auto"/>
        <w:bottom w:val="none" w:sz="0" w:space="0" w:color="auto"/>
        <w:right w:val="none" w:sz="0" w:space="0" w:color="auto"/>
      </w:divBdr>
    </w:div>
    <w:div w:id="1254044692">
      <w:bodyDiv w:val="1"/>
      <w:marLeft w:val="0"/>
      <w:marRight w:val="0"/>
      <w:marTop w:val="0"/>
      <w:marBottom w:val="0"/>
      <w:divBdr>
        <w:top w:val="none" w:sz="0" w:space="0" w:color="auto"/>
        <w:left w:val="none" w:sz="0" w:space="0" w:color="auto"/>
        <w:bottom w:val="none" w:sz="0" w:space="0" w:color="auto"/>
        <w:right w:val="none" w:sz="0" w:space="0" w:color="auto"/>
      </w:divBdr>
    </w:div>
    <w:div w:id="1254313352">
      <w:bodyDiv w:val="1"/>
      <w:marLeft w:val="0"/>
      <w:marRight w:val="0"/>
      <w:marTop w:val="0"/>
      <w:marBottom w:val="0"/>
      <w:divBdr>
        <w:top w:val="none" w:sz="0" w:space="0" w:color="auto"/>
        <w:left w:val="none" w:sz="0" w:space="0" w:color="auto"/>
        <w:bottom w:val="none" w:sz="0" w:space="0" w:color="auto"/>
        <w:right w:val="none" w:sz="0" w:space="0" w:color="auto"/>
      </w:divBdr>
    </w:div>
    <w:div w:id="1254514397">
      <w:bodyDiv w:val="1"/>
      <w:marLeft w:val="0"/>
      <w:marRight w:val="0"/>
      <w:marTop w:val="0"/>
      <w:marBottom w:val="0"/>
      <w:divBdr>
        <w:top w:val="none" w:sz="0" w:space="0" w:color="auto"/>
        <w:left w:val="none" w:sz="0" w:space="0" w:color="auto"/>
        <w:bottom w:val="none" w:sz="0" w:space="0" w:color="auto"/>
        <w:right w:val="none" w:sz="0" w:space="0" w:color="auto"/>
      </w:divBdr>
    </w:div>
    <w:div w:id="1254972843">
      <w:bodyDiv w:val="1"/>
      <w:marLeft w:val="0"/>
      <w:marRight w:val="0"/>
      <w:marTop w:val="0"/>
      <w:marBottom w:val="0"/>
      <w:divBdr>
        <w:top w:val="none" w:sz="0" w:space="0" w:color="auto"/>
        <w:left w:val="none" w:sz="0" w:space="0" w:color="auto"/>
        <w:bottom w:val="none" w:sz="0" w:space="0" w:color="auto"/>
        <w:right w:val="none" w:sz="0" w:space="0" w:color="auto"/>
      </w:divBdr>
    </w:div>
    <w:div w:id="1255163177">
      <w:bodyDiv w:val="1"/>
      <w:marLeft w:val="0"/>
      <w:marRight w:val="0"/>
      <w:marTop w:val="0"/>
      <w:marBottom w:val="0"/>
      <w:divBdr>
        <w:top w:val="none" w:sz="0" w:space="0" w:color="auto"/>
        <w:left w:val="none" w:sz="0" w:space="0" w:color="auto"/>
        <w:bottom w:val="none" w:sz="0" w:space="0" w:color="auto"/>
        <w:right w:val="none" w:sz="0" w:space="0" w:color="auto"/>
      </w:divBdr>
    </w:div>
    <w:div w:id="1255478753">
      <w:bodyDiv w:val="1"/>
      <w:marLeft w:val="0"/>
      <w:marRight w:val="0"/>
      <w:marTop w:val="0"/>
      <w:marBottom w:val="0"/>
      <w:divBdr>
        <w:top w:val="none" w:sz="0" w:space="0" w:color="auto"/>
        <w:left w:val="none" w:sz="0" w:space="0" w:color="auto"/>
        <w:bottom w:val="none" w:sz="0" w:space="0" w:color="auto"/>
        <w:right w:val="none" w:sz="0" w:space="0" w:color="auto"/>
      </w:divBdr>
    </w:div>
    <w:div w:id="1255821851">
      <w:bodyDiv w:val="1"/>
      <w:marLeft w:val="0"/>
      <w:marRight w:val="0"/>
      <w:marTop w:val="0"/>
      <w:marBottom w:val="0"/>
      <w:divBdr>
        <w:top w:val="none" w:sz="0" w:space="0" w:color="auto"/>
        <w:left w:val="none" w:sz="0" w:space="0" w:color="auto"/>
        <w:bottom w:val="none" w:sz="0" w:space="0" w:color="auto"/>
        <w:right w:val="none" w:sz="0" w:space="0" w:color="auto"/>
      </w:divBdr>
    </w:div>
    <w:div w:id="1256206930">
      <w:bodyDiv w:val="1"/>
      <w:marLeft w:val="0"/>
      <w:marRight w:val="0"/>
      <w:marTop w:val="0"/>
      <w:marBottom w:val="0"/>
      <w:divBdr>
        <w:top w:val="none" w:sz="0" w:space="0" w:color="auto"/>
        <w:left w:val="none" w:sz="0" w:space="0" w:color="auto"/>
        <w:bottom w:val="none" w:sz="0" w:space="0" w:color="auto"/>
        <w:right w:val="none" w:sz="0" w:space="0" w:color="auto"/>
      </w:divBdr>
    </w:div>
    <w:div w:id="1257059061">
      <w:bodyDiv w:val="1"/>
      <w:marLeft w:val="0"/>
      <w:marRight w:val="0"/>
      <w:marTop w:val="0"/>
      <w:marBottom w:val="0"/>
      <w:divBdr>
        <w:top w:val="none" w:sz="0" w:space="0" w:color="auto"/>
        <w:left w:val="none" w:sz="0" w:space="0" w:color="auto"/>
        <w:bottom w:val="none" w:sz="0" w:space="0" w:color="auto"/>
        <w:right w:val="none" w:sz="0" w:space="0" w:color="auto"/>
      </w:divBdr>
    </w:div>
    <w:div w:id="1257135213">
      <w:bodyDiv w:val="1"/>
      <w:marLeft w:val="0"/>
      <w:marRight w:val="0"/>
      <w:marTop w:val="0"/>
      <w:marBottom w:val="0"/>
      <w:divBdr>
        <w:top w:val="none" w:sz="0" w:space="0" w:color="auto"/>
        <w:left w:val="none" w:sz="0" w:space="0" w:color="auto"/>
        <w:bottom w:val="none" w:sz="0" w:space="0" w:color="auto"/>
        <w:right w:val="none" w:sz="0" w:space="0" w:color="auto"/>
      </w:divBdr>
    </w:div>
    <w:div w:id="1257399797">
      <w:bodyDiv w:val="1"/>
      <w:marLeft w:val="0"/>
      <w:marRight w:val="0"/>
      <w:marTop w:val="0"/>
      <w:marBottom w:val="0"/>
      <w:divBdr>
        <w:top w:val="none" w:sz="0" w:space="0" w:color="auto"/>
        <w:left w:val="none" w:sz="0" w:space="0" w:color="auto"/>
        <w:bottom w:val="none" w:sz="0" w:space="0" w:color="auto"/>
        <w:right w:val="none" w:sz="0" w:space="0" w:color="auto"/>
      </w:divBdr>
    </w:div>
    <w:div w:id="1257712448">
      <w:bodyDiv w:val="1"/>
      <w:marLeft w:val="0"/>
      <w:marRight w:val="0"/>
      <w:marTop w:val="0"/>
      <w:marBottom w:val="0"/>
      <w:divBdr>
        <w:top w:val="none" w:sz="0" w:space="0" w:color="auto"/>
        <w:left w:val="none" w:sz="0" w:space="0" w:color="auto"/>
        <w:bottom w:val="none" w:sz="0" w:space="0" w:color="auto"/>
        <w:right w:val="none" w:sz="0" w:space="0" w:color="auto"/>
      </w:divBdr>
    </w:div>
    <w:div w:id="1258053657">
      <w:bodyDiv w:val="1"/>
      <w:marLeft w:val="0"/>
      <w:marRight w:val="0"/>
      <w:marTop w:val="0"/>
      <w:marBottom w:val="0"/>
      <w:divBdr>
        <w:top w:val="none" w:sz="0" w:space="0" w:color="auto"/>
        <w:left w:val="none" w:sz="0" w:space="0" w:color="auto"/>
        <w:bottom w:val="none" w:sz="0" w:space="0" w:color="auto"/>
        <w:right w:val="none" w:sz="0" w:space="0" w:color="auto"/>
      </w:divBdr>
    </w:div>
    <w:div w:id="1258294021">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
    <w:div w:id="1258907752">
      <w:bodyDiv w:val="1"/>
      <w:marLeft w:val="0"/>
      <w:marRight w:val="0"/>
      <w:marTop w:val="0"/>
      <w:marBottom w:val="0"/>
      <w:divBdr>
        <w:top w:val="none" w:sz="0" w:space="0" w:color="auto"/>
        <w:left w:val="none" w:sz="0" w:space="0" w:color="auto"/>
        <w:bottom w:val="none" w:sz="0" w:space="0" w:color="auto"/>
        <w:right w:val="none" w:sz="0" w:space="0" w:color="auto"/>
      </w:divBdr>
    </w:div>
    <w:div w:id="1259102492">
      <w:bodyDiv w:val="1"/>
      <w:marLeft w:val="0"/>
      <w:marRight w:val="0"/>
      <w:marTop w:val="0"/>
      <w:marBottom w:val="0"/>
      <w:divBdr>
        <w:top w:val="none" w:sz="0" w:space="0" w:color="auto"/>
        <w:left w:val="none" w:sz="0" w:space="0" w:color="auto"/>
        <w:bottom w:val="none" w:sz="0" w:space="0" w:color="auto"/>
        <w:right w:val="none" w:sz="0" w:space="0" w:color="auto"/>
      </w:divBdr>
    </w:div>
    <w:div w:id="1259218595">
      <w:bodyDiv w:val="1"/>
      <w:marLeft w:val="0"/>
      <w:marRight w:val="0"/>
      <w:marTop w:val="0"/>
      <w:marBottom w:val="0"/>
      <w:divBdr>
        <w:top w:val="none" w:sz="0" w:space="0" w:color="auto"/>
        <w:left w:val="none" w:sz="0" w:space="0" w:color="auto"/>
        <w:bottom w:val="none" w:sz="0" w:space="0" w:color="auto"/>
        <w:right w:val="none" w:sz="0" w:space="0" w:color="auto"/>
      </w:divBdr>
    </w:div>
    <w:div w:id="1259753874">
      <w:bodyDiv w:val="1"/>
      <w:marLeft w:val="0"/>
      <w:marRight w:val="0"/>
      <w:marTop w:val="0"/>
      <w:marBottom w:val="0"/>
      <w:divBdr>
        <w:top w:val="none" w:sz="0" w:space="0" w:color="auto"/>
        <w:left w:val="none" w:sz="0" w:space="0" w:color="auto"/>
        <w:bottom w:val="none" w:sz="0" w:space="0" w:color="auto"/>
        <w:right w:val="none" w:sz="0" w:space="0" w:color="auto"/>
      </w:divBdr>
    </w:div>
    <w:div w:id="1259754921">
      <w:bodyDiv w:val="1"/>
      <w:marLeft w:val="0"/>
      <w:marRight w:val="0"/>
      <w:marTop w:val="0"/>
      <w:marBottom w:val="0"/>
      <w:divBdr>
        <w:top w:val="none" w:sz="0" w:space="0" w:color="auto"/>
        <w:left w:val="none" w:sz="0" w:space="0" w:color="auto"/>
        <w:bottom w:val="none" w:sz="0" w:space="0" w:color="auto"/>
        <w:right w:val="none" w:sz="0" w:space="0" w:color="auto"/>
      </w:divBdr>
    </w:div>
    <w:div w:id="1259799887">
      <w:bodyDiv w:val="1"/>
      <w:marLeft w:val="0"/>
      <w:marRight w:val="0"/>
      <w:marTop w:val="0"/>
      <w:marBottom w:val="0"/>
      <w:divBdr>
        <w:top w:val="none" w:sz="0" w:space="0" w:color="auto"/>
        <w:left w:val="none" w:sz="0" w:space="0" w:color="auto"/>
        <w:bottom w:val="none" w:sz="0" w:space="0" w:color="auto"/>
        <w:right w:val="none" w:sz="0" w:space="0" w:color="auto"/>
      </w:divBdr>
    </w:div>
    <w:div w:id="1259873474">
      <w:bodyDiv w:val="1"/>
      <w:marLeft w:val="0"/>
      <w:marRight w:val="0"/>
      <w:marTop w:val="0"/>
      <w:marBottom w:val="0"/>
      <w:divBdr>
        <w:top w:val="none" w:sz="0" w:space="0" w:color="auto"/>
        <w:left w:val="none" w:sz="0" w:space="0" w:color="auto"/>
        <w:bottom w:val="none" w:sz="0" w:space="0" w:color="auto"/>
        <w:right w:val="none" w:sz="0" w:space="0" w:color="auto"/>
      </w:divBdr>
    </w:div>
    <w:div w:id="1260067884">
      <w:bodyDiv w:val="1"/>
      <w:marLeft w:val="0"/>
      <w:marRight w:val="0"/>
      <w:marTop w:val="0"/>
      <w:marBottom w:val="0"/>
      <w:divBdr>
        <w:top w:val="none" w:sz="0" w:space="0" w:color="auto"/>
        <w:left w:val="none" w:sz="0" w:space="0" w:color="auto"/>
        <w:bottom w:val="none" w:sz="0" w:space="0" w:color="auto"/>
        <w:right w:val="none" w:sz="0" w:space="0" w:color="auto"/>
      </w:divBdr>
    </w:div>
    <w:div w:id="1260287387">
      <w:bodyDiv w:val="1"/>
      <w:marLeft w:val="0"/>
      <w:marRight w:val="0"/>
      <w:marTop w:val="0"/>
      <w:marBottom w:val="0"/>
      <w:divBdr>
        <w:top w:val="none" w:sz="0" w:space="0" w:color="auto"/>
        <w:left w:val="none" w:sz="0" w:space="0" w:color="auto"/>
        <w:bottom w:val="none" w:sz="0" w:space="0" w:color="auto"/>
        <w:right w:val="none" w:sz="0" w:space="0" w:color="auto"/>
      </w:divBdr>
    </w:div>
    <w:div w:id="1260406874">
      <w:bodyDiv w:val="1"/>
      <w:marLeft w:val="0"/>
      <w:marRight w:val="0"/>
      <w:marTop w:val="0"/>
      <w:marBottom w:val="0"/>
      <w:divBdr>
        <w:top w:val="none" w:sz="0" w:space="0" w:color="auto"/>
        <w:left w:val="none" w:sz="0" w:space="0" w:color="auto"/>
        <w:bottom w:val="none" w:sz="0" w:space="0" w:color="auto"/>
        <w:right w:val="none" w:sz="0" w:space="0" w:color="auto"/>
      </w:divBdr>
    </w:div>
    <w:div w:id="1260455949">
      <w:bodyDiv w:val="1"/>
      <w:marLeft w:val="0"/>
      <w:marRight w:val="0"/>
      <w:marTop w:val="0"/>
      <w:marBottom w:val="0"/>
      <w:divBdr>
        <w:top w:val="none" w:sz="0" w:space="0" w:color="auto"/>
        <w:left w:val="none" w:sz="0" w:space="0" w:color="auto"/>
        <w:bottom w:val="none" w:sz="0" w:space="0" w:color="auto"/>
        <w:right w:val="none" w:sz="0" w:space="0" w:color="auto"/>
      </w:divBdr>
    </w:div>
    <w:div w:id="1260673605">
      <w:bodyDiv w:val="1"/>
      <w:marLeft w:val="0"/>
      <w:marRight w:val="0"/>
      <w:marTop w:val="0"/>
      <w:marBottom w:val="0"/>
      <w:divBdr>
        <w:top w:val="none" w:sz="0" w:space="0" w:color="auto"/>
        <w:left w:val="none" w:sz="0" w:space="0" w:color="auto"/>
        <w:bottom w:val="none" w:sz="0" w:space="0" w:color="auto"/>
        <w:right w:val="none" w:sz="0" w:space="0" w:color="auto"/>
      </w:divBdr>
    </w:div>
    <w:div w:id="1261178712">
      <w:bodyDiv w:val="1"/>
      <w:marLeft w:val="0"/>
      <w:marRight w:val="0"/>
      <w:marTop w:val="0"/>
      <w:marBottom w:val="0"/>
      <w:divBdr>
        <w:top w:val="none" w:sz="0" w:space="0" w:color="auto"/>
        <w:left w:val="none" w:sz="0" w:space="0" w:color="auto"/>
        <w:bottom w:val="none" w:sz="0" w:space="0" w:color="auto"/>
        <w:right w:val="none" w:sz="0" w:space="0" w:color="auto"/>
      </w:divBdr>
    </w:div>
    <w:div w:id="1261569234">
      <w:bodyDiv w:val="1"/>
      <w:marLeft w:val="0"/>
      <w:marRight w:val="0"/>
      <w:marTop w:val="0"/>
      <w:marBottom w:val="0"/>
      <w:divBdr>
        <w:top w:val="none" w:sz="0" w:space="0" w:color="auto"/>
        <w:left w:val="none" w:sz="0" w:space="0" w:color="auto"/>
        <w:bottom w:val="none" w:sz="0" w:space="0" w:color="auto"/>
        <w:right w:val="none" w:sz="0" w:space="0" w:color="auto"/>
      </w:divBdr>
    </w:div>
    <w:div w:id="1261719970">
      <w:bodyDiv w:val="1"/>
      <w:marLeft w:val="0"/>
      <w:marRight w:val="0"/>
      <w:marTop w:val="0"/>
      <w:marBottom w:val="0"/>
      <w:divBdr>
        <w:top w:val="none" w:sz="0" w:space="0" w:color="auto"/>
        <w:left w:val="none" w:sz="0" w:space="0" w:color="auto"/>
        <w:bottom w:val="none" w:sz="0" w:space="0" w:color="auto"/>
        <w:right w:val="none" w:sz="0" w:space="0" w:color="auto"/>
      </w:divBdr>
    </w:div>
    <w:div w:id="1261840743">
      <w:bodyDiv w:val="1"/>
      <w:marLeft w:val="0"/>
      <w:marRight w:val="0"/>
      <w:marTop w:val="0"/>
      <w:marBottom w:val="0"/>
      <w:divBdr>
        <w:top w:val="none" w:sz="0" w:space="0" w:color="auto"/>
        <w:left w:val="none" w:sz="0" w:space="0" w:color="auto"/>
        <w:bottom w:val="none" w:sz="0" w:space="0" w:color="auto"/>
        <w:right w:val="none" w:sz="0" w:space="0" w:color="auto"/>
      </w:divBdr>
    </w:div>
    <w:div w:id="1262177024">
      <w:bodyDiv w:val="1"/>
      <w:marLeft w:val="0"/>
      <w:marRight w:val="0"/>
      <w:marTop w:val="0"/>
      <w:marBottom w:val="0"/>
      <w:divBdr>
        <w:top w:val="none" w:sz="0" w:space="0" w:color="auto"/>
        <w:left w:val="none" w:sz="0" w:space="0" w:color="auto"/>
        <w:bottom w:val="none" w:sz="0" w:space="0" w:color="auto"/>
        <w:right w:val="none" w:sz="0" w:space="0" w:color="auto"/>
      </w:divBdr>
    </w:div>
    <w:div w:id="1262226533">
      <w:bodyDiv w:val="1"/>
      <w:marLeft w:val="0"/>
      <w:marRight w:val="0"/>
      <w:marTop w:val="0"/>
      <w:marBottom w:val="0"/>
      <w:divBdr>
        <w:top w:val="none" w:sz="0" w:space="0" w:color="auto"/>
        <w:left w:val="none" w:sz="0" w:space="0" w:color="auto"/>
        <w:bottom w:val="none" w:sz="0" w:space="0" w:color="auto"/>
        <w:right w:val="none" w:sz="0" w:space="0" w:color="auto"/>
      </w:divBdr>
    </w:div>
    <w:div w:id="1262493529">
      <w:bodyDiv w:val="1"/>
      <w:marLeft w:val="0"/>
      <w:marRight w:val="0"/>
      <w:marTop w:val="0"/>
      <w:marBottom w:val="0"/>
      <w:divBdr>
        <w:top w:val="none" w:sz="0" w:space="0" w:color="auto"/>
        <w:left w:val="none" w:sz="0" w:space="0" w:color="auto"/>
        <w:bottom w:val="none" w:sz="0" w:space="0" w:color="auto"/>
        <w:right w:val="none" w:sz="0" w:space="0" w:color="auto"/>
      </w:divBdr>
    </w:div>
    <w:div w:id="1262569598">
      <w:bodyDiv w:val="1"/>
      <w:marLeft w:val="0"/>
      <w:marRight w:val="0"/>
      <w:marTop w:val="0"/>
      <w:marBottom w:val="0"/>
      <w:divBdr>
        <w:top w:val="none" w:sz="0" w:space="0" w:color="auto"/>
        <w:left w:val="none" w:sz="0" w:space="0" w:color="auto"/>
        <w:bottom w:val="none" w:sz="0" w:space="0" w:color="auto"/>
        <w:right w:val="none" w:sz="0" w:space="0" w:color="auto"/>
      </w:divBdr>
    </w:div>
    <w:div w:id="1262761247">
      <w:bodyDiv w:val="1"/>
      <w:marLeft w:val="0"/>
      <w:marRight w:val="0"/>
      <w:marTop w:val="0"/>
      <w:marBottom w:val="0"/>
      <w:divBdr>
        <w:top w:val="none" w:sz="0" w:space="0" w:color="auto"/>
        <w:left w:val="none" w:sz="0" w:space="0" w:color="auto"/>
        <w:bottom w:val="none" w:sz="0" w:space="0" w:color="auto"/>
        <w:right w:val="none" w:sz="0" w:space="0" w:color="auto"/>
      </w:divBdr>
    </w:div>
    <w:div w:id="1262841129">
      <w:bodyDiv w:val="1"/>
      <w:marLeft w:val="0"/>
      <w:marRight w:val="0"/>
      <w:marTop w:val="0"/>
      <w:marBottom w:val="0"/>
      <w:divBdr>
        <w:top w:val="none" w:sz="0" w:space="0" w:color="auto"/>
        <w:left w:val="none" w:sz="0" w:space="0" w:color="auto"/>
        <w:bottom w:val="none" w:sz="0" w:space="0" w:color="auto"/>
        <w:right w:val="none" w:sz="0" w:space="0" w:color="auto"/>
      </w:divBdr>
    </w:div>
    <w:div w:id="1262907649">
      <w:bodyDiv w:val="1"/>
      <w:marLeft w:val="0"/>
      <w:marRight w:val="0"/>
      <w:marTop w:val="0"/>
      <w:marBottom w:val="0"/>
      <w:divBdr>
        <w:top w:val="none" w:sz="0" w:space="0" w:color="auto"/>
        <w:left w:val="none" w:sz="0" w:space="0" w:color="auto"/>
        <w:bottom w:val="none" w:sz="0" w:space="0" w:color="auto"/>
        <w:right w:val="none" w:sz="0" w:space="0" w:color="auto"/>
      </w:divBdr>
    </w:div>
    <w:div w:id="1263152045">
      <w:bodyDiv w:val="1"/>
      <w:marLeft w:val="0"/>
      <w:marRight w:val="0"/>
      <w:marTop w:val="0"/>
      <w:marBottom w:val="0"/>
      <w:divBdr>
        <w:top w:val="none" w:sz="0" w:space="0" w:color="auto"/>
        <w:left w:val="none" w:sz="0" w:space="0" w:color="auto"/>
        <w:bottom w:val="none" w:sz="0" w:space="0" w:color="auto"/>
        <w:right w:val="none" w:sz="0" w:space="0" w:color="auto"/>
      </w:divBdr>
    </w:div>
    <w:div w:id="1263225930">
      <w:bodyDiv w:val="1"/>
      <w:marLeft w:val="0"/>
      <w:marRight w:val="0"/>
      <w:marTop w:val="0"/>
      <w:marBottom w:val="0"/>
      <w:divBdr>
        <w:top w:val="none" w:sz="0" w:space="0" w:color="auto"/>
        <w:left w:val="none" w:sz="0" w:space="0" w:color="auto"/>
        <w:bottom w:val="none" w:sz="0" w:space="0" w:color="auto"/>
        <w:right w:val="none" w:sz="0" w:space="0" w:color="auto"/>
      </w:divBdr>
    </w:div>
    <w:div w:id="1263340945">
      <w:bodyDiv w:val="1"/>
      <w:marLeft w:val="0"/>
      <w:marRight w:val="0"/>
      <w:marTop w:val="0"/>
      <w:marBottom w:val="0"/>
      <w:divBdr>
        <w:top w:val="none" w:sz="0" w:space="0" w:color="auto"/>
        <w:left w:val="none" w:sz="0" w:space="0" w:color="auto"/>
        <w:bottom w:val="none" w:sz="0" w:space="0" w:color="auto"/>
        <w:right w:val="none" w:sz="0" w:space="0" w:color="auto"/>
      </w:divBdr>
    </w:div>
    <w:div w:id="1263613882">
      <w:bodyDiv w:val="1"/>
      <w:marLeft w:val="0"/>
      <w:marRight w:val="0"/>
      <w:marTop w:val="0"/>
      <w:marBottom w:val="0"/>
      <w:divBdr>
        <w:top w:val="none" w:sz="0" w:space="0" w:color="auto"/>
        <w:left w:val="none" w:sz="0" w:space="0" w:color="auto"/>
        <w:bottom w:val="none" w:sz="0" w:space="0" w:color="auto"/>
        <w:right w:val="none" w:sz="0" w:space="0" w:color="auto"/>
      </w:divBdr>
    </w:div>
    <w:div w:id="1264339327">
      <w:bodyDiv w:val="1"/>
      <w:marLeft w:val="0"/>
      <w:marRight w:val="0"/>
      <w:marTop w:val="0"/>
      <w:marBottom w:val="0"/>
      <w:divBdr>
        <w:top w:val="none" w:sz="0" w:space="0" w:color="auto"/>
        <w:left w:val="none" w:sz="0" w:space="0" w:color="auto"/>
        <w:bottom w:val="none" w:sz="0" w:space="0" w:color="auto"/>
        <w:right w:val="none" w:sz="0" w:space="0" w:color="auto"/>
      </w:divBdr>
    </w:div>
    <w:div w:id="1264648760">
      <w:bodyDiv w:val="1"/>
      <w:marLeft w:val="0"/>
      <w:marRight w:val="0"/>
      <w:marTop w:val="0"/>
      <w:marBottom w:val="0"/>
      <w:divBdr>
        <w:top w:val="none" w:sz="0" w:space="0" w:color="auto"/>
        <w:left w:val="none" w:sz="0" w:space="0" w:color="auto"/>
        <w:bottom w:val="none" w:sz="0" w:space="0" w:color="auto"/>
        <w:right w:val="none" w:sz="0" w:space="0" w:color="auto"/>
      </w:divBdr>
    </w:div>
    <w:div w:id="1264723309">
      <w:bodyDiv w:val="1"/>
      <w:marLeft w:val="0"/>
      <w:marRight w:val="0"/>
      <w:marTop w:val="0"/>
      <w:marBottom w:val="0"/>
      <w:divBdr>
        <w:top w:val="none" w:sz="0" w:space="0" w:color="auto"/>
        <w:left w:val="none" w:sz="0" w:space="0" w:color="auto"/>
        <w:bottom w:val="none" w:sz="0" w:space="0" w:color="auto"/>
        <w:right w:val="none" w:sz="0" w:space="0" w:color="auto"/>
      </w:divBdr>
    </w:div>
    <w:div w:id="1264799531">
      <w:bodyDiv w:val="1"/>
      <w:marLeft w:val="0"/>
      <w:marRight w:val="0"/>
      <w:marTop w:val="0"/>
      <w:marBottom w:val="0"/>
      <w:divBdr>
        <w:top w:val="none" w:sz="0" w:space="0" w:color="auto"/>
        <w:left w:val="none" w:sz="0" w:space="0" w:color="auto"/>
        <w:bottom w:val="none" w:sz="0" w:space="0" w:color="auto"/>
        <w:right w:val="none" w:sz="0" w:space="0" w:color="auto"/>
      </w:divBdr>
    </w:div>
    <w:div w:id="1264999594">
      <w:bodyDiv w:val="1"/>
      <w:marLeft w:val="0"/>
      <w:marRight w:val="0"/>
      <w:marTop w:val="0"/>
      <w:marBottom w:val="0"/>
      <w:divBdr>
        <w:top w:val="none" w:sz="0" w:space="0" w:color="auto"/>
        <w:left w:val="none" w:sz="0" w:space="0" w:color="auto"/>
        <w:bottom w:val="none" w:sz="0" w:space="0" w:color="auto"/>
        <w:right w:val="none" w:sz="0" w:space="0" w:color="auto"/>
      </w:divBdr>
    </w:div>
    <w:div w:id="1265311089">
      <w:bodyDiv w:val="1"/>
      <w:marLeft w:val="0"/>
      <w:marRight w:val="0"/>
      <w:marTop w:val="0"/>
      <w:marBottom w:val="0"/>
      <w:divBdr>
        <w:top w:val="none" w:sz="0" w:space="0" w:color="auto"/>
        <w:left w:val="none" w:sz="0" w:space="0" w:color="auto"/>
        <w:bottom w:val="none" w:sz="0" w:space="0" w:color="auto"/>
        <w:right w:val="none" w:sz="0" w:space="0" w:color="auto"/>
      </w:divBdr>
    </w:div>
    <w:div w:id="1265335924">
      <w:bodyDiv w:val="1"/>
      <w:marLeft w:val="0"/>
      <w:marRight w:val="0"/>
      <w:marTop w:val="0"/>
      <w:marBottom w:val="0"/>
      <w:divBdr>
        <w:top w:val="none" w:sz="0" w:space="0" w:color="auto"/>
        <w:left w:val="none" w:sz="0" w:space="0" w:color="auto"/>
        <w:bottom w:val="none" w:sz="0" w:space="0" w:color="auto"/>
        <w:right w:val="none" w:sz="0" w:space="0" w:color="auto"/>
      </w:divBdr>
    </w:div>
    <w:div w:id="1265379349">
      <w:bodyDiv w:val="1"/>
      <w:marLeft w:val="0"/>
      <w:marRight w:val="0"/>
      <w:marTop w:val="0"/>
      <w:marBottom w:val="0"/>
      <w:divBdr>
        <w:top w:val="none" w:sz="0" w:space="0" w:color="auto"/>
        <w:left w:val="none" w:sz="0" w:space="0" w:color="auto"/>
        <w:bottom w:val="none" w:sz="0" w:space="0" w:color="auto"/>
        <w:right w:val="none" w:sz="0" w:space="0" w:color="auto"/>
      </w:divBdr>
    </w:div>
    <w:div w:id="1265575036">
      <w:bodyDiv w:val="1"/>
      <w:marLeft w:val="0"/>
      <w:marRight w:val="0"/>
      <w:marTop w:val="0"/>
      <w:marBottom w:val="0"/>
      <w:divBdr>
        <w:top w:val="none" w:sz="0" w:space="0" w:color="auto"/>
        <w:left w:val="none" w:sz="0" w:space="0" w:color="auto"/>
        <w:bottom w:val="none" w:sz="0" w:space="0" w:color="auto"/>
        <w:right w:val="none" w:sz="0" w:space="0" w:color="auto"/>
      </w:divBdr>
    </w:div>
    <w:div w:id="1265845873">
      <w:bodyDiv w:val="1"/>
      <w:marLeft w:val="0"/>
      <w:marRight w:val="0"/>
      <w:marTop w:val="0"/>
      <w:marBottom w:val="0"/>
      <w:divBdr>
        <w:top w:val="none" w:sz="0" w:space="0" w:color="auto"/>
        <w:left w:val="none" w:sz="0" w:space="0" w:color="auto"/>
        <w:bottom w:val="none" w:sz="0" w:space="0" w:color="auto"/>
        <w:right w:val="none" w:sz="0" w:space="0" w:color="auto"/>
      </w:divBdr>
    </w:div>
    <w:div w:id="1265991198">
      <w:bodyDiv w:val="1"/>
      <w:marLeft w:val="0"/>
      <w:marRight w:val="0"/>
      <w:marTop w:val="0"/>
      <w:marBottom w:val="0"/>
      <w:divBdr>
        <w:top w:val="none" w:sz="0" w:space="0" w:color="auto"/>
        <w:left w:val="none" w:sz="0" w:space="0" w:color="auto"/>
        <w:bottom w:val="none" w:sz="0" w:space="0" w:color="auto"/>
        <w:right w:val="none" w:sz="0" w:space="0" w:color="auto"/>
      </w:divBdr>
    </w:div>
    <w:div w:id="1266033239">
      <w:bodyDiv w:val="1"/>
      <w:marLeft w:val="0"/>
      <w:marRight w:val="0"/>
      <w:marTop w:val="0"/>
      <w:marBottom w:val="0"/>
      <w:divBdr>
        <w:top w:val="none" w:sz="0" w:space="0" w:color="auto"/>
        <w:left w:val="none" w:sz="0" w:space="0" w:color="auto"/>
        <w:bottom w:val="none" w:sz="0" w:space="0" w:color="auto"/>
        <w:right w:val="none" w:sz="0" w:space="0" w:color="auto"/>
      </w:divBdr>
    </w:div>
    <w:div w:id="1266886685">
      <w:bodyDiv w:val="1"/>
      <w:marLeft w:val="0"/>
      <w:marRight w:val="0"/>
      <w:marTop w:val="0"/>
      <w:marBottom w:val="0"/>
      <w:divBdr>
        <w:top w:val="none" w:sz="0" w:space="0" w:color="auto"/>
        <w:left w:val="none" w:sz="0" w:space="0" w:color="auto"/>
        <w:bottom w:val="none" w:sz="0" w:space="0" w:color="auto"/>
        <w:right w:val="none" w:sz="0" w:space="0" w:color="auto"/>
      </w:divBdr>
    </w:div>
    <w:div w:id="1267038098">
      <w:bodyDiv w:val="1"/>
      <w:marLeft w:val="0"/>
      <w:marRight w:val="0"/>
      <w:marTop w:val="0"/>
      <w:marBottom w:val="0"/>
      <w:divBdr>
        <w:top w:val="none" w:sz="0" w:space="0" w:color="auto"/>
        <w:left w:val="none" w:sz="0" w:space="0" w:color="auto"/>
        <w:bottom w:val="none" w:sz="0" w:space="0" w:color="auto"/>
        <w:right w:val="none" w:sz="0" w:space="0" w:color="auto"/>
      </w:divBdr>
    </w:div>
    <w:div w:id="1267813537">
      <w:bodyDiv w:val="1"/>
      <w:marLeft w:val="0"/>
      <w:marRight w:val="0"/>
      <w:marTop w:val="0"/>
      <w:marBottom w:val="0"/>
      <w:divBdr>
        <w:top w:val="none" w:sz="0" w:space="0" w:color="auto"/>
        <w:left w:val="none" w:sz="0" w:space="0" w:color="auto"/>
        <w:bottom w:val="none" w:sz="0" w:space="0" w:color="auto"/>
        <w:right w:val="none" w:sz="0" w:space="0" w:color="auto"/>
      </w:divBdr>
    </w:div>
    <w:div w:id="1267927706">
      <w:bodyDiv w:val="1"/>
      <w:marLeft w:val="0"/>
      <w:marRight w:val="0"/>
      <w:marTop w:val="0"/>
      <w:marBottom w:val="0"/>
      <w:divBdr>
        <w:top w:val="none" w:sz="0" w:space="0" w:color="auto"/>
        <w:left w:val="none" w:sz="0" w:space="0" w:color="auto"/>
        <w:bottom w:val="none" w:sz="0" w:space="0" w:color="auto"/>
        <w:right w:val="none" w:sz="0" w:space="0" w:color="auto"/>
      </w:divBdr>
    </w:div>
    <w:div w:id="1268343311">
      <w:bodyDiv w:val="1"/>
      <w:marLeft w:val="0"/>
      <w:marRight w:val="0"/>
      <w:marTop w:val="0"/>
      <w:marBottom w:val="0"/>
      <w:divBdr>
        <w:top w:val="none" w:sz="0" w:space="0" w:color="auto"/>
        <w:left w:val="none" w:sz="0" w:space="0" w:color="auto"/>
        <w:bottom w:val="none" w:sz="0" w:space="0" w:color="auto"/>
        <w:right w:val="none" w:sz="0" w:space="0" w:color="auto"/>
      </w:divBdr>
    </w:div>
    <w:div w:id="1268780837">
      <w:bodyDiv w:val="1"/>
      <w:marLeft w:val="0"/>
      <w:marRight w:val="0"/>
      <w:marTop w:val="0"/>
      <w:marBottom w:val="0"/>
      <w:divBdr>
        <w:top w:val="none" w:sz="0" w:space="0" w:color="auto"/>
        <w:left w:val="none" w:sz="0" w:space="0" w:color="auto"/>
        <w:bottom w:val="none" w:sz="0" w:space="0" w:color="auto"/>
        <w:right w:val="none" w:sz="0" w:space="0" w:color="auto"/>
      </w:divBdr>
    </w:div>
    <w:div w:id="1269122781">
      <w:bodyDiv w:val="1"/>
      <w:marLeft w:val="0"/>
      <w:marRight w:val="0"/>
      <w:marTop w:val="0"/>
      <w:marBottom w:val="0"/>
      <w:divBdr>
        <w:top w:val="none" w:sz="0" w:space="0" w:color="auto"/>
        <w:left w:val="none" w:sz="0" w:space="0" w:color="auto"/>
        <w:bottom w:val="none" w:sz="0" w:space="0" w:color="auto"/>
        <w:right w:val="none" w:sz="0" w:space="0" w:color="auto"/>
      </w:divBdr>
    </w:div>
    <w:div w:id="1269463738">
      <w:bodyDiv w:val="1"/>
      <w:marLeft w:val="0"/>
      <w:marRight w:val="0"/>
      <w:marTop w:val="0"/>
      <w:marBottom w:val="0"/>
      <w:divBdr>
        <w:top w:val="none" w:sz="0" w:space="0" w:color="auto"/>
        <w:left w:val="none" w:sz="0" w:space="0" w:color="auto"/>
        <w:bottom w:val="none" w:sz="0" w:space="0" w:color="auto"/>
        <w:right w:val="none" w:sz="0" w:space="0" w:color="auto"/>
      </w:divBdr>
    </w:div>
    <w:div w:id="1269778748">
      <w:bodyDiv w:val="1"/>
      <w:marLeft w:val="0"/>
      <w:marRight w:val="0"/>
      <w:marTop w:val="0"/>
      <w:marBottom w:val="0"/>
      <w:divBdr>
        <w:top w:val="none" w:sz="0" w:space="0" w:color="auto"/>
        <w:left w:val="none" w:sz="0" w:space="0" w:color="auto"/>
        <w:bottom w:val="none" w:sz="0" w:space="0" w:color="auto"/>
        <w:right w:val="none" w:sz="0" w:space="0" w:color="auto"/>
      </w:divBdr>
    </w:div>
    <w:div w:id="1269848764">
      <w:bodyDiv w:val="1"/>
      <w:marLeft w:val="0"/>
      <w:marRight w:val="0"/>
      <w:marTop w:val="0"/>
      <w:marBottom w:val="0"/>
      <w:divBdr>
        <w:top w:val="none" w:sz="0" w:space="0" w:color="auto"/>
        <w:left w:val="none" w:sz="0" w:space="0" w:color="auto"/>
        <w:bottom w:val="none" w:sz="0" w:space="0" w:color="auto"/>
        <w:right w:val="none" w:sz="0" w:space="0" w:color="auto"/>
      </w:divBdr>
    </w:div>
    <w:div w:id="1269854955">
      <w:bodyDiv w:val="1"/>
      <w:marLeft w:val="0"/>
      <w:marRight w:val="0"/>
      <w:marTop w:val="0"/>
      <w:marBottom w:val="0"/>
      <w:divBdr>
        <w:top w:val="none" w:sz="0" w:space="0" w:color="auto"/>
        <w:left w:val="none" w:sz="0" w:space="0" w:color="auto"/>
        <w:bottom w:val="none" w:sz="0" w:space="0" w:color="auto"/>
        <w:right w:val="none" w:sz="0" w:space="0" w:color="auto"/>
      </w:divBdr>
    </w:div>
    <w:div w:id="1270546980">
      <w:bodyDiv w:val="1"/>
      <w:marLeft w:val="0"/>
      <w:marRight w:val="0"/>
      <w:marTop w:val="0"/>
      <w:marBottom w:val="0"/>
      <w:divBdr>
        <w:top w:val="none" w:sz="0" w:space="0" w:color="auto"/>
        <w:left w:val="none" w:sz="0" w:space="0" w:color="auto"/>
        <w:bottom w:val="none" w:sz="0" w:space="0" w:color="auto"/>
        <w:right w:val="none" w:sz="0" w:space="0" w:color="auto"/>
      </w:divBdr>
    </w:div>
    <w:div w:id="1270621917">
      <w:bodyDiv w:val="1"/>
      <w:marLeft w:val="0"/>
      <w:marRight w:val="0"/>
      <w:marTop w:val="0"/>
      <w:marBottom w:val="0"/>
      <w:divBdr>
        <w:top w:val="none" w:sz="0" w:space="0" w:color="auto"/>
        <w:left w:val="none" w:sz="0" w:space="0" w:color="auto"/>
        <w:bottom w:val="none" w:sz="0" w:space="0" w:color="auto"/>
        <w:right w:val="none" w:sz="0" w:space="0" w:color="auto"/>
      </w:divBdr>
    </w:div>
    <w:div w:id="1270964266">
      <w:bodyDiv w:val="1"/>
      <w:marLeft w:val="0"/>
      <w:marRight w:val="0"/>
      <w:marTop w:val="0"/>
      <w:marBottom w:val="0"/>
      <w:divBdr>
        <w:top w:val="none" w:sz="0" w:space="0" w:color="auto"/>
        <w:left w:val="none" w:sz="0" w:space="0" w:color="auto"/>
        <w:bottom w:val="none" w:sz="0" w:space="0" w:color="auto"/>
        <w:right w:val="none" w:sz="0" w:space="0" w:color="auto"/>
      </w:divBdr>
    </w:div>
    <w:div w:id="1271015813">
      <w:bodyDiv w:val="1"/>
      <w:marLeft w:val="0"/>
      <w:marRight w:val="0"/>
      <w:marTop w:val="0"/>
      <w:marBottom w:val="0"/>
      <w:divBdr>
        <w:top w:val="none" w:sz="0" w:space="0" w:color="auto"/>
        <w:left w:val="none" w:sz="0" w:space="0" w:color="auto"/>
        <w:bottom w:val="none" w:sz="0" w:space="0" w:color="auto"/>
        <w:right w:val="none" w:sz="0" w:space="0" w:color="auto"/>
      </w:divBdr>
    </w:div>
    <w:div w:id="1271400179">
      <w:bodyDiv w:val="1"/>
      <w:marLeft w:val="0"/>
      <w:marRight w:val="0"/>
      <w:marTop w:val="0"/>
      <w:marBottom w:val="0"/>
      <w:divBdr>
        <w:top w:val="none" w:sz="0" w:space="0" w:color="auto"/>
        <w:left w:val="none" w:sz="0" w:space="0" w:color="auto"/>
        <w:bottom w:val="none" w:sz="0" w:space="0" w:color="auto"/>
        <w:right w:val="none" w:sz="0" w:space="0" w:color="auto"/>
      </w:divBdr>
    </w:div>
    <w:div w:id="1271619529">
      <w:bodyDiv w:val="1"/>
      <w:marLeft w:val="0"/>
      <w:marRight w:val="0"/>
      <w:marTop w:val="0"/>
      <w:marBottom w:val="0"/>
      <w:divBdr>
        <w:top w:val="none" w:sz="0" w:space="0" w:color="auto"/>
        <w:left w:val="none" w:sz="0" w:space="0" w:color="auto"/>
        <w:bottom w:val="none" w:sz="0" w:space="0" w:color="auto"/>
        <w:right w:val="none" w:sz="0" w:space="0" w:color="auto"/>
      </w:divBdr>
    </w:div>
    <w:div w:id="1271622448">
      <w:bodyDiv w:val="1"/>
      <w:marLeft w:val="0"/>
      <w:marRight w:val="0"/>
      <w:marTop w:val="0"/>
      <w:marBottom w:val="0"/>
      <w:divBdr>
        <w:top w:val="none" w:sz="0" w:space="0" w:color="auto"/>
        <w:left w:val="none" w:sz="0" w:space="0" w:color="auto"/>
        <w:bottom w:val="none" w:sz="0" w:space="0" w:color="auto"/>
        <w:right w:val="none" w:sz="0" w:space="0" w:color="auto"/>
      </w:divBdr>
    </w:div>
    <w:div w:id="1271939733">
      <w:bodyDiv w:val="1"/>
      <w:marLeft w:val="0"/>
      <w:marRight w:val="0"/>
      <w:marTop w:val="0"/>
      <w:marBottom w:val="0"/>
      <w:divBdr>
        <w:top w:val="none" w:sz="0" w:space="0" w:color="auto"/>
        <w:left w:val="none" w:sz="0" w:space="0" w:color="auto"/>
        <w:bottom w:val="none" w:sz="0" w:space="0" w:color="auto"/>
        <w:right w:val="none" w:sz="0" w:space="0" w:color="auto"/>
      </w:divBdr>
    </w:div>
    <w:div w:id="1272014411">
      <w:bodyDiv w:val="1"/>
      <w:marLeft w:val="0"/>
      <w:marRight w:val="0"/>
      <w:marTop w:val="0"/>
      <w:marBottom w:val="0"/>
      <w:divBdr>
        <w:top w:val="none" w:sz="0" w:space="0" w:color="auto"/>
        <w:left w:val="none" w:sz="0" w:space="0" w:color="auto"/>
        <w:bottom w:val="none" w:sz="0" w:space="0" w:color="auto"/>
        <w:right w:val="none" w:sz="0" w:space="0" w:color="auto"/>
      </w:divBdr>
    </w:div>
    <w:div w:id="1272393037">
      <w:bodyDiv w:val="1"/>
      <w:marLeft w:val="0"/>
      <w:marRight w:val="0"/>
      <w:marTop w:val="0"/>
      <w:marBottom w:val="0"/>
      <w:divBdr>
        <w:top w:val="none" w:sz="0" w:space="0" w:color="auto"/>
        <w:left w:val="none" w:sz="0" w:space="0" w:color="auto"/>
        <w:bottom w:val="none" w:sz="0" w:space="0" w:color="auto"/>
        <w:right w:val="none" w:sz="0" w:space="0" w:color="auto"/>
      </w:divBdr>
    </w:div>
    <w:div w:id="1272467431">
      <w:bodyDiv w:val="1"/>
      <w:marLeft w:val="0"/>
      <w:marRight w:val="0"/>
      <w:marTop w:val="0"/>
      <w:marBottom w:val="0"/>
      <w:divBdr>
        <w:top w:val="none" w:sz="0" w:space="0" w:color="auto"/>
        <w:left w:val="none" w:sz="0" w:space="0" w:color="auto"/>
        <w:bottom w:val="none" w:sz="0" w:space="0" w:color="auto"/>
        <w:right w:val="none" w:sz="0" w:space="0" w:color="auto"/>
      </w:divBdr>
    </w:div>
    <w:div w:id="1272517823">
      <w:bodyDiv w:val="1"/>
      <w:marLeft w:val="0"/>
      <w:marRight w:val="0"/>
      <w:marTop w:val="0"/>
      <w:marBottom w:val="0"/>
      <w:divBdr>
        <w:top w:val="none" w:sz="0" w:space="0" w:color="auto"/>
        <w:left w:val="none" w:sz="0" w:space="0" w:color="auto"/>
        <w:bottom w:val="none" w:sz="0" w:space="0" w:color="auto"/>
        <w:right w:val="none" w:sz="0" w:space="0" w:color="auto"/>
      </w:divBdr>
    </w:div>
    <w:div w:id="1272975674">
      <w:bodyDiv w:val="1"/>
      <w:marLeft w:val="0"/>
      <w:marRight w:val="0"/>
      <w:marTop w:val="0"/>
      <w:marBottom w:val="0"/>
      <w:divBdr>
        <w:top w:val="none" w:sz="0" w:space="0" w:color="auto"/>
        <w:left w:val="none" w:sz="0" w:space="0" w:color="auto"/>
        <w:bottom w:val="none" w:sz="0" w:space="0" w:color="auto"/>
        <w:right w:val="none" w:sz="0" w:space="0" w:color="auto"/>
      </w:divBdr>
    </w:div>
    <w:div w:id="1273127285">
      <w:bodyDiv w:val="1"/>
      <w:marLeft w:val="0"/>
      <w:marRight w:val="0"/>
      <w:marTop w:val="0"/>
      <w:marBottom w:val="0"/>
      <w:divBdr>
        <w:top w:val="none" w:sz="0" w:space="0" w:color="auto"/>
        <w:left w:val="none" w:sz="0" w:space="0" w:color="auto"/>
        <w:bottom w:val="none" w:sz="0" w:space="0" w:color="auto"/>
        <w:right w:val="none" w:sz="0" w:space="0" w:color="auto"/>
      </w:divBdr>
    </w:div>
    <w:div w:id="1273433939">
      <w:bodyDiv w:val="1"/>
      <w:marLeft w:val="0"/>
      <w:marRight w:val="0"/>
      <w:marTop w:val="0"/>
      <w:marBottom w:val="0"/>
      <w:divBdr>
        <w:top w:val="none" w:sz="0" w:space="0" w:color="auto"/>
        <w:left w:val="none" w:sz="0" w:space="0" w:color="auto"/>
        <w:bottom w:val="none" w:sz="0" w:space="0" w:color="auto"/>
        <w:right w:val="none" w:sz="0" w:space="0" w:color="auto"/>
      </w:divBdr>
    </w:div>
    <w:div w:id="1273903577">
      <w:bodyDiv w:val="1"/>
      <w:marLeft w:val="0"/>
      <w:marRight w:val="0"/>
      <w:marTop w:val="0"/>
      <w:marBottom w:val="0"/>
      <w:divBdr>
        <w:top w:val="none" w:sz="0" w:space="0" w:color="auto"/>
        <w:left w:val="none" w:sz="0" w:space="0" w:color="auto"/>
        <w:bottom w:val="none" w:sz="0" w:space="0" w:color="auto"/>
        <w:right w:val="none" w:sz="0" w:space="0" w:color="auto"/>
      </w:divBdr>
    </w:div>
    <w:div w:id="1274677740">
      <w:bodyDiv w:val="1"/>
      <w:marLeft w:val="0"/>
      <w:marRight w:val="0"/>
      <w:marTop w:val="0"/>
      <w:marBottom w:val="0"/>
      <w:divBdr>
        <w:top w:val="none" w:sz="0" w:space="0" w:color="auto"/>
        <w:left w:val="none" w:sz="0" w:space="0" w:color="auto"/>
        <w:bottom w:val="none" w:sz="0" w:space="0" w:color="auto"/>
        <w:right w:val="none" w:sz="0" w:space="0" w:color="auto"/>
      </w:divBdr>
    </w:div>
    <w:div w:id="1275139418">
      <w:bodyDiv w:val="1"/>
      <w:marLeft w:val="0"/>
      <w:marRight w:val="0"/>
      <w:marTop w:val="0"/>
      <w:marBottom w:val="0"/>
      <w:divBdr>
        <w:top w:val="none" w:sz="0" w:space="0" w:color="auto"/>
        <w:left w:val="none" w:sz="0" w:space="0" w:color="auto"/>
        <w:bottom w:val="none" w:sz="0" w:space="0" w:color="auto"/>
        <w:right w:val="none" w:sz="0" w:space="0" w:color="auto"/>
      </w:divBdr>
    </w:div>
    <w:div w:id="1275361423">
      <w:bodyDiv w:val="1"/>
      <w:marLeft w:val="0"/>
      <w:marRight w:val="0"/>
      <w:marTop w:val="0"/>
      <w:marBottom w:val="0"/>
      <w:divBdr>
        <w:top w:val="none" w:sz="0" w:space="0" w:color="auto"/>
        <w:left w:val="none" w:sz="0" w:space="0" w:color="auto"/>
        <w:bottom w:val="none" w:sz="0" w:space="0" w:color="auto"/>
        <w:right w:val="none" w:sz="0" w:space="0" w:color="auto"/>
      </w:divBdr>
    </w:div>
    <w:div w:id="1275401618">
      <w:bodyDiv w:val="1"/>
      <w:marLeft w:val="0"/>
      <w:marRight w:val="0"/>
      <w:marTop w:val="0"/>
      <w:marBottom w:val="0"/>
      <w:divBdr>
        <w:top w:val="none" w:sz="0" w:space="0" w:color="auto"/>
        <w:left w:val="none" w:sz="0" w:space="0" w:color="auto"/>
        <w:bottom w:val="none" w:sz="0" w:space="0" w:color="auto"/>
        <w:right w:val="none" w:sz="0" w:space="0" w:color="auto"/>
      </w:divBdr>
    </w:div>
    <w:div w:id="1275404624">
      <w:bodyDiv w:val="1"/>
      <w:marLeft w:val="0"/>
      <w:marRight w:val="0"/>
      <w:marTop w:val="0"/>
      <w:marBottom w:val="0"/>
      <w:divBdr>
        <w:top w:val="none" w:sz="0" w:space="0" w:color="auto"/>
        <w:left w:val="none" w:sz="0" w:space="0" w:color="auto"/>
        <w:bottom w:val="none" w:sz="0" w:space="0" w:color="auto"/>
        <w:right w:val="none" w:sz="0" w:space="0" w:color="auto"/>
      </w:divBdr>
    </w:div>
    <w:div w:id="1275553752">
      <w:bodyDiv w:val="1"/>
      <w:marLeft w:val="0"/>
      <w:marRight w:val="0"/>
      <w:marTop w:val="0"/>
      <w:marBottom w:val="0"/>
      <w:divBdr>
        <w:top w:val="none" w:sz="0" w:space="0" w:color="auto"/>
        <w:left w:val="none" w:sz="0" w:space="0" w:color="auto"/>
        <w:bottom w:val="none" w:sz="0" w:space="0" w:color="auto"/>
        <w:right w:val="none" w:sz="0" w:space="0" w:color="auto"/>
      </w:divBdr>
    </w:div>
    <w:div w:id="1276668522">
      <w:bodyDiv w:val="1"/>
      <w:marLeft w:val="0"/>
      <w:marRight w:val="0"/>
      <w:marTop w:val="0"/>
      <w:marBottom w:val="0"/>
      <w:divBdr>
        <w:top w:val="none" w:sz="0" w:space="0" w:color="auto"/>
        <w:left w:val="none" w:sz="0" w:space="0" w:color="auto"/>
        <w:bottom w:val="none" w:sz="0" w:space="0" w:color="auto"/>
        <w:right w:val="none" w:sz="0" w:space="0" w:color="auto"/>
      </w:divBdr>
    </w:div>
    <w:div w:id="1276912760">
      <w:bodyDiv w:val="1"/>
      <w:marLeft w:val="0"/>
      <w:marRight w:val="0"/>
      <w:marTop w:val="0"/>
      <w:marBottom w:val="0"/>
      <w:divBdr>
        <w:top w:val="none" w:sz="0" w:space="0" w:color="auto"/>
        <w:left w:val="none" w:sz="0" w:space="0" w:color="auto"/>
        <w:bottom w:val="none" w:sz="0" w:space="0" w:color="auto"/>
        <w:right w:val="none" w:sz="0" w:space="0" w:color="auto"/>
      </w:divBdr>
    </w:div>
    <w:div w:id="1276979443">
      <w:bodyDiv w:val="1"/>
      <w:marLeft w:val="0"/>
      <w:marRight w:val="0"/>
      <w:marTop w:val="0"/>
      <w:marBottom w:val="0"/>
      <w:divBdr>
        <w:top w:val="none" w:sz="0" w:space="0" w:color="auto"/>
        <w:left w:val="none" w:sz="0" w:space="0" w:color="auto"/>
        <w:bottom w:val="none" w:sz="0" w:space="0" w:color="auto"/>
        <w:right w:val="none" w:sz="0" w:space="0" w:color="auto"/>
      </w:divBdr>
    </w:div>
    <w:div w:id="1277180623">
      <w:bodyDiv w:val="1"/>
      <w:marLeft w:val="0"/>
      <w:marRight w:val="0"/>
      <w:marTop w:val="0"/>
      <w:marBottom w:val="0"/>
      <w:divBdr>
        <w:top w:val="none" w:sz="0" w:space="0" w:color="auto"/>
        <w:left w:val="none" w:sz="0" w:space="0" w:color="auto"/>
        <w:bottom w:val="none" w:sz="0" w:space="0" w:color="auto"/>
        <w:right w:val="none" w:sz="0" w:space="0" w:color="auto"/>
      </w:divBdr>
    </w:div>
    <w:div w:id="1277520269">
      <w:bodyDiv w:val="1"/>
      <w:marLeft w:val="0"/>
      <w:marRight w:val="0"/>
      <w:marTop w:val="0"/>
      <w:marBottom w:val="0"/>
      <w:divBdr>
        <w:top w:val="none" w:sz="0" w:space="0" w:color="auto"/>
        <w:left w:val="none" w:sz="0" w:space="0" w:color="auto"/>
        <w:bottom w:val="none" w:sz="0" w:space="0" w:color="auto"/>
        <w:right w:val="none" w:sz="0" w:space="0" w:color="auto"/>
      </w:divBdr>
    </w:div>
    <w:div w:id="1278024712">
      <w:bodyDiv w:val="1"/>
      <w:marLeft w:val="0"/>
      <w:marRight w:val="0"/>
      <w:marTop w:val="0"/>
      <w:marBottom w:val="0"/>
      <w:divBdr>
        <w:top w:val="none" w:sz="0" w:space="0" w:color="auto"/>
        <w:left w:val="none" w:sz="0" w:space="0" w:color="auto"/>
        <w:bottom w:val="none" w:sz="0" w:space="0" w:color="auto"/>
        <w:right w:val="none" w:sz="0" w:space="0" w:color="auto"/>
      </w:divBdr>
    </w:div>
    <w:div w:id="1278098378">
      <w:bodyDiv w:val="1"/>
      <w:marLeft w:val="0"/>
      <w:marRight w:val="0"/>
      <w:marTop w:val="0"/>
      <w:marBottom w:val="0"/>
      <w:divBdr>
        <w:top w:val="none" w:sz="0" w:space="0" w:color="auto"/>
        <w:left w:val="none" w:sz="0" w:space="0" w:color="auto"/>
        <w:bottom w:val="none" w:sz="0" w:space="0" w:color="auto"/>
        <w:right w:val="none" w:sz="0" w:space="0" w:color="auto"/>
      </w:divBdr>
    </w:div>
    <w:div w:id="1278098525">
      <w:bodyDiv w:val="1"/>
      <w:marLeft w:val="0"/>
      <w:marRight w:val="0"/>
      <w:marTop w:val="0"/>
      <w:marBottom w:val="0"/>
      <w:divBdr>
        <w:top w:val="none" w:sz="0" w:space="0" w:color="auto"/>
        <w:left w:val="none" w:sz="0" w:space="0" w:color="auto"/>
        <w:bottom w:val="none" w:sz="0" w:space="0" w:color="auto"/>
        <w:right w:val="none" w:sz="0" w:space="0" w:color="auto"/>
      </w:divBdr>
    </w:div>
    <w:div w:id="1278100476">
      <w:bodyDiv w:val="1"/>
      <w:marLeft w:val="0"/>
      <w:marRight w:val="0"/>
      <w:marTop w:val="0"/>
      <w:marBottom w:val="0"/>
      <w:divBdr>
        <w:top w:val="none" w:sz="0" w:space="0" w:color="auto"/>
        <w:left w:val="none" w:sz="0" w:space="0" w:color="auto"/>
        <w:bottom w:val="none" w:sz="0" w:space="0" w:color="auto"/>
        <w:right w:val="none" w:sz="0" w:space="0" w:color="auto"/>
      </w:divBdr>
    </w:div>
    <w:div w:id="1278175980">
      <w:bodyDiv w:val="1"/>
      <w:marLeft w:val="0"/>
      <w:marRight w:val="0"/>
      <w:marTop w:val="0"/>
      <w:marBottom w:val="0"/>
      <w:divBdr>
        <w:top w:val="none" w:sz="0" w:space="0" w:color="auto"/>
        <w:left w:val="none" w:sz="0" w:space="0" w:color="auto"/>
        <w:bottom w:val="none" w:sz="0" w:space="0" w:color="auto"/>
        <w:right w:val="none" w:sz="0" w:space="0" w:color="auto"/>
      </w:divBdr>
    </w:div>
    <w:div w:id="1278215801">
      <w:bodyDiv w:val="1"/>
      <w:marLeft w:val="0"/>
      <w:marRight w:val="0"/>
      <w:marTop w:val="0"/>
      <w:marBottom w:val="0"/>
      <w:divBdr>
        <w:top w:val="none" w:sz="0" w:space="0" w:color="auto"/>
        <w:left w:val="none" w:sz="0" w:space="0" w:color="auto"/>
        <w:bottom w:val="none" w:sz="0" w:space="0" w:color="auto"/>
        <w:right w:val="none" w:sz="0" w:space="0" w:color="auto"/>
      </w:divBdr>
    </w:div>
    <w:div w:id="1278373813">
      <w:bodyDiv w:val="1"/>
      <w:marLeft w:val="0"/>
      <w:marRight w:val="0"/>
      <w:marTop w:val="0"/>
      <w:marBottom w:val="0"/>
      <w:divBdr>
        <w:top w:val="none" w:sz="0" w:space="0" w:color="auto"/>
        <w:left w:val="none" w:sz="0" w:space="0" w:color="auto"/>
        <w:bottom w:val="none" w:sz="0" w:space="0" w:color="auto"/>
        <w:right w:val="none" w:sz="0" w:space="0" w:color="auto"/>
      </w:divBdr>
    </w:div>
    <w:div w:id="1278490822">
      <w:bodyDiv w:val="1"/>
      <w:marLeft w:val="0"/>
      <w:marRight w:val="0"/>
      <w:marTop w:val="0"/>
      <w:marBottom w:val="0"/>
      <w:divBdr>
        <w:top w:val="none" w:sz="0" w:space="0" w:color="auto"/>
        <w:left w:val="none" w:sz="0" w:space="0" w:color="auto"/>
        <w:bottom w:val="none" w:sz="0" w:space="0" w:color="auto"/>
        <w:right w:val="none" w:sz="0" w:space="0" w:color="auto"/>
      </w:divBdr>
    </w:div>
    <w:div w:id="1278946733">
      <w:bodyDiv w:val="1"/>
      <w:marLeft w:val="0"/>
      <w:marRight w:val="0"/>
      <w:marTop w:val="0"/>
      <w:marBottom w:val="0"/>
      <w:divBdr>
        <w:top w:val="none" w:sz="0" w:space="0" w:color="auto"/>
        <w:left w:val="none" w:sz="0" w:space="0" w:color="auto"/>
        <w:bottom w:val="none" w:sz="0" w:space="0" w:color="auto"/>
        <w:right w:val="none" w:sz="0" w:space="0" w:color="auto"/>
      </w:divBdr>
    </w:div>
    <w:div w:id="1279680247">
      <w:bodyDiv w:val="1"/>
      <w:marLeft w:val="0"/>
      <w:marRight w:val="0"/>
      <w:marTop w:val="0"/>
      <w:marBottom w:val="0"/>
      <w:divBdr>
        <w:top w:val="none" w:sz="0" w:space="0" w:color="auto"/>
        <w:left w:val="none" w:sz="0" w:space="0" w:color="auto"/>
        <w:bottom w:val="none" w:sz="0" w:space="0" w:color="auto"/>
        <w:right w:val="none" w:sz="0" w:space="0" w:color="auto"/>
      </w:divBdr>
    </w:div>
    <w:div w:id="1279876632">
      <w:bodyDiv w:val="1"/>
      <w:marLeft w:val="0"/>
      <w:marRight w:val="0"/>
      <w:marTop w:val="0"/>
      <w:marBottom w:val="0"/>
      <w:divBdr>
        <w:top w:val="none" w:sz="0" w:space="0" w:color="auto"/>
        <w:left w:val="none" w:sz="0" w:space="0" w:color="auto"/>
        <w:bottom w:val="none" w:sz="0" w:space="0" w:color="auto"/>
        <w:right w:val="none" w:sz="0" w:space="0" w:color="auto"/>
      </w:divBdr>
    </w:div>
    <w:div w:id="1280066945">
      <w:bodyDiv w:val="1"/>
      <w:marLeft w:val="0"/>
      <w:marRight w:val="0"/>
      <w:marTop w:val="0"/>
      <w:marBottom w:val="0"/>
      <w:divBdr>
        <w:top w:val="none" w:sz="0" w:space="0" w:color="auto"/>
        <w:left w:val="none" w:sz="0" w:space="0" w:color="auto"/>
        <w:bottom w:val="none" w:sz="0" w:space="0" w:color="auto"/>
        <w:right w:val="none" w:sz="0" w:space="0" w:color="auto"/>
      </w:divBdr>
    </w:div>
    <w:div w:id="1280188184">
      <w:bodyDiv w:val="1"/>
      <w:marLeft w:val="0"/>
      <w:marRight w:val="0"/>
      <w:marTop w:val="0"/>
      <w:marBottom w:val="0"/>
      <w:divBdr>
        <w:top w:val="none" w:sz="0" w:space="0" w:color="auto"/>
        <w:left w:val="none" w:sz="0" w:space="0" w:color="auto"/>
        <w:bottom w:val="none" w:sz="0" w:space="0" w:color="auto"/>
        <w:right w:val="none" w:sz="0" w:space="0" w:color="auto"/>
      </w:divBdr>
    </w:div>
    <w:div w:id="1280263586">
      <w:bodyDiv w:val="1"/>
      <w:marLeft w:val="0"/>
      <w:marRight w:val="0"/>
      <w:marTop w:val="0"/>
      <w:marBottom w:val="0"/>
      <w:divBdr>
        <w:top w:val="none" w:sz="0" w:space="0" w:color="auto"/>
        <w:left w:val="none" w:sz="0" w:space="0" w:color="auto"/>
        <w:bottom w:val="none" w:sz="0" w:space="0" w:color="auto"/>
        <w:right w:val="none" w:sz="0" w:space="0" w:color="auto"/>
      </w:divBdr>
    </w:div>
    <w:div w:id="1281304185">
      <w:bodyDiv w:val="1"/>
      <w:marLeft w:val="0"/>
      <w:marRight w:val="0"/>
      <w:marTop w:val="0"/>
      <w:marBottom w:val="0"/>
      <w:divBdr>
        <w:top w:val="none" w:sz="0" w:space="0" w:color="auto"/>
        <w:left w:val="none" w:sz="0" w:space="0" w:color="auto"/>
        <w:bottom w:val="none" w:sz="0" w:space="0" w:color="auto"/>
        <w:right w:val="none" w:sz="0" w:space="0" w:color="auto"/>
      </w:divBdr>
    </w:div>
    <w:div w:id="1281455724">
      <w:bodyDiv w:val="1"/>
      <w:marLeft w:val="0"/>
      <w:marRight w:val="0"/>
      <w:marTop w:val="0"/>
      <w:marBottom w:val="0"/>
      <w:divBdr>
        <w:top w:val="none" w:sz="0" w:space="0" w:color="auto"/>
        <w:left w:val="none" w:sz="0" w:space="0" w:color="auto"/>
        <w:bottom w:val="none" w:sz="0" w:space="0" w:color="auto"/>
        <w:right w:val="none" w:sz="0" w:space="0" w:color="auto"/>
      </w:divBdr>
    </w:div>
    <w:div w:id="1281498648">
      <w:bodyDiv w:val="1"/>
      <w:marLeft w:val="0"/>
      <w:marRight w:val="0"/>
      <w:marTop w:val="0"/>
      <w:marBottom w:val="0"/>
      <w:divBdr>
        <w:top w:val="none" w:sz="0" w:space="0" w:color="auto"/>
        <w:left w:val="none" w:sz="0" w:space="0" w:color="auto"/>
        <w:bottom w:val="none" w:sz="0" w:space="0" w:color="auto"/>
        <w:right w:val="none" w:sz="0" w:space="0" w:color="auto"/>
      </w:divBdr>
    </w:div>
    <w:div w:id="1281646783">
      <w:bodyDiv w:val="1"/>
      <w:marLeft w:val="0"/>
      <w:marRight w:val="0"/>
      <w:marTop w:val="0"/>
      <w:marBottom w:val="0"/>
      <w:divBdr>
        <w:top w:val="none" w:sz="0" w:space="0" w:color="auto"/>
        <w:left w:val="none" w:sz="0" w:space="0" w:color="auto"/>
        <w:bottom w:val="none" w:sz="0" w:space="0" w:color="auto"/>
        <w:right w:val="none" w:sz="0" w:space="0" w:color="auto"/>
      </w:divBdr>
    </w:div>
    <w:div w:id="1281761144">
      <w:bodyDiv w:val="1"/>
      <w:marLeft w:val="0"/>
      <w:marRight w:val="0"/>
      <w:marTop w:val="0"/>
      <w:marBottom w:val="0"/>
      <w:divBdr>
        <w:top w:val="none" w:sz="0" w:space="0" w:color="auto"/>
        <w:left w:val="none" w:sz="0" w:space="0" w:color="auto"/>
        <w:bottom w:val="none" w:sz="0" w:space="0" w:color="auto"/>
        <w:right w:val="none" w:sz="0" w:space="0" w:color="auto"/>
      </w:divBdr>
    </w:div>
    <w:div w:id="1281910982">
      <w:bodyDiv w:val="1"/>
      <w:marLeft w:val="0"/>
      <w:marRight w:val="0"/>
      <w:marTop w:val="0"/>
      <w:marBottom w:val="0"/>
      <w:divBdr>
        <w:top w:val="none" w:sz="0" w:space="0" w:color="auto"/>
        <w:left w:val="none" w:sz="0" w:space="0" w:color="auto"/>
        <w:bottom w:val="none" w:sz="0" w:space="0" w:color="auto"/>
        <w:right w:val="none" w:sz="0" w:space="0" w:color="auto"/>
      </w:divBdr>
    </w:div>
    <w:div w:id="1282345817">
      <w:bodyDiv w:val="1"/>
      <w:marLeft w:val="0"/>
      <w:marRight w:val="0"/>
      <w:marTop w:val="0"/>
      <w:marBottom w:val="0"/>
      <w:divBdr>
        <w:top w:val="none" w:sz="0" w:space="0" w:color="auto"/>
        <w:left w:val="none" w:sz="0" w:space="0" w:color="auto"/>
        <w:bottom w:val="none" w:sz="0" w:space="0" w:color="auto"/>
        <w:right w:val="none" w:sz="0" w:space="0" w:color="auto"/>
      </w:divBdr>
    </w:div>
    <w:div w:id="1282347222">
      <w:bodyDiv w:val="1"/>
      <w:marLeft w:val="0"/>
      <w:marRight w:val="0"/>
      <w:marTop w:val="0"/>
      <w:marBottom w:val="0"/>
      <w:divBdr>
        <w:top w:val="none" w:sz="0" w:space="0" w:color="auto"/>
        <w:left w:val="none" w:sz="0" w:space="0" w:color="auto"/>
        <w:bottom w:val="none" w:sz="0" w:space="0" w:color="auto"/>
        <w:right w:val="none" w:sz="0" w:space="0" w:color="auto"/>
      </w:divBdr>
    </w:div>
    <w:div w:id="1282568627">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283927823">
      <w:bodyDiv w:val="1"/>
      <w:marLeft w:val="0"/>
      <w:marRight w:val="0"/>
      <w:marTop w:val="0"/>
      <w:marBottom w:val="0"/>
      <w:divBdr>
        <w:top w:val="none" w:sz="0" w:space="0" w:color="auto"/>
        <w:left w:val="none" w:sz="0" w:space="0" w:color="auto"/>
        <w:bottom w:val="none" w:sz="0" w:space="0" w:color="auto"/>
        <w:right w:val="none" w:sz="0" w:space="0" w:color="auto"/>
      </w:divBdr>
    </w:div>
    <w:div w:id="1284337771">
      <w:bodyDiv w:val="1"/>
      <w:marLeft w:val="0"/>
      <w:marRight w:val="0"/>
      <w:marTop w:val="0"/>
      <w:marBottom w:val="0"/>
      <w:divBdr>
        <w:top w:val="none" w:sz="0" w:space="0" w:color="auto"/>
        <w:left w:val="none" w:sz="0" w:space="0" w:color="auto"/>
        <w:bottom w:val="none" w:sz="0" w:space="0" w:color="auto"/>
        <w:right w:val="none" w:sz="0" w:space="0" w:color="auto"/>
      </w:divBdr>
    </w:div>
    <w:div w:id="1284579698">
      <w:bodyDiv w:val="1"/>
      <w:marLeft w:val="0"/>
      <w:marRight w:val="0"/>
      <w:marTop w:val="0"/>
      <w:marBottom w:val="0"/>
      <w:divBdr>
        <w:top w:val="none" w:sz="0" w:space="0" w:color="auto"/>
        <w:left w:val="none" w:sz="0" w:space="0" w:color="auto"/>
        <w:bottom w:val="none" w:sz="0" w:space="0" w:color="auto"/>
        <w:right w:val="none" w:sz="0" w:space="0" w:color="auto"/>
      </w:divBdr>
    </w:div>
    <w:div w:id="1284917392">
      <w:bodyDiv w:val="1"/>
      <w:marLeft w:val="0"/>
      <w:marRight w:val="0"/>
      <w:marTop w:val="0"/>
      <w:marBottom w:val="0"/>
      <w:divBdr>
        <w:top w:val="none" w:sz="0" w:space="0" w:color="auto"/>
        <w:left w:val="none" w:sz="0" w:space="0" w:color="auto"/>
        <w:bottom w:val="none" w:sz="0" w:space="0" w:color="auto"/>
        <w:right w:val="none" w:sz="0" w:space="0" w:color="auto"/>
      </w:divBdr>
    </w:div>
    <w:div w:id="1286042706">
      <w:bodyDiv w:val="1"/>
      <w:marLeft w:val="0"/>
      <w:marRight w:val="0"/>
      <w:marTop w:val="0"/>
      <w:marBottom w:val="0"/>
      <w:divBdr>
        <w:top w:val="none" w:sz="0" w:space="0" w:color="auto"/>
        <w:left w:val="none" w:sz="0" w:space="0" w:color="auto"/>
        <w:bottom w:val="none" w:sz="0" w:space="0" w:color="auto"/>
        <w:right w:val="none" w:sz="0" w:space="0" w:color="auto"/>
      </w:divBdr>
    </w:div>
    <w:div w:id="1287002338">
      <w:bodyDiv w:val="1"/>
      <w:marLeft w:val="0"/>
      <w:marRight w:val="0"/>
      <w:marTop w:val="0"/>
      <w:marBottom w:val="0"/>
      <w:divBdr>
        <w:top w:val="none" w:sz="0" w:space="0" w:color="auto"/>
        <w:left w:val="none" w:sz="0" w:space="0" w:color="auto"/>
        <w:bottom w:val="none" w:sz="0" w:space="0" w:color="auto"/>
        <w:right w:val="none" w:sz="0" w:space="0" w:color="auto"/>
      </w:divBdr>
    </w:div>
    <w:div w:id="1287081760">
      <w:bodyDiv w:val="1"/>
      <w:marLeft w:val="0"/>
      <w:marRight w:val="0"/>
      <w:marTop w:val="0"/>
      <w:marBottom w:val="0"/>
      <w:divBdr>
        <w:top w:val="none" w:sz="0" w:space="0" w:color="auto"/>
        <w:left w:val="none" w:sz="0" w:space="0" w:color="auto"/>
        <w:bottom w:val="none" w:sz="0" w:space="0" w:color="auto"/>
        <w:right w:val="none" w:sz="0" w:space="0" w:color="auto"/>
      </w:divBdr>
    </w:div>
    <w:div w:id="1287662509">
      <w:bodyDiv w:val="1"/>
      <w:marLeft w:val="0"/>
      <w:marRight w:val="0"/>
      <w:marTop w:val="0"/>
      <w:marBottom w:val="0"/>
      <w:divBdr>
        <w:top w:val="none" w:sz="0" w:space="0" w:color="auto"/>
        <w:left w:val="none" w:sz="0" w:space="0" w:color="auto"/>
        <w:bottom w:val="none" w:sz="0" w:space="0" w:color="auto"/>
        <w:right w:val="none" w:sz="0" w:space="0" w:color="auto"/>
      </w:divBdr>
    </w:div>
    <w:div w:id="1287736521">
      <w:bodyDiv w:val="1"/>
      <w:marLeft w:val="0"/>
      <w:marRight w:val="0"/>
      <w:marTop w:val="0"/>
      <w:marBottom w:val="0"/>
      <w:divBdr>
        <w:top w:val="none" w:sz="0" w:space="0" w:color="auto"/>
        <w:left w:val="none" w:sz="0" w:space="0" w:color="auto"/>
        <w:bottom w:val="none" w:sz="0" w:space="0" w:color="auto"/>
        <w:right w:val="none" w:sz="0" w:space="0" w:color="auto"/>
      </w:divBdr>
    </w:div>
    <w:div w:id="1288243206">
      <w:bodyDiv w:val="1"/>
      <w:marLeft w:val="0"/>
      <w:marRight w:val="0"/>
      <w:marTop w:val="0"/>
      <w:marBottom w:val="0"/>
      <w:divBdr>
        <w:top w:val="none" w:sz="0" w:space="0" w:color="auto"/>
        <w:left w:val="none" w:sz="0" w:space="0" w:color="auto"/>
        <w:bottom w:val="none" w:sz="0" w:space="0" w:color="auto"/>
        <w:right w:val="none" w:sz="0" w:space="0" w:color="auto"/>
      </w:divBdr>
    </w:div>
    <w:div w:id="1289042918">
      <w:bodyDiv w:val="1"/>
      <w:marLeft w:val="0"/>
      <w:marRight w:val="0"/>
      <w:marTop w:val="0"/>
      <w:marBottom w:val="0"/>
      <w:divBdr>
        <w:top w:val="none" w:sz="0" w:space="0" w:color="auto"/>
        <w:left w:val="none" w:sz="0" w:space="0" w:color="auto"/>
        <w:bottom w:val="none" w:sz="0" w:space="0" w:color="auto"/>
        <w:right w:val="none" w:sz="0" w:space="0" w:color="auto"/>
      </w:divBdr>
    </w:div>
    <w:div w:id="1289438633">
      <w:bodyDiv w:val="1"/>
      <w:marLeft w:val="0"/>
      <w:marRight w:val="0"/>
      <w:marTop w:val="0"/>
      <w:marBottom w:val="0"/>
      <w:divBdr>
        <w:top w:val="none" w:sz="0" w:space="0" w:color="auto"/>
        <w:left w:val="none" w:sz="0" w:space="0" w:color="auto"/>
        <w:bottom w:val="none" w:sz="0" w:space="0" w:color="auto"/>
        <w:right w:val="none" w:sz="0" w:space="0" w:color="auto"/>
      </w:divBdr>
    </w:div>
    <w:div w:id="1289624997">
      <w:bodyDiv w:val="1"/>
      <w:marLeft w:val="0"/>
      <w:marRight w:val="0"/>
      <w:marTop w:val="0"/>
      <w:marBottom w:val="0"/>
      <w:divBdr>
        <w:top w:val="none" w:sz="0" w:space="0" w:color="auto"/>
        <w:left w:val="none" w:sz="0" w:space="0" w:color="auto"/>
        <w:bottom w:val="none" w:sz="0" w:space="0" w:color="auto"/>
        <w:right w:val="none" w:sz="0" w:space="0" w:color="auto"/>
      </w:divBdr>
    </w:div>
    <w:div w:id="1290554614">
      <w:bodyDiv w:val="1"/>
      <w:marLeft w:val="0"/>
      <w:marRight w:val="0"/>
      <w:marTop w:val="0"/>
      <w:marBottom w:val="0"/>
      <w:divBdr>
        <w:top w:val="none" w:sz="0" w:space="0" w:color="auto"/>
        <w:left w:val="none" w:sz="0" w:space="0" w:color="auto"/>
        <w:bottom w:val="none" w:sz="0" w:space="0" w:color="auto"/>
        <w:right w:val="none" w:sz="0" w:space="0" w:color="auto"/>
      </w:divBdr>
    </w:div>
    <w:div w:id="1291282672">
      <w:bodyDiv w:val="1"/>
      <w:marLeft w:val="0"/>
      <w:marRight w:val="0"/>
      <w:marTop w:val="0"/>
      <w:marBottom w:val="0"/>
      <w:divBdr>
        <w:top w:val="none" w:sz="0" w:space="0" w:color="auto"/>
        <w:left w:val="none" w:sz="0" w:space="0" w:color="auto"/>
        <w:bottom w:val="none" w:sz="0" w:space="0" w:color="auto"/>
        <w:right w:val="none" w:sz="0" w:space="0" w:color="auto"/>
      </w:divBdr>
    </w:div>
    <w:div w:id="1291352977">
      <w:bodyDiv w:val="1"/>
      <w:marLeft w:val="0"/>
      <w:marRight w:val="0"/>
      <w:marTop w:val="0"/>
      <w:marBottom w:val="0"/>
      <w:divBdr>
        <w:top w:val="none" w:sz="0" w:space="0" w:color="auto"/>
        <w:left w:val="none" w:sz="0" w:space="0" w:color="auto"/>
        <w:bottom w:val="none" w:sz="0" w:space="0" w:color="auto"/>
        <w:right w:val="none" w:sz="0" w:space="0" w:color="auto"/>
      </w:divBdr>
    </w:div>
    <w:div w:id="1291353527">
      <w:bodyDiv w:val="1"/>
      <w:marLeft w:val="0"/>
      <w:marRight w:val="0"/>
      <w:marTop w:val="0"/>
      <w:marBottom w:val="0"/>
      <w:divBdr>
        <w:top w:val="none" w:sz="0" w:space="0" w:color="auto"/>
        <w:left w:val="none" w:sz="0" w:space="0" w:color="auto"/>
        <w:bottom w:val="none" w:sz="0" w:space="0" w:color="auto"/>
        <w:right w:val="none" w:sz="0" w:space="0" w:color="auto"/>
      </w:divBdr>
    </w:div>
    <w:div w:id="1291398049">
      <w:bodyDiv w:val="1"/>
      <w:marLeft w:val="0"/>
      <w:marRight w:val="0"/>
      <w:marTop w:val="0"/>
      <w:marBottom w:val="0"/>
      <w:divBdr>
        <w:top w:val="none" w:sz="0" w:space="0" w:color="auto"/>
        <w:left w:val="none" w:sz="0" w:space="0" w:color="auto"/>
        <w:bottom w:val="none" w:sz="0" w:space="0" w:color="auto"/>
        <w:right w:val="none" w:sz="0" w:space="0" w:color="auto"/>
      </w:divBdr>
    </w:div>
    <w:div w:id="1291934634">
      <w:bodyDiv w:val="1"/>
      <w:marLeft w:val="0"/>
      <w:marRight w:val="0"/>
      <w:marTop w:val="0"/>
      <w:marBottom w:val="0"/>
      <w:divBdr>
        <w:top w:val="none" w:sz="0" w:space="0" w:color="auto"/>
        <w:left w:val="none" w:sz="0" w:space="0" w:color="auto"/>
        <w:bottom w:val="none" w:sz="0" w:space="0" w:color="auto"/>
        <w:right w:val="none" w:sz="0" w:space="0" w:color="auto"/>
      </w:divBdr>
    </w:div>
    <w:div w:id="1292059426">
      <w:bodyDiv w:val="1"/>
      <w:marLeft w:val="0"/>
      <w:marRight w:val="0"/>
      <w:marTop w:val="0"/>
      <w:marBottom w:val="0"/>
      <w:divBdr>
        <w:top w:val="none" w:sz="0" w:space="0" w:color="auto"/>
        <w:left w:val="none" w:sz="0" w:space="0" w:color="auto"/>
        <w:bottom w:val="none" w:sz="0" w:space="0" w:color="auto"/>
        <w:right w:val="none" w:sz="0" w:space="0" w:color="auto"/>
      </w:divBdr>
    </w:div>
    <w:div w:id="1292788507">
      <w:bodyDiv w:val="1"/>
      <w:marLeft w:val="0"/>
      <w:marRight w:val="0"/>
      <w:marTop w:val="0"/>
      <w:marBottom w:val="0"/>
      <w:divBdr>
        <w:top w:val="none" w:sz="0" w:space="0" w:color="auto"/>
        <w:left w:val="none" w:sz="0" w:space="0" w:color="auto"/>
        <w:bottom w:val="none" w:sz="0" w:space="0" w:color="auto"/>
        <w:right w:val="none" w:sz="0" w:space="0" w:color="auto"/>
      </w:divBdr>
    </w:div>
    <w:div w:id="1292899300">
      <w:bodyDiv w:val="1"/>
      <w:marLeft w:val="0"/>
      <w:marRight w:val="0"/>
      <w:marTop w:val="0"/>
      <w:marBottom w:val="0"/>
      <w:divBdr>
        <w:top w:val="none" w:sz="0" w:space="0" w:color="auto"/>
        <w:left w:val="none" w:sz="0" w:space="0" w:color="auto"/>
        <w:bottom w:val="none" w:sz="0" w:space="0" w:color="auto"/>
        <w:right w:val="none" w:sz="0" w:space="0" w:color="auto"/>
      </w:divBdr>
    </w:div>
    <w:div w:id="1292899402">
      <w:bodyDiv w:val="1"/>
      <w:marLeft w:val="0"/>
      <w:marRight w:val="0"/>
      <w:marTop w:val="0"/>
      <w:marBottom w:val="0"/>
      <w:divBdr>
        <w:top w:val="none" w:sz="0" w:space="0" w:color="auto"/>
        <w:left w:val="none" w:sz="0" w:space="0" w:color="auto"/>
        <w:bottom w:val="none" w:sz="0" w:space="0" w:color="auto"/>
        <w:right w:val="none" w:sz="0" w:space="0" w:color="auto"/>
      </w:divBdr>
    </w:div>
    <w:div w:id="1293439462">
      <w:bodyDiv w:val="1"/>
      <w:marLeft w:val="0"/>
      <w:marRight w:val="0"/>
      <w:marTop w:val="0"/>
      <w:marBottom w:val="0"/>
      <w:divBdr>
        <w:top w:val="none" w:sz="0" w:space="0" w:color="auto"/>
        <w:left w:val="none" w:sz="0" w:space="0" w:color="auto"/>
        <w:bottom w:val="none" w:sz="0" w:space="0" w:color="auto"/>
        <w:right w:val="none" w:sz="0" w:space="0" w:color="auto"/>
      </w:divBdr>
    </w:div>
    <w:div w:id="1293750214">
      <w:bodyDiv w:val="1"/>
      <w:marLeft w:val="0"/>
      <w:marRight w:val="0"/>
      <w:marTop w:val="0"/>
      <w:marBottom w:val="0"/>
      <w:divBdr>
        <w:top w:val="none" w:sz="0" w:space="0" w:color="auto"/>
        <w:left w:val="none" w:sz="0" w:space="0" w:color="auto"/>
        <w:bottom w:val="none" w:sz="0" w:space="0" w:color="auto"/>
        <w:right w:val="none" w:sz="0" w:space="0" w:color="auto"/>
      </w:divBdr>
    </w:div>
    <w:div w:id="1294411931">
      <w:bodyDiv w:val="1"/>
      <w:marLeft w:val="0"/>
      <w:marRight w:val="0"/>
      <w:marTop w:val="0"/>
      <w:marBottom w:val="0"/>
      <w:divBdr>
        <w:top w:val="none" w:sz="0" w:space="0" w:color="auto"/>
        <w:left w:val="none" w:sz="0" w:space="0" w:color="auto"/>
        <w:bottom w:val="none" w:sz="0" w:space="0" w:color="auto"/>
        <w:right w:val="none" w:sz="0" w:space="0" w:color="auto"/>
      </w:divBdr>
    </w:div>
    <w:div w:id="1294483473">
      <w:bodyDiv w:val="1"/>
      <w:marLeft w:val="0"/>
      <w:marRight w:val="0"/>
      <w:marTop w:val="0"/>
      <w:marBottom w:val="0"/>
      <w:divBdr>
        <w:top w:val="none" w:sz="0" w:space="0" w:color="auto"/>
        <w:left w:val="none" w:sz="0" w:space="0" w:color="auto"/>
        <w:bottom w:val="none" w:sz="0" w:space="0" w:color="auto"/>
        <w:right w:val="none" w:sz="0" w:space="0" w:color="auto"/>
      </w:divBdr>
    </w:div>
    <w:div w:id="1294604595">
      <w:bodyDiv w:val="1"/>
      <w:marLeft w:val="0"/>
      <w:marRight w:val="0"/>
      <w:marTop w:val="0"/>
      <w:marBottom w:val="0"/>
      <w:divBdr>
        <w:top w:val="none" w:sz="0" w:space="0" w:color="auto"/>
        <w:left w:val="none" w:sz="0" w:space="0" w:color="auto"/>
        <w:bottom w:val="none" w:sz="0" w:space="0" w:color="auto"/>
        <w:right w:val="none" w:sz="0" w:space="0" w:color="auto"/>
      </w:divBdr>
    </w:div>
    <w:div w:id="1294675968">
      <w:bodyDiv w:val="1"/>
      <w:marLeft w:val="0"/>
      <w:marRight w:val="0"/>
      <w:marTop w:val="0"/>
      <w:marBottom w:val="0"/>
      <w:divBdr>
        <w:top w:val="none" w:sz="0" w:space="0" w:color="auto"/>
        <w:left w:val="none" w:sz="0" w:space="0" w:color="auto"/>
        <w:bottom w:val="none" w:sz="0" w:space="0" w:color="auto"/>
        <w:right w:val="none" w:sz="0" w:space="0" w:color="auto"/>
      </w:divBdr>
    </w:div>
    <w:div w:id="1294754862">
      <w:bodyDiv w:val="1"/>
      <w:marLeft w:val="0"/>
      <w:marRight w:val="0"/>
      <w:marTop w:val="0"/>
      <w:marBottom w:val="0"/>
      <w:divBdr>
        <w:top w:val="none" w:sz="0" w:space="0" w:color="auto"/>
        <w:left w:val="none" w:sz="0" w:space="0" w:color="auto"/>
        <w:bottom w:val="none" w:sz="0" w:space="0" w:color="auto"/>
        <w:right w:val="none" w:sz="0" w:space="0" w:color="auto"/>
      </w:divBdr>
    </w:div>
    <w:div w:id="1295141373">
      <w:bodyDiv w:val="1"/>
      <w:marLeft w:val="0"/>
      <w:marRight w:val="0"/>
      <w:marTop w:val="0"/>
      <w:marBottom w:val="0"/>
      <w:divBdr>
        <w:top w:val="none" w:sz="0" w:space="0" w:color="auto"/>
        <w:left w:val="none" w:sz="0" w:space="0" w:color="auto"/>
        <w:bottom w:val="none" w:sz="0" w:space="0" w:color="auto"/>
        <w:right w:val="none" w:sz="0" w:space="0" w:color="auto"/>
      </w:divBdr>
    </w:div>
    <w:div w:id="1295402316">
      <w:bodyDiv w:val="1"/>
      <w:marLeft w:val="0"/>
      <w:marRight w:val="0"/>
      <w:marTop w:val="0"/>
      <w:marBottom w:val="0"/>
      <w:divBdr>
        <w:top w:val="none" w:sz="0" w:space="0" w:color="auto"/>
        <w:left w:val="none" w:sz="0" w:space="0" w:color="auto"/>
        <w:bottom w:val="none" w:sz="0" w:space="0" w:color="auto"/>
        <w:right w:val="none" w:sz="0" w:space="0" w:color="auto"/>
      </w:divBdr>
    </w:div>
    <w:div w:id="1295872261">
      <w:bodyDiv w:val="1"/>
      <w:marLeft w:val="0"/>
      <w:marRight w:val="0"/>
      <w:marTop w:val="0"/>
      <w:marBottom w:val="0"/>
      <w:divBdr>
        <w:top w:val="none" w:sz="0" w:space="0" w:color="auto"/>
        <w:left w:val="none" w:sz="0" w:space="0" w:color="auto"/>
        <w:bottom w:val="none" w:sz="0" w:space="0" w:color="auto"/>
        <w:right w:val="none" w:sz="0" w:space="0" w:color="auto"/>
      </w:divBdr>
    </w:div>
    <w:div w:id="1296062321">
      <w:bodyDiv w:val="1"/>
      <w:marLeft w:val="0"/>
      <w:marRight w:val="0"/>
      <w:marTop w:val="0"/>
      <w:marBottom w:val="0"/>
      <w:divBdr>
        <w:top w:val="none" w:sz="0" w:space="0" w:color="auto"/>
        <w:left w:val="none" w:sz="0" w:space="0" w:color="auto"/>
        <w:bottom w:val="none" w:sz="0" w:space="0" w:color="auto"/>
        <w:right w:val="none" w:sz="0" w:space="0" w:color="auto"/>
      </w:divBdr>
    </w:div>
    <w:div w:id="1297023704">
      <w:bodyDiv w:val="1"/>
      <w:marLeft w:val="0"/>
      <w:marRight w:val="0"/>
      <w:marTop w:val="0"/>
      <w:marBottom w:val="0"/>
      <w:divBdr>
        <w:top w:val="none" w:sz="0" w:space="0" w:color="auto"/>
        <w:left w:val="none" w:sz="0" w:space="0" w:color="auto"/>
        <w:bottom w:val="none" w:sz="0" w:space="0" w:color="auto"/>
        <w:right w:val="none" w:sz="0" w:space="0" w:color="auto"/>
      </w:divBdr>
    </w:div>
    <w:div w:id="1297174511">
      <w:bodyDiv w:val="1"/>
      <w:marLeft w:val="0"/>
      <w:marRight w:val="0"/>
      <w:marTop w:val="0"/>
      <w:marBottom w:val="0"/>
      <w:divBdr>
        <w:top w:val="none" w:sz="0" w:space="0" w:color="auto"/>
        <w:left w:val="none" w:sz="0" w:space="0" w:color="auto"/>
        <w:bottom w:val="none" w:sz="0" w:space="0" w:color="auto"/>
        <w:right w:val="none" w:sz="0" w:space="0" w:color="auto"/>
      </w:divBdr>
    </w:div>
    <w:div w:id="1297444984">
      <w:bodyDiv w:val="1"/>
      <w:marLeft w:val="0"/>
      <w:marRight w:val="0"/>
      <w:marTop w:val="0"/>
      <w:marBottom w:val="0"/>
      <w:divBdr>
        <w:top w:val="none" w:sz="0" w:space="0" w:color="auto"/>
        <w:left w:val="none" w:sz="0" w:space="0" w:color="auto"/>
        <w:bottom w:val="none" w:sz="0" w:space="0" w:color="auto"/>
        <w:right w:val="none" w:sz="0" w:space="0" w:color="auto"/>
      </w:divBdr>
    </w:div>
    <w:div w:id="1298029114">
      <w:bodyDiv w:val="1"/>
      <w:marLeft w:val="0"/>
      <w:marRight w:val="0"/>
      <w:marTop w:val="0"/>
      <w:marBottom w:val="0"/>
      <w:divBdr>
        <w:top w:val="none" w:sz="0" w:space="0" w:color="auto"/>
        <w:left w:val="none" w:sz="0" w:space="0" w:color="auto"/>
        <w:bottom w:val="none" w:sz="0" w:space="0" w:color="auto"/>
        <w:right w:val="none" w:sz="0" w:space="0" w:color="auto"/>
      </w:divBdr>
    </w:div>
    <w:div w:id="1298102473">
      <w:bodyDiv w:val="1"/>
      <w:marLeft w:val="0"/>
      <w:marRight w:val="0"/>
      <w:marTop w:val="0"/>
      <w:marBottom w:val="0"/>
      <w:divBdr>
        <w:top w:val="none" w:sz="0" w:space="0" w:color="auto"/>
        <w:left w:val="none" w:sz="0" w:space="0" w:color="auto"/>
        <w:bottom w:val="none" w:sz="0" w:space="0" w:color="auto"/>
        <w:right w:val="none" w:sz="0" w:space="0" w:color="auto"/>
      </w:divBdr>
    </w:div>
    <w:div w:id="1298299279">
      <w:bodyDiv w:val="1"/>
      <w:marLeft w:val="0"/>
      <w:marRight w:val="0"/>
      <w:marTop w:val="0"/>
      <w:marBottom w:val="0"/>
      <w:divBdr>
        <w:top w:val="none" w:sz="0" w:space="0" w:color="auto"/>
        <w:left w:val="none" w:sz="0" w:space="0" w:color="auto"/>
        <w:bottom w:val="none" w:sz="0" w:space="0" w:color="auto"/>
        <w:right w:val="none" w:sz="0" w:space="0" w:color="auto"/>
      </w:divBdr>
    </w:div>
    <w:div w:id="1298417896">
      <w:bodyDiv w:val="1"/>
      <w:marLeft w:val="0"/>
      <w:marRight w:val="0"/>
      <w:marTop w:val="0"/>
      <w:marBottom w:val="0"/>
      <w:divBdr>
        <w:top w:val="none" w:sz="0" w:space="0" w:color="auto"/>
        <w:left w:val="none" w:sz="0" w:space="0" w:color="auto"/>
        <w:bottom w:val="none" w:sz="0" w:space="0" w:color="auto"/>
        <w:right w:val="none" w:sz="0" w:space="0" w:color="auto"/>
      </w:divBdr>
    </w:div>
    <w:div w:id="1298488334">
      <w:bodyDiv w:val="1"/>
      <w:marLeft w:val="0"/>
      <w:marRight w:val="0"/>
      <w:marTop w:val="0"/>
      <w:marBottom w:val="0"/>
      <w:divBdr>
        <w:top w:val="none" w:sz="0" w:space="0" w:color="auto"/>
        <w:left w:val="none" w:sz="0" w:space="0" w:color="auto"/>
        <w:bottom w:val="none" w:sz="0" w:space="0" w:color="auto"/>
        <w:right w:val="none" w:sz="0" w:space="0" w:color="auto"/>
      </w:divBdr>
    </w:div>
    <w:div w:id="1299215430">
      <w:bodyDiv w:val="1"/>
      <w:marLeft w:val="0"/>
      <w:marRight w:val="0"/>
      <w:marTop w:val="0"/>
      <w:marBottom w:val="0"/>
      <w:divBdr>
        <w:top w:val="none" w:sz="0" w:space="0" w:color="auto"/>
        <w:left w:val="none" w:sz="0" w:space="0" w:color="auto"/>
        <w:bottom w:val="none" w:sz="0" w:space="0" w:color="auto"/>
        <w:right w:val="none" w:sz="0" w:space="0" w:color="auto"/>
      </w:divBdr>
    </w:div>
    <w:div w:id="1299459493">
      <w:bodyDiv w:val="1"/>
      <w:marLeft w:val="0"/>
      <w:marRight w:val="0"/>
      <w:marTop w:val="0"/>
      <w:marBottom w:val="0"/>
      <w:divBdr>
        <w:top w:val="none" w:sz="0" w:space="0" w:color="auto"/>
        <w:left w:val="none" w:sz="0" w:space="0" w:color="auto"/>
        <w:bottom w:val="none" w:sz="0" w:space="0" w:color="auto"/>
        <w:right w:val="none" w:sz="0" w:space="0" w:color="auto"/>
      </w:divBdr>
    </w:div>
    <w:div w:id="1300186814">
      <w:bodyDiv w:val="1"/>
      <w:marLeft w:val="0"/>
      <w:marRight w:val="0"/>
      <w:marTop w:val="0"/>
      <w:marBottom w:val="0"/>
      <w:divBdr>
        <w:top w:val="none" w:sz="0" w:space="0" w:color="auto"/>
        <w:left w:val="none" w:sz="0" w:space="0" w:color="auto"/>
        <w:bottom w:val="none" w:sz="0" w:space="0" w:color="auto"/>
        <w:right w:val="none" w:sz="0" w:space="0" w:color="auto"/>
      </w:divBdr>
    </w:div>
    <w:div w:id="1300305672">
      <w:bodyDiv w:val="1"/>
      <w:marLeft w:val="0"/>
      <w:marRight w:val="0"/>
      <w:marTop w:val="0"/>
      <w:marBottom w:val="0"/>
      <w:divBdr>
        <w:top w:val="none" w:sz="0" w:space="0" w:color="auto"/>
        <w:left w:val="none" w:sz="0" w:space="0" w:color="auto"/>
        <w:bottom w:val="none" w:sz="0" w:space="0" w:color="auto"/>
        <w:right w:val="none" w:sz="0" w:space="0" w:color="auto"/>
      </w:divBdr>
    </w:div>
    <w:div w:id="1301693660">
      <w:bodyDiv w:val="1"/>
      <w:marLeft w:val="0"/>
      <w:marRight w:val="0"/>
      <w:marTop w:val="0"/>
      <w:marBottom w:val="0"/>
      <w:divBdr>
        <w:top w:val="none" w:sz="0" w:space="0" w:color="auto"/>
        <w:left w:val="none" w:sz="0" w:space="0" w:color="auto"/>
        <w:bottom w:val="none" w:sz="0" w:space="0" w:color="auto"/>
        <w:right w:val="none" w:sz="0" w:space="0" w:color="auto"/>
      </w:divBdr>
    </w:div>
    <w:div w:id="1302463802">
      <w:bodyDiv w:val="1"/>
      <w:marLeft w:val="0"/>
      <w:marRight w:val="0"/>
      <w:marTop w:val="0"/>
      <w:marBottom w:val="0"/>
      <w:divBdr>
        <w:top w:val="none" w:sz="0" w:space="0" w:color="auto"/>
        <w:left w:val="none" w:sz="0" w:space="0" w:color="auto"/>
        <w:bottom w:val="none" w:sz="0" w:space="0" w:color="auto"/>
        <w:right w:val="none" w:sz="0" w:space="0" w:color="auto"/>
      </w:divBdr>
    </w:div>
    <w:div w:id="1302614919">
      <w:bodyDiv w:val="1"/>
      <w:marLeft w:val="0"/>
      <w:marRight w:val="0"/>
      <w:marTop w:val="0"/>
      <w:marBottom w:val="0"/>
      <w:divBdr>
        <w:top w:val="none" w:sz="0" w:space="0" w:color="auto"/>
        <w:left w:val="none" w:sz="0" w:space="0" w:color="auto"/>
        <w:bottom w:val="none" w:sz="0" w:space="0" w:color="auto"/>
        <w:right w:val="none" w:sz="0" w:space="0" w:color="auto"/>
      </w:divBdr>
    </w:div>
    <w:div w:id="1302887722">
      <w:bodyDiv w:val="1"/>
      <w:marLeft w:val="0"/>
      <w:marRight w:val="0"/>
      <w:marTop w:val="0"/>
      <w:marBottom w:val="0"/>
      <w:divBdr>
        <w:top w:val="none" w:sz="0" w:space="0" w:color="auto"/>
        <w:left w:val="none" w:sz="0" w:space="0" w:color="auto"/>
        <w:bottom w:val="none" w:sz="0" w:space="0" w:color="auto"/>
        <w:right w:val="none" w:sz="0" w:space="0" w:color="auto"/>
      </w:divBdr>
    </w:div>
    <w:div w:id="1303074828">
      <w:bodyDiv w:val="1"/>
      <w:marLeft w:val="0"/>
      <w:marRight w:val="0"/>
      <w:marTop w:val="0"/>
      <w:marBottom w:val="0"/>
      <w:divBdr>
        <w:top w:val="none" w:sz="0" w:space="0" w:color="auto"/>
        <w:left w:val="none" w:sz="0" w:space="0" w:color="auto"/>
        <w:bottom w:val="none" w:sz="0" w:space="0" w:color="auto"/>
        <w:right w:val="none" w:sz="0" w:space="0" w:color="auto"/>
      </w:divBdr>
    </w:div>
    <w:div w:id="1303190842">
      <w:bodyDiv w:val="1"/>
      <w:marLeft w:val="0"/>
      <w:marRight w:val="0"/>
      <w:marTop w:val="0"/>
      <w:marBottom w:val="0"/>
      <w:divBdr>
        <w:top w:val="none" w:sz="0" w:space="0" w:color="auto"/>
        <w:left w:val="none" w:sz="0" w:space="0" w:color="auto"/>
        <w:bottom w:val="none" w:sz="0" w:space="0" w:color="auto"/>
        <w:right w:val="none" w:sz="0" w:space="0" w:color="auto"/>
      </w:divBdr>
    </w:div>
    <w:div w:id="1303651884">
      <w:bodyDiv w:val="1"/>
      <w:marLeft w:val="0"/>
      <w:marRight w:val="0"/>
      <w:marTop w:val="0"/>
      <w:marBottom w:val="0"/>
      <w:divBdr>
        <w:top w:val="none" w:sz="0" w:space="0" w:color="auto"/>
        <w:left w:val="none" w:sz="0" w:space="0" w:color="auto"/>
        <w:bottom w:val="none" w:sz="0" w:space="0" w:color="auto"/>
        <w:right w:val="none" w:sz="0" w:space="0" w:color="auto"/>
      </w:divBdr>
    </w:div>
    <w:div w:id="1303654439">
      <w:bodyDiv w:val="1"/>
      <w:marLeft w:val="0"/>
      <w:marRight w:val="0"/>
      <w:marTop w:val="0"/>
      <w:marBottom w:val="0"/>
      <w:divBdr>
        <w:top w:val="none" w:sz="0" w:space="0" w:color="auto"/>
        <w:left w:val="none" w:sz="0" w:space="0" w:color="auto"/>
        <w:bottom w:val="none" w:sz="0" w:space="0" w:color="auto"/>
        <w:right w:val="none" w:sz="0" w:space="0" w:color="auto"/>
      </w:divBdr>
    </w:div>
    <w:div w:id="1303779064">
      <w:bodyDiv w:val="1"/>
      <w:marLeft w:val="0"/>
      <w:marRight w:val="0"/>
      <w:marTop w:val="0"/>
      <w:marBottom w:val="0"/>
      <w:divBdr>
        <w:top w:val="none" w:sz="0" w:space="0" w:color="auto"/>
        <w:left w:val="none" w:sz="0" w:space="0" w:color="auto"/>
        <w:bottom w:val="none" w:sz="0" w:space="0" w:color="auto"/>
        <w:right w:val="none" w:sz="0" w:space="0" w:color="auto"/>
      </w:divBdr>
    </w:div>
    <w:div w:id="1303850707">
      <w:bodyDiv w:val="1"/>
      <w:marLeft w:val="0"/>
      <w:marRight w:val="0"/>
      <w:marTop w:val="0"/>
      <w:marBottom w:val="0"/>
      <w:divBdr>
        <w:top w:val="none" w:sz="0" w:space="0" w:color="auto"/>
        <w:left w:val="none" w:sz="0" w:space="0" w:color="auto"/>
        <w:bottom w:val="none" w:sz="0" w:space="0" w:color="auto"/>
        <w:right w:val="none" w:sz="0" w:space="0" w:color="auto"/>
      </w:divBdr>
    </w:div>
    <w:div w:id="1304042645">
      <w:bodyDiv w:val="1"/>
      <w:marLeft w:val="0"/>
      <w:marRight w:val="0"/>
      <w:marTop w:val="0"/>
      <w:marBottom w:val="0"/>
      <w:divBdr>
        <w:top w:val="none" w:sz="0" w:space="0" w:color="auto"/>
        <w:left w:val="none" w:sz="0" w:space="0" w:color="auto"/>
        <w:bottom w:val="none" w:sz="0" w:space="0" w:color="auto"/>
        <w:right w:val="none" w:sz="0" w:space="0" w:color="auto"/>
      </w:divBdr>
    </w:div>
    <w:div w:id="1304116171">
      <w:bodyDiv w:val="1"/>
      <w:marLeft w:val="0"/>
      <w:marRight w:val="0"/>
      <w:marTop w:val="0"/>
      <w:marBottom w:val="0"/>
      <w:divBdr>
        <w:top w:val="none" w:sz="0" w:space="0" w:color="auto"/>
        <w:left w:val="none" w:sz="0" w:space="0" w:color="auto"/>
        <w:bottom w:val="none" w:sz="0" w:space="0" w:color="auto"/>
        <w:right w:val="none" w:sz="0" w:space="0" w:color="auto"/>
      </w:divBdr>
    </w:div>
    <w:div w:id="1304120349">
      <w:bodyDiv w:val="1"/>
      <w:marLeft w:val="0"/>
      <w:marRight w:val="0"/>
      <w:marTop w:val="0"/>
      <w:marBottom w:val="0"/>
      <w:divBdr>
        <w:top w:val="none" w:sz="0" w:space="0" w:color="auto"/>
        <w:left w:val="none" w:sz="0" w:space="0" w:color="auto"/>
        <w:bottom w:val="none" w:sz="0" w:space="0" w:color="auto"/>
        <w:right w:val="none" w:sz="0" w:space="0" w:color="auto"/>
      </w:divBdr>
    </w:div>
    <w:div w:id="1304627791">
      <w:bodyDiv w:val="1"/>
      <w:marLeft w:val="0"/>
      <w:marRight w:val="0"/>
      <w:marTop w:val="0"/>
      <w:marBottom w:val="0"/>
      <w:divBdr>
        <w:top w:val="none" w:sz="0" w:space="0" w:color="auto"/>
        <w:left w:val="none" w:sz="0" w:space="0" w:color="auto"/>
        <w:bottom w:val="none" w:sz="0" w:space="0" w:color="auto"/>
        <w:right w:val="none" w:sz="0" w:space="0" w:color="auto"/>
      </w:divBdr>
    </w:div>
    <w:div w:id="1304774086">
      <w:bodyDiv w:val="1"/>
      <w:marLeft w:val="0"/>
      <w:marRight w:val="0"/>
      <w:marTop w:val="0"/>
      <w:marBottom w:val="0"/>
      <w:divBdr>
        <w:top w:val="none" w:sz="0" w:space="0" w:color="auto"/>
        <w:left w:val="none" w:sz="0" w:space="0" w:color="auto"/>
        <w:bottom w:val="none" w:sz="0" w:space="0" w:color="auto"/>
        <w:right w:val="none" w:sz="0" w:space="0" w:color="auto"/>
      </w:divBdr>
    </w:div>
    <w:div w:id="1304776810">
      <w:bodyDiv w:val="1"/>
      <w:marLeft w:val="0"/>
      <w:marRight w:val="0"/>
      <w:marTop w:val="0"/>
      <w:marBottom w:val="0"/>
      <w:divBdr>
        <w:top w:val="none" w:sz="0" w:space="0" w:color="auto"/>
        <w:left w:val="none" w:sz="0" w:space="0" w:color="auto"/>
        <w:bottom w:val="none" w:sz="0" w:space="0" w:color="auto"/>
        <w:right w:val="none" w:sz="0" w:space="0" w:color="auto"/>
      </w:divBdr>
    </w:div>
    <w:div w:id="1305040985">
      <w:bodyDiv w:val="1"/>
      <w:marLeft w:val="0"/>
      <w:marRight w:val="0"/>
      <w:marTop w:val="0"/>
      <w:marBottom w:val="0"/>
      <w:divBdr>
        <w:top w:val="none" w:sz="0" w:space="0" w:color="auto"/>
        <w:left w:val="none" w:sz="0" w:space="0" w:color="auto"/>
        <w:bottom w:val="none" w:sz="0" w:space="0" w:color="auto"/>
        <w:right w:val="none" w:sz="0" w:space="0" w:color="auto"/>
      </w:divBdr>
    </w:div>
    <w:div w:id="1305164549">
      <w:bodyDiv w:val="1"/>
      <w:marLeft w:val="0"/>
      <w:marRight w:val="0"/>
      <w:marTop w:val="0"/>
      <w:marBottom w:val="0"/>
      <w:divBdr>
        <w:top w:val="none" w:sz="0" w:space="0" w:color="auto"/>
        <w:left w:val="none" w:sz="0" w:space="0" w:color="auto"/>
        <w:bottom w:val="none" w:sz="0" w:space="0" w:color="auto"/>
        <w:right w:val="none" w:sz="0" w:space="0" w:color="auto"/>
      </w:divBdr>
    </w:div>
    <w:div w:id="1305234672">
      <w:bodyDiv w:val="1"/>
      <w:marLeft w:val="0"/>
      <w:marRight w:val="0"/>
      <w:marTop w:val="0"/>
      <w:marBottom w:val="0"/>
      <w:divBdr>
        <w:top w:val="none" w:sz="0" w:space="0" w:color="auto"/>
        <w:left w:val="none" w:sz="0" w:space="0" w:color="auto"/>
        <w:bottom w:val="none" w:sz="0" w:space="0" w:color="auto"/>
        <w:right w:val="none" w:sz="0" w:space="0" w:color="auto"/>
      </w:divBdr>
    </w:div>
    <w:div w:id="1305353027">
      <w:bodyDiv w:val="1"/>
      <w:marLeft w:val="0"/>
      <w:marRight w:val="0"/>
      <w:marTop w:val="0"/>
      <w:marBottom w:val="0"/>
      <w:divBdr>
        <w:top w:val="none" w:sz="0" w:space="0" w:color="auto"/>
        <w:left w:val="none" w:sz="0" w:space="0" w:color="auto"/>
        <w:bottom w:val="none" w:sz="0" w:space="0" w:color="auto"/>
        <w:right w:val="none" w:sz="0" w:space="0" w:color="auto"/>
      </w:divBdr>
    </w:div>
    <w:div w:id="1305887380">
      <w:bodyDiv w:val="1"/>
      <w:marLeft w:val="0"/>
      <w:marRight w:val="0"/>
      <w:marTop w:val="0"/>
      <w:marBottom w:val="0"/>
      <w:divBdr>
        <w:top w:val="none" w:sz="0" w:space="0" w:color="auto"/>
        <w:left w:val="none" w:sz="0" w:space="0" w:color="auto"/>
        <w:bottom w:val="none" w:sz="0" w:space="0" w:color="auto"/>
        <w:right w:val="none" w:sz="0" w:space="0" w:color="auto"/>
      </w:divBdr>
    </w:div>
    <w:div w:id="1305888141">
      <w:bodyDiv w:val="1"/>
      <w:marLeft w:val="0"/>
      <w:marRight w:val="0"/>
      <w:marTop w:val="0"/>
      <w:marBottom w:val="0"/>
      <w:divBdr>
        <w:top w:val="none" w:sz="0" w:space="0" w:color="auto"/>
        <w:left w:val="none" w:sz="0" w:space="0" w:color="auto"/>
        <w:bottom w:val="none" w:sz="0" w:space="0" w:color="auto"/>
        <w:right w:val="none" w:sz="0" w:space="0" w:color="auto"/>
      </w:divBdr>
    </w:div>
    <w:div w:id="1305966533">
      <w:bodyDiv w:val="1"/>
      <w:marLeft w:val="0"/>
      <w:marRight w:val="0"/>
      <w:marTop w:val="0"/>
      <w:marBottom w:val="0"/>
      <w:divBdr>
        <w:top w:val="none" w:sz="0" w:space="0" w:color="auto"/>
        <w:left w:val="none" w:sz="0" w:space="0" w:color="auto"/>
        <w:bottom w:val="none" w:sz="0" w:space="0" w:color="auto"/>
        <w:right w:val="none" w:sz="0" w:space="0" w:color="auto"/>
      </w:divBdr>
    </w:div>
    <w:div w:id="1306012233">
      <w:bodyDiv w:val="1"/>
      <w:marLeft w:val="0"/>
      <w:marRight w:val="0"/>
      <w:marTop w:val="0"/>
      <w:marBottom w:val="0"/>
      <w:divBdr>
        <w:top w:val="none" w:sz="0" w:space="0" w:color="auto"/>
        <w:left w:val="none" w:sz="0" w:space="0" w:color="auto"/>
        <w:bottom w:val="none" w:sz="0" w:space="0" w:color="auto"/>
        <w:right w:val="none" w:sz="0" w:space="0" w:color="auto"/>
      </w:divBdr>
    </w:div>
    <w:div w:id="1306542796">
      <w:bodyDiv w:val="1"/>
      <w:marLeft w:val="0"/>
      <w:marRight w:val="0"/>
      <w:marTop w:val="0"/>
      <w:marBottom w:val="0"/>
      <w:divBdr>
        <w:top w:val="none" w:sz="0" w:space="0" w:color="auto"/>
        <w:left w:val="none" w:sz="0" w:space="0" w:color="auto"/>
        <w:bottom w:val="none" w:sz="0" w:space="0" w:color="auto"/>
        <w:right w:val="none" w:sz="0" w:space="0" w:color="auto"/>
      </w:divBdr>
    </w:div>
    <w:div w:id="1306815236">
      <w:bodyDiv w:val="1"/>
      <w:marLeft w:val="0"/>
      <w:marRight w:val="0"/>
      <w:marTop w:val="0"/>
      <w:marBottom w:val="0"/>
      <w:divBdr>
        <w:top w:val="none" w:sz="0" w:space="0" w:color="auto"/>
        <w:left w:val="none" w:sz="0" w:space="0" w:color="auto"/>
        <w:bottom w:val="none" w:sz="0" w:space="0" w:color="auto"/>
        <w:right w:val="none" w:sz="0" w:space="0" w:color="auto"/>
      </w:divBdr>
    </w:div>
    <w:div w:id="1306818110">
      <w:bodyDiv w:val="1"/>
      <w:marLeft w:val="0"/>
      <w:marRight w:val="0"/>
      <w:marTop w:val="0"/>
      <w:marBottom w:val="0"/>
      <w:divBdr>
        <w:top w:val="none" w:sz="0" w:space="0" w:color="auto"/>
        <w:left w:val="none" w:sz="0" w:space="0" w:color="auto"/>
        <w:bottom w:val="none" w:sz="0" w:space="0" w:color="auto"/>
        <w:right w:val="none" w:sz="0" w:space="0" w:color="auto"/>
      </w:divBdr>
    </w:div>
    <w:div w:id="1306928520">
      <w:bodyDiv w:val="1"/>
      <w:marLeft w:val="0"/>
      <w:marRight w:val="0"/>
      <w:marTop w:val="0"/>
      <w:marBottom w:val="0"/>
      <w:divBdr>
        <w:top w:val="none" w:sz="0" w:space="0" w:color="auto"/>
        <w:left w:val="none" w:sz="0" w:space="0" w:color="auto"/>
        <w:bottom w:val="none" w:sz="0" w:space="0" w:color="auto"/>
        <w:right w:val="none" w:sz="0" w:space="0" w:color="auto"/>
      </w:divBdr>
    </w:div>
    <w:div w:id="1307278761">
      <w:bodyDiv w:val="1"/>
      <w:marLeft w:val="0"/>
      <w:marRight w:val="0"/>
      <w:marTop w:val="0"/>
      <w:marBottom w:val="0"/>
      <w:divBdr>
        <w:top w:val="none" w:sz="0" w:space="0" w:color="auto"/>
        <w:left w:val="none" w:sz="0" w:space="0" w:color="auto"/>
        <w:bottom w:val="none" w:sz="0" w:space="0" w:color="auto"/>
        <w:right w:val="none" w:sz="0" w:space="0" w:color="auto"/>
      </w:divBdr>
    </w:div>
    <w:div w:id="1307587758">
      <w:bodyDiv w:val="1"/>
      <w:marLeft w:val="0"/>
      <w:marRight w:val="0"/>
      <w:marTop w:val="0"/>
      <w:marBottom w:val="0"/>
      <w:divBdr>
        <w:top w:val="none" w:sz="0" w:space="0" w:color="auto"/>
        <w:left w:val="none" w:sz="0" w:space="0" w:color="auto"/>
        <w:bottom w:val="none" w:sz="0" w:space="0" w:color="auto"/>
        <w:right w:val="none" w:sz="0" w:space="0" w:color="auto"/>
      </w:divBdr>
    </w:div>
    <w:div w:id="1307780067">
      <w:bodyDiv w:val="1"/>
      <w:marLeft w:val="0"/>
      <w:marRight w:val="0"/>
      <w:marTop w:val="0"/>
      <w:marBottom w:val="0"/>
      <w:divBdr>
        <w:top w:val="none" w:sz="0" w:space="0" w:color="auto"/>
        <w:left w:val="none" w:sz="0" w:space="0" w:color="auto"/>
        <w:bottom w:val="none" w:sz="0" w:space="0" w:color="auto"/>
        <w:right w:val="none" w:sz="0" w:space="0" w:color="auto"/>
      </w:divBdr>
    </w:div>
    <w:div w:id="1308707803">
      <w:bodyDiv w:val="1"/>
      <w:marLeft w:val="0"/>
      <w:marRight w:val="0"/>
      <w:marTop w:val="0"/>
      <w:marBottom w:val="0"/>
      <w:divBdr>
        <w:top w:val="none" w:sz="0" w:space="0" w:color="auto"/>
        <w:left w:val="none" w:sz="0" w:space="0" w:color="auto"/>
        <w:bottom w:val="none" w:sz="0" w:space="0" w:color="auto"/>
        <w:right w:val="none" w:sz="0" w:space="0" w:color="auto"/>
      </w:divBdr>
    </w:div>
    <w:div w:id="1309476139">
      <w:bodyDiv w:val="1"/>
      <w:marLeft w:val="0"/>
      <w:marRight w:val="0"/>
      <w:marTop w:val="0"/>
      <w:marBottom w:val="0"/>
      <w:divBdr>
        <w:top w:val="none" w:sz="0" w:space="0" w:color="auto"/>
        <w:left w:val="none" w:sz="0" w:space="0" w:color="auto"/>
        <w:bottom w:val="none" w:sz="0" w:space="0" w:color="auto"/>
        <w:right w:val="none" w:sz="0" w:space="0" w:color="auto"/>
      </w:divBdr>
    </w:div>
    <w:div w:id="1309746747">
      <w:bodyDiv w:val="1"/>
      <w:marLeft w:val="0"/>
      <w:marRight w:val="0"/>
      <w:marTop w:val="0"/>
      <w:marBottom w:val="0"/>
      <w:divBdr>
        <w:top w:val="none" w:sz="0" w:space="0" w:color="auto"/>
        <w:left w:val="none" w:sz="0" w:space="0" w:color="auto"/>
        <w:bottom w:val="none" w:sz="0" w:space="0" w:color="auto"/>
        <w:right w:val="none" w:sz="0" w:space="0" w:color="auto"/>
      </w:divBdr>
    </w:div>
    <w:div w:id="1310091942">
      <w:bodyDiv w:val="1"/>
      <w:marLeft w:val="0"/>
      <w:marRight w:val="0"/>
      <w:marTop w:val="0"/>
      <w:marBottom w:val="0"/>
      <w:divBdr>
        <w:top w:val="none" w:sz="0" w:space="0" w:color="auto"/>
        <w:left w:val="none" w:sz="0" w:space="0" w:color="auto"/>
        <w:bottom w:val="none" w:sz="0" w:space="0" w:color="auto"/>
        <w:right w:val="none" w:sz="0" w:space="0" w:color="auto"/>
      </w:divBdr>
    </w:div>
    <w:div w:id="1310212475">
      <w:bodyDiv w:val="1"/>
      <w:marLeft w:val="0"/>
      <w:marRight w:val="0"/>
      <w:marTop w:val="0"/>
      <w:marBottom w:val="0"/>
      <w:divBdr>
        <w:top w:val="none" w:sz="0" w:space="0" w:color="auto"/>
        <w:left w:val="none" w:sz="0" w:space="0" w:color="auto"/>
        <w:bottom w:val="none" w:sz="0" w:space="0" w:color="auto"/>
        <w:right w:val="none" w:sz="0" w:space="0" w:color="auto"/>
      </w:divBdr>
    </w:div>
    <w:div w:id="1310744113">
      <w:bodyDiv w:val="1"/>
      <w:marLeft w:val="0"/>
      <w:marRight w:val="0"/>
      <w:marTop w:val="0"/>
      <w:marBottom w:val="0"/>
      <w:divBdr>
        <w:top w:val="none" w:sz="0" w:space="0" w:color="auto"/>
        <w:left w:val="none" w:sz="0" w:space="0" w:color="auto"/>
        <w:bottom w:val="none" w:sz="0" w:space="0" w:color="auto"/>
        <w:right w:val="none" w:sz="0" w:space="0" w:color="auto"/>
      </w:divBdr>
    </w:div>
    <w:div w:id="1310748225">
      <w:bodyDiv w:val="1"/>
      <w:marLeft w:val="0"/>
      <w:marRight w:val="0"/>
      <w:marTop w:val="0"/>
      <w:marBottom w:val="0"/>
      <w:divBdr>
        <w:top w:val="none" w:sz="0" w:space="0" w:color="auto"/>
        <w:left w:val="none" w:sz="0" w:space="0" w:color="auto"/>
        <w:bottom w:val="none" w:sz="0" w:space="0" w:color="auto"/>
        <w:right w:val="none" w:sz="0" w:space="0" w:color="auto"/>
      </w:divBdr>
    </w:div>
    <w:div w:id="1310785627">
      <w:bodyDiv w:val="1"/>
      <w:marLeft w:val="0"/>
      <w:marRight w:val="0"/>
      <w:marTop w:val="0"/>
      <w:marBottom w:val="0"/>
      <w:divBdr>
        <w:top w:val="none" w:sz="0" w:space="0" w:color="auto"/>
        <w:left w:val="none" w:sz="0" w:space="0" w:color="auto"/>
        <w:bottom w:val="none" w:sz="0" w:space="0" w:color="auto"/>
        <w:right w:val="none" w:sz="0" w:space="0" w:color="auto"/>
      </w:divBdr>
    </w:div>
    <w:div w:id="1311447171">
      <w:bodyDiv w:val="1"/>
      <w:marLeft w:val="0"/>
      <w:marRight w:val="0"/>
      <w:marTop w:val="0"/>
      <w:marBottom w:val="0"/>
      <w:divBdr>
        <w:top w:val="none" w:sz="0" w:space="0" w:color="auto"/>
        <w:left w:val="none" w:sz="0" w:space="0" w:color="auto"/>
        <w:bottom w:val="none" w:sz="0" w:space="0" w:color="auto"/>
        <w:right w:val="none" w:sz="0" w:space="0" w:color="auto"/>
      </w:divBdr>
    </w:div>
    <w:div w:id="1312756450">
      <w:bodyDiv w:val="1"/>
      <w:marLeft w:val="0"/>
      <w:marRight w:val="0"/>
      <w:marTop w:val="0"/>
      <w:marBottom w:val="0"/>
      <w:divBdr>
        <w:top w:val="none" w:sz="0" w:space="0" w:color="auto"/>
        <w:left w:val="none" w:sz="0" w:space="0" w:color="auto"/>
        <w:bottom w:val="none" w:sz="0" w:space="0" w:color="auto"/>
        <w:right w:val="none" w:sz="0" w:space="0" w:color="auto"/>
      </w:divBdr>
    </w:div>
    <w:div w:id="1313365390">
      <w:bodyDiv w:val="1"/>
      <w:marLeft w:val="0"/>
      <w:marRight w:val="0"/>
      <w:marTop w:val="0"/>
      <w:marBottom w:val="0"/>
      <w:divBdr>
        <w:top w:val="none" w:sz="0" w:space="0" w:color="auto"/>
        <w:left w:val="none" w:sz="0" w:space="0" w:color="auto"/>
        <w:bottom w:val="none" w:sz="0" w:space="0" w:color="auto"/>
        <w:right w:val="none" w:sz="0" w:space="0" w:color="auto"/>
      </w:divBdr>
    </w:div>
    <w:div w:id="1313682695">
      <w:bodyDiv w:val="1"/>
      <w:marLeft w:val="0"/>
      <w:marRight w:val="0"/>
      <w:marTop w:val="0"/>
      <w:marBottom w:val="0"/>
      <w:divBdr>
        <w:top w:val="none" w:sz="0" w:space="0" w:color="auto"/>
        <w:left w:val="none" w:sz="0" w:space="0" w:color="auto"/>
        <w:bottom w:val="none" w:sz="0" w:space="0" w:color="auto"/>
        <w:right w:val="none" w:sz="0" w:space="0" w:color="auto"/>
      </w:divBdr>
    </w:div>
    <w:div w:id="1313868673">
      <w:bodyDiv w:val="1"/>
      <w:marLeft w:val="0"/>
      <w:marRight w:val="0"/>
      <w:marTop w:val="0"/>
      <w:marBottom w:val="0"/>
      <w:divBdr>
        <w:top w:val="none" w:sz="0" w:space="0" w:color="auto"/>
        <w:left w:val="none" w:sz="0" w:space="0" w:color="auto"/>
        <w:bottom w:val="none" w:sz="0" w:space="0" w:color="auto"/>
        <w:right w:val="none" w:sz="0" w:space="0" w:color="auto"/>
      </w:divBdr>
    </w:div>
    <w:div w:id="1314219350">
      <w:bodyDiv w:val="1"/>
      <w:marLeft w:val="0"/>
      <w:marRight w:val="0"/>
      <w:marTop w:val="0"/>
      <w:marBottom w:val="0"/>
      <w:divBdr>
        <w:top w:val="none" w:sz="0" w:space="0" w:color="auto"/>
        <w:left w:val="none" w:sz="0" w:space="0" w:color="auto"/>
        <w:bottom w:val="none" w:sz="0" w:space="0" w:color="auto"/>
        <w:right w:val="none" w:sz="0" w:space="0" w:color="auto"/>
      </w:divBdr>
    </w:div>
    <w:div w:id="1314800149">
      <w:bodyDiv w:val="1"/>
      <w:marLeft w:val="0"/>
      <w:marRight w:val="0"/>
      <w:marTop w:val="0"/>
      <w:marBottom w:val="0"/>
      <w:divBdr>
        <w:top w:val="none" w:sz="0" w:space="0" w:color="auto"/>
        <w:left w:val="none" w:sz="0" w:space="0" w:color="auto"/>
        <w:bottom w:val="none" w:sz="0" w:space="0" w:color="auto"/>
        <w:right w:val="none" w:sz="0" w:space="0" w:color="auto"/>
      </w:divBdr>
    </w:div>
    <w:div w:id="1314916788">
      <w:bodyDiv w:val="1"/>
      <w:marLeft w:val="0"/>
      <w:marRight w:val="0"/>
      <w:marTop w:val="0"/>
      <w:marBottom w:val="0"/>
      <w:divBdr>
        <w:top w:val="none" w:sz="0" w:space="0" w:color="auto"/>
        <w:left w:val="none" w:sz="0" w:space="0" w:color="auto"/>
        <w:bottom w:val="none" w:sz="0" w:space="0" w:color="auto"/>
        <w:right w:val="none" w:sz="0" w:space="0" w:color="auto"/>
      </w:divBdr>
    </w:div>
    <w:div w:id="1314984582">
      <w:bodyDiv w:val="1"/>
      <w:marLeft w:val="0"/>
      <w:marRight w:val="0"/>
      <w:marTop w:val="0"/>
      <w:marBottom w:val="0"/>
      <w:divBdr>
        <w:top w:val="none" w:sz="0" w:space="0" w:color="auto"/>
        <w:left w:val="none" w:sz="0" w:space="0" w:color="auto"/>
        <w:bottom w:val="none" w:sz="0" w:space="0" w:color="auto"/>
        <w:right w:val="none" w:sz="0" w:space="0" w:color="auto"/>
      </w:divBdr>
    </w:div>
    <w:div w:id="1315328606">
      <w:bodyDiv w:val="1"/>
      <w:marLeft w:val="0"/>
      <w:marRight w:val="0"/>
      <w:marTop w:val="0"/>
      <w:marBottom w:val="0"/>
      <w:divBdr>
        <w:top w:val="none" w:sz="0" w:space="0" w:color="auto"/>
        <w:left w:val="none" w:sz="0" w:space="0" w:color="auto"/>
        <w:bottom w:val="none" w:sz="0" w:space="0" w:color="auto"/>
        <w:right w:val="none" w:sz="0" w:space="0" w:color="auto"/>
      </w:divBdr>
    </w:div>
    <w:div w:id="1315446729">
      <w:bodyDiv w:val="1"/>
      <w:marLeft w:val="0"/>
      <w:marRight w:val="0"/>
      <w:marTop w:val="0"/>
      <w:marBottom w:val="0"/>
      <w:divBdr>
        <w:top w:val="none" w:sz="0" w:space="0" w:color="auto"/>
        <w:left w:val="none" w:sz="0" w:space="0" w:color="auto"/>
        <w:bottom w:val="none" w:sz="0" w:space="0" w:color="auto"/>
        <w:right w:val="none" w:sz="0" w:space="0" w:color="auto"/>
      </w:divBdr>
    </w:div>
    <w:div w:id="1316685514">
      <w:bodyDiv w:val="1"/>
      <w:marLeft w:val="0"/>
      <w:marRight w:val="0"/>
      <w:marTop w:val="0"/>
      <w:marBottom w:val="0"/>
      <w:divBdr>
        <w:top w:val="none" w:sz="0" w:space="0" w:color="auto"/>
        <w:left w:val="none" w:sz="0" w:space="0" w:color="auto"/>
        <w:bottom w:val="none" w:sz="0" w:space="0" w:color="auto"/>
        <w:right w:val="none" w:sz="0" w:space="0" w:color="auto"/>
      </w:divBdr>
    </w:div>
    <w:div w:id="1317146338">
      <w:bodyDiv w:val="1"/>
      <w:marLeft w:val="0"/>
      <w:marRight w:val="0"/>
      <w:marTop w:val="0"/>
      <w:marBottom w:val="0"/>
      <w:divBdr>
        <w:top w:val="none" w:sz="0" w:space="0" w:color="auto"/>
        <w:left w:val="none" w:sz="0" w:space="0" w:color="auto"/>
        <w:bottom w:val="none" w:sz="0" w:space="0" w:color="auto"/>
        <w:right w:val="none" w:sz="0" w:space="0" w:color="auto"/>
      </w:divBdr>
    </w:div>
    <w:div w:id="1317807038">
      <w:bodyDiv w:val="1"/>
      <w:marLeft w:val="0"/>
      <w:marRight w:val="0"/>
      <w:marTop w:val="0"/>
      <w:marBottom w:val="0"/>
      <w:divBdr>
        <w:top w:val="none" w:sz="0" w:space="0" w:color="auto"/>
        <w:left w:val="none" w:sz="0" w:space="0" w:color="auto"/>
        <w:bottom w:val="none" w:sz="0" w:space="0" w:color="auto"/>
        <w:right w:val="none" w:sz="0" w:space="0" w:color="auto"/>
      </w:divBdr>
    </w:div>
    <w:div w:id="1318416459">
      <w:bodyDiv w:val="1"/>
      <w:marLeft w:val="0"/>
      <w:marRight w:val="0"/>
      <w:marTop w:val="0"/>
      <w:marBottom w:val="0"/>
      <w:divBdr>
        <w:top w:val="none" w:sz="0" w:space="0" w:color="auto"/>
        <w:left w:val="none" w:sz="0" w:space="0" w:color="auto"/>
        <w:bottom w:val="none" w:sz="0" w:space="0" w:color="auto"/>
        <w:right w:val="none" w:sz="0" w:space="0" w:color="auto"/>
      </w:divBdr>
    </w:div>
    <w:div w:id="1318538552">
      <w:bodyDiv w:val="1"/>
      <w:marLeft w:val="0"/>
      <w:marRight w:val="0"/>
      <w:marTop w:val="0"/>
      <w:marBottom w:val="0"/>
      <w:divBdr>
        <w:top w:val="none" w:sz="0" w:space="0" w:color="auto"/>
        <w:left w:val="none" w:sz="0" w:space="0" w:color="auto"/>
        <w:bottom w:val="none" w:sz="0" w:space="0" w:color="auto"/>
        <w:right w:val="none" w:sz="0" w:space="0" w:color="auto"/>
      </w:divBdr>
    </w:div>
    <w:div w:id="1318608999">
      <w:bodyDiv w:val="1"/>
      <w:marLeft w:val="0"/>
      <w:marRight w:val="0"/>
      <w:marTop w:val="0"/>
      <w:marBottom w:val="0"/>
      <w:divBdr>
        <w:top w:val="none" w:sz="0" w:space="0" w:color="auto"/>
        <w:left w:val="none" w:sz="0" w:space="0" w:color="auto"/>
        <w:bottom w:val="none" w:sz="0" w:space="0" w:color="auto"/>
        <w:right w:val="none" w:sz="0" w:space="0" w:color="auto"/>
      </w:divBdr>
    </w:div>
    <w:div w:id="1318849345">
      <w:bodyDiv w:val="1"/>
      <w:marLeft w:val="0"/>
      <w:marRight w:val="0"/>
      <w:marTop w:val="0"/>
      <w:marBottom w:val="0"/>
      <w:divBdr>
        <w:top w:val="none" w:sz="0" w:space="0" w:color="auto"/>
        <w:left w:val="none" w:sz="0" w:space="0" w:color="auto"/>
        <w:bottom w:val="none" w:sz="0" w:space="0" w:color="auto"/>
        <w:right w:val="none" w:sz="0" w:space="0" w:color="auto"/>
      </w:divBdr>
    </w:div>
    <w:div w:id="1320228746">
      <w:bodyDiv w:val="1"/>
      <w:marLeft w:val="0"/>
      <w:marRight w:val="0"/>
      <w:marTop w:val="0"/>
      <w:marBottom w:val="0"/>
      <w:divBdr>
        <w:top w:val="none" w:sz="0" w:space="0" w:color="auto"/>
        <w:left w:val="none" w:sz="0" w:space="0" w:color="auto"/>
        <w:bottom w:val="none" w:sz="0" w:space="0" w:color="auto"/>
        <w:right w:val="none" w:sz="0" w:space="0" w:color="auto"/>
      </w:divBdr>
    </w:div>
    <w:div w:id="1320231258">
      <w:bodyDiv w:val="1"/>
      <w:marLeft w:val="0"/>
      <w:marRight w:val="0"/>
      <w:marTop w:val="0"/>
      <w:marBottom w:val="0"/>
      <w:divBdr>
        <w:top w:val="none" w:sz="0" w:space="0" w:color="auto"/>
        <w:left w:val="none" w:sz="0" w:space="0" w:color="auto"/>
        <w:bottom w:val="none" w:sz="0" w:space="0" w:color="auto"/>
        <w:right w:val="none" w:sz="0" w:space="0" w:color="auto"/>
      </w:divBdr>
    </w:div>
    <w:div w:id="1320304852">
      <w:bodyDiv w:val="1"/>
      <w:marLeft w:val="0"/>
      <w:marRight w:val="0"/>
      <w:marTop w:val="0"/>
      <w:marBottom w:val="0"/>
      <w:divBdr>
        <w:top w:val="none" w:sz="0" w:space="0" w:color="auto"/>
        <w:left w:val="none" w:sz="0" w:space="0" w:color="auto"/>
        <w:bottom w:val="none" w:sz="0" w:space="0" w:color="auto"/>
        <w:right w:val="none" w:sz="0" w:space="0" w:color="auto"/>
      </w:divBdr>
    </w:div>
    <w:div w:id="1320427573">
      <w:bodyDiv w:val="1"/>
      <w:marLeft w:val="0"/>
      <w:marRight w:val="0"/>
      <w:marTop w:val="0"/>
      <w:marBottom w:val="0"/>
      <w:divBdr>
        <w:top w:val="none" w:sz="0" w:space="0" w:color="auto"/>
        <w:left w:val="none" w:sz="0" w:space="0" w:color="auto"/>
        <w:bottom w:val="none" w:sz="0" w:space="0" w:color="auto"/>
        <w:right w:val="none" w:sz="0" w:space="0" w:color="auto"/>
      </w:divBdr>
    </w:div>
    <w:div w:id="1320573853">
      <w:bodyDiv w:val="1"/>
      <w:marLeft w:val="0"/>
      <w:marRight w:val="0"/>
      <w:marTop w:val="0"/>
      <w:marBottom w:val="0"/>
      <w:divBdr>
        <w:top w:val="none" w:sz="0" w:space="0" w:color="auto"/>
        <w:left w:val="none" w:sz="0" w:space="0" w:color="auto"/>
        <w:bottom w:val="none" w:sz="0" w:space="0" w:color="auto"/>
        <w:right w:val="none" w:sz="0" w:space="0" w:color="auto"/>
      </w:divBdr>
    </w:div>
    <w:div w:id="1320579083">
      <w:bodyDiv w:val="1"/>
      <w:marLeft w:val="0"/>
      <w:marRight w:val="0"/>
      <w:marTop w:val="0"/>
      <w:marBottom w:val="0"/>
      <w:divBdr>
        <w:top w:val="none" w:sz="0" w:space="0" w:color="auto"/>
        <w:left w:val="none" w:sz="0" w:space="0" w:color="auto"/>
        <w:bottom w:val="none" w:sz="0" w:space="0" w:color="auto"/>
        <w:right w:val="none" w:sz="0" w:space="0" w:color="auto"/>
      </w:divBdr>
    </w:div>
    <w:div w:id="1320692948">
      <w:bodyDiv w:val="1"/>
      <w:marLeft w:val="0"/>
      <w:marRight w:val="0"/>
      <w:marTop w:val="0"/>
      <w:marBottom w:val="0"/>
      <w:divBdr>
        <w:top w:val="none" w:sz="0" w:space="0" w:color="auto"/>
        <w:left w:val="none" w:sz="0" w:space="0" w:color="auto"/>
        <w:bottom w:val="none" w:sz="0" w:space="0" w:color="auto"/>
        <w:right w:val="none" w:sz="0" w:space="0" w:color="auto"/>
      </w:divBdr>
    </w:div>
    <w:div w:id="1320815585">
      <w:bodyDiv w:val="1"/>
      <w:marLeft w:val="0"/>
      <w:marRight w:val="0"/>
      <w:marTop w:val="0"/>
      <w:marBottom w:val="0"/>
      <w:divBdr>
        <w:top w:val="none" w:sz="0" w:space="0" w:color="auto"/>
        <w:left w:val="none" w:sz="0" w:space="0" w:color="auto"/>
        <w:bottom w:val="none" w:sz="0" w:space="0" w:color="auto"/>
        <w:right w:val="none" w:sz="0" w:space="0" w:color="auto"/>
      </w:divBdr>
    </w:div>
    <w:div w:id="1321346238">
      <w:bodyDiv w:val="1"/>
      <w:marLeft w:val="0"/>
      <w:marRight w:val="0"/>
      <w:marTop w:val="0"/>
      <w:marBottom w:val="0"/>
      <w:divBdr>
        <w:top w:val="none" w:sz="0" w:space="0" w:color="auto"/>
        <w:left w:val="none" w:sz="0" w:space="0" w:color="auto"/>
        <w:bottom w:val="none" w:sz="0" w:space="0" w:color="auto"/>
        <w:right w:val="none" w:sz="0" w:space="0" w:color="auto"/>
      </w:divBdr>
    </w:div>
    <w:div w:id="1321469643">
      <w:bodyDiv w:val="1"/>
      <w:marLeft w:val="0"/>
      <w:marRight w:val="0"/>
      <w:marTop w:val="0"/>
      <w:marBottom w:val="0"/>
      <w:divBdr>
        <w:top w:val="none" w:sz="0" w:space="0" w:color="auto"/>
        <w:left w:val="none" w:sz="0" w:space="0" w:color="auto"/>
        <w:bottom w:val="none" w:sz="0" w:space="0" w:color="auto"/>
        <w:right w:val="none" w:sz="0" w:space="0" w:color="auto"/>
      </w:divBdr>
    </w:div>
    <w:div w:id="1321813528">
      <w:bodyDiv w:val="1"/>
      <w:marLeft w:val="0"/>
      <w:marRight w:val="0"/>
      <w:marTop w:val="0"/>
      <w:marBottom w:val="0"/>
      <w:divBdr>
        <w:top w:val="none" w:sz="0" w:space="0" w:color="auto"/>
        <w:left w:val="none" w:sz="0" w:space="0" w:color="auto"/>
        <w:bottom w:val="none" w:sz="0" w:space="0" w:color="auto"/>
        <w:right w:val="none" w:sz="0" w:space="0" w:color="auto"/>
      </w:divBdr>
    </w:div>
    <w:div w:id="1321931770">
      <w:bodyDiv w:val="1"/>
      <w:marLeft w:val="0"/>
      <w:marRight w:val="0"/>
      <w:marTop w:val="0"/>
      <w:marBottom w:val="0"/>
      <w:divBdr>
        <w:top w:val="none" w:sz="0" w:space="0" w:color="auto"/>
        <w:left w:val="none" w:sz="0" w:space="0" w:color="auto"/>
        <w:bottom w:val="none" w:sz="0" w:space="0" w:color="auto"/>
        <w:right w:val="none" w:sz="0" w:space="0" w:color="auto"/>
      </w:divBdr>
    </w:div>
    <w:div w:id="1321957449">
      <w:bodyDiv w:val="1"/>
      <w:marLeft w:val="0"/>
      <w:marRight w:val="0"/>
      <w:marTop w:val="0"/>
      <w:marBottom w:val="0"/>
      <w:divBdr>
        <w:top w:val="none" w:sz="0" w:space="0" w:color="auto"/>
        <w:left w:val="none" w:sz="0" w:space="0" w:color="auto"/>
        <w:bottom w:val="none" w:sz="0" w:space="0" w:color="auto"/>
        <w:right w:val="none" w:sz="0" w:space="0" w:color="auto"/>
      </w:divBdr>
    </w:div>
    <w:div w:id="1322083466">
      <w:bodyDiv w:val="1"/>
      <w:marLeft w:val="0"/>
      <w:marRight w:val="0"/>
      <w:marTop w:val="0"/>
      <w:marBottom w:val="0"/>
      <w:divBdr>
        <w:top w:val="none" w:sz="0" w:space="0" w:color="auto"/>
        <w:left w:val="none" w:sz="0" w:space="0" w:color="auto"/>
        <w:bottom w:val="none" w:sz="0" w:space="0" w:color="auto"/>
        <w:right w:val="none" w:sz="0" w:space="0" w:color="auto"/>
      </w:divBdr>
    </w:div>
    <w:div w:id="1323043146">
      <w:bodyDiv w:val="1"/>
      <w:marLeft w:val="0"/>
      <w:marRight w:val="0"/>
      <w:marTop w:val="0"/>
      <w:marBottom w:val="0"/>
      <w:divBdr>
        <w:top w:val="none" w:sz="0" w:space="0" w:color="auto"/>
        <w:left w:val="none" w:sz="0" w:space="0" w:color="auto"/>
        <w:bottom w:val="none" w:sz="0" w:space="0" w:color="auto"/>
        <w:right w:val="none" w:sz="0" w:space="0" w:color="auto"/>
      </w:divBdr>
    </w:div>
    <w:div w:id="1323241843">
      <w:bodyDiv w:val="1"/>
      <w:marLeft w:val="0"/>
      <w:marRight w:val="0"/>
      <w:marTop w:val="0"/>
      <w:marBottom w:val="0"/>
      <w:divBdr>
        <w:top w:val="none" w:sz="0" w:space="0" w:color="auto"/>
        <w:left w:val="none" w:sz="0" w:space="0" w:color="auto"/>
        <w:bottom w:val="none" w:sz="0" w:space="0" w:color="auto"/>
        <w:right w:val="none" w:sz="0" w:space="0" w:color="auto"/>
      </w:divBdr>
    </w:div>
    <w:div w:id="1323315102">
      <w:bodyDiv w:val="1"/>
      <w:marLeft w:val="0"/>
      <w:marRight w:val="0"/>
      <w:marTop w:val="0"/>
      <w:marBottom w:val="0"/>
      <w:divBdr>
        <w:top w:val="none" w:sz="0" w:space="0" w:color="auto"/>
        <w:left w:val="none" w:sz="0" w:space="0" w:color="auto"/>
        <w:bottom w:val="none" w:sz="0" w:space="0" w:color="auto"/>
        <w:right w:val="none" w:sz="0" w:space="0" w:color="auto"/>
      </w:divBdr>
    </w:div>
    <w:div w:id="1323581018">
      <w:bodyDiv w:val="1"/>
      <w:marLeft w:val="0"/>
      <w:marRight w:val="0"/>
      <w:marTop w:val="0"/>
      <w:marBottom w:val="0"/>
      <w:divBdr>
        <w:top w:val="none" w:sz="0" w:space="0" w:color="auto"/>
        <w:left w:val="none" w:sz="0" w:space="0" w:color="auto"/>
        <w:bottom w:val="none" w:sz="0" w:space="0" w:color="auto"/>
        <w:right w:val="none" w:sz="0" w:space="0" w:color="auto"/>
      </w:divBdr>
    </w:div>
    <w:div w:id="1323923865">
      <w:bodyDiv w:val="1"/>
      <w:marLeft w:val="0"/>
      <w:marRight w:val="0"/>
      <w:marTop w:val="0"/>
      <w:marBottom w:val="0"/>
      <w:divBdr>
        <w:top w:val="none" w:sz="0" w:space="0" w:color="auto"/>
        <w:left w:val="none" w:sz="0" w:space="0" w:color="auto"/>
        <w:bottom w:val="none" w:sz="0" w:space="0" w:color="auto"/>
        <w:right w:val="none" w:sz="0" w:space="0" w:color="auto"/>
      </w:divBdr>
    </w:div>
    <w:div w:id="1324116533">
      <w:bodyDiv w:val="1"/>
      <w:marLeft w:val="0"/>
      <w:marRight w:val="0"/>
      <w:marTop w:val="0"/>
      <w:marBottom w:val="0"/>
      <w:divBdr>
        <w:top w:val="none" w:sz="0" w:space="0" w:color="auto"/>
        <w:left w:val="none" w:sz="0" w:space="0" w:color="auto"/>
        <w:bottom w:val="none" w:sz="0" w:space="0" w:color="auto"/>
        <w:right w:val="none" w:sz="0" w:space="0" w:color="auto"/>
      </w:divBdr>
    </w:div>
    <w:div w:id="1324239734">
      <w:bodyDiv w:val="1"/>
      <w:marLeft w:val="0"/>
      <w:marRight w:val="0"/>
      <w:marTop w:val="0"/>
      <w:marBottom w:val="0"/>
      <w:divBdr>
        <w:top w:val="none" w:sz="0" w:space="0" w:color="auto"/>
        <w:left w:val="none" w:sz="0" w:space="0" w:color="auto"/>
        <w:bottom w:val="none" w:sz="0" w:space="0" w:color="auto"/>
        <w:right w:val="none" w:sz="0" w:space="0" w:color="auto"/>
      </w:divBdr>
    </w:div>
    <w:div w:id="1324436463">
      <w:bodyDiv w:val="1"/>
      <w:marLeft w:val="0"/>
      <w:marRight w:val="0"/>
      <w:marTop w:val="0"/>
      <w:marBottom w:val="0"/>
      <w:divBdr>
        <w:top w:val="none" w:sz="0" w:space="0" w:color="auto"/>
        <w:left w:val="none" w:sz="0" w:space="0" w:color="auto"/>
        <w:bottom w:val="none" w:sz="0" w:space="0" w:color="auto"/>
        <w:right w:val="none" w:sz="0" w:space="0" w:color="auto"/>
      </w:divBdr>
    </w:div>
    <w:div w:id="1324897212">
      <w:bodyDiv w:val="1"/>
      <w:marLeft w:val="0"/>
      <w:marRight w:val="0"/>
      <w:marTop w:val="0"/>
      <w:marBottom w:val="0"/>
      <w:divBdr>
        <w:top w:val="none" w:sz="0" w:space="0" w:color="auto"/>
        <w:left w:val="none" w:sz="0" w:space="0" w:color="auto"/>
        <w:bottom w:val="none" w:sz="0" w:space="0" w:color="auto"/>
        <w:right w:val="none" w:sz="0" w:space="0" w:color="auto"/>
      </w:divBdr>
    </w:div>
    <w:div w:id="1324897215">
      <w:bodyDiv w:val="1"/>
      <w:marLeft w:val="0"/>
      <w:marRight w:val="0"/>
      <w:marTop w:val="0"/>
      <w:marBottom w:val="0"/>
      <w:divBdr>
        <w:top w:val="none" w:sz="0" w:space="0" w:color="auto"/>
        <w:left w:val="none" w:sz="0" w:space="0" w:color="auto"/>
        <w:bottom w:val="none" w:sz="0" w:space="0" w:color="auto"/>
        <w:right w:val="none" w:sz="0" w:space="0" w:color="auto"/>
      </w:divBdr>
    </w:div>
    <w:div w:id="1325206855">
      <w:bodyDiv w:val="1"/>
      <w:marLeft w:val="0"/>
      <w:marRight w:val="0"/>
      <w:marTop w:val="0"/>
      <w:marBottom w:val="0"/>
      <w:divBdr>
        <w:top w:val="none" w:sz="0" w:space="0" w:color="auto"/>
        <w:left w:val="none" w:sz="0" w:space="0" w:color="auto"/>
        <w:bottom w:val="none" w:sz="0" w:space="0" w:color="auto"/>
        <w:right w:val="none" w:sz="0" w:space="0" w:color="auto"/>
      </w:divBdr>
    </w:div>
    <w:div w:id="1325546993">
      <w:bodyDiv w:val="1"/>
      <w:marLeft w:val="0"/>
      <w:marRight w:val="0"/>
      <w:marTop w:val="0"/>
      <w:marBottom w:val="0"/>
      <w:divBdr>
        <w:top w:val="none" w:sz="0" w:space="0" w:color="auto"/>
        <w:left w:val="none" w:sz="0" w:space="0" w:color="auto"/>
        <w:bottom w:val="none" w:sz="0" w:space="0" w:color="auto"/>
        <w:right w:val="none" w:sz="0" w:space="0" w:color="auto"/>
      </w:divBdr>
    </w:div>
    <w:div w:id="1325665784">
      <w:bodyDiv w:val="1"/>
      <w:marLeft w:val="0"/>
      <w:marRight w:val="0"/>
      <w:marTop w:val="0"/>
      <w:marBottom w:val="0"/>
      <w:divBdr>
        <w:top w:val="none" w:sz="0" w:space="0" w:color="auto"/>
        <w:left w:val="none" w:sz="0" w:space="0" w:color="auto"/>
        <w:bottom w:val="none" w:sz="0" w:space="0" w:color="auto"/>
        <w:right w:val="none" w:sz="0" w:space="0" w:color="auto"/>
      </w:divBdr>
    </w:div>
    <w:div w:id="1325820058">
      <w:bodyDiv w:val="1"/>
      <w:marLeft w:val="0"/>
      <w:marRight w:val="0"/>
      <w:marTop w:val="0"/>
      <w:marBottom w:val="0"/>
      <w:divBdr>
        <w:top w:val="none" w:sz="0" w:space="0" w:color="auto"/>
        <w:left w:val="none" w:sz="0" w:space="0" w:color="auto"/>
        <w:bottom w:val="none" w:sz="0" w:space="0" w:color="auto"/>
        <w:right w:val="none" w:sz="0" w:space="0" w:color="auto"/>
      </w:divBdr>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
    <w:div w:id="1326935085">
      <w:bodyDiv w:val="1"/>
      <w:marLeft w:val="0"/>
      <w:marRight w:val="0"/>
      <w:marTop w:val="0"/>
      <w:marBottom w:val="0"/>
      <w:divBdr>
        <w:top w:val="none" w:sz="0" w:space="0" w:color="auto"/>
        <w:left w:val="none" w:sz="0" w:space="0" w:color="auto"/>
        <w:bottom w:val="none" w:sz="0" w:space="0" w:color="auto"/>
        <w:right w:val="none" w:sz="0" w:space="0" w:color="auto"/>
      </w:divBdr>
    </w:div>
    <w:div w:id="1326937239">
      <w:bodyDiv w:val="1"/>
      <w:marLeft w:val="0"/>
      <w:marRight w:val="0"/>
      <w:marTop w:val="0"/>
      <w:marBottom w:val="0"/>
      <w:divBdr>
        <w:top w:val="none" w:sz="0" w:space="0" w:color="auto"/>
        <w:left w:val="none" w:sz="0" w:space="0" w:color="auto"/>
        <w:bottom w:val="none" w:sz="0" w:space="0" w:color="auto"/>
        <w:right w:val="none" w:sz="0" w:space="0" w:color="auto"/>
      </w:divBdr>
    </w:div>
    <w:div w:id="1327171780">
      <w:bodyDiv w:val="1"/>
      <w:marLeft w:val="0"/>
      <w:marRight w:val="0"/>
      <w:marTop w:val="0"/>
      <w:marBottom w:val="0"/>
      <w:divBdr>
        <w:top w:val="none" w:sz="0" w:space="0" w:color="auto"/>
        <w:left w:val="none" w:sz="0" w:space="0" w:color="auto"/>
        <w:bottom w:val="none" w:sz="0" w:space="0" w:color="auto"/>
        <w:right w:val="none" w:sz="0" w:space="0" w:color="auto"/>
      </w:divBdr>
    </w:div>
    <w:div w:id="1327174276">
      <w:bodyDiv w:val="1"/>
      <w:marLeft w:val="0"/>
      <w:marRight w:val="0"/>
      <w:marTop w:val="0"/>
      <w:marBottom w:val="0"/>
      <w:divBdr>
        <w:top w:val="none" w:sz="0" w:space="0" w:color="auto"/>
        <w:left w:val="none" w:sz="0" w:space="0" w:color="auto"/>
        <w:bottom w:val="none" w:sz="0" w:space="0" w:color="auto"/>
        <w:right w:val="none" w:sz="0" w:space="0" w:color="auto"/>
      </w:divBdr>
    </w:div>
    <w:div w:id="1327705528">
      <w:bodyDiv w:val="1"/>
      <w:marLeft w:val="0"/>
      <w:marRight w:val="0"/>
      <w:marTop w:val="0"/>
      <w:marBottom w:val="0"/>
      <w:divBdr>
        <w:top w:val="none" w:sz="0" w:space="0" w:color="auto"/>
        <w:left w:val="none" w:sz="0" w:space="0" w:color="auto"/>
        <w:bottom w:val="none" w:sz="0" w:space="0" w:color="auto"/>
        <w:right w:val="none" w:sz="0" w:space="0" w:color="auto"/>
      </w:divBdr>
    </w:div>
    <w:div w:id="1328245411">
      <w:bodyDiv w:val="1"/>
      <w:marLeft w:val="0"/>
      <w:marRight w:val="0"/>
      <w:marTop w:val="0"/>
      <w:marBottom w:val="0"/>
      <w:divBdr>
        <w:top w:val="none" w:sz="0" w:space="0" w:color="auto"/>
        <w:left w:val="none" w:sz="0" w:space="0" w:color="auto"/>
        <w:bottom w:val="none" w:sz="0" w:space="0" w:color="auto"/>
        <w:right w:val="none" w:sz="0" w:space="0" w:color="auto"/>
      </w:divBdr>
    </w:div>
    <w:div w:id="1329213662">
      <w:bodyDiv w:val="1"/>
      <w:marLeft w:val="0"/>
      <w:marRight w:val="0"/>
      <w:marTop w:val="0"/>
      <w:marBottom w:val="0"/>
      <w:divBdr>
        <w:top w:val="none" w:sz="0" w:space="0" w:color="auto"/>
        <w:left w:val="none" w:sz="0" w:space="0" w:color="auto"/>
        <w:bottom w:val="none" w:sz="0" w:space="0" w:color="auto"/>
        <w:right w:val="none" w:sz="0" w:space="0" w:color="auto"/>
      </w:divBdr>
    </w:div>
    <w:div w:id="1329287524">
      <w:bodyDiv w:val="1"/>
      <w:marLeft w:val="0"/>
      <w:marRight w:val="0"/>
      <w:marTop w:val="0"/>
      <w:marBottom w:val="0"/>
      <w:divBdr>
        <w:top w:val="none" w:sz="0" w:space="0" w:color="auto"/>
        <w:left w:val="none" w:sz="0" w:space="0" w:color="auto"/>
        <w:bottom w:val="none" w:sz="0" w:space="0" w:color="auto"/>
        <w:right w:val="none" w:sz="0" w:space="0" w:color="auto"/>
      </w:divBdr>
    </w:div>
    <w:div w:id="1329360237">
      <w:bodyDiv w:val="1"/>
      <w:marLeft w:val="0"/>
      <w:marRight w:val="0"/>
      <w:marTop w:val="0"/>
      <w:marBottom w:val="0"/>
      <w:divBdr>
        <w:top w:val="none" w:sz="0" w:space="0" w:color="auto"/>
        <w:left w:val="none" w:sz="0" w:space="0" w:color="auto"/>
        <w:bottom w:val="none" w:sz="0" w:space="0" w:color="auto"/>
        <w:right w:val="none" w:sz="0" w:space="0" w:color="auto"/>
      </w:divBdr>
    </w:div>
    <w:div w:id="1329404477">
      <w:bodyDiv w:val="1"/>
      <w:marLeft w:val="0"/>
      <w:marRight w:val="0"/>
      <w:marTop w:val="0"/>
      <w:marBottom w:val="0"/>
      <w:divBdr>
        <w:top w:val="none" w:sz="0" w:space="0" w:color="auto"/>
        <w:left w:val="none" w:sz="0" w:space="0" w:color="auto"/>
        <w:bottom w:val="none" w:sz="0" w:space="0" w:color="auto"/>
        <w:right w:val="none" w:sz="0" w:space="0" w:color="auto"/>
      </w:divBdr>
    </w:div>
    <w:div w:id="1329751693">
      <w:bodyDiv w:val="1"/>
      <w:marLeft w:val="0"/>
      <w:marRight w:val="0"/>
      <w:marTop w:val="0"/>
      <w:marBottom w:val="0"/>
      <w:divBdr>
        <w:top w:val="none" w:sz="0" w:space="0" w:color="auto"/>
        <w:left w:val="none" w:sz="0" w:space="0" w:color="auto"/>
        <w:bottom w:val="none" w:sz="0" w:space="0" w:color="auto"/>
        <w:right w:val="none" w:sz="0" w:space="0" w:color="auto"/>
      </w:divBdr>
    </w:div>
    <w:div w:id="1329752161">
      <w:bodyDiv w:val="1"/>
      <w:marLeft w:val="0"/>
      <w:marRight w:val="0"/>
      <w:marTop w:val="0"/>
      <w:marBottom w:val="0"/>
      <w:divBdr>
        <w:top w:val="none" w:sz="0" w:space="0" w:color="auto"/>
        <w:left w:val="none" w:sz="0" w:space="0" w:color="auto"/>
        <w:bottom w:val="none" w:sz="0" w:space="0" w:color="auto"/>
        <w:right w:val="none" w:sz="0" w:space="0" w:color="auto"/>
      </w:divBdr>
    </w:div>
    <w:div w:id="1330251529">
      <w:bodyDiv w:val="1"/>
      <w:marLeft w:val="0"/>
      <w:marRight w:val="0"/>
      <w:marTop w:val="0"/>
      <w:marBottom w:val="0"/>
      <w:divBdr>
        <w:top w:val="none" w:sz="0" w:space="0" w:color="auto"/>
        <w:left w:val="none" w:sz="0" w:space="0" w:color="auto"/>
        <w:bottom w:val="none" w:sz="0" w:space="0" w:color="auto"/>
        <w:right w:val="none" w:sz="0" w:space="0" w:color="auto"/>
      </w:divBdr>
    </w:div>
    <w:div w:id="1330252829">
      <w:bodyDiv w:val="1"/>
      <w:marLeft w:val="0"/>
      <w:marRight w:val="0"/>
      <w:marTop w:val="0"/>
      <w:marBottom w:val="0"/>
      <w:divBdr>
        <w:top w:val="none" w:sz="0" w:space="0" w:color="auto"/>
        <w:left w:val="none" w:sz="0" w:space="0" w:color="auto"/>
        <w:bottom w:val="none" w:sz="0" w:space="0" w:color="auto"/>
        <w:right w:val="none" w:sz="0" w:space="0" w:color="auto"/>
      </w:divBdr>
    </w:div>
    <w:div w:id="1330326614">
      <w:bodyDiv w:val="1"/>
      <w:marLeft w:val="0"/>
      <w:marRight w:val="0"/>
      <w:marTop w:val="0"/>
      <w:marBottom w:val="0"/>
      <w:divBdr>
        <w:top w:val="none" w:sz="0" w:space="0" w:color="auto"/>
        <w:left w:val="none" w:sz="0" w:space="0" w:color="auto"/>
        <w:bottom w:val="none" w:sz="0" w:space="0" w:color="auto"/>
        <w:right w:val="none" w:sz="0" w:space="0" w:color="auto"/>
      </w:divBdr>
    </w:div>
    <w:div w:id="1331979974">
      <w:bodyDiv w:val="1"/>
      <w:marLeft w:val="0"/>
      <w:marRight w:val="0"/>
      <w:marTop w:val="0"/>
      <w:marBottom w:val="0"/>
      <w:divBdr>
        <w:top w:val="none" w:sz="0" w:space="0" w:color="auto"/>
        <w:left w:val="none" w:sz="0" w:space="0" w:color="auto"/>
        <w:bottom w:val="none" w:sz="0" w:space="0" w:color="auto"/>
        <w:right w:val="none" w:sz="0" w:space="0" w:color="auto"/>
      </w:divBdr>
    </w:div>
    <w:div w:id="1332639844">
      <w:bodyDiv w:val="1"/>
      <w:marLeft w:val="0"/>
      <w:marRight w:val="0"/>
      <w:marTop w:val="0"/>
      <w:marBottom w:val="0"/>
      <w:divBdr>
        <w:top w:val="none" w:sz="0" w:space="0" w:color="auto"/>
        <w:left w:val="none" w:sz="0" w:space="0" w:color="auto"/>
        <w:bottom w:val="none" w:sz="0" w:space="0" w:color="auto"/>
        <w:right w:val="none" w:sz="0" w:space="0" w:color="auto"/>
      </w:divBdr>
    </w:div>
    <w:div w:id="1332640788">
      <w:bodyDiv w:val="1"/>
      <w:marLeft w:val="0"/>
      <w:marRight w:val="0"/>
      <w:marTop w:val="0"/>
      <w:marBottom w:val="0"/>
      <w:divBdr>
        <w:top w:val="none" w:sz="0" w:space="0" w:color="auto"/>
        <w:left w:val="none" w:sz="0" w:space="0" w:color="auto"/>
        <w:bottom w:val="none" w:sz="0" w:space="0" w:color="auto"/>
        <w:right w:val="none" w:sz="0" w:space="0" w:color="auto"/>
      </w:divBdr>
    </w:div>
    <w:div w:id="1333072431">
      <w:bodyDiv w:val="1"/>
      <w:marLeft w:val="0"/>
      <w:marRight w:val="0"/>
      <w:marTop w:val="0"/>
      <w:marBottom w:val="0"/>
      <w:divBdr>
        <w:top w:val="none" w:sz="0" w:space="0" w:color="auto"/>
        <w:left w:val="none" w:sz="0" w:space="0" w:color="auto"/>
        <w:bottom w:val="none" w:sz="0" w:space="0" w:color="auto"/>
        <w:right w:val="none" w:sz="0" w:space="0" w:color="auto"/>
      </w:divBdr>
    </w:div>
    <w:div w:id="1333138761">
      <w:bodyDiv w:val="1"/>
      <w:marLeft w:val="0"/>
      <w:marRight w:val="0"/>
      <w:marTop w:val="0"/>
      <w:marBottom w:val="0"/>
      <w:divBdr>
        <w:top w:val="none" w:sz="0" w:space="0" w:color="auto"/>
        <w:left w:val="none" w:sz="0" w:space="0" w:color="auto"/>
        <w:bottom w:val="none" w:sz="0" w:space="0" w:color="auto"/>
        <w:right w:val="none" w:sz="0" w:space="0" w:color="auto"/>
      </w:divBdr>
    </w:div>
    <w:div w:id="1333604401">
      <w:bodyDiv w:val="1"/>
      <w:marLeft w:val="0"/>
      <w:marRight w:val="0"/>
      <w:marTop w:val="0"/>
      <w:marBottom w:val="0"/>
      <w:divBdr>
        <w:top w:val="none" w:sz="0" w:space="0" w:color="auto"/>
        <w:left w:val="none" w:sz="0" w:space="0" w:color="auto"/>
        <w:bottom w:val="none" w:sz="0" w:space="0" w:color="auto"/>
        <w:right w:val="none" w:sz="0" w:space="0" w:color="auto"/>
      </w:divBdr>
    </w:div>
    <w:div w:id="1333677947">
      <w:bodyDiv w:val="1"/>
      <w:marLeft w:val="0"/>
      <w:marRight w:val="0"/>
      <w:marTop w:val="0"/>
      <w:marBottom w:val="0"/>
      <w:divBdr>
        <w:top w:val="none" w:sz="0" w:space="0" w:color="auto"/>
        <w:left w:val="none" w:sz="0" w:space="0" w:color="auto"/>
        <w:bottom w:val="none" w:sz="0" w:space="0" w:color="auto"/>
        <w:right w:val="none" w:sz="0" w:space="0" w:color="auto"/>
      </w:divBdr>
    </w:div>
    <w:div w:id="1333682002">
      <w:bodyDiv w:val="1"/>
      <w:marLeft w:val="0"/>
      <w:marRight w:val="0"/>
      <w:marTop w:val="0"/>
      <w:marBottom w:val="0"/>
      <w:divBdr>
        <w:top w:val="none" w:sz="0" w:space="0" w:color="auto"/>
        <w:left w:val="none" w:sz="0" w:space="0" w:color="auto"/>
        <w:bottom w:val="none" w:sz="0" w:space="0" w:color="auto"/>
        <w:right w:val="none" w:sz="0" w:space="0" w:color="auto"/>
      </w:divBdr>
    </w:div>
    <w:div w:id="1333723536">
      <w:bodyDiv w:val="1"/>
      <w:marLeft w:val="0"/>
      <w:marRight w:val="0"/>
      <w:marTop w:val="0"/>
      <w:marBottom w:val="0"/>
      <w:divBdr>
        <w:top w:val="none" w:sz="0" w:space="0" w:color="auto"/>
        <w:left w:val="none" w:sz="0" w:space="0" w:color="auto"/>
        <w:bottom w:val="none" w:sz="0" w:space="0" w:color="auto"/>
        <w:right w:val="none" w:sz="0" w:space="0" w:color="auto"/>
      </w:divBdr>
    </w:div>
    <w:div w:id="1334072072">
      <w:bodyDiv w:val="1"/>
      <w:marLeft w:val="0"/>
      <w:marRight w:val="0"/>
      <w:marTop w:val="0"/>
      <w:marBottom w:val="0"/>
      <w:divBdr>
        <w:top w:val="none" w:sz="0" w:space="0" w:color="auto"/>
        <w:left w:val="none" w:sz="0" w:space="0" w:color="auto"/>
        <w:bottom w:val="none" w:sz="0" w:space="0" w:color="auto"/>
        <w:right w:val="none" w:sz="0" w:space="0" w:color="auto"/>
      </w:divBdr>
    </w:div>
    <w:div w:id="1334335992">
      <w:bodyDiv w:val="1"/>
      <w:marLeft w:val="0"/>
      <w:marRight w:val="0"/>
      <w:marTop w:val="0"/>
      <w:marBottom w:val="0"/>
      <w:divBdr>
        <w:top w:val="none" w:sz="0" w:space="0" w:color="auto"/>
        <w:left w:val="none" w:sz="0" w:space="0" w:color="auto"/>
        <w:bottom w:val="none" w:sz="0" w:space="0" w:color="auto"/>
        <w:right w:val="none" w:sz="0" w:space="0" w:color="auto"/>
      </w:divBdr>
    </w:div>
    <w:div w:id="1334911325">
      <w:bodyDiv w:val="1"/>
      <w:marLeft w:val="0"/>
      <w:marRight w:val="0"/>
      <w:marTop w:val="0"/>
      <w:marBottom w:val="0"/>
      <w:divBdr>
        <w:top w:val="none" w:sz="0" w:space="0" w:color="auto"/>
        <w:left w:val="none" w:sz="0" w:space="0" w:color="auto"/>
        <w:bottom w:val="none" w:sz="0" w:space="0" w:color="auto"/>
        <w:right w:val="none" w:sz="0" w:space="0" w:color="auto"/>
      </w:divBdr>
    </w:div>
    <w:div w:id="1335038451">
      <w:bodyDiv w:val="1"/>
      <w:marLeft w:val="0"/>
      <w:marRight w:val="0"/>
      <w:marTop w:val="0"/>
      <w:marBottom w:val="0"/>
      <w:divBdr>
        <w:top w:val="none" w:sz="0" w:space="0" w:color="auto"/>
        <w:left w:val="none" w:sz="0" w:space="0" w:color="auto"/>
        <w:bottom w:val="none" w:sz="0" w:space="0" w:color="auto"/>
        <w:right w:val="none" w:sz="0" w:space="0" w:color="auto"/>
      </w:divBdr>
    </w:div>
    <w:div w:id="1335182196">
      <w:bodyDiv w:val="1"/>
      <w:marLeft w:val="0"/>
      <w:marRight w:val="0"/>
      <w:marTop w:val="0"/>
      <w:marBottom w:val="0"/>
      <w:divBdr>
        <w:top w:val="none" w:sz="0" w:space="0" w:color="auto"/>
        <w:left w:val="none" w:sz="0" w:space="0" w:color="auto"/>
        <w:bottom w:val="none" w:sz="0" w:space="0" w:color="auto"/>
        <w:right w:val="none" w:sz="0" w:space="0" w:color="auto"/>
      </w:divBdr>
    </w:div>
    <w:div w:id="1335298019">
      <w:bodyDiv w:val="1"/>
      <w:marLeft w:val="0"/>
      <w:marRight w:val="0"/>
      <w:marTop w:val="0"/>
      <w:marBottom w:val="0"/>
      <w:divBdr>
        <w:top w:val="none" w:sz="0" w:space="0" w:color="auto"/>
        <w:left w:val="none" w:sz="0" w:space="0" w:color="auto"/>
        <w:bottom w:val="none" w:sz="0" w:space="0" w:color="auto"/>
        <w:right w:val="none" w:sz="0" w:space="0" w:color="auto"/>
      </w:divBdr>
    </w:div>
    <w:div w:id="1335376661">
      <w:bodyDiv w:val="1"/>
      <w:marLeft w:val="0"/>
      <w:marRight w:val="0"/>
      <w:marTop w:val="0"/>
      <w:marBottom w:val="0"/>
      <w:divBdr>
        <w:top w:val="none" w:sz="0" w:space="0" w:color="auto"/>
        <w:left w:val="none" w:sz="0" w:space="0" w:color="auto"/>
        <w:bottom w:val="none" w:sz="0" w:space="0" w:color="auto"/>
        <w:right w:val="none" w:sz="0" w:space="0" w:color="auto"/>
      </w:divBdr>
    </w:div>
    <w:div w:id="1335571220">
      <w:bodyDiv w:val="1"/>
      <w:marLeft w:val="0"/>
      <w:marRight w:val="0"/>
      <w:marTop w:val="0"/>
      <w:marBottom w:val="0"/>
      <w:divBdr>
        <w:top w:val="none" w:sz="0" w:space="0" w:color="auto"/>
        <w:left w:val="none" w:sz="0" w:space="0" w:color="auto"/>
        <w:bottom w:val="none" w:sz="0" w:space="0" w:color="auto"/>
        <w:right w:val="none" w:sz="0" w:space="0" w:color="auto"/>
      </w:divBdr>
    </w:div>
    <w:div w:id="1335645347">
      <w:bodyDiv w:val="1"/>
      <w:marLeft w:val="0"/>
      <w:marRight w:val="0"/>
      <w:marTop w:val="0"/>
      <w:marBottom w:val="0"/>
      <w:divBdr>
        <w:top w:val="none" w:sz="0" w:space="0" w:color="auto"/>
        <w:left w:val="none" w:sz="0" w:space="0" w:color="auto"/>
        <w:bottom w:val="none" w:sz="0" w:space="0" w:color="auto"/>
        <w:right w:val="none" w:sz="0" w:space="0" w:color="auto"/>
      </w:divBdr>
    </w:div>
    <w:div w:id="1335835479">
      <w:bodyDiv w:val="1"/>
      <w:marLeft w:val="0"/>
      <w:marRight w:val="0"/>
      <w:marTop w:val="0"/>
      <w:marBottom w:val="0"/>
      <w:divBdr>
        <w:top w:val="none" w:sz="0" w:space="0" w:color="auto"/>
        <w:left w:val="none" w:sz="0" w:space="0" w:color="auto"/>
        <w:bottom w:val="none" w:sz="0" w:space="0" w:color="auto"/>
        <w:right w:val="none" w:sz="0" w:space="0" w:color="auto"/>
      </w:divBdr>
    </w:div>
    <w:div w:id="1336030258">
      <w:bodyDiv w:val="1"/>
      <w:marLeft w:val="0"/>
      <w:marRight w:val="0"/>
      <w:marTop w:val="0"/>
      <w:marBottom w:val="0"/>
      <w:divBdr>
        <w:top w:val="none" w:sz="0" w:space="0" w:color="auto"/>
        <w:left w:val="none" w:sz="0" w:space="0" w:color="auto"/>
        <w:bottom w:val="none" w:sz="0" w:space="0" w:color="auto"/>
        <w:right w:val="none" w:sz="0" w:space="0" w:color="auto"/>
      </w:divBdr>
    </w:div>
    <w:div w:id="1338196386">
      <w:bodyDiv w:val="1"/>
      <w:marLeft w:val="0"/>
      <w:marRight w:val="0"/>
      <w:marTop w:val="0"/>
      <w:marBottom w:val="0"/>
      <w:divBdr>
        <w:top w:val="none" w:sz="0" w:space="0" w:color="auto"/>
        <w:left w:val="none" w:sz="0" w:space="0" w:color="auto"/>
        <w:bottom w:val="none" w:sz="0" w:space="0" w:color="auto"/>
        <w:right w:val="none" w:sz="0" w:space="0" w:color="auto"/>
      </w:divBdr>
    </w:div>
    <w:div w:id="1338967542">
      <w:bodyDiv w:val="1"/>
      <w:marLeft w:val="0"/>
      <w:marRight w:val="0"/>
      <w:marTop w:val="0"/>
      <w:marBottom w:val="0"/>
      <w:divBdr>
        <w:top w:val="none" w:sz="0" w:space="0" w:color="auto"/>
        <w:left w:val="none" w:sz="0" w:space="0" w:color="auto"/>
        <w:bottom w:val="none" w:sz="0" w:space="0" w:color="auto"/>
        <w:right w:val="none" w:sz="0" w:space="0" w:color="auto"/>
      </w:divBdr>
    </w:div>
    <w:div w:id="1339042085">
      <w:bodyDiv w:val="1"/>
      <w:marLeft w:val="0"/>
      <w:marRight w:val="0"/>
      <w:marTop w:val="0"/>
      <w:marBottom w:val="0"/>
      <w:divBdr>
        <w:top w:val="none" w:sz="0" w:space="0" w:color="auto"/>
        <w:left w:val="none" w:sz="0" w:space="0" w:color="auto"/>
        <w:bottom w:val="none" w:sz="0" w:space="0" w:color="auto"/>
        <w:right w:val="none" w:sz="0" w:space="0" w:color="auto"/>
      </w:divBdr>
    </w:div>
    <w:div w:id="1339385484">
      <w:bodyDiv w:val="1"/>
      <w:marLeft w:val="0"/>
      <w:marRight w:val="0"/>
      <w:marTop w:val="0"/>
      <w:marBottom w:val="0"/>
      <w:divBdr>
        <w:top w:val="none" w:sz="0" w:space="0" w:color="auto"/>
        <w:left w:val="none" w:sz="0" w:space="0" w:color="auto"/>
        <w:bottom w:val="none" w:sz="0" w:space="0" w:color="auto"/>
        <w:right w:val="none" w:sz="0" w:space="0" w:color="auto"/>
      </w:divBdr>
    </w:div>
    <w:div w:id="1339773404">
      <w:bodyDiv w:val="1"/>
      <w:marLeft w:val="0"/>
      <w:marRight w:val="0"/>
      <w:marTop w:val="0"/>
      <w:marBottom w:val="0"/>
      <w:divBdr>
        <w:top w:val="none" w:sz="0" w:space="0" w:color="auto"/>
        <w:left w:val="none" w:sz="0" w:space="0" w:color="auto"/>
        <w:bottom w:val="none" w:sz="0" w:space="0" w:color="auto"/>
        <w:right w:val="none" w:sz="0" w:space="0" w:color="auto"/>
      </w:divBdr>
    </w:div>
    <w:div w:id="1339968739">
      <w:bodyDiv w:val="1"/>
      <w:marLeft w:val="0"/>
      <w:marRight w:val="0"/>
      <w:marTop w:val="0"/>
      <w:marBottom w:val="0"/>
      <w:divBdr>
        <w:top w:val="none" w:sz="0" w:space="0" w:color="auto"/>
        <w:left w:val="none" w:sz="0" w:space="0" w:color="auto"/>
        <w:bottom w:val="none" w:sz="0" w:space="0" w:color="auto"/>
        <w:right w:val="none" w:sz="0" w:space="0" w:color="auto"/>
      </w:divBdr>
    </w:div>
    <w:div w:id="1340422182">
      <w:bodyDiv w:val="1"/>
      <w:marLeft w:val="0"/>
      <w:marRight w:val="0"/>
      <w:marTop w:val="0"/>
      <w:marBottom w:val="0"/>
      <w:divBdr>
        <w:top w:val="none" w:sz="0" w:space="0" w:color="auto"/>
        <w:left w:val="none" w:sz="0" w:space="0" w:color="auto"/>
        <w:bottom w:val="none" w:sz="0" w:space="0" w:color="auto"/>
        <w:right w:val="none" w:sz="0" w:space="0" w:color="auto"/>
      </w:divBdr>
    </w:div>
    <w:div w:id="1340502459">
      <w:bodyDiv w:val="1"/>
      <w:marLeft w:val="0"/>
      <w:marRight w:val="0"/>
      <w:marTop w:val="0"/>
      <w:marBottom w:val="0"/>
      <w:divBdr>
        <w:top w:val="none" w:sz="0" w:space="0" w:color="auto"/>
        <w:left w:val="none" w:sz="0" w:space="0" w:color="auto"/>
        <w:bottom w:val="none" w:sz="0" w:space="0" w:color="auto"/>
        <w:right w:val="none" w:sz="0" w:space="0" w:color="auto"/>
      </w:divBdr>
    </w:div>
    <w:div w:id="1340813968">
      <w:bodyDiv w:val="1"/>
      <w:marLeft w:val="0"/>
      <w:marRight w:val="0"/>
      <w:marTop w:val="0"/>
      <w:marBottom w:val="0"/>
      <w:divBdr>
        <w:top w:val="none" w:sz="0" w:space="0" w:color="auto"/>
        <w:left w:val="none" w:sz="0" w:space="0" w:color="auto"/>
        <w:bottom w:val="none" w:sz="0" w:space="0" w:color="auto"/>
        <w:right w:val="none" w:sz="0" w:space="0" w:color="auto"/>
      </w:divBdr>
    </w:div>
    <w:div w:id="1340891917">
      <w:bodyDiv w:val="1"/>
      <w:marLeft w:val="0"/>
      <w:marRight w:val="0"/>
      <w:marTop w:val="0"/>
      <w:marBottom w:val="0"/>
      <w:divBdr>
        <w:top w:val="none" w:sz="0" w:space="0" w:color="auto"/>
        <w:left w:val="none" w:sz="0" w:space="0" w:color="auto"/>
        <w:bottom w:val="none" w:sz="0" w:space="0" w:color="auto"/>
        <w:right w:val="none" w:sz="0" w:space="0" w:color="auto"/>
      </w:divBdr>
    </w:div>
    <w:div w:id="1341395397">
      <w:bodyDiv w:val="1"/>
      <w:marLeft w:val="0"/>
      <w:marRight w:val="0"/>
      <w:marTop w:val="0"/>
      <w:marBottom w:val="0"/>
      <w:divBdr>
        <w:top w:val="none" w:sz="0" w:space="0" w:color="auto"/>
        <w:left w:val="none" w:sz="0" w:space="0" w:color="auto"/>
        <w:bottom w:val="none" w:sz="0" w:space="0" w:color="auto"/>
        <w:right w:val="none" w:sz="0" w:space="0" w:color="auto"/>
      </w:divBdr>
    </w:div>
    <w:div w:id="1341660088">
      <w:bodyDiv w:val="1"/>
      <w:marLeft w:val="0"/>
      <w:marRight w:val="0"/>
      <w:marTop w:val="0"/>
      <w:marBottom w:val="0"/>
      <w:divBdr>
        <w:top w:val="none" w:sz="0" w:space="0" w:color="auto"/>
        <w:left w:val="none" w:sz="0" w:space="0" w:color="auto"/>
        <w:bottom w:val="none" w:sz="0" w:space="0" w:color="auto"/>
        <w:right w:val="none" w:sz="0" w:space="0" w:color="auto"/>
      </w:divBdr>
    </w:div>
    <w:div w:id="1342972923">
      <w:bodyDiv w:val="1"/>
      <w:marLeft w:val="0"/>
      <w:marRight w:val="0"/>
      <w:marTop w:val="0"/>
      <w:marBottom w:val="0"/>
      <w:divBdr>
        <w:top w:val="none" w:sz="0" w:space="0" w:color="auto"/>
        <w:left w:val="none" w:sz="0" w:space="0" w:color="auto"/>
        <w:bottom w:val="none" w:sz="0" w:space="0" w:color="auto"/>
        <w:right w:val="none" w:sz="0" w:space="0" w:color="auto"/>
      </w:divBdr>
    </w:div>
    <w:div w:id="1343168851">
      <w:bodyDiv w:val="1"/>
      <w:marLeft w:val="0"/>
      <w:marRight w:val="0"/>
      <w:marTop w:val="0"/>
      <w:marBottom w:val="0"/>
      <w:divBdr>
        <w:top w:val="none" w:sz="0" w:space="0" w:color="auto"/>
        <w:left w:val="none" w:sz="0" w:space="0" w:color="auto"/>
        <w:bottom w:val="none" w:sz="0" w:space="0" w:color="auto"/>
        <w:right w:val="none" w:sz="0" w:space="0" w:color="auto"/>
      </w:divBdr>
    </w:div>
    <w:div w:id="1343508481">
      <w:bodyDiv w:val="1"/>
      <w:marLeft w:val="0"/>
      <w:marRight w:val="0"/>
      <w:marTop w:val="0"/>
      <w:marBottom w:val="0"/>
      <w:divBdr>
        <w:top w:val="none" w:sz="0" w:space="0" w:color="auto"/>
        <w:left w:val="none" w:sz="0" w:space="0" w:color="auto"/>
        <w:bottom w:val="none" w:sz="0" w:space="0" w:color="auto"/>
        <w:right w:val="none" w:sz="0" w:space="0" w:color="auto"/>
      </w:divBdr>
    </w:div>
    <w:div w:id="1344168884">
      <w:bodyDiv w:val="1"/>
      <w:marLeft w:val="0"/>
      <w:marRight w:val="0"/>
      <w:marTop w:val="0"/>
      <w:marBottom w:val="0"/>
      <w:divBdr>
        <w:top w:val="none" w:sz="0" w:space="0" w:color="auto"/>
        <w:left w:val="none" w:sz="0" w:space="0" w:color="auto"/>
        <w:bottom w:val="none" w:sz="0" w:space="0" w:color="auto"/>
        <w:right w:val="none" w:sz="0" w:space="0" w:color="auto"/>
      </w:divBdr>
    </w:div>
    <w:div w:id="1344240661">
      <w:bodyDiv w:val="1"/>
      <w:marLeft w:val="0"/>
      <w:marRight w:val="0"/>
      <w:marTop w:val="0"/>
      <w:marBottom w:val="0"/>
      <w:divBdr>
        <w:top w:val="none" w:sz="0" w:space="0" w:color="auto"/>
        <w:left w:val="none" w:sz="0" w:space="0" w:color="auto"/>
        <w:bottom w:val="none" w:sz="0" w:space="0" w:color="auto"/>
        <w:right w:val="none" w:sz="0" w:space="0" w:color="auto"/>
      </w:divBdr>
    </w:div>
    <w:div w:id="1344742529">
      <w:bodyDiv w:val="1"/>
      <w:marLeft w:val="0"/>
      <w:marRight w:val="0"/>
      <w:marTop w:val="0"/>
      <w:marBottom w:val="0"/>
      <w:divBdr>
        <w:top w:val="none" w:sz="0" w:space="0" w:color="auto"/>
        <w:left w:val="none" w:sz="0" w:space="0" w:color="auto"/>
        <w:bottom w:val="none" w:sz="0" w:space="0" w:color="auto"/>
        <w:right w:val="none" w:sz="0" w:space="0" w:color="auto"/>
      </w:divBdr>
    </w:div>
    <w:div w:id="1345328277">
      <w:bodyDiv w:val="1"/>
      <w:marLeft w:val="0"/>
      <w:marRight w:val="0"/>
      <w:marTop w:val="0"/>
      <w:marBottom w:val="0"/>
      <w:divBdr>
        <w:top w:val="none" w:sz="0" w:space="0" w:color="auto"/>
        <w:left w:val="none" w:sz="0" w:space="0" w:color="auto"/>
        <w:bottom w:val="none" w:sz="0" w:space="0" w:color="auto"/>
        <w:right w:val="none" w:sz="0" w:space="0" w:color="auto"/>
      </w:divBdr>
    </w:div>
    <w:div w:id="1345933614">
      <w:bodyDiv w:val="1"/>
      <w:marLeft w:val="0"/>
      <w:marRight w:val="0"/>
      <w:marTop w:val="0"/>
      <w:marBottom w:val="0"/>
      <w:divBdr>
        <w:top w:val="none" w:sz="0" w:space="0" w:color="auto"/>
        <w:left w:val="none" w:sz="0" w:space="0" w:color="auto"/>
        <w:bottom w:val="none" w:sz="0" w:space="0" w:color="auto"/>
        <w:right w:val="none" w:sz="0" w:space="0" w:color="auto"/>
      </w:divBdr>
    </w:div>
    <w:div w:id="1346056553">
      <w:bodyDiv w:val="1"/>
      <w:marLeft w:val="0"/>
      <w:marRight w:val="0"/>
      <w:marTop w:val="0"/>
      <w:marBottom w:val="0"/>
      <w:divBdr>
        <w:top w:val="none" w:sz="0" w:space="0" w:color="auto"/>
        <w:left w:val="none" w:sz="0" w:space="0" w:color="auto"/>
        <w:bottom w:val="none" w:sz="0" w:space="0" w:color="auto"/>
        <w:right w:val="none" w:sz="0" w:space="0" w:color="auto"/>
      </w:divBdr>
    </w:div>
    <w:div w:id="1346593036">
      <w:bodyDiv w:val="1"/>
      <w:marLeft w:val="0"/>
      <w:marRight w:val="0"/>
      <w:marTop w:val="0"/>
      <w:marBottom w:val="0"/>
      <w:divBdr>
        <w:top w:val="none" w:sz="0" w:space="0" w:color="auto"/>
        <w:left w:val="none" w:sz="0" w:space="0" w:color="auto"/>
        <w:bottom w:val="none" w:sz="0" w:space="0" w:color="auto"/>
        <w:right w:val="none" w:sz="0" w:space="0" w:color="auto"/>
      </w:divBdr>
    </w:div>
    <w:div w:id="1346978173">
      <w:bodyDiv w:val="1"/>
      <w:marLeft w:val="0"/>
      <w:marRight w:val="0"/>
      <w:marTop w:val="0"/>
      <w:marBottom w:val="0"/>
      <w:divBdr>
        <w:top w:val="none" w:sz="0" w:space="0" w:color="auto"/>
        <w:left w:val="none" w:sz="0" w:space="0" w:color="auto"/>
        <w:bottom w:val="none" w:sz="0" w:space="0" w:color="auto"/>
        <w:right w:val="none" w:sz="0" w:space="0" w:color="auto"/>
      </w:divBdr>
    </w:div>
    <w:div w:id="1348675410">
      <w:bodyDiv w:val="1"/>
      <w:marLeft w:val="0"/>
      <w:marRight w:val="0"/>
      <w:marTop w:val="0"/>
      <w:marBottom w:val="0"/>
      <w:divBdr>
        <w:top w:val="none" w:sz="0" w:space="0" w:color="auto"/>
        <w:left w:val="none" w:sz="0" w:space="0" w:color="auto"/>
        <w:bottom w:val="none" w:sz="0" w:space="0" w:color="auto"/>
        <w:right w:val="none" w:sz="0" w:space="0" w:color="auto"/>
      </w:divBdr>
    </w:div>
    <w:div w:id="1349063149">
      <w:bodyDiv w:val="1"/>
      <w:marLeft w:val="0"/>
      <w:marRight w:val="0"/>
      <w:marTop w:val="0"/>
      <w:marBottom w:val="0"/>
      <w:divBdr>
        <w:top w:val="none" w:sz="0" w:space="0" w:color="auto"/>
        <w:left w:val="none" w:sz="0" w:space="0" w:color="auto"/>
        <w:bottom w:val="none" w:sz="0" w:space="0" w:color="auto"/>
        <w:right w:val="none" w:sz="0" w:space="0" w:color="auto"/>
      </w:divBdr>
    </w:div>
    <w:div w:id="1349210051">
      <w:bodyDiv w:val="1"/>
      <w:marLeft w:val="0"/>
      <w:marRight w:val="0"/>
      <w:marTop w:val="0"/>
      <w:marBottom w:val="0"/>
      <w:divBdr>
        <w:top w:val="none" w:sz="0" w:space="0" w:color="auto"/>
        <w:left w:val="none" w:sz="0" w:space="0" w:color="auto"/>
        <w:bottom w:val="none" w:sz="0" w:space="0" w:color="auto"/>
        <w:right w:val="none" w:sz="0" w:space="0" w:color="auto"/>
      </w:divBdr>
    </w:div>
    <w:div w:id="1349210058">
      <w:bodyDiv w:val="1"/>
      <w:marLeft w:val="0"/>
      <w:marRight w:val="0"/>
      <w:marTop w:val="0"/>
      <w:marBottom w:val="0"/>
      <w:divBdr>
        <w:top w:val="none" w:sz="0" w:space="0" w:color="auto"/>
        <w:left w:val="none" w:sz="0" w:space="0" w:color="auto"/>
        <w:bottom w:val="none" w:sz="0" w:space="0" w:color="auto"/>
        <w:right w:val="none" w:sz="0" w:space="0" w:color="auto"/>
      </w:divBdr>
    </w:div>
    <w:div w:id="1349409607">
      <w:bodyDiv w:val="1"/>
      <w:marLeft w:val="0"/>
      <w:marRight w:val="0"/>
      <w:marTop w:val="0"/>
      <w:marBottom w:val="0"/>
      <w:divBdr>
        <w:top w:val="none" w:sz="0" w:space="0" w:color="auto"/>
        <w:left w:val="none" w:sz="0" w:space="0" w:color="auto"/>
        <w:bottom w:val="none" w:sz="0" w:space="0" w:color="auto"/>
        <w:right w:val="none" w:sz="0" w:space="0" w:color="auto"/>
      </w:divBdr>
    </w:div>
    <w:div w:id="1349481131">
      <w:bodyDiv w:val="1"/>
      <w:marLeft w:val="0"/>
      <w:marRight w:val="0"/>
      <w:marTop w:val="0"/>
      <w:marBottom w:val="0"/>
      <w:divBdr>
        <w:top w:val="none" w:sz="0" w:space="0" w:color="auto"/>
        <w:left w:val="none" w:sz="0" w:space="0" w:color="auto"/>
        <w:bottom w:val="none" w:sz="0" w:space="0" w:color="auto"/>
        <w:right w:val="none" w:sz="0" w:space="0" w:color="auto"/>
      </w:divBdr>
    </w:div>
    <w:div w:id="1349595803">
      <w:bodyDiv w:val="1"/>
      <w:marLeft w:val="0"/>
      <w:marRight w:val="0"/>
      <w:marTop w:val="0"/>
      <w:marBottom w:val="0"/>
      <w:divBdr>
        <w:top w:val="none" w:sz="0" w:space="0" w:color="auto"/>
        <w:left w:val="none" w:sz="0" w:space="0" w:color="auto"/>
        <w:bottom w:val="none" w:sz="0" w:space="0" w:color="auto"/>
        <w:right w:val="none" w:sz="0" w:space="0" w:color="auto"/>
      </w:divBdr>
    </w:div>
    <w:div w:id="1349798056">
      <w:bodyDiv w:val="1"/>
      <w:marLeft w:val="0"/>
      <w:marRight w:val="0"/>
      <w:marTop w:val="0"/>
      <w:marBottom w:val="0"/>
      <w:divBdr>
        <w:top w:val="none" w:sz="0" w:space="0" w:color="auto"/>
        <w:left w:val="none" w:sz="0" w:space="0" w:color="auto"/>
        <w:bottom w:val="none" w:sz="0" w:space="0" w:color="auto"/>
        <w:right w:val="none" w:sz="0" w:space="0" w:color="auto"/>
      </w:divBdr>
    </w:div>
    <w:div w:id="1349872889">
      <w:bodyDiv w:val="1"/>
      <w:marLeft w:val="0"/>
      <w:marRight w:val="0"/>
      <w:marTop w:val="0"/>
      <w:marBottom w:val="0"/>
      <w:divBdr>
        <w:top w:val="none" w:sz="0" w:space="0" w:color="auto"/>
        <w:left w:val="none" w:sz="0" w:space="0" w:color="auto"/>
        <w:bottom w:val="none" w:sz="0" w:space="0" w:color="auto"/>
        <w:right w:val="none" w:sz="0" w:space="0" w:color="auto"/>
      </w:divBdr>
    </w:div>
    <w:div w:id="1349942719">
      <w:bodyDiv w:val="1"/>
      <w:marLeft w:val="0"/>
      <w:marRight w:val="0"/>
      <w:marTop w:val="0"/>
      <w:marBottom w:val="0"/>
      <w:divBdr>
        <w:top w:val="none" w:sz="0" w:space="0" w:color="auto"/>
        <w:left w:val="none" w:sz="0" w:space="0" w:color="auto"/>
        <w:bottom w:val="none" w:sz="0" w:space="0" w:color="auto"/>
        <w:right w:val="none" w:sz="0" w:space="0" w:color="auto"/>
      </w:divBdr>
    </w:div>
    <w:div w:id="1350254355">
      <w:bodyDiv w:val="1"/>
      <w:marLeft w:val="0"/>
      <w:marRight w:val="0"/>
      <w:marTop w:val="0"/>
      <w:marBottom w:val="0"/>
      <w:divBdr>
        <w:top w:val="none" w:sz="0" w:space="0" w:color="auto"/>
        <w:left w:val="none" w:sz="0" w:space="0" w:color="auto"/>
        <w:bottom w:val="none" w:sz="0" w:space="0" w:color="auto"/>
        <w:right w:val="none" w:sz="0" w:space="0" w:color="auto"/>
      </w:divBdr>
    </w:div>
    <w:div w:id="1351106813">
      <w:bodyDiv w:val="1"/>
      <w:marLeft w:val="0"/>
      <w:marRight w:val="0"/>
      <w:marTop w:val="0"/>
      <w:marBottom w:val="0"/>
      <w:divBdr>
        <w:top w:val="none" w:sz="0" w:space="0" w:color="auto"/>
        <w:left w:val="none" w:sz="0" w:space="0" w:color="auto"/>
        <w:bottom w:val="none" w:sz="0" w:space="0" w:color="auto"/>
        <w:right w:val="none" w:sz="0" w:space="0" w:color="auto"/>
      </w:divBdr>
    </w:div>
    <w:div w:id="1351447292">
      <w:bodyDiv w:val="1"/>
      <w:marLeft w:val="0"/>
      <w:marRight w:val="0"/>
      <w:marTop w:val="0"/>
      <w:marBottom w:val="0"/>
      <w:divBdr>
        <w:top w:val="none" w:sz="0" w:space="0" w:color="auto"/>
        <w:left w:val="none" w:sz="0" w:space="0" w:color="auto"/>
        <w:bottom w:val="none" w:sz="0" w:space="0" w:color="auto"/>
        <w:right w:val="none" w:sz="0" w:space="0" w:color="auto"/>
      </w:divBdr>
    </w:div>
    <w:div w:id="1351837990">
      <w:bodyDiv w:val="1"/>
      <w:marLeft w:val="0"/>
      <w:marRight w:val="0"/>
      <w:marTop w:val="0"/>
      <w:marBottom w:val="0"/>
      <w:divBdr>
        <w:top w:val="none" w:sz="0" w:space="0" w:color="auto"/>
        <w:left w:val="none" w:sz="0" w:space="0" w:color="auto"/>
        <w:bottom w:val="none" w:sz="0" w:space="0" w:color="auto"/>
        <w:right w:val="none" w:sz="0" w:space="0" w:color="auto"/>
      </w:divBdr>
    </w:div>
    <w:div w:id="1351907847">
      <w:bodyDiv w:val="1"/>
      <w:marLeft w:val="0"/>
      <w:marRight w:val="0"/>
      <w:marTop w:val="0"/>
      <w:marBottom w:val="0"/>
      <w:divBdr>
        <w:top w:val="none" w:sz="0" w:space="0" w:color="auto"/>
        <w:left w:val="none" w:sz="0" w:space="0" w:color="auto"/>
        <w:bottom w:val="none" w:sz="0" w:space="0" w:color="auto"/>
        <w:right w:val="none" w:sz="0" w:space="0" w:color="auto"/>
      </w:divBdr>
    </w:div>
    <w:div w:id="1352219413">
      <w:bodyDiv w:val="1"/>
      <w:marLeft w:val="0"/>
      <w:marRight w:val="0"/>
      <w:marTop w:val="0"/>
      <w:marBottom w:val="0"/>
      <w:divBdr>
        <w:top w:val="none" w:sz="0" w:space="0" w:color="auto"/>
        <w:left w:val="none" w:sz="0" w:space="0" w:color="auto"/>
        <w:bottom w:val="none" w:sz="0" w:space="0" w:color="auto"/>
        <w:right w:val="none" w:sz="0" w:space="0" w:color="auto"/>
      </w:divBdr>
    </w:div>
    <w:div w:id="1352301653">
      <w:bodyDiv w:val="1"/>
      <w:marLeft w:val="0"/>
      <w:marRight w:val="0"/>
      <w:marTop w:val="0"/>
      <w:marBottom w:val="0"/>
      <w:divBdr>
        <w:top w:val="none" w:sz="0" w:space="0" w:color="auto"/>
        <w:left w:val="none" w:sz="0" w:space="0" w:color="auto"/>
        <w:bottom w:val="none" w:sz="0" w:space="0" w:color="auto"/>
        <w:right w:val="none" w:sz="0" w:space="0" w:color="auto"/>
      </w:divBdr>
    </w:div>
    <w:div w:id="1352680443">
      <w:bodyDiv w:val="1"/>
      <w:marLeft w:val="0"/>
      <w:marRight w:val="0"/>
      <w:marTop w:val="0"/>
      <w:marBottom w:val="0"/>
      <w:divBdr>
        <w:top w:val="none" w:sz="0" w:space="0" w:color="auto"/>
        <w:left w:val="none" w:sz="0" w:space="0" w:color="auto"/>
        <w:bottom w:val="none" w:sz="0" w:space="0" w:color="auto"/>
        <w:right w:val="none" w:sz="0" w:space="0" w:color="auto"/>
      </w:divBdr>
    </w:div>
    <w:div w:id="1353068276">
      <w:bodyDiv w:val="1"/>
      <w:marLeft w:val="0"/>
      <w:marRight w:val="0"/>
      <w:marTop w:val="0"/>
      <w:marBottom w:val="0"/>
      <w:divBdr>
        <w:top w:val="none" w:sz="0" w:space="0" w:color="auto"/>
        <w:left w:val="none" w:sz="0" w:space="0" w:color="auto"/>
        <w:bottom w:val="none" w:sz="0" w:space="0" w:color="auto"/>
        <w:right w:val="none" w:sz="0" w:space="0" w:color="auto"/>
      </w:divBdr>
    </w:div>
    <w:div w:id="1353264671">
      <w:bodyDiv w:val="1"/>
      <w:marLeft w:val="0"/>
      <w:marRight w:val="0"/>
      <w:marTop w:val="0"/>
      <w:marBottom w:val="0"/>
      <w:divBdr>
        <w:top w:val="none" w:sz="0" w:space="0" w:color="auto"/>
        <w:left w:val="none" w:sz="0" w:space="0" w:color="auto"/>
        <w:bottom w:val="none" w:sz="0" w:space="0" w:color="auto"/>
        <w:right w:val="none" w:sz="0" w:space="0" w:color="auto"/>
      </w:divBdr>
    </w:div>
    <w:div w:id="1354185924">
      <w:bodyDiv w:val="1"/>
      <w:marLeft w:val="0"/>
      <w:marRight w:val="0"/>
      <w:marTop w:val="0"/>
      <w:marBottom w:val="0"/>
      <w:divBdr>
        <w:top w:val="none" w:sz="0" w:space="0" w:color="auto"/>
        <w:left w:val="none" w:sz="0" w:space="0" w:color="auto"/>
        <w:bottom w:val="none" w:sz="0" w:space="0" w:color="auto"/>
        <w:right w:val="none" w:sz="0" w:space="0" w:color="auto"/>
      </w:divBdr>
    </w:div>
    <w:div w:id="1354385062">
      <w:bodyDiv w:val="1"/>
      <w:marLeft w:val="0"/>
      <w:marRight w:val="0"/>
      <w:marTop w:val="0"/>
      <w:marBottom w:val="0"/>
      <w:divBdr>
        <w:top w:val="none" w:sz="0" w:space="0" w:color="auto"/>
        <w:left w:val="none" w:sz="0" w:space="0" w:color="auto"/>
        <w:bottom w:val="none" w:sz="0" w:space="0" w:color="auto"/>
        <w:right w:val="none" w:sz="0" w:space="0" w:color="auto"/>
      </w:divBdr>
    </w:div>
    <w:div w:id="1355038078">
      <w:bodyDiv w:val="1"/>
      <w:marLeft w:val="0"/>
      <w:marRight w:val="0"/>
      <w:marTop w:val="0"/>
      <w:marBottom w:val="0"/>
      <w:divBdr>
        <w:top w:val="none" w:sz="0" w:space="0" w:color="auto"/>
        <w:left w:val="none" w:sz="0" w:space="0" w:color="auto"/>
        <w:bottom w:val="none" w:sz="0" w:space="0" w:color="auto"/>
        <w:right w:val="none" w:sz="0" w:space="0" w:color="auto"/>
      </w:divBdr>
    </w:div>
    <w:div w:id="1355420743">
      <w:bodyDiv w:val="1"/>
      <w:marLeft w:val="0"/>
      <w:marRight w:val="0"/>
      <w:marTop w:val="0"/>
      <w:marBottom w:val="0"/>
      <w:divBdr>
        <w:top w:val="none" w:sz="0" w:space="0" w:color="auto"/>
        <w:left w:val="none" w:sz="0" w:space="0" w:color="auto"/>
        <w:bottom w:val="none" w:sz="0" w:space="0" w:color="auto"/>
        <w:right w:val="none" w:sz="0" w:space="0" w:color="auto"/>
      </w:divBdr>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
    <w:div w:id="1355494269">
      <w:bodyDiv w:val="1"/>
      <w:marLeft w:val="0"/>
      <w:marRight w:val="0"/>
      <w:marTop w:val="0"/>
      <w:marBottom w:val="0"/>
      <w:divBdr>
        <w:top w:val="none" w:sz="0" w:space="0" w:color="auto"/>
        <w:left w:val="none" w:sz="0" w:space="0" w:color="auto"/>
        <w:bottom w:val="none" w:sz="0" w:space="0" w:color="auto"/>
        <w:right w:val="none" w:sz="0" w:space="0" w:color="auto"/>
      </w:divBdr>
    </w:div>
    <w:div w:id="1355496745">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356343889">
      <w:bodyDiv w:val="1"/>
      <w:marLeft w:val="0"/>
      <w:marRight w:val="0"/>
      <w:marTop w:val="0"/>
      <w:marBottom w:val="0"/>
      <w:divBdr>
        <w:top w:val="none" w:sz="0" w:space="0" w:color="auto"/>
        <w:left w:val="none" w:sz="0" w:space="0" w:color="auto"/>
        <w:bottom w:val="none" w:sz="0" w:space="0" w:color="auto"/>
        <w:right w:val="none" w:sz="0" w:space="0" w:color="auto"/>
      </w:divBdr>
    </w:div>
    <w:div w:id="1356422663">
      <w:bodyDiv w:val="1"/>
      <w:marLeft w:val="0"/>
      <w:marRight w:val="0"/>
      <w:marTop w:val="0"/>
      <w:marBottom w:val="0"/>
      <w:divBdr>
        <w:top w:val="none" w:sz="0" w:space="0" w:color="auto"/>
        <w:left w:val="none" w:sz="0" w:space="0" w:color="auto"/>
        <w:bottom w:val="none" w:sz="0" w:space="0" w:color="auto"/>
        <w:right w:val="none" w:sz="0" w:space="0" w:color="auto"/>
      </w:divBdr>
    </w:div>
    <w:div w:id="1356465374">
      <w:bodyDiv w:val="1"/>
      <w:marLeft w:val="0"/>
      <w:marRight w:val="0"/>
      <w:marTop w:val="0"/>
      <w:marBottom w:val="0"/>
      <w:divBdr>
        <w:top w:val="none" w:sz="0" w:space="0" w:color="auto"/>
        <w:left w:val="none" w:sz="0" w:space="0" w:color="auto"/>
        <w:bottom w:val="none" w:sz="0" w:space="0" w:color="auto"/>
        <w:right w:val="none" w:sz="0" w:space="0" w:color="auto"/>
      </w:divBdr>
    </w:div>
    <w:div w:id="1356807178">
      <w:bodyDiv w:val="1"/>
      <w:marLeft w:val="0"/>
      <w:marRight w:val="0"/>
      <w:marTop w:val="0"/>
      <w:marBottom w:val="0"/>
      <w:divBdr>
        <w:top w:val="none" w:sz="0" w:space="0" w:color="auto"/>
        <w:left w:val="none" w:sz="0" w:space="0" w:color="auto"/>
        <w:bottom w:val="none" w:sz="0" w:space="0" w:color="auto"/>
        <w:right w:val="none" w:sz="0" w:space="0" w:color="auto"/>
      </w:divBdr>
    </w:div>
    <w:div w:id="1356882487">
      <w:bodyDiv w:val="1"/>
      <w:marLeft w:val="0"/>
      <w:marRight w:val="0"/>
      <w:marTop w:val="0"/>
      <w:marBottom w:val="0"/>
      <w:divBdr>
        <w:top w:val="none" w:sz="0" w:space="0" w:color="auto"/>
        <w:left w:val="none" w:sz="0" w:space="0" w:color="auto"/>
        <w:bottom w:val="none" w:sz="0" w:space="0" w:color="auto"/>
        <w:right w:val="none" w:sz="0" w:space="0" w:color="auto"/>
      </w:divBdr>
    </w:div>
    <w:div w:id="1357152215">
      <w:bodyDiv w:val="1"/>
      <w:marLeft w:val="0"/>
      <w:marRight w:val="0"/>
      <w:marTop w:val="0"/>
      <w:marBottom w:val="0"/>
      <w:divBdr>
        <w:top w:val="none" w:sz="0" w:space="0" w:color="auto"/>
        <w:left w:val="none" w:sz="0" w:space="0" w:color="auto"/>
        <w:bottom w:val="none" w:sz="0" w:space="0" w:color="auto"/>
        <w:right w:val="none" w:sz="0" w:space="0" w:color="auto"/>
      </w:divBdr>
    </w:div>
    <w:div w:id="1358046155">
      <w:bodyDiv w:val="1"/>
      <w:marLeft w:val="0"/>
      <w:marRight w:val="0"/>
      <w:marTop w:val="0"/>
      <w:marBottom w:val="0"/>
      <w:divBdr>
        <w:top w:val="none" w:sz="0" w:space="0" w:color="auto"/>
        <w:left w:val="none" w:sz="0" w:space="0" w:color="auto"/>
        <w:bottom w:val="none" w:sz="0" w:space="0" w:color="auto"/>
        <w:right w:val="none" w:sz="0" w:space="0" w:color="auto"/>
      </w:divBdr>
    </w:div>
    <w:div w:id="1358311164">
      <w:bodyDiv w:val="1"/>
      <w:marLeft w:val="0"/>
      <w:marRight w:val="0"/>
      <w:marTop w:val="0"/>
      <w:marBottom w:val="0"/>
      <w:divBdr>
        <w:top w:val="none" w:sz="0" w:space="0" w:color="auto"/>
        <w:left w:val="none" w:sz="0" w:space="0" w:color="auto"/>
        <w:bottom w:val="none" w:sz="0" w:space="0" w:color="auto"/>
        <w:right w:val="none" w:sz="0" w:space="0" w:color="auto"/>
      </w:divBdr>
    </w:div>
    <w:div w:id="1358317170">
      <w:bodyDiv w:val="1"/>
      <w:marLeft w:val="0"/>
      <w:marRight w:val="0"/>
      <w:marTop w:val="0"/>
      <w:marBottom w:val="0"/>
      <w:divBdr>
        <w:top w:val="none" w:sz="0" w:space="0" w:color="auto"/>
        <w:left w:val="none" w:sz="0" w:space="0" w:color="auto"/>
        <w:bottom w:val="none" w:sz="0" w:space="0" w:color="auto"/>
        <w:right w:val="none" w:sz="0" w:space="0" w:color="auto"/>
      </w:divBdr>
    </w:div>
    <w:div w:id="1358577037">
      <w:bodyDiv w:val="1"/>
      <w:marLeft w:val="0"/>
      <w:marRight w:val="0"/>
      <w:marTop w:val="0"/>
      <w:marBottom w:val="0"/>
      <w:divBdr>
        <w:top w:val="none" w:sz="0" w:space="0" w:color="auto"/>
        <w:left w:val="none" w:sz="0" w:space="0" w:color="auto"/>
        <w:bottom w:val="none" w:sz="0" w:space="0" w:color="auto"/>
        <w:right w:val="none" w:sz="0" w:space="0" w:color="auto"/>
      </w:divBdr>
    </w:div>
    <w:div w:id="1358702684">
      <w:bodyDiv w:val="1"/>
      <w:marLeft w:val="0"/>
      <w:marRight w:val="0"/>
      <w:marTop w:val="0"/>
      <w:marBottom w:val="0"/>
      <w:divBdr>
        <w:top w:val="none" w:sz="0" w:space="0" w:color="auto"/>
        <w:left w:val="none" w:sz="0" w:space="0" w:color="auto"/>
        <w:bottom w:val="none" w:sz="0" w:space="0" w:color="auto"/>
        <w:right w:val="none" w:sz="0" w:space="0" w:color="auto"/>
      </w:divBdr>
    </w:div>
    <w:div w:id="1358963523">
      <w:bodyDiv w:val="1"/>
      <w:marLeft w:val="0"/>
      <w:marRight w:val="0"/>
      <w:marTop w:val="0"/>
      <w:marBottom w:val="0"/>
      <w:divBdr>
        <w:top w:val="none" w:sz="0" w:space="0" w:color="auto"/>
        <w:left w:val="none" w:sz="0" w:space="0" w:color="auto"/>
        <w:bottom w:val="none" w:sz="0" w:space="0" w:color="auto"/>
        <w:right w:val="none" w:sz="0" w:space="0" w:color="auto"/>
      </w:divBdr>
    </w:div>
    <w:div w:id="1359820068">
      <w:bodyDiv w:val="1"/>
      <w:marLeft w:val="0"/>
      <w:marRight w:val="0"/>
      <w:marTop w:val="0"/>
      <w:marBottom w:val="0"/>
      <w:divBdr>
        <w:top w:val="none" w:sz="0" w:space="0" w:color="auto"/>
        <w:left w:val="none" w:sz="0" w:space="0" w:color="auto"/>
        <w:bottom w:val="none" w:sz="0" w:space="0" w:color="auto"/>
        <w:right w:val="none" w:sz="0" w:space="0" w:color="auto"/>
      </w:divBdr>
    </w:div>
    <w:div w:id="1359889376">
      <w:bodyDiv w:val="1"/>
      <w:marLeft w:val="0"/>
      <w:marRight w:val="0"/>
      <w:marTop w:val="0"/>
      <w:marBottom w:val="0"/>
      <w:divBdr>
        <w:top w:val="none" w:sz="0" w:space="0" w:color="auto"/>
        <w:left w:val="none" w:sz="0" w:space="0" w:color="auto"/>
        <w:bottom w:val="none" w:sz="0" w:space="0" w:color="auto"/>
        <w:right w:val="none" w:sz="0" w:space="0" w:color="auto"/>
      </w:divBdr>
    </w:div>
    <w:div w:id="1359891264">
      <w:bodyDiv w:val="1"/>
      <w:marLeft w:val="0"/>
      <w:marRight w:val="0"/>
      <w:marTop w:val="0"/>
      <w:marBottom w:val="0"/>
      <w:divBdr>
        <w:top w:val="none" w:sz="0" w:space="0" w:color="auto"/>
        <w:left w:val="none" w:sz="0" w:space="0" w:color="auto"/>
        <w:bottom w:val="none" w:sz="0" w:space="0" w:color="auto"/>
        <w:right w:val="none" w:sz="0" w:space="0" w:color="auto"/>
      </w:divBdr>
    </w:div>
    <w:div w:id="1360475609">
      <w:bodyDiv w:val="1"/>
      <w:marLeft w:val="0"/>
      <w:marRight w:val="0"/>
      <w:marTop w:val="0"/>
      <w:marBottom w:val="0"/>
      <w:divBdr>
        <w:top w:val="none" w:sz="0" w:space="0" w:color="auto"/>
        <w:left w:val="none" w:sz="0" w:space="0" w:color="auto"/>
        <w:bottom w:val="none" w:sz="0" w:space="0" w:color="auto"/>
        <w:right w:val="none" w:sz="0" w:space="0" w:color="auto"/>
      </w:divBdr>
    </w:div>
    <w:div w:id="1361466475">
      <w:bodyDiv w:val="1"/>
      <w:marLeft w:val="0"/>
      <w:marRight w:val="0"/>
      <w:marTop w:val="0"/>
      <w:marBottom w:val="0"/>
      <w:divBdr>
        <w:top w:val="none" w:sz="0" w:space="0" w:color="auto"/>
        <w:left w:val="none" w:sz="0" w:space="0" w:color="auto"/>
        <w:bottom w:val="none" w:sz="0" w:space="0" w:color="auto"/>
        <w:right w:val="none" w:sz="0" w:space="0" w:color="auto"/>
      </w:divBdr>
    </w:div>
    <w:div w:id="1361585909">
      <w:bodyDiv w:val="1"/>
      <w:marLeft w:val="0"/>
      <w:marRight w:val="0"/>
      <w:marTop w:val="0"/>
      <w:marBottom w:val="0"/>
      <w:divBdr>
        <w:top w:val="none" w:sz="0" w:space="0" w:color="auto"/>
        <w:left w:val="none" w:sz="0" w:space="0" w:color="auto"/>
        <w:bottom w:val="none" w:sz="0" w:space="0" w:color="auto"/>
        <w:right w:val="none" w:sz="0" w:space="0" w:color="auto"/>
      </w:divBdr>
    </w:div>
    <w:div w:id="1361711129">
      <w:bodyDiv w:val="1"/>
      <w:marLeft w:val="0"/>
      <w:marRight w:val="0"/>
      <w:marTop w:val="0"/>
      <w:marBottom w:val="0"/>
      <w:divBdr>
        <w:top w:val="none" w:sz="0" w:space="0" w:color="auto"/>
        <w:left w:val="none" w:sz="0" w:space="0" w:color="auto"/>
        <w:bottom w:val="none" w:sz="0" w:space="0" w:color="auto"/>
        <w:right w:val="none" w:sz="0" w:space="0" w:color="auto"/>
      </w:divBdr>
    </w:div>
    <w:div w:id="1361854636">
      <w:bodyDiv w:val="1"/>
      <w:marLeft w:val="0"/>
      <w:marRight w:val="0"/>
      <w:marTop w:val="0"/>
      <w:marBottom w:val="0"/>
      <w:divBdr>
        <w:top w:val="none" w:sz="0" w:space="0" w:color="auto"/>
        <w:left w:val="none" w:sz="0" w:space="0" w:color="auto"/>
        <w:bottom w:val="none" w:sz="0" w:space="0" w:color="auto"/>
        <w:right w:val="none" w:sz="0" w:space="0" w:color="auto"/>
      </w:divBdr>
    </w:div>
    <w:div w:id="1362324070">
      <w:bodyDiv w:val="1"/>
      <w:marLeft w:val="0"/>
      <w:marRight w:val="0"/>
      <w:marTop w:val="0"/>
      <w:marBottom w:val="0"/>
      <w:divBdr>
        <w:top w:val="none" w:sz="0" w:space="0" w:color="auto"/>
        <w:left w:val="none" w:sz="0" w:space="0" w:color="auto"/>
        <w:bottom w:val="none" w:sz="0" w:space="0" w:color="auto"/>
        <w:right w:val="none" w:sz="0" w:space="0" w:color="auto"/>
      </w:divBdr>
    </w:div>
    <w:div w:id="1362704572">
      <w:bodyDiv w:val="1"/>
      <w:marLeft w:val="0"/>
      <w:marRight w:val="0"/>
      <w:marTop w:val="0"/>
      <w:marBottom w:val="0"/>
      <w:divBdr>
        <w:top w:val="none" w:sz="0" w:space="0" w:color="auto"/>
        <w:left w:val="none" w:sz="0" w:space="0" w:color="auto"/>
        <w:bottom w:val="none" w:sz="0" w:space="0" w:color="auto"/>
        <w:right w:val="none" w:sz="0" w:space="0" w:color="auto"/>
      </w:divBdr>
    </w:div>
    <w:div w:id="1362822328">
      <w:bodyDiv w:val="1"/>
      <w:marLeft w:val="0"/>
      <w:marRight w:val="0"/>
      <w:marTop w:val="0"/>
      <w:marBottom w:val="0"/>
      <w:divBdr>
        <w:top w:val="none" w:sz="0" w:space="0" w:color="auto"/>
        <w:left w:val="none" w:sz="0" w:space="0" w:color="auto"/>
        <w:bottom w:val="none" w:sz="0" w:space="0" w:color="auto"/>
        <w:right w:val="none" w:sz="0" w:space="0" w:color="auto"/>
      </w:divBdr>
    </w:div>
    <w:div w:id="1362823027">
      <w:bodyDiv w:val="1"/>
      <w:marLeft w:val="0"/>
      <w:marRight w:val="0"/>
      <w:marTop w:val="0"/>
      <w:marBottom w:val="0"/>
      <w:divBdr>
        <w:top w:val="none" w:sz="0" w:space="0" w:color="auto"/>
        <w:left w:val="none" w:sz="0" w:space="0" w:color="auto"/>
        <w:bottom w:val="none" w:sz="0" w:space="0" w:color="auto"/>
        <w:right w:val="none" w:sz="0" w:space="0" w:color="auto"/>
      </w:divBdr>
    </w:div>
    <w:div w:id="1362899633">
      <w:bodyDiv w:val="1"/>
      <w:marLeft w:val="0"/>
      <w:marRight w:val="0"/>
      <w:marTop w:val="0"/>
      <w:marBottom w:val="0"/>
      <w:divBdr>
        <w:top w:val="none" w:sz="0" w:space="0" w:color="auto"/>
        <w:left w:val="none" w:sz="0" w:space="0" w:color="auto"/>
        <w:bottom w:val="none" w:sz="0" w:space="0" w:color="auto"/>
        <w:right w:val="none" w:sz="0" w:space="0" w:color="auto"/>
      </w:divBdr>
    </w:div>
    <w:div w:id="1363048099">
      <w:bodyDiv w:val="1"/>
      <w:marLeft w:val="0"/>
      <w:marRight w:val="0"/>
      <w:marTop w:val="0"/>
      <w:marBottom w:val="0"/>
      <w:divBdr>
        <w:top w:val="none" w:sz="0" w:space="0" w:color="auto"/>
        <w:left w:val="none" w:sz="0" w:space="0" w:color="auto"/>
        <w:bottom w:val="none" w:sz="0" w:space="0" w:color="auto"/>
        <w:right w:val="none" w:sz="0" w:space="0" w:color="auto"/>
      </w:divBdr>
    </w:div>
    <w:div w:id="1363550991">
      <w:bodyDiv w:val="1"/>
      <w:marLeft w:val="0"/>
      <w:marRight w:val="0"/>
      <w:marTop w:val="0"/>
      <w:marBottom w:val="0"/>
      <w:divBdr>
        <w:top w:val="none" w:sz="0" w:space="0" w:color="auto"/>
        <w:left w:val="none" w:sz="0" w:space="0" w:color="auto"/>
        <w:bottom w:val="none" w:sz="0" w:space="0" w:color="auto"/>
        <w:right w:val="none" w:sz="0" w:space="0" w:color="auto"/>
      </w:divBdr>
    </w:div>
    <w:div w:id="1363745281">
      <w:bodyDiv w:val="1"/>
      <w:marLeft w:val="0"/>
      <w:marRight w:val="0"/>
      <w:marTop w:val="0"/>
      <w:marBottom w:val="0"/>
      <w:divBdr>
        <w:top w:val="none" w:sz="0" w:space="0" w:color="auto"/>
        <w:left w:val="none" w:sz="0" w:space="0" w:color="auto"/>
        <w:bottom w:val="none" w:sz="0" w:space="0" w:color="auto"/>
        <w:right w:val="none" w:sz="0" w:space="0" w:color="auto"/>
      </w:divBdr>
    </w:div>
    <w:div w:id="1364592173">
      <w:bodyDiv w:val="1"/>
      <w:marLeft w:val="0"/>
      <w:marRight w:val="0"/>
      <w:marTop w:val="0"/>
      <w:marBottom w:val="0"/>
      <w:divBdr>
        <w:top w:val="none" w:sz="0" w:space="0" w:color="auto"/>
        <w:left w:val="none" w:sz="0" w:space="0" w:color="auto"/>
        <w:bottom w:val="none" w:sz="0" w:space="0" w:color="auto"/>
        <w:right w:val="none" w:sz="0" w:space="0" w:color="auto"/>
      </w:divBdr>
    </w:div>
    <w:div w:id="1364673630">
      <w:bodyDiv w:val="1"/>
      <w:marLeft w:val="0"/>
      <w:marRight w:val="0"/>
      <w:marTop w:val="0"/>
      <w:marBottom w:val="0"/>
      <w:divBdr>
        <w:top w:val="none" w:sz="0" w:space="0" w:color="auto"/>
        <w:left w:val="none" w:sz="0" w:space="0" w:color="auto"/>
        <w:bottom w:val="none" w:sz="0" w:space="0" w:color="auto"/>
        <w:right w:val="none" w:sz="0" w:space="0" w:color="auto"/>
      </w:divBdr>
    </w:div>
    <w:div w:id="1365055049">
      <w:bodyDiv w:val="1"/>
      <w:marLeft w:val="0"/>
      <w:marRight w:val="0"/>
      <w:marTop w:val="0"/>
      <w:marBottom w:val="0"/>
      <w:divBdr>
        <w:top w:val="none" w:sz="0" w:space="0" w:color="auto"/>
        <w:left w:val="none" w:sz="0" w:space="0" w:color="auto"/>
        <w:bottom w:val="none" w:sz="0" w:space="0" w:color="auto"/>
        <w:right w:val="none" w:sz="0" w:space="0" w:color="auto"/>
      </w:divBdr>
    </w:div>
    <w:div w:id="1365209896">
      <w:bodyDiv w:val="1"/>
      <w:marLeft w:val="0"/>
      <w:marRight w:val="0"/>
      <w:marTop w:val="0"/>
      <w:marBottom w:val="0"/>
      <w:divBdr>
        <w:top w:val="none" w:sz="0" w:space="0" w:color="auto"/>
        <w:left w:val="none" w:sz="0" w:space="0" w:color="auto"/>
        <w:bottom w:val="none" w:sz="0" w:space="0" w:color="auto"/>
        <w:right w:val="none" w:sz="0" w:space="0" w:color="auto"/>
      </w:divBdr>
    </w:div>
    <w:div w:id="1365517714">
      <w:bodyDiv w:val="1"/>
      <w:marLeft w:val="0"/>
      <w:marRight w:val="0"/>
      <w:marTop w:val="0"/>
      <w:marBottom w:val="0"/>
      <w:divBdr>
        <w:top w:val="none" w:sz="0" w:space="0" w:color="auto"/>
        <w:left w:val="none" w:sz="0" w:space="0" w:color="auto"/>
        <w:bottom w:val="none" w:sz="0" w:space="0" w:color="auto"/>
        <w:right w:val="none" w:sz="0" w:space="0" w:color="auto"/>
      </w:divBdr>
    </w:div>
    <w:div w:id="1365787815">
      <w:bodyDiv w:val="1"/>
      <w:marLeft w:val="0"/>
      <w:marRight w:val="0"/>
      <w:marTop w:val="0"/>
      <w:marBottom w:val="0"/>
      <w:divBdr>
        <w:top w:val="none" w:sz="0" w:space="0" w:color="auto"/>
        <w:left w:val="none" w:sz="0" w:space="0" w:color="auto"/>
        <w:bottom w:val="none" w:sz="0" w:space="0" w:color="auto"/>
        <w:right w:val="none" w:sz="0" w:space="0" w:color="auto"/>
      </w:divBdr>
    </w:div>
    <w:div w:id="1366178200">
      <w:bodyDiv w:val="1"/>
      <w:marLeft w:val="0"/>
      <w:marRight w:val="0"/>
      <w:marTop w:val="0"/>
      <w:marBottom w:val="0"/>
      <w:divBdr>
        <w:top w:val="none" w:sz="0" w:space="0" w:color="auto"/>
        <w:left w:val="none" w:sz="0" w:space="0" w:color="auto"/>
        <w:bottom w:val="none" w:sz="0" w:space="0" w:color="auto"/>
        <w:right w:val="none" w:sz="0" w:space="0" w:color="auto"/>
      </w:divBdr>
    </w:div>
    <w:div w:id="1366444412">
      <w:bodyDiv w:val="1"/>
      <w:marLeft w:val="0"/>
      <w:marRight w:val="0"/>
      <w:marTop w:val="0"/>
      <w:marBottom w:val="0"/>
      <w:divBdr>
        <w:top w:val="none" w:sz="0" w:space="0" w:color="auto"/>
        <w:left w:val="none" w:sz="0" w:space="0" w:color="auto"/>
        <w:bottom w:val="none" w:sz="0" w:space="0" w:color="auto"/>
        <w:right w:val="none" w:sz="0" w:space="0" w:color="auto"/>
      </w:divBdr>
    </w:div>
    <w:div w:id="1367100534">
      <w:bodyDiv w:val="1"/>
      <w:marLeft w:val="0"/>
      <w:marRight w:val="0"/>
      <w:marTop w:val="0"/>
      <w:marBottom w:val="0"/>
      <w:divBdr>
        <w:top w:val="none" w:sz="0" w:space="0" w:color="auto"/>
        <w:left w:val="none" w:sz="0" w:space="0" w:color="auto"/>
        <w:bottom w:val="none" w:sz="0" w:space="0" w:color="auto"/>
        <w:right w:val="none" w:sz="0" w:space="0" w:color="auto"/>
      </w:divBdr>
    </w:div>
    <w:div w:id="1367220523">
      <w:bodyDiv w:val="1"/>
      <w:marLeft w:val="0"/>
      <w:marRight w:val="0"/>
      <w:marTop w:val="0"/>
      <w:marBottom w:val="0"/>
      <w:divBdr>
        <w:top w:val="none" w:sz="0" w:space="0" w:color="auto"/>
        <w:left w:val="none" w:sz="0" w:space="0" w:color="auto"/>
        <w:bottom w:val="none" w:sz="0" w:space="0" w:color="auto"/>
        <w:right w:val="none" w:sz="0" w:space="0" w:color="auto"/>
      </w:divBdr>
    </w:div>
    <w:div w:id="1367876639">
      <w:bodyDiv w:val="1"/>
      <w:marLeft w:val="0"/>
      <w:marRight w:val="0"/>
      <w:marTop w:val="0"/>
      <w:marBottom w:val="0"/>
      <w:divBdr>
        <w:top w:val="none" w:sz="0" w:space="0" w:color="auto"/>
        <w:left w:val="none" w:sz="0" w:space="0" w:color="auto"/>
        <w:bottom w:val="none" w:sz="0" w:space="0" w:color="auto"/>
        <w:right w:val="none" w:sz="0" w:space="0" w:color="auto"/>
      </w:divBdr>
    </w:div>
    <w:div w:id="1368722730">
      <w:bodyDiv w:val="1"/>
      <w:marLeft w:val="0"/>
      <w:marRight w:val="0"/>
      <w:marTop w:val="0"/>
      <w:marBottom w:val="0"/>
      <w:divBdr>
        <w:top w:val="none" w:sz="0" w:space="0" w:color="auto"/>
        <w:left w:val="none" w:sz="0" w:space="0" w:color="auto"/>
        <w:bottom w:val="none" w:sz="0" w:space="0" w:color="auto"/>
        <w:right w:val="none" w:sz="0" w:space="0" w:color="auto"/>
      </w:divBdr>
    </w:div>
    <w:div w:id="1368988325">
      <w:bodyDiv w:val="1"/>
      <w:marLeft w:val="0"/>
      <w:marRight w:val="0"/>
      <w:marTop w:val="0"/>
      <w:marBottom w:val="0"/>
      <w:divBdr>
        <w:top w:val="none" w:sz="0" w:space="0" w:color="auto"/>
        <w:left w:val="none" w:sz="0" w:space="0" w:color="auto"/>
        <w:bottom w:val="none" w:sz="0" w:space="0" w:color="auto"/>
        <w:right w:val="none" w:sz="0" w:space="0" w:color="auto"/>
      </w:divBdr>
    </w:div>
    <w:div w:id="1369138188">
      <w:bodyDiv w:val="1"/>
      <w:marLeft w:val="0"/>
      <w:marRight w:val="0"/>
      <w:marTop w:val="0"/>
      <w:marBottom w:val="0"/>
      <w:divBdr>
        <w:top w:val="none" w:sz="0" w:space="0" w:color="auto"/>
        <w:left w:val="none" w:sz="0" w:space="0" w:color="auto"/>
        <w:bottom w:val="none" w:sz="0" w:space="0" w:color="auto"/>
        <w:right w:val="none" w:sz="0" w:space="0" w:color="auto"/>
      </w:divBdr>
    </w:div>
    <w:div w:id="1369794529">
      <w:bodyDiv w:val="1"/>
      <w:marLeft w:val="0"/>
      <w:marRight w:val="0"/>
      <w:marTop w:val="0"/>
      <w:marBottom w:val="0"/>
      <w:divBdr>
        <w:top w:val="none" w:sz="0" w:space="0" w:color="auto"/>
        <w:left w:val="none" w:sz="0" w:space="0" w:color="auto"/>
        <w:bottom w:val="none" w:sz="0" w:space="0" w:color="auto"/>
        <w:right w:val="none" w:sz="0" w:space="0" w:color="auto"/>
      </w:divBdr>
    </w:div>
    <w:div w:id="1370302356">
      <w:bodyDiv w:val="1"/>
      <w:marLeft w:val="0"/>
      <w:marRight w:val="0"/>
      <w:marTop w:val="0"/>
      <w:marBottom w:val="0"/>
      <w:divBdr>
        <w:top w:val="none" w:sz="0" w:space="0" w:color="auto"/>
        <w:left w:val="none" w:sz="0" w:space="0" w:color="auto"/>
        <w:bottom w:val="none" w:sz="0" w:space="0" w:color="auto"/>
        <w:right w:val="none" w:sz="0" w:space="0" w:color="auto"/>
      </w:divBdr>
    </w:div>
    <w:div w:id="1370496153">
      <w:bodyDiv w:val="1"/>
      <w:marLeft w:val="0"/>
      <w:marRight w:val="0"/>
      <w:marTop w:val="0"/>
      <w:marBottom w:val="0"/>
      <w:divBdr>
        <w:top w:val="none" w:sz="0" w:space="0" w:color="auto"/>
        <w:left w:val="none" w:sz="0" w:space="0" w:color="auto"/>
        <w:bottom w:val="none" w:sz="0" w:space="0" w:color="auto"/>
        <w:right w:val="none" w:sz="0" w:space="0" w:color="auto"/>
      </w:divBdr>
    </w:div>
    <w:div w:id="1370913718">
      <w:bodyDiv w:val="1"/>
      <w:marLeft w:val="0"/>
      <w:marRight w:val="0"/>
      <w:marTop w:val="0"/>
      <w:marBottom w:val="0"/>
      <w:divBdr>
        <w:top w:val="none" w:sz="0" w:space="0" w:color="auto"/>
        <w:left w:val="none" w:sz="0" w:space="0" w:color="auto"/>
        <w:bottom w:val="none" w:sz="0" w:space="0" w:color="auto"/>
        <w:right w:val="none" w:sz="0" w:space="0" w:color="auto"/>
      </w:divBdr>
    </w:div>
    <w:div w:id="1371111148">
      <w:bodyDiv w:val="1"/>
      <w:marLeft w:val="0"/>
      <w:marRight w:val="0"/>
      <w:marTop w:val="0"/>
      <w:marBottom w:val="0"/>
      <w:divBdr>
        <w:top w:val="none" w:sz="0" w:space="0" w:color="auto"/>
        <w:left w:val="none" w:sz="0" w:space="0" w:color="auto"/>
        <w:bottom w:val="none" w:sz="0" w:space="0" w:color="auto"/>
        <w:right w:val="none" w:sz="0" w:space="0" w:color="auto"/>
      </w:divBdr>
    </w:div>
    <w:div w:id="1371759023">
      <w:bodyDiv w:val="1"/>
      <w:marLeft w:val="0"/>
      <w:marRight w:val="0"/>
      <w:marTop w:val="0"/>
      <w:marBottom w:val="0"/>
      <w:divBdr>
        <w:top w:val="none" w:sz="0" w:space="0" w:color="auto"/>
        <w:left w:val="none" w:sz="0" w:space="0" w:color="auto"/>
        <w:bottom w:val="none" w:sz="0" w:space="0" w:color="auto"/>
        <w:right w:val="none" w:sz="0" w:space="0" w:color="auto"/>
      </w:divBdr>
    </w:div>
    <w:div w:id="1372193900">
      <w:bodyDiv w:val="1"/>
      <w:marLeft w:val="0"/>
      <w:marRight w:val="0"/>
      <w:marTop w:val="0"/>
      <w:marBottom w:val="0"/>
      <w:divBdr>
        <w:top w:val="none" w:sz="0" w:space="0" w:color="auto"/>
        <w:left w:val="none" w:sz="0" w:space="0" w:color="auto"/>
        <w:bottom w:val="none" w:sz="0" w:space="0" w:color="auto"/>
        <w:right w:val="none" w:sz="0" w:space="0" w:color="auto"/>
      </w:divBdr>
    </w:div>
    <w:div w:id="1372194964">
      <w:bodyDiv w:val="1"/>
      <w:marLeft w:val="0"/>
      <w:marRight w:val="0"/>
      <w:marTop w:val="0"/>
      <w:marBottom w:val="0"/>
      <w:divBdr>
        <w:top w:val="none" w:sz="0" w:space="0" w:color="auto"/>
        <w:left w:val="none" w:sz="0" w:space="0" w:color="auto"/>
        <w:bottom w:val="none" w:sz="0" w:space="0" w:color="auto"/>
        <w:right w:val="none" w:sz="0" w:space="0" w:color="auto"/>
      </w:divBdr>
    </w:div>
    <w:div w:id="1372535648">
      <w:bodyDiv w:val="1"/>
      <w:marLeft w:val="0"/>
      <w:marRight w:val="0"/>
      <w:marTop w:val="0"/>
      <w:marBottom w:val="0"/>
      <w:divBdr>
        <w:top w:val="none" w:sz="0" w:space="0" w:color="auto"/>
        <w:left w:val="none" w:sz="0" w:space="0" w:color="auto"/>
        <w:bottom w:val="none" w:sz="0" w:space="0" w:color="auto"/>
        <w:right w:val="none" w:sz="0" w:space="0" w:color="auto"/>
      </w:divBdr>
    </w:div>
    <w:div w:id="1372724889">
      <w:bodyDiv w:val="1"/>
      <w:marLeft w:val="0"/>
      <w:marRight w:val="0"/>
      <w:marTop w:val="0"/>
      <w:marBottom w:val="0"/>
      <w:divBdr>
        <w:top w:val="none" w:sz="0" w:space="0" w:color="auto"/>
        <w:left w:val="none" w:sz="0" w:space="0" w:color="auto"/>
        <w:bottom w:val="none" w:sz="0" w:space="0" w:color="auto"/>
        <w:right w:val="none" w:sz="0" w:space="0" w:color="auto"/>
      </w:divBdr>
    </w:div>
    <w:div w:id="1373000535">
      <w:bodyDiv w:val="1"/>
      <w:marLeft w:val="0"/>
      <w:marRight w:val="0"/>
      <w:marTop w:val="0"/>
      <w:marBottom w:val="0"/>
      <w:divBdr>
        <w:top w:val="none" w:sz="0" w:space="0" w:color="auto"/>
        <w:left w:val="none" w:sz="0" w:space="0" w:color="auto"/>
        <w:bottom w:val="none" w:sz="0" w:space="0" w:color="auto"/>
        <w:right w:val="none" w:sz="0" w:space="0" w:color="auto"/>
      </w:divBdr>
    </w:div>
    <w:div w:id="1373000902">
      <w:bodyDiv w:val="1"/>
      <w:marLeft w:val="0"/>
      <w:marRight w:val="0"/>
      <w:marTop w:val="0"/>
      <w:marBottom w:val="0"/>
      <w:divBdr>
        <w:top w:val="none" w:sz="0" w:space="0" w:color="auto"/>
        <w:left w:val="none" w:sz="0" w:space="0" w:color="auto"/>
        <w:bottom w:val="none" w:sz="0" w:space="0" w:color="auto"/>
        <w:right w:val="none" w:sz="0" w:space="0" w:color="auto"/>
      </w:divBdr>
    </w:div>
    <w:div w:id="1373118057">
      <w:bodyDiv w:val="1"/>
      <w:marLeft w:val="0"/>
      <w:marRight w:val="0"/>
      <w:marTop w:val="0"/>
      <w:marBottom w:val="0"/>
      <w:divBdr>
        <w:top w:val="none" w:sz="0" w:space="0" w:color="auto"/>
        <w:left w:val="none" w:sz="0" w:space="0" w:color="auto"/>
        <w:bottom w:val="none" w:sz="0" w:space="0" w:color="auto"/>
        <w:right w:val="none" w:sz="0" w:space="0" w:color="auto"/>
      </w:divBdr>
    </w:div>
    <w:div w:id="1373265100">
      <w:bodyDiv w:val="1"/>
      <w:marLeft w:val="0"/>
      <w:marRight w:val="0"/>
      <w:marTop w:val="0"/>
      <w:marBottom w:val="0"/>
      <w:divBdr>
        <w:top w:val="none" w:sz="0" w:space="0" w:color="auto"/>
        <w:left w:val="none" w:sz="0" w:space="0" w:color="auto"/>
        <w:bottom w:val="none" w:sz="0" w:space="0" w:color="auto"/>
        <w:right w:val="none" w:sz="0" w:space="0" w:color="auto"/>
      </w:divBdr>
    </w:div>
    <w:div w:id="1373531076">
      <w:bodyDiv w:val="1"/>
      <w:marLeft w:val="0"/>
      <w:marRight w:val="0"/>
      <w:marTop w:val="0"/>
      <w:marBottom w:val="0"/>
      <w:divBdr>
        <w:top w:val="none" w:sz="0" w:space="0" w:color="auto"/>
        <w:left w:val="none" w:sz="0" w:space="0" w:color="auto"/>
        <w:bottom w:val="none" w:sz="0" w:space="0" w:color="auto"/>
        <w:right w:val="none" w:sz="0" w:space="0" w:color="auto"/>
      </w:divBdr>
    </w:div>
    <w:div w:id="1373766087">
      <w:bodyDiv w:val="1"/>
      <w:marLeft w:val="0"/>
      <w:marRight w:val="0"/>
      <w:marTop w:val="0"/>
      <w:marBottom w:val="0"/>
      <w:divBdr>
        <w:top w:val="none" w:sz="0" w:space="0" w:color="auto"/>
        <w:left w:val="none" w:sz="0" w:space="0" w:color="auto"/>
        <w:bottom w:val="none" w:sz="0" w:space="0" w:color="auto"/>
        <w:right w:val="none" w:sz="0" w:space="0" w:color="auto"/>
      </w:divBdr>
    </w:div>
    <w:div w:id="1373992102">
      <w:bodyDiv w:val="1"/>
      <w:marLeft w:val="0"/>
      <w:marRight w:val="0"/>
      <w:marTop w:val="0"/>
      <w:marBottom w:val="0"/>
      <w:divBdr>
        <w:top w:val="none" w:sz="0" w:space="0" w:color="auto"/>
        <w:left w:val="none" w:sz="0" w:space="0" w:color="auto"/>
        <w:bottom w:val="none" w:sz="0" w:space="0" w:color="auto"/>
        <w:right w:val="none" w:sz="0" w:space="0" w:color="auto"/>
      </w:divBdr>
    </w:div>
    <w:div w:id="1374962959">
      <w:bodyDiv w:val="1"/>
      <w:marLeft w:val="0"/>
      <w:marRight w:val="0"/>
      <w:marTop w:val="0"/>
      <w:marBottom w:val="0"/>
      <w:divBdr>
        <w:top w:val="none" w:sz="0" w:space="0" w:color="auto"/>
        <w:left w:val="none" w:sz="0" w:space="0" w:color="auto"/>
        <w:bottom w:val="none" w:sz="0" w:space="0" w:color="auto"/>
        <w:right w:val="none" w:sz="0" w:space="0" w:color="auto"/>
      </w:divBdr>
    </w:div>
    <w:div w:id="1375303190">
      <w:bodyDiv w:val="1"/>
      <w:marLeft w:val="0"/>
      <w:marRight w:val="0"/>
      <w:marTop w:val="0"/>
      <w:marBottom w:val="0"/>
      <w:divBdr>
        <w:top w:val="none" w:sz="0" w:space="0" w:color="auto"/>
        <w:left w:val="none" w:sz="0" w:space="0" w:color="auto"/>
        <w:bottom w:val="none" w:sz="0" w:space="0" w:color="auto"/>
        <w:right w:val="none" w:sz="0" w:space="0" w:color="auto"/>
      </w:divBdr>
    </w:div>
    <w:div w:id="1375423507">
      <w:bodyDiv w:val="1"/>
      <w:marLeft w:val="0"/>
      <w:marRight w:val="0"/>
      <w:marTop w:val="0"/>
      <w:marBottom w:val="0"/>
      <w:divBdr>
        <w:top w:val="none" w:sz="0" w:space="0" w:color="auto"/>
        <w:left w:val="none" w:sz="0" w:space="0" w:color="auto"/>
        <w:bottom w:val="none" w:sz="0" w:space="0" w:color="auto"/>
        <w:right w:val="none" w:sz="0" w:space="0" w:color="auto"/>
      </w:divBdr>
    </w:div>
    <w:div w:id="1375540183">
      <w:bodyDiv w:val="1"/>
      <w:marLeft w:val="0"/>
      <w:marRight w:val="0"/>
      <w:marTop w:val="0"/>
      <w:marBottom w:val="0"/>
      <w:divBdr>
        <w:top w:val="none" w:sz="0" w:space="0" w:color="auto"/>
        <w:left w:val="none" w:sz="0" w:space="0" w:color="auto"/>
        <w:bottom w:val="none" w:sz="0" w:space="0" w:color="auto"/>
        <w:right w:val="none" w:sz="0" w:space="0" w:color="auto"/>
      </w:divBdr>
    </w:div>
    <w:div w:id="1375694360">
      <w:bodyDiv w:val="1"/>
      <w:marLeft w:val="0"/>
      <w:marRight w:val="0"/>
      <w:marTop w:val="0"/>
      <w:marBottom w:val="0"/>
      <w:divBdr>
        <w:top w:val="none" w:sz="0" w:space="0" w:color="auto"/>
        <w:left w:val="none" w:sz="0" w:space="0" w:color="auto"/>
        <w:bottom w:val="none" w:sz="0" w:space="0" w:color="auto"/>
        <w:right w:val="none" w:sz="0" w:space="0" w:color="auto"/>
      </w:divBdr>
    </w:div>
    <w:div w:id="1375815005">
      <w:bodyDiv w:val="1"/>
      <w:marLeft w:val="0"/>
      <w:marRight w:val="0"/>
      <w:marTop w:val="0"/>
      <w:marBottom w:val="0"/>
      <w:divBdr>
        <w:top w:val="none" w:sz="0" w:space="0" w:color="auto"/>
        <w:left w:val="none" w:sz="0" w:space="0" w:color="auto"/>
        <w:bottom w:val="none" w:sz="0" w:space="0" w:color="auto"/>
        <w:right w:val="none" w:sz="0" w:space="0" w:color="auto"/>
      </w:divBdr>
    </w:div>
    <w:div w:id="1376076981">
      <w:bodyDiv w:val="1"/>
      <w:marLeft w:val="0"/>
      <w:marRight w:val="0"/>
      <w:marTop w:val="0"/>
      <w:marBottom w:val="0"/>
      <w:divBdr>
        <w:top w:val="none" w:sz="0" w:space="0" w:color="auto"/>
        <w:left w:val="none" w:sz="0" w:space="0" w:color="auto"/>
        <w:bottom w:val="none" w:sz="0" w:space="0" w:color="auto"/>
        <w:right w:val="none" w:sz="0" w:space="0" w:color="auto"/>
      </w:divBdr>
    </w:div>
    <w:div w:id="1376466671">
      <w:bodyDiv w:val="1"/>
      <w:marLeft w:val="0"/>
      <w:marRight w:val="0"/>
      <w:marTop w:val="0"/>
      <w:marBottom w:val="0"/>
      <w:divBdr>
        <w:top w:val="none" w:sz="0" w:space="0" w:color="auto"/>
        <w:left w:val="none" w:sz="0" w:space="0" w:color="auto"/>
        <w:bottom w:val="none" w:sz="0" w:space="0" w:color="auto"/>
        <w:right w:val="none" w:sz="0" w:space="0" w:color="auto"/>
      </w:divBdr>
    </w:div>
    <w:div w:id="1376664204">
      <w:bodyDiv w:val="1"/>
      <w:marLeft w:val="0"/>
      <w:marRight w:val="0"/>
      <w:marTop w:val="0"/>
      <w:marBottom w:val="0"/>
      <w:divBdr>
        <w:top w:val="none" w:sz="0" w:space="0" w:color="auto"/>
        <w:left w:val="none" w:sz="0" w:space="0" w:color="auto"/>
        <w:bottom w:val="none" w:sz="0" w:space="0" w:color="auto"/>
        <w:right w:val="none" w:sz="0" w:space="0" w:color="auto"/>
      </w:divBdr>
    </w:div>
    <w:div w:id="1377850677">
      <w:bodyDiv w:val="1"/>
      <w:marLeft w:val="0"/>
      <w:marRight w:val="0"/>
      <w:marTop w:val="0"/>
      <w:marBottom w:val="0"/>
      <w:divBdr>
        <w:top w:val="none" w:sz="0" w:space="0" w:color="auto"/>
        <w:left w:val="none" w:sz="0" w:space="0" w:color="auto"/>
        <w:bottom w:val="none" w:sz="0" w:space="0" w:color="auto"/>
        <w:right w:val="none" w:sz="0" w:space="0" w:color="auto"/>
      </w:divBdr>
    </w:div>
    <w:div w:id="1377924695">
      <w:bodyDiv w:val="1"/>
      <w:marLeft w:val="0"/>
      <w:marRight w:val="0"/>
      <w:marTop w:val="0"/>
      <w:marBottom w:val="0"/>
      <w:divBdr>
        <w:top w:val="none" w:sz="0" w:space="0" w:color="auto"/>
        <w:left w:val="none" w:sz="0" w:space="0" w:color="auto"/>
        <w:bottom w:val="none" w:sz="0" w:space="0" w:color="auto"/>
        <w:right w:val="none" w:sz="0" w:space="0" w:color="auto"/>
      </w:divBdr>
    </w:div>
    <w:div w:id="1378243888">
      <w:bodyDiv w:val="1"/>
      <w:marLeft w:val="0"/>
      <w:marRight w:val="0"/>
      <w:marTop w:val="0"/>
      <w:marBottom w:val="0"/>
      <w:divBdr>
        <w:top w:val="none" w:sz="0" w:space="0" w:color="auto"/>
        <w:left w:val="none" w:sz="0" w:space="0" w:color="auto"/>
        <w:bottom w:val="none" w:sz="0" w:space="0" w:color="auto"/>
        <w:right w:val="none" w:sz="0" w:space="0" w:color="auto"/>
      </w:divBdr>
    </w:div>
    <w:div w:id="1378356529">
      <w:bodyDiv w:val="1"/>
      <w:marLeft w:val="0"/>
      <w:marRight w:val="0"/>
      <w:marTop w:val="0"/>
      <w:marBottom w:val="0"/>
      <w:divBdr>
        <w:top w:val="none" w:sz="0" w:space="0" w:color="auto"/>
        <w:left w:val="none" w:sz="0" w:space="0" w:color="auto"/>
        <w:bottom w:val="none" w:sz="0" w:space="0" w:color="auto"/>
        <w:right w:val="none" w:sz="0" w:space="0" w:color="auto"/>
      </w:divBdr>
    </w:div>
    <w:div w:id="1378970070">
      <w:bodyDiv w:val="1"/>
      <w:marLeft w:val="0"/>
      <w:marRight w:val="0"/>
      <w:marTop w:val="0"/>
      <w:marBottom w:val="0"/>
      <w:divBdr>
        <w:top w:val="none" w:sz="0" w:space="0" w:color="auto"/>
        <w:left w:val="none" w:sz="0" w:space="0" w:color="auto"/>
        <w:bottom w:val="none" w:sz="0" w:space="0" w:color="auto"/>
        <w:right w:val="none" w:sz="0" w:space="0" w:color="auto"/>
      </w:divBdr>
    </w:div>
    <w:div w:id="1379086605">
      <w:bodyDiv w:val="1"/>
      <w:marLeft w:val="0"/>
      <w:marRight w:val="0"/>
      <w:marTop w:val="0"/>
      <w:marBottom w:val="0"/>
      <w:divBdr>
        <w:top w:val="none" w:sz="0" w:space="0" w:color="auto"/>
        <w:left w:val="none" w:sz="0" w:space="0" w:color="auto"/>
        <w:bottom w:val="none" w:sz="0" w:space="0" w:color="auto"/>
        <w:right w:val="none" w:sz="0" w:space="0" w:color="auto"/>
      </w:divBdr>
    </w:div>
    <w:div w:id="1379357507">
      <w:bodyDiv w:val="1"/>
      <w:marLeft w:val="0"/>
      <w:marRight w:val="0"/>
      <w:marTop w:val="0"/>
      <w:marBottom w:val="0"/>
      <w:divBdr>
        <w:top w:val="none" w:sz="0" w:space="0" w:color="auto"/>
        <w:left w:val="none" w:sz="0" w:space="0" w:color="auto"/>
        <w:bottom w:val="none" w:sz="0" w:space="0" w:color="auto"/>
        <w:right w:val="none" w:sz="0" w:space="0" w:color="auto"/>
      </w:divBdr>
    </w:div>
    <w:div w:id="1379427055">
      <w:bodyDiv w:val="1"/>
      <w:marLeft w:val="0"/>
      <w:marRight w:val="0"/>
      <w:marTop w:val="0"/>
      <w:marBottom w:val="0"/>
      <w:divBdr>
        <w:top w:val="none" w:sz="0" w:space="0" w:color="auto"/>
        <w:left w:val="none" w:sz="0" w:space="0" w:color="auto"/>
        <w:bottom w:val="none" w:sz="0" w:space="0" w:color="auto"/>
        <w:right w:val="none" w:sz="0" w:space="0" w:color="auto"/>
      </w:divBdr>
    </w:div>
    <w:div w:id="1379554591">
      <w:bodyDiv w:val="1"/>
      <w:marLeft w:val="0"/>
      <w:marRight w:val="0"/>
      <w:marTop w:val="0"/>
      <w:marBottom w:val="0"/>
      <w:divBdr>
        <w:top w:val="none" w:sz="0" w:space="0" w:color="auto"/>
        <w:left w:val="none" w:sz="0" w:space="0" w:color="auto"/>
        <w:bottom w:val="none" w:sz="0" w:space="0" w:color="auto"/>
        <w:right w:val="none" w:sz="0" w:space="0" w:color="auto"/>
      </w:divBdr>
    </w:div>
    <w:div w:id="1379820522">
      <w:bodyDiv w:val="1"/>
      <w:marLeft w:val="0"/>
      <w:marRight w:val="0"/>
      <w:marTop w:val="0"/>
      <w:marBottom w:val="0"/>
      <w:divBdr>
        <w:top w:val="none" w:sz="0" w:space="0" w:color="auto"/>
        <w:left w:val="none" w:sz="0" w:space="0" w:color="auto"/>
        <w:bottom w:val="none" w:sz="0" w:space="0" w:color="auto"/>
        <w:right w:val="none" w:sz="0" w:space="0" w:color="auto"/>
      </w:divBdr>
    </w:div>
    <w:div w:id="1380127752">
      <w:bodyDiv w:val="1"/>
      <w:marLeft w:val="0"/>
      <w:marRight w:val="0"/>
      <w:marTop w:val="0"/>
      <w:marBottom w:val="0"/>
      <w:divBdr>
        <w:top w:val="none" w:sz="0" w:space="0" w:color="auto"/>
        <w:left w:val="none" w:sz="0" w:space="0" w:color="auto"/>
        <w:bottom w:val="none" w:sz="0" w:space="0" w:color="auto"/>
        <w:right w:val="none" w:sz="0" w:space="0" w:color="auto"/>
      </w:divBdr>
    </w:div>
    <w:div w:id="1381050005">
      <w:bodyDiv w:val="1"/>
      <w:marLeft w:val="0"/>
      <w:marRight w:val="0"/>
      <w:marTop w:val="0"/>
      <w:marBottom w:val="0"/>
      <w:divBdr>
        <w:top w:val="none" w:sz="0" w:space="0" w:color="auto"/>
        <w:left w:val="none" w:sz="0" w:space="0" w:color="auto"/>
        <w:bottom w:val="none" w:sz="0" w:space="0" w:color="auto"/>
        <w:right w:val="none" w:sz="0" w:space="0" w:color="auto"/>
      </w:divBdr>
    </w:div>
    <w:div w:id="1381323657">
      <w:bodyDiv w:val="1"/>
      <w:marLeft w:val="0"/>
      <w:marRight w:val="0"/>
      <w:marTop w:val="0"/>
      <w:marBottom w:val="0"/>
      <w:divBdr>
        <w:top w:val="none" w:sz="0" w:space="0" w:color="auto"/>
        <w:left w:val="none" w:sz="0" w:space="0" w:color="auto"/>
        <w:bottom w:val="none" w:sz="0" w:space="0" w:color="auto"/>
        <w:right w:val="none" w:sz="0" w:space="0" w:color="auto"/>
      </w:divBdr>
    </w:div>
    <w:div w:id="1382054705">
      <w:bodyDiv w:val="1"/>
      <w:marLeft w:val="0"/>
      <w:marRight w:val="0"/>
      <w:marTop w:val="0"/>
      <w:marBottom w:val="0"/>
      <w:divBdr>
        <w:top w:val="none" w:sz="0" w:space="0" w:color="auto"/>
        <w:left w:val="none" w:sz="0" w:space="0" w:color="auto"/>
        <w:bottom w:val="none" w:sz="0" w:space="0" w:color="auto"/>
        <w:right w:val="none" w:sz="0" w:space="0" w:color="auto"/>
      </w:divBdr>
    </w:div>
    <w:div w:id="1382825428">
      <w:bodyDiv w:val="1"/>
      <w:marLeft w:val="0"/>
      <w:marRight w:val="0"/>
      <w:marTop w:val="0"/>
      <w:marBottom w:val="0"/>
      <w:divBdr>
        <w:top w:val="none" w:sz="0" w:space="0" w:color="auto"/>
        <w:left w:val="none" w:sz="0" w:space="0" w:color="auto"/>
        <w:bottom w:val="none" w:sz="0" w:space="0" w:color="auto"/>
        <w:right w:val="none" w:sz="0" w:space="0" w:color="auto"/>
      </w:divBdr>
    </w:div>
    <w:div w:id="1383141733">
      <w:bodyDiv w:val="1"/>
      <w:marLeft w:val="0"/>
      <w:marRight w:val="0"/>
      <w:marTop w:val="0"/>
      <w:marBottom w:val="0"/>
      <w:divBdr>
        <w:top w:val="none" w:sz="0" w:space="0" w:color="auto"/>
        <w:left w:val="none" w:sz="0" w:space="0" w:color="auto"/>
        <w:bottom w:val="none" w:sz="0" w:space="0" w:color="auto"/>
        <w:right w:val="none" w:sz="0" w:space="0" w:color="auto"/>
      </w:divBdr>
    </w:div>
    <w:div w:id="1383365165">
      <w:bodyDiv w:val="1"/>
      <w:marLeft w:val="0"/>
      <w:marRight w:val="0"/>
      <w:marTop w:val="0"/>
      <w:marBottom w:val="0"/>
      <w:divBdr>
        <w:top w:val="none" w:sz="0" w:space="0" w:color="auto"/>
        <w:left w:val="none" w:sz="0" w:space="0" w:color="auto"/>
        <w:bottom w:val="none" w:sz="0" w:space="0" w:color="auto"/>
        <w:right w:val="none" w:sz="0" w:space="0" w:color="auto"/>
      </w:divBdr>
    </w:div>
    <w:div w:id="1383479215">
      <w:bodyDiv w:val="1"/>
      <w:marLeft w:val="0"/>
      <w:marRight w:val="0"/>
      <w:marTop w:val="0"/>
      <w:marBottom w:val="0"/>
      <w:divBdr>
        <w:top w:val="none" w:sz="0" w:space="0" w:color="auto"/>
        <w:left w:val="none" w:sz="0" w:space="0" w:color="auto"/>
        <w:bottom w:val="none" w:sz="0" w:space="0" w:color="auto"/>
        <w:right w:val="none" w:sz="0" w:space="0" w:color="auto"/>
      </w:divBdr>
    </w:div>
    <w:div w:id="1383599737">
      <w:bodyDiv w:val="1"/>
      <w:marLeft w:val="0"/>
      <w:marRight w:val="0"/>
      <w:marTop w:val="0"/>
      <w:marBottom w:val="0"/>
      <w:divBdr>
        <w:top w:val="none" w:sz="0" w:space="0" w:color="auto"/>
        <w:left w:val="none" w:sz="0" w:space="0" w:color="auto"/>
        <w:bottom w:val="none" w:sz="0" w:space="0" w:color="auto"/>
        <w:right w:val="none" w:sz="0" w:space="0" w:color="auto"/>
      </w:divBdr>
    </w:div>
    <w:div w:id="1384059436">
      <w:bodyDiv w:val="1"/>
      <w:marLeft w:val="0"/>
      <w:marRight w:val="0"/>
      <w:marTop w:val="0"/>
      <w:marBottom w:val="0"/>
      <w:divBdr>
        <w:top w:val="none" w:sz="0" w:space="0" w:color="auto"/>
        <w:left w:val="none" w:sz="0" w:space="0" w:color="auto"/>
        <w:bottom w:val="none" w:sz="0" w:space="0" w:color="auto"/>
        <w:right w:val="none" w:sz="0" w:space="0" w:color="auto"/>
      </w:divBdr>
    </w:div>
    <w:div w:id="1384255136">
      <w:bodyDiv w:val="1"/>
      <w:marLeft w:val="0"/>
      <w:marRight w:val="0"/>
      <w:marTop w:val="0"/>
      <w:marBottom w:val="0"/>
      <w:divBdr>
        <w:top w:val="none" w:sz="0" w:space="0" w:color="auto"/>
        <w:left w:val="none" w:sz="0" w:space="0" w:color="auto"/>
        <w:bottom w:val="none" w:sz="0" w:space="0" w:color="auto"/>
        <w:right w:val="none" w:sz="0" w:space="0" w:color="auto"/>
      </w:divBdr>
    </w:div>
    <w:div w:id="1384524945">
      <w:bodyDiv w:val="1"/>
      <w:marLeft w:val="0"/>
      <w:marRight w:val="0"/>
      <w:marTop w:val="0"/>
      <w:marBottom w:val="0"/>
      <w:divBdr>
        <w:top w:val="none" w:sz="0" w:space="0" w:color="auto"/>
        <w:left w:val="none" w:sz="0" w:space="0" w:color="auto"/>
        <w:bottom w:val="none" w:sz="0" w:space="0" w:color="auto"/>
        <w:right w:val="none" w:sz="0" w:space="0" w:color="auto"/>
      </w:divBdr>
    </w:div>
    <w:div w:id="1385173628">
      <w:bodyDiv w:val="1"/>
      <w:marLeft w:val="0"/>
      <w:marRight w:val="0"/>
      <w:marTop w:val="0"/>
      <w:marBottom w:val="0"/>
      <w:divBdr>
        <w:top w:val="none" w:sz="0" w:space="0" w:color="auto"/>
        <w:left w:val="none" w:sz="0" w:space="0" w:color="auto"/>
        <w:bottom w:val="none" w:sz="0" w:space="0" w:color="auto"/>
        <w:right w:val="none" w:sz="0" w:space="0" w:color="auto"/>
      </w:divBdr>
    </w:div>
    <w:div w:id="1385832182">
      <w:bodyDiv w:val="1"/>
      <w:marLeft w:val="0"/>
      <w:marRight w:val="0"/>
      <w:marTop w:val="0"/>
      <w:marBottom w:val="0"/>
      <w:divBdr>
        <w:top w:val="none" w:sz="0" w:space="0" w:color="auto"/>
        <w:left w:val="none" w:sz="0" w:space="0" w:color="auto"/>
        <w:bottom w:val="none" w:sz="0" w:space="0" w:color="auto"/>
        <w:right w:val="none" w:sz="0" w:space="0" w:color="auto"/>
      </w:divBdr>
    </w:div>
    <w:div w:id="1386291298">
      <w:bodyDiv w:val="1"/>
      <w:marLeft w:val="0"/>
      <w:marRight w:val="0"/>
      <w:marTop w:val="0"/>
      <w:marBottom w:val="0"/>
      <w:divBdr>
        <w:top w:val="none" w:sz="0" w:space="0" w:color="auto"/>
        <w:left w:val="none" w:sz="0" w:space="0" w:color="auto"/>
        <w:bottom w:val="none" w:sz="0" w:space="0" w:color="auto"/>
        <w:right w:val="none" w:sz="0" w:space="0" w:color="auto"/>
      </w:divBdr>
    </w:div>
    <w:div w:id="1386443403">
      <w:bodyDiv w:val="1"/>
      <w:marLeft w:val="0"/>
      <w:marRight w:val="0"/>
      <w:marTop w:val="0"/>
      <w:marBottom w:val="0"/>
      <w:divBdr>
        <w:top w:val="none" w:sz="0" w:space="0" w:color="auto"/>
        <w:left w:val="none" w:sz="0" w:space="0" w:color="auto"/>
        <w:bottom w:val="none" w:sz="0" w:space="0" w:color="auto"/>
        <w:right w:val="none" w:sz="0" w:space="0" w:color="auto"/>
      </w:divBdr>
    </w:div>
    <w:div w:id="1386488670">
      <w:bodyDiv w:val="1"/>
      <w:marLeft w:val="0"/>
      <w:marRight w:val="0"/>
      <w:marTop w:val="0"/>
      <w:marBottom w:val="0"/>
      <w:divBdr>
        <w:top w:val="none" w:sz="0" w:space="0" w:color="auto"/>
        <w:left w:val="none" w:sz="0" w:space="0" w:color="auto"/>
        <w:bottom w:val="none" w:sz="0" w:space="0" w:color="auto"/>
        <w:right w:val="none" w:sz="0" w:space="0" w:color="auto"/>
      </w:divBdr>
    </w:div>
    <w:div w:id="1386875429">
      <w:bodyDiv w:val="1"/>
      <w:marLeft w:val="0"/>
      <w:marRight w:val="0"/>
      <w:marTop w:val="0"/>
      <w:marBottom w:val="0"/>
      <w:divBdr>
        <w:top w:val="none" w:sz="0" w:space="0" w:color="auto"/>
        <w:left w:val="none" w:sz="0" w:space="0" w:color="auto"/>
        <w:bottom w:val="none" w:sz="0" w:space="0" w:color="auto"/>
        <w:right w:val="none" w:sz="0" w:space="0" w:color="auto"/>
      </w:divBdr>
    </w:div>
    <w:div w:id="1387028101">
      <w:bodyDiv w:val="1"/>
      <w:marLeft w:val="0"/>
      <w:marRight w:val="0"/>
      <w:marTop w:val="0"/>
      <w:marBottom w:val="0"/>
      <w:divBdr>
        <w:top w:val="none" w:sz="0" w:space="0" w:color="auto"/>
        <w:left w:val="none" w:sz="0" w:space="0" w:color="auto"/>
        <w:bottom w:val="none" w:sz="0" w:space="0" w:color="auto"/>
        <w:right w:val="none" w:sz="0" w:space="0" w:color="auto"/>
      </w:divBdr>
    </w:div>
    <w:div w:id="1387147920">
      <w:bodyDiv w:val="1"/>
      <w:marLeft w:val="0"/>
      <w:marRight w:val="0"/>
      <w:marTop w:val="0"/>
      <w:marBottom w:val="0"/>
      <w:divBdr>
        <w:top w:val="none" w:sz="0" w:space="0" w:color="auto"/>
        <w:left w:val="none" w:sz="0" w:space="0" w:color="auto"/>
        <w:bottom w:val="none" w:sz="0" w:space="0" w:color="auto"/>
        <w:right w:val="none" w:sz="0" w:space="0" w:color="auto"/>
      </w:divBdr>
    </w:div>
    <w:div w:id="1387218653">
      <w:bodyDiv w:val="1"/>
      <w:marLeft w:val="0"/>
      <w:marRight w:val="0"/>
      <w:marTop w:val="0"/>
      <w:marBottom w:val="0"/>
      <w:divBdr>
        <w:top w:val="none" w:sz="0" w:space="0" w:color="auto"/>
        <w:left w:val="none" w:sz="0" w:space="0" w:color="auto"/>
        <w:bottom w:val="none" w:sz="0" w:space="0" w:color="auto"/>
        <w:right w:val="none" w:sz="0" w:space="0" w:color="auto"/>
      </w:divBdr>
    </w:div>
    <w:div w:id="1387334318">
      <w:bodyDiv w:val="1"/>
      <w:marLeft w:val="0"/>
      <w:marRight w:val="0"/>
      <w:marTop w:val="0"/>
      <w:marBottom w:val="0"/>
      <w:divBdr>
        <w:top w:val="none" w:sz="0" w:space="0" w:color="auto"/>
        <w:left w:val="none" w:sz="0" w:space="0" w:color="auto"/>
        <w:bottom w:val="none" w:sz="0" w:space="0" w:color="auto"/>
        <w:right w:val="none" w:sz="0" w:space="0" w:color="auto"/>
      </w:divBdr>
    </w:div>
    <w:div w:id="1387337219">
      <w:bodyDiv w:val="1"/>
      <w:marLeft w:val="0"/>
      <w:marRight w:val="0"/>
      <w:marTop w:val="0"/>
      <w:marBottom w:val="0"/>
      <w:divBdr>
        <w:top w:val="none" w:sz="0" w:space="0" w:color="auto"/>
        <w:left w:val="none" w:sz="0" w:space="0" w:color="auto"/>
        <w:bottom w:val="none" w:sz="0" w:space="0" w:color="auto"/>
        <w:right w:val="none" w:sz="0" w:space="0" w:color="auto"/>
      </w:divBdr>
    </w:div>
    <w:div w:id="1387727315">
      <w:bodyDiv w:val="1"/>
      <w:marLeft w:val="0"/>
      <w:marRight w:val="0"/>
      <w:marTop w:val="0"/>
      <w:marBottom w:val="0"/>
      <w:divBdr>
        <w:top w:val="none" w:sz="0" w:space="0" w:color="auto"/>
        <w:left w:val="none" w:sz="0" w:space="0" w:color="auto"/>
        <w:bottom w:val="none" w:sz="0" w:space="0" w:color="auto"/>
        <w:right w:val="none" w:sz="0" w:space="0" w:color="auto"/>
      </w:divBdr>
    </w:div>
    <w:div w:id="1388527667">
      <w:bodyDiv w:val="1"/>
      <w:marLeft w:val="0"/>
      <w:marRight w:val="0"/>
      <w:marTop w:val="0"/>
      <w:marBottom w:val="0"/>
      <w:divBdr>
        <w:top w:val="none" w:sz="0" w:space="0" w:color="auto"/>
        <w:left w:val="none" w:sz="0" w:space="0" w:color="auto"/>
        <w:bottom w:val="none" w:sz="0" w:space="0" w:color="auto"/>
        <w:right w:val="none" w:sz="0" w:space="0" w:color="auto"/>
      </w:divBdr>
    </w:div>
    <w:div w:id="1388916882">
      <w:bodyDiv w:val="1"/>
      <w:marLeft w:val="0"/>
      <w:marRight w:val="0"/>
      <w:marTop w:val="0"/>
      <w:marBottom w:val="0"/>
      <w:divBdr>
        <w:top w:val="none" w:sz="0" w:space="0" w:color="auto"/>
        <w:left w:val="none" w:sz="0" w:space="0" w:color="auto"/>
        <w:bottom w:val="none" w:sz="0" w:space="0" w:color="auto"/>
        <w:right w:val="none" w:sz="0" w:space="0" w:color="auto"/>
      </w:divBdr>
    </w:div>
    <w:div w:id="1389304037">
      <w:bodyDiv w:val="1"/>
      <w:marLeft w:val="0"/>
      <w:marRight w:val="0"/>
      <w:marTop w:val="0"/>
      <w:marBottom w:val="0"/>
      <w:divBdr>
        <w:top w:val="none" w:sz="0" w:space="0" w:color="auto"/>
        <w:left w:val="none" w:sz="0" w:space="0" w:color="auto"/>
        <w:bottom w:val="none" w:sz="0" w:space="0" w:color="auto"/>
        <w:right w:val="none" w:sz="0" w:space="0" w:color="auto"/>
      </w:divBdr>
    </w:div>
    <w:div w:id="1389838500">
      <w:bodyDiv w:val="1"/>
      <w:marLeft w:val="0"/>
      <w:marRight w:val="0"/>
      <w:marTop w:val="0"/>
      <w:marBottom w:val="0"/>
      <w:divBdr>
        <w:top w:val="none" w:sz="0" w:space="0" w:color="auto"/>
        <w:left w:val="none" w:sz="0" w:space="0" w:color="auto"/>
        <w:bottom w:val="none" w:sz="0" w:space="0" w:color="auto"/>
        <w:right w:val="none" w:sz="0" w:space="0" w:color="auto"/>
      </w:divBdr>
    </w:div>
    <w:div w:id="1390500847">
      <w:bodyDiv w:val="1"/>
      <w:marLeft w:val="0"/>
      <w:marRight w:val="0"/>
      <w:marTop w:val="0"/>
      <w:marBottom w:val="0"/>
      <w:divBdr>
        <w:top w:val="none" w:sz="0" w:space="0" w:color="auto"/>
        <w:left w:val="none" w:sz="0" w:space="0" w:color="auto"/>
        <w:bottom w:val="none" w:sz="0" w:space="0" w:color="auto"/>
        <w:right w:val="none" w:sz="0" w:space="0" w:color="auto"/>
      </w:divBdr>
    </w:div>
    <w:div w:id="1390610206">
      <w:bodyDiv w:val="1"/>
      <w:marLeft w:val="0"/>
      <w:marRight w:val="0"/>
      <w:marTop w:val="0"/>
      <w:marBottom w:val="0"/>
      <w:divBdr>
        <w:top w:val="none" w:sz="0" w:space="0" w:color="auto"/>
        <w:left w:val="none" w:sz="0" w:space="0" w:color="auto"/>
        <w:bottom w:val="none" w:sz="0" w:space="0" w:color="auto"/>
        <w:right w:val="none" w:sz="0" w:space="0" w:color="auto"/>
      </w:divBdr>
    </w:div>
    <w:div w:id="1390611196">
      <w:bodyDiv w:val="1"/>
      <w:marLeft w:val="0"/>
      <w:marRight w:val="0"/>
      <w:marTop w:val="0"/>
      <w:marBottom w:val="0"/>
      <w:divBdr>
        <w:top w:val="none" w:sz="0" w:space="0" w:color="auto"/>
        <w:left w:val="none" w:sz="0" w:space="0" w:color="auto"/>
        <w:bottom w:val="none" w:sz="0" w:space="0" w:color="auto"/>
        <w:right w:val="none" w:sz="0" w:space="0" w:color="auto"/>
      </w:divBdr>
    </w:div>
    <w:div w:id="1391272243">
      <w:bodyDiv w:val="1"/>
      <w:marLeft w:val="0"/>
      <w:marRight w:val="0"/>
      <w:marTop w:val="0"/>
      <w:marBottom w:val="0"/>
      <w:divBdr>
        <w:top w:val="none" w:sz="0" w:space="0" w:color="auto"/>
        <w:left w:val="none" w:sz="0" w:space="0" w:color="auto"/>
        <w:bottom w:val="none" w:sz="0" w:space="0" w:color="auto"/>
        <w:right w:val="none" w:sz="0" w:space="0" w:color="auto"/>
      </w:divBdr>
    </w:div>
    <w:div w:id="1391731487">
      <w:bodyDiv w:val="1"/>
      <w:marLeft w:val="0"/>
      <w:marRight w:val="0"/>
      <w:marTop w:val="0"/>
      <w:marBottom w:val="0"/>
      <w:divBdr>
        <w:top w:val="none" w:sz="0" w:space="0" w:color="auto"/>
        <w:left w:val="none" w:sz="0" w:space="0" w:color="auto"/>
        <w:bottom w:val="none" w:sz="0" w:space="0" w:color="auto"/>
        <w:right w:val="none" w:sz="0" w:space="0" w:color="auto"/>
      </w:divBdr>
    </w:div>
    <w:div w:id="1391880472">
      <w:bodyDiv w:val="1"/>
      <w:marLeft w:val="0"/>
      <w:marRight w:val="0"/>
      <w:marTop w:val="0"/>
      <w:marBottom w:val="0"/>
      <w:divBdr>
        <w:top w:val="none" w:sz="0" w:space="0" w:color="auto"/>
        <w:left w:val="none" w:sz="0" w:space="0" w:color="auto"/>
        <w:bottom w:val="none" w:sz="0" w:space="0" w:color="auto"/>
        <w:right w:val="none" w:sz="0" w:space="0" w:color="auto"/>
      </w:divBdr>
    </w:div>
    <w:div w:id="1392459263">
      <w:bodyDiv w:val="1"/>
      <w:marLeft w:val="0"/>
      <w:marRight w:val="0"/>
      <w:marTop w:val="0"/>
      <w:marBottom w:val="0"/>
      <w:divBdr>
        <w:top w:val="none" w:sz="0" w:space="0" w:color="auto"/>
        <w:left w:val="none" w:sz="0" w:space="0" w:color="auto"/>
        <w:bottom w:val="none" w:sz="0" w:space="0" w:color="auto"/>
        <w:right w:val="none" w:sz="0" w:space="0" w:color="auto"/>
      </w:divBdr>
    </w:div>
    <w:div w:id="1392969878">
      <w:bodyDiv w:val="1"/>
      <w:marLeft w:val="0"/>
      <w:marRight w:val="0"/>
      <w:marTop w:val="0"/>
      <w:marBottom w:val="0"/>
      <w:divBdr>
        <w:top w:val="none" w:sz="0" w:space="0" w:color="auto"/>
        <w:left w:val="none" w:sz="0" w:space="0" w:color="auto"/>
        <w:bottom w:val="none" w:sz="0" w:space="0" w:color="auto"/>
        <w:right w:val="none" w:sz="0" w:space="0" w:color="auto"/>
      </w:divBdr>
    </w:div>
    <w:div w:id="1393849291">
      <w:bodyDiv w:val="1"/>
      <w:marLeft w:val="0"/>
      <w:marRight w:val="0"/>
      <w:marTop w:val="0"/>
      <w:marBottom w:val="0"/>
      <w:divBdr>
        <w:top w:val="none" w:sz="0" w:space="0" w:color="auto"/>
        <w:left w:val="none" w:sz="0" w:space="0" w:color="auto"/>
        <w:bottom w:val="none" w:sz="0" w:space="0" w:color="auto"/>
        <w:right w:val="none" w:sz="0" w:space="0" w:color="auto"/>
      </w:divBdr>
    </w:div>
    <w:div w:id="1393970233">
      <w:bodyDiv w:val="1"/>
      <w:marLeft w:val="0"/>
      <w:marRight w:val="0"/>
      <w:marTop w:val="0"/>
      <w:marBottom w:val="0"/>
      <w:divBdr>
        <w:top w:val="none" w:sz="0" w:space="0" w:color="auto"/>
        <w:left w:val="none" w:sz="0" w:space="0" w:color="auto"/>
        <w:bottom w:val="none" w:sz="0" w:space="0" w:color="auto"/>
        <w:right w:val="none" w:sz="0" w:space="0" w:color="auto"/>
      </w:divBdr>
    </w:div>
    <w:div w:id="1394040283">
      <w:bodyDiv w:val="1"/>
      <w:marLeft w:val="0"/>
      <w:marRight w:val="0"/>
      <w:marTop w:val="0"/>
      <w:marBottom w:val="0"/>
      <w:divBdr>
        <w:top w:val="none" w:sz="0" w:space="0" w:color="auto"/>
        <w:left w:val="none" w:sz="0" w:space="0" w:color="auto"/>
        <w:bottom w:val="none" w:sz="0" w:space="0" w:color="auto"/>
        <w:right w:val="none" w:sz="0" w:space="0" w:color="auto"/>
      </w:divBdr>
    </w:div>
    <w:div w:id="1394739677">
      <w:bodyDiv w:val="1"/>
      <w:marLeft w:val="0"/>
      <w:marRight w:val="0"/>
      <w:marTop w:val="0"/>
      <w:marBottom w:val="0"/>
      <w:divBdr>
        <w:top w:val="none" w:sz="0" w:space="0" w:color="auto"/>
        <w:left w:val="none" w:sz="0" w:space="0" w:color="auto"/>
        <w:bottom w:val="none" w:sz="0" w:space="0" w:color="auto"/>
        <w:right w:val="none" w:sz="0" w:space="0" w:color="auto"/>
      </w:divBdr>
    </w:div>
    <w:div w:id="1395548089">
      <w:bodyDiv w:val="1"/>
      <w:marLeft w:val="0"/>
      <w:marRight w:val="0"/>
      <w:marTop w:val="0"/>
      <w:marBottom w:val="0"/>
      <w:divBdr>
        <w:top w:val="none" w:sz="0" w:space="0" w:color="auto"/>
        <w:left w:val="none" w:sz="0" w:space="0" w:color="auto"/>
        <w:bottom w:val="none" w:sz="0" w:space="0" w:color="auto"/>
        <w:right w:val="none" w:sz="0" w:space="0" w:color="auto"/>
      </w:divBdr>
    </w:div>
    <w:div w:id="1395860434">
      <w:bodyDiv w:val="1"/>
      <w:marLeft w:val="0"/>
      <w:marRight w:val="0"/>
      <w:marTop w:val="0"/>
      <w:marBottom w:val="0"/>
      <w:divBdr>
        <w:top w:val="none" w:sz="0" w:space="0" w:color="auto"/>
        <w:left w:val="none" w:sz="0" w:space="0" w:color="auto"/>
        <w:bottom w:val="none" w:sz="0" w:space="0" w:color="auto"/>
        <w:right w:val="none" w:sz="0" w:space="0" w:color="auto"/>
      </w:divBdr>
    </w:div>
    <w:div w:id="1395935421">
      <w:bodyDiv w:val="1"/>
      <w:marLeft w:val="0"/>
      <w:marRight w:val="0"/>
      <w:marTop w:val="0"/>
      <w:marBottom w:val="0"/>
      <w:divBdr>
        <w:top w:val="none" w:sz="0" w:space="0" w:color="auto"/>
        <w:left w:val="none" w:sz="0" w:space="0" w:color="auto"/>
        <w:bottom w:val="none" w:sz="0" w:space="0" w:color="auto"/>
        <w:right w:val="none" w:sz="0" w:space="0" w:color="auto"/>
      </w:divBdr>
    </w:div>
    <w:div w:id="1396129507">
      <w:bodyDiv w:val="1"/>
      <w:marLeft w:val="0"/>
      <w:marRight w:val="0"/>
      <w:marTop w:val="0"/>
      <w:marBottom w:val="0"/>
      <w:divBdr>
        <w:top w:val="none" w:sz="0" w:space="0" w:color="auto"/>
        <w:left w:val="none" w:sz="0" w:space="0" w:color="auto"/>
        <w:bottom w:val="none" w:sz="0" w:space="0" w:color="auto"/>
        <w:right w:val="none" w:sz="0" w:space="0" w:color="auto"/>
      </w:divBdr>
    </w:div>
    <w:div w:id="1396319834">
      <w:bodyDiv w:val="1"/>
      <w:marLeft w:val="0"/>
      <w:marRight w:val="0"/>
      <w:marTop w:val="0"/>
      <w:marBottom w:val="0"/>
      <w:divBdr>
        <w:top w:val="none" w:sz="0" w:space="0" w:color="auto"/>
        <w:left w:val="none" w:sz="0" w:space="0" w:color="auto"/>
        <w:bottom w:val="none" w:sz="0" w:space="0" w:color="auto"/>
        <w:right w:val="none" w:sz="0" w:space="0" w:color="auto"/>
      </w:divBdr>
    </w:div>
    <w:div w:id="1396781868">
      <w:bodyDiv w:val="1"/>
      <w:marLeft w:val="0"/>
      <w:marRight w:val="0"/>
      <w:marTop w:val="0"/>
      <w:marBottom w:val="0"/>
      <w:divBdr>
        <w:top w:val="none" w:sz="0" w:space="0" w:color="auto"/>
        <w:left w:val="none" w:sz="0" w:space="0" w:color="auto"/>
        <w:bottom w:val="none" w:sz="0" w:space="0" w:color="auto"/>
        <w:right w:val="none" w:sz="0" w:space="0" w:color="auto"/>
      </w:divBdr>
    </w:div>
    <w:div w:id="1397168847">
      <w:bodyDiv w:val="1"/>
      <w:marLeft w:val="0"/>
      <w:marRight w:val="0"/>
      <w:marTop w:val="0"/>
      <w:marBottom w:val="0"/>
      <w:divBdr>
        <w:top w:val="none" w:sz="0" w:space="0" w:color="auto"/>
        <w:left w:val="none" w:sz="0" w:space="0" w:color="auto"/>
        <w:bottom w:val="none" w:sz="0" w:space="0" w:color="auto"/>
        <w:right w:val="none" w:sz="0" w:space="0" w:color="auto"/>
      </w:divBdr>
    </w:div>
    <w:div w:id="1397241131">
      <w:bodyDiv w:val="1"/>
      <w:marLeft w:val="0"/>
      <w:marRight w:val="0"/>
      <w:marTop w:val="0"/>
      <w:marBottom w:val="0"/>
      <w:divBdr>
        <w:top w:val="none" w:sz="0" w:space="0" w:color="auto"/>
        <w:left w:val="none" w:sz="0" w:space="0" w:color="auto"/>
        <w:bottom w:val="none" w:sz="0" w:space="0" w:color="auto"/>
        <w:right w:val="none" w:sz="0" w:space="0" w:color="auto"/>
      </w:divBdr>
    </w:div>
    <w:div w:id="1397819376">
      <w:bodyDiv w:val="1"/>
      <w:marLeft w:val="0"/>
      <w:marRight w:val="0"/>
      <w:marTop w:val="0"/>
      <w:marBottom w:val="0"/>
      <w:divBdr>
        <w:top w:val="none" w:sz="0" w:space="0" w:color="auto"/>
        <w:left w:val="none" w:sz="0" w:space="0" w:color="auto"/>
        <w:bottom w:val="none" w:sz="0" w:space="0" w:color="auto"/>
        <w:right w:val="none" w:sz="0" w:space="0" w:color="auto"/>
      </w:divBdr>
    </w:div>
    <w:div w:id="1398281006">
      <w:bodyDiv w:val="1"/>
      <w:marLeft w:val="0"/>
      <w:marRight w:val="0"/>
      <w:marTop w:val="0"/>
      <w:marBottom w:val="0"/>
      <w:divBdr>
        <w:top w:val="none" w:sz="0" w:space="0" w:color="auto"/>
        <w:left w:val="none" w:sz="0" w:space="0" w:color="auto"/>
        <w:bottom w:val="none" w:sz="0" w:space="0" w:color="auto"/>
        <w:right w:val="none" w:sz="0" w:space="0" w:color="auto"/>
      </w:divBdr>
    </w:div>
    <w:div w:id="1398672721">
      <w:bodyDiv w:val="1"/>
      <w:marLeft w:val="0"/>
      <w:marRight w:val="0"/>
      <w:marTop w:val="0"/>
      <w:marBottom w:val="0"/>
      <w:divBdr>
        <w:top w:val="none" w:sz="0" w:space="0" w:color="auto"/>
        <w:left w:val="none" w:sz="0" w:space="0" w:color="auto"/>
        <w:bottom w:val="none" w:sz="0" w:space="0" w:color="auto"/>
        <w:right w:val="none" w:sz="0" w:space="0" w:color="auto"/>
      </w:divBdr>
    </w:div>
    <w:div w:id="1399085011">
      <w:bodyDiv w:val="1"/>
      <w:marLeft w:val="0"/>
      <w:marRight w:val="0"/>
      <w:marTop w:val="0"/>
      <w:marBottom w:val="0"/>
      <w:divBdr>
        <w:top w:val="none" w:sz="0" w:space="0" w:color="auto"/>
        <w:left w:val="none" w:sz="0" w:space="0" w:color="auto"/>
        <w:bottom w:val="none" w:sz="0" w:space="0" w:color="auto"/>
        <w:right w:val="none" w:sz="0" w:space="0" w:color="auto"/>
      </w:divBdr>
    </w:div>
    <w:div w:id="1399400709">
      <w:bodyDiv w:val="1"/>
      <w:marLeft w:val="0"/>
      <w:marRight w:val="0"/>
      <w:marTop w:val="0"/>
      <w:marBottom w:val="0"/>
      <w:divBdr>
        <w:top w:val="none" w:sz="0" w:space="0" w:color="auto"/>
        <w:left w:val="none" w:sz="0" w:space="0" w:color="auto"/>
        <w:bottom w:val="none" w:sz="0" w:space="0" w:color="auto"/>
        <w:right w:val="none" w:sz="0" w:space="0" w:color="auto"/>
      </w:divBdr>
    </w:div>
    <w:div w:id="1399594844">
      <w:bodyDiv w:val="1"/>
      <w:marLeft w:val="0"/>
      <w:marRight w:val="0"/>
      <w:marTop w:val="0"/>
      <w:marBottom w:val="0"/>
      <w:divBdr>
        <w:top w:val="none" w:sz="0" w:space="0" w:color="auto"/>
        <w:left w:val="none" w:sz="0" w:space="0" w:color="auto"/>
        <w:bottom w:val="none" w:sz="0" w:space="0" w:color="auto"/>
        <w:right w:val="none" w:sz="0" w:space="0" w:color="auto"/>
      </w:divBdr>
    </w:div>
    <w:div w:id="1399940244">
      <w:bodyDiv w:val="1"/>
      <w:marLeft w:val="0"/>
      <w:marRight w:val="0"/>
      <w:marTop w:val="0"/>
      <w:marBottom w:val="0"/>
      <w:divBdr>
        <w:top w:val="none" w:sz="0" w:space="0" w:color="auto"/>
        <w:left w:val="none" w:sz="0" w:space="0" w:color="auto"/>
        <w:bottom w:val="none" w:sz="0" w:space="0" w:color="auto"/>
        <w:right w:val="none" w:sz="0" w:space="0" w:color="auto"/>
      </w:divBdr>
    </w:div>
    <w:div w:id="1400983053">
      <w:bodyDiv w:val="1"/>
      <w:marLeft w:val="0"/>
      <w:marRight w:val="0"/>
      <w:marTop w:val="0"/>
      <w:marBottom w:val="0"/>
      <w:divBdr>
        <w:top w:val="none" w:sz="0" w:space="0" w:color="auto"/>
        <w:left w:val="none" w:sz="0" w:space="0" w:color="auto"/>
        <w:bottom w:val="none" w:sz="0" w:space="0" w:color="auto"/>
        <w:right w:val="none" w:sz="0" w:space="0" w:color="auto"/>
      </w:divBdr>
    </w:div>
    <w:div w:id="1401097880">
      <w:bodyDiv w:val="1"/>
      <w:marLeft w:val="0"/>
      <w:marRight w:val="0"/>
      <w:marTop w:val="0"/>
      <w:marBottom w:val="0"/>
      <w:divBdr>
        <w:top w:val="none" w:sz="0" w:space="0" w:color="auto"/>
        <w:left w:val="none" w:sz="0" w:space="0" w:color="auto"/>
        <w:bottom w:val="none" w:sz="0" w:space="0" w:color="auto"/>
        <w:right w:val="none" w:sz="0" w:space="0" w:color="auto"/>
      </w:divBdr>
    </w:div>
    <w:div w:id="1401632431">
      <w:bodyDiv w:val="1"/>
      <w:marLeft w:val="0"/>
      <w:marRight w:val="0"/>
      <w:marTop w:val="0"/>
      <w:marBottom w:val="0"/>
      <w:divBdr>
        <w:top w:val="none" w:sz="0" w:space="0" w:color="auto"/>
        <w:left w:val="none" w:sz="0" w:space="0" w:color="auto"/>
        <w:bottom w:val="none" w:sz="0" w:space="0" w:color="auto"/>
        <w:right w:val="none" w:sz="0" w:space="0" w:color="auto"/>
      </w:divBdr>
    </w:div>
    <w:div w:id="1401900867">
      <w:bodyDiv w:val="1"/>
      <w:marLeft w:val="0"/>
      <w:marRight w:val="0"/>
      <w:marTop w:val="0"/>
      <w:marBottom w:val="0"/>
      <w:divBdr>
        <w:top w:val="none" w:sz="0" w:space="0" w:color="auto"/>
        <w:left w:val="none" w:sz="0" w:space="0" w:color="auto"/>
        <w:bottom w:val="none" w:sz="0" w:space="0" w:color="auto"/>
        <w:right w:val="none" w:sz="0" w:space="0" w:color="auto"/>
      </w:divBdr>
    </w:div>
    <w:div w:id="1401903143">
      <w:bodyDiv w:val="1"/>
      <w:marLeft w:val="0"/>
      <w:marRight w:val="0"/>
      <w:marTop w:val="0"/>
      <w:marBottom w:val="0"/>
      <w:divBdr>
        <w:top w:val="none" w:sz="0" w:space="0" w:color="auto"/>
        <w:left w:val="none" w:sz="0" w:space="0" w:color="auto"/>
        <w:bottom w:val="none" w:sz="0" w:space="0" w:color="auto"/>
        <w:right w:val="none" w:sz="0" w:space="0" w:color="auto"/>
      </w:divBdr>
    </w:div>
    <w:div w:id="1401903921">
      <w:bodyDiv w:val="1"/>
      <w:marLeft w:val="0"/>
      <w:marRight w:val="0"/>
      <w:marTop w:val="0"/>
      <w:marBottom w:val="0"/>
      <w:divBdr>
        <w:top w:val="none" w:sz="0" w:space="0" w:color="auto"/>
        <w:left w:val="none" w:sz="0" w:space="0" w:color="auto"/>
        <w:bottom w:val="none" w:sz="0" w:space="0" w:color="auto"/>
        <w:right w:val="none" w:sz="0" w:space="0" w:color="auto"/>
      </w:divBdr>
    </w:div>
    <w:div w:id="1401974716">
      <w:bodyDiv w:val="1"/>
      <w:marLeft w:val="0"/>
      <w:marRight w:val="0"/>
      <w:marTop w:val="0"/>
      <w:marBottom w:val="0"/>
      <w:divBdr>
        <w:top w:val="none" w:sz="0" w:space="0" w:color="auto"/>
        <w:left w:val="none" w:sz="0" w:space="0" w:color="auto"/>
        <w:bottom w:val="none" w:sz="0" w:space="0" w:color="auto"/>
        <w:right w:val="none" w:sz="0" w:space="0" w:color="auto"/>
      </w:divBdr>
    </w:div>
    <w:div w:id="1402170141">
      <w:bodyDiv w:val="1"/>
      <w:marLeft w:val="0"/>
      <w:marRight w:val="0"/>
      <w:marTop w:val="0"/>
      <w:marBottom w:val="0"/>
      <w:divBdr>
        <w:top w:val="none" w:sz="0" w:space="0" w:color="auto"/>
        <w:left w:val="none" w:sz="0" w:space="0" w:color="auto"/>
        <w:bottom w:val="none" w:sz="0" w:space="0" w:color="auto"/>
        <w:right w:val="none" w:sz="0" w:space="0" w:color="auto"/>
      </w:divBdr>
    </w:div>
    <w:div w:id="1402369231">
      <w:bodyDiv w:val="1"/>
      <w:marLeft w:val="0"/>
      <w:marRight w:val="0"/>
      <w:marTop w:val="0"/>
      <w:marBottom w:val="0"/>
      <w:divBdr>
        <w:top w:val="none" w:sz="0" w:space="0" w:color="auto"/>
        <w:left w:val="none" w:sz="0" w:space="0" w:color="auto"/>
        <w:bottom w:val="none" w:sz="0" w:space="0" w:color="auto"/>
        <w:right w:val="none" w:sz="0" w:space="0" w:color="auto"/>
      </w:divBdr>
    </w:div>
    <w:div w:id="1402602996">
      <w:bodyDiv w:val="1"/>
      <w:marLeft w:val="0"/>
      <w:marRight w:val="0"/>
      <w:marTop w:val="0"/>
      <w:marBottom w:val="0"/>
      <w:divBdr>
        <w:top w:val="none" w:sz="0" w:space="0" w:color="auto"/>
        <w:left w:val="none" w:sz="0" w:space="0" w:color="auto"/>
        <w:bottom w:val="none" w:sz="0" w:space="0" w:color="auto"/>
        <w:right w:val="none" w:sz="0" w:space="0" w:color="auto"/>
      </w:divBdr>
    </w:div>
    <w:div w:id="1402946857">
      <w:bodyDiv w:val="1"/>
      <w:marLeft w:val="0"/>
      <w:marRight w:val="0"/>
      <w:marTop w:val="0"/>
      <w:marBottom w:val="0"/>
      <w:divBdr>
        <w:top w:val="none" w:sz="0" w:space="0" w:color="auto"/>
        <w:left w:val="none" w:sz="0" w:space="0" w:color="auto"/>
        <w:bottom w:val="none" w:sz="0" w:space="0" w:color="auto"/>
        <w:right w:val="none" w:sz="0" w:space="0" w:color="auto"/>
      </w:divBdr>
    </w:div>
    <w:div w:id="1403018977">
      <w:bodyDiv w:val="1"/>
      <w:marLeft w:val="0"/>
      <w:marRight w:val="0"/>
      <w:marTop w:val="0"/>
      <w:marBottom w:val="0"/>
      <w:divBdr>
        <w:top w:val="none" w:sz="0" w:space="0" w:color="auto"/>
        <w:left w:val="none" w:sz="0" w:space="0" w:color="auto"/>
        <w:bottom w:val="none" w:sz="0" w:space="0" w:color="auto"/>
        <w:right w:val="none" w:sz="0" w:space="0" w:color="auto"/>
      </w:divBdr>
    </w:div>
    <w:div w:id="1403060976">
      <w:bodyDiv w:val="1"/>
      <w:marLeft w:val="0"/>
      <w:marRight w:val="0"/>
      <w:marTop w:val="0"/>
      <w:marBottom w:val="0"/>
      <w:divBdr>
        <w:top w:val="none" w:sz="0" w:space="0" w:color="auto"/>
        <w:left w:val="none" w:sz="0" w:space="0" w:color="auto"/>
        <w:bottom w:val="none" w:sz="0" w:space="0" w:color="auto"/>
        <w:right w:val="none" w:sz="0" w:space="0" w:color="auto"/>
      </w:divBdr>
    </w:div>
    <w:div w:id="1403331590">
      <w:bodyDiv w:val="1"/>
      <w:marLeft w:val="0"/>
      <w:marRight w:val="0"/>
      <w:marTop w:val="0"/>
      <w:marBottom w:val="0"/>
      <w:divBdr>
        <w:top w:val="none" w:sz="0" w:space="0" w:color="auto"/>
        <w:left w:val="none" w:sz="0" w:space="0" w:color="auto"/>
        <w:bottom w:val="none" w:sz="0" w:space="0" w:color="auto"/>
        <w:right w:val="none" w:sz="0" w:space="0" w:color="auto"/>
      </w:divBdr>
    </w:div>
    <w:div w:id="1403680743">
      <w:bodyDiv w:val="1"/>
      <w:marLeft w:val="0"/>
      <w:marRight w:val="0"/>
      <w:marTop w:val="0"/>
      <w:marBottom w:val="0"/>
      <w:divBdr>
        <w:top w:val="none" w:sz="0" w:space="0" w:color="auto"/>
        <w:left w:val="none" w:sz="0" w:space="0" w:color="auto"/>
        <w:bottom w:val="none" w:sz="0" w:space="0" w:color="auto"/>
        <w:right w:val="none" w:sz="0" w:space="0" w:color="auto"/>
      </w:divBdr>
    </w:div>
    <w:div w:id="1403986394">
      <w:bodyDiv w:val="1"/>
      <w:marLeft w:val="0"/>
      <w:marRight w:val="0"/>
      <w:marTop w:val="0"/>
      <w:marBottom w:val="0"/>
      <w:divBdr>
        <w:top w:val="none" w:sz="0" w:space="0" w:color="auto"/>
        <w:left w:val="none" w:sz="0" w:space="0" w:color="auto"/>
        <w:bottom w:val="none" w:sz="0" w:space="0" w:color="auto"/>
        <w:right w:val="none" w:sz="0" w:space="0" w:color="auto"/>
      </w:divBdr>
    </w:div>
    <w:div w:id="1403990393">
      <w:bodyDiv w:val="1"/>
      <w:marLeft w:val="0"/>
      <w:marRight w:val="0"/>
      <w:marTop w:val="0"/>
      <w:marBottom w:val="0"/>
      <w:divBdr>
        <w:top w:val="none" w:sz="0" w:space="0" w:color="auto"/>
        <w:left w:val="none" w:sz="0" w:space="0" w:color="auto"/>
        <w:bottom w:val="none" w:sz="0" w:space="0" w:color="auto"/>
        <w:right w:val="none" w:sz="0" w:space="0" w:color="auto"/>
      </w:divBdr>
    </w:div>
    <w:div w:id="1404258225">
      <w:bodyDiv w:val="1"/>
      <w:marLeft w:val="0"/>
      <w:marRight w:val="0"/>
      <w:marTop w:val="0"/>
      <w:marBottom w:val="0"/>
      <w:divBdr>
        <w:top w:val="none" w:sz="0" w:space="0" w:color="auto"/>
        <w:left w:val="none" w:sz="0" w:space="0" w:color="auto"/>
        <w:bottom w:val="none" w:sz="0" w:space="0" w:color="auto"/>
        <w:right w:val="none" w:sz="0" w:space="0" w:color="auto"/>
      </w:divBdr>
    </w:div>
    <w:div w:id="1404445796">
      <w:bodyDiv w:val="1"/>
      <w:marLeft w:val="0"/>
      <w:marRight w:val="0"/>
      <w:marTop w:val="0"/>
      <w:marBottom w:val="0"/>
      <w:divBdr>
        <w:top w:val="none" w:sz="0" w:space="0" w:color="auto"/>
        <w:left w:val="none" w:sz="0" w:space="0" w:color="auto"/>
        <w:bottom w:val="none" w:sz="0" w:space="0" w:color="auto"/>
        <w:right w:val="none" w:sz="0" w:space="0" w:color="auto"/>
      </w:divBdr>
    </w:div>
    <w:div w:id="1404984747">
      <w:bodyDiv w:val="1"/>
      <w:marLeft w:val="0"/>
      <w:marRight w:val="0"/>
      <w:marTop w:val="0"/>
      <w:marBottom w:val="0"/>
      <w:divBdr>
        <w:top w:val="none" w:sz="0" w:space="0" w:color="auto"/>
        <w:left w:val="none" w:sz="0" w:space="0" w:color="auto"/>
        <w:bottom w:val="none" w:sz="0" w:space="0" w:color="auto"/>
        <w:right w:val="none" w:sz="0" w:space="0" w:color="auto"/>
      </w:divBdr>
    </w:div>
    <w:div w:id="1406411991">
      <w:bodyDiv w:val="1"/>
      <w:marLeft w:val="0"/>
      <w:marRight w:val="0"/>
      <w:marTop w:val="0"/>
      <w:marBottom w:val="0"/>
      <w:divBdr>
        <w:top w:val="none" w:sz="0" w:space="0" w:color="auto"/>
        <w:left w:val="none" w:sz="0" w:space="0" w:color="auto"/>
        <w:bottom w:val="none" w:sz="0" w:space="0" w:color="auto"/>
        <w:right w:val="none" w:sz="0" w:space="0" w:color="auto"/>
      </w:divBdr>
    </w:div>
    <w:div w:id="1406689094">
      <w:bodyDiv w:val="1"/>
      <w:marLeft w:val="0"/>
      <w:marRight w:val="0"/>
      <w:marTop w:val="0"/>
      <w:marBottom w:val="0"/>
      <w:divBdr>
        <w:top w:val="none" w:sz="0" w:space="0" w:color="auto"/>
        <w:left w:val="none" w:sz="0" w:space="0" w:color="auto"/>
        <w:bottom w:val="none" w:sz="0" w:space="0" w:color="auto"/>
        <w:right w:val="none" w:sz="0" w:space="0" w:color="auto"/>
      </w:divBdr>
    </w:div>
    <w:div w:id="1406956847">
      <w:bodyDiv w:val="1"/>
      <w:marLeft w:val="0"/>
      <w:marRight w:val="0"/>
      <w:marTop w:val="0"/>
      <w:marBottom w:val="0"/>
      <w:divBdr>
        <w:top w:val="none" w:sz="0" w:space="0" w:color="auto"/>
        <w:left w:val="none" w:sz="0" w:space="0" w:color="auto"/>
        <w:bottom w:val="none" w:sz="0" w:space="0" w:color="auto"/>
        <w:right w:val="none" w:sz="0" w:space="0" w:color="auto"/>
      </w:divBdr>
    </w:div>
    <w:div w:id="1407537619">
      <w:bodyDiv w:val="1"/>
      <w:marLeft w:val="0"/>
      <w:marRight w:val="0"/>
      <w:marTop w:val="0"/>
      <w:marBottom w:val="0"/>
      <w:divBdr>
        <w:top w:val="none" w:sz="0" w:space="0" w:color="auto"/>
        <w:left w:val="none" w:sz="0" w:space="0" w:color="auto"/>
        <w:bottom w:val="none" w:sz="0" w:space="0" w:color="auto"/>
        <w:right w:val="none" w:sz="0" w:space="0" w:color="auto"/>
      </w:divBdr>
    </w:div>
    <w:div w:id="1408069319">
      <w:bodyDiv w:val="1"/>
      <w:marLeft w:val="0"/>
      <w:marRight w:val="0"/>
      <w:marTop w:val="0"/>
      <w:marBottom w:val="0"/>
      <w:divBdr>
        <w:top w:val="none" w:sz="0" w:space="0" w:color="auto"/>
        <w:left w:val="none" w:sz="0" w:space="0" w:color="auto"/>
        <w:bottom w:val="none" w:sz="0" w:space="0" w:color="auto"/>
        <w:right w:val="none" w:sz="0" w:space="0" w:color="auto"/>
      </w:divBdr>
    </w:div>
    <w:div w:id="1408259295">
      <w:bodyDiv w:val="1"/>
      <w:marLeft w:val="0"/>
      <w:marRight w:val="0"/>
      <w:marTop w:val="0"/>
      <w:marBottom w:val="0"/>
      <w:divBdr>
        <w:top w:val="none" w:sz="0" w:space="0" w:color="auto"/>
        <w:left w:val="none" w:sz="0" w:space="0" w:color="auto"/>
        <w:bottom w:val="none" w:sz="0" w:space="0" w:color="auto"/>
        <w:right w:val="none" w:sz="0" w:space="0" w:color="auto"/>
      </w:divBdr>
    </w:div>
    <w:div w:id="1408578762">
      <w:bodyDiv w:val="1"/>
      <w:marLeft w:val="0"/>
      <w:marRight w:val="0"/>
      <w:marTop w:val="0"/>
      <w:marBottom w:val="0"/>
      <w:divBdr>
        <w:top w:val="none" w:sz="0" w:space="0" w:color="auto"/>
        <w:left w:val="none" w:sz="0" w:space="0" w:color="auto"/>
        <w:bottom w:val="none" w:sz="0" w:space="0" w:color="auto"/>
        <w:right w:val="none" w:sz="0" w:space="0" w:color="auto"/>
      </w:divBdr>
    </w:div>
    <w:div w:id="1408649382">
      <w:bodyDiv w:val="1"/>
      <w:marLeft w:val="0"/>
      <w:marRight w:val="0"/>
      <w:marTop w:val="0"/>
      <w:marBottom w:val="0"/>
      <w:divBdr>
        <w:top w:val="none" w:sz="0" w:space="0" w:color="auto"/>
        <w:left w:val="none" w:sz="0" w:space="0" w:color="auto"/>
        <w:bottom w:val="none" w:sz="0" w:space="0" w:color="auto"/>
        <w:right w:val="none" w:sz="0" w:space="0" w:color="auto"/>
      </w:divBdr>
    </w:div>
    <w:div w:id="1408722128">
      <w:bodyDiv w:val="1"/>
      <w:marLeft w:val="0"/>
      <w:marRight w:val="0"/>
      <w:marTop w:val="0"/>
      <w:marBottom w:val="0"/>
      <w:divBdr>
        <w:top w:val="none" w:sz="0" w:space="0" w:color="auto"/>
        <w:left w:val="none" w:sz="0" w:space="0" w:color="auto"/>
        <w:bottom w:val="none" w:sz="0" w:space="0" w:color="auto"/>
        <w:right w:val="none" w:sz="0" w:space="0" w:color="auto"/>
      </w:divBdr>
    </w:div>
    <w:div w:id="1408915694">
      <w:bodyDiv w:val="1"/>
      <w:marLeft w:val="0"/>
      <w:marRight w:val="0"/>
      <w:marTop w:val="0"/>
      <w:marBottom w:val="0"/>
      <w:divBdr>
        <w:top w:val="none" w:sz="0" w:space="0" w:color="auto"/>
        <w:left w:val="none" w:sz="0" w:space="0" w:color="auto"/>
        <w:bottom w:val="none" w:sz="0" w:space="0" w:color="auto"/>
        <w:right w:val="none" w:sz="0" w:space="0" w:color="auto"/>
      </w:divBdr>
    </w:div>
    <w:div w:id="1409038075">
      <w:bodyDiv w:val="1"/>
      <w:marLeft w:val="0"/>
      <w:marRight w:val="0"/>
      <w:marTop w:val="0"/>
      <w:marBottom w:val="0"/>
      <w:divBdr>
        <w:top w:val="none" w:sz="0" w:space="0" w:color="auto"/>
        <w:left w:val="none" w:sz="0" w:space="0" w:color="auto"/>
        <w:bottom w:val="none" w:sz="0" w:space="0" w:color="auto"/>
        <w:right w:val="none" w:sz="0" w:space="0" w:color="auto"/>
      </w:divBdr>
    </w:div>
    <w:div w:id="1410809324">
      <w:bodyDiv w:val="1"/>
      <w:marLeft w:val="0"/>
      <w:marRight w:val="0"/>
      <w:marTop w:val="0"/>
      <w:marBottom w:val="0"/>
      <w:divBdr>
        <w:top w:val="none" w:sz="0" w:space="0" w:color="auto"/>
        <w:left w:val="none" w:sz="0" w:space="0" w:color="auto"/>
        <w:bottom w:val="none" w:sz="0" w:space="0" w:color="auto"/>
        <w:right w:val="none" w:sz="0" w:space="0" w:color="auto"/>
      </w:divBdr>
    </w:div>
    <w:div w:id="1411267368">
      <w:bodyDiv w:val="1"/>
      <w:marLeft w:val="0"/>
      <w:marRight w:val="0"/>
      <w:marTop w:val="0"/>
      <w:marBottom w:val="0"/>
      <w:divBdr>
        <w:top w:val="none" w:sz="0" w:space="0" w:color="auto"/>
        <w:left w:val="none" w:sz="0" w:space="0" w:color="auto"/>
        <w:bottom w:val="none" w:sz="0" w:space="0" w:color="auto"/>
        <w:right w:val="none" w:sz="0" w:space="0" w:color="auto"/>
      </w:divBdr>
    </w:div>
    <w:div w:id="1411459926">
      <w:bodyDiv w:val="1"/>
      <w:marLeft w:val="0"/>
      <w:marRight w:val="0"/>
      <w:marTop w:val="0"/>
      <w:marBottom w:val="0"/>
      <w:divBdr>
        <w:top w:val="none" w:sz="0" w:space="0" w:color="auto"/>
        <w:left w:val="none" w:sz="0" w:space="0" w:color="auto"/>
        <w:bottom w:val="none" w:sz="0" w:space="0" w:color="auto"/>
        <w:right w:val="none" w:sz="0" w:space="0" w:color="auto"/>
      </w:divBdr>
    </w:div>
    <w:div w:id="1411587201">
      <w:bodyDiv w:val="1"/>
      <w:marLeft w:val="0"/>
      <w:marRight w:val="0"/>
      <w:marTop w:val="0"/>
      <w:marBottom w:val="0"/>
      <w:divBdr>
        <w:top w:val="none" w:sz="0" w:space="0" w:color="auto"/>
        <w:left w:val="none" w:sz="0" w:space="0" w:color="auto"/>
        <w:bottom w:val="none" w:sz="0" w:space="0" w:color="auto"/>
        <w:right w:val="none" w:sz="0" w:space="0" w:color="auto"/>
      </w:divBdr>
    </w:div>
    <w:div w:id="1411611439">
      <w:bodyDiv w:val="1"/>
      <w:marLeft w:val="0"/>
      <w:marRight w:val="0"/>
      <w:marTop w:val="0"/>
      <w:marBottom w:val="0"/>
      <w:divBdr>
        <w:top w:val="none" w:sz="0" w:space="0" w:color="auto"/>
        <w:left w:val="none" w:sz="0" w:space="0" w:color="auto"/>
        <w:bottom w:val="none" w:sz="0" w:space="0" w:color="auto"/>
        <w:right w:val="none" w:sz="0" w:space="0" w:color="auto"/>
      </w:divBdr>
    </w:div>
    <w:div w:id="1412383627">
      <w:bodyDiv w:val="1"/>
      <w:marLeft w:val="0"/>
      <w:marRight w:val="0"/>
      <w:marTop w:val="0"/>
      <w:marBottom w:val="0"/>
      <w:divBdr>
        <w:top w:val="none" w:sz="0" w:space="0" w:color="auto"/>
        <w:left w:val="none" w:sz="0" w:space="0" w:color="auto"/>
        <w:bottom w:val="none" w:sz="0" w:space="0" w:color="auto"/>
        <w:right w:val="none" w:sz="0" w:space="0" w:color="auto"/>
      </w:divBdr>
    </w:div>
    <w:div w:id="1413088965">
      <w:bodyDiv w:val="1"/>
      <w:marLeft w:val="0"/>
      <w:marRight w:val="0"/>
      <w:marTop w:val="0"/>
      <w:marBottom w:val="0"/>
      <w:divBdr>
        <w:top w:val="none" w:sz="0" w:space="0" w:color="auto"/>
        <w:left w:val="none" w:sz="0" w:space="0" w:color="auto"/>
        <w:bottom w:val="none" w:sz="0" w:space="0" w:color="auto"/>
        <w:right w:val="none" w:sz="0" w:space="0" w:color="auto"/>
      </w:divBdr>
    </w:div>
    <w:div w:id="1413309171">
      <w:bodyDiv w:val="1"/>
      <w:marLeft w:val="0"/>
      <w:marRight w:val="0"/>
      <w:marTop w:val="0"/>
      <w:marBottom w:val="0"/>
      <w:divBdr>
        <w:top w:val="none" w:sz="0" w:space="0" w:color="auto"/>
        <w:left w:val="none" w:sz="0" w:space="0" w:color="auto"/>
        <w:bottom w:val="none" w:sz="0" w:space="0" w:color="auto"/>
        <w:right w:val="none" w:sz="0" w:space="0" w:color="auto"/>
      </w:divBdr>
    </w:div>
    <w:div w:id="1414283293">
      <w:bodyDiv w:val="1"/>
      <w:marLeft w:val="0"/>
      <w:marRight w:val="0"/>
      <w:marTop w:val="0"/>
      <w:marBottom w:val="0"/>
      <w:divBdr>
        <w:top w:val="none" w:sz="0" w:space="0" w:color="auto"/>
        <w:left w:val="none" w:sz="0" w:space="0" w:color="auto"/>
        <w:bottom w:val="none" w:sz="0" w:space="0" w:color="auto"/>
        <w:right w:val="none" w:sz="0" w:space="0" w:color="auto"/>
      </w:divBdr>
    </w:div>
    <w:div w:id="1414741358">
      <w:bodyDiv w:val="1"/>
      <w:marLeft w:val="0"/>
      <w:marRight w:val="0"/>
      <w:marTop w:val="0"/>
      <w:marBottom w:val="0"/>
      <w:divBdr>
        <w:top w:val="none" w:sz="0" w:space="0" w:color="auto"/>
        <w:left w:val="none" w:sz="0" w:space="0" w:color="auto"/>
        <w:bottom w:val="none" w:sz="0" w:space="0" w:color="auto"/>
        <w:right w:val="none" w:sz="0" w:space="0" w:color="auto"/>
      </w:divBdr>
    </w:div>
    <w:div w:id="1414816454">
      <w:bodyDiv w:val="1"/>
      <w:marLeft w:val="0"/>
      <w:marRight w:val="0"/>
      <w:marTop w:val="0"/>
      <w:marBottom w:val="0"/>
      <w:divBdr>
        <w:top w:val="none" w:sz="0" w:space="0" w:color="auto"/>
        <w:left w:val="none" w:sz="0" w:space="0" w:color="auto"/>
        <w:bottom w:val="none" w:sz="0" w:space="0" w:color="auto"/>
        <w:right w:val="none" w:sz="0" w:space="0" w:color="auto"/>
      </w:divBdr>
    </w:div>
    <w:div w:id="1415131232">
      <w:bodyDiv w:val="1"/>
      <w:marLeft w:val="0"/>
      <w:marRight w:val="0"/>
      <w:marTop w:val="0"/>
      <w:marBottom w:val="0"/>
      <w:divBdr>
        <w:top w:val="none" w:sz="0" w:space="0" w:color="auto"/>
        <w:left w:val="none" w:sz="0" w:space="0" w:color="auto"/>
        <w:bottom w:val="none" w:sz="0" w:space="0" w:color="auto"/>
        <w:right w:val="none" w:sz="0" w:space="0" w:color="auto"/>
      </w:divBdr>
    </w:div>
    <w:div w:id="1415735682">
      <w:bodyDiv w:val="1"/>
      <w:marLeft w:val="0"/>
      <w:marRight w:val="0"/>
      <w:marTop w:val="0"/>
      <w:marBottom w:val="0"/>
      <w:divBdr>
        <w:top w:val="none" w:sz="0" w:space="0" w:color="auto"/>
        <w:left w:val="none" w:sz="0" w:space="0" w:color="auto"/>
        <w:bottom w:val="none" w:sz="0" w:space="0" w:color="auto"/>
        <w:right w:val="none" w:sz="0" w:space="0" w:color="auto"/>
      </w:divBdr>
    </w:div>
    <w:div w:id="1415973077">
      <w:bodyDiv w:val="1"/>
      <w:marLeft w:val="0"/>
      <w:marRight w:val="0"/>
      <w:marTop w:val="0"/>
      <w:marBottom w:val="0"/>
      <w:divBdr>
        <w:top w:val="none" w:sz="0" w:space="0" w:color="auto"/>
        <w:left w:val="none" w:sz="0" w:space="0" w:color="auto"/>
        <w:bottom w:val="none" w:sz="0" w:space="0" w:color="auto"/>
        <w:right w:val="none" w:sz="0" w:space="0" w:color="auto"/>
      </w:divBdr>
    </w:div>
    <w:div w:id="1416365768">
      <w:bodyDiv w:val="1"/>
      <w:marLeft w:val="0"/>
      <w:marRight w:val="0"/>
      <w:marTop w:val="0"/>
      <w:marBottom w:val="0"/>
      <w:divBdr>
        <w:top w:val="none" w:sz="0" w:space="0" w:color="auto"/>
        <w:left w:val="none" w:sz="0" w:space="0" w:color="auto"/>
        <w:bottom w:val="none" w:sz="0" w:space="0" w:color="auto"/>
        <w:right w:val="none" w:sz="0" w:space="0" w:color="auto"/>
      </w:divBdr>
    </w:div>
    <w:div w:id="1416436873">
      <w:bodyDiv w:val="1"/>
      <w:marLeft w:val="0"/>
      <w:marRight w:val="0"/>
      <w:marTop w:val="0"/>
      <w:marBottom w:val="0"/>
      <w:divBdr>
        <w:top w:val="none" w:sz="0" w:space="0" w:color="auto"/>
        <w:left w:val="none" w:sz="0" w:space="0" w:color="auto"/>
        <w:bottom w:val="none" w:sz="0" w:space="0" w:color="auto"/>
        <w:right w:val="none" w:sz="0" w:space="0" w:color="auto"/>
      </w:divBdr>
    </w:div>
    <w:div w:id="1416512820">
      <w:bodyDiv w:val="1"/>
      <w:marLeft w:val="0"/>
      <w:marRight w:val="0"/>
      <w:marTop w:val="0"/>
      <w:marBottom w:val="0"/>
      <w:divBdr>
        <w:top w:val="none" w:sz="0" w:space="0" w:color="auto"/>
        <w:left w:val="none" w:sz="0" w:space="0" w:color="auto"/>
        <w:bottom w:val="none" w:sz="0" w:space="0" w:color="auto"/>
        <w:right w:val="none" w:sz="0" w:space="0" w:color="auto"/>
      </w:divBdr>
    </w:div>
    <w:div w:id="1416634310">
      <w:bodyDiv w:val="1"/>
      <w:marLeft w:val="0"/>
      <w:marRight w:val="0"/>
      <w:marTop w:val="0"/>
      <w:marBottom w:val="0"/>
      <w:divBdr>
        <w:top w:val="none" w:sz="0" w:space="0" w:color="auto"/>
        <w:left w:val="none" w:sz="0" w:space="0" w:color="auto"/>
        <w:bottom w:val="none" w:sz="0" w:space="0" w:color="auto"/>
        <w:right w:val="none" w:sz="0" w:space="0" w:color="auto"/>
      </w:divBdr>
    </w:div>
    <w:div w:id="1416977210">
      <w:bodyDiv w:val="1"/>
      <w:marLeft w:val="0"/>
      <w:marRight w:val="0"/>
      <w:marTop w:val="0"/>
      <w:marBottom w:val="0"/>
      <w:divBdr>
        <w:top w:val="none" w:sz="0" w:space="0" w:color="auto"/>
        <w:left w:val="none" w:sz="0" w:space="0" w:color="auto"/>
        <w:bottom w:val="none" w:sz="0" w:space="0" w:color="auto"/>
        <w:right w:val="none" w:sz="0" w:space="0" w:color="auto"/>
      </w:divBdr>
    </w:div>
    <w:div w:id="1417441271">
      <w:bodyDiv w:val="1"/>
      <w:marLeft w:val="0"/>
      <w:marRight w:val="0"/>
      <w:marTop w:val="0"/>
      <w:marBottom w:val="0"/>
      <w:divBdr>
        <w:top w:val="none" w:sz="0" w:space="0" w:color="auto"/>
        <w:left w:val="none" w:sz="0" w:space="0" w:color="auto"/>
        <w:bottom w:val="none" w:sz="0" w:space="0" w:color="auto"/>
        <w:right w:val="none" w:sz="0" w:space="0" w:color="auto"/>
      </w:divBdr>
    </w:div>
    <w:div w:id="1417824872">
      <w:bodyDiv w:val="1"/>
      <w:marLeft w:val="0"/>
      <w:marRight w:val="0"/>
      <w:marTop w:val="0"/>
      <w:marBottom w:val="0"/>
      <w:divBdr>
        <w:top w:val="none" w:sz="0" w:space="0" w:color="auto"/>
        <w:left w:val="none" w:sz="0" w:space="0" w:color="auto"/>
        <w:bottom w:val="none" w:sz="0" w:space="0" w:color="auto"/>
        <w:right w:val="none" w:sz="0" w:space="0" w:color="auto"/>
      </w:divBdr>
    </w:div>
    <w:div w:id="1418136242">
      <w:bodyDiv w:val="1"/>
      <w:marLeft w:val="0"/>
      <w:marRight w:val="0"/>
      <w:marTop w:val="0"/>
      <w:marBottom w:val="0"/>
      <w:divBdr>
        <w:top w:val="none" w:sz="0" w:space="0" w:color="auto"/>
        <w:left w:val="none" w:sz="0" w:space="0" w:color="auto"/>
        <w:bottom w:val="none" w:sz="0" w:space="0" w:color="auto"/>
        <w:right w:val="none" w:sz="0" w:space="0" w:color="auto"/>
      </w:divBdr>
    </w:div>
    <w:div w:id="1418213552">
      <w:bodyDiv w:val="1"/>
      <w:marLeft w:val="0"/>
      <w:marRight w:val="0"/>
      <w:marTop w:val="0"/>
      <w:marBottom w:val="0"/>
      <w:divBdr>
        <w:top w:val="none" w:sz="0" w:space="0" w:color="auto"/>
        <w:left w:val="none" w:sz="0" w:space="0" w:color="auto"/>
        <w:bottom w:val="none" w:sz="0" w:space="0" w:color="auto"/>
        <w:right w:val="none" w:sz="0" w:space="0" w:color="auto"/>
      </w:divBdr>
    </w:div>
    <w:div w:id="1418285257">
      <w:bodyDiv w:val="1"/>
      <w:marLeft w:val="0"/>
      <w:marRight w:val="0"/>
      <w:marTop w:val="0"/>
      <w:marBottom w:val="0"/>
      <w:divBdr>
        <w:top w:val="none" w:sz="0" w:space="0" w:color="auto"/>
        <w:left w:val="none" w:sz="0" w:space="0" w:color="auto"/>
        <w:bottom w:val="none" w:sz="0" w:space="0" w:color="auto"/>
        <w:right w:val="none" w:sz="0" w:space="0" w:color="auto"/>
      </w:divBdr>
    </w:div>
    <w:div w:id="1418399987">
      <w:bodyDiv w:val="1"/>
      <w:marLeft w:val="0"/>
      <w:marRight w:val="0"/>
      <w:marTop w:val="0"/>
      <w:marBottom w:val="0"/>
      <w:divBdr>
        <w:top w:val="none" w:sz="0" w:space="0" w:color="auto"/>
        <w:left w:val="none" w:sz="0" w:space="0" w:color="auto"/>
        <w:bottom w:val="none" w:sz="0" w:space="0" w:color="auto"/>
        <w:right w:val="none" w:sz="0" w:space="0" w:color="auto"/>
      </w:divBdr>
    </w:div>
    <w:div w:id="1418670323">
      <w:bodyDiv w:val="1"/>
      <w:marLeft w:val="0"/>
      <w:marRight w:val="0"/>
      <w:marTop w:val="0"/>
      <w:marBottom w:val="0"/>
      <w:divBdr>
        <w:top w:val="none" w:sz="0" w:space="0" w:color="auto"/>
        <w:left w:val="none" w:sz="0" w:space="0" w:color="auto"/>
        <w:bottom w:val="none" w:sz="0" w:space="0" w:color="auto"/>
        <w:right w:val="none" w:sz="0" w:space="0" w:color="auto"/>
      </w:divBdr>
    </w:div>
    <w:div w:id="1418988195">
      <w:bodyDiv w:val="1"/>
      <w:marLeft w:val="0"/>
      <w:marRight w:val="0"/>
      <w:marTop w:val="0"/>
      <w:marBottom w:val="0"/>
      <w:divBdr>
        <w:top w:val="none" w:sz="0" w:space="0" w:color="auto"/>
        <w:left w:val="none" w:sz="0" w:space="0" w:color="auto"/>
        <w:bottom w:val="none" w:sz="0" w:space="0" w:color="auto"/>
        <w:right w:val="none" w:sz="0" w:space="0" w:color="auto"/>
      </w:divBdr>
    </w:div>
    <w:div w:id="1419323172">
      <w:bodyDiv w:val="1"/>
      <w:marLeft w:val="0"/>
      <w:marRight w:val="0"/>
      <w:marTop w:val="0"/>
      <w:marBottom w:val="0"/>
      <w:divBdr>
        <w:top w:val="none" w:sz="0" w:space="0" w:color="auto"/>
        <w:left w:val="none" w:sz="0" w:space="0" w:color="auto"/>
        <w:bottom w:val="none" w:sz="0" w:space="0" w:color="auto"/>
        <w:right w:val="none" w:sz="0" w:space="0" w:color="auto"/>
      </w:divBdr>
    </w:div>
    <w:div w:id="1419325418">
      <w:bodyDiv w:val="1"/>
      <w:marLeft w:val="0"/>
      <w:marRight w:val="0"/>
      <w:marTop w:val="0"/>
      <w:marBottom w:val="0"/>
      <w:divBdr>
        <w:top w:val="none" w:sz="0" w:space="0" w:color="auto"/>
        <w:left w:val="none" w:sz="0" w:space="0" w:color="auto"/>
        <w:bottom w:val="none" w:sz="0" w:space="0" w:color="auto"/>
        <w:right w:val="none" w:sz="0" w:space="0" w:color="auto"/>
      </w:divBdr>
    </w:div>
    <w:div w:id="1419331978">
      <w:bodyDiv w:val="1"/>
      <w:marLeft w:val="0"/>
      <w:marRight w:val="0"/>
      <w:marTop w:val="0"/>
      <w:marBottom w:val="0"/>
      <w:divBdr>
        <w:top w:val="none" w:sz="0" w:space="0" w:color="auto"/>
        <w:left w:val="none" w:sz="0" w:space="0" w:color="auto"/>
        <w:bottom w:val="none" w:sz="0" w:space="0" w:color="auto"/>
        <w:right w:val="none" w:sz="0" w:space="0" w:color="auto"/>
      </w:divBdr>
    </w:div>
    <w:div w:id="1419592057">
      <w:bodyDiv w:val="1"/>
      <w:marLeft w:val="0"/>
      <w:marRight w:val="0"/>
      <w:marTop w:val="0"/>
      <w:marBottom w:val="0"/>
      <w:divBdr>
        <w:top w:val="none" w:sz="0" w:space="0" w:color="auto"/>
        <w:left w:val="none" w:sz="0" w:space="0" w:color="auto"/>
        <w:bottom w:val="none" w:sz="0" w:space="0" w:color="auto"/>
        <w:right w:val="none" w:sz="0" w:space="0" w:color="auto"/>
      </w:divBdr>
    </w:div>
    <w:div w:id="1419791145">
      <w:bodyDiv w:val="1"/>
      <w:marLeft w:val="0"/>
      <w:marRight w:val="0"/>
      <w:marTop w:val="0"/>
      <w:marBottom w:val="0"/>
      <w:divBdr>
        <w:top w:val="none" w:sz="0" w:space="0" w:color="auto"/>
        <w:left w:val="none" w:sz="0" w:space="0" w:color="auto"/>
        <w:bottom w:val="none" w:sz="0" w:space="0" w:color="auto"/>
        <w:right w:val="none" w:sz="0" w:space="0" w:color="auto"/>
      </w:divBdr>
    </w:div>
    <w:div w:id="1419791358">
      <w:bodyDiv w:val="1"/>
      <w:marLeft w:val="0"/>
      <w:marRight w:val="0"/>
      <w:marTop w:val="0"/>
      <w:marBottom w:val="0"/>
      <w:divBdr>
        <w:top w:val="none" w:sz="0" w:space="0" w:color="auto"/>
        <w:left w:val="none" w:sz="0" w:space="0" w:color="auto"/>
        <w:bottom w:val="none" w:sz="0" w:space="0" w:color="auto"/>
        <w:right w:val="none" w:sz="0" w:space="0" w:color="auto"/>
      </w:divBdr>
    </w:div>
    <w:div w:id="1419863095">
      <w:bodyDiv w:val="1"/>
      <w:marLeft w:val="0"/>
      <w:marRight w:val="0"/>
      <w:marTop w:val="0"/>
      <w:marBottom w:val="0"/>
      <w:divBdr>
        <w:top w:val="none" w:sz="0" w:space="0" w:color="auto"/>
        <w:left w:val="none" w:sz="0" w:space="0" w:color="auto"/>
        <w:bottom w:val="none" w:sz="0" w:space="0" w:color="auto"/>
        <w:right w:val="none" w:sz="0" w:space="0" w:color="auto"/>
      </w:divBdr>
    </w:div>
    <w:div w:id="1419978812">
      <w:bodyDiv w:val="1"/>
      <w:marLeft w:val="0"/>
      <w:marRight w:val="0"/>
      <w:marTop w:val="0"/>
      <w:marBottom w:val="0"/>
      <w:divBdr>
        <w:top w:val="none" w:sz="0" w:space="0" w:color="auto"/>
        <w:left w:val="none" w:sz="0" w:space="0" w:color="auto"/>
        <w:bottom w:val="none" w:sz="0" w:space="0" w:color="auto"/>
        <w:right w:val="none" w:sz="0" w:space="0" w:color="auto"/>
      </w:divBdr>
    </w:div>
    <w:div w:id="1420252244">
      <w:bodyDiv w:val="1"/>
      <w:marLeft w:val="0"/>
      <w:marRight w:val="0"/>
      <w:marTop w:val="0"/>
      <w:marBottom w:val="0"/>
      <w:divBdr>
        <w:top w:val="none" w:sz="0" w:space="0" w:color="auto"/>
        <w:left w:val="none" w:sz="0" w:space="0" w:color="auto"/>
        <w:bottom w:val="none" w:sz="0" w:space="0" w:color="auto"/>
        <w:right w:val="none" w:sz="0" w:space="0" w:color="auto"/>
      </w:divBdr>
    </w:div>
    <w:div w:id="1420951562">
      <w:bodyDiv w:val="1"/>
      <w:marLeft w:val="0"/>
      <w:marRight w:val="0"/>
      <w:marTop w:val="0"/>
      <w:marBottom w:val="0"/>
      <w:divBdr>
        <w:top w:val="none" w:sz="0" w:space="0" w:color="auto"/>
        <w:left w:val="none" w:sz="0" w:space="0" w:color="auto"/>
        <w:bottom w:val="none" w:sz="0" w:space="0" w:color="auto"/>
        <w:right w:val="none" w:sz="0" w:space="0" w:color="auto"/>
      </w:divBdr>
    </w:div>
    <w:div w:id="1420951640">
      <w:bodyDiv w:val="1"/>
      <w:marLeft w:val="0"/>
      <w:marRight w:val="0"/>
      <w:marTop w:val="0"/>
      <w:marBottom w:val="0"/>
      <w:divBdr>
        <w:top w:val="none" w:sz="0" w:space="0" w:color="auto"/>
        <w:left w:val="none" w:sz="0" w:space="0" w:color="auto"/>
        <w:bottom w:val="none" w:sz="0" w:space="0" w:color="auto"/>
        <w:right w:val="none" w:sz="0" w:space="0" w:color="auto"/>
      </w:divBdr>
    </w:div>
    <w:div w:id="1421219582">
      <w:bodyDiv w:val="1"/>
      <w:marLeft w:val="0"/>
      <w:marRight w:val="0"/>
      <w:marTop w:val="0"/>
      <w:marBottom w:val="0"/>
      <w:divBdr>
        <w:top w:val="none" w:sz="0" w:space="0" w:color="auto"/>
        <w:left w:val="none" w:sz="0" w:space="0" w:color="auto"/>
        <w:bottom w:val="none" w:sz="0" w:space="0" w:color="auto"/>
        <w:right w:val="none" w:sz="0" w:space="0" w:color="auto"/>
      </w:divBdr>
    </w:div>
    <w:div w:id="1421683462">
      <w:bodyDiv w:val="1"/>
      <w:marLeft w:val="0"/>
      <w:marRight w:val="0"/>
      <w:marTop w:val="0"/>
      <w:marBottom w:val="0"/>
      <w:divBdr>
        <w:top w:val="none" w:sz="0" w:space="0" w:color="auto"/>
        <w:left w:val="none" w:sz="0" w:space="0" w:color="auto"/>
        <w:bottom w:val="none" w:sz="0" w:space="0" w:color="auto"/>
        <w:right w:val="none" w:sz="0" w:space="0" w:color="auto"/>
      </w:divBdr>
    </w:div>
    <w:div w:id="1421751920">
      <w:bodyDiv w:val="1"/>
      <w:marLeft w:val="0"/>
      <w:marRight w:val="0"/>
      <w:marTop w:val="0"/>
      <w:marBottom w:val="0"/>
      <w:divBdr>
        <w:top w:val="none" w:sz="0" w:space="0" w:color="auto"/>
        <w:left w:val="none" w:sz="0" w:space="0" w:color="auto"/>
        <w:bottom w:val="none" w:sz="0" w:space="0" w:color="auto"/>
        <w:right w:val="none" w:sz="0" w:space="0" w:color="auto"/>
      </w:divBdr>
    </w:div>
    <w:div w:id="1421757991">
      <w:bodyDiv w:val="1"/>
      <w:marLeft w:val="0"/>
      <w:marRight w:val="0"/>
      <w:marTop w:val="0"/>
      <w:marBottom w:val="0"/>
      <w:divBdr>
        <w:top w:val="none" w:sz="0" w:space="0" w:color="auto"/>
        <w:left w:val="none" w:sz="0" w:space="0" w:color="auto"/>
        <w:bottom w:val="none" w:sz="0" w:space="0" w:color="auto"/>
        <w:right w:val="none" w:sz="0" w:space="0" w:color="auto"/>
      </w:divBdr>
    </w:div>
    <w:div w:id="1421831231">
      <w:bodyDiv w:val="1"/>
      <w:marLeft w:val="0"/>
      <w:marRight w:val="0"/>
      <w:marTop w:val="0"/>
      <w:marBottom w:val="0"/>
      <w:divBdr>
        <w:top w:val="none" w:sz="0" w:space="0" w:color="auto"/>
        <w:left w:val="none" w:sz="0" w:space="0" w:color="auto"/>
        <w:bottom w:val="none" w:sz="0" w:space="0" w:color="auto"/>
        <w:right w:val="none" w:sz="0" w:space="0" w:color="auto"/>
      </w:divBdr>
    </w:div>
    <w:div w:id="1422097637">
      <w:bodyDiv w:val="1"/>
      <w:marLeft w:val="0"/>
      <w:marRight w:val="0"/>
      <w:marTop w:val="0"/>
      <w:marBottom w:val="0"/>
      <w:divBdr>
        <w:top w:val="none" w:sz="0" w:space="0" w:color="auto"/>
        <w:left w:val="none" w:sz="0" w:space="0" w:color="auto"/>
        <w:bottom w:val="none" w:sz="0" w:space="0" w:color="auto"/>
        <w:right w:val="none" w:sz="0" w:space="0" w:color="auto"/>
      </w:divBdr>
    </w:div>
    <w:div w:id="1422489013">
      <w:bodyDiv w:val="1"/>
      <w:marLeft w:val="0"/>
      <w:marRight w:val="0"/>
      <w:marTop w:val="0"/>
      <w:marBottom w:val="0"/>
      <w:divBdr>
        <w:top w:val="none" w:sz="0" w:space="0" w:color="auto"/>
        <w:left w:val="none" w:sz="0" w:space="0" w:color="auto"/>
        <w:bottom w:val="none" w:sz="0" w:space="0" w:color="auto"/>
        <w:right w:val="none" w:sz="0" w:space="0" w:color="auto"/>
      </w:divBdr>
    </w:div>
    <w:div w:id="1422680083">
      <w:bodyDiv w:val="1"/>
      <w:marLeft w:val="0"/>
      <w:marRight w:val="0"/>
      <w:marTop w:val="0"/>
      <w:marBottom w:val="0"/>
      <w:divBdr>
        <w:top w:val="none" w:sz="0" w:space="0" w:color="auto"/>
        <w:left w:val="none" w:sz="0" w:space="0" w:color="auto"/>
        <w:bottom w:val="none" w:sz="0" w:space="0" w:color="auto"/>
        <w:right w:val="none" w:sz="0" w:space="0" w:color="auto"/>
      </w:divBdr>
    </w:div>
    <w:div w:id="1422871960">
      <w:bodyDiv w:val="1"/>
      <w:marLeft w:val="0"/>
      <w:marRight w:val="0"/>
      <w:marTop w:val="0"/>
      <w:marBottom w:val="0"/>
      <w:divBdr>
        <w:top w:val="none" w:sz="0" w:space="0" w:color="auto"/>
        <w:left w:val="none" w:sz="0" w:space="0" w:color="auto"/>
        <w:bottom w:val="none" w:sz="0" w:space="0" w:color="auto"/>
        <w:right w:val="none" w:sz="0" w:space="0" w:color="auto"/>
      </w:divBdr>
    </w:div>
    <w:div w:id="1423264108">
      <w:bodyDiv w:val="1"/>
      <w:marLeft w:val="0"/>
      <w:marRight w:val="0"/>
      <w:marTop w:val="0"/>
      <w:marBottom w:val="0"/>
      <w:divBdr>
        <w:top w:val="none" w:sz="0" w:space="0" w:color="auto"/>
        <w:left w:val="none" w:sz="0" w:space="0" w:color="auto"/>
        <w:bottom w:val="none" w:sz="0" w:space="0" w:color="auto"/>
        <w:right w:val="none" w:sz="0" w:space="0" w:color="auto"/>
      </w:divBdr>
    </w:div>
    <w:div w:id="1423835392">
      <w:bodyDiv w:val="1"/>
      <w:marLeft w:val="0"/>
      <w:marRight w:val="0"/>
      <w:marTop w:val="0"/>
      <w:marBottom w:val="0"/>
      <w:divBdr>
        <w:top w:val="none" w:sz="0" w:space="0" w:color="auto"/>
        <w:left w:val="none" w:sz="0" w:space="0" w:color="auto"/>
        <w:bottom w:val="none" w:sz="0" w:space="0" w:color="auto"/>
        <w:right w:val="none" w:sz="0" w:space="0" w:color="auto"/>
      </w:divBdr>
    </w:div>
    <w:div w:id="1424183844">
      <w:bodyDiv w:val="1"/>
      <w:marLeft w:val="0"/>
      <w:marRight w:val="0"/>
      <w:marTop w:val="0"/>
      <w:marBottom w:val="0"/>
      <w:divBdr>
        <w:top w:val="none" w:sz="0" w:space="0" w:color="auto"/>
        <w:left w:val="none" w:sz="0" w:space="0" w:color="auto"/>
        <w:bottom w:val="none" w:sz="0" w:space="0" w:color="auto"/>
        <w:right w:val="none" w:sz="0" w:space="0" w:color="auto"/>
      </w:divBdr>
    </w:div>
    <w:div w:id="1424373633">
      <w:bodyDiv w:val="1"/>
      <w:marLeft w:val="0"/>
      <w:marRight w:val="0"/>
      <w:marTop w:val="0"/>
      <w:marBottom w:val="0"/>
      <w:divBdr>
        <w:top w:val="none" w:sz="0" w:space="0" w:color="auto"/>
        <w:left w:val="none" w:sz="0" w:space="0" w:color="auto"/>
        <w:bottom w:val="none" w:sz="0" w:space="0" w:color="auto"/>
        <w:right w:val="none" w:sz="0" w:space="0" w:color="auto"/>
      </w:divBdr>
    </w:div>
    <w:div w:id="1424492464">
      <w:bodyDiv w:val="1"/>
      <w:marLeft w:val="0"/>
      <w:marRight w:val="0"/>
      <w:marTop w:val="0"/>
      <w:marBottom w:val="0"/>
      <w:divBdr>
        <w:top w:val="none" w:sz="0" w:space="0" w:color="auto"/>
        <w:left w:val="none" w:sz="0" w:space="0" w:color="auto"/>
        <w:bottom w:val="none" w:sz="0" w:space="0" w:color="auto"/>
        <w:right w:val="none" w:sz="0" w:space="0" w:color="auto"/>
      </w:divBdr>
    </w:div>
    <w:div w:id="1424646116">
      <w:bodyDiv w:val="1"/>
      <w:marLeft w:val="0"/>
      <w:marRight w:val="0"/>
      <w:marTop w:val="0"/>
      <w:marBottom w:val="0"/>
      <w:divBdr>
        <w:top w:val="none" w:sz="0" w:space="0" w:color="auto"/>
        <w:left w:val="none" w:sz="0" w:space="0" w:color="auto"/>
        <w:bottom w:val="none" w:sz="0" w:space="0" w:color="auto"/>
        <w:right w:val="none" w:sz="0" w:space="0" w:color="auto"/>
      </w:divBdr>
    </w:div>
    <w:div w:id="1425688961">
      <w:bodyDiv w:val="1"/>
      <w:marLeft w:val="0"/>
      <w:marRight w:val="0"/>
      <w:marTop w:val="0"/>
      <w:marBottom w:val="0"/>
      <w:divBdr>
        <w:top w:val="none" w:sz="0" w:space="0" w:color="auto"/>
        <w:left w:val="none" w:sz="0" w:space="0" w:color="auto"/>
        <w:bottom w:val="none" w:sz="0" w:space="0" w:color="auto"/>
        <w:right w:val="none" w:sz="0" w:space="0" w:color="auto"/>
      </w:divBdr>
    </w:div>
    <w:div w:id="1425885224">
      <w:bodyDiv w:val="1"/>
      <w:marLeft w:val="0"/>
      <w:marRight w:val="0"/>
      <w:marTop w:val="0"/>
      <w:marBottom w:val="0"/>
      <w:divBdr>
        <w:top w:val="none" w:sz="0" w:space="0" w:color="auto"/>
        <w:left w:val="none" w:sz="0" w:space="0" w:color="auto"/>
        <w:bottom w:val="none" w:sz="0" w:space="0" w:color="auto"/>
        <w:right w:val="none" w:sz="0" w:space="0" w:color="auto"/>
      </w:divBdr>
    </w:div>
    <w:div w:id="1426074230">
      <w:bodyDiv w:val="1"/>
      <w:marLeft w:val="0"/>
      <w:marRight w:val="0"/>
      <w:marTop w:val="0"/>
      <w:marBottom w:val="0"/>
      <w:divBdr>
        <w:top w:val="none" w:sz="0" w:space="0" w:color="auto"/>
        <w:left w:val="none" w:sz="0" w:space="0" w:color="auto"/>
        <w:bottom w:val="none" w:sz="0" w:space="0" w:color="auto"/>
        <w:right w:val="none" w:sz="0" w:space="0" w:color="auto"/>
      </w:divBdr>
    </w:div>
    <w:div w:id="1426803737">
      <w:bodyDiv w:val="1"/>
      <w:marLeft w:val="0"/>
      <w:marRight w:val="0"/>
      <w:marTop w:val="0"/>
      <w:marBottom w:val="0"/>
      <w:divBdr>
        <w:top w:val="none" w:sz="0" w:space="0" w:color="auto"/>
        <w:left w:val="none" w:sz="0" w:space="0" w:color="auto"/>
        <w:bottom w:val="none" w:sz="0" w:space="0" w:color="auto"/>
        <w:right w:val="none" w:sz="0" w:space="0" w:color="auto"/>
      </w:divBdr>
    </w:div>
    <w:div w:id="1426878127">
      <w:bodyDiv w:val="1"/>
      <w:marLeft w:val="0"/>
      <w:marRight w:val="0"/>
      <w:marTop w:val="0"/>
      <w:marBottom w:val="0"/>
      <w:divBdr>
        <w:top w:val="none" w:sz="0" w:space="0" w:color="auto"/>
        <w:left w:val="none" w:sz="0" w:space="0" w:color="auto"/>
        <w:bottom w:val="none" w:sz="0" w:space="0" w:color="auto"/>
        <w:right w:val="none" w:sz="0" w:space="0" w:color="auto"/>
      </w:divBdr>
    </w:div>
    <w:div w:id="1427380609">
      <w:bodyDiv w:val="1"/>
      <w:marLeft w:val="0"/>
      <w:marRight w:val="0"/>
      <w:marTop w:val="0"/>
      <w:marBottom w:val="0"/>
      <w:divBdr>
        <w:top w:val="none" w:sz="0" w:space="0" w:color="auto"/>
        <w:left w:val="none" w:sz="0" w:space="0" w:color="auto"/>
        <w:bottom w:val="none" w:sz="0" w:space="0" w:color="auto"/>
        <w:right w:val="none" w:sz="0" w:space="0" w:color="auto"/>
      </w:divBdr>
    </w:div>
    <w:div w:id="1427383263">
      <w:bodyDiv w:val="1"/>
      <w:marLeft w:val="0"/>
      <w:marRight w:val="0"/>
      <w:marTop w:val="0"/>
      <w:marBottom w:val="0"/>
      <w:divBdr>
        <w:top w:val="none" w:sz="0" w:space="0" w:color="auto"/>
        <w:left w:val="none" w:sz="0" w:space="0" w:color="auto"/>
        <w:bottom w:val="none" w:sz="0" w:space="0" w:color="auto"/>
        <w:right w:val="none" w:sz="0" w:space="0" w:color="auto"/>
      </w:divBdr>
    </w:div>
    <w:div w:id="1427531202">
      <w:bodyDiv w:val="1"/>
      <w:marLeft w:val="0"/>
      <w:marRight w:val="0"/>
      <w:marTop w:val="0"/>
      <w:marBottom w:val="0"/>
      <w:divBdr>
        <w:top w:val="none" w:sz="0" w:space="0" w:color="auto"/>
        <w:left w:val="none" w:sz="0" w:space="0" w:color="auto"/>
        <w:bottom w:val="none" w:sz="0" w:space="0" w:color="auto"/>
        <w:right w:val="none" w:sz="0" w:space="0" w:color="auto"/>
      </w:divBdr>
    </w:div>
    <w:div w:id="1427992753">
      <w:bodyDiv w:val="1"/>
      <w:marLeft w:val="0"/>
      <w:marRight w:val="0"/>
      <w:marTop w:val="0"/>
      <w:marBottom w:val="0"/>
      <w:divBdr>
        <w:top w:val="none" w:sz="0" w:space="0" w:color="auto"/>
        <w:left w:val="none" w:sz="0" w:space="0" w:color="auto"/>
        <w:bottom w:val="none" w:sz="0" w:space="0" w:color="auto"/>
        <w:right w:val="none" w:sz="0" w:space="0" w:color="auto"/>
      </w:divBdr>
    </w:div>
    <w:div w:id="1428035571">
      <w:bodyDiv w:val="1"/>
      <w:marLeft w:val="0"/>
      <w:marRight w:val="0"/>
      <w:marTop w:val="0"/>
      <w:marBottom w:val="0"/>
      <w:divBdr>
        <w:top w:val="none" w:sz="0" w:space="0" w:color="auto"/>
        <w:left w:val="none" w:sz="0" w:space="0" w:color="auto"/>
        <w:bottom w:val="none" w:sz="0" w:space="0" w:color="auto"/>
        <w:right w:val="none" w:sz="0" w:space="0" w:color="auto"/>
      </w:divBdr>
    </w:div>
    <w:div w:id="1429153829">
      <w:bodyDiv w:val="1"/>
      <w:marLeft w:val="0"/>
      <w:marRight w:val="0"/>
      <w:marTop w:val="0"/>
      <w:marBottom w:val="0"/>
      <w:divBdr>
        <w:top w:val="none" w:sz="0" w:space="0" w:color="auto"/>
        <w:left w:val="none" w:sz="0" w:space="0" w:color="auto"/>
        <w:bottom w:val="none" w:sz="0" w:space="0" w:color="auto"/>
        <w:right w:val="none" w:sz="0" w:space="0" w:color="auto"/>
      </w:divBdr>
    </w:div>
    <w:div w:id="1429887540">
      <w:bodyDiv w:val="1"/>
      <w:marLeft w:val="0"/>
      <w:marRight w:val="0"/>
      <w:marTop w:val="0"/>
      <w:marBottom w:val="0"/>
      <w:divBdr>
        <w:top w:val="none" w:sz="0" w:space="0" w:color="auto"/>
        <w:left w:val="none" w:sz="0" w:space="0" w:color="auto"/>
        <w:bottom w:val="none" w:sz="0" w:space="0" w:color="auto"/>
        <w:right w:val="none" w:sz="0" w:space="0" w:color="auto"/>
      </w:divBdr>
    </w:div>
    <w:div w:id="1429932621">
      <w:bodyDiv w:val="1"/>
      <w:marLeft w:val="0"/>
      <w:marRight w:val="0"/>
      <w:marTop w:val="0"/>
      <w:marBottom w:val="0"/>
      <w:divBdr>
        <w:top w:val="none" w:sz="0" w:space="0" w:color="auto"/>
        <w:left w:val="none" w:sz="0" w:space="0" w:color="auto"/>
        <w:bottom w:val="none" w:sz="0" w:space="0" w:color="auto"/>
        <w:right w:val="none" w:sz="0" w:space="0" w:color="auto"/>
      </w:divBdr>
    </w:div>
    <w:div w:id="1429933550">
      <w:bodyDiv w:val="1"/>
      <w:marLeft w:val="0"/>
      <w:marRight w:val="0"/>
      <w:marTop w:val="0"/>
      <w:marBottom w:val="0"/>
      <w:divBdr>
        <w:top w:val="none" w:sz="0" w:space="0" w:color="auto"/>
        <w:left w:val="none" w:sz="0" w:space="0" w:color="auto"/>
        <w:bottom w:val="none" w:sz="0" w:space="0" w:color="auto"/>
        <w:right w:val="none" w:sz="0" w:space="0" w:color="auto"/>
      </w:divBdr>
    </w:div>
    <w:div w:id="1430194015">
      <w:bodyDiv w:val="1"/>
      <w:marLeft w:val="0"/>
      <w:marRight w:val="0"/>
      <w:marTop w:val="0"/>
      <w:marBottom w:val="0"/>
      <w:divBdr>
        <w:top w:val="none" w:sz="0" w:space="0" w:color="auto"/>
        <w:left w:val="none" w:sz="0" w:space="0" w:color="auto"/>
        <w:bottom w:val="none" w:sz="0" w:space="0" w:color="auto"/>
        <w:right w:val="none" w:sz="0" w:space="0" w:color="auto"/>
      </w:divBdr>
    </w:div>
    <w:div w:id="1430542666">
      <w:bodyDiv w:val="1"/>
      <w:marLeft w:val="0"/>
      <w:marRight w:val="0"/>
      <w:marTop w:val="0"/>
      <w:marBottom w:val="0"/>
      <w:divBdr>
        <w:top w:val="none" w:sz="0" w:space="0" w:color="auto"/>
        <w:left w:val="none" w:sz="0" w:space="0" w:color="auto"/>
        <w:bottom w:val="none" w:sz="0" w:space="0" w:color="auto"/>
        <w:right w:val="none" w:sz="0" w:space="0" w:color="auto"/>
      </w:divBdr>
    </w:div>
    <w:div w:id="1430613767">
      <w:bodyDiv w:val="1"/>
      <w:marLeft w:val="0"/>
      <w:marRight w:val="0"/>
      <w:marTop w:val="0"/>
      <w:marBottom w:val="0"/>
      <w:divBdr>
        <w:top w:val="none" w:sz="0" w:space="0" w:color="auto"/>
        <w:left w:val="none" w:sz="0" w:space="0" w:color="auto"/>
        <w:bottom w:val="none" w:sz="0" w:space="0" w:color="auto"/>
        <w:right w:val="none" w:sz="0" w:space="0" w:color="auto"/>
      </w:divBdr>
    </w:div>
    <w:div w:id="1430616946">
      <w:bodyDiv w:val="1"/>
      <w:marLeft w:val="0"/>
      <w:marRight w:val="0"/>
      <w:marTop w:val="0"/>
      <w:marBottom w:val="0"/>
      <w:divBdr>
        <w:top w:val="none" w:sz="0" w:space="0" w:color="auto"/>
        <w:left w:val="none" w:sz="0" w:space="0" w:color="auto"/>
        <w:bottom w:val="none" w:sz="0" w:space="0" w:color="auto"/>
        <w:right w:val="none" w:sz="0" w:space="0" w:color="auto"/>
      </w:divBdr>
    </w:div>
    <w:div w:id="1431049814">
      <w:bodyDiv w:val="1"/>
      <w:marLeft w:val="0"/>
      <w:marRight w:val="0"/>
      <w:marTop w:val="0"/>
      <w:marBottom w:val="0"/>
      <w:divBdr>
        <w:top w:val="none" w:sz="0" w:space="0" w:color="auto"/>
        <w:left w:val="none" w:sz="0" w:space="0" w:color="auto"/>
        <w:bottom w:val="none" w:sz="0" w:space="0" w:color="auto"/>
        <w:right w:val="none" w:sz="0" w:space="0" w:color="auto"/>
      </w:divBdr>
    </w:div>
    <w:div w:id="1431198181">
      <w:bodyDiv w:val="1"/>
      <w:marLeft w:val="0"/>
      <w:marRight w:val="0"/>
      <w:marTop w:val="0"/>
      <w:marBottom w:val="0"/>
      <w:divBdr>
        <w:top w:val="none" w:sz="0" w:space="0" w:color="auto"/>
        <w:left w:val="none" w:sz="0" w:space="0" w:color="auto"/>
        <w:bottom w:val="none" w:sz="0" w:space="0" w:color="auto"/>
        <w:right w:val="none" w:sz="0" w:space="0" w:color="auto"/>
      </w:divBdr>
    </w:div>
    <w:div w:id="1431778994">
      <w:bodyDiv w:val="1"/>
      <w:marLeft w:val="0"/>
      <w:marRight w:val="0"/>
      <w:marTop w:val="0"/>
      <w:marBottom w:val="0"/>
      <w:divBdr>
        <w:top w:val="none" w:sz="0" w:space="0" w:color="auto"/>
        <w:left w:val="none" w:sz="0" w:space="0" w:color="auto"/>
        <w:bottom w:val="none" w:sz="0" w:space="0" w:color="auto"/>
        <w:right w:val="none" w:sz="0" w:space="0" w:color="auto"/>
      </w:divBdr>
    </w:div>
    <w:div w:id="1432047031">
      <w:bodyDiv w:val="1"/>
      <w:marLeft w:val="0"/>
      <w:marRight w:val="0"/>
      <w:marTop w:val="0"/>
      <w:marBottom w:val="0"/>
      <w:divBdr>
        <w:top w:val="none" w:sz="0" w:space="0" w:color="auto"/>
        <w:left w:val="none" w:sz="0" w:space="0" w:color="auto"/>
        <w:bottom w:val="none" w:sz="0" w:space="0" w:color="auto"/>
        <w:right w:val="none" w:sz="0" w:space="0" w:color="auto"/>
      </w:divBdr>
    </w:div>
    <w:div w:id="1432816828">
      <w:bodyDiv w:val="1"/>
      <w:marLeft w:val="0"/>
      <w:marRight w:val="0"/>
      <w:marTop w:val="0"/>
      <w:marBottom w:val="0"/>
      <w:divBdr>
        <w:top w:val="none" w:sz="0" w:space="0" w:color="auto"/>
        <w:left w:val="none" w:sz="0" w:space="0" w:color="auto"/>
        <w:bottom w:val="none" w:sz="0" w:space="0" w:color="auto"/>
        <w:right w:val="none" w:sz="0" w:space="0" w:color="auto"/>
      </w:divBdr>
    </w:div>
    <w:div w:id="1432970176">
      <w:bodyDiv w:val="1"/>
      <w:marLeft w:val="0"/>
      <w:marRight w:val="0"/>
      <w:marTop w:val="0"/>
      <w:marBottom w:val="0"/>
      <w:divBdr>
        <w:top w:val="none" w:sz="0" w:space="0" w:color="auto"/>
        <w:left w:val="none" w:sz="0" w:space="0" w:color="auto"/>
        <w:bottom w:val="none" w:sz="0" w:space="0" w:color="auto"/>
        <w:right w:val="none" w:sz="0" w:space="0" w:color="auto"/>
      </w:divBdr>
    </w:div>
    <w:div w:id="1433166301">
      <w:bodyDiv w:val="1"/>
      <w:marLeft w:val="0"/>
      <w:marRight w:val="0"/>
      <w:marTop w:val="0"/>
      <w:marBottom w:val="0"/>
      <w:divBdr>
        <w:top w:val="none" w:sz="0" w:space="0" w:color="auto"/>
        <w:left w:val="none" w:sz="0" w:space="0" w:color="auto"/>
        <w:bottom w:val="none" w:sz="0" w:space="0" w:color="auto"/>
        <w:right w:val="none" w:sz="0" w:space="0" w:color="auto"/>
      </w:divBdr>
    </w:div>
    <w:div w:id="1433472656">
      <w:bodyDiv w:val="1"/>
      <w:marLeft w:val="0"/>
      <w:marRight w:val="0"/>
      <w:marTop w:val="0"/>
      <w:marBottom w:val="0"/>
      <w:divBdr>
        <w:top w:val="none" w:sz="0" w:space="0" w:color="auto"/>
        <w:left w:val="none" w:sz="0" w:space="0" w:color="auto"/>
        <w:bottom w:val="none" w:sz="0" w:space="0" w:color="auto"/>
        <w:right w:val="none" w:sz="0" w:space="0" w:color="auto"/>
      </w:divBdr>
    </w:div>
    <w:div w:id="1433668005">
      <w:bodyDiv w:val="1"/>
      <w:marLeft w:val="0"/>
      <w:marRight w:val="0"/>
      <w:marTop w:val="0"/>
      <w:marBottom w:val="0"/>
      <w:divBdr>
        <w:top w:val="none" w:sz="0" w:space="0" w:color="auto"/>
        <w:left w:val="none" w:sz="0" w:space="0" w:color="auto"/>
        <w:bottom w:val="none" w:sz="0" w:space="0" w:color="auto"/>
        <w:right w:val="none" w:sz="0" w:space="0" w:color="auto"/>
      </w:divBdr>
    </w:div>
    <w:div w:id="1434518021">
      <w:bodyDiv w:val="1"/>
      <w:marLeft w:val="0"/>
      <w:marRight w:val="0"/>
      <w:marTop w:val="0"/>
      <w:marBottom w:val="0"/>
      <w:divBdr>
        <w:top w:val="none" w:sz="0" w:space="0" w:color="auto"/>
        <w:left w:val="none" w:sz="0" w:space="0" w:color="auto"/>
        <w:bottom w:val="none" w:sz="0" w:space="0" w:color="auto"/>
        <w:right w:val="none" w:sz="0" w:space="0" w:color="auto"/>
      </w:divBdr>
    </w:div>
    <w:div w:id="1435514623">
      <w:bodyDiv w:val="1"/>
      <w:marLeft w:val="0"/>
      <w:marRight w:val="0"/>
      <w:marTop w:val="0"/>
      <w:marBottom w:val="0"/>
      <w:divBdr>
        <w:top w:val="none" w:sz="0" w:space="0" w:color="auto"/>
        <w:left w:val="none" w:sz="0" w:space="0" w:color="auto"/>
        <w:bottom w:val="none" w:sz="0" w:space="0" w:color="auto"/>
        <w:right w:val="none" w:sz="0" w:space="0" w:color="auto"/>
      </w:divBdr>
    </w:div>
    <w:div w:id="1436025526">
      <w:bodyDiv w:val="1"/>
      <w:marLeft w:val="0"/>
      <w:marRight w:val="0"/>
      <w:marTop w:val="0"/>
      <w:marBottom w:val="0"/>
      <w:divBdr>
        <w:top w:val="none" w:sz="0" w:space="0" w:color="auto"/>
        <w:left w:val="none" w:sz="0" w:space="0" w:color="auto"/>
        <w:bottom w:val="none" w:sz="0" w:space="0" w:color="auto"/>
        <w:right w:val="none" w:sz="0" w:space="0" w:color="auto"/>
      </w:divBdr>
    </w:div>
    <w:div w:id="1436439065">
      <w:bodyDiv w:val="1"/>
      <w:marLeft w:val="0"/>
      <w:marRight w:val="0"/>
      <w:marTop w:val="0"/>
      <w:marBottom w:val="0"/>
      <w:divBdr>
        <w:top w:val="none" w:sz="0" w:space="0" w:color="auto"/>
        <w:left w:val="none" w:sz="0" w:space="0" w:color="auto"/>
        <w:bottom w:val="none" w:sz="0" w:space="0" w:color="auto"/>
        <w:right w:val="none" w:sz="0" w:space="0" w:color="auto"/>
      </w:divBdr>
    </w:div>
    <w:div w:id="1436628697">
      <w:bodyDiv w:val="1"/>
      <w:marLeft w:val="0"/>
      <w:marRight w:val="0"/>
      <w:marTop w:val="0"/>
      <w:marBottom w:val="0"/>
      <w:divBdr>
        <w:top w:val="none" w:sz="0" w:space="0" w:color="auto"/>
        <w:left w:val="none" w:sz="0" w:space="0" w:color="auto"/>
        <w:bottom w:val="none" w:sz="0" w:space="0" w:color="auto"/>
        <w:right w:val="none" w:sz="0" w:space="0" w:color="auto"/>
      </w:divBdr>
    </w:div>
    <w:div w:id="1436633949">
      <w:bodyDiv w:val="1"/>
      <w:marLeft w:val="0"/>
      <w:marRight w:val="0"/>
      <w:marTop w:val="0"/>
      <w:marBottom w:val="0"/>
      <w:divBdr>
        <w:top w:val="none" w:sz="0" w:space="0" w:color="auto"/>
        <w:left w:val="none" w:sz="0" w:space="0" w:color="auto"/>
        <w:bottom w:val="none" w:sz="0" w:space="0" w:color="auto"/>
        <w:right w:val="none" w:sz="0" w:space="0" w:color="auto"/>
      </w:divBdr>
    </w:div>
    <w:div w:id="1436711677">
      <w:bodyDiv w:val="1"/>
      <w:marLeft w:val="0"/>
      <w:marRight w:val="0"/>
      <w:marTop w:val="0"/>
      <w:marBottom w:val="0"/>
      <w:divBdr>
        <w:top w:val="none" w:sz="0" w:space="0" w:color="auto"/>
        <w:left w:val="none" w:sz="0" w:space="0" w:color="auto"/>
        <w:bottom w:val="none" w:sz="0" w:space="0" w:color="auto"/>
        <w:right w:val="none" w:sz="0" w:space="0" w:color="auto"/>
      </w:divBdr>
    </w:div>
    <w:div w:id="1436752208">
      <w:bodyDiv w:val="1"/>
      <w:marLeft w:val="0"/>
      <w:marRight w:val="0"/>
      <w:marTop w:val="0"/>
      <w:marBottom w:val="0"/>
      <w:divBdr>
        <w:top w:val="none" w:sz="0" w:space="0" w:color="auto"/>
        <w:left w:val="none" w:sz="0" w:space="0" w:color="auto"/>
        <w:bottom w:val="none" w:sz="0" w:space="0" w:color="auto"/>
        <w:right w:val="none" w:sz="0" w:space="0" w:color="auto"/>
      </w:divBdr>
    </w:div>
    <w:div w:id="1437018249">
      <w:bodyDiv w:val="1"/>
      <w:marLeft w:val="0"/>
      <w:marRight w:val="0"/>
      <w:marTop w:val="0"/>
      <w:marBottom w:val="0"/>
      <w:divBdr>
        <w:top w:val="none" w:sz="0" w:space="0" w:color="auto"/>
        <w:left w:val="none" w:sz="0" w:space="0" w:color="auto"/>
        <w:bottom w:val="none" w:sz="0" w:space="0" w:color="auto"/>
        <w:right w:val="none" w:sz="0" w:space="0" w:color="auto"/>
      </w:divBdr>
    </w:div>
    <w:div w:id="1438133116">
      <w:bodyDiv w:val="1"/>
      <w:marLeft w:val="0"/>
      <w:marRight w:val="0"/>
      <w:marTop w:val="0"/>
      <w:marBottom w:val="0"/>
      <w:divBdr>
        <w:top w:val="none" w:sz="0" w:space="0" w:color="auto"/>
        <w:left w:val="none" w:sz="0" w:space="0" w:color="auto"/>
        <w:bottom w:val="none" w:sz="0" w:space="0" w:color="auto"/>
        <w:right w:val="none" w:sz="0" w:space="0" w:color="auto"/>
      </w:divBdr>
    </w:div>
    <w:div w:id="1438673067">
      <w:bodyDiv w:val="1"/>
      <w:marLeft w:val="0"/>
      <w:marRight w:val="0"/>
      <w:marTop w:val="0"/>
      <w:marBottom w:val="0"/>
      <w:divBdr>
        <w:top w:val="none" w:sz="0" w:space="0" w:color="auto"/>
        <w:left w:val="none" w:sz="0" w:space="0" w:color="auto"/>
        <w:bottom w:val="none" w:sz="0" w:space="0" w:color="auto"/>
        <w:right w:val="none" w:sz="0" w:space="0" w:color="auto"/>
      </w:divBdr>
    </w:div>
    <w:div w:id="1438908636">
      <w:bodyDiv w:val="1"/>
      <w:marLeft w:val="0"/>
      <w:marRight w:val="0"/>
      <w:marTop w:val="0"/>
      <w:marBottom w:val="0"/>
      <w:divBdr>
        <w:top w:val="none" w:sz="0" w:space="0" w:color="auto"/>
        <w:left w:val="none" w:sz="0" w:space="0" w:color="auto"/>
        <w:bottom w:val="none" w:sz="0" w:space="0" w:color="auto"/>
        <w:right w:val="none" w:sz="0" w:space="0" w:color="auto"/>
      </w:divBdr>
    </w:div>
    <w:div w:id="1439059917">
      <w:bodyDiv w:val="1"/>
      <w:marLeft w:val="0"/>
      <w:marRight w:val="0"/>
      <w:marTop w:val="0"/>
      <w:marBottom w:val="0"/>
      <w:divBdr>
        <w:top w:val="none" w:sz="0" w:space="0" w:color="auto"/>
        <w:left w:val="none" w:sz="0" w:space="0" w:color="auto"/>
        <w:bottom w:val="none" w:sz="0" w:space="0" w:color="auto"/>
        <w:right w:val="none" w:sz="0" w:space="0" w:color="auto"/>
      </w:divBdr>
    </w:div>
    <w:div w:id="1439257382">
      <w:bodyDiv w:val="1"/>
      <w:marLeft w:val="0"/>
      <w:marRight w:val="0"/>
      <w:marTop w:val="0"/>
      <w:marBottom w:val="0"/>
      <w:divBdr>
        <w:top w:val="none" w:sz="0" w:space="0" w:color="auto"/>
        <w:left w:val="none" w:sz="0" w:space="0" w:color="auto"/>
        <w:bottom w:val="none" w:sz="0" w:space="0" w:color="auto"/>
        <w:right w:val="none" w:sz="0" w:space="0" w:color="auto"/>
      </w:divBdr>
    </w:div>
    <w:div w:id="1439637794">
      <w:bodyDiv w:val="1"/>
      <w:marLeft w:val="0"/>
      <w:marRight w:val="0"/>
      <w:marTop w:val="0"/>
      <w:marBottom w:val="0"/>
      <w:divBdr>
        <w:top w:val="none" w:sz="0" w:space="0" w:color="auto"/>
        <w:left w:val="none" w:sz="0" w:space="0" w:color="auto"/>
        <w:bottom w:val="none" w:sz="0" w:space="0" w:color="auto"/>
        <w:right w:val="none" w:sz="0" w:space="0" w:color="auto"/>
      </w:divBdr>
    </w:div>
    <w:div w:id="1440102756">
      <w:bodyDiv w:val="1"/>
      <w:marLeft w:val="0"/>
      <w:marRight w:val="0"/>
      <w:marTop w:val="0"/>
      <w:marBottom w:val="0"/>
      <w:divBdr>
        <w:top w:val="none" w:sz="0" w:space="0" w:color="auto"/>
        <w:left w:val="none" w:sz="0" w:space="0" w:color="auto"/>
        <w:bottom w:val="none" w:sz="0" w:space="0" w:color="auto"/>
        <w:right w:val="none" w:sz="0" w:space="0" w:color="auto"/>
      </w:divBdr>
    </w:div>
    <w:div w:id="1440221083">
      <w:bodyDiv w:val="1"/>
      <w:marLeft w:val="0"/>
      <w:marRight w:val="0"/>
      <w:marTop w:val="0"/>
      <w:marBottom w:val="0"/>
      <w:divBdr>
        <w:top w:val="none" w:sz="0" w:space="0" w:color="auto"/>
        <w:left w:val="none" w:sz="0" w:space="0" w:color="auto"/>
        <w:bottom w:val="none" w:sz="0" w:space="0" w:color="auto"/>
        <w:right w:val="none" w:sz="0" w:space="0" w:color="auto"/>
      </w:divBdr>
    </w:div>
    <w:div w:id="1440372256">
      <w:bodyDiv w:val="1"/>
      <w:marLeft w:val="0"/>
      <w:marRight w:val="0"/>
      <w:marTop w:val="0"/>
      <w:marBottom w:val="0"/>
      <w:divBdr>
        <w:top w:val="none" w:sz="0" w:space="0" w:color="auto"/>
        <w:left w:val="none" w:sz="0" w:space="0" w:color="auto"/>
        <w:bottom w:val="none" w:sz="0" w:space="0" w:color="auto"/>
        <w:right w:val="none" w:sz="0" w:space="0" w:color="auto"/>
      </w:divBdr>
    </w:div>
    <w:div w:id="1440443660">
      <w:bodyDiv w:val="1"/>
      <w:marLeft w:val="0"/>
      <w:marRight w:val="0"/>
      <w:marTop w:val="0"/>
      <w:marBottom w:val="0"/>
      <w:divBdr>
        <w:top w:val="none" w:sz="0" w:space="0" w:color="auto"/>
        <w:left w:val="none" w:sz="0" w:space="0" w:color="auto"/>
        <w:bottom w:val="none" w:sz="0" w:space="0" w:color="auto"/>
        <w:right w:val="none" w:sz="0" w:space="0" w:color="auto"/>
      </w:divBdr>
    </w:div>
    <w:div w:id="1441877344">
      <w:bodyDiv w:val="1"/>
      <w:marLeft w:val="0"/>
      <w:marRight w:val="0"/>
      <w:marTop w:val="0"/>
      <w:marBottom w:val="0"/>
      <w:divBdr>
        <w:top w:val="none" w:sz="0" w:space="0" w:color="auto"/>
        <w:left w:val="none" w:sz="0" w:space="0" w:color="auto"/>
        <w:bottom w:val="none" w:sz="0" w:space="0" w:color="auto"/>
        <w:right w:val="none" w:sz="0" w:space="0" w:color="auto"/>
      </w:divBdr>
    </w:div>
    <w:div w:id="1441990149">
      <w:bodyDiv w:val="1"/>
      <w:marLeft w:val="0"/>
      <w:marRight w:val="0"/>
      <w:marTop w:val="0"/>
      <w:marBottom w:val="0"/>
      <w:divBdr>
        <w:top w:val="none" w:sz="0" w:space="0" w:color="auto"/>
        <w:left w:val="none" w:sz="0" w:space="0" w:color="auto"/>
        <w:bottom w:val="none" w:sz="0" w:space="0" w:color="auto"/>
        <w:right w:val="none" w:sz="0" w:space="0" w:color="auto"/>
      </w:divBdr>
    </w:div>
    <w:div w:id="1442528688">
      <w:bodyDiv w:val="1"/>
      <w:marLeft w:val="0"/>
      <w:marRight w:val="0"/>
      <w:marTop w:val="0"/>
      <w:marBottom w:val="0"/>
      <w:divBdr>
        <w:top w:val="none" w:sz="0" w:space="0" w:color="auto"/>
        <w:left w:val="none" w:sz="0" w:space="0" w:color="auto"/>
        <w:bottom w:val="none" w:sz="0" w:space="0" w:color="auto"/>
        <w:right w:val="none" w:sz="0" w:space="0" w:color="auto"/>
      </w:divBdr>
    </w:div>
    <w:div w:id="1442602919">
      <w:bodyDiv w:val="1"/>
      <w:marLeft w:val="0"/>
      <w:marRight w:val="0"/>
      <w:marTop w:val="0"/>
      <w:marBottom w:val="0"/>
      <w:divBdr>
        <w:top w:val="none" w:sz="0" w:space="0" w:color="auto"/>
        <w:left w:val="none" w:sz="0" w:space="0" w:color="auto"/>
        <w:bottom w:val="none" w:sz="0" w:space="0" w:color="auto"/>
        <w:right w:val="none" w:sz="0" w:space="0" w:color="auto"/>
      </w:divBdr>
    </w:div>
    <w:div w:id="1442649885">
      <w:bodyDiv w:val="1"/>
      <w:marLeft w:val="0"/>
      <w:marRight w:val="0"/>
      <w:marTop w:val="0"/>
      <w:marBottom w:val="0"/>
      <w:divBdr>
        <w:top w:val="none" w:sz="0" w:space="0" w:color="auto"/>
        <w:left w:val="none" w:sz="0" w:space="0" w:color="auto"/>
        <w:bottom w:val="none" w:sz="0" w:space="0" w:color="auto"/>
        <w:right w:val="none" w:sz="0" w:space="0" w:color="auto"/>
      </w:divBdr>
    </w:div>
    <w:div w:id="1442724181">
      <w:bodyDiv w:val="1"/>
      <w:marLeft w:val="0"/>
      <w:marRight w:val="0"/>
      <w:marTop w:val="0"/>
      <w:marBottom w:val="0"/>
      <w:divBdr>
        <w:top w:val="none" w:sz="0" w:space="0" w:color="auto"/>
        <w:left w:val="none" w:sz="0" w:space="0" w:color="auto"/>
        <w:bottom w:val="none" w:sz="0" w:space="0" w:color="auto"/>
        <w:right w:val="none" w:sz="0" w:space="0" w:color="auto"/>
      </w:divBdr>
    </w:div>
    <w:div w:id="1442871003">
      <w:bodyDiv w:val="1"/>
      <w:marLeft w:val="0"/>
      <w:marRight w:val="0"/>
      <w:marTop w:val="0"/>
      <w:marBottom w:val="0"/>
      <w:divBdr>
        <w:top w:val="none" w:sz="0" w:space="0" w:color="auto"/>
        <w:left w:val="none" w:sz="0" w:space="0" w:color="auto"/>
        <w:bottom w:val="none" w:sz="0" w:space="0" w:color="auto"/>
        <w:right w:val="none" w:sz="0" w:space="0" w:color="auto"/>
      </w:divBdr>
    </w:div>
    <w:div w:id="1443645849">
      <w:bodyDiv w:val="1"/>
      <w:marLeft w:val="0"/>
      <w:marRight w:val="0"/>
      <w:marTop w:val="0"/>
      <w:marBottom w:val="0"/>
      <w:divBdr>
        <w:top w:val="none" w:sz="0" w:space="0" w:color="auto"/>
        <w:left w:val="none" w:sz="0" w:space="0" w:color="auto"/>
        <w:bottom w:val="none" w:sz="0" w:space="0" w:color="auto"/>
        <w:right w:val="none" w:sz="0" w:space="0" w:color="auto"/>
      </w:divBdr>
    </w:div>
    <w:div w:id="1443648602">
      <w:bodyDiv w:val="1"/>
      <w:marLeft w:val="0"/>
      <w:marRight w:val="0"/>
      <w:marTop w:val="0"/>
      <w:marBottom w:val="0"/>
      <w:divBdr>
        <w:top w:val="none" w:sz="0" w:space="0" w:color="auto"/>
        <w:left w:val="none" w:sz="0" w:space="0" w:color="auto"/>
        <w:bottom w:val="none" w:sz="0" w:space="0" w:color="auto"/>
        <w:right w:val="none" w:sz="0" w:space="0" w:color="auto"/>
      </w:divBdr>
    </w:div>
    <w:div w:id="1444106351">
      <w:bodyDiv w:val="1"/>
      <w:marLeft w:val="0"/>
      <w:marRight w:val="0"/>
      <w:marTop w:val="0"/>
      <w:marBottom w:val="0"/>
      <w:divBdr>
        <w:top w:val="none" w:sz="0" w:space="0" w:color="auto"/>
        <w:left w:val="none" w:sz="0" w:space="0" w:color="auto"/>
        <w:bottom w:val="none" w:sz="0" w:space="0" w:color="auto"/>
        <w:right w:val="none" w:sz="0" w:space="0" w:color="auto"/>
      </w:divBdr>
    </w:div>
    <w:div w:id="1444108811">
      <w:bodyDiv w:val="1"/>
      <w:marLeft w:val="0"/>
      <w:marRight w:val="0"/>
      <w:marTop w:val="0"/>
      <w:marBottom w:val="0"/>
      <w:divBdr>
        <w:top w:val="none" w:sz="0" w:space="0" w:color="auto"/>
        <w:left w:val="none" w:sz="0" w:space="0" w:color="auto"/>
        <w:bottom w:val="none" w:sz="0" w:space="0" w:color="auto"/>
        <w:right w:val="none" w:sz="0" w:space="0" w:color="auto"/>
      </w:divBdr>
    </w:div>
    <w:div w:id="1444111988">
      <w:bodyDiv w:val="1"/>
      <w:marLeft w:val="0"/>
      <w:marRight w:val="0"/>
      <w:marTop w:val="0"/>
      <w:marBottom w:val="0"/>
      <w:divBdr>
        <w:top w:val="none" w:sz="0" w:space="0" w:color="auto"/>
        <w:left w:val="none" w:sz="0" w:space="0" w:color="auto"/>
        <w:bottom w:val="none" w:sz="0" w:space="0" w:color="auto"/>
        <w:right w:val="none" w:sz="0" w:space="0" w:color="auto"/>
      </w:divBdr>
    </w:div>
    <w:div w:id="1445341466">
      <w:bodyDiv w:val="1"/>
      <w:marLeft w:val="0"/>
      <w:marRight w:val="0"/>
      <w:marTop w:val="0"/>
      <w:marBottom w:val="0"/>
      <w:divBdr>
        <w:top w:val="none" w:sz="0" w:space="0" w:color="auto"/>
        <w:left w:val="none" w:sz="0" w:space="0" w:color="auto"/>
        <w:bottom w:val="none" w:sz="0" w:space="0" w:color="auto"/>
        <w:right w:val="none" w:sz="0" w:space="0" w:color="auto"/>
      </w:divBdr>
    </w:div>
    <w:div w:id="1445535369">
      <w:bodyDiv w:val="1"/>
      <w:marLeft w:val="0"/>
      <w:marRight w:val="0"/>
      <w:marTop w:val="0"/>
      <w:marBottom w:val="0"/>
      <w:divBdr>
        <w:top w:val="none" w:sz="0" w:space="0" w:color="auto"/>
        <w:left w:val="none" w:sz="0" w:space="0" w:color="auto"/>
        <w:bottom w:val="none" w:sz="0" w:space="0" w:color="auto"/>
        <w:right w:val="none" w:sz="0" w:space="0" w:color="auto"/>
      </w:divBdr>
    </w:div>
    <w:div w:id="1445885914">
      <w:bodyDiv w:val="1"/>
      <w:marLeft w:val="0"/>
      <w:marRight w:val="0"/>
      <w:marTop w:val="0"/>
      <w:marBottom w:val="0"/>
      <w:divBdr>
        <w:top w:val="none" w:sz="0" w:space="0" w:color="auto"/>
        <w:left w:val="none" w:sz="0" w:space="0" w:color="auto"/>
        <w:bottom w:val="none" w:sz="0" w:space="0" w:color="auto"/>
        <w:right w:val="none" w:sz="0" w:space="0" w:color="auto"/>
      </w:divBdr>
    </w:div>
    <w:div w:id="1446189736">
      <w:bodyDiv w:val="1"/>
      <w:marLeft w:val="0"/>
      <w:marRight w:val="0"/>
      <w:marTop w:val="0"/>
      <w:marBottom w:val="0"/>
      <w:divBdr>
        <w:top w:val="none" w:sz="0" w:space="0" w:color="auto"/>
        <w:left w:val="none" w:sz="0" w:space="0" w:color="auto"/>
        <w:bottom w:val="none" w:sz="0" w:space="0" w:color="auto"/>
        <w:right w:val="none" w:sz="0" w:space="0" w:color="auto"/>
      </w:divBdr>
    </w:div>
    <w:div w:id="1446542048">
      <w:bodyDiv w:val="1"/>
      <w:marLeft w:val="0"/>
      <w:marRight w:val="0"/>
      <w:marTop w:val="0"/>
      <w:marBottom w:val="0"/>
      <w:divBdr>
        <w:top w:val="none" w:sz="0" w:space="0" w:color="auto"/>
        <w:left w:val="none" w:sz="0" w:space="0" w:color="auto"/>
        <w:bottom w:val="none" w:sz="0" w:space="0" w:color="auto"/>
        <w:right w:val="none" w:sz="0" w:space="0" w:color="auto"/>
      </w:divBdr>
    </w:div>
    <w:div w:id="1446652778">
      <w:bodyDiv w:val="1"/>
      <w:marLeft w:val="0"/>
      <w:marRight w:val="0"/>
      <w:marTop w:val="0"/>
      <w:marBottom w:val="0"/>
      <w:divBdr>
        <w:top w:val="none" w:sz="0" w:space="0" w:color="auto"/>
        <w:left w:val="none" w:sz="0" w:space="0" w:color="auto"/>
        <w:bottom w:val="none" w:sz="0" w:space="0" w:color="auto"/>
        <w:right w:val="none" w:sz="0" w:space="0" w:color="auto"/>
      </w:divBdr>
    </w:div>
    <w:div w:id="1446802110">
      <w:bodyDiv w:val="1"/>
      <w:marLeft w:val="0"/>
      <w:marRight w:val="0"/>
      <w:marTop w:val="0"/>
      <w:marBottom w:val="0"/>
      <w:divBdr>
        <w:top w:val="none" w:sz="0" w:space="0" w:color="auto"/>
        <w:left w:val="none" w:sz="0" w:space="0" w:color="auto"/>
        <w:bottom w:val="none" w:sz="0" w:space="0" w:color="auto"/>
        <w:right w:val="none" w:sz="0" w:space="0" w:color="auto"/>
      </w:divBdr>
    </w:div>
    <w:div w:id="1447117333">
      <w:bodyDiv w:val="1"/>
      <w:marLeft w:val="0"/>
      <w:marRight w:val="0"/>
      <w:marTop w:val="0"/>
      <w:marBottom w:val="0"/>
      <w:divBdr>
        <w:top w:val="none" w:sz="0" w:space="0" w:color="auto"/>
        <w:left w:val="none" w:sz="0" w:space="0" w:color="auto"/>
        <w:bottom w:val="none" w:sz="0" w:space="0" w:color="auto"/>
        <w:right w:val="none" w:sz="0" w:space="0" w:color="auto"/>
      </w:divBdr>
    </w:div>
    <w:div w:id="1447502644">
      <w:bodyDiv w:val="1"/>
      <w:marLeft w:val="0"/>
      <w:marRight w:val="0"/>
      <w:marTop w:val="0"/>
      <w:marBottom w:val="0"/>
      <w:divBdr>
        <w:top w:val="none" w:sz="0" w:space="0" w:color="auto"/>
        <w:left w:val="none" w:sz="0" w:space="0" w:color="auto"/>
        <w:bottom w:val="none" w:sz="0" w:space="0" w:color="auto"/>
        <w:right w:val="none" w:sz="0" w:space="0" w:color="auto"/>
      </w:divBdr>
    </w:div>
    <w:div w:id="1447575728">
      <w:bodyDiv w:val="1"/>
      <w:marLeft w:val="0"/>
      <w:marRight w:val="0"/>
      <w:marTop w:val="0"/>
      <w:marBottom w:val="0"/>
      <w:divBdr>
        <w:top w:val="none" w:sz="0" w:space="0" w:color="auto"/>
        <w:left w:val="none" w:sz="0" w:space="0" w:color="auto"/>
        <w:bottom w:val="none" w:sz="0" w:space="0" w:color="auto"/>
        <w:right w:val="none" w:sz="0" w:space="0" w:color="auto"/>
      </w:divBdr>
    </w:div>
    <w:div w:id="1447850008">
      <w:bodyDiv w:val="1"/>
      <w:marLeft w:val="0"/>
      <w:marRight w:val="0"/>
      <w:marTop w:val="0"/>
      <w:marBottom w:val="0"/>
      <w:divBdr>
        <w:top w:val="none" w:sz="0" w:space="0" w:color="auto"/>
        <w:left w:val="none" w:sz="0" w:space="0" w:color="auto"/>
        <w:bottom w:val="none" w:sz="0" w:space="0" w:color="auto"/>
        <w:right w:val="none" w:sz="0" w:space="0" w:color="auto"/>
      </w:divBdr>
    </w:div>
    <w:div w:id="1449352022">
      <w:bodyDiv w:val="1"/>
      <w:marLeft w:val="0"/>
      <w:marRight w:val="0"/>
      <w:marTop w:val="0"/>
      <w:marBottom w:val="0"/>
      <w:divBdr>
        <w:top w:val="none" w:sz="0" w:space="0" w:color="auto"/>
        <w:left w:val="none" w:sz="0" w:space="0" w:color="auto"/>
        <w:bottom w:val="none" w:sz="0" w:space="0" w:color="auto"/>
        <w:right w:val="none" w:sz="0" w:space="0" w:color="auto"/>
      </w:divBdr>
    </w:div>
    <w:div w:id="1449619912">
      <w:bodyDiv w:val="1"/>
      <w:marLeft w:val="0"/>
      <w:marRight w:val="0"/>
      <w:marTop w:val="0"/>
      <w:marBottom w:val="0"/>
      <w:divBdr>
        <w:top w:val="none" w:sz="0" w:space="0" w:color="auto"/>
        <w:left w:val="none" w:sz="0" w:space="0" w:color="auto"/>
        <w:bottom w:val="none" w:sz="0" w:space="0" w:color="auto"/>
        <w:right w:val="none" w:sz="0" w:space="0" w:color="auto"/>
      </w:divBdr>
    </w:div>
    <w:div w:id="1449666557">
      <w:bodyDiv w:val="1"/>
      <w:marLeft w:val="0"/>
      <w:marRight w:val="0"/>
      <w:marTop w:val="0"/>
      <w:marBottom w:val="0"/>
      <w:divBdr>
        <w:top w:val="none" w:sz="0" w:space="0" w:color="auto"/>
        <w:left w:val="none" w:sz="0" w:space="0" w:color="auto"/>
        <w:bottom w:val="none" w:sz="0" w:space="0" w:color="auto"/>
        <w:right w:val="none" w:sz="0" w:space="0" w:color="auto"/>
      </w:divBdr>
    </w:div>
    <w:div w:id="1449668135">
      <w:bodyDiv w:val="1"/>
      <w:marLeft w:val="0"/>
      <w:marRight w:val="0"/>
      <w:marTop w:val="0"/>
      <w:marBottom w:val="0"/>
      <w:divBdr>
        <w:top w:val="none" w:sz="0" w:space="0" w:color="auto"/>
        <w:left w:val="none" w:sz="0" w:space="0" w:color="auto"/>
        <w:bottom w:val="none" w:sz="0" w:space="0" w:color="auto"/>
        <w:right w:val="none" w:sz="0" w:space="0" w:color="auto"/>
      </w:divBdr>
    </w:div>
    <w:div w:id="1449933245">
      <w:bodyDiv w:val="1"/>
      <w:marLeft w:val="0"/>
      <w:marRight w:val="0"/>
      <w:marTop w:val="0"/>
      <w:marBottom w:val="0"/>
      <w:divBdr>
        <w:top w:val="none" w:sz="0" w:space="0" w:color="auto"/>
        <w:left w:val="none" w:sz="0" w:space="0" w:color="auto"/>
        <w:bottom w:val="none" w:sz="0" w:space="0" w:color="auto"/>
        <w:right w:val="none" w:sz="0" w:space="0" w:color="auto"/>
      </w:divBdr>
    </w:div>
    <w:div w:id="1450008844">
      <w:bodyDiv w:val="1"/>
      <w:marLeft w:val="0"/>
      <w:marRight w:val="0"/>
      <w:marTop w:val="0"/>
      <w:marBottom w:val="0"/>
      <w:divBdr>
        <w:top w:val="none" w:sz="0" w:space="0" w:color="auto"/>
        <w:left w:val="none" w:sz="0" w:space="0" w:color="auto"/>
        <w:bottom w:val="none" w:sz="0" w:space="0" w:color="auto"/>
        <w:right w:val="none" w:sz="0" w:space="0" w:color="auto"/>
      </w:divBdr>
    </w:div>
    <w:div w:id="1450122055">
      <w:bodyDiv w:val="1"/>
      <w:marLeft w:val="0"/>
      <w:marRight w:val="0"/>
      <w:marTop w:val="0"/>
      <w:marBottom w:val="0"/>
      <w:divBdr>
        <w:top w:val="none" w:sz="0" w:space="0" w:color="auto"/>
        <w:left w:val="none" w:sz="0" w:space="0" w:color="auto"/>
        <w:bottom w:val="none" w:sz="0" w:space="0" w:color="auto"/>
        <w:right w:val="none" w:sz="0" w:space="0" w:color="auto"/>
      </w:divBdr>
    </w:div>
    <w:div w:id="1450274848">
      <w:bodyDiv w:val="1"/>
      <w:marLeft w:val="0"/>
      <w:marRight w:val="0"/>
      <w:marTop w:val="0"/>
      <w:marBottom w:val="0"/>
      <w:divBdr>
        <w:top w:val="none" w:sz="0" w:space="0" w:color="auto"/>
        <w:left w:val="none" w:sz="0" w:space="0" w:color="auto"/>
        <w:bottom w:val="none" w:sz="0" w:space="0" w:color="auto"/>
        <w:right w:val="none" w:sz="0" w:space="0" w:color="auto"/>
      </w:divBdr>
    </w:div>
    <w:div w:id="1450321757">
      <w:bodyDiv w:val="1"/>
      <w:marLeft w:val="0"/>
      <w:marRight w:val="0"/>
      <w:marTop w:val="0"/>
      <w:marBottom w:val="0"/>
      <w:divBdr>
        <w:top w:val="none" w:sz="0" w:space="0" w:color="auto"/>
        <w:left w:val="none" w:sz="0" w:space="0" w:color="auto"/>
        <w:bottom w:val="none" w:sz="0" w:space="0" w:color="auto"/>
        <w:right w:val="none" w:sz="0" w:space="0" w:color="auto"/>
      </w:divBdr>
    </w:div>
    <w:div w:id="1450708831">
      <w:bodyDiv w:val="1"/>
      <w:marLeft w:val="0"/>
      <w:marRight w:val="0"/>
      <w:marTop w:val="0"/>
      <w:marBottom w:val="0"/>
      <w:divBdr>
        <w:top w:val="none" w:sz="0" w:space="0" w:color="auto"/>
        <w:left w:val="none" w:sz="0" w:space="0" w:color="auto"/>
        <w:bottom w:val="none" w:sz="0" w:space="0" w:color="auto"/>
        <w:right w:val="none" w:sz="0" w:space="0" w:color="auto"/>
      </w:divBdr>
    </w:div>
    <w:div w:id="1450781781">
      <w:bodyDiv w:val="1"/>
      <w:marLeft w:val="0"/>
      <w:marRight w:val="0"/>
      <w:marTop w:val="0"/>
      <w:marBottom w:val="0"/>
      <w:divBdr>
        <w:top w:val="none" w:sz="0" w:space="0" w:color="auto"/>
        <w:left w:val="none" w:sz="0" w:space="0" w:color="auto"/>
        <w:bottom w:val="none" w:sz="0" w:space="0" w:color="auto"/>
        <w:right w:val="none" w:sz="0" w:space="0" w:color="auto"/>
      </w:divBdr>
    </w:div>
    <w:div w:id="1451322470">
      <w:bodyDiv w:val="1"/>
      <w:marLeft w:val="0"/>
      <w:marRight w:val="0"/>
      <w:marTop w:val="0"/>
      <w:marBottom w:val="0"/>
      <w:divBdr>
        <w:top w:val="none" w:sz="0" w:space="0" w:color="auto"/>
        <w:left w:val="none" w:sz="0" w:space="0" w:color="auto"/>
        <w:bottom w:val="none" w:sz="0" w:space="0" w:color="auto"/>
        <w:right w:val="none" w:sz="0" w:space="0" w:color="auto"/>
      </w:divBdr>
    </w:div>
    <w:div w:id="1451438339">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699982">
      <w:bodyDiv w:val="1"/>
      <w:marLeft w:val="0"/>
      <w:marRight w:val="0"/>
      <w:marTop w:val="0"/>
      <w:marBottom w:val="0"/>
      <w:divBdr>
        <w:top w:val="none" w:sz="0" w:space="0" w:color="auto"/>
        <w:left w:val="none" w:sz="0" w:space="0" w:color="auto"/>
        <w:bottom w:val="none" w:sz="0" w:space="0" w:color="auto"/>
        <w:right w:val="none" w:sz="0" w:space="0" w:color="auto"/>
      </w:divBdr>
    </w:div>
    <w:div w:id="1452675623">
      <w:bodyDiv w:val="1"/>
      <w:marLeft w:val="0"/>
      <w:marRight w:val="0"/>
      <w:marTop w:val="0"/>
      <w:marBottom w:val="0"/>
      <w:divBdr>
        <w:top w:val="none" w:sz="0" w:space="0" w:color="auto"/>
        <w:left w:val="none" w:sz="0" w:space="0" w:color="auto"/>
        <w:bottom w:val="none" w:sz="0" w:space="0" w:color="auto"/>
        <w:right w:val="none" w:sz="0" w:space="0" w:color="auto"/>
      </w:divBdr>
    </w:div>
    <w:div w:id="1452748348">
      <w:bodyDiv w:val="1"/>
      <w:marLeft w:val="0"/>
      <w:marRight w:val="0"/>
      <w:marTop w:val="0"/>
      <w:marBottom w:val="0"/>
      <w:divBdr>
        <w:top w:val="none" w:sz="0" w:space="0" w:color="auto"/>
        <w:left w:val="none" w:sz="0" w:space="0" w:color="auto"/>
        <w:bottom w:val="none" w:sz="0" w:space="0" w:color="auto"/>
        <w:right w:val="none" w:sz="0" w:space="0" w:color="auto"/>
      </w:divBdr>
    </w:div>
    <w:div w:id="1453204180">
      <w:bodyDiv w:val="1"/>
      <w:marLeft w:val="0"/>
      <w:marRight w:val="0"/>
      <w:marTop w:val="0"/>
      <w:marBottom w:val="0"/>
      <w:divBdr>
        <w:top w:val="none" w:sz="0" w:space="0" w:color="auto"/>
        <w:left w:val="none" w:sz="0" w:space="0" w:color="auto"/>
        <w:bottom w:val="none" w:sz="0" w:space="0" w:color="auto"/>
        <w:right w:val="none" w:sz="0" w:space="0" w:color="auto"/>
      </w:divBdr>
    </w:div>
    <w:div w:id="1453282747">
      <w:bodyDiv w:val="1"/>
      <w:marLeft w:val="0"/>
      <w:marRight w:val="0"/>
      <w:marTop w:val="0"/>
      <w:marBottom w:val="0"/>
      <w:divBdr>
        <w:top w:val="none" w:sz="0" w:space="0" w:color="auto"/>
        <w:left w:val="none" w:sz="0" w:space="0" w:color="auto"/>
        <w:bottom w:val="none" w:sz="0" w:space="0" w:color="auto"/>
        <w:right w:val="none" w:sz="0" w:space="0" w:color="auto"/>
      </w:divBdr>
    </w:div>
    <w:div w:id="1453675317">
      <w:bodyDiv w:val="1"/>
      <w:marLeft w:val="0"/>
      <w:marRight w:val="0"/>
      <w:marTop w:val="0"/>
      <w:marBottom w:val="0"/>
      <w:divBdr>
        <w:top w:val="none" w:sz="0" w:space="0" w:color="auto"/>
        <w:left w:val="none" w:sz="0" w:space="0" w:color="auto"/>
        <w:bottom w:val="none" w:sz="0" w:space="0" w:color="auto"/>
        <w:right w:val="none" w:sz="0" w:space="0" w:color="auto"/>
      </w:divBdr>
    </w:div>
    <w:div w:id="1454446390">
      <w:bodyDiv w:val="1"/>
      <w:marLeft w:val="0"/>
      <w:marRight w:val="0"/>
      <w:marTop w:val="0"/>
      <w:marBottom w:val="0"/>
      <w:divBdr>
        <w:top w:val="none" w:sz="0" w:space="0" w:color="auto"/>
        <w:left w:val="none" w:sz="0" w:space="0" w:color="auto"/>
        <w:bottom w:val="none" w:sz="0" w:space="0" w:color="auto"/>
        <w:right w:val="none" w:sz="0" w:space="0" w:color="auto"/>
      </w:divBdr>
    </w:div>
    <w:div w:id="1454790640">
      <w:bodyDiv w:val="1"/>
      <w:marLeft w:val="0"/>
      <w:marRight w:val="0"/>
      <w:marTop w:val="0"/>
      <w:marBottom w:val="0"/>
      <w:divBdr>
        <w:top w:val="none" w:sz="0" w:space="0" w:color="auto"/>
        <w:left w:val="none" w:sz="0" w:space="0" w:color="auto"/>
        <w:bottom w:val="none" w:sz="0" w:space="0" w:color="auto"/>
        <w:right w:val="none" w:sz="0" w:space="0" w:color="auto"/>
      </w:divBdr>
    </w:div>
    <w:div w:id="1454864572">
      <w:bodyDiv w:val="1"/>
      <w:marLeft w:val="0"/>
      <w:marRight w:val="0"/>
      <w:marTop w:val="0"/>
      <w:marBottom w:val="0"/>
      <w:divBdr>
        <w:top w:val="none" w:sz="0" w:space="0" w:color="auto"/>
        <w:left w:val="none" w:sz="0" w:space="0" w:color="auto"/>
        <w:bottom w:val="none" w:sz="0" w:space="0" w:color="auto"/>
        <w:right w:val="none" w:sz="0" w:space="0" w:color="auto"/>
      </w:divBdr>
    </w:div>
    <w:div w:id="1455172986">
      <w:bodyDiv w:val="1"/>
      <w:marLeft w:val="0"/>
      <w:marRight w:val="0"/>
      <w:marTop w:val="0"/>
      <w:marBottom w:val="0"/>
      <w:divBdr>
        <w:top w:val="none" w:sz="0" w:space="0" w:color="auto"/>
        <w:left w:val="none" w:sz="0" w:space="0" w:color="auto"/>
        <w:bottom w:val="none" w:sz="0" w:space="0" w:color="auto"/>
        <w:right w:val="none" w:sz="0" w:space="0" w:color="auto"/>
      </w:divBdr>
    </w:div>
    <w:div w:id="1456365887">
      <w:bodyDiv w:val="1"/>
      <w:marLeft w:val="0"/>
      <w:marRight w:val="0"/>
      <w:marTop w:val="0"/>
      <w:marBottom w:val="0"/>
      <w:divBdr>
        <w:top w:val="none" w:sz="0" w:space="0" w:color="auto"/>
        <w:left w:val="none" w:sz="0" w:space="0" w:color="auto"/>
        <w:bottom w:val="none" w:sz="0" w:space="0" w:color="auto"/>
        <w:right w:val="none" w:sz="0" w:space="0" w:color="auto"/>
      </w:divBdr>
    </w:div>
    <w:div w:id="1456949598">
      <w:bodyDiv w:val="1"/>
      <w:marLeft w:val="0"/>
      <w:marRight w:val="0"/>
      <w:marTop w:val="0"/>
      <w:marBottom w:val="0"/>
      <w:divBdr>
        <w:top w:val="none" w:sz="0" w:space="0" w:color="auto"/>
        <w:left w:val="none" w:sz="0" w:space="0" w:color="auto"/>
        <w:bottom w:val="none" w:sz="0" w:space="0" w:color="auto"/>
        <w:right w:val="none" w:sz="0" w:space="0" w:color="auto"/>
      </w:divBdr>
    </w:div>
    <w:div w:id="1457329985">
      <w:bodyDiv w:val="1"/>
      <w:marLeft w:val="0"/>
      <w:marRight w:val="0"/>
      <w:marTop w:val="0"/>
      <w:marBottom w:val="0"/>
      <w:divBdr>
        <w:top w:val="none" w:sz="0" w:space="0" w:color="auto"/>
        <w:left w:val="none" w:sz="0" w:space="0" w:color="auto"/>
        <w:bottom w:val="none" w:sz="0" w:space="0" w:color="auto"/>
        <w:right w:val="none" w:sz="0" w:space="0" w:color="auto"/>
      </w:divBdr>
    </w:div>
    <w:div w:id="1457455876">
      <w:bodyDiv w:val="1"/>
      <w:marLeft w:val="0"/>
      <w:marRight w:val="0"/>
      <w:marTop w:val="0"/>
      <w:marBottom w:val="0"/>
      <w:divBdr>
        <w:top w:val="none" w:sz="0" w:space="0" w:color="auto"/>
        <w:left w:val="none" w:sz="0" w:space="0" w:color="auto"/>
        <w:bottom w:val="none" w:sz="0" w:space="0" w:color="auto"/>
        <w:right w:val="none" w:sz="0" w:space="0" w:color="auto"/>
      </w:divBdr>
    </w:div>
    <w:div w:id="1457606298">
      <w:bodyDiv w:val="1"/>
      <w:marLeft w:val="0"/>
      <w:marRight w:val="0"/>
      <w:marTop w:val="0"/>
      <w:marBottom w:val="0"/>
      <w:divBdr>
        <w:top w:val="none" w:sz="0" w:space="0" w:color="auto"/>
        <w:left w:val="none" w:sz="0" w:space="0" w:color="auto"/>
        <w:bottom w:val="none" w:sz="0" w:space="0" w:color="auto"/>
        <w:right w:val="none" w:sz="0" w:space="0" w:color="auto"/>
      </w:divBdr>
    </w:div>
    <w:div w:id="1458141618">
      <w:bodyDiv w:val="1"/>
      <w:marLeft w:val="0"/>
      <w:marRight w:val="0"/>
      <w:marTop w:val="0"/>
      <w:marBottom w:val="0"/>
      <w:divBdr>
        <w:top w:val="none" w:sz="0" w:space="0" w:color="auto"/>
        <w:left w:val="none" w:sz="0" w:space="0" w:color="auto"/>
        <w:bottom w:val="none" w:sz="0" w:space="0" w:color="auto"/>
        <w:right w:val="none" w:sz="0" w:space="0" w:color="auto"/>
      </w:divBdr>
    </w:div>
    <w:div w:id="1458452708">
      <w:bodyDiv w:val="1"/>
      <w:marLeft w:val="0"/>
      <w:marRight w:val="0"/>
      <w:marTop w:val="0"/>
      <w:marBottom w:val="0"/>
      <w:divBdr>
        <w:top w:val="none" w:sz="0" w:space="0" w:color="auto"/>
        <w:left w:val="none" w:sz="0" w:space="0" w:color="auto"/>
        <w:bottom w:val="none" w:sz="0" w:space="0" w:color="auto"/>
        <w:right w:val="none" w:sz="0" w:space="0" w:color="auto"/>
      </w:divBdr>
    </w:div>
    <w:div w:id="1458985870">
      <w:bodyDiv w:val="1"/>
      <w:marLeft w:val="0"/>
      <w:marRight w:val="0"/>
      <w:marTop w:val="0"/>
      <w:marBottom w:val="0"/>
      <w:divBdr>
        <w:top w:val="none" w:sz="0" w:space="0" w:color="auto"/>
        <w:left w:val="none" w:sz="0" w:space="0" w:color="auto"/>
        <w:bottom w:val="none" w:sz="0" w:space="0" w:color="auto"/>
        <w:right w:val="none" w:sz="0" w:space="0" w:color="auto"/>
      </w:divBdr>
    </w:div>
    <w:div w:id="1460563416">
      <w:bodyDiv w:val="1"/>
      <w:marLeft w:val="0"/>
      <w:marRight w:val="0"/>
      <w:marTop w:val="0"/>
      <w:marBottom w:val="0"/>
      <w:divBdr>
        <w:top w:val="none" w:sz="0" w:space="0" w:color="auto"/>
        <w:left w:val="none" w:sz="0" w:space="0" w:color="auto"/>
        <w:bottom w:val="none" w:sz="0" w:space="0" w:color="auto"/>
        <w:right w:val="none" w:sz="0" w:space="0" w:color="auto"/>
      </w:divBdr>
    </w:div>
    <w:div w:id="1461462268">
      <w:bodyDiv w:val="1"/>
      <w:marLeft w:val="0"/>
      <w:marRight w:val="0"/>
      <w:marTop w:val="0"/>
      <w:marBottom w:val="0"/>
      <w:divBdr>
        <w:top w:val="none" w:sz="0" w:space="0" w:color="auto"/>
        <w:left w:val="none" w:sz="0" w:space="0" w:color="auto"/>
        <w:bottom w:val="none" w:sz="0" w:space="0" w:color="auto"/>
        <w:right w:val="none" w:sz="0" w:space="0" w:color="auto"/>
      </w:divBdr>
    </w:div>
    <w:div w:id="1461463201">
      <w:bodyDiv w:val="1"/>
      <w:marLeft w:val="0"/>
      <w:marRight w:val="0"/>
      <w:marTop w:val="0"/>
      <w:marBottom w:val="0"/>
      <w:divBdr>
        <w:top w:val="none" w:sz="0" w:space="0" w:color="auto"/>
        <w:left w:val="none" w:sz="0" w:space="0" w:color="auto"/>
        <w:bottom w:val="none" w:sz="0" w:space="0" w:color="auto"/>
        <w:right w:val="none" w:sz="0" w:space="0" w:color="auto"/>
      </w:divBdr>
    </w:div>
    <w:div w:id="1461805352">
      <w:bodyDiv w:val="1"/>
      <w:marLeft w:val="0"/>
      <w:marRight w:val="0"/>
      <w:marTop w:val="0"/>
      <w:marBottom w:val="0"/>
      <w:divBdr>
        <w:top w:val="none" w:sz="0" w:space="0" w:color="auto"/>
        <w:left w:val="none" w:sz="0" w:space="0" w:color="auto"/>
        <w:bottom w:val="none" w:sz="0" w:space="0" w:color="auto"/>
        <w:right w:val="none" w:sz="0" w:space="0" w:color="auto"/>
      </w:divBdr>
    </w:div>
    <w:div w:id="1462530678">
      <w:bodyDiv w:val="1"/>
      <w:marLeft w:val="0"/>
      <w:marRight w:val="0"/>
      <w:marTop w:val="0"/>
      <w:marBottom w:val="0"/>
      <w:divBdr>
        <w:top w:val="none" w:sz="0" w:space="0" w:color="auto"/>
        <w:left w:val="none" w:sz="0" w:space="0" w:color="auto"/>
        <w:bottom w:val="none" w:sz="0" w:space="0" w:color="auto"/>
        <w:right w:val="none" w:sz="0" w:space="0" w:color="auto"/>
      </w:divBdr>
    </w:div>
    <w:div w:id="1462723310">
      <w:bodyDiv w:val="1"/>
      <w:marLeft w:val="0"/>
      <w:marRight w:val="0"/>
      <w:marTop w:val="0"/>
      <w:marBottom w:val="0"/>
      <w:divBdr>
        <w:top w:val="none" w:sz="0" w:space="0" w:color="auto"/>
        <w:left w:val="none" w:sz="0" w:space="0" w:color="auto"/>
        <w:bottom w:val="none" w:sz="0" w:space="0" w:color="auto"/>
        <w:right w:val="none" w:sz="0" w:space="0" w:color="auto"/>
      </w:divBdr>
    </w:div>
    <w:div w:id="1463496433">
      <w:bodyDiv w:val="1"/>
      <w:marLeft w:val="0"/>
      <w:marRight w:val="0"/>
      <w:marTop w:val="0"/>
      <w:marBottom w:val="0"/>
      <w:divBdr>
        <w:top w:val="none" w:sz="0" w:space="0" w:color="auto"/>
        <w:left w:val="none" w:sz="0" w:space="0" w:color="auto"/>
        <w:bottom w:val="none" w:sz="0" w:space="0" w:color="auto"/>
        <w:right w:val="none" w:sz="0" w:space="0" w:color="auto"/>
      </w:divBdr>
    </w:div>
    <w:div w:id="1463500694">
      <w:bodyDiv w:val="1"/>
      <w:marLeft w:val="0"/>
      <w:marRight w:val="0"/>
      <w:marTop w:val="0"/>
      <w:marBottom w:val="0"/>
      <w:divBdr>
        <w:top w:val="none" w:sz="0" w:space="0" w:color="auto"/>
        <w:left w:val="none" w:sz="0" w:space="0" w:color="auto"/>
        <w:bottom w:val="none" w:sz="0" w:space="0" w:color="auto"/>
        <w:right w:val="none" w:sz="0" w:space="0" w:color="auto"/>
      </w:divBdr>
    </w:div>
    <w:div w:id="1464079813">
      <w:bodyDiv w:val="1"/>
      <w:marLeft w:val="0"/>
      <w:marRight w:val="0"/>
      <w:marTop w:val="0"/>
      <w:marBottom w:val="0"/>
      <w:divBdr>
        <w:top w:val="none" w:sz="0" w:space="0" w:color="auto"/>
        <w:left w:val="none" w:sz="0" w:space="0" w:color="auto"/>
        <w:bottom w:val="none" w:sz="0" w:space="0" w:color="auto"/>
        <w:right w:val="none" w:sz="0" w:space="0" w:color="auto"/>
      </w:divBdr>
    </w:div>
    <w:div w:id="1464271409">
      <w:bodyDiv w:val="1"/>
      <w:marLeft w:val="0"/>
      <w:marRight w:val="0"/>
      <w:marTop w:val="0"/>
      <w:marBottom w:val="0"/>
      <w:divBdr>
        <w:top w:val="none" w:sz="0" w:space="0" w:color="auto"/>
        <w:left w:val="none" w:sz="0" w:space="0" w:color="auto"/>
        <w:bottom w:val="none" w:sz="0" w:space="0" w:color="auto"/>
        <w:right w:val="none" w:sz="0" w:space="0" w:color="auto"/>
      </w:divBdr>
    </w:div>
    <w:div w:id="1464731264">
      <w:bodyDiv w:val="1"/>
      <w:marLeft w:val="0"/>
      <w:marRight w:val="0"/>
      <w:marTop w:val="0"/>
      <w:marBottom w:val="0"/>
      <w:divBdr>
        <w:top w:val="none" w:sz="0" w:space="0" w:color="auto"/>
        <w:left w:val="none" w:sz="0" w:space="0" w:color="auto"/>
        <w:bottom w:val="none" w:sz="0" w:space="0" w:color="auto"/>
        <w:right w:val="none" w:sz="0" w:space="0" w:color="auto"/>
      </w:divBdr>
    </w:div>
    <w:div w:id="1464812384">
      <w:bodyDiv w:val="1"/>
      <w:marLeft w:val="0"/>
      <w:marRight w:val="0"/>
      <w:marTop w:val="0"/>
      <w:marBottom w:val="0"/>
      <w:divBdr>
        <w:top w:val="none" w:sz="0" w:space="0" w:color="auto"/>
        <w:left w:val="none" w:sz="0" w:space="0" w:color="auto"/>
        <w:bottom w:val="none" w:sz="0" w:space="0" w:color="auto"/>
        <w:right w:val="none" w:sz="0" w:space="0" w:color="auto"/>
      </w:divBdr>
    </w:div>
    <w:div w:id="1465007328">
      <w:bodyDiv w:val="1"/>
      <w:marLeft w:val="0"/>
      <w:marRight w:val="0"/>
      <w:marTop w:val="0"/>
      <w:marBottom w:val="0"/>
      <w:divBdr>
        <w:top w:val="none" w:sz="0" w:space="0" w:color="auto"/>
        <w:left w:val="none" w:sz="0" w:space="0" w:color="auto"/>
        <w:bottom w:val="none" w:sz="0" w:space="0" w:color="auto"/>
        <w:right w:val="none" w:sz="0" w:space="0" w:color="auto"/>
      </w:divBdr>
    </w:div>
    <w:div w:id="1465155580">
      <w:bodyDiv w:val="1"/>
      <w:marLeft w:val="0"/>
      <w:marRight w:val="0"/>
      <w:marTop w:val="0"/>
      <w:marBottom w:val="0"/>
      <w:divBdr>
        <w:top w:val="none" w:sz="0" w:space="0" w:color="auto"/>
        <w:left w:val="none" w:sz="0" w:space="0" w:color="auto"/>
        <w:bottom w:val="none" w:sz="0" w:space="0" w:color="auto"/>
        <w:right w:val="none" w:sz="0" w:space="0" w:color="auto"/>
      </w:divBdr>
    </w:div>
    <w:div w:id="1465612097">
      <w:bodyDiv w:val="1"/>
      <w:marLeft w:val="0"/>
      <w:marRight w:val="0"/>
      <w:marTop w:val="0"/>
      <w:marBottom w:val="0"/>
      <w:divBdr>
        <w:top w:val="none" w:sz="0" w:space="0" w:color="auto"/>
        <w:left w:val="none" w:sz="0" w:space="0" w:color="auto"/>
        <w:bottom w:val="none" w:sz="0" w:space="0" w:color="auto"/>
        <w:right w:val="none" w:sz="0" w:space="0" w:color="auto"/>
      </w:divBdr>
    </w:div>
    <w:div w:id="1465923303">
      <w:bodyDiv w:val="1"/>
      <w:marLeft w:val="0"/>
      <w:marRight w:val="0"/>
      <w:marTop w:val="0"/>
      <w:marBottom w:val="0"/>
      <w:divBdr>
        <w:top w:val="none" w:sz="0" w:space="0" w:color="auto"/>
        <w:left w:val="none" w:sz="0" w:space="0" w:color="auto"/>
        <w:bottom w:val="none" w:sz="0" w:space="0" w:color="auto"/>
        <w:right w:val="none" w:sz="0" w:space="0" w:color="auto"/>
      </w:divBdr>
    </w:div>
    <w:div w:id="1466657377">
      <w:bodyDiv w:val="1"/>
      <w:marLeft w:val="0"/>
      <w:marRight w:val="0"/>
      <w:marTop w:val="0"/>
      <w:marBottom w:val="0"/>
      <w:divBdr>
        <w:top w:val="none" w:sz="0" w:space="0" w:color="auto"/>
        <w:left w:val="none" w:sz="0" w:space="0" w:color="auto"/>
        <w:bottom w:val="none" w:sz="0" w:space="0" w:color="auto"/>
        <w:right w:val="none" w:sz="0" w:space="0" w:color="auto"/>
      </w:divBdr>
    </w:div>
    <w:div w:id="1466700051">
      <w:bodyDiv w:val="1"/>
      <w:marLeft w:val="0"/>
      <w:marRight w:val="0"/>
      <w:marTop w:val="0"/>
      <w:marBottom w:val="0"/>
      <w:divBdr>
        <w:top w:val="none" w:sz="0" w:space="0" w:color="auto"/>
        <w:left w:val="none" w:sz="0" w:space="0" w:color="auto"/>
        <w:bottom w:val="none" w:sz="0" w:space="0" w:color="auto"/>
        <w:right w:val="none" w:sz="0" w:space="0" w:color="auto"/>
      </w:divBdr>
    </w:div>
    <w:div w:id="1466773130">
      <w:bodyDiv w:val="1"/>
      <w:marLeft w:val="0"/>
      <w:marRight w:val="0"/>
      <w:marTop w:val="0"/>
      <w:marBottom w:val="0"/>
      <w:divBdr>
        <w:top w:val="none" w:sz="0" w:space="0" w:color="auto"/>
        <w:left w:val="none" w:sz="0" w:space="0" w:color="auto"/>
        <w:bottom w:val="none" w:sz="0" w:space="0" w:color="auto"/>
        <w:right w:val="none" w:sz="0" w:space="0" w:color="auto"/>
      </w:divBdr>
    </w:div>
    <w:div w:id="1467042776">
      <w:bodyDiv w:val="1"/>
      <w:marLeft w:val="0"/>
      <w:marRight w:val="0"/>
      <w:marTop w:val="0"/>
      <w:marBottom w:val="0"/>
      <w:divBdr>
        <w:top w:val="none" w:sz="0" w:space="0" w:color="auto"/>
        <w:left w:val="none" w:sz="0" w:space="0" w:color="auto"/>
        <w:bottom w:val="none" w:sz="0" w:space="0" w:color="auto"/>
        <w:right w:val="none" w:sz="0" w:space="0" w:color="auto"/>
      </w:divBdr>
    </w:div>
    <w:div w:id="1467159052">
      <w:bodyDiv w:val="1"/>
      <w:marLeft w:val="0"/>
      <w:marRight w:val="0"/>
      <w:marTop w:val="0"/>
      <w:marBottom w:val="0"/>
      <w:divBdr>
        <w:top w:val="none" w:sz="0" w:space="0" w:color="auto"/>
        <w:left w:val="none" w:sz="0" w:space="0" w:color="auto"/>
        <w:bottom w:val="none" w:sz="0" w:space="0" w:color="auto"/>
        <w:right w:val="none" w:sz="0" w:space="0" w:color="auto"/>
      </w:divBdr>
    </w:div>
    <w:div w:id="1467161993">
      <w:bodyDiv w:val="1"/>
      <w:marLeft w:val="0"/>
      <w:marRight w:val="0"/>
      <w:marTop w:val="0"/>
      <w:marBottom w:val="0"/>
      <w:divBdr>
        <w:top w:val="none" w:sz="0" w:space="0" w:color="auto"/>
        <w:left w:val="none" w:sz="0" w:space="0" w:color="auto"/>
        <w:bottom w:val="none" w:sz="0" w:space="0" w:color="auto"/>
        <w:right w:val="none" w:sz="0" w:space="0" w:color="auto"/>
      </w:divBdr>
    </w:div>
    <w:div w:id="1467355012">
      <w:bodyDiv w:val="1"/>
      <w:marLeft w:val="0"/>
      <w:marRight w:val="0"/>
      <w:marTop w:val="0"/>
      <w:marBottom w:val="0"/>
      <w:divBdr>
        <w:top w:val="none" w:sz="0" w:space="0" w:color="auto"/>
        <w:left w:val="none" w:sz="0" w:space="0" w:color="auto"/>
        <w:bottom w:val="none" w:sz="0" w:space="0" w:color="auto"/>
        <w:right w:val="none" w:sz="0" w:space="0" w:color="auto"/>
      </w:divBdr>
    </w:div>
    <w:div w:id="1467577752">
      <w:bodyDiv w:val="1"/>
      <w:marLeft w:val="0"/>
      <w:marRight w:val="0"/>
      <w:marTop w:val="0"/>
      <w:marBottom w:val="0"/>
      <w:divBdr>
        <w:top w:val="none" w:sz="0" w:space="0" w:color="auto"/>
        <w:left w:val="none" w:sz="0" w:space="0" w:color="auto"/>
        <w:bottom w:val="none" w:sz="0" w:space="0" w:color="auto"/>
        <w:right w:val="none" w:sz="0" w:space="0" w:color="auto"/>
      </w:divBdr>
    </w:div>
    <w:div w:id="1467621339">
      <w:bodyDiv w:val="1"/>
      <w:marLeft w:val="0"/>
      <w:marRight w:val="0"/>
      <w:marTop w:val="0"/>
      <w:marBottom w:val="0"/>
      <w:divBdr>
        <w:top w:val="none" w:sz="0" w:space="0" w:color="auto"/>
        <w:left w:val="none" w:sz="0" w:space="0" w:color="auto"/>
        <w:bottom w:val="none" w:sz="0" w:space="0" w:color="auto"/>
        <w:right w:val="none" w:sz="0" w:space="0" w:color="auto"/>
      </w:divBdr>
    </w:div>
    <w:div w:id="1468008376">
      <w:bodyDiv w:val="1"/>
      <w:marLeft w:val="0"/>
      <w:marRight w:val="0"/>
      <w:marTop w:val="0"/>
      <w:marBottom w:val="0"/>
      <w:divBdr>
        <w:top w:val="none" w:sz="0" w:space="0" w:color="auto"/>
        <w:left w:val="none" w:sz="0" w:space="0" w:color="auto"/>
        <w:bottom w:val="none" w:sz="0" w:space="0" w:color="auto"/>
        <w:right w:val="none" w:sz="0" w:space="0" w:color="auto"/>
      </w:divBdr>
    </w:div>
    <w:div w:id="1468157006">
      <w:bodyDiv w:val="1"/>
      <w:marLeft w:val="0"/>
      <w:marRight w:val="0"/>
      <w:marTop w:val="0"/>
      <w:marBottom w:val="0"/>
      <w:divBdr>
        <w:top w:val="none" w:sz="0" w:space="0" w:color="auto"/>
        <w:left w:val="none" w:sz="0" w:space="0" w:color="auto"/>
        <w:bottom w:val="none" w:sz="0" w:space="0" w:color="auto"/>
        <w:right w:val="none" w:sz="0" w:space="0" w:color="auto"/>
      </w:divBdr>
    </w:div>
    <w:div w:id="1469274582">
      <w:bodyDiv w:val="1"/>
      <w:marLeft w:val="0"/>
      <w:marRight w:val="0"/>
      <w:marTop w:val="0"/>
      <w:marBottom w:val="0"/>
      <w:divBdr>
        <w:top w:val="none" w:sz="0" w:space="0" w:color="auto"/>
        <w:left w:val="none" w:sz="0" w:space="0" w:color="auto"/>
        <w:bottom w:val="none" w:sz="0" w:space="0" w:color="auto"/>
        <w:right w:val="none" w:sz="0" w:space="0" w:color="auto"/>
      </w:divBdr>
    </w:div>
    <w:div w:id="1469283598">
      <w:bodyDiv w:val="1"/>
      <w:marLeft w:val="0"/>
      <w:marRight w:val="0"/>
      <w:marTop w:val="0"/>
      <w:marBottom w:val="0"/>
      <w:divBdr>
        <w:top w:val="none" w:sz="0" w:space="0" w:color="auto"/>
        <w:left w:val="none" w:sz="0" w:space="0" w:color="auto"/>
        <w:bottom w:val="none" w:sz="0" w:space="0" w:color="auto"/>
        <w:right w:val="none" w:sz="0" w:space="0" w:color="auto"/>
      </w:divBdr>
    </w:div>
    <w:div w:id="1469786757">
      <w:bodyDiv w:val="1"/>
      <w:marLeft w:val="0"/>
      <w:marRight w:val="0"/>
      <w:marTop w:val="0"/>
      <w:marBottom w:val="0"/>
      <w:divBdr>
        <w:top w:val="none" w:sz="0" w:space="0" w:color="auto"/>
        <w:left w:val="none" w:sz="0" w:space="0" w:color="auto"/>
        <w:bottom w:val="none" w:sz="0" w:space="0" w:color="auto"/>
        <w:right w:val="none" w:sz="0" w:space="0" w:color="auto"/>
      </w:divBdr>
    </w:div>
    <w:div w:id="1470051225">
      <w:bodyDiv w:val="1"/>
      <w:marLeft w:val="0"/>
      <w:marRight w:val="0"/>
      <w:marTop w:val="0"/>
      <w:marBottom w:val="0"/>
      <w:divBdr>
        <w:top w:val="none" w:sz="0" w:space="0" w:color="auto"/>
        <w:left w:val="none" w:sz="0" w:space="0" w:color="auto"/>
        <w:bottom w:val="none" w:sz="0" w:space="0" w:color="auto"/>
        <w:right w:val="none" w:sz="0" w:space="0" w:color="auto"/>
      </w:divBdr>
    </w:div>
    <w:div w:id="1470199333">
      <w:bodyDiv w:val="1"/>
      <w:marLeft w:val="0"/>
      <w:marRight w:val="0"/>
      <w:marTop w:val="0"/>
      <w:marBottom w:val="0"/>
      <w:divBdr>
        <w:top w:val="none" w:sz="0" w:space="0" w:color="auto"/>
        <w:left w:val="none" w:sz="0" w:space="0" w:color="auto"/>
        <w:bottom w:val="none" w:sz="0" w:space="0" w:color="auto"/>
        <w:right w:val="none" w:sz="0" w:space="0" w:color="auto"/>
      </w:divBdr>
    </w:div>
    <w:div w:id="1470325607">
      <w:bodyDiv w:val="1"/>
      <w:marLeft w:val="0"/>
      <w:marRight w:val="0"/>
      <w:marTop w:val="0"/>
      <w:marBottom w:val="0"/>
      <w:divBdr>
        <w:top w:val="none" w:sz="0" w:space="0" w:color="auto"/>
        <w:left w:val="none" w:sz="0" w:space="0" w:color="auto"/>
        <w:bottom w:val="none" w:sz="0" w:space="0" w:color="auto"/>
        <w:right w:val="none" w:sz="0" w:space="0" w:color="auto"/>
      </w:divBdr>
    </w:div>
    <w:div w:id="1470395280">
      <w:bodyDiv w:val="1"/>
      <w:marLeft w:val="0"/>
      <w:marRight w:val="0"/>
      <w:marTop w:val="0"/>
      <w:marBottom w:val="0"/>
      <w:divBdr>
        <w:top w:val="none" w:sz="0" w:space="0" w:color="auto"/>
        <w:left w:val="none" w:sz="0" w:space="0" w:color="auto"/>
        <w:bottom w:val="none" w:sz="0" w:space="0" w:color="auto"/>
        <w:right w:val="none" w:sz="0" w:space="0" w:color="auto"/>
      </w:divBdr>
    </w:div>
    <w:div w:id="1470395524">
      <w:bodyDiv w:val="1"/>
      <w:marLeft w:val="0"/>
      <w:marRight w:val="0"/>
      <w:marTop w:val="0"/>
      <w:marBottom w:val="0"/>
      <w:divBdr>
        <w:top w:val="none" w:sz="0" w:space="0" w:color="auto"/>
        <w:left w:val="none" w:sz="0" w:space="0" w:color="auto"/>
        <w:bottom w:val="none" w:sz="0" w:space="0" w:color="auto"/>
        <w:right w:val="none" w:sz="0" w:space="0" w:color="auto"/>
      </w:divBdr>
    </w:div>
    <w:div w:id="1470708895">
      <w:bodyDiv w:val="1"/>
      <w:marLeft w:val="0"/>
      <w:marRight w:val="0"/>
      <w:marTop w:val="0"/>
      <w:marBottom w:val="0"/>
      <w:divBdr>
        <w:top w:val="none" w:sz="0" w:space="0" w:color="auto"/>
        <w:left w:val="none" w:sz="0" w:space="0" w:color="auto"/>
        <w:bottom w:val="none" w:sz="0" w:space="0" w:color="auto"/>
        <w:right w:val="none" w:sz="0" w:space="0" w:color="auto"/>
      </w:divBdr>
    </w:div>
    <w:div w:id="1470825591">
      <w:bodyDiv w:val="1"/>
      <w:marLeft w:val="0"/>
      <w:marRight w:val="0"/>
      <w:marTop w:val="0"/>
      <w:marBottom w:val="0"/>
      <w:divBdr>
        <w:top w:val="none" w:sz="0" w:space="0" w:color="auto"/>
        <w:left w:val="none" w:sz="0" w:space="0" w:color="auto"/>
        <w:bottom w:val="none" w:sz="0" w:space="0" w:color="auto"/>
        <w:right w:val="none" w:sz="0" w:space="0" w:color="auto"/>
      </w:divBdr>
    </w:div>
    <w:div w:id="1471442203">
      <w:bodyDiv w:val="1"/>
      <w:marLeft w:val="0"/>
      <w:marRight w:val="0"/>
      <w:marTop w:val="0"/>
      <w:marBottom w:val="0"/>
      <w:divBdr>
        <w:top w:val="none" w:sz="0" w:space="0" w:color="auto"/>
        <w:left w:val="none" w:sz="0" w:space="0" w:color="auto"/>
        <w:bottom w:val="none" w:sz="0" w:space="0" w:color="auto"/>
        <w:right w:val="none" w:sz="0" w:space="0" w:color="auto"/>
      </w:divBdr>
    </w:div>
    <w:div w:id="1471442762">
      <w:bodyDiv w:val="1"/>
      <w:marLeft w:val="0"/>
      <w:marRight w:val="0"/>
      <w:marTop w:val="0"/>
      <w:marBottom w:val="0"/>
      <w:divBdr>
        <w:top w:val="none" w:sz="0" w:space="0" w:color="auto"/>
        <w:left w:val="none" w:sz="0" w:space="0" w:color="auto"/>
        <w:bottom w:val="none" w:sz="0" w:space="0" w:color="auto"/>
        <w:right w:val="none" w:sz="0" w:space="0" w:color="auto"/>
      </w:divBdr>
    </w:div>
    <w:div w:id="1471829004">
      <w:bodyDiv w:val="1"/>
      <w:marLeft w:val="0"/>
      <w:marRight w:val="0"/>
      <w:marTop w:val="0"/>
      <w:marBottom w:val="0"/>
      <w:divBdr>
        <w:top w:val="none" w:sz="0" w:space="0" w:color="auto"/>
        <w:left w:val="none" w:sz="0" w:space="0" w:color="auto"/>
        <w:bottom w:val="none" w:sz="0" w:space="0" w:color="auto"/>
        <w:right w:val="none" w:sz="0" w:space="0" w:color="auto"/>
      </w:divBdr>
    </w:div>
    <w:div w:id="1472213412">
      <w:bodyDiv w:val="1"/>
      <w:marLeft w:val="0"/>
      <w:marRight w:val="0"/>
      <w:marTop w:val="0"/>
      <w:marBottom w:val="0"/>
      <w:divBdr>
        <w:top w:val="none" w:sz="0" w:space="0" w:color="auto"/>
        <w:left w:val="none" w:sz="0" w:space="0" w:color="auto"/>
        <w:bottom w:val="none" w:sz="0" w:space="0" w:color="auto"/>
        <w:right w:val="none" w:sz="0" w:space="0" w:color="auto"/>
      </w:divBdr>
    </w:div>
    <w:div w:id="1472749113">
      <w:bodyDiv w:val="1"/>
      <w:marLeft w:val="0"/>
      <w:marRight w:val="0"/>
      <w:marTop w:val="0"/>
      <w:marBottom w:val="0"/>
      <w:divBdr>
        <w:top w:val="none" w:sz="0" w:space="0" w:color="auto"/>
        <w:left w:val="none" w:sz="0" w:space="0" w:color="auto"/>
        <w:bottom w:val="none" w:sz="0" w:space="0" w:color="auto"/>
        <w:right w:val="none" w:sz="0" w:space="0" w:color="auto"/>
      </w:divBdr>
    </w:div>
    <w:div w:id="1473014231">
      <w:bodyDiv w:val="1"/>
      <w:marLeft w:val="0"/>
      <w:marRight w:val="0"/>
      <w:marTop w:val="0"/>
      <w:marBottom w:val="0"/>
      <w:divBdr>
        <w:top w:val="none" w:sz="0" w:space="0" w:color="auto"/>
        <w:left w:val="none" w:sz="0" w:space="0" w:color="auto"/>
        <w:bottom w:val="none" w:sz="0" w:space="0" w:color="auto"/>
        <w:right w:val="none" w:sz="0" w:space="0" w:color="auto"/>
      </w:divBdr>
    </w:div>
    <w:div w:id="1473324917">
      <w:bodyDiv w:val="1"/>
      <w:marLeft w:val="0"/>
      <w:marRight w:val="0"/>
      <w:marTop w:val="0"/>
      <w:marBottom w:val="0"/>
      <w:divBdr>
        <w:top w:val="none" w:sz="0" w:space="0" w:color="auto"/>
        <w:left w:val="none" w:sz="0" w:space="0" w:color="auto"/>
        <w:bottom w:val="none" w:sz="0" w:space="0" w:color="auto"/>
        <w:right w:val="none" w:sz="0" w:space="0" w:color="auto"/>
      </w:divBdr>
    </w:div>
    <w:div w:id="1473518628">
      <w:bodyDiv w:val="1"/>
      <w:marLeft w:val="0"/>
      <w:marRight w:val="0"/>
      <w:marTop w:val="0"/>
      <w:marBottom w:val="0"/>
      <w:divBdr>
        <w:top w:val="none" w:sz="0" w:space="0" w:color="auto"/>
        <w:left w:val="none" w:sz="0" w:space="0" w:color="auto"/>
        <w:bottom w:val="none" w:sz="0" w:space="0" w:color="auto"/>
        <w:right w:val="none" w:sz="0" w:space="0" w:color="auto"/>
      </w:divBdr>
    </w:div>
    <w:div w:id="1473598525">
      <w:bodyDiv w:val="1"/>
      <w:marLeft w:val="0"/>
      <w:marRight w:val="0"/>
      <w:marTop w:val="0"/>
      <w:marBottom w:val="0"/>
      <w:divBdr>
        <w:top w:val="none" w:sz="0" w:space="0" w:color="auto"/>
        <w:left w:val="none" w:sz="0" w:space="0" w:color="auto"/>
        <w:bottom w:val="none" w:sz="0" w:space="0" w:color="auto"/>
        <w:right w:val="none" w:sz="0" w:space="0" w:color="auto"/>
      </w:divBdr>
    </w:div>
    <w:div w:id="1473670556">
      <w:bodyDiv w:val="1"/>
      <w:marLeft w:val="0"/>
      <w:marRight w:val="0"/>
      <w:marTop w:val="0"/>
      <w:marBottom w:val="0"/>
      <w:divBdr>
        <w:top w:val="none" w:sz="0" w:space="0" w:color="auto"/>
        <w:left w:val="none" w:sz="0" w:space="0" w:color="auto"/>
        <w:bottom w:val="none" w:sz="0" w:space="0" w:color="auto"/>
        <w:right w:val="none" w:sz="0" w:space="0" w:color="auto"/>
      </w:divBdr>
    </w:div>
    <w:div w:id="1473912908">
      <w:bodyDiv w:val="1"/>
      <w:marLeft w:val="0"/>
      <w:marRight w:val="0"/>
      <w:marTop w:val="0"/>
      <w:marBottom w:val="0"/>
      <w:divBdr>
        <w:top w:val="none" w:sz="0" w:space="0" w:color="auto"/>
        <w:left w:val="none" w:sz="0" w:space="0" w:color="auto"/>
        <w:bottom w:val="none" w:sz="0" w:space="0" w:color="auto"/>
        <w:right w:val="none" w:sz="0" w:space="0" w:color="auto"/>
      </w:divBdr>
    </w:div>
    <w:div w:id="1474518802">
      <w:bodyDiv w:val="1"/>
      <w:marLeft w:val="0"/>
      <w:marRight w:val="0"/>
      <w:marTop w:val="0"/>
      <w:marBottom w:val="0"/>
      <w:divBdr>
        <w:top w:val="none" w:sz="0" w:space="0" w:color="auto"/>
        <w:left w:val="none" w:sz="0" w:space="0" w:color="auto"/>
        <w:bottom w:val="none" w:sz="0" w:space="0" w:color="auto"/>
        <w:right w:val="none" w:sz="0" w:space="0" w:color="auto"/>
      </w:divBdr>
    </w:div>
    <w:div w:id="1474641358">
      <w:bodyDiv w:val="1"/>
      <w:marLeft w:val="0"/>
      <w:marRight w:val="0"/>
      <w:marTop w:val="0"/>
      <w:marBottom w:val="0"/>
      <w:divBdr>
        <w:top w:val="none" w:sz="0" w:space="0" w:color="auto"/>
        <w:left w:val="none" w:sz="0" w:space="0" w:color="auto"/>
        <w:bottom w:val="none" w:sz="0" w:space="0" w:color="auto"/>
        <w:right w:val="none" w:sz="0" w:space="0" w:color="auto"/>
      </w:divBdr>
    </w:div>
    <w:div w:id="1474718439">
      <w:bodyDiv w:val="1"/>
      <w:marLeft w:val="0"/>
      <w:marRight w:val="0"/>
      <w:marTop w:val="0"/>
      <w:marBottom w:val="0"/>
      <w:divBdr>
        <w:top w:val="none" w:sz="0" w:space="0" w:color="auto"/>
        <w:left w:val="none" w:sz="0" w:space="0" w:color="auto"/>
        <w:bottom w:val="none" w:sz="0" w:space="0" w:color="auto"/>
        <w:right w:val="none" w:sz="0" w:space="0" w:color="auto"/>
      </w:divBdr>
    </w:div>
    <w:div w:id="1474983552">
      <w:bodyDiv w:val="1"/>
      <w:marLeft w:val="0"/>
      <w:marRight w:val="0"/>
      <w:marTop w:val="0"/>
      <w:marBottom w:val="0"/>
      <w:divBdr>
        <w:top w:val="none" w:sz="0" w:space="0" w:color="auto"/>
        <w:left w:val="none" w:sz="0" w:space="0" w:color="auto"/>
        <w:bottom w:val="none" w:sz="0" w:space="0" w:color="auto"/>
        <w:right w:val="none" w:sz="0" w:space="0" w:color="auto"/>
      </w:divBdr>
    </w:div>
    <w:div w:id="1475295435">
      <w:bodyDiv w:val="1"/>
      <w:marLeft w:val="0"/>
      <w:marRight w:val="0"/>
      <w:marTop w:val="0"/>
      <w:marBottom w:val="0"/>
      <w:divBdr>
        <w:top w:val="none" w:sz="0" w:space="0" w:color="auto"/>
        <w:left w:val="none" w:sz="0" w:space="0" w:color="auto"/>
        <w:bottom w:val="none" w:sz="0" w:space="0" w:color="auto"/>
        <w:right w:val="none" w:sz="0" w:space="0" w:color="auto"/>
      </w:divBdr>
    </w:div>
    <w:div w:id="1475372108">
      <w:bodyDiv w:val="1"/>
      <w:marLeft w:val="0"/>
      <w:marRight w:val="0"/>
      <w:marTop w:val="0"/>
      <w:marBottom w:val="0"/>
      <w:divBdr>
        <w:top w:val="none" w:sz="0" w:space="0" w:color="auto"/>
        <w:left w:val="none" w:sz="0" w:space="0" w:color="auto"/>
        <w:bottom w:val="none" w:sz="0" w:space="0" w:color="auto"/>
        <w:right w:val="none" w:sz="0" w:space="0" w:color="auto"/>
      </w:divBdr>
    </w:div>
    <w:div w:id="1475558683">
      <w:bodyDiv w:val="1"/>
      <w:marLeft w:val="0"/>
      <w:marRight w:val="0"/>
      <w:marTop w:val="0"/>
      <w:marBottom w:val="0"/>
      <w:divBdr>
        <w:top w:val="none" w:sz="0" w:space="0" w:color="auto"/>
        <w:left w:val="none" w:sz="0" w:space="0" w:color="auto"/>
        <w:bottom w:val="none" w:sz="0" w:space="0" w:color="auto"/>
        <w:right w:val="none" w:sz="0" w:space="0" w:color="auto"/>
      </w:divBdr>
    </w:div>
    <w:div w:id="1475952014">
      <w:bodyDiv w:val="1"/>
      <w:marLeft w:val="0"/>
      <w:marRight w:val="0"/>
      <w:marTop w:val="0"/>
      <w:marBottom w:val="0"/>
      <w:divBdr>
        <w:top w:val="none" w:sz="0" w:space="0" w:color="auto"/>
        <w:left w:val="none" w:sz="0" w:space="0" w:color="auto"/>
        <w:bottom w:val="none" w:sz="0" w:space="0" w:color="auto"/>
        <w:right w:val="none" w:sz="0" w:space="0" w:color="auto"/>
      </w:divBdr>
    </w:div>
    <w:div w:id="1475953740">
      <w:bodyDiv w:val="1"/>
      <w:marLeft w:val="0"/>
      <w:marRight w:val="0"/>
      <w:marTop w:val="0"/>
      <w:marBottom w:val="0"/>
      <w:divBdr>
        <w:top w:val="none" w:sz="0" w:space="0" w:color="auto"/>
        <w:left w:val="none" w:sz="0" w:space="0" w:color="auto"/>
        <w:bottom w:val="none" w:sz="0" w:space="0" w:color="auto"/>
        <w:right w:val="none" w:sz="0" w:space="0" w:color="auto"/>
      </w:divBdr>
    </w:div>
    <w:div w:id="1477185082">
      <w:bodyDiv w:val="1"/>
      <w:marLeft w:val="0"/>
      <w:marRight w:val="0"/>
      <w:marTop w:val="0"/>
      <w:marBottom w:val="0"/>
      <w:divBdr>
        <w:top w:val="none" w:sz="0" w:space="0" w:color="auto"/>
        <w:left w:val="none" w:sz="0" w:space="0" w:color="auto"/>
        <w:bottom w:val="none" w:sz="0" w:space="0" w:color="auto"/>
        <w:right w:val="none" w:sz="0" w:space="0" w:color="auto"/>
      </w:divBdr>
    </w:div>
    <w:div w:id="1477260458">
      <w:bodyDiv w:val="1"/>
      <w:marLeft w:val="0"/>
      <w:marRight w:val="0"/>
      <w:marTop w:val="0"/>
      <w:marBottom w:val="0"/>
      <w:divBdr>
        <w:top w:val="none" w:sz="0" w:space="0" w:color="auto"/>
        <w:left w:val="none" w:sz="0" w:space="0" w:color="auto"/>
        <w:bottom w:val="none" w:sz="0" w:space="0" w:color="auto"/>
        <w:right w:val="none" w:sz="0" w:space="0" w:color="auto"/>
      </w:divBdr>
    </w:div>
    <w:div w:id="1477839509">
      <w:bodyDiv w:val="1"/>
      <w:marLeft w:val="0"/>
      <w:marRight w:val="0"/>
      <w:marTop w:val="0"/>
      <w:marBottom w:val="0"/>
      <w:divBdr>
        <w:top w:val="none" w:sz="0" w:space="0" w:color="auto"/>
        <w:left w:val="none" w:sz="0" w:space="0" w:color="auto"/>
        <w:bottom w:val="none" w:sz="0" w:space="0" w:color="auto"/>
        <w:right w:val="none" w:sz="0" w:space="0" w:color="auto"/>
      </w:divBdr>
    </w:div>
    <w:div w:id="1477839814">
      <w:bodyDiv w:val="1"/>
      <w:marLeft w:val="0"/>
      <w:marRight w:val="0"/>
      <w:marTop w:val="0"/>
      <w:marBottom w:val="0"/>
      <w:divBdr>
        <w:top w:val="none" w:sz="0" w:space="0" w:color="auto"/>
        <w:left w:val="none" w:sz="0" w:space="0" w:color="auto"/>
        <w:bottom w:val="none" w:sz="0" w:space="0" w:color="auto"/>
        <w:right w:val="none" w:sz="0" w:space="0" w:color="auto"/>
      </w:divBdr>
    </w:div>
    <w:div w:id="1477915277">
      <w:bodyDiv w:val="1"/>
      <w:marLeft w:val="0"/>
      <w:marRight w:val="0"/>
      <w:marTop w:val="0"/>
      <w:marBottom w:val="0"/>
      <w:divBdr>
        <w:top w:val="none" w:sz="0" w:space="0" w:color="auto"/>
        <w:left w:val="none" w:sz="0" w:space="0" w:color="auto"/>
        <w:bottom w:val="none" w:sz="0" w:space="0" w:color="auto"/>
        <w:right w:val="none" w:sz="0" w:space="0" w:color="auto"/>
      </w:divBdr>
    </w:div>
    <w:div w:id="1478110341">
      <w:bodyDiv w:val="1"/>
      <w:marLeft w:val="0"/>
      <w:marRight w:val="0"/>
      <w:marTop w:val="0"/>
      <w:marBottom w:val="0"/>
      <w:divBdr>
        <w:top w:val="none" w:sz="0" w:space="0" w:color="auto"/>
        <w:left w:val="none" w:sz="0" w:space="0" w:color="auto"/>
        <w:bottom w:val="none" w:sz="0" w:space="0" w:color="auto"/>
        <w:right w:val="none" w:sz="0" w:space="0" w:color="auto"/>
      </w:divBdr>
    </w:div>
    <w:div w:id="1478953090">
      <w:bodyDiv w:val="1"/>
      <w:marLeft w:val="0"/>
      <w:marRight w:val="0"/>
      <w:marTop w:val="0"/>
      <w:marBottom w:val="0"/>
      <w:divBdr>
        <w:top w:val="none" w:sz="0" w:space="0" w:color="auto"/>
        <w:left w:val="none" w:sz="0" w:space="0" w:color="auto"/>
        <w:bottom w:val="none" w:sz="0" w:space="0" w:color="auto"/>
        <w:right w:val="none" w:sz="0" w:space="0" w:color="auto"/>
      </w:divBdr>
    </w:div>
    <w:div w:id="1478956080">
      <w:bodyDiv w:val="1"/>
      <w:marLeft w:val="0"/>
      <w:marRight w:val="0"/>
      <w:marTop w:val="0"/>
      <w:marBottom w:val="0"/>
      <w:divBdr>
        <w:top w:val="none" w:sz="0" w:space="0" w:color="auto"/>
        <w:left w:val="none" w:sz="0" w:space="0" w:color="auto"/>
        <w:bottom w:val="none" w:sz="0" w:space="0" w:color="auto"/>
        <w:right w:val="none" w:sz="0" w:space="0" w:color="auto"/>
      </w:divBdr>
    </w:div>
    <w:div w:id="1479421648">
      <w:bodyDiv w:val="1"/>
      <w:marLeft w:val="0"/>
      <w:marRight w:val="0"/>
      <w:marTop w:val="0"/>
      <w:marBottom w:val="0"/>
      <w:divBdr>
        <w:top w:val="none" w:sz="0" w:space="0" w:color="auto"/>
        <w:left w:val="none" w:sz="0" w:space="0" w:color="auto"/>
        <w:bottom w:val="none" w:sz="0" w:space="0" w:color="auto"/>
        <w:right w:val="none" w:sz="0" w:space="0" w:color="auto"/>
      </w:divBdr>
    </w:div>
    <w:div w:id="1479541288">
      <w:bodyDiv w:val="1"/>
      <w:marLeft w:val="0"/>
      <w:marRight w:val="0"/>
      <w:marTop w:val="0"/>
      <w:marBottom w:val="0"/>
      <w:divBdr>
        <w:top w:val="none" w:sz="0" w:space="0" w:color="auto"/>
        <w:left w:val="none" w:sz="0" w:space="0" w:color="auto"/>
        <w:bottom w:val="none" w:sz="0" w:space="0" w:color="auto"/>
        <w:right w:val="none" w:sz="0" w:space="0" w:color="auto"/>
      </w:divBdr>
    </w:div>
    <w:div w:id="1479570515">
      <w:bodyDiv w:val="1"/>
      <w:marLeft w:val="0"/>
      <w:marRight w:val="0"/>
      <w:marTop w:val="0"/>
      <w:marBottom w:val="0"/>
      <w:divBdr>
        <w:top w:val="none" w:sz="0" w:space="0" w:color="auto"/>
        <w:left w:val="none" w:sz="0" w:space="0" w:color="auto"/>
        <w:bottom w:val="none" w:sz="0" w:space="0" w:color="auto"/>
        <w:right w:val="none" w:sz="0" w:space="0" w:color="auto"/>
      </w:divBdr>
    </w:div>
    <w:div w:id="1480073413">
      <w:bodyDiv w:val="1"/>
      <w:marLeft w:val="0"/>
      <w:marRight w:val="0"/>
      <w:marTop w:val="0"/>
      <w:marBottom w:val="0"/>
      <w:divBdr>
        <w:top w:val="none" w:sz="0" w:space="0" w:color="auto"/>
        <w:left w:val="none" w:sz="0" w:space="0" w:color="auto"/>
        <w:bottom w:val="none" w:sz="0" w:space="0" w:color="auto"/>
        <w:right w:val="none" w:sz="0" w:space="0" w:color="auto"/>
      </w:divBdr>
    </w:div>
    <w:div w:id="1480269470">
      <w:bodyDiv w:val="1"/>
      <w:marLeft w:val="0"/>
      <w:marRight w:val="0"/>
      <w:marTop w:val="0"/>
      <w:marBottom w:val="0"/>
      <w:divBdr>
        <w:top w:val="none" w:sz="0" w:space="0" w:color="auto"/>
        <w:left w:val="none" w:sz="0" w:space="0" w:color="auto"/>
        <w:bottom w:val="none" w:sz="0" w:space="0" w:color="auto"/>
        <w:right w:val="none" w:sz="0" w:space="0" w:color="auto"/>
      </w:divBdr>
    </w:div>
    <w:div w:id="1481114673">
      <w:bodyDiv w:val="1"/>
      <w:marLeft w:val="0"/>
      <w:marRight w:val="0"/>
      <w:marTop w:val="0"/>
      <w:marBottom w:val="0"/>
      <w:divBdr>
        <w:top w:val="none" w:sz="0" w:space="0" w:color="auto"/>
        <w:left w:val="none" w:sz="0" w:space="0" w:color="auto"/>
        <w:bottom w:val="none" w:sz="0" w:space="0" w:color="auto"/>
        <w:right w:val="none" w:sz="0" w:space="0" w:color="auto"/>
      </w:divBdr>
    </w:div>
    <w:div w:id="1481849758">
      <w:bodyDiv w:val="1"/>
      <w:marLeft w:val="0"/>
      <w:marRight w:val="0"/>
      <w:marTop w:val="0"/>
      <w:marBottom w:val="0"/>
      <w:divBdr>
        <w:top w:val="none" w:sz="0" w:space="0" w:color="auto"/>
        <w:left w:val="none" w:sz="0" w:space="0" w:color="auto"/>
        <w:bottom w:val="none" w:sz="0" w:space="0" w:color="auto"/>
        <w:right w:val="none" w:sz="0" w:space="0" w:color="auto"/>
      </w:divBdr>
    </w:div>
    <w:div w:id="1481927167">
      <w:bodyDiv w:val="1"/>
      <w:marLeft w:val="0"/>
      <w:marRight w:val="0"/>
      <w:marTop w:val="0"/>
      <w:marBottom w:val="0"/>
      <w:divBdr>
        <w:top w:val="none" w:sz="0" w:space="0" w:color="auto"/>
        <w:left w:val="none" w:sz="0" w:space="0" w:color="auto"/>
        <w:bottom w:val="none" w:sz="0" w:space="0" w:color="auto"/>
        <w:right w:val="none" w:sz="0" w:space="0" w:color="auto"/>
      </w:divBdr>
    </w:div>
    <w:div w:id="1482578018">
      <w:bodyDiv w:val="1"/>
      <w:marLeft w:val="0"/>
      <w:marRight w:val="0"/>
      <w:marTop w:val="0"/>
      <w:marBottom w:val="0"/>
      <w:divBdr>
        <w:top w:val="none" w:sz="0" w:space="0" w:color="auto"/>
        <w:left w:val="none" w:sz="0" w:space="0" w:color="auto"/>
        <w:bottom w:val="none" w:sz="0" w:space="0" w:color="auto"/>
        <w:right w:val="none" w:sz="0" w:space="0" w:color="auto"/>
      </w:divBdr>
    </w:div>
    <w:div w:id="1483039372">
      <w:bodyDiv w:val="1"/>
      <w:marLeft w:val="0"/>
      <w:marRight w:val="0"/>
      <w:marTop w:val="0"/>
      <w:marBottom w:val="0"/>
      <w:divBdr>
        <w:top w:val="none" w:sz="0" w:space="0" w:color="auto"/>
        <w:left w:val="none" w:sz="0" w:space="0" w:color="auto"/>
        <w:bottom w:val="none" w:sz="0" w:space="0" w:color="auto"/>
        <w:right w:val="none" w:sz="0" w:space="0" w:color="auto"/>
      </w:divBdr>
    </w:div>
    <w:div w:id="1483157944">
      <w:bodyDiv w:val="1"/>
      <w:marLeft w:val="0"/>
      <w:marRight w:val="0"/>
      <w:marTop w:val="0"/>
      <w:marBottom w:val="0"/>
      <w:divBdr>
        <w:top w:val="none" w:sz="0" w:space="0" w:color="auto"/>
        <w:left w:val="none" w:sz="0" w:space="0" w:color="auto"/>
        <w:bottom w:val="none" w:sz="0" w:space="0" w:color="auto"/>
        <w:right w:val="none" w:sz="0" w:space="0" w:color="auto"/>
      </w:divBdr>
    </w:div>
    <w:div w:id="1483353562">
      <w:bodyDiv w:val="1"/>
      <w:marLeft w:val="0"/>
      <w:marRight w:val="0"/>
      <w:marTop w:val="0"/>
      <w:marBottom w:val="0"/>
      <w:divBdr>
        <w:top w:val="none" w:sz="0" w:space="0" w:color="auto"/>
        <w:left w:val="none" w:sz="0" w:space="0" w:color="auto"/>
        <w:bottom w:val="none" w:sz="0" w:space="0" w:color="auto"/>
        <w:right w:val="none" w:sz="0" w:space="0" w:color="auto"/>
      </w:divBdr>
    </w:div>
    <w:div w:id="1483427810">
      <w:bodyDiv w:val="1"/>
      <w:marLeft w:val="0"/>
      <w:marRight w:val="0"/>
      <w:marTop w:val="0"/>
      <w:marBottom w:val="0"/>
      <w:divBdr>
        <w:top w:val="none" w:sz="0" w:space="0" w:color="auto"/>
        <w:left w:val="none" w:sz="0" w:space="0" w:color="auto"/>
        <w:bottom w:val="none" w:sz="0" w:space="0" w:color="auto"/>
        <w:right w:val="none" w:sz="0" w:space="0" w:color="auto"/>
      </w:divBdr>
    </w:div>
    <w:div w:id="1483497104">
      <w:bodyDiv w:val="1"/>
      <w:marLeft w:val="0"/>
      <w:marRight w:val="0"/>
      <w:marTop w:val="0"/>
      <w:marBottom w:val="0"/>
      <w:divBdr>
        <w:top w:val="none" w:sz="0" w:space="0" w:color="auto"/>
        <w:left w:val="none" w:sz="0" w:space="0" w:color="auto"/>
        <w:bottom w:val="none" w:sz="0" w:space="0" w:color="auto"/>
        <w:right w:val="none" w:sz="0" w:space="0" w:color="auto"/>
      </w:divBdr>
    </w:div>
    <w:div w:id="1484008879">
      <w:bodyDiv w:val="1"/>
      <w:marLeft w:val="0"/>
      <w:marRight w:val="0"/>
      <w:marTop w:val="0"/>
      <w:marBottom w:val="0"/>
      <w:divBdr>
        <w:top w:val="none" w:sz="0" w:space="0" w:color="auto"/>
        <w:left w:val="none" w:sz="0" w:space="0" w:color="auto"/>
        <w:bottom w:val="none" w:sz="0" w:space="0" w:color="auto"/>
        <w:right w:val="none" w:sz="0" w:space="0" w:color="auto"/>
      </w:divBdr>
    </w:div>
    <w:div w:id="1484158706">
      <w:bodyDiv w:val="1"/>
      <w:marLeft w:val="0"/>
      <w:marRight w:val="0"/>
      <w:marTop w:val="0"/>
      <w:marBottom w:val="0"/>
      <w:divBdr>
        <w:top w:val="none" w:sz="0" w:space="0" w:color="auto"/>
        <w:left w:val="none" w:sz="0" w:space="0" w:color="auto"/>
        <w:bottom w:val="none" w:sz="0" w:space="0" w:color="auto"/>
        <w:right w:val="none" w:sz="0" w:space="0" w:color="auto"/>
      </w:divBdr>
    </w:div>
    <w:div w:id="1484198510">
      <w:bodyDiv w:val="1"/>
      <w:marLeft w:val="0"/>
      <w:marRight w:val="0"/>
      <w:marTop w:val="0"/>
      <w:marBottom w:val="0"/>
      <w:divBdr>
        <w:top w:val="none" w:sz="0" w:space="0" w:color="auto"/>
        <w:left w:val="none" w:sz="0" w:space="0" w:color="auto"/>
        <w:bottom w:val="none" w:sz="0" w:space="0" w:color="auto"/>
        <w:right w:val="none" w:sz="0" w:space="0" w:color="auto"/>
      </w:divBdr>
    </w:div>
    <w:div w:id="1484394726">
      <w:bodyDiv w:val="1"/>
      <w:marLeft w:val="0"/>
      <w:marRight w:val="0"/>
      <w:marTop w:val="0"/>
      <w:marBottom w:val="0"/>
      <w:divBdr>
        <w:top w:val="none" w:sz="0" w:space="0" w:color="auto"/>
        <w:left w:val="none" w:sz="0" w:space="0" w:color="auto"/>
        <w:bottom w:val="none" w:sz="0" w:space="0" w:color="auto"/>
        <w:right w:val="none" w:sz="0" w:space="0" w:color="auto"/>
      </w:divBdr>
    </w:div>
    <w:div w:id="1484662939">
      <w:bodyDiv w:val="1"/>
      <w:marLeft w:val="0"/>
      <w:marRight w:val="0"/>
      <w:marTop w:val="0"/>
      <w:marBottom w:val="0"/>
      <w:divBdr>
        <w:top w:val="none" w:sz="0" w:space="0" w:color="auto"/>
        <w:left w:val="none" w:sz="0" w:space="0" w:color="auto"/>
        <w:bottom w:val="none" w:sz="0" w:space="0" w:color="auto"/>
        <w:right w:val="none" w:sz="0" w:space="0" w:color="auto"/>
      </w:divBdr>
    </w:div>
    <w:div w:id="1485050921">
      <w:bodyDiv w:val="1"/>
      <w:marLeft w:val="0"/>
      <w:marRight w:val="0"/>
      <w:marTop w:val="0"/>
      <w:marBottom w:val="0"/>
      <w:divBdr>
        <w:top w:val="none" w:sz="0" w:space="0" w:color="auto"/>
        <w:left w:val="none" w:sz="0" w:space="0" w:color="auto"/>
        <w:bottom w:val="none" w:sz="0" w:space="0" w:color="auto"/>
        <w:right w:val="none" w:sz="0" w:space="0" w:color="auto"/>
      </w:divBdr>
    </w:div>
    <w:div w:id="1485312173">
      <w:bodyDiv w:val="1"/>
      <w:marLeft w:val="0"/>
      <w:marRight w:val="0"/>
      <w:marTop w:val="0"/>
      <w:marBottom w:val="0"/>
      <w:divBdr>
        <w:top w:val="none" w:sz="0" w:space="0" w:color="auto"/>
        <w:left w:val="none" w:sz="0" w:space="0" w:color="auto"/>
        <w:bottom w:val="none" w:sz="0" w:space="0" w:color="auto"/>
        <w:right w:val="none" w:sz="0" w:space="0" w:color="auto"/>
      </w:divBdr>
    </w:div>
    <w:div w:id="1485393479">
      <w:bodyDiv w:val="1"/>
      <w:marLeft w:val="0"/>
      <w:marRight w:val="0"/>
      <w:marTop w:val="0"/>
      <w:marBottom w:val="0"/>
      <w:divBdr>
        <w:top w:val="none" w:sz="0" w:space="0" w:color="auto"/>
        <w:left w:val="none" w:sz="0" w:space="0" w:color="auto"/>
        <w:bottom w:val="none" w:sz="0" w:space="0" w:color="auto"/>
        <w:right w:val="none" w:sz="0" w:space="0" w:color="auto"/>
      </w:divBdr>
    </w:div>
    <w:div w:id="1485583180">
      <w:bodyDiv w:val="1"/>
      <w:marLeft w:val="0"/>
      <w:marRight w:val="0"/>
      <w:marTop w:val="0"/>
      <w:marBottom w:val="0"/>
      <w:divBdr>
        <w:top w:val="none" w:sz="0" w:space="0" w:color="auto"/>
        <w:left w:val="none" w:sz="0" w:space="0" w:color="auto"/>
        <w:bottom w:val="none" w:sz="0" w:space="0" w:color="auto"/>
        <w:right w:val="none" w:sz="0" w:space="0" w:color="auto"/>
      </w:divBdr>
    </w:div>
    <w:div w:id="1485779319">
      <w:bodyDiv w:val="1"/>
      <w:marLeft w:val="0"/>
      <w:marRight w:val="0"/>
      <w:marTop w:val="0"/>
      <w:marBottom w:val="0"/>
      <w:divBdr>
        <w:top w:val="none" w:sz="0" w:space="0" w:color="auto"/>
        <w:left w:val="none" w:sz="0" w:space="0" w:color="auto"/>
        <w:bottom w:val="none" w:sz="0" w:space="0" w:color="auto"/>
        <w:right w:val="none" w:sz="0" w:space="0" w:color="auto"/>
      </w:divBdr>
    </w:div>
    <w:div w:id="1485857837">
      <w:bodyDiv w:val="1"/>
      <w:marLeft w:val="0"/>
      <w:marRight w:val="0"/>
      <w:marTop w:val="0"/>
      <w:marBottom w:val="0"/>
      <w:divBdr>
        <w:top w:val="none" w:sz="0" w:space="0" w:color="auto"/>
        <w:left w:val="none" w:sz="0" w:space="0" w:color="auto"/>
        <w:bottom w:val="none" w:sz="0" w:space="0" w:color="auto"/>
        <w:right w:val="none" w:sz="0" w:space="0" w:color="auto"/>
      </w:divBdr>
    </w:div>
    <w:div w:id="1486242023">
      <w:bodyDiv w:val="1"/>
      <w:marLeft w:val="0"/>
      <w:marRight w:val="0"/>
      <w:marTop w:val="0"/>
      <w:marBottom w:val="0"/>
      <w:divBdr>
        <w:top w:val="none" w:sz="0" w:space="0" w:color="auto"/>
        <w:left w:val="none" w:sz="0" w:space="0" w:color="auto"/>
        <w:bottom w:val="none" w:sz="0" w:space="0" w:color="auto"/>
        <w:right w:val="none" w:sz="0" w:space="0" w:color="auto"/>
      </w:divBdr>
    </w:div>
    <w:div w:id="1486358624">
      <w:bodyDiv w:val="1"/>
      <w:marLeft w:val="0"/>
      <w:marRight w:val="0"/>
      <w:marTop w:val="0"/>
      <w:marBottom w:val="0"/>
      <w:divBdr>
        <w:top w:val="none" w:sz="0" w:space="0" w:color="auto"/>
        <w:left w:val="none" w:sz="0" w:space="0" w:color="auto"/>
        <w:bottom w:val="none" w:sz="0" w:space="0" w:color="auto"/>
        <w:right w:val="none" w:sz="0" w:space="0" w:color="auto"/>
      </w:divBdr>
    </w:div>
    <w:div w:id="1486706194">
      <w:bodyDiv w:val="1"/>
      <w:marLeft w:val="0"/>
      <w:marRight w:val="0"/>
      <w:marTop w:val="0"/>
      <w:marBottom w:val="0"/>
      <w:divBdr>
        <w:top w:val="none" w:sz="0" w:space="0" w:color="auto"/>
        <w:left w:val="none" w:sz="0" w:space="0" w:color="auto"/>
        <w:bottom w:val="none" w:sz="0" w:space="0" w:color="auto"/>
        <w:right w:val="none" w:sz="0" w:space="0" w:color="auto"/>
      </w:divBdr>
    </w:div>
    <w:div w:id="1487210921">
      <w:bodyDiv w:val="1"/>
      <w:marLeft w:val="0"/>
      <w:marRight w:val="0"/>
      <w:marTop w:val="0"/>
      <w:marBottom w:val="0"/>
      <w:divBdr>
        <w:top w:val="none" w:sz="0" w:space="0" w:color="auto"/>
        <w:left w:val="none" w:sz="0" w:space="0" w:color="auto"/>
        <w:bottom w:val="none" w:sz="0" w:space="0" w:color="auto"/>
        <w:right w:val="none" w:sz="0" w:space="0" w:color="auto"/>
      </w:divBdr>
    </w:div>
    <w:div w:id="1487236113">
      <w:bodyDiv w:val="1"/>
      <w:marLeft w:val="0"/>
      <w:marRight w:val="0"/>
      <w:marTop w:val="0"/>
      <w:marBottom w:val="0"/>
      <w:divBdr>
        <w:top w:val="none" w:sz="0" w:space="0" w:color="auto"/>
        <w:left w:val="none" w:sz="0" w:space="0" w:color="auto"/>
        <w:bottom w:val="none" w:sz="0" w:space="0" w:color="auto"/>
        <w:right w:val="none" w:sz="0" w:space="0" w:color="auto"/>
      </w:divBdr>
    </w:div>
    <w:div w:id="1487471834">
      <w:bodyDiv w:val="1"/>
      <w:marLeft w:val="0"/>
      <w:marRight w:val="0"/>
      <w:marTop w:val="0"/>
      <w:marBottom w:val="0"/>
      <w:divBdr>
        <w:top w:val="none" w:sz="0" w:space="0" w:color="auto"/>
        <w:left w:val="none" w:sz="0" w:space="0" w:color="auto"/>
        <w:bottom w:val="none" w:sz="0" w:space="0" w:color="auto"/>
        <w:right w:val="none" w:sz="0" w:space="0" w:color="auto"/>
      </w:divBdr>
    </w:div>
    <w:div w:id="1487817126">
      <w:bodyDiv w:val="1"/>
      <w:marLeft w:val="0"/>
      <w:marRight w:val="0"/>
      <w:marTop w:val="0"/>
      <w:marBottom w:val="0"/>
      <w:divBdr>
        <w:top w:val="none" w:sz="0" w:space="0" w:color="auto"/>
        <w:left w:val="none" w:sz="0" w:space="0" w:color="auto"/>
        <w:bottom w:val="none" w:sz="0" w:space="0" w:color="auto"/>
        <w:right w:val="none" w:sz="0" w:space="0" w:color="auto"/>
      </w:divBdr>
    </w:div>
    <w:div w:id="1488014657">
      <w:bodyDiv w:val="1"/>
      <w:marLeft w:val="0"/>
      <w:marRight w:val="0"/>
      <w:marTop w:val="0"/>
      <w:marBottom w:val="0"/>
      <w:divBdr>
        <w:top w:val="none" w:sz="0" w:space="0" w:color="auto"/>
        <w:left w:val="none" w:sz="0" w:space="0" w:color="auto"/>
        <w:bottom w:val="none" w:sz="0" w:space="0" w:color="auto"/>
        <w:right w:val="none" w:sz="0" w:space="0" w:color="auto"/>
      </w:divBdr>
    </w:div>
    <w:div w:id="1488130658">
      <w:bodyDiv w:val="1"/>
      <w:marLeft w:val="0"/>
      <w:marRight w:val="0"/>
      <w:marTop w:val="0"/>
      <w:marBottom w:val="0"/>
      <w:divBdr>
        <w:top w:val="none" w:sz="0" w:space="0" w:color="auto"/>
        <w:left w:val="none" w:sz="0" w:space="0" w:color="auto"/>
        <w:bottom w:val="none" w:sz="0" w:space="0" w:color="auto"/>
        <w:right w:val="none" w:sz="0" w:space="0" w:color="auto"/>
      </w:divBdr>
    </w:div>
    <w:div w:id="1488203333">
      <w:bodyDiv w:val="1"/>
      <w:marLeft w:val="0"/>
      <w:marRight w:val="0"/>
      <w:marTop w:val="0"/>
      <w:marBottom w:val="0"/>
      <w:divBdr>
        <w:top w:val="none" w:sz="0" w:space="0" w:color="auto"/>
        <w:left w:val="none" w:sz="0" w:space="0" w:color="auto"/>
        <w:bottom w:val="none" w:sz="0" w:space="0" w:color="auto"/>
        <w:right w:val="none" w:sz="0" w:space="0" w:color="auto"/>
      </w:divBdr>
    </w:div>
    <w:div w:id="1488593994">
      <w:bodyDiv w:val="1"/>
      <w:marLeft w:val="0"/>
      <w:marRight w:val="0"/>
      <w:marTop w:val="0"/>
      <w:marBottom w:val="0"/>
      <w:divBdr>
        <w:top w:val="none" w:sz="0" w:space="0" w:color="auto"/>
        <w:left w:val="none" w:sz="0" w:space="0" w:color="auto"/>
        <w:bottom w:val="none" w:sz="0" w:space="0" w:color="auto"/>
        <w:right w:val="none" w:sz="0" w:space="0" w:color="auto"/>
      </w:divBdr>
    </w:div>
    <w:div w:id="1488743413">
      <w:bodyDiv w:val="1"/>
      <w:marLeft w:val="0"/>
      <w:marRight w:val="0"/>
      <w:marTop w:val="0"/>
      <w:marBottom w:val="0"/>
      <w:divBdr>
        <w:top w:val="none" w:sz="0" w:space="0" w:color="auto"/>
        <w:left w:val="none" w:sz="0" w:space="0" w:color="auto"/>
        <w:bottom w:val="none" w:sz="0" w:space="0" w:color="auto"/>
        <w:right w:val="none" w:sz="0" w:space="0" w:color="auto"/>
      </w:divBdr>
    </w:div>
    <w:div w:id="1489587638">
      <w:bodyDiv w:val="1"/>
      <w:marLeft w:val="0"/>
      <w:marRight w:val="0"/>
      <w:marTop w:val="0"/>
      <w:marBottom w:val="0"/>
      <w:divBdr>
        <w:top w:val="none" w:sz="0" w:space="0" w:color="auto"/>
        <w:left w:val="none" w:sz="0" w:space="0" w:color="auto"/>
        <w:bottom w:val="none" w:sz="0" w:space="0" w:color="auto"/>
        <w:right w:val="none" w:sz="0" w:space="0" w:color="auto"/>
      </w:divBdr>
    </w:div>
    <w:div w:id="1489594587">
      <w:bodyDiv w:val="1"/>
      <w:marLeft w:val="0"/>
      <w:marRight w:val="0"/>
      <w:marTop w:val="0"/>
      <w:marBottom w:val="0"/>
      <w:divBdr>
        <w:top w:val="none" w:sz="0" w:space="0" w:color="auto"/>
        <w:left w:val="none" w:sz="0" w:space="0" w:color="auto"/>
        <w:bottom w:val="none" w:sz="0" w:space="0" w:color="auto"/>
        <w:right w:val="none" w:sz="0" w:space="0" w:color="auto"/>
      </w:divBdr>
    </w:div>
    <w:div w:id="1490057665">
      <w:bodyDiv w:val="1"/>
      <w:marLeft w:val="0"/>
      <w:marRight w:val="0"/>
      <w:marTop w:val="0"/>
      <w:marBottom w:val="0"/>
      <w:divBdr>
        <w:top w:val="none" w:sz="0" w:space="0" w:color="auto"/>
        <w:left w:val="none" w:sz="0" w:space="0" w:color="auto"/>
        <w:bottom w:val="none" w:sz="0" w:space="0" w:color="auto"/>
        <w:right w:val="none" w:sz="0" w:space="0" w:color="auto"/>
      </w:divBdr>
    </w:div>
    <w:div w:id="1490292963">
      <w:bodyDiv w:val="1"/>
      <w:marLeft w:val="0"/>
      <w:marRight w:val="0"/>
      <w:marTop w:val="0"/>
      <w:marBottom w:val="0"/>
      <w:divBdr>
        <w:top w:val="none" w:sz="0" w:space="0" w:color="auto"/>
        <w:left w:val="none" w:sz="0" w:space="0" w:color="auto"/>
        <w:bottom w:val="none" w:sz="0" w:space="0" w:color="auto"/>
        <w:right w:val="none" w:sz="0" w:space="0" w:color="auto"/>
      </w:divBdr>
    </w:div>
    <w:div w:id="1490750220">
      <w:bodyDiv w:val="1"/>
      <w:marLeft w:val="0"/>
      <w:marRight w:val="0"/>
      <w:marTop w:val="0"/>
      <w:marBottom w:val="0"/>
      <w:divBdr>
        <w:top w:val="none" w:sz="0" w:space="0" w:color="auto"/>
        <w:left w:val="none" w:sz="0" w:space="0" w:color="auto"/>
        <w:bottom w:val="none" w:sz="0" w:space="0" w:color="auto"/>
        <w:right w:val="none" w:sz="0" w:space="0" w:color="auto"/>
      </w:divBdr>
    </w:div>
    <w:div w:id="1491020891">
      <w:bodyDiv w:val="1"/>
      <w:marLeft w:val="0"/>
      <w:marRight w:val="0"/>
      <w:marTop w:val="0"/>
      <w:marBottom w:val="0"/>
      <w:divBdr>
        <w:top w:val="none" w:sz="0" w:space="0" w:color="auto"/>
        <w:left w:val="none" w:sz="0" w:space="0" w:color="auto"/>
        <w:bottom w:val="none" w:sz="0" w:space="0" w:color="auto"/>
        <w:right w:val="none" w:sz="0" w:space="0" w:color="auto"/>
      </w:divBdr>
    </w:div>
    <w:div w:id="1491210182">
      <w:bodyDiv w:val="1"/>
      <w:marLeft w:val="0"/>
      <w:marRight w:val="0"/>
      <w:marTop w:val="0"/>
      <w:marBottom w:val="0"/>
      <w:divBdr>
        <w:top w:val="none" w:sz="0" w:space="0" w:color="auto"/>
        <w:left w:val="none" w:sz="0" w:space="0" w:color="auto"/>
        <w:bottom w:val="none" w:sz="0" w:space="0" w:color="auto"/>
        <w:right w:val="none" w:sz="0" w:space="0" w:color="auto"/>
      </w:divBdr>
    </w:div>
    <w:div w:id="1491942451">
      <w:bodyDiv w:val="1"/>
      <w:marLeft w:val="0"/>
      <w:marRight w:val="0"/>
      <w:marTop w:val="0"/>
      <w:marBottom w:val="0"/>
      <w:divBdr>
        <w:top w:val="none" w:sz="0" w:space="0" w:color="auto"/>
        <w:left w:val="none" w:sz="0" w:space="0" w:color="auto"/>
        <w:bottom w:val="none" w:sz="0" w:space="0" w:color="auto"/>
        <w:right w:val="none" w:sz="0" w:space="0" w:color="auto"/>
      </w:divBdr>
    </w:div>
    <w:div w:id="1491944107">
      <w:bodyDiv w:val="1"/>
      <w:marLeft w:val="0"/>
      <w:marRight w:val="0"/>
      <w:marTop w:val="0"/>
      <w:marBottom w:val="0"/>
      <w:divBdr>
        <w:top w:val="none" w:sz="0" w:space="0" w:color="auto"/>
        <w:left w:val="none" w:sz="0" w:space="0" w:color="auto"/>
        <w:bottom w:val="none" w:sz="0" w:space="0" w:color="auto"/>
        <w:right w:val="none" w:sz="0" w:space="0" w:color="auto"/>
      </w:divBdr>
    </w:div>
    <w:div w:id="1492139165">
      <w:bodyDiv w:val="1"/>
      <w:marLeft w:val="0"/>
      <w:marRight w:val="0"/>
      <w:marTop w:val="0"/>
      <w:marBottom w:val="0"/>
      <w:divBdr>
        <w:top w:val="none" w:sz="0" w:space="0" w:color="auto"/>
        <w:left w:val="none" w:sz="0" w:space="0" w:color="auto"/>
        <w:bottom w:val="none" w:sz="0" w:space="0" w:color="auto"/>
        <w:right w:val="none" w:sz="0" w:space="0" w:color="auto"/>
      </w:divBdr>
    </w:div>
    <w:div w:id="1492255040">
      <w:bodyDiv w:val="1"/>
      <w:marLeft w:val="0"/>
      <w:marRight w:val="0"/>
      <w:marTop w:val="0"/>
      <w:marBottom w:val="0"/>
      <w:divBdr>
        <w:top w:val="none" w:sz="0" w:space="0" w:color="auto"/>
        <w:left w:val="none" w:sz="0" w:space="0" w:color="auto"/>
        <w:bottom w:val="none" w:sz="0" w:space="0" w:color="auto"/>
        <w:right w:val="none" w:sz="0" w:space="0" w:color="auto"/>
      </w:divBdr>
    </w:div>
    <w:div w:id="1492327549">
      <w:bodyDiv w:val="1"/>
      <w:marLeft w:val="0"/>
      <w:marRight w:val="0"/>
      <w:marTop w:val="0"/>
      <w:marBottom w:val="0"/>
      <w:divBdr>
        <w:top w:val="none" w:sz="0" w:space="0" w:color="auto"/>
        <w:left w:val="none" w:sz="0" w:space="0" w:color="auto"/>
        <w:bottom w:val="none" w:sz="0" w:space="0" w:color="auto"/>
        <w:right w:val="none" w:sz="0" w:space="0" w:color="auto"/>
      </w:divBdr>
    </w:div>
    <w:div w:id="1492526422">
      <w:bodyDiv w:val="1"/>
      <w:marLeft w:val="0"/>
      <w:marRight w:val="0"/>
      <w:marTop w:val="0"/>
      <w:marBottom w:val="0"/>
      <w:divBdr>
        <w:top w:val="none" w:sz="0" w:space="0" w:color="auto"/>
        <w:left w:val="none" w:sz="0" w:space="0" w:color="auto"/>
        <w:bottom w:val="none" w:sz="0" w:space="0" w:color="auto"/>
        <w:right w:val="none" w:sz="0" w:space="0" w:color="auto"/>
      </w:divBdr>
    </w:div>
    <w:div w:id="1492602715">
      <w:bodyDiv w:val="1"/>
      <w:marLeft w:val="0"/>
      <w:marRight w:val="0"/>
      <w:marTop w:val="0"/>
      <w:marBottom w:val="0"/>
      <w:divBdr>
        <w:top w:val="none" w:sz="0" w:space="0" w:color="auto"/>
        <w:left w:val="none" w:sz="0" w:space="0" w:color="auto"/>
        <w:bottom w:val="none" w:sz="0" w:space="0" w:color="auto"/>
        <w:right w:val="none" w:sz="0" w:space="0" w:color="auto"/>
      </w:divBdr>
    </w:div>
    <w:div w:id="1492989854">
      <w:bodyDiv w:val="1"/>
      <w:marLeft w:val="0"/>
      <w:marRight w:val="0"/>
      <w:marTop w:val="0"/>
      <w:marBottom w:val="0"/>
      <w:divBdr>
        <w:top w:val="none" w:sz="0" w:space="0" w:color="auto"/>
        <w:left w:val="none" w:sz="0" w:space="0" w:color="auto"/>
        <w:bottom w:val="none" w:sz="0" w:space="0" w:color="auto"/>
        <w:right w:val="none" w:sz="0" w:space="0" w:color="auto"/>
      </w:divBdr>
    </w:div>
    <w:div w:id="1493376134">
      <w:bodyDiv w:val="1"/>
      <w:marLeft w:val="0"/>
      <w:marRight w:val="0"/>
      <w:marTop w:val="0"/>
      <w:marBottom w:val="0"/>
      <w:divBdr>
        <w:top w:val="none" w:sz="0" w:space="0" w:color="auto"/>
        <w:left w:val="none" w:sz="0" w:space="0" w:color="auto"/>
        <w:bottom w:val="none" w:sz="0" w:space="0" w:color="auto"/>
        <w:right w:val="none" w:sz="0" w:space="0" w:color="auto"/>
      </w:divBdr>
    </w:div>
    <w:div w:id="1494032453">
      <w:bodyDiv w:val="1"/>
      <w:marLeft w:val="0"/>
      <w:marRight w:val="0"/>
      <w:marTop w:val="0"/>
      <w:marBottom w:val="0"/>
      <w:divBdr>
        <w:top w:val="none" w:sz="0" w:space="0" w:color="auto"/>
        <w:left w:val="none" w:sz="0" w:space="0" w:color="auto"/>
        <w:bottom w:val="none" w:sz="0" w:space="0" w:color="auto"/>
        <w:right w:val="none" w:sz="0" w:space="0" w:color="auto"/>
      </w:divBdr>
    </w:div>
    <w:div w:id="1494103665">
      <w:bodyDiv w:val="1"/>
      <w:marLeft w:val="0"/>
      <w:marRight w:val="0"/>
      <w:marTop w:val="0"/>
      <w:marBottom w:val="0"/>
      <w:divBdr>
        <w:top w:val="none" w:sz="0" w:space="0" w:color="auto"/>
        <w:left w:val="none" w:sz="0" w:space="0" w:color="auto"/>
        <w:bottom w:val="none" w:sz="0" w:space="0" w:color="auto"/>
        <w:right w:val="none" w:sz="0" w:space="0" w:color="auto"/>
      </w:divBdr>
    </w:div>
    <w:div w:id="1494443110">
      <w:bodyDiv w:val="1"/>
      <w:marLeft w:val="0"/>
      <w:marRight w:val="0"/>
      <w:marTop w:val="0"/>
      <w:marBottom w:val="0"/>
      <w:divBdr>
        <w:top w:val="none" w:sz="0" w:space="0" w:color="auto"/>
        <w:left w:val="none" w:sz="0" w:space="0" w:color="auto"/>
        <w:bottom w:val="none" w:sz="0" w:space="0" w:color="auto"/>
        <w:right w:val="none" w:sz="0" w:space="0" w:color="auto"/>
      </w:divBdr>
    </w:div>
    <w:div w:id="1494485863">
      <w:bodyDiv w:val="1"/>
      <w:marLeft w:val="0"/>
      <w:marRight w:val="0"/>
      <w:marTop w:val="0"/>
      <w:marBottom w:val="0"/>
      <w:divBdr>
        <w:top w:val="none" w:sz="0" w:space="0" w:color="auto"/>
        <w:left w:val="none" w:sz="0" w:space="0" w:color="auto"/>
        <w:bottom w:val="none" w:sz="0" w:space="0" w:color="auto"/>
        <w:right w:val="none" w:sz="0" w:space="0" w:color="auto"/>
      </w:divBdr>
    </w:div>
    <w:div w:id="1494833622">
      <w:bodyDiv w:val="1"/>
      <w:marLeft w:val="0"/>
      <w:marRight w:val="0"/>
      <w:marTop w:val="0"/>
      <w:marBottom w:val="0"/>
      <w:divBdr>
        <w:top w:val="none" w:sz="0" w:space="0" w:color="auto"/>
        <w:left w:val="none" w:sz="0" w:space="0" w:color="auto"/>
        <w:bottom w:val="none" w:sz="0" w:space="0" w:color="auto"/>
        <w:right w:val="none" w:sz="0" w:space="0" w:color="auto"/>
      </w:divBdr>
    </w:div>
    <w:div w:id="1494905156">
      <w:bodyDiv w:val="1"/>
      <w:marLeft w:val="0"/>
      <w:marRight w:val="0"/>
      <w:marTop w:val="0"/>
      <w:marBottom w:val="0"/>
      <w:divBdr>
        <w:top w:val="none" w:sz="0" w:space="0" w:color="auto"/>
        <w:left w:val="none" w:sz="0" w:space="0" w:color="auto"/>
        <w:bottom w:val="none" w:sz="0" w:space="0" w:color="auto"/>
        <w:right w:val="none" w:sz="0" w:space="0" w:color="auto"/>
      </w:divBdr>
    </w:div>
    <w:div w:id="1494949559">
      <w:bodyDiv w:val="1"/>
      <w:marLeft w:val="0"/>
      <w:marRight w:val="0"/>
      <w:marTop w:val="0"/>
      <w:marBottom w:val="0"/>
      <w:divBdr>
        <w:top w:val="none" w:sz="0" w:space="0" w:color="auto"/>
        <w:left w:val="none" w:sz="0" w:space="0" w:color="auto"/>
        <w:bottom w:val="none" w:sz="0" w:space="0" w:color="auto"/>
        <w:right w:val="none" w:sz="0" w:space="0" w:color="auto"/>
      </w:divBdr>
    </w:div>
    <w:div w:id="1495143529">
      <w:bodyDiv w:val="1"/>
      <w:marLeft w:val="0"/>
      <w:marRight w:val="0"/>
      <w:marTop w:val="0"/>
      <w:marBottom w:val="0"/>
      <w:divBdr>
        <w:top w:val="none" w:sz="0" w:space="0" w:color="auto"/>
        <w:left w:val="none" w:sz="0" w:space="0" w:color="auto"/>
        <w:bottom w:val="none" w:sz="0" w:space="0" w:color="auto"/>
        <w:right w:val="none" w:sz="0" w:space="0" w:color="auto"/>
      </w:divBdr>
    </w:div>
    <w:div w:id="1495292156">
      <w:bodyDiv w:val="1"/>
      <w:marLeft w:val="0"/>
      <w:marRight w:val="0"/>
      <w:marTop w:val="0"/>
      <w:marBottom w:val="0"/>
      <w:divBdr>
        <w:top w:val="none" w:sz="0" w:space="0" w:color="auto"/>
        <w:left w:val="none" w:sz="0" w:space="0" w:color="auto"/>
        <w:bottom w:val="none" w:sz="0" w:space="0" w:color="auto"/>
        <w:right w:val="none" w:sz="0" w:space="0" w:color="auto"/>
      </w:divBdr>
    </w:div>
    <w:div w:id="1495409454">
      <w:bodyDiv w:val="1"/>
      <w:marLeft w:val="0"/>
      <w:marRight w:val="0"/>
      <w:marTop w:val="0"/>
      <w:marBottom w:val="0"/>
      <w:divBdr>
        <w:top w:val="none" w:sz="0" w:space="0" w:color="auto"/>
        <w:left w:val="none" w:sz="0" w:space="0" w:color="auto"/>
        <w:bottom w:val="none" w:sz="0" w:space="0" w:color="auto"/>
        <w:right w:val="none" w:sz="0" w:space="0" w:color="auto"/>
      </w:divBdr>
    </w:div>
    <w:div w:id="1495410348">
      <w:bodyDiv w:val="1"/>
      <w:marLeft w:val="0"/>
      <w:marRight w:val="0"/>
      <w:marTop w:val="0"/>
      <w:marBottom w:val="0"/>
      <w:divBdr>
        <w:top w:val="none" w:sz="0" w:space="0" w:color="auto"/>
        <w:left w:val="none" w:sz="0" w:space="0" w:color="auto"/>
        <w:bottom w:val="none" w:sz="0" w:space="0" w:color="auto"/>
        <w:right w:val="none" w:sz="0" w:space="0" w:color="auto"/>
      </w:divBdr>
    </w:div>
    <w:div w:id="1495488880">
      <w:bodyDiv w:val="1"/>
      <w:marLeft w:val="0"/>
      <w:marRight w:val="0"/>
      <w:marTop w:val="0"/>
      <w:marBottom w:val="0"/>
      <w:divBdr>
        <w:top w:val="none" w:sz="0" w:space="0" w:color="auto"/>
        <w:left w:val="none" w:sz="0" w:space="0" w:color="auto"/>
        <w:bottom w:val="none" w:sz="0" w:space="0" w:color="auto"/>
        <w:right w:val="none" w:sz="0" w:space="0" w:color="auto"/>
      </w:divBdr>
    </w:div>
    <w:div w:id="1495531821">
      <w:bodyDiv w:val="1"/>
      <w:marLeft w:val="0"/>
      <w:marRight w:val="0"/>
      <w:marTop w:val="0"/>
      <w:marBottom w:val="0"/>
      <w:divBdr>
        <w:top w:val="none" w:sz="0" w:space="0" w:color="auto"/>
        <w:left w:val="none" w:sz="0" w:space="0" w:color="auto"/>
        <w:bottom w:val="none" w:sz="0" w:space="0" w:color="auto"/>
        <w:right w:val="none" w:sz="0" w:space="0" w:color="auto"/>
      </w:divBdr>
    </w:div>
    <w:div w:id="1495801315">
      <w:bodyDiv w:val="1"/>
      <w:marLeft w:val="0"/>
      <w:marRight w:val="0"/>
      <w:marTop w:val="0"/>
      <w:marBottom w:val="0"/>
      <w:divBdr>
        <w:top w:val="none" w:sz="0" w:space="0" w:color="auto"/>
        <w:left w:val="none" w:sz="0" w:space="0" w:color="auto"/>
        <w:bottom w:val="none" w:sz="0" w:space="0" w:color="auto"/>
        <w:right w:val="none" w:sz="0" w:space="0" w:color="auto"/>
      </w:divBdr>
    </w:div>
    <w:div w:id="1496337486">
      <w:bodyDiv w:val="1"/>
      <w:marLeft w:val="0"/>
      <w:marRight w:val="0"/>
      <w:marTop w:val="0"/>
      <w:marBottom w:val="0"/>
      <w:divBdr>
        <w:top w:val="none" w:sz="0" w:space="0" w:color="auto"/>
        <w:left w:val="none" w:sz="0" w:space="0" w:color="auto"/>
        <w:bottom w:val="none" w:sz="0" w:space="0" w:color="auto"/>
        <w:right w:val="none" w:sz="0" w:space="0" w:color="auto"/>
      </w:divBdr>
    </w:div>
    <w:div w:id="1496338802">
      <w:bodyDiv w:val="1"/>
      <w:marLeft w:val="0"/>
      <w:marRight w:val="0"/>
      <w:marTop w:val="0"/>
      <w:marBottom w:val="0"/>
      <w:divBdr>
        <w:top w:val="none" w:sz="0" w:space="0" w:color="auto"/>
        <w:left w:val="none" w:sz="0" w:space="0" w:color="auto"/>
        <w:bottom w:val="none" w:sz="0" w:space="0" w:color="auto"/>
        <w:right w:val="none" w:sz="0" w:space="0" w:color="auto"/>
      </w:divBdr>
    </w:div>
    <w:div w:id="1496654272">
      <w:bodyDiv w:val="1"/>
      <w:marLeft w:val="0"/>
      <w:marRight w:val="0"/>
      <w:marTop w:val="0"/>
      <w:marBottom w:val="0"/>
      <w:divBdr>
        <w:top w:val="none" w:sz="0" w:space="0" w:color="auto"/>
        <w:left w:val="none" w:sz="0" w:space="0" w:color="auto"/>
        <w:bottom w:val="none" w:sz="0" w:space="0" w:color="auto"/>
        <w:right w:val="none" w:sz="0" w:space="0" w:color="auto"/>
      </w:divBdr>
    </w:div>
    <w:div w:id="1496797646">
      <w:bodyDiv w:val="1"/>
      <w:marLeft w:val="0"/>
      <w:marRight w:val="0"/>
      <w:marTop w:val="0"/>
      <w:marBottom w:val="0"/>
      <w:divBdr>
        <w:top w:val="none" w:sz="0" w:space="0" w:color="auto"/>
        <w:left w:val="none" w:sz="0" w:space="0" w:color="auto"/>
        <w:bottom w:val="none" w:sz="0" w:space="0" w:color="auto"/>
        <w:right w:val="none" w:sz="0" w:space="0" w:color="auto"/>
      </w:divBdr>
    </w:div>
    <w:div w:id="1497377579">
      <w:bodyDiv w:val="1"/>
      <w:marLeft w:val="0"/>
      <w:marRight w:val="0"/>
      <w:marTop w:val="0"/>
      <w:marBottom w:val="0"/>
      <w:divBdr>
        <w:top w:val="none" w:sz="0" w:space="0" w:color="auto"/>
        <w:left w:val="none" w:sz="0" w:space="0" w:color="auto"/>
        <w:bottom w:val="none" w:sz="0" w:space="0" w:color="auto"/>
        <w:right w:val="none" w:sz="0" w:space="0" w:color="auto"/>
      </w:divBdr>
    </w:div>
    <w:div w:id="1497569178">
      <w:bodyDiv w:val="1"/>
      <w:marLeft w:val="0"/>
      <w:marRight w:val="0"/>
      <w:marTop w:val="0"/>
      <w:marBottom w:val="0"/>
      <w:divBdr>
        <w:top w:val="none" w:sz="0" w:space="0" w:color="auto"/>
        <w:left w:val="none" w:sz="0" w:space="0" w:color="auto"/>
        <w:bottom w:val="none" w:sz="0" w:space="0" w:color="auto"/>
        <w:right w:val="none" w:sz="0" w:space="0" w:color="auto"/>
      </w:divBdr>
    </w:div>
    <w:div w:id="1497919262">
      <w:bodyDiv w:val="1"/>
      <w:marLeft w:val="0"/>
      <w:marRight w:val="0"/>
      <w:marTop w:val="0"/>
      <w:marBottom w:val="0"/>
      <w:divBdr>
        <w:top w:val="none" w:sz="0" w:space="0" w:color="auto"/>
        <w:left w:val="none" w:sz="0" w:space="0" w:color="auto"/>
        <w:bottom w:val="none" w:sz="0" w:space="0" w:color="auto"/>
        <w:right w:val="none" w:sz="0" w:space="0" w:color="auto"/>
      </w:divBdr>
    </w:div>
    <w:div w:id="1498381264">
      <w:bodyDiv w:val="1"/>
      <w:marLeft w:val="0"/>
      <w:marRight w:val="0"/>
      <w:marTop w:val="0"/>
      <w:marBottom w:val="0"/>
      <w:divBdr>
        <w:top w:val="none" w:sz="0" w:space="0" w:color="auto"/>
        <w:left w:val="none" w:sz="0" w:space="0" w:color="auto"/>
        <w:bottom w:val="none" w:sz="0" w:space="0" w:color="auto"/>
        <w:right w:val="none" w:sz="0" w:space="0" w:color="auto"/>
      </w:divBdr>
    </w:div>
    <w:div w:id="1498492573">
      <w:bodyDiv w:val="1"/>
      <w:marLeft w:val="0"/>
      <w:marRight w:val="0"/>
      <w:marTop w:val="0"/>
      <w:marBottom w:val="0"/>
      <w:divBdr>
        <w:top w:val="none" w:sz="0" w:space="0" w:color="auto"/>
        <w:left w:val="none" w:sz="0" w:space="0" w:color="auto"/>
        <w:bottom w:val="none" w:sz="0" w:space="0" w:color="auto"/>
        <w:right w:val="none" w:sz="0" w:space="0" w:color="auto"/>
      </w:divBdr>
    </w:div>
    <w:div w:id="1498576087">
      <w:bodyDiv w:val="1"/>
      <w:marLeft w:val="0"/>
      <w:marRight w:val="0"/>
      <w:marTop w:val="0"/>
      <w:marBottom w:val="0"/>
      <w:divBdr>
        <w:top w:val="none" w:sz="0" w:space="0" w:color="auto"/>
        <w:left w:val="none" w:sz="0" w:space="0" w:color="auto"/>
        <w:bottom w:val="none" w:sz="0" w:space="0" w:color="auto"/>
        <w:right w:val="none" w:sz="0" w:space="0" w:color="auto"/>
      </w:divBdr>
    </w:div>
    <w:div w:id="1499077290">
      <w:bodyDiv w:val="1"/>
      <w:marLeft w:val="0"/>
      <w:marRight w:val="0"/>
      <w:marTop w:val="0"/>
      <w:marBottom w:val="0"/>
      <w:divBdr>
        <w:top w:val="none" w:sz="0" w:space="0" w:color="auto"/>
        <w:left w:val="none" w:sz="0" w:space="0" w:color="auto"/>
        <w:bottom w:val="none" w:sz="0" w:space="0" w:color="auto"/>
        <w:right w:val="none" w:sz="0" w:space="0" w:color="auto"/>
      </w:divBdr>
    </w:div>
    <w:div w:id="1499231960">
      <w:bodyDiv w:val="1"/>
      <w:marLeft w:val="0"/>
      <w:marRight w:val="0"/>
      <w:marTop w:val="0"/>
      <w:marBottom w:val="0"/>
      <w:divBdr>
        <w:top w:val="none" w:sz="0" w:space="0" w:color="auto"/>
        <w:left w:val="none" w:sz="0" w:space="0" w:color="auto"/>
        <w:bottom w:val="none" w:sz="0" w:space="0" w:color="auto"/>
        <w:right w:val="none" w:sz="0" w:space="0" w:color="auto"/>
      </w:divBdr>
    </w:div>
    <w:div w:id="1499539831">
      <w:bodyDiv w:val="1"/>
      <w:marLeft w:val="0"/>
      <w:marRight w:val="0"/>
      <w:marTop w:val="0"/>
      <w:marBottom w:val="0"/>
      <w:divBdr>
        <w:top w:val="none" w:sz="0" w:space="0" w:color="auto"/>
        <w:left w:val="none" w:sz="0" w:space="0" w:color="auto"/>
        <w:bottom w:val="none" w:sz="0" w:space="0" w:color="auto"/>
        <w:right w:val="none" w:sz="0" w:space="0" w:color="auto"/>
      </w:divBdr>
    </w:div>
    <w:div w:id="1499542640">
      <w:bodyDiv w:val="1"/>
      <w:marLeft w:val="0"/>
      <w:marRight w:val="0"/>
      <w:marTop w:val="0"/>
      <w:marBottom w:val="0"/>
      <w:divBdr>
        <w:top w:val="none" w:sz="0" w:space="0" w:color="auto"/>
        <w:left w:val="none" w:sz="0" w:space="0" w:color="auto"/>
        <w:bottom w:val="none" w:sz="0" w:space="0" w:color="auto"/>
        <w:right w:val="none" w:sz="0" w:space="0" w:color="auto"/>
      </w:divBdr>
    </w:div>
    <w:div w:id="1499729675">
      <w:bodyDiv w:val="1"/>
      <w:marLeft w:val="0"/>
      <w:marRight w:val="0"/>
      <w:marTop w:val="0"/>
      <w:marBottom w:val="0"/>
      <w:divBdr>
        <w:top w:val="none" w:sz="0" w:space="0" w:color="auto"/>
        <w:left w:val="none" w:sz="0" w:space="0" w:color="auto"/>
        <w:bottom w:val="none" w:sz="0" w:space="0" w:color="auto"/>
        <w:right w:val="none" w:sz="0" w:space="0" w:color="auto"/>
      </w:divBdr>
    </w:div>
    <w:div w:id="1500389599">
      <w:bodyDiv w:val="1"/>
      <w:marLeft w:val="0"/>
      <w:marRight w:val="0"/>
      <w:marTop w:val="0"/>
      <w:marBottom w:val="0"/>
      <w:divBdr>
        <w:top w:val="none" w:sz="0" w:space="0" w:color="auto"/>
        <w:left w:val="none" w:sz="0" w:space="0" w:color="auto"/>
        <w:bottom w:val="none" w:sz="0" w:space="0" w:color="auto"/>
        <w:right w:val="none" w:sz="0" w:space="0" w:color="auto"/>
      </w:divBdr>
    </w:div>
    <w:div w:id="1500582285">
      <w:bodyDiv w:val="1"/>
      <w:marLeft w:val="0"/>
      <w:marRight w:val="0"/>
      <w:marTop w:val="0"/>
      <w:marBottom w:val="0"/>
      <w:divBdr>
        <w:top w:val="none" w:sz="0" w:space="0" w:color="auto"/>
        <w:left w:val="none" w:sz="0" w:space="0" w:color="auto"/>
        <w:bottom w:val="none" w:sz="0" w:space="0" w:color="auto"/>
        <w:right w:val="none" w:sz="0" w:space="0" w:color="auto"/>
      </w:divBdr>
    </w:div>
    <w:div w:id="1500997972">
      <w:bodyDiv w:val="1"/>
      <w:marLeft w:val="0"/>
      <w:marRight w:val="0"/>
      <w:marTop w:val="0"/>
      <w:marBottom w:val="0"/>
      <w:divBdr>
        <w:top w:val="none" w:sz="0" w:space="0" w:color="auto"/>
        <w:left w:val="none" w:sz="0" w:space="0" w:color="auto"/>
        <w:bottom w:val="none" w:sz="0" w:space="0" w:color="auto"/>
        <w:right w:val="none" w:sz="0" w:space="0" w:color="auto"/>
      </w:divBdr>
    </w:div>
    <w:div w:id="1501122436">
      <w:bodyDiv w:val="1"/>
      <w:marLeft w:val="0"/>
      <w:marRight w:val="0"/>
      <w:marTop w:val="0"/>
      <w:marBottom w:val="0"/>
      <w:divBdr>
        <w:top w:val="none" w:sz="0" w:space="0" w:color="auto"/>
        <w:left w:val="none" w:sz="0" w:space="0" w:color="auto"/>
        <w:bottom w:val="none" w:sz="0" w:space="0" w:color="auto"/>
        <w:right w:val="none" w:sz="0" w:space="0" w:color="auto"/>
      </w:divBdr>
    </w:div>
    <w:div w:id="1501894580">
      <w:bodyDiv w:val="1"/>
      <w:marLeft w:val="0"/>
      <w:marRight w:val="0"/>
      <w:marTop w:val="0"/>
      <w:marBottom w:val="0"/>
      <w:divBdr>
        <w:top w:val="none" w:sz="0" w:space="0" w:color="auto"/>
        <w:left w:val="none" w:sz="0" w:space="0" w:color="auto"/>
        <w:bottom w:val="none" w:sz="0" w:space="0" w:color="auto"/>
        <w:right w:val="none" w:sz="0" w:space="0" w:color="auto"/>
      </w:divBdr>
    </w:div>
    <w:div w:id="1502157356">
      <w:bodyDiv w:val="1"/>
      <w:marLeft w:val="0"/>
      <w:marRight w:val="0"/>
      <w:marTop w:val="0"/>
      <w:marBottom w:val="0"/>
      <w:divBdr>
        <w:top w:val="none" w:sz="0" w:space="0" w:color="auto"/>
        <w:left w:val="none" w:sz="0" w:space="0" w:color="auto"/>
        <w:bottom w:val="none" w:sz="0" w:space="0" w:color="auto"/>
        <w:right w:val="none" w:sz="0" w:space="0" w:color="auto"/>
      </w:divBdr>
    </w:div>
    <w:div w:id="1503013453">
      <w:bodyDiv w:val="1"/>
      <w:marLeft w:val="0"/>
      <w:marRight w:val="0"/>
      <w:marTop w:val="0"/>
      <w:marBottom w:val="0"/>
      <w:divBdr>
        <w:top w:val="none" w:sz="0" w:space="0" w:color="auto"/>
        <w:left w:val="none" w:sz="0" w:space="0" w:color="auto"/>
        <w:bottom w:val="none" w:sz="0" w:space="0" w:color="auto"/>
        <w:right w:val="none" w:sz="0" w:space="0" w:color="auto"/>
      </w:divBdr>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
    <w:div w:id="1503425910">
      <w:bodyDiv w:val="1"/>
      <w:marLeft w:val="0"/>
      <w:marRight w:val="0"/>
      <w:marTop w:val="0"/>
      <w:marBottom w:val="0"/>
      <w:divBdr>
        <w:top w:val="none" w:sz="0" w:space="0" w:color="auto"/>
        <w:left w:val="none" w:sz="0" w:space="0" w:color="auto"/>
        <w:bottom w:val="none" w:sz="0" w:space="0" w:color="auto"/>
        <w:right w:val="none" w:sz="0" w:space="0" w:color="auto"/>
      </w:divBdr>
    </w:div>
    <w:div w:id="1503931695">
      <w:bodyDiv w:val="1"/>
      <w:marLeft w:val="0"/>
      <w:marRight w:val="0"/>
      <w:marTop w:val="0"/>
      <w:marBottom w:val="0"/>
      <w:divBdr>
        <w:top w:val="none" w:sz="0" w:space="0" w:color="auto"/>
        <w:left w:val="none" w:sz="0" w:space="0" w:color="auto"/>
        <w:bottom w:val="none" w:sz="0" w:space="0" w:color="auto"/>
        <w:right w:val="none" w:sz="0" w:space="0" w:color="auto"/>
      </w:divBdr>
    </w:div>
    <w:div w:id="1504317213">
      <w:bodyDiv w:val="1"/>
      <w:marLeft w:val="0"/>
      <w:marRight w:val="0"/>
      <w:marTop w:val="0"/>
      <w:marBottom w:val="0"/>
      <w:divBdr>
        <w:top w:val="none" w:sz="0" w:space="0" w:color="auto"/>
        <w:left w:val="none" w:sz="0" w:space="0" w:color="auto"/>
        <w:bottom w:val="none" w:sz="0" w:space="0" w:color="auto"/>
        <w:right w:val="none" w:sz="0" w:space="0" w:color="auto"/>
      </w:divBdr>
    </w:div>
    <w:div w:id="1504319391">
      <w:bodyDiv w:val="1"/>
      <w:marLeft w:val="0"/>
      <w:marRight w:val="0"/>
      <w:marTop w:val="0"/>
      <w:marBottom w:val="0"/>
      <w:divBdr>
        <w:top w:val="none" w:sz="0" w:space="0" w:color="auto"/>
        <w:left w:val="none" w:sz="0" w:space="0" w:color="auto"/>
        <w:bottom w:val="none" w:sz="0" w:space="0" w:color="auto"/>
        <w:right w:val="none" w:sz="0" w:space="0" w:color="auto"/>
      </w:divBdr>
    </w:div>
    <w:div w:id="1505584302">
      <w:bodyDiv w:val="1"/>
      <w:marLeft w:val="0"/>
      <w:marRight w:val="0"/>
      <w:marTop w:val="0"/>
      <w:marBottom w:val="0"/>
      <w:divBdr>
        <w:top w:val="none" w:sz="0" w:space="0" w:color="auto"/>
        <w:left w:val="none" w:sz="0" w:space="0" w:color="auto"/>
        <w:bottom w:val="none" w:sz="0" w:space="0" w:color="auto"/>
        <w:right w:val="none" w:sz="0" w:space="0" w:color="auto"/>
      </w:divBdr>
    </w:div>
    <w:div w:id="1505780358">
      <w:bodyDiv w:val="1"/>
      <w:marLeft w:val="0"/>
      <w:marRight w:val="0"/>
      <w:marTop w:val="0"/>
      <w:marBottom w:val="0"/>
      <w:divBdr>
        <w:top w:val="none" w:sz="0" w:space="0" w:color="auto"/>
        <w:left w:val="none" w:sz="0" w:space="0" w:color="auto"/>
        <w:bottom w:val="none" w:sz="0" w:space="0" w:color="auto"/>
        <w:right w:val="none" w:sz="0" w:space="0" w:color="auto"/>
      </w:divBdr>
    </w:div>
    <w:div w:id="1506163637">
      <w:bodyDiv w:val="1"/>
      <w:marLeft w:val="0"/>
      <w:marRight w:val="0"/>
      <w:marTop w:val="0"/>
      <w:marBottom w:val="0"/>
      <w:divBdr>
        <w:top w:val="none" w:sz="0" w:space="0" w:color="auto"/>
        <w:left w:val="none" w:sz="0" w:space="0" w:color="auto"/>
        <w:bottom w:val="none" w:sz="0" w:space="0" w:color="auto"/>
        <w:right w:val="none" w:sz="0" w:space="0" w:color="auto"/>
      </w:divBdr>
    </w:div>
    <w:div w:id="1507282197">
      <w:bodyDiv w:val="1"/>
      <w:marLeft w:val="0"/>
      <w:marRight w:val="0"/>
      <w:marTop w:val="0"/>
      <w:marBottom w:val="0"/>
      <w:divBdr>
        <w:top w:val="none" w:sz="0" w:space="0" w:color="auto"/>
        <w:left w:val="none" w:sz="0" w:space="0" w:color="auto"/>
        <w:bottom w:val="none" w:sz="0" w:space="0" w:color="auto"/>
        <w:right w:val="none" w:sz="0" w:space="0" w:color="auto"/>
      </w:divBdr>
    </w:div>
    <w:div w:id="1507330266">
      <w:bodyDiv w:val="1"/>
      <w:marLeft w:val="0"/>
      <w:marRight w:val="0"/>
      <w:marTop w:val="0"/>
      <w:marBottom w:val="0"/>
      <w:divBdr>
        <w:top w:val="none" w:sz="0" w:space="0" w:color="auto"/>
        <w:left w:val="none" w:sz="0" w:space="0" w:color="auto"/>
        <w:bottom w:val="none" w:sz="0" w:space="0" w:color="auto"/>
        <w:right w:val="none" w:sz="0" w:space="0" w:color="auto"/>
      </w:divBdr>
    </w:div>
    <w:div w:id="1507478504">
      <w:bodyDiv w:val="1"/>
      <w:marLeft w:val="0"/>
      <w:marRight w:val="0"/>
      <w:marTop w:val="0"/>
      <w:marBottom w:val="0"/>
      <w:divBdr>
        <w:top w:val="none" w:sz="0" w:space="0" w:color="auto"/>
        <w:left w:val="none" w:sz="0" w:space="0" w:color="auto"/>
        <w:bottom w:val="none" w:sz="0" w:space="0" w:color="auto"/>
        <w:right w:val="none" w:sz="0" w:space="0" w:color="auto"/>
      </w:divBdr>
    </w:div>
    <w:div w:id="1508399078">
      <w:bodyDiv w:val="1"/>
      <w:marLeft w:val="0"/>
      <w:marRight w:val="0"/>
      <w:marTop w:val="0"/>
      <w:marBottom w:val="0"/>
      <w:divBdr>
        <w:top w:val="none" w:sz="0" w:space="0" w:color="auto"/>
        <w:left w:val="none" w:sz="0" w:space="0" w:color="auto"/>
        <w:bottom w:val="none" w:sz="0" w:space="0" w:color="auto"/>
        <w:right w:val="none" w:sz="0" w:space="0" w:color="auto"/>
      </w:divBdr>
    </w:div>
    <w:div w:id="1508517515">
      <w:bodyDiv w:val="1"/>
      <w:marLeft w:val="0"/>
      <w:marRight w:val="0"/>
      <w:marTop w:val="0"/>
      <w:marBottom w:val="0"/>
      <w:divBdr>
        <w:top w:val="none" w:sz="0" w:space="0" w:color="auto"/>
        <w:left w:val="none" w:sz="0" w:space="0" w:color="auto"/>
        <w:bottom w:val="none" w:sz="0" w:space="0" w:color="auto"/>
        <w:right w:val="none" w:sz="0" w:space="0" w:color="auto"/>
      </w:divBdr>
    </w:div>
    <w:div w:id="1508520258">
      <w:bodyDiv w:val="1"/>
      <w:marLeft w:val="0"/>
      <w:marRight w:val="0"/>
      <w:marTop w:val="0"/>
      <w:marBottom w:val="0"/>
      <w:divBdr>
        <w:top w:val="none" w:sz="0" w:space="0" w:color="auto"/>
        <w:left w:val="none" w:sz="0" w:space="0" w:color="auto"/>
        <w:bottom w:val="none" w:sz="0" w:space="0" w:color="auto"/>
        <w:right w:val="none" w:sz="0" w:space="0" w:color="auto"/>
      </w:divBdr>
    </w:div>
    <w:div w:id="1509632276">
      <w:bodyDiv w:val="1"/>
      <w:marLeft w:val="0"/>
      <w:marRight w:val="0"/>
      <w:marTop w:val="0"/>
      <w:marBottom w:val="0"/>
      <w:divBdr>
        <w:top w:val="none" w:sz="0" w:space="0" w:color="auto"/>
        <w:left w:val="none" w:sz="0" w:space="0" w:color="auto"/>
        <w:bottom w:val="none" w:sz="0" w:space="0" w:color="auto"/>
        <w:right w:val="none" w:sz="0" w:space="0" w:color="auto"/>
      </w:divBdr>
    </w:div>
    <w:div w:id="1509978944">
      <w:bodyDiv w:val="1"/>
      <w:marLeft w:val="0"/>
      <w:marRight w:val="0"/>
      <w:marTop w:val="0"/>
      <w:marBottom w:val="0"/>
      <w:divBdr>
        <w:top w:val="none" w:sz="0" w:space="0" w:color="auto"/>
        <w:left w:val="none" w:sz="0" w:space="0" w:color="auto"/>
        <w:bottom w:val="none" w:sz="0" w:space="0" w:color="auto"/>
        <w:right w:val="none" w:sz="0" w:space="0" w:color="auto"/>
      </w:divBdr>
    </w:div>
    <w:div w:id="1510481916">
      <w:bodyDiv w:val="1"/>
      <w:marLeft w:val="0"/>
      <w:marRight w:val="0"/>
      <w:marTop w:val="0"/>
      <w:marBottom w:val="0"/>
      <w:divBdr>
        <w:top w:val="none" w:sz="0" w:space="0" w:color="auto"/>
        <w:left w:val="none" w:sz="0" w:space="0" w:color="auto"/>
        <w:bottom w:val="none" w:sz="0" w:space="0" w:color="auto"/>
        <w:right w:val="none" w:sz="0" w:space="0" w:color="auto"/>
      </w:divBdr>
    </w:div>
    <w:div w:id="1510487441">
      <w:bodyDiv w:val="1"/>
      <w:marLeft w:val="0"/>
      <w:marRight w:val="0"/>
      <w:marTop w:val="0"/>
      <w:marBottom w:val="0"/>
      <w:divBdr>
        <w:top w:val="none" w:sz="0" w:space="0" w:color="auto"/>
        <w:left w:val="none" w:sz="0" w:space="0" w:color="auto"/>
        <w:bottom w:val="none" w:sz="0" w:space="0" w:color="auto"/>
        <w:right w:val="none" w:sz="0" w:space="0" w:color="auto"/>
      </w:divBdr>
    </w:div>
    <w:div w:id="1510869594">
      <w:bodyDiv w:val="1"/>
      <w:marLeft w:val="0"/>
      <w:marRight w:val="0"/>
      <w:marTop w:val="0"/>
      <w:marBottom w:val="0"/>
      <w:divBdr>
        <w:top w:val="none" w:sz="0" w:space="0" w:color="auto"/>
        <w:left w:val="none" w:sz="0" w:space="0" w:color="auto"/>
        <w:bottom w:val="none" w:sz="0" w:space="0" w:color="auto"/>
        <w:right w:val="none" w:sz="0" w:space="0" w:color="auto"/>
      </w:divBdr>
    </w:div>
    <w:div w:id="1511918613">
      <w:bodyDiv w:val="1"/>
      <w:marLeft w:val="0"/>
      <w:marRight w:val="0"/>
      <w:marTop w:val="0"/>
      <w:marBottom w:val="0"/>
      <w:divBdr>
        <w:top w:val="none" w:sz="0" w:space="0" w:color="auto"/>
        <w:left w:val="none" w:sz="0" w:space="0" w:color="auto"/>
        <w:bottom w:val="none" w:sz="0" w:space="0" w:color="auto"/>
        <w:right w:val="none" w:sz="0" w:space="0" w:color="auto"/>
      </w:divBdr>
    </w:div>
    <w:div w:id="1512180354">
      <w:bodyDiv w:val="1"/>
      <w:marLeft w:val="0"/>
      <w:marRight w:val="0"/>
      <w:marTop w:val="0"/>
      <w:marBottom w:val="0"/>
      <w:divBdr>
        <w:top w:val="none" w:sz="0" w:space="0" w:color="auto"/>
        <w:left w:val="none" w:sz="0" w:space="0" w:color="auto"/>
        <w:bottom w:val="none" w:sz="0" w:space="0" w:color="auto"/>
        <w:right w:val="none" w:sz="0" w:space="0" w:color="auto"/>
      </w:divBdr>
    </w:div>
    <w:div w:id="1514030109">
      <w:bodyDiv w:val="1"/>
      <w:marLeft w:val="0"/>
      <w:marRight w:val="0"/>
      <w:marTop w:val="0"/>
      <w:marBottom w:val="0"/>
      <w:divBdr>
        <w:top w:val="none" w:sz="0" w:space="0" w:color="auto"/>
        <w:left w:val="none" w:sz="0" w:space="0" w:color="auto"/>
        <w:bottom w:val="none" w:sz="0" w:space="0" w:color="auto"/>
        <w:right w:val="none" w:sz="0" w:space="0" w:color="auto"/>
      </w:divBdr>
    </w:div>
    <w:div w:id="1514490601">
      <w:bodyDiv w:val="1"/>
      <w:marLeft w:val="0"/>
      <w:marRight w:val="0"/>
      <w:marTop w:val="0"/>
      <w:marBottom w:val="0"/>
      <w:divBdr>
        <w:top w:val="none" w:sz="0" w:space="0" w:color="auto"/>
        <w:left w:val="none" w:sz="0" w:space="0" w:color="auto"/>
        <w:bottom w:val="none" w:sz="0" w:space="0" w:color="auto"/>
        <w:right w:val="none" w:sz="0" w:space="0" w:color="auto"/>
      </w:divBdr>
    </w:div>
    <w:div w:id="1514492671">
      <w:bodyDiv w:val="1"/>
      <w:marLeft w:val="0"/>
      <w:marRight w:val="0"/>
      <w:marTop w:val="0"/>
      <w:marBottom w:val="0"/>
      <w:divBdr>
        <w:top w:val="none" w:sz="0" w:space="0" w:color="auto"/>
        <w:left w:val="none" w:sz="0" w:space="0" w:color="auto"/>
        <w:bottom w:val="none" w:sz="0" w:space="0" w:color="auto"/>
        <w:right w:val="none" w:sz="0" w:space="0" w:color="auto"/>
      </w:divBdr>
    </w:div>
    <w:div w:id="1514613738">
      <w:bodyDiv w:val="1"/>
      <w:marLeft w:val="0"/>
      <w:marRight w:val="0"/>
      <w:marTop w:val="0"/>
      <w:marBottom w:val="0"/>
      <w:divBdr>
        <w:top w:val="none" w:sz="0" w:space="0" w:color="auto"/>
        <w:left w:val="none" w:sz="0" w:space="0" w:color="auto"/>
        <w:bottom w:val="none" w:sz="0" w:space="0" w:color="auto"/>
        <w:right w:val="none" w:sz="0" w:space="0" w:color="auto"/>
      </w:divBdr>
    </w:div>
    <w:div w:id="1515336236">
      <w:bodyDiv w:val="1"/>
      <w:marLeft w:val="0"/>
      <w:marRight w:val="0"/>
      <w:marTop w:val="0"/>
      <w:marBottom w:val="0"/>
      <w:divBdr>
        <w:top w:val="none" w:sz="0" w:space="0" w:color="auto"/>
        <w:left w:val="none" w:sz="0" w:space="0" w:color="auto"/>
        <w:bottom w:val="none" w:sz="0" w:space="0" w:color="auto"/>
        <w:right w:val="none" w:sz="0" w:space="0" w:color="auto"/>
      </w:divBdr>
    </w:div>
    <w:div w:id="1515343292">
      <w:bodyDiv w:val="1"/>
      <w:marLeft w:val="0"/>
      <w:marRight w:val="0"/>
      <w:marTop w:val="0"/>
      <w:marBottom w:val="0"/>
      <w:divBdr>
        <w:top w:val="none" w:sz="0" w:space="0" w:color="auto"/>
        <w:left w:val="none" w:sz="0" w:space="0" w:color="auto"/>
        <w:bottom w:val="none" w:sz="0" w:space="0" w:color="auto"/>
        <w:right w:val="none" w:sz="0" w:space="0" w:color="auto"/>
      </w:divBdr>
    </w:div>
    <w:div w:id="1515531573">
      <w:bodyDiv w:val="1"/>
      <w:marLeft w:val="0"/>
      <w:marRight w:val="0"/>
      <w:marTop w:val="0"/>
      <w:marBottom w:val="0"/>
      <w:divBdr>
        <w:top w:val="none" w:sz="0" w:space="0" w:color="auto"/>
        <w:left w:val="none" w:sz="0" w:space="0" w:color="auto"/>
        <w:bottom w:val="none" w:sz="0" w:space="0" w:color="auto"/>
        <w:right w:val="none" w:sz="0" w:space="0" w:color="auto"/>
      </w:divBdr>
    </w:div>
    <w:div w:id="1515923975">
      <w:bodyDiv w:val="1"/>
      <w:marLeft w:val="0"/>
      <w:marRight w:val="0"/>
      <w:marTop w:val="0"/>
      <w:marBottom w:val="0"/>
      <w:divBdr>
        <w:top w:val="none" w:sz="0" w:space="0" w:color="auto"/>
        <w:left w:val="none" w:sz="0" w:space="0" w:color="auto"/>
        <w:bottom w:val="none" w:sz="0" w:space="0" w:color="auto"/>
        <w:right w:val="none" w:sz="0" w:space="0" w:color="auto"/>
      </w:divBdr>
    </w:div>
    <w:div w:id="1516069613">
      <w:bodyDiv w:val="1"/>
      <w:marLeft w:val="0"/>
      <w:marRight w:val="0"/>
      <w:marTop w:val="0"/>
      <w:marBottom w:val="0"/>
      <w:divBdr>
        <w:top w:val="none" w:sz="0" w:space="0" w:color="auto"/>
        <w:left w:val="none" w:sz="0" w:space="0" w:color="auto"/>
        <w:bottom w:val="none" w:sz="0" w:space="0" w:color="auto"/>
        <w:right w:val="none" w:sz="0" w:space="0" w:color="auto"/>
      </w:divBdr>
    </w:div>
    <w:div w:id="1516110472">
      <w:bodyDiv w:val="1"/>
      <w:marLeft w:val="0"/>
      <w:marRight w:val="0"/>
      <w:marTop w:val="0"/>
      <w:marBottom w:val="0"/>
      <w:divBdr>
        <w:top w:val="none" w:sz="0" w:space="0" w:color="auto"/>
        <w:left w:val="none" w:sz="0" w:space="0" w:color="auto"/>
        <w:bottom w:val="none" w:sz="0" w:space="0" w:color="auto"/>
        <w:right w:val="none" w:sz="0" w:space="0" w:color="auto"/>
      </w:divBdr>
    </w:div>
    <w:div w:id="1516114209">
      <w:bodyDiv w:val="1"/>
      <w:marLeft w:val="0"/>
      <w:marRight w:val="0"/>
      <w:marTop w:val="0"/>
      <w:marBottom w:val="0"/>
      <w:divBdr>
        <w:top w:val="none" w:sz="0" w:space="0" w:color="auto"/>
        <w:left w:val="none" w:sz="0" w:space="0" w:color="auto"/>
        <w:bottom w:val="none" w:sz="0" w:space="0" w:color="auto"/>
        <w:right w:val="none" w:sz="0" w:space="0" w:color="auto"/>
      </w:divBdr>
    </w:div>
    <w:div w:id="1517189989">
      <w:bodyDiv w:val="1"/>
      <w:marLeft w:val="0"/>
      <w:marRight w:val="0"/>
      <w:marTop w:val="0"/>
      <w:marBottom w:val="0"/>
      <w:divBdr>
        <w:top w:val="none" w:sz="0" w:space="0" w:color="auto"/>
        <w:left w:val="none" w:sz="0" w:space="0" w:color="auto"/>
        <w:bottom w:val="none" w:sz="0" w:space="0" w:color="auto"/>
        <w:right w:val="none" w:sz="0" w:space="0" w:color="auto"/>
      </w:divBdr>
    </w:div>
    <w:div w:id="1517227056">
      <w:bodyDiv w:val="1"/>
      <w:marLeft w:val="0"/>
      <w:marRight w:val="0"/>
      <w:marTop w:val="0"/>
      <w:marBottom w:val="0"/>
      <w:divBdr>
        <w:top w:val="none" w:sz="0" w:space="0" w:color="auto"/>
        <w:left w:val="none" w:sz="0" w:space="0" w:color="auto"/>
        <w:bottom w:val="none" w:sz="0" w:space="0" w:color="auto"/>
        <w:right w:val="none" w:sz="0" w:space="0" w:color="auto"/>
      </w:divBdr>
    </w:div>
    <w:div w:id="1517815702">
      <w:bodyDiv w:val="1"/>
      <w:marLeft w:val="0"/>
      <w:marRight w:val="0"/>
      <w:marTop w:val="0"/>
      <w:marBottom w:val="0"/>
      <w:divBdr>
        <w:top w:val="none" w:sz="0" w:space="0" w:color="auto"/>
        <w:left w:val="none" w:sz="0" w:space="0" w:color="auto"/>
        <w:bottom w:val="none" w:sz="0" w:space="0" w:color="auto"/>
        <w:right w:val="none" w:sz="0" w:space="0" w:color="auto"/>
      </w:divBdr>
    </w:div>
    <w:div w:id="1518345000">
      <w:bodyDiv w:val="1"/>
      <w:marLeft w:val="0"/>
      <w:marRight w:val="0"/>
      <w:marTop w:val="0"/>
      <w:marBottom w:val="0"/>
      <w:divBdr>
        <w:top w:val="none" w:sz="0" w:space="0" w:color="auto"/>
        <w:left w:val="none" w:sz="0" w:space="0" w:color="auto"/>
        <w:bottom w:val="none" w:sz="0" w:space="0" w:color="auto"/>
        <w:right w:val="none" w:sz="0" w:space="0" w:color="auto"/>
      </w:divBdr>
    </w:div>
    <w:div w:id="1518498340">
      <w:bodyDiv w:val="1"/>
      <w:marLeft w:val="0"/>
      <w:marRight w:val="0"/>
      <w:marTop w:val="0"/>
      <w:marBottom w:val="0"/>
      <w:divBdr>
        <w:top w:val="none" w:sz="0" w:space="0" w:color="auto"/>
        <w:left w:val="none" w:sz="0" w:space="0" w:color="auto"/>
        <w:bottom w:val="none" w:sz="0" w:space="0" w:color="auto"/>
        <w:right w:val="none" w:sz="0" w:space="0" w:color="auto"/>
      </w:divBdr>
    </w:div>
    <w:div w:id="1518736532">
      <w:bodyDiv w:val="1"/>
      <w:marLeft w:val="0"/>
      <w:marRight w:val="0"/>
      <w:marTop w:val="0"/>
      <w:marBottom w:val="0"/>
      <w:divBdr>
        <w:top w:val="none" w:sz="0" w:space="0" w:color="auto"/>
        <w:left w:val="none" w:sz="0" w:space="0" w:color="auto"/>
        <w:bottom w:val="none" w:sz="0" w:space="0" w:color="auto"/>
        <w:right w:val="none" w:sz="0" w:space="0" w:color="auto"/>
      </w:divBdr>
    </w:div>
    <w:div w:id="1518739475">
      <w:bodyDiv w:val="1"/>
      <w:marLeft w:val="0"/>
      <w:marRight w:val="0"/>
      <w:marTop w:val="0"/>
      <w:marBottom w:val="0"/>
      <w:divBdr>
        <w:top w:val="none" w:sz="0" w:space="0" w:color="auto"/>
        <w:left w:val="none" w:sz="0" w:space="0" w:color="auto"/>
        <w:bottom w:val="none" w:sz="0" w:space="0" w:color="auto"/>
        <w:right w:val="none" w:sz="0" w:space="0" w:color="auto"/>
      </w:divBdr>
    </w:div>
    <w:div w:id="1518958843">
      <w:bodyDiv w:val="1"/>
      <w:marLeft w:val="0"/>
      <w:marRight w:val="0"/>
      <w:marTop w:val="0"/>
      <w:marBottom w:val="0"/>
      <w:divBdr>
        <w:top w:val="none" w:sz="0" w:space="0" w:color="auto"/>
        <w:left w:val="none" w:sz="0" w:space="0" w:color="auto"/>
        <w:bottom w:val="none" w:sz="0" w:space="0" w:color="auto"/>
        <w:right w:val="none" w:sz="0" w:space="0" w:color="auto"/>
      </w:divBdr>
    </w:div>
    <w:div w:id="1519656360">
      <w:bodyDiv w:val="1"/>
      <w:marLeft w:val="0"/>
      <w:marRight w:val="0"/>
      <w:marTop w:val="0"/>
      <w:marBottom w:val="0"/>
      <w:divBdr>
        <w:top w:val="none" w:sz="0" w:space="0" w:color="auto"/>
        <w:left w:val="none" w:sz="0" w:space="0" w:color="auto"/>
        <w:bottom w:val="none" w:sz="0" w:space="0" w:color="auto"/>
        <w:right w:val="none" w:sz="0" w:space="0" w:color="auto"/>
      </w:divBdr>
    </w:div>
    <w:div w:id="1520777826">
      <w:bodyDiv w:val="1"/>
      <w:marLeft w:val="0"/>
      <w:marRight w:val="0"/>
      <w:marTop w:val="0"/>
      <w:marBottom w:val="0"/>
      <w:divBdr>
        <w:top w:val="none" w:sz="0" w:space="0" w:color="auto"/>
        <w:left w:val="none" w:sz="0" w:space="0" w:color="auto"/>
        <w:bottom w:val="none" w:sz="0" w:space="0" w:color="auto"/>
        <w:right w:val="none" w:sz="0" w:space="0" w:color="auto"/>
      </w:divBdr>
    </w:div>
    <w:div w:id="1521621153">
      <w:bodyDiv w:val="1"/>
      <w:marLeft w:val="0"/>
      <w:marRight w:val="0"/>
      <w:marTop w:val="0"/>
      <w:marBottom w:val="0"/>
      <w:divBdr>
        <w:top w:val="none" w:sz="0" w:space="0" w:color="auto"/>
        <w:left w:val="none" w:sz="0" w:space="0" w:color="auto"/>
        <w:bottom w:val="none" w:sz="0" w:space="0" w:color="auto"/>
        <w:right w:val="none" w:sz="0" w:space="0" w:color="auto"/>
      </w:divBdr>
    </w:div>
    <w:div w:id="1522163329">
      <w:bodyDiv w:val="1"/>
      <w:marLeft w:val="0"/>
      <w:marRight w:val="0"/>
      <w:marTop w:val="0"/>
      <w:marBottom w:val="0"/>
      <w:divBdr>
        <w:top w:val="none" w:sz="0" w:space="0" w:color="auto"/>
        <w:left w:val="none" w:sz="0" w:space="0" w:color="auto"/>
        <w:bottom w:val="none" w:sz="0" w:space="0" w:color="auto"/>
        <w:right w:val="none" w:sz="0" w:space="0" w:color="auto"/>
      </w:divBdr>
    </w:div>
    <w:div w:id="1522625037">
      <w:bodyDiv w:val="1"/>
      <w:marLeft w:val="0"/>
      <w:marRight w:val="0"/>
      <w:marTop w:val="0"/>
      <w:marBottom w:val="0"/>
      <w:divBdr>
        <w:top w:val="none" w:sz="0" w:space="0" w:color="auto"/>
        <w:left w:val="none" w:sz="0" w:space="0" w:color="auto"/>
        <w:bottom w:val="none" w:sz="0" w:space="0" w:color="auto"/>
        <w:right w:val="none" w:sz="0" w:space="0" w:color="auto"/>
      </w:divBdr>
    </w:div>
    <w:div w:id="1522625454">
      <w:bodyDiv w:val="1"/>
      <w:marLeft w:val="0"/>
      <w:marRight w:val="0"/>
      <w:marTop w:val="0"/>
      <w:marBottom w:val="0"/>
      <w:divBdr>
        <w:top w:val="none" w:sz="0" w:space="0" w:color="auto"/>
        <w:left w:val="none" w:sz="0" w:space="0" w:color="auto"/>
        <w:bottom w:val="none" w:sz="0" w:space="0" w:color="auto"/>
        <w:right w:val="none" w:sz="0" w:space="0" w:color="auto"/>
      </w:divBdr>
    </w:div>
    <w:div w:id="1523393033">
      <w:bodyDiv w:val="1"/>
      <w:marLeft w:val="0"/>
      <w:marRight w:val="0"/>
      <w:marTop w:val="0"/>
      <w:marBottom w:val="0"/>
      <w:divBdr>
        <w:top w:val="none" w:sz="0" w:space="0" w:color="auto"/>
        <w:left w:val="none" w:sz="0" w:space="0" w:color="auto"/>
        <w:bottom w:val="none" w:sz="0" w:space="0" w:color="auto"/>
        <w:right w:val="none" w:sz="0" w:space="0" w:color="auto"/>
      </w:divBdr>
    </w:div>
    <w:div w:id="1523857111">
      <w:bodyDiv w:val="1"/>
      <w:marLeft w:val="0"/>
      <w:marRight w:val="0"/>
      <w:marTop w:val="0"/>
      <w:marBottom w:val="0"/>
      <w:divBdr>
        <w:top w:val="none" w:sz="0" w:space="0" w:color="auto"/>
        <w:left w:val="none" w:sz="0" w:space="0" w:color="auto"/>
        <w:bottom w:val="none" w:sz="0" w:space="0" w:color="auto"/>
        <w:right w:val="none" w:sz="0" w:space="0" w:color="auto"/>
      </w:divBdr>
    </w:div>
    <w:div w:id="1523974769">
      <w:bodyDiv w:val="1"/>
      <w:marLeft w:val="0"/>
      <w:marRight w:val="0"/>
      <w:marTop w:val="0"/>
      <w:marBottom w:val="0"/>
      <w:divBdr>
        <w:top w:val="none" w:sz="0" w:space="0" w:color="auto"/>
        <w:left w:val="none" w:sz="0" w:space="0" w:color="auto"/>
        <w:bottom w:val="none" w:sz="0" w:space="0" w:color="auto"/>
        <w:right w:val="none" w:sz="0" w:space="0" w:color="auto"/>
      </w:divBdr>
    </w:div>
    <w:div w:id="1524898746">
      <w:bodyDiv w:val="1"/>
      <w:marLeft w:val="0"/>
      <w:marRight w:val="0"/>
      <w:marTop w:val="0"/>
      <w:marBottom w:val="0"/>
      <w:divBdr>
        <w:top w:val="none" w:sz="0" w:space="0" w:color="auto"/>
        <w:left w:val="none" w:sz="0" w:space="0" w:color="auto"/>
        <w:bottom w:val="none" w:sz="0" w:space="0" w:color="auto"/>
        <w:right w:val="none" w:sz="0" w:space="0" w:color="auto"/>
      </w:divBdr>
    </w:div>
    <w:div w:id="1524976004">
      <w:bodyDiv w:val="1"/>
      <w:marLeft w:val="0"/>
      <w:marRight w:val="0"/>
      <w:marTop w:val="0"/>
      <w:marBottom w:val="0"/>
      <w:divBdr>
        <w:top w:val="none" w:sz="0" w:space="0" w:color="auto"/>
        <w:left w:val="none" w:sz="0" w:space="0" w:color="auto"/>
        <w:bottom w:val="none" w:sz="0" w:space="0" w:color="auto"/>
        <w:right w:val="none" w:sz="0" w:space="0" w:color="auto"/>
      </w:divBdr>
    </w:div>
    <w:div w:id="1525628307">
      <w:bodyDiv w:val="1"/>
      <w:marLeft w:val="0"/>
      <w:marRight w:val="0"/>
      <w:marTop w:val="0"/>
      <w:marBottom w:val="0"/>
      <w:divBdr>
        <w:top w:val="none" w:sz="0" w:space="0" w:color="auto"/>
        <w:left w:val="none" w:sz="0" w:space="0" w:color="auto"/>
        <w:bottom w:val="none" w:sz="0" w:space="0" w:color="auto"/>
        <w:right w:val="none" w:sz="0" w:space="0" w:color="auto"/>
      </w:divBdr>
    </w:div>
    <w:div w:id="1526020671">
      <w:bodyDiv w:val="1"/>
      <w:marLeft w:val="0"/>
      <w:marRight w:val="0"/>
      <w:marTop w:val="0"/>
      <w:marBottom w:val="0"/>
      <w:divBdr>
        <w:top w:val="none" w:sz="0" w:space="0" w:color="auto"/>
        <w:left w:val="none" w:sz="0" w:space="0" w:color="auto"/>
        <w:bottom w:val="none" w:sz="0" w:space="0" w:color="auto"/>
        <w:right w:val="none" w:sz="0" w:space="0" w:color="auto"/>
      </w:divBdr>
    </w:div>
    <w:div w:id="1526284569">
      <w:bodyDiv w:val="1"/>
      <w:marLeft w:val="0"/>
      <w:marRight w:val="0"/>
      <w:marTop w:val="0"/>
      <w:marBottom w:val="0"/>
      <w:divBdr>
        <w:top w:val="none" w:sz="0" w:space="0" w:color="auto"/>
        <w:left w:val="none" w:sz="0" w:space="0" w:color="auto"/>
        <w:bottom w:val="none" w:sz="0" w:space="0" w:color="auto"/>
        <w:right w:val="none" w:sz="0" w:space="0" w:color="auto"/>
      </w:divBdr>
    </w:div>
    <w:div w:id="1527449469">
      <w:bodyDiv w:val="1"/>
      <w:marLeft w:val="0"/>
      <w:marRight w:val="0"/>
      <w:marTop w:val="0"/>
      <w:marBottom w:val="0"/>
      <w:divBdr>
        <w:top w:val="none" w:sz="0" w:space="0" w:color="auto"/>
        <w:left w:val="none" w:sz="0" w:space="0" w:color="auto"/>
        <w:bottom w:val="none" w:sz="0" w:space="0" w:color="auto"/>
        <w:right w:val="none" w:sz="0" w:space="0" w:color="auto"/>
      </w:divBdr>
    </w:div>
    <w:div w:id="1527599234">
      <w:bodyDiv w:val="1"/>
      <w:marLeft w:val="0"/>
      <w:marRight w:val="0"/>
      <w:marTop w:val="0"/>
      <w:marBottom w:val="0"/>
      <w:divBdr>
        <w:top w:val="none" w:sz="0" w:space="0" w:color="auto"/>
        <w:left w:val="none" w:sz="0" w:space="0" w:color="auto"/>
        <w:bottom w:val="none" w:sz="0" w:space="0" w:color="auto"/>
        <w:right w:val="none" w:sz="0" w:space="0" w:color="auto"/>
      </w:divBdr>
    </w:div>
    <w:div w:id="1527795247">
      <w:bodyDiv w:val="1"/>
      <w:marLeft w:val="0"/>
      <w:marRight w:val="0"/>
      <w:marTop w:val="0"/>
      <w:marBottom w:val="0"/>
      <w:divBdr>
        <w:top w:val="none" w:sz="0" w:space="0" w:color="auto"/>
        <w:left w:val="none" w:sz="0" w:space="0" w:color="auto"/>
        <w:bottom w:val="none" w:sz="0" w:space="0" w:color="auto"/>
        <w:right w:val="none" w:sz="0" w:space="0" w:color="auto"/>
      </w:divBdr>
    </w:div>
    <w:div w:id="1530024346">
      <w:bodyDiv w:val="1"/>
      <w:marLeft w:val="0"/>
      <w:marRight w:val="0"/>
      <w:marTop w:val="0"/>
      <w:marBottom w:val="0"/>
      <w:divBdr>
        <w:top w:val="none" w:sz="0" w:space="0" w:color="auto"/>
        <w:left w:val="none" w:sz="0" w:space="0" w:color="auto"/>
        <w:bottom w:val="none" w:sz="0" w:space="0" w:color="auto"/>
        <w:right w:val="none" w:sz="0" w:space="0" w:color="auto"/>
      </w:divBdr>
    </w:div>
    <w:div w:id="1530605980">
      <w:bodyDiv w:val="1"/>
      <w:marLeft w:val="0"/>
      <w:marRight w:val="0"/>
      <w:marTop w:val="0"/>
      <w:marBottom w:val="0"/>
      <w:divBdr>
        <w:top w:val="none" w:sz="0" w:space="0" w:color="auto"/>
        <w:left w:val="none" w:sz="0" w:space="0" w:color="auto"/>
        <w:bottom w:val="none" w:sz="0" w:space="0" w:color="auto"/>
        <w:right w:val="none" w:sz="0" w:space="0" w:color="auto"/>
      </w:divBdr>
    </w:div>
    <w:div w:id="1531067183">
      <w:bodyDiv w:val="1"/>
      <w:marLeft w:val="0"/>
      <w:marRight w:val="0"/>
      <w:marTop w:val="0"/>
      <w:marBottom w:val="0"/>
      <w:divBdr>
        <w:top w:val="none" w:sz="0" w:space="0" w:color="auto"/>
        <w:left w:val="none" w:sz="0" w:space="0" w:color="auto"/>
        <w:bottom w:val="none" w:sz="0" w:space="0" w:color="auto"/>
        <w:right w:val="none" w:sz="0" w:space="0" w:color="auto"/>
      </w:divBdr>
    </w:div>
    <w:div w:id="1531644535">
      <w:bodyDiv w:val="1"/>
      <w:marLeft w:val="0"/>
      <w:marRight w:val="0"/>
      <w:marTop w:val="0"/>
      <w:marBottom w:val="0"/>
      <w:divBdr>
        <w:top w:val="none" w:sz="0" w:space="0" w:color="auto"/>
        <w:left w:val="none" w:sz="0" w:space="0" w:color="auto"/>
        <w:bottom w:val="none" w:sz="0" w:space="0" w:color="auto"/>
        <w:right w:val="none" w:sz="0" w:space="0" w:color="auto"/>
      </w:divBdr>
    </w:div>
    <w:div w:id="1531721722">
      <w:bodyDiv w:val="1"/>
      <w:marLeft w:val="0"/>
      <w:marRight w:val="0"/>
      <w:marTop w:val="0"/>
      <w:marBottom w:val="0"/>
      <w:divBdr>
        <w:top w:val="none" w:sz="0" w:space="0" w:color="auto"/>
        <w:left w:val="none" w:sz="0" w:space="0" w:color="auto"/>
        <w:bottom w:val="none" w:sz="0" w:space="0" w:color="auto"/>
        <w:right w:val="none" w:sz="0" w:space="0" w:color="auto"/>
      </w:divBdr>
    </w:div>
    <w:div w:id="1533690396">
      <w:bodyDiv w:val="1"/>
      <w:marLeft w:val="0"/>
      <w:marRight w:val="0"/>
      <w:marTop w:val="0"/>
      <w:marBottom w:val="0"/>
      <w:divBdr>
        <w:top w:val="none" w:sz="0" w:space="0" w:color="auto"/>
        <w:left w:val="none" w:sz="0" w:space="0" w:color="auto"/>
        <w:bottom w:val="none" w:sz="0" w:space="0" w:color="auto"/>
        <w:right w:val="none" w:sz="0" w:space="0" w:color="auto"/>
      </w:divBdr>
    </w:div>
    <w:div w:id="1533886538">
      <w:bodyDiv w:val="1"/>
      <w:marLeft w:val="0"/>
      <w:marRight w:val="0"/>
      <w:marTop w:val="0"/>
      <w:marBottom w:val="0"/>
      <w:divBdr>
        <w:top w:val="none" w:sz="0" w:space="0" w:color="auto"/>
        <w:left w:val="none" w:sz="0" w:space="0" w:color="auto"/>
        <w:bottom w:val="none" w:sz="0" w:space="0" w:color="auto"/>
        <w:right w:val="none" w:sz="0" w:space="0" w:color="auto"/>
      </w:divBdr>
    </w:div>
    <w:div w:id="1534996415">
      <w:bodyDiv w:val="1"/>
      <w:marLeft w:val="0"/>
      <w:marRight w:val="0"/>
      <w:marTop w:val="0"/>
      <w:marBottom w:val="0"/>
      <w:divBdr>
        <w:top w:val="none" w:sz="0" w:space="0" w:color="auto"/>
        <w:left w:val="none" w:sz="0" w:space="0" w:color="auto"/>
        <w:bottom w:val="none" w:sz="0" w:space="0" w:color="auto"/>
        <w:right w:val="none" w:sz="0" w:space="0" w:color="auto"/>
      </w:divBdr>
    </w:div>
    <w:div w:id="1535540444">
      <w:bodyDiv w:val="1"/>
      <w:marLeft w:val="0"/>
      <w:marRight w:val="0"/>
      <w:marTop w:val="0"/>
      <w:marBottom w:val="0"/>
      <w:divBdr>
        <w:top w:val="none" w:sz="0" w:space="0" w:color="auto"/>
        <w:left w:val="none" w:sz="0" w:space="0" w:color="auto"/>
        <w:bottom w:val="none" w:sz="0" w:space="0" w:color="auto"/>
        <w:right w:val="none" w:sz="0" w:space="0" w:color="auto"/>
      </w:divBdr>
    </w:div>
    <w:div w:id="1535921916">
      <w:bodyDiv w:val="1"/>
      <w:marLeft w:val="0"/>
      <w:marRight w:val="0"/>
      <w:marTop w:val="0"/>
      <w:marBottom w:val="0"/>
      <w:divBdr>
        <w:top w:val="none" w:sz="0" w:space="0" w:color="auto"/>
        <w:left w:val="none" w:sz="0" w:space="0" w:color="auto"/>
        <w:bottom w:val="none" w:sz="0" w:space="0" w:color="auto"/>
        <w:right w:val="none" w:sz="0" w:space="0" w:color="auto"/>
      </w:divBdr>
    </w:div>
    <w:div w:id="1536113201">
      <w:bodyDiv w:val="1"/>
      <w:marLeft w:val="0"/>
      <w:marRight w:val="0"/>
      <w:marTop w:val="0"/>
      <w:marBottom w:val="0"/>
      <w:divBdr>
        <w:top w:val="none" w:sz="0" w:space="0" w:color="auto"/>
        <w:left w:val="none" w:sz="0" w:space="0" w:color="auto"/>
        <w:bottom w:val="none" w:sz="0" w:space="0" w:color="auto"/>
        <w:right w:val="none" w:sz="0" w:space="0" w:color="auto"/>
      </w:divBdr>
    </w:div>
    <w:div w:id="1536192009">
      <w:bodyDiv w:val="1"/>
      <w:marLeft w:val="0"/>
      <w:marRight w:val="0"/>
      <w:marTop w:val="0"/>
      <w:marBottom w:val="0"/>
      <w:divBdr>
        <w:top w:val="none" w:sz="0" w:space="0" w:color="auto"/>
        <w:left w:val="none" w:sz="0" w:space="0" w:color="auto"/>
        <w:bottom w:val="none" w:sz="0" w:space="0" w:color="auto"/>
        <w:right w:val="none" w:sz="0" w:space="0" w:color="auto"/>
      </w:divBdr>
    </w:div>
    <w:div w:id="1536304916">
      <w:bodyDiv w:val="1"/>
      <w:marLeft w:val="0"/>
      <w:marRight w:val="0"/>
      <w:marTop w:val="0"/>
      <w:marBottom w:val="0"/>
      <w:divBdr>
        <w:top w:val="none" w:sz="0" w:space="0" w:color="auto"/>
        <w:left w:val="none" w:sz="0" w:space="0" w:color="auto"/>
        <w:bottom w:val="none" w:sz="0" w:space="0" w:color="auto"/>
        <w:right w:val="none" w:sz="0" w:space="0" w:color="auto"/>
      </w:divBdr>
    </w:div>
    <w:div w:id="1536575996">
      <w:bodyDiv w:val="1"/>
      <w:marLeft w:val="0"/>
      <w:marRight w:val="0"/>
      <w:marTop w:val="0"/>
      <w:marBottom w:val="0"/>
      <w:divBdr>
        <w:top w:val="none" w:sz="0" w:space="0" w:color="auto"/>
        <w:left w:val="none" w:sz="0" w:space="0" w:color="auto"/>
        <w:bottom w:val="none" w:sz="0" w:space="0" w:color="auto"/>
        <w:right w:val="none" w:sz="0" w:space="0" w:color="auto"/>
      </w:divBdr>
    </w:div>
    <w:div w:id="1537043791">
      <w:bodyDiv w:val="1"/>
      <w:marLeft w:val="0"/>
      <w:marRight w:val="0"/>
      <w:marTop w:val="0"/>
      <w:marBottom w:val="0"/>
      <w:divBdr>
        <w:top w:val="none" w:sz="0" w:space="0" w:color="auto"/>
        <w:left w:val="none" w:sz="0" w:space="0" w:color="auto"/>
        <w:bottom w:val="none" w:sz="0" w:space="0" w:color="auto"/>
        <w:right w:val="none" w:sz="0" w:space="0" w:color="auto"/>
      </w:divBdr>
    </w:div>
    <w:div w:id="1537087281">
      <w:bodyDiv w:val="1"/>
      <w:marLeft w:val="0"/>
      <w:marRight w:val="0"/>
      <w:marTop w:val="0"/>
      <w:marBottom w:val="0"/>
      <w:divBdr>
        <w:top w:val="none" w:sz="0" w:space="0" w:color="auto"/>
        <w:left w:val="none" w:sz="0" w:space="0" w:color="auto"/>
        <w:bottom w:val="none" w:sz="0" w:space="0" w:color="auto"/>
        <w:right w:val="none" w:sz="0" w:space="0" w:color="auto"/>
      </w:divBdr>
    </w:div>
    <w:div w:id="1537814657">
      <w:bodyDiv w:val="1"/>
      <w:marLeft w:val="0"/>
      <w:marRight w:val="0"/>
      <w:marTop w:val="0"/>
      <w:marBottom w:val="0"/>
      <w:divBdr>
        <w:top w:val="none" w:sz="0" w:space="0" w:color="auto"/>
        <w:left w:val="none" w:sz="0" w:space="0" w:color="auto"/>
        <w:bottom w:val="none" w:sz="0" w:space="0" w:color="auto"/>
        <w:right w:val="none" w:sz="0" w:space="0" w:color="auto"/>
      </w:divBdr>
    </w:div>
    <w:div w:id="1538617952">
      <w:bodyDiv w:val="1"/>
      <w:marLeft w:val="0"/>
      <w:marRight w:val="0"/>
      <w:marTop w:val="0"/>
      <w:marBottom w:val="0"/>
      <w:divBdr>
        <w:top w:val="none" w:sz="0" w:space="0" w:color="auto"/>
        <w:left w:val="none" w:sz="0" w:space="0" w:color="auto"/>
        <w:bottom w:val="none" w:sz="0" w:space="0" w:color="auto"/>
        <w:right w:val="none" w:sz="0" w:space="0" w:color="auto"/>
      </w:divBdr>
    </w:div>
    <w:div w:id="1539051034">
      <w:bodyDiv w:val="1"/>
      <w:marLeft w:val="0"/>
      <w:marRight w:val="0"/>
      <w:marTop w:val="0"/>
      <w:marBottom w:val="0"/>
      <w:divBdr>
        <w:top w:val="none" w:sz="0" w:space="0" w:color="auto"/>
        <w:left w:val="none" w:sz="0" w:space="0" w:color="auto"/>
        <w:bottom w:val="none" w:sz="0" w:space="0" w:color="auto"/>
        <w:right w:val="none" w:sz="0" w:space="0" w:color="auto"/>
      </w:divBdr>
    </w:div>
    <w:div w:id="1539122101">
      <w:bodyDiv w:val="1"/>
      <w:marLeft w:val="0"/>
      <w:marRight w:val="0"/>
      <w:marTop w:val="0"/>
      <w:marBottom w:val="0"/>
      <w:divBdr>
        <w:top w:val="none" w:sz="0" w:space="0" w:color="auto"/>
        <w:left w:val="none" w:sz="0" w:space="0" w:color="auto"/>
        <w:bottom w:val="none" w:sz="0" w:space="0" w:color="auto"/>
        <w:right w:val="none" w:sz="0" w:space="0" w:color="auto"/>
      </w:divBdr>
    </w:div>
    <w:div w:id="1539202457">
      <w:bodyDiv w:val="1"/>
      <w:marLeft w:val="0"/>
      <w:marRight w:val="0"/>
      <w:marTop w:val="0"/>
      <w:marBottom w:val="0"/>
      <w:divBdr>
        <w:top w:val="none" w:sz="0" w:space="0" w:color="auto"/>
        <w:left w:val="none" w:sz="0" w:space="0" w:color="auto"/>
        <w:bottom w:val="none" w:sz="0" w:space="0" w:color="auto"/>
        <w:right w:val="none" w:sz="0" w:space="0" w:color="auto"/>
      </w:divBdr>
    </w:div>
    <w:div w:id="1539588251">
      <w:bodyDiv w:val="1"/>
      <w:marLeft w:val="0"/>
      <w:marRight w:val="0"/>
      <w:marTop w:val="0"/>
      <w:marBottom w:val="0"/>
      <w:divBdr>
        <w:top w:val="none" w:sz="0" w:space="0" w:color="auto"/>
        <w:left w:val="none" w:sz="0" w:space="0" w:color="auto"/>
        <w:bottom w:val="none" w:sz="0" w:space="0" w:color="auto"/>
        <w:right w:val="none" w:sz="0" w:space="0" w:color="auto"/>
      </w:divBdr>
    </w:div>
    <w:div w:id="1539852250">
      <w:bodyDiv w:val="1"/>
      <w:marLeft w:val="0"/>
      <w:marRight w:val="0"/>
      <w:marTop w:val="0"/>
      <w:marBottom w:val="0"/>
      <w:divBdr>
        <w:top w:val="none" w:sz="0" w:space="0" w:color="auto"/>
        <w:left w:val="none" w:sz="0" w:space="0" w:color="auto"/>
        <w:bottom w:val="none" w:sz="0" w:space="0" w:color="auto"/>
        <w:right w:val="none" w:sz="0" w:space="0" w:color="auto"/>
      </w:divBdr>
    </w:div>
    <w:div w:id="1540511237">
      <w:bodyDiv w:val="1"/>
      <w:marLeft w:val="0"/>
      <w:marRight w:val="0"/>
      <w:marTop w:val="0"/>
      <w:marBottom w:val="0"/>
      <w:divBdr>
        <w:top w:val="none" w:sz="0" w:space="0" w:color="auto"/>
        <w:left w:val="none" w:sz="0" w:space="0" w:color="auto"/>
        <w:bottom w:val="none" w:sz="0" w:space="0" w:color="auto"/>
        <w:right w:val="none" w:sz="0" w:space="0" w:color="auto"/>
      </w:divBdr>
    </w:div>
    <w:div w:id="1540513098">
      <w:bodyDiv w:val="1"/>
      <w:marLeft w:val="0"/>
      <w:marRight w:val="0"/>
      <w:marTop w:val="0"/>
      <w:marBottom w:val="0"/>
      <w:divBdr>
        <w:top w:val="none" w:sz="0" w:space="0" w:color="auto"/>
        <w:left w:val="none" w:sz="0" w:space="0" w:color="auto"/>
        <w:bottom w:val="none" w:sz="0" w:space="0" w:color="auto"/>
        <w:right w:val="none" w:sz="0" w:space="0" w:color="auto"/>
      </w:divBdr>
    </w:div>
    <w:div w:id="1540584275">
      <w:bodyDiv w:val="1"/>
      <w:marLeft w:val="0"/>
      <w:marRight w:val="0"/>
      <w:marTop w:val="0"/>
      <w:marBottom w:val="0"/>
      <w:divBdr>
        <w:top w:val="none" w:sz="0" w:space="0" w:color="auto"/>
        <w:left w:val="none" w:sz="0" w:space="0" w:color="auto"/>
        <w:bottom w:val="none" w:sz="0" w:space="0" w:color="auto"/>
        <w:right w:val="none" w:sz="0" w:space="0" w:color="auto"/>
      </w:divBdr>
    </w:div>
    <w:div w:id="1540587009">
      <w:bodyDiv w:val="1"/>
      <w:marLeft w:val="0"/>
      <w:marRight w:val="0"/>
      <w:marTop w:val="0"/>
      <w:marBottom w:val="0"/>
      <w:divBdr>
        <w:top w:val="none" w:sz="0" w:space="0" w:color="auto"/>
        <w:left w:val="none" w:sz="0" w:space="0" w:color="auto"/>
        <w:bottom w:val="none" w:sz="0" w:space="0" w:color="auto"/>
        <w:right w:val="none" w:sz="0" w:space="0" w:color="auto"/>
      </w:divBdr>
    </w:div>
    <w:div w:id="1540632407">
      <w:bodyDiv w:val="1"/>
      <w:marLeft w:val="0"/>
      <w:marRight w:val="0"/>
      <w:marTop w:val="0"/>
      <w:marBottom w:val="0"/>
      <w:divBdr>
        <w:top w:val="none" w:sz="0" w:space="0" w:color="auto"/>
        <w:left w:val="none" w:sz="0" w:space="0" w:color="auto"/>
        <w:bottom w:val="none" w:sz="0" w:space="0" w:color="auto"/>
        <w:right w:val="none" w:sz="0" w:space="0" w:color="auto"/>
      </w:divBdr>
    </w:div>
    <w:div w:id="1541163608">
      <w:bodyDiv w:val="1"/>
      <w:marLeft w:val="0"/>
      <w:marRight w:val="0"/>
      <w:marTop w:val="0"/>
      <w:marBottom w:val="0"/>
      <w:divBdr>
        <w:top w:val="none" w:sz="0" w:space="0" w:color="auto"/>
        <w:left w:val="none" w:sz="0" w:space="0" w:color="auto"/>
        <w:bottom w:val="none" w:sz="0" w:space="0" w:color="auto"/>
        <w:right w:val="none" w:sz="0" w:space="0" w:color="auto"/>
      </w:divBdr>
    </w:div>
    <w:div w:id="1541211761">
      <w:bodyDiv w:val="1"/>
      <w:marLeft w:val="0"/>
      <w:marRight w:val="0"/>
      <w:marTop w:val="0"/>
      <w:marBottom w:val="0"/>
      <w:divBdr>
        <w:top w:val="none" w:sz="0" w:space="0" w:color="auto"/>
        <w:left w:val="none" w:sz="0" w:space="0" w:color="auto"/>
        <w:bottom w:val="none" w:sz="0" w:space="0" w:color="auto"/>
        <w:right w:val="none" w:sz="0" w:space="0" w:color="auto"/>
      </w:divBdr>
    </w:div>
    <w:div w:id="1541480777">
      <w:bodyDiv w:val="1"/>
      <w:marLeft w:val="0"/>
      <w:marRight w:val="0"/>
      <w:marTop w:val="0"/>
      <w:marBottom w:val="0"/>
      <w:divBdr>
        <w:top w:val="none" w:sz="0" w:space="0" w:color="auto"/>
        <w:left w:val="none" w:sz="0" w:space="0" w:color="auto"/>
        <w:bottom w:val="none" w:sz="0" w:space="0" w:color="auto"/>
        <w:right w:val="none" w:sz="0" w:space="0" w:color="auto"/>
      </w:divBdr>
    </w:div>
    <w:div w:id="1541670331">
      <w:bodyDiv w:val="1"/>
      <w:marLeft w:val="0"/>
      <w:marRight w:val="0"/>
      <w:marTop w:val="0"/>
      <w:marBottom w:val="0"/>
      <w:divBdr>
        <w:top w:val="none" w:sz="0" w:space="0" w:color="auto"/>
        <w:left w:val="none" w:sz="0" w:space="0" w:color="auto"/>
        <w:bottom w:val="none" w:sz="0" w:space="0" w:color="auto"/>
        <w:right w:val="none" w:sz="0" w:space="0" w:color="auto"/>
      </w:divBdr>
    </w:div>
    <w:div w:id="1541865612">
      <w:bodyDiv w:val="1"/>
      <w:marLeft w:val="0"/>
      <w:marRight w:val="0"/>
      <w:marTop w:val="0"/>
      <w:marBottom w:val="0"/>
      <w:divBdr>
        <w:top w:val="none" w:sz="0" w:space="0" w:color="auto"/>
        <w:left w:val="none" w:sz="0" w:space="0" w:color="auto"/>
        <w:bottom w:val="none" w:sz="0" w:space="0" w:color="auto"/>
        <w:right w:val="none" w:sz="0" w:space="0" w:color="auto"/>
      </w:divBdr>
    </w:div>
    <w:div w:id="1541891770">
      <w:bodyDiv w:val="1"/>
      <w:marLeft w:val="0"/>
      <w:marRight w:val="0"/>
      <w:marTop w:val="0"/>
      <w:marBottom w:val="0"/>
      <w:divBdr>
        <w:top w:val="none" w:sz="0" w:space="0" w:color="auto"/>
        <w:left w:val="none" w:sz="0" w:space="0" w:color="auto"/>
        <w:bottom w:val="none" w:sz="0" w:space="0" w:color="auto"/>
        <w:right w:val="none" w:sz="0" w:space="0" w:color="auto"/>
      </w:divBdr>
    </w:div>
    <w:div w:id="1542549011">
      <w:bodyDiv w:val="1"/>
      <w:marLeft w:val="0"/>
      <w:marRight w:val="0"/>
      <w:marTop w:val="0"/>
      <w:marBottom w:val="0"/>
      <w:divBdr>
        <w:top w:val="none" w:sz="0" w:space="0" w:color="auto"/>
        <w:left w:val="none" w:sz="0" w:space="0" w:color="auto"/>
        <w:bottom w:val="none" w:sz="0" w:space="0" w:color="auto"/>
        <w:right w:val="none" w:sz="0" w:space="0" w:color="auto"/>
      </w:divBdr>
    </w:div>
    <w:div w:id="1542787932">
      <w:bodyDiv w:val="1"/>
      <w:marLeft w:val="0"/>
      <w:marRight w:val="0"/>
      <w:marTop w:val="0"/>
      <w:marBottom w:val="0"/>
      <w:divBdr>
        <w:top w:val="none" w:sz="0" w:space="0" w:color="auto"/>
        <w:left w:val="none" w:sz="0" w:space="0" w:color="auto"/>
        <w:bottom w:val="none" w:sz="0" w:space="0" w:color="auto"/>
        <w:right w:val="none" w:sz="0" w:space="0" w:color="auto"/>
      </w:divBdr>
    </w:div>
    <w:div w:id="1542858052">
      <w:bodyDiv w:val="1"/>
      <w:marLeft w:val="0"/>
      <w:marRight w:val="0"/>
      <w:marTop w:val="0"/>
      <w:marBottom w:val="0"/>
      <w:divBdr>
        <w:top w:val="none" w:sz="0" w:space="0" w:color="auto"/>
        <w:left w:val="none" w:sz="0" w:space="0" w:color="auto"/>
        <w:bottom w:val="none" w:sz="0" w:space="0" w:color="auto"/>
        <w:right w:val="none" w:sz="0" w:space="0" w:color="auto"/>
      </w:divBdr>
    </w:div>
    <w:div w:id="1542860404">
      <w:bodyDiv w:val="1"/>
      <w:marLeft w:val="0"/>
      <w:marRight w:val="0"/>
      <w:marTop w:val="0"/>
      <w:marBottom w:val="0"/>
      <w:divBdr>
        <w:top w:val="none" w:sz="0" w:space="0" w:color="auto"/>
        <w:left w:val="none" w:sz="0" w:space="0" w:color="auto"/>
        <w:bottom w:val="none" w:sz="0" w:space="0" w:color="auto"/>
        <w:right w:val="none" w:sz="0" w:space="0" w:color="auto"/>
      </w:divBdr>
    </w:div>
    <w:div w:id="1542867152">
      <w:bodyDiv w:val="1"/>
      <w:marLeft w:val="0"/>
      <w:marRight w:val="0"/>
      <w:marTop w:val="0"/>
      <w:marBottom w:val="0"/>
      <w:divBdr>
        <w:top w:val="none" w:sz="0" w:space="0" w:color="auto"/>
        <w:left w:val="none" w:sz="0" w:space="0" w:color="auto"/>
        <w:bottom w:val="none" w:sz="0" w:space="0" w:color="auto"/>
        <w:right w:val="none" w:sz="0" w:space="0" w:color="auto"/>
      </w:divBdr>
    </w:div>
    <w:div w:id="1543520872">
      <w:bodyDiv w:val="1"/>
      <w:marLeft w:val="0"/>
      <w:marRight w:val="0"/>
      <w:marTop w:val="0"/>
      <w:marBottom w:val="0"/>
      <w:divBdr>
        <w:top w:val="none" w:sz="0" w:space="0" w:color="auto"/>
        <w:left w:val="none" w:sz="0" w:space="0" w:color="auto"/>
        <w:bottom w:val="none" w:sz="0" w:space="0" w:color="auto"/>
        <w:right w:val="none" w:sz="0" w:space="0" w:color="auto"/>
      </w:divBdr>
    </w:div>
    <w:div w:id="1543521763">
      <w:bodyDiv w:val="1"/>
      <w:marLeft w:val="0"/>
      <w:marRight w:val="0"/>
      <w:marTop w:val="0"/>
      <w:marBottom w:val="0"/>
      <w:divBdr>
        <w:top w:val="none" w:sz="0" w:space="0" w:color="auto"/>
        <w:left w:val="none" w:sz="0" w:space="0" w:color="auto"/>
        <w:bottom w:val="none" w:sz="0" w:space="0" w:color="auto"/>
        <w:right w:val="none" w:sz="0" w:space="0" w:color="auto"/>
      </w:divBdr>
    </w:div>
    <w:div w:id="1543707614">
      <w:bodyDiv w:val="1"/>
      <w:marLeft w:val="0"/>
      <w:marRight w:val="0"/>
      <w:marTop w:val="0"/>
      <w:marBottom w:val="0"/>
      <w:divBdr>
        <w:top w:val="none" w:sz="0" w:space="0" w:color="auto"/>
        <w:left w:val="none" w:sz="0" w:space="0" w:color="auto"/>
        <w:bottom w:val="none" w:sz="0" w:space="0" w:color="auto"/>
        <w:right w:val="none" w:sz="0" w:space="0" w:color="auto"/>
      </w:divBdr>
    </w:div>
    <w:div w:id="1544172144">
      <w:bodyDiv w:val="1"/>
      <w:marLeft w:val="0"/>
      <w:marRight w:val="0"/>
      <w:marTop w:val="0"/>
      <w:marBottom w:val="0"/>
      <w:divBdr>
        <w:top w:val="none" w:sz="0" w:space="0" w:color="auto"/>
        <w:left w:val="none" w:sz="0" w:space="0" w:color="auto"/>
        <w:bottom w:val="none" w:sz="0" w:space="0" w:color="auto"/>
        <w:right w:val="none" w:sz="0" w:space="0" w:color="auto"/>
      </w:divBdr>
    </w:div>
    <w:div w:id="1544246484">
      <w:bodyDiv w:val="1"/>
      <w:marLeft w:val="0"/>
      <w:marRight w:val="0"/>
      <w:marTop w:val="0"/>
      <w:marBottom w:val="0"/>
      <w:divBdr>
        <w:top w:val="none" w:sz="0" w:space="0" w:color="auto"/>
        <w:left w:val="none" w:sz="0" w:space="0" w:color="auto"/>
        <w:bottom w:val="none" w:sz="0" w:space="0" w:color="auto"/>
        <w:right w:val="none" w:sz="0" w:space="0" w:color="auto"/>
      </w:divBdr>
    </w:div>
    <w:div w:id="1544437155">
      <w:bodyDiv w:val="1"/>
      <w:marLeft w:val="0"/>
      <w:marRight w:val="0"/>
      <w:marTop w:val="0"/>
      <w:marBottom w:val="0"/>
      <w:divBdr>
        <w:top w:val="none" w:sz="0" w:space="0" w:color="auto"/>
        <w:left w:val="none" w:sz="0" w:space="0" w:color="auto"/>
        <w:bottom w:val="none" w:sz="0" w:space="0" w:color="auto"/>
        <w:right w:val="none" w:sz="0" w:space="0" w:color="auto"/>
      </w:divBdr>
    </w:div>
    <w:div w:id="1544753873">
      <w:bodyDiv w:val="1"/>
      <w:marLeft w:val="0"/>
      <w:marRight w:val="0"/>
      <w:marTop w:val="0"/>
      <w:marBottom w:val="0"/>
      <w:divBdr>
        <w:top w:val="none" w:sz="0" w:space="0" w:color="auto"/>
        <w:left w:val="none" w:sz="0" w:space="0" w:color="auto"/>
        <w:bottom w:val="none" w:sz="0" w:space="0" w:color="auto"/>
        <w:right w:val="none" w:sz="0" w:space="0" w:color="auto"/>
      </w:divBdr>
    </w:div>
    <w:div w:id="1544823938">
      <w:bodyDiv w:val="1"/>
      <w:marLeft w:val="0"/>
      <w:marRight w:val="0"/>
      <w:marTop w:val="0"/>
      <w:marBottom w:val="0"/>
      <w:divBdr>
        <w:top w:val="none" w:sz="0" w:space="0" w:color="auto"/>
        <w:left w:val="none" w:sz="0" w:space="0" w:color="auto"/>
        <w:bottom w:val="none" w:sz="0" w:space="0" w:color="auto"/>
        <w:right w:val="none" w:sz="0" w:space="0" w:color="auto"/>
      </w:divBdr>
    </w:div>
    <w:div w:id="1544978230">
      <w:bodyDiv w:val="1"/>
      <w:marLeft w:val="0"/>
      <w:marRight w:val="0"/>
      <w:marTop w:val="0"/>
      <w:marBottom w:val="0"/>
      <w:divBdr>
        <w:top w:val="none" w:sz="0" w:space="0" w:color="auto"/>
        <w:left w:val="none" w:sz="0" w:space="0" w:color="auto"/>
        <w:bottom w:val="none" w:sz="0" w:space="0" w:color="auto"/>
        <w:right w:val="none" w:sz="0" w:space="0" w:color="auto"/>
      </w:divBdr>
    </w:div>
    <w:div w:id="1545487919">
      <w:bodyDiv w:val="1"/>
      <w:marLeft w:val="0"/>
      <w:marRight w:val="0"/>
      <w:marTop w:val="0"/>
      <w:marBottom w:val="0"/>
      <w:divBdr>
        <w:top w:val="none" w:sz="0" w:space="0" w:color="auto"/>
        <w:left w:val="none" w:sz="0" w:space="0" w:color="auto"/>
        <w:bottom w:val="none" w:sz="0" w:space="0" w:color="auto"/>
        <w:right w:val="none" w:sz="0" w:space="0" w:color="auto"/>
      </w:divBdr>
    </w:div>
    <w:div w:id="1545950008">
      <w:bodyDiv w:val="1"/>
      <w:marLeft w:val="0"/>
      <w:marRight w:val="0"/>
      <w:marTop w:val="0"/>
      <w:marBottom w:val="0"/>
      <w:divBdr>
        <w:top w:val="none" w:sz="0" w:space="0" w:color="auto"/>
        <w:left w:val="none" w:sz="0" w:space="0" w:color="auto"/>
        <w:bottom w:val="none" w:sz="0" w:space="0" w:color="auto"/>
        <w:right w:val="none" w:sz="0" w:space="0" w:color="auto"/>
      </w:divBdr>
    </w:div>
    <w:div w:id="1547521886">
      <w:bodyDiv w:val="1"/>
      <w:marLeft w:val="0"/>
      <w:marRight w:val="0"/>
      <w:marTop w:val="0"/>
      <w:marBottom w:val="0"/>
      <w:divBdr>
        <w:top w:val="none" w:sz="0" w:space="0" w:color="auto"/>
        <w:left w:val="none" w:sz="0" w:space="0" w:color="auto"/>
        <w:bottom w:val="none" w:sz="0" w:space="0" w:color="auto"/>
        <w:right w:val="none" w:sz="0" w:space="0" w:color="auto"/>
      </w:divBdr>
    </w:div>
    <w:div w:id="1547522394">
      <w:bodyDiv w:val="1"/>
      <w:marLeft w:val="0"/>
      <w:marRight w:val="0"/>
      <w:marTop w:val="0"/>
      <w:marBottom w:val="0"/>
      <w:divBdr>
        <w:top w:val="none" w:sz="0" w:space="0" w:color="auto"/>
        <w:left w:val="none" w:sz="0" w:space="0" w:color="auto"/>
        <w:bottom w:val="none" w:sz="0" w:space="0" w:color="auto"/>
        <w:right w:val="none" w:sz="0" w:space="0" w:color="auto"/>
      </w:divBdr>
    </w:div>
    <w:div w:id="1547715330">
      <w:bodyDiv w:val="1"/>
      <w:marLeft w:val="0"/>
      <w:marRight w:val="0"/>
      <w:marTop w:val="0"/>
      <w:marBottom w:val="0"/>
      <w:divBdr>
        <w:top w:val="none" w:sz="0" w:space="0" w:color="auto"/>
        <w:left w:val="none" w:sz="0" w:space="0" w:color="auto"/>
        <w:bottom w:val="none" w:sz="0" w:space="0" w:color="auto"/>
        <w:right w:val="none" w:sz="0" w:space="0" w:color="auto"/>
      </w:divBdr>
    </w:div>
    <w:div w:id="1548184408">
      <w:bodyDiv w:val="1"/>
      <w:marLeft w:val="0"/>
      <w:marRight w:val="0"/>
      <w:marTop w:val="0"/>
      <w:marBottom w:val="0"/>
      <w:divBdr>
        <w:top w:val="none" w:sz="0" w:space="0" w:color="auto"/>
        <w:left w:val="none" w:sz="0" w:space="0" w:color="auto"/>
        <w:bottom w:val="none" w:sz="0" w:space="0" w:color="auto"/>
        <w:right w:val="none" w:sz="0" w:space="0" w:color="auto"/>
      </w:divBdr>
    </w:div>
    <w:div w:id="1548374771">
      <w:bodyDiv w:val="1"/>
      <w:marLeft w:val="0"/>
      <w:marRight w:val="0"/>
      <w:marTop w:val="0"/>
      <w:marBottom w:val="0"/>
      <w:divBdr>
        <w:top w:val="none" w:sz="0" w:space="0" w:color="auto"/>
        <w:left w:val="none" w:sz="0" w:space="0" w:color="auto"/>
        <w:bottom w:val="none" w:sz="0" w:space="0" w:color="auto"/>
        <w:right w:val="none" w:sz="0" w:space="0" w:color="auto"/>
      </w:divBdr>
    </w:div>
    <w:div w:id="1548713215">
      <w:bodyDiv w:val="1"/>
      <w:marLeft w:val="0"/>
      <w:marRight w:val="0"/>
      <w:marTop w:val="0"/>
      <w:marBottom w:val="0"/>
      <w:divBdr>
        <w:top w:val="none" w:sz="0" w:space="0" w:color="auto"/>
        <w:left w:val="none" w:sz="0" w:space="0" w:color="auto"/>
        <w:bottom w:val="none" w:sz="0" w:space="0" w:color="auto"/>
        <w:right w:val="none" w:sz="0" w:space="0" w:color="auto"/>
      </w:divBdr>
    </w:div>
    <w:div w:id="1549299330">
      <w:bodyDiv w:val="1"/>
      <w:marLeft w:val="0"/>
      <w:marRight w:val="0"/>
      <w:marTop w:val="0"/>
      <w:marBottom w:val="0"/>
      <w:divBdr>
        <w:top w:val="none" w:sz="0" w:space="0" w:color="auto"/>
        <w:left w:val="none" w:sz="0" w:space="0" w:color="auto"/>
        <w:bottom w:val="none" w:sz="0" w:space="0" w:color="auto"/>
        <w:right w:val="none" w:sz="0" w:space="0" w:color="auto"/>
      </w:divBdr>
    </w:div>
    <w:div w:id="1549413938">
      <w:bodyDiv w:val="1"/>
      <w:marLeft w:val="0"/>
      <w:marRight w:val="0"/>
      <w:marTop w:val="0"/>
      <w:marBottom w:val="0"/>
      <w:divBdr>
        <w:top w:val="none" w:sz="0" w:space="0" w:color="auto"/>
        <w:left w:val="none" w:sz="0" w:space="0" w:color="auto"/>
        <w:bottom w:val="none" w:sz="0" w:space="0" w:color="auto"/>
        <w:right w:val="none" w:sz="0" w:space="0" w:color="auto"/>
      </w:divBdr>
    </w:div>
    <w:div w:id="1549949784">
      <w:bodyDiv w:val="1"/>
      <w:marLeft w:val="0"/>
      <w:marRight w:val="0"/>
      <w:marTop w:val="0"/>
      <w:marBottom w:val="0"/>
      <w:divBdr>
        <w:top w:val="none" w:sz="0" w:space="0" w:color="auto"/>
        <w:left w:val="none" w:sz="0" w:space="0" w:color="auto"/>
        <w:bottom w:val="none" w:sz="0" w:space="0" w:color="auto"/>
        <w:right w:val="none" w:sz="0" w:space="0" w:color="auto"/>
      </w:divBdr>
    </w:div>
    <w:div w:id="1549950138">
      <w:bodyDiv w:val="1"/>
      <w:marLeft w:val="0"/>
      <w:marRight w:val="0"/>
      <w:marTop w:val="0"/>
      <w:marBottom w:val="0"/>
      <w:divBdr>
        <w:top w:val="none" w:sz="0" w:space="0" w:color="auto"/>
        <w:left w:val="none" w:sz="0" w:space="0" w:color="auto"/>
        <w:bottom w:val="none" w:sz="0" w:space="0" w:color="auto"/>
        <w:right w:val="none" w:sz="0" w:space="0" w:color="auto"/>
      </w:divBdr>
    </w:div>
    <w:div w:id="1550072363">
      <w:bodyDiv w:val="1"/>
      <w:marLeft w:val="0"/>
      <w:marRight w:val="0"/>
      <w:marTop w:val="0"/>
      <w:marBottom w:val="0"/>
      <w:divBdr>
        <w:top w:val="none" w:sz="0" w:space="0" w:color="auto"/>
        <w:left w:val="none" w:sz="0" w:space="0" w:color="auto"/>
        <w:bottom w:val="none" w:sz="0" w:space="0" w:color="auto"/>
        <w:right w:val="none" w:sz="0" w:space="0" w:color="auto"/>
      </w:divBdr>
    </w:div>
    <w:div w:id="1550265857">
      <w:bodyDiv w:val="1"/>
      <w:marLeft w:val="0"/>
      <w:marRight w:val="0"/>
      <w:marTop w:val="0"/>
      <w:marBottom w:val="0"/>
      <w:divBdr>
        <w:top w:val="none" w:sz="0" w:space="0" w:color="auto"/>
        <w:left w:val="none" w:sz="0" w:space="0" w:color="auto"/>
        <w:bottom w:val="none" w:sz="0" w:space="0" w:color="auto"/>
        <w:right w:val="none" w:sz="0" w:space="0" w:color="auto"/>
      </w:divBdr>
    </w:div>
    <w:div w:id="1550343461">
      <w:bodyDiv w:val="1"/>
      <w:marLeft w:val="0"/>
      <w:marRight w:val="0"/>
      <w:marTop w:val="0"/>
      <w:marBottom w:val="0"/>
      <w:divBdr>
        <w:top w:val="none" w:sz="0" w:space="0" w:color="auto"/>
        <w:left w:val="none" w:sz="0" w:space="0" w:color="auto"/>
        <w:bottom w:val="none" w:sz="0" w:space="0" w:color="auto"/>
        <w:right w:val="none" w:sz="0" w:space="0" w:color="auto"/>
      </w:divBdr>
    </w:div>
    <w:div w:id="1550800970">
      <w:bodyDiv w:val="1"/>
      <w:marLeft w:val="0"/>
      <w:marRight w:val="0"/>
      <w:marTop w:val="0"/>
      <w:marBottom w:val="0"/>
      <w:divBdr>
        <w:top w:val="none" w:sz="0" w:space="0" w:color="auto"/>
        <w:left w:val="none" w:sz="0" w:space="0" w:color="auto"/>
        <w:bottom w:val="none" w:sz="0" w:space="0" w:color="auto"/>
        <w:right w:val="none" w:sz="0" w:space="0" w:color="auto"/>
      </w:divBdr>
    </w:div>
    <w:div w:id="1550802311">
      <w:bodyDiv w:val="1"/>
      <w:marLeft w:val="0"/>
      <w:marRight w:val="0"/>
      <w:marTop w:val="0"/>
      <w:marBottom w:val="0"/>
      <w:divBdr>
        <w:top w:val="none" w:sz="0" w:space="0" w:color="auto"/>
        <w:left w:val="none" w:sz="0" w:space="0" w:color="auto"/>
        <w:bottom w:val="none" w:sz="0" w:space="0" w:color="auto"/>
        <w:right w:val="none" w:sz="0" w:space="0" w:color="auto"/>
      </w:divBdr>
    </w:div>
    <w:div w:id="1550874848">
      <w:bodyDiv w:val="1"/>
      <w:marLeft w:val="0"/>
      <w:marRight w:val="0"/>
      <w:marTop w:val="0"/>
      <w:marBottom w:val="0"/>
      <w:divBdr>
        <w:top w:val="none" w:sz="0" w:space="0" w:color="auto"/>
        <w:left w:val="none" w:sz="0" w:space="0" w:color="auto"/>
        <w:bottom w:val="none" w:sz="0" w:space="0" w:color="auto"/>
        <w:right w:val="none" w:sz="0" w:space="0" w:color="auto"/>
      </w:divBdr>
    </w:div>
    <w:div w:id="1550992948">
      <w:bodyDiv w:val="1"/>
      <w:marLeft w:val="0"/>
      <w:marRight w:val="0"/>
      <w:marTop w:val="0"/>
      <w:marBottom w:val="0"/>
      <w:divBdr>
        <w:top w:val="none" w:sz="0" w:space="0" w:color="auto"/>
        <w:left w:val="none" w:sz="0" w:space="0" w:color="auto"/>
        <w:bottom w:val="none" w:sz="0" w:space="0" w:color="auto"/>
        <w:right w:val="none" w:sz="0" w:space="0" w:color="auto"/>
      </w:divBdr>
    </w:div>
    <w:div w:id="1551187225">
      <w:bodyDiv w:val="1"/>
      <w:marLeft w:val="0"/>
      <w:marRight w:val="0"/>
      <w:marTop w:val="0"/>
      <w:marBottom w:val="0"/>
      <w:divBdr>
        <w:top w:val="none" w:sz="0" w:space="0" w:color="auto"/>
        <w:left w:val="none" w:sz="0" w:space="0" w:color="auto"/>
        <w:bottom w:val="none" w:sz="0" w:space="0" w:color="auto"/>
        <w:right w:val="none" w:sz="0" w:space="0" w:color="auto"/>
      </w:divBdr>
    </w:div>
    <w:div w:id="1551381111">
      <w:bodyDiv w:val="1"/>
      <w:marLeft w:val="0"/>
      <w:marRight w:val="0"/>
      <w:marTop w:val="0"/>
      <w:marBottom w:val="0"/>
      <w:divBdr>
        <w:top w:val="none" w:sz="0" w:space="0" w:color="auto"/>
        <w:left w:val="none" w:sz="0" w:space="0" w:color="auto"/>
        <w:bottom w:val="none" w:sz="0" w:space="0" w:color="auto"/>
        <w:right w:val="none" w:sz="0" w:space="0" w:color="auto"/>
      </w:divBdr>
    </w:div>
    <w:div w:id="1551646116">
      <w:bodyDiv w:val="1"/>
      <w:marLeft w:val="0"/>
      <w:marRight w:val="0"/>
      <w:marTop w:val="0"/>
      <w:marBottom w:val="0"/>
      <w:divBdr>
        <w:top w:val="none" w:sz="0" w:space="0" w:color="auto"/>
        <w:left w:val="none" w:sz="0" w:space="0" w:color="auto"/>
        <w:bottom w:val="none" w:sz="0" w:space="0" w:color="auto"/>
        <w:right w:val="none" w:sz="0" w:space="0" w:color="auto"/>
      </w:divBdr>
    </w:div>
    <w:div w:id="1551652797">
      <w:bodyDiv w:val="1"/>
      <w:marLeft w:val="0"/>
      <w:marRight w:val="0"/>
      <w:marTop w:val="0"/>
      <w:marBottom w:val="0"/>
      <w:divBdr>
        <w:top w:val="none" w:sz="0" w:space="0" w:color="auto"/>
        <w:left w:val="none" w:sz="0" w:space="0" w:color="auto"/>
        <w:bottom w:val="none" w:sz="0" w:space="0" w:color="auto"/>
        <w:right w:val="none" w:sz="0" w:space="0" w:color="auto"/>
      </w:divBdr>
    </w:div>
    <w:div w:id="1551843479">
      <w:bodyDiv w:val="1"/>
      <w:marLeft w:val="0"/>
      <w:marRight w:val="0"/>
      <w:marTop w:val="0"/>
      <w:marBottom w:val="0"/>
      <w:divBdr>
        <w:top w:val="none" w:sz="0" w:space="0" w:color="auto"/>
        <w:left w:val="none" w:sz="0" w:space="0" w:color="auto"/>
        <w:bottom w:val="none" w:sz="0" w:space="0" w:color="auto"/>
        <w:right w:val="none" w:sz="0" w:space="0" w:color="auto"/>
      </w:divBdr>
    </w:div>
    <w:div w:id="1552617805">
      <w:bodyDiv w:val="1"/>
      <w:marLeft w:val="0"/>
      <w:marRight w:val="0"/>
      <w:marTop w:val="0"/>
      <w:marBottom w:val="0"/>
      <w:divBdr>
        <w:top w:val="none" w:sz="0" w:space="0" w:color="auto"/>
        <w:left w:val="none" w:sz="0" w:space="0" w:color="auto"/>
        <w:bottom w:val="none" w:sz="0" w:space="0" w:color="auto"/>
        <w:right w:val="none" w:sz="0" w:space="0" w:color="auto"/>
      </w:divBdr>
    </w:div>
    <w:div w:id="1552695253">
      <w:bodyDiv w:val="1"/>
      <w:marLeft w:val="0"/>
      <w:marRight w:val="0"/>
      <w:marTop w:val="0"/>
      <w:marBottom w:val="0"/>
      <w:divBdr>
        <w:top w:val="none" w:sz="0" w:space="0" w:color="auto"/>
        <w:left w:val="none" w:sz="0" w:space="0" w:color="auto"/>
        <w:bottom w:val="none" w:sz="0" w:space="0" w:color="auto"/>
        <w:right w:val="none" w:sz="0" w:space="0" w:color="auto"/>
      </w:divBdr>
    </w:div>
    <w:div w:id="1552810322">
      <w:bodyDiv w:val="1"/>
      <w:marLeft w:val="0"/>
      <w:marRight w:val="0"/>
      <w:marTop w:val="0"/>
      <w:marBottom w:val="0"/>
      <w:divBdr>
        <w:top w:val="none" w:sz="0" w:space="0" w:color="auto"/>
        <w:left w:val="none" w:sz="0" w:space="0" w:color="auto"/>
        <w:bottom w:val="none" w:sz="0" w:space="0" w:color="auto"/>
        <w:right w:val="none" w:sz="0" w:space="0" w:color="auto"/>
      </w:divBdr>
    </w:div>
    <w:div w:id="1553468320">
      <w:bodyDiv w:val="1"/>
      <w:marLeft w:val="0"/>
      <w:marRight w:val="0"/>
      <w:marTop w:val="0"/>
      <w:marBottom w:val="0"/>
      <w:divBdr>
        <w:top w:val="none" w:sz="0" w:space="0" w:color="auto"/>
        <w:left w:val="none" w:sz="0" w:space="0" w:color="auto"/>
        <w:bottom w:val="none" w:sz="0" w:space="0" w:color="auto"/>
        <w:right w:val="none" w:sz="0" w:space="0" w:color="auto"/>
      </w:divBdr>
    </w:div>
    <w:div w:id="1553538141">
      <w:bodyDiv w:val="1"/>
      <w:marLeft w:val="0"/>
      <w:marRight w:val="0"/>
      <w:marTop w:val="0"/>
      <w:marBottom w:val="0"/>
      <w:divBdr>
        <w:top w:val="none" w:sz="0" w:space="0" w:color="auto"/>
        <w:left w:val="none" w:sz="0" w:space="0" w:color="auto"/>
        <w:bottom w:val="none" w:sz="0" w:space="0" w:color="auto"/>
        <w:right w:val="none" w:sz="0" w:space="0" w:color="auto"/>
      </w:divBdr>
    </w:div>
    <w:div w:id="1553888804">
      <w:bodyDiv w:val="1"/>
      <w:marLeft w:val="0"/>
      <w:marRight w:val="0"/>
      <w:marTop w:val="0"/>
      <w:marBottom w:val="0"/>
      <w:divBdr>
        <w:top w:val="none" w:sz="0" w:space="0" w:color="auto"/>
        <w:left w:val="none" w:sz="0" w:space="0" w:color="auto"/>
        <w:bottom w:val="none" w:sz="0" w:space="0" w:color="auto"/>
        <w:right w:val="none" w:sz="0" w:space="0" w:color="auto"/>
      </w:divBdr>
    </w:div>
    <w:div w:id="1554077156">
      <w:bodyDiv w:val="1"/>
      <w:marLeft w:val="0"/>
      <w:marRight w:val="0"/>
      <w:marTop w:val="0"/>
      <w:marBottom w:val="0"/>
      <w:divBdr>
        <w:top w:val="none" w:sz="0" w:space="0" w:color="auto"/>
        <w:left w:val="none" w:sz="0" w:space="0" w:color="auto"/>
        <w:bottom w:val="none" w:sz="0" w:space="0" w:color="auto"/>
        <w:right w:val="none" w:sz="0" w:space="0" w:color="auto"/>
      </w:divBdr>
    </w:div>
    <w:div w:id="1554388648">
      <w:bodyDiv w:val="1"/>
      <w:marLeft w:val="0"/>
      <w:marRight w:val="0"/>
      <w:marTop w:val="0"/>
      <w:marBottom w:val="0"/>
      <w:divBdr>
        <w:top w:val="none" w:sz="0" w:space="0" w:color="auto"/>
        <w:left w:val="none" w:sz="0" w:space="0" w:color="auto"/>
        <w:bottom w:val="none" w:sz="0" w:space="0" w:color="auto"/>
        <w:right w:val="none" w:sz="0" w:space="0" w:color="auto"/>
      </w:divBdr>
    </w:div>
    <w:div w:id="1554849635">
      <w:bodyDiv w:val="1"/>
      <w:marLeft w:val="0"/>
      <w:marRight w:val="0"/>
      <w:marTop w:val="0"/>
      <w:marBottom w:val="0"/>
      <w:divBdr>
        <w:top w:val="none" w:sz="0" w:space="0" w:color="auto"/>
        <w:left w:val="none" w:sz="0" w:space="0" w:color="auto"/>
        <w:bottom w:val="none" w:sz="0" w:space="0" w:color="auto"/>
        <w:right w:val="none" w:sz="0" w:space="0" w:color="auto"/>
      </w:divBdr>
    </w:div>
    <w:div w:id="1555236175">
      <w:bodyDiv w:val="1"/>
      <w:marLeft w:val="0"/>
      <w:marRight w:val="0"/>
      <w:marTop w:val="0"/>
      <w:marBottom w:val="0"/>
      <w:divBdr>
        <w:top w:val="none" w:sz="0" w:space="0" w:color="auto"/>
        <w:left w:val="none" w:sz="0" w:space="0" w:color="auto"/>
        <w:bottom w:val="none" w:sz="0" w:space="0" w:color="auto"/>
        <w:right w:val="none" w:sz="0" w:space="0" w:color="auto"/>
      </w:divBdr>
    </w:div>
    <w:div w:id="1555315611">
      <w:bodyDiv w:val="1"/>
      <w:marLeft w:val="0"/>
      <w:marRight w:val="0"/>
      <w:marTop w:val="0"/>
      <w:marBottom w:val="0"/>
      <w:divBdr>
        <w:top w:val="none" w:sz="0" w:space="0" w:color="auto"/>
        <w:left w:val="none" w:sz="0" w:space="0" w:color="auto"/>
        <w:bottom w:val="none" w:sz="0" w:space="0" w:color="auto"/>
        <w:right w:val="none" w:sz="0" w:space="0" w:color="auto"/>
      </w:divBdr>
    </w:div>
    <w:div w:id="1555317165">
      <w:bodyDiv w:val="1"/>
      <w:marLeft w:val="0"/>
      <w:marRight w:val="0"/>
      <w:marTop w:val="0"/>
      <w:marBottom w:val="0"/>
      <w:divBdr>
        <w:top w:val="none" w:sz="0" w:space="0" w:color="auto"/>
        <w:left w:val="none" w:sz="0" w:space="0" w:color="auto"/>
        <w:bottom w:val="none" w:sz="0" w:space="0" w:color="auto"/>
        <w:right w:val="none" w:sz="0" w:space="0" w:color="auto"/>
      </w:divBdr>
    </w:div>
    <w:div w:id="1556309833">
      <w:bodyDiv w:val="1"/>
      <w:marLeft w:val="0"/>
      <w:marRight w:val="0"/>
      <w:marTop w:val="0"/>
      <w:marBottom w:val="0"/>
      <w:divBdr>
        <w:top w:val="none" w:sz="0" w:space="0" w:color="auto"/>
        <w:left w:val="none" w:sz="0" w:space="0" w:color="auto"/>
        <w:bottom w:val="none" w:sz="0" w:space="0" w:color="auto"/>
        <w:right w:val="none" w:sz="0" w:space="0" w:color="auto"/>
      </w:divBdr>
    </w:div>
    <w:div w:id="1556427075">
      <w:bodyDiv w:val="1"/>
      <w:marLeft w:val="0"/>
      <w:marRight w:val="0"/>
      <w:marTop w:val="0"/>
      <w:marBottom w:val="0"/>
      <w:divBdr>
        <w:top w:val="none" w:sz="0" w:space="0" w:color="auto"/>
        <w:left w:val="none" w:sz="0" w:space="0" w:color="auto"/>
        <w:bottom w:val="none" w:sz="0" w:space="0" w:color="auto"/>
        <w:right w:val="none" w:sz="0" w:space="0" w:color="auto"/>
      </w:divBdr>
    </w:div>
    <w:div w:id="1556771481">
      <w:bodyDiv w:val="1"/>
      <w:marLeft w:val="0"/>
      <w:marRight w:val="0"/>
      <w:marTop w:val="0"/>
      <w:marBottom w:val="0"/>
      <w:divBdr>
        <w:top w:val="none" w:sz="0" w:space="0" w:color="auto"/>
        <w:left w:val="none" w:sz="0" w:space="0" w:color="auto"/>
        <w:bottom w:val="none" w:sz="0" w:space="0" w:color="auto"/>
        <w:right w:val="none" w:sz="0" w:space="0" w:color="auto"/>
      </w:divBdr>
    </w:div>
    <w:div w:id="1558315309">
      <w:bodyDiv w:val="1"/>
      <w:marLeft w:val="0"/>
      <w:marRight w:val="0"/>
      <w:marTop w:val="0"/>
      <w:marBottom w:val="0"/>
      <w:divBdr>
        <w:top w:val="none" w:sz="0" w:space="0" w:color="auto"/>
        <w:left w:val="none" w:sz="0" w:space="0" w:color="auto"/>
        <w:bottom w:val="none" w:sz="0" w:space="0" w:color="auto"/>
        <w:right w:val="none" w:sz="0" w:space="0" w:color="auto"/>
      </w:divBdr>
    </w:div>
    <w:div w:id="1559054680">
      <w:bodyDiv w:val="1"/>
      <w:marLeft w:val="0"/>
      <w:marRight w:val="0"/>
      <w:marTop w:val="0"/>
      <w:marBottom w:val="0"/>
      <w:divBdr>
        <w:top w:val="none" w:sz="0" w:space="0" w:color="auto"/>
        <w:left w:val="none" w:sz="0" w:space="0" w:color="auto"/>
        <w:bottom w:val="none" w:sz="0" w:space="0" w:color="auto"/>
        <w:right w:val="none" w:sz="0" w:space="0" w:color="auto"/>
      </w:divBdr>
    </w:div>
    <w:div w:id="1559320555">
      <w:bodyDiv w:val="1"/>
      <w:marLeft w:val="0"/>
      <w:marRight w:val="0"/>
      <w:marTop w:val="0"/>
      <w:marBottom w:val="0"/>
      <w:divBdr>
        <w:top w:val="none" w:sz="0" w:space="0" w:color="auto"/>
        <w:left w:val="none" w:sz="0" w:space="0" w:color="auto"/>
        <w:bottom w:val="none" w:sz="0" w:space="0" w:color="auto"/>
        <w:right w:val="none" w:sz="0" w:space="0" w:color="auto"/>
      </w:divBdr>
    </w:div>
    <w:div w:id="1559702899">
      <w:bodyDiv w:val="1"/>
      <w:marLeft w:val="0"/>
      <w:marRight w:val="0"/>
      <w:marTop w:val="0"/>
      <w:marBottom w:val="0"/>
      <w:divBdr>
        <w:top w:val="none" w:sz="0" w:space="0" w:color="auto"/>
        <w:left w:val="none" w:sz="0" w:space="0" w:color="auto"/>
        <w:bottom w:val="none" w:sz="0" w:space="0" w:color="auto"/>
        <w:right w:val="none" w:sz="0" w:space="0" w:color="auto"/>
      </w:divBdr>
    </w:div>
    <w:div w:id="1559707259">
      <w:bodyDiv w:val="1"/>
      <w:marLeft w:val="0"/>
      <w:marRight w:val="0"/>
      <w:marTop w:val="0"/>
      <w:marBottom w:val="0"/>
      <w:divBdr>
        <w:top w:val="none" w:sz="0" w:space="0" w:color="auto"/>
        <w:left w:val="none" w:sz="0" w:space="0" w:color="auto"/>
        <w:bottom w:val="none" w:sz="0" w:space="0" w:color="auto"/>
        <w:right w:val="none" w:sz="0" w:space="0" w:color="auto"/>
      </w:divBdr>
    </w:div>
    <w:div w:id="1561095207">
      <w:bodyDiv w:val="1"/>
      <w:marLeft w:val="0"/>
      <w:marRight w:val="0"/>
      <w:marTop w:val="0"/>
      <w:marBottom w:val="0"/>
      <w:divBdr>
        <w:top w:val="none" w:sz="0" w:space="0" w:color="auto"/>
        <w:left w:val="none" w:sz="0" w:space="0" w:color="auto"/>
        <w:bottom w:val="none" w:sz="0" w:space="0" w:color="auto"/>
        <w:right w:val="none" w:sz="0" w:space="0" w:color="auto"/>
      </w:divBdr>
    </w:div>
    <w:div w:id="1561280389">
      <w:bodyDiv w:val="1"/>
      <w:marLeft w:val="0"/>
      <w:marRight w:val="0"/>
      <w:marTop w:val="0"/>
      <w:marBottom w:val="0"/>
      <w:divBdr>
        <w:top w:val="none" w:sz="0" w:space="0" w:color="auto"/>
        <w:left w:val="none" w:sz="0" w:space="0" w:color="auto"/>
        <w:bottom w:val="none" w:sz="0" w:space="0" w:color="auto"/>
        <w:right w:val="none" w:sz="0" w:space="0" w:color="auto"/>
      </w:divBdr>
    </w:div>
    <w:div w:id="1562669740">
      <w:bodyDiv w:val="1"/>
      <w:marLeft w:val="0"/>
      <w:marRight w:val="0"/>
      <w:marTop w:val="0"/>
      <w:marBottom w:val="0"/>
      <w:divBdr>
        <w:top w:val="none" w:sz="0" w:space="0" w:color="auto"/>
        <w:left w:val="none" w:sz="0" w:space="0" w:color="auto"/>
        <w:bottom w:val="none" w:sz="0" w:space="0" w:color="auto"/>
        <w:right w:val="none" w:sz="0" w:space="0" w:color="auto"/>
      </w:divBdr>
    </w:div>
    <w:div w:id="1563129867">
      <w:bodyDiv w:val="1"/>
      <w:marLeft w:val="0"/>
      <w:marRight w:val="0"/>
      <w:marTop w:val="0"/>
      <w:marBottom w:val="0"/>
      <w:divBdr>
        <w:top w:val="none" w:sz="0" w:space="0" w:color="auto"/>
        <w:left w:val="none" w:sz="0" w:space="0" w:color="auto"/>
        <w:bottom w:val="none" w:sz="0" w:space="0" w:color="auto"/>
        <w:right w:val="none" w:sz="0" w:space="0" w:color="auto"/>
      </w:divBdr>
    </w:div>
    <w:div w:id="1563177542">
      <w:bodyDiv w:val="1"/>
      <w:marLeft w:val="0"/>
      <w:marRight w:val="0"/>
      <w:marTop w:val="0"/>
      <w:marBottom w:val="0"/>
      <w:divBdr>
        <w:top w:val="none" w:sz="0" w:space="0" w:color="auto"/>
        <w:left w:val="none" w:sz="0" w:space="0" w:color="auto"/>
        <w:bottom w:val="none" w:sz="0" w:space="0" w:color="auto"/>
        <w:right w:val="none" w:sz="0" w:space="0" w:color="auto"/>
      </w:divBdr>
    </w:div>
    <w:div w:id="1563559064">
      <w:bodyDiv w:val="1"/>
      <w:marLeft w:val="0"/>
      <w:marRight w:val="0"/>
      <w:marTop w:val="0"/>
      <w:marBottom w:val="0"/>
      <w:divBdr>
        <w:top w:val="none" w:sz="0" w:space="0" w:color="auto"/>
        <w:left w:val="none" w:sz="0" w:space="0" w:color="auto"/>
        <w:bottom w:val="none" w:sz="0" w:space="0" w:color="auto"/>
        <w:right w:val="none" w:sz="0" w:space="0" w:color="auto"/>
      </w:divBdr>
    </w:div>
    <w:div w:id="1563905823">
      <w:bodyDiv w:val="1"/>
      <w:marLeft w:val="0"/>
      <w:marRight w:val="0"/>
      <w:marTop w:val="0"/>
      <w:marBottom w:val="0"/>
      <w:divBdr>
        <w:top w:val="none" w:sz="0" w:space="0" w:color="auto"/>
        <w:left w:val="none" w:sz="0" w:space="0" w:color="auto"/>
        <w:bottom w:val="none" w:sz="0" w:space="0" w:color="auto"/>
        <w:right w:val="none" w:sz="0" w:space="0" w:color="auto"/>
      </w:divBdr>
    </w:div>
    <w:div w:id="1563982470">
      <w:bodyDiv w:val="1"/>
      <w:marLeft w:val="0"/>
      <w:marRight w:val="0"/>
      <w:marTop w:val="0"/>
      <w:marBottom w:val="0"/>
      <w:divBdr>
        <w:top w:val="none" w:sz="0" w:space="0" w:color="auto"/>
        <w:left w:val="none" w:sz="0" w:space="0" w:color="auto"/>
        <w:bottom w:val="none" w:sz="0" w:space="0" w:color="auto"/>
        <w:right w:val="none" w:sz="0" w:space="0" w:color="auto"/>
      </w:divBdr>
    </w:div>
    <w:div w:id="1564680981">
      <w:bodyDiv w:val="1"/>
      <w:marLeft w:val="0"/>
      <w:marRight w:val="0"/>
      <w:marTop w:val="0"/>
      <w:marBottom w:val="0"/>
      <w:divBdr>
        <w:top w:val="none" w:sz="0" w:space="0" w:color="auto"/>
        <w:left w:val="none" w:sz="0" w:space="0" w:color="auto"/>
        <w:bottom w:val="none" w:sz="0" w:space="0" w:color="auto"/>
        <w:right w:val="none" w:sz="0" w:space="0" w:color="auto"/>
      </w:divBdr>
    </w:div>
    <w:div w:id="1564869036">
      <w:bodyDiv w:val="1"/>
      <w:marLeft w:val="0"/>
      <w:marRight w:val="0"/>
      <w:marTop w:val="0"/>
      <w:marBottom w:val="0"/>
      <w:divBdr>
        <w:top w:val="none" w:sz="0" w:space="0" w:color="auto"/>
        <w:left w:val="none" w:sz="0" w:space="0" w:color="auto"/>
        <w:bottom w:val="none" w:sz="0" w:space="0" w:color="auto"/>
        <w:right w:val="none" w:sz="0" w:space="0" w:color="auto"/>
      </w:divBdr>
    </w:div>
    <w:div w:id="1565066186">
      <w:bodyDiv w:val="1"/>
      <w:marLeft w:val="0"/>
      <w:marRight w:val="0"/>
      <w:marTop w:val="0"/>
      <w:marBottom w:val="0"/>
      <w:divBdr>
        <w:top w:val="none" w:sz="0" w:space="0" w:color="auto"/>
        <w:left w:val="none" w:sz="0" w:space="0" w:color="auto"/>
        <w:bottom w:val="none" w:sz="0" w:space="0" w:color="auto"/>
        <w:right w:val="none" w:sz="0" w:space="0" w:color="auto"/>
      </w:divBdr>
    </w:div>
    <w:div w:id="1566060563">
      <w:bodyDiv w:val="1"/>
      <w:marLeft w:val="0"/>
      <w:marRight w:val="0"/>
      <w:marTop w:val="0"/>
      <w:marBottom w:val="0"/>
      <w:divBdr>
        <w:top w:val="none" w:sz="0" w:space="0" w:color="auto"/>
        <w:left w:val="none" w:sz="0" w:space="0" w:color="auto"/>
        <w:bottom w:val="none" w:sz="0" w:space="0" w:color="auto"/>
        <w:right w:val="none" w:sz="0" w:space="0" w:color="auto"/>
      </w:divBdr>
    </w:div>
    <w:div w:id="1566139886">
      <w:bodyDiv w:val="1"/>
      <w:marLeft w:val="0"/>
      <w:marRight w:val="0"/>
      <w:marTop w:val="0"/>
      <w:marBottom w:val="0"/>
      <w:divBdr>
        <w:top w:val="none" w:sz="0" w:space="0" w:color="auto"/>
        <w:left w:val="none" w:sz="0" w:space="0" w:color="auto"/>
        <w:bottom w:val="none" w:sz="0" w:space="0" w:color="auto"/>
        <w:right w:val="none" w:sz="0" w:space="0" w:color="auto"/>
      </w:divBdr>
    </w:div>
    <w:div w:id="1566253889">
      <w:bodyDiv w:val="1"/>
      <w:marLeft w:val="0"/>
      <w:marRight w:val="0"/>
      <w:marTop w:val="0"/>
      <w:marBottom w:val="0"/>
      <w:divBdr>
        <w:top w:val="none" w:sz="0" w:space="0" w:color="auto"/>
        <w:left w:val="none" w:sz="0" w:space="0" w:color="auto"/>
        <w:bottom w:val="none" w:sz="0" w:space="0" w:color="auto"/>
        <w:right w:val="none" w:sz="0" w:space="0" w:color="auto"/>
      </w:divBdr>
    </w:div>
    <w:div w:id="1566524176">
      <w:bodyDiv w:val="1"/>
      <w:marLeft w:val="0"/>
      <w:marRight w:val="0"/>
      <w:marTop w:val="0"/>
      <w:marBottom w:val="0"/>
      <w:divBdr>
        <w:top w:val="none" w:sz="0" w:space="0" w:color="auto"/>
        <w:left w:val="none" w:sz="0" w:space="0" w:color="auto"/>
        <w:bottom w:val="none" w:sz="0" w:space="0" w:color="auto"/>
        <w:right w:val="none" w:sz="0" w:space="0" w:color="auto"/>
      </w:divBdr>
    </w:div>
    <w:div w:id="1566719795">
      <w:bodyDiv w:val="1"/>
      <w:marLeft w:val="0"/>
      <w:marRight w:val="0"/>
      <w:marTop w:val="0"/>
      <w:marBottom w:val="0"/>
      <w:divBdr>
        <w:top w:val="none" w:sz="0" w:space="0" w:color="auto"/>
        <w:left w:val="none" w:sz="0" w:space="0" w:color="auto"/>
        <w:bottom w:val="none" w:sz="0" w:space="0" w:color="auto"/>
        <w:right w:val="none" w:sz="0" w:space="0" w:color="auto"/>
      </w:divBdr>
    </w:div>
    <w:div w:id="1566791363">
      <w:bodyDiv w:val="1"/>
      <w:marLeft w:val="0"/>
      <w:marRight w:val="0"/>
      <w:marTop w:val="0"/>
      <w:marBottom w:val="0"/>
      <w:divBdr>
        <w:top w:val="none" w:sz="0" w:space="0" w:color="auto"/>
        <w:left w:val="none" w:sz="0" w:space="0" w:color="auto"/>
        <w:bottom w:val="none" w:sz="0" w:space="0" w:color="auto"/>
        <w:right w:val="none" w:sz="0" w:space="0" w:color="auto"/>
      </w:divBdr>
    </w:div>
    <w:div w:id="1566912743">
      <w:bodyDiv w:val="1"/>
      <w:marLeft w:val="0"/>
      <w:marRight w:val="0"/>
      <w:marTop w:val="0"/>
      <w:marBottom w:val="0"/>
      <w:divBdr>
        <w:top w:val="none" w:sz="0" w:space="0" w:color="auto"/>
        <w:left w:val="none" w:sz="0" w:space="0" w:color="auto"/>
        <w:bottom w:val="none" w:sz="0" w:space="0" w:color="auto"/>
        <w:right w:val="none" w:sz="0" w:space="0" w:color="auto"/>
      </w:divBdr>
    </w:div>
    <w:div w:id="1566914760">
      <w:bodyDiv w:val="1"/>
      <w:marLeft w:val="0"/>
      <w:marRight w:val="0"/>
      <w:marTop w:val="0"/>
      <w:marBottom w:val="0"/>
      <w:divBdr>
        <w:top w:val="none" w:sz="0" w:space="0" w:color="auto"/>
        <w:left w:val="none" w:sz="0" w:space="0" w:color="auto"/>
        <w:bottom w:val="none" w:sz="0" w:space="0" w:color="auto"/>
        <w:right w:val="none" w:sz="0" w:space="0" w:color="auto"/>
      </w:divBdr>
    </w:div>
    <w:div w:id="1567371557">
      <w:bodyDiv w:val="1"/>
      <w:marLeft w:val="0"/>
      <w:marRight w:val="0"/>
      <w:marTop w:val="0"/>
      <w:marBottom w:val="0"/>
      <w:divBdr>
        <w:top w:val="none" w:sz="0" w:space="0" w:color="auto"/>
        <w:left w:val="none" w:sz="0" w:space="0" w:color="auto"/>
        <w:bottom w:val="none" w:sz="0" w:space="0" w:color="auto"/>
        <w:right w:val="none" w:sz="0" w:space="0" w:color="auto"/>
      </w:divBdr>
    </w:div>
    <w:div w:id="1567565935">
      <w:bodyDiv w:val="1"/>
      <w:marLeft w:val="0"/>
      <w:marRight w:val="0"/>
      <w:marTop w:val="0"/>
      <w:marBottom w:val="0"/>
      <w:divBdr>
        <w:top w:val="none" w:sz="0" w:space="0" w:color="auto"/>
        <w:left w:val="none" w:sz="0" w:space="0" w:color="auto"/>
        <w:bottom w:val="none" w:sz="0" w:space="0" w:color="auto"/>
        <w:right w:val="none" w:sz="0" w:space="0" w:color="auto"/>
      </w:divBdr>
    </w:div>
    <w:div w:id="1567571068">
      <w:bodyDiv w:val="1"/>
      <w:marLeft w:val="0"/>
      <w:marRight w:val="0"/>
      <w:marTop w:val="0"/>
      <w:marBottom w:val="0"/>
      <w:divBdr>
        <w:top w:val="none" w:sz="0" w:space="0" w:color="auto"/>
        <w:left w:val="none" w:sz="0" w:space="0" w:color="auto"/>
        <w:bottom w:val="none" w:sz="0" w:space="0" w:color="auto"/>
        <w:right w:val="none" w:sz="0" w:space="0" w:color="auto"/>
      </w:divBdr>
    </w:div>
    <w:div w:id="1567951168">
      <w:bodyDiv w:val="1"/>
      <w:marLeft w:val="0"/>
      <w:marRight w:val="0"/>
      <w:marTop w:val="0"/>
      <w:marBottom w:val="0"/>
      <w:divBdr>
        <w:top w:val="none" w:sz="0" w:space="0" w:color="auto"/>
        <w:left w:val="none" w:sz="0" w:space="0" w:color="auto"/>
        <w:bottom w:val="none" w:sz="0" w:space="0" w:color="auto"/>
        <w:right w:val="none" w:sz="0" w:space="0" w:color="auto"/>
      </w:divBdr>
    </w:div>
    <w:div w:id="1568103896">
      <w:bodyDiv w:val="1"/>
      <w:marLeft w:val="0"/>
      <w:marRight w:val="0"/>
      <w:marTop w:val="0"/>
      <w:marBottom w:val="0"/>
      <w:divBdr>
        <w:top w:val="none" w:sz="0" w:space="0" w:color="auto"/>
        <w:left w:val="none" w:sz="0" w:space="0" w:color="auto"/>
        <w:bottom w:val="none" w:sz="0" w:space="0" w:color="auto"/>
        <w:right w:val="none" w:sz="0" w:space="0" w:color="auto"/>
      </w:divBdr>
    </w:div>
    <w:div w:id="1569464514">
      <w:bodyDiv w:val="1"/>
      <w:marLeft w:val="0"/>
      <w:marRight w:val="0"/>
      <w:marTop w:val="0"/>
      <w:marBottom w:val="0"/>
      <w:divBdr>
        <w:top w:val="none" w:sz="0" w:space="0" w:color="auto"/>
        <w:left w:val="none" w:sz="0" w:space="0" w:color="auto"/>
        <w:bottom w:val="none" w:sz="0" w:space="0" w:color="auto"/>
        <w:right w:val="none" w:sz="0" w:space="0" w:color="auto"/>
      </w:divBdr>
    </w:div>
    <w:div w:id="1569726917">
      <w:bodyDiv w:val="1"/>
      <w:marLeft w:val="0"/>
      <w:marRight w:val="0"/>
      <w:marTop w:val="0"/>
      <w:marBottom w:val="0"/>
      <w:divBdr>
        <w:top w:val="none" w:sz="0" w:space="0" w:color="auto"/>
        <w:left w:val="none" w:sz="0" w:space="0" w:color="auto"/>
        <w:bottom w:val="none" w:sz="0" w:space="0" w:color="auto"/>
        <w:right w:val="none" w:sz="0" w:space="0" w:color="auto"/>
      </w:divBdr>
    </w:div>
    <w:div w:id="1570112334">
      <w:bodyDiv w:val="1"/>
      <w:marLeft w:val="0"/>
      <w:marRight w:val="0"/>
      <w:marTop w:val="0"/>
      <w:marBottom w:val="0"/>
      <w:divBdr>
        <w:top w:val="none" w:sz="0" w:space="0" w:color="auto"/>
        <w:left w:val="none" w:sz="0" w:space="0" w:color="auto"/>
        <w:bottom w:val="none" w:sz="0" w:space="0" w:color="auto"/>
        <w:right w:val="none" w:sz="0" w:space="0" w:color="auto"/>
      </w:divBdr>
    </w:div>
    <w:div w:id="1570339345">
      <w:bodyDiv w:val="1"/>
      <w:marLeft w:val="0"/>
      <w:marRight w:val="0"/>
      <w:marTop w:val="0"/>
      <w:marBottom w:val="0"/>
      <w:divBdr>
        <w:top w:val="none" w:sz="0" w:space="0" w:color="auto"/>
        <w:left w:val="none" w:sz="0" w:space="0" w:color="auto"/>
        <w:bottom w:val="none" w:sz="0" w:space="0" w:color="auto"/>
        <w:right w:val="none" w:sz="0" w:space="0" w:color="auto"/>
      </w:divBdr>
    </w:div>
    <w:div w:id="1570655774">
      <w:bodyDiv w:val="1"/>
      <w:marLeft w:val="0"/>
      <w:marRight w:val="0"/>
      <w:marTop w:val="0"/>
      <w:marBottom w:val="0"/>
      <w:divBdr>
        <w:top w:val="none" w:sz="0" w:space="0" w:color="auto"/>
        <w:left w:val="none" w:sz="0" w:space="0" w:color="auto"/>
        <w:bottom w:val="none" w:sz="0" w:space="0" w:color="auto"/>
        <w:right w:val="none" w:sz="0" w:space="0" w:color="auto"/>
      </w:divBdr>
    </w:div>
    <w:div w:id="1571578112">
      <w:bodyDiv w:val="1"/>
      <w:marLeft w:val="0"/>
      <w:marRight w:val="0"/>
      <w:marTop w:val="0"/>
      <w:marBottom w:val="0"/>
      <w:divBdr>
        <w:top w:val="none" w:sz="0" w:space="0" w:color="auto"/>
        <w:left w:val="none" w:sz="0" w:space="0" w:color="auto"/>
        <w:bottom w:val="none" w:sz="0" w:space="0" w:color="auto"/>
        <w:right w:val="none" w:sz="0" w:space="0" w:color="auto"/>
      </w:divBdr>
    </w:div>
    <w:div w:id="1571693975">
      <w:bodyDiv w:val="1"/>
      <w:marLeft w:val="0"/>
      <w:marRight w:val="0"/>
      <w:marTop w:val="0"/>
      <w:marBottom w:val="0"/>
      <w:divBdr>
        <w:top w:val="none" w:sz="0" w:space="0" w:color="auto"/>
        <w:left w:val="none" w:sz="0" w:space="0" w:color="auto"/>
        <w:bottom w:val="none" w:sz="0" w:space="0" w:color="auto"/>
        <w:right w:val="none" w:sz="0" w:space="0" w:color="auto"/>
      </w:divBdr>
    </w:div>
    <w:div w:id="1571696358">
      <w:bodyDiv w:val="1"/>
      <w:marLeft w:val="0"/>
      <w:marRight w:val="0"/>
      <w:marTop w:val="0"/>
      <w:marBottom w:val="0"/>
      <w:divBdr>
        <w:top w:val="none" w:sz="0" w:space="0" w:color="auto"/>
        <w:left w:val="none" w:sz="0" w:space="0" w:color="auto"/>
        <w:bottom w:val="none" w:sz="0" w:space="0" w:color="auto"/>
        <w:right w:val="none" w:sz="0" w:space="0" w:color="auto"/>
      </w:divBdr>
    </w:div>
    <w:div w:id="1571764855">
      <w:bodyDiv w:val="1"/>
      <w:marLeft w:val="0"/>
      <w:marRight w:val="0"/>
      <w:marTop w:val="0"/>
      <w:marBottom w:val="0"/>
      <w:divBdr>
        <w:top w:val="none" w:sz="0" w:space="0" w:color="auto"/>
        <w:left w:val="none" w:sz="0" w:space="0" w:color="auto"/>
        <w:bottom w:val="none" w:sz="0" w:space="0" w:color="auto"/>
        <w:right w:val="none" w:sz="0" w:space="0" w:color="auto"/>
      </w:divBdr>
    </w:div>
    <w:div w:id="1571772866">
      <w:bodyDiv w:val="1"/>
      <w:marLeft w:val="0"/>
      <w:marRight w:val="0"/>
      <w:marTop w:val="0"/>
      <w:marBottom w:val="0"/>
      <w:divBdr>
        <w:top w:val="none" w:sz="0" w:space="0" w:color="auto"/>
        <w:left w:val="none" w:sz="0" w:space="0" w:color="auto"/>
        <w:bottom w:val="none" w:sz="0" w:space="0" w:color="auto"/>
        <w:right w:val="none" w:sz="0" w:space="0" w:color="auto"/>
      </w:divBdr>
    </w:div>
    <w:div w:id="1572109671">
      <w:bodyDiv w:val="1"/>
      <w:marLeft w:val="0"/>
      <w:marRight w:val="0"/>
      <w:marTop w:val="0"/>
      <w:marBottom w:val="0"/>
      <w:divBdr>
        <w:top w:val="none" w:sz="0" w:space="0" w:color="auto"/>
        <w:left w:val="none" w:sz="0" w:space="0" w:color="auto"/>
        <w:bottom w:val="none" w:sz="0" w:space="0" w:color="auto"/>
        <w:right w:val="none" w:sz="0" w:space="0" w:color="auto"/>
      </w:divBdr>
    </w:div>
    <w:div w:id="1572354365">
      <w:bodyDiv w:val="1"/>
      <w:marLeft w:val="0"/>
      <w:marRight w:val="0"/>
      <w:marTop w:val="0"/>
      <w:marBottom w:val="0"/>
      <w:divBdr>
        <w:top w:val="none" w:sz="0" w:space="0" w:color="auto"/>
        <w:left w:val="none" w:sz="0" w:space="0" w:color="auto"/>
        <w:bottom w:val="none" w:sz="0" w:space="0" w:color="auto"/>
        <w:right w:val="none" w:sz="0" w:space="0" w:color="auto"/>
      </w:divBdr>
    </w:div>
    <w:div w:id="1572495671">
      <w:bodyDiv w:val="1"/>
      <w:marLeft w:val="0"/>
      <w:marRight w:val="0"/>
      <w:marTop w:val="0"/>
      <w:marBottom w:val="0"/>
      <w:divBdr>
        <w:top w:val="none" w:sz="0" w:space="0" w:color="auto"/>
        <w:left w:val="none" w:sz="0" w:space="0" w:color="auto"/>
        <w:bottom w:val="none" w:sz="0" w:space="0" w:color="auto"/>
        <w:right w:val="none" w:sz="0" w:space="0" w:color="auto"/>
      </w:divBdr>
    </w:div>
    <w:div w:id="1572544124">
      <w:bodyDiv w:val="1"/>
      <w:marLeft w:val="0"/>
      <w:marRight w:val="0"/>
      <w:marTop w:val="0"/>
      <w:marBottom w:val="0"/>
      <w:divBdr>
        <w:top w:val="none" w:sz="0" w:space="0" w:color="auto"/>
        <w:left w:val="none" w:sz="0" w:space="0" w:color="auto"/>
        <w:bottom w:val="none" w:sz="0" w:space="0" w:color="auto"/>
        <w:right w:val="none" w:sz="0" w:space="0" w:color="auto"/>
      </w:divBdr>
    </w:div>
    <w:div w:id="1572544519">
      <w:bodyDiv w:val="1"/>
      <w:marLeft w:val="0"/>
      <w:marRight w:val="0"/>
      <w:marTop w:val="0"/>
      <w:marBottom w:val="0"/>
      <w:divBdr>
        <w:top w:val="none" w:sz="0" w:space="0" w:color="auto"/>
        <w:left w:val="none" w:sz="0" w:space="0" w:color="auto"/>
        <w:bottom w:val="none" w:sz="0" w:space="0" w:color="auto"/>
        <w:right w:val="none" w:sz="0" w:space="0" w:color="auto"/>
      </w:divBdr>
    </w:div>
    <w:div w:id="1573615754">
      <w:bodyDiv w:val="1"/>
      <w:marLeft w:val="0"/>
      <w:marRight w:val="0"/>
      <w:marTop w:val="0"/>
      <w:marBottom w:val="0"/>
      <w:divBdr>
        <w:top w:val="none" w:sz="0" w:space="0" w:color="auto"/>
        <w:left w:val="none" w:sz="0" w:space="0" w:color="auto"/>
        <w:bottom w:val="none" w:sz="0" w:space="0" w:color="auto"/>
        <w:right w:val="none" w:sz="0" w:space="0" w:color="auto"/>
      </w:divBdr>
    </w:div>
    <w:div w:id="1574581680">
      <w:bodyDiv w:val="1"/>
      <w:marLeft w:val="0"/>
      <w:marRight w:val="0"/>
      <w:marTop w:val="0"/>
      <w:marBottom w:val="0"/>
      <w:divBdr>
        <w:top w:val="none" w:sz="0" w:space="0" w:color="auto"/>
        <w:left w:val="none" w:sz="0" w:space="0" w:color="auto"/>
        <w:bottom w:val="none" w:sz="0" w:space="0" w:color="auto"/>
        <w:right w:val="none" w:sz="0" w:space="0" w:color="auto"/>
      </w:divBdr>
    </w:div>
    <w:div w:id="1574703568">
      <w:bodyDiv w:val="1"/>
      <w:marLeft w:val="0"/>
      <w:marRight w:val="0"/>
      <w:marTop w:val="0"/>
      <w:marBottom w:val="0"/>
      <w:divBdr>
        <w:top w:val="none" w:sz="0" w:space="0" w:color="auto"/>
        <w:left w:val="none" w:sz="0" w:space="0" w:color="auto"/>
        <w:bottom w:val="none" w:sz="0" w:space="0" w:color="auto"/>
        <w:right w:val="none" w:sz="0" w:space="0" w:color="auto"/>
      </w:divBdr>
    </w:div>
    <w:div w:id="1574853833">
      <w:bodyDiv w:val="1"/>
      <w:marLeft w:val="0"/>
      <w:marRight w:val="0"/>
      <w:marTop w:val="0"/>
      <w:marBottom w:val="0"/>
      <w:divBdr>
        <w:top w:val="none" w:sz="0" w:space="0" w:color="auto"/>
        <w:left w:val="none" w:sz="0" w:space="0" w:color="auto"/>
        <w:bottom w:val="none" w:sz="0" w:space="0" w:color="auto"/>
        <w:right w:val="none" w:sz="0" w:space="0" w:color="auto"/>
      </w:divBdr>
    </w:div>
    <w:div w:id="1575121781">
      <w:bodyDiv w:val="1"/>
      <w:marLeft w:val="0"/>
      <w:marRight w:val="0"/>
      <w:marTop w:val="0"/>
      <w:marBottom w:val="0"/>
      <w:divBdr>
        <w:top w:val="none" w:sz="0" w:space="0" w:color="auto"/>
        <w:left w:val="none" w:sz="0" w:space="0" w:color="auto"/>
        <w:bottom w:val="none" w:sz="0" w:space="0" w:color="auto"/>
        <w:right w:val="none" w:sz="0" w:space="0" w:color="auto"/>
      </w:divBdr>
    </w:div>
    <w:div w:id="1575355179">
      <w:bodyDiv w:val="1"/>
      <w:marLeft w:val="0"/>
      <w:marRight w:val="0"/>
      <w:marTop w:val="0"/>
      <w:marBottom w:val="0"/>
      <w:divBdr>
        <w:top w:val="none" w:sz="0" w:space="0" w:color="auto"/>
        <w:left w:val="none" w:sz="0" w:space="0" w:color="auto"/>
        <w:bottom w:val="none" w:sz="0" w:space="0" w:color="auto"/>
        <w:right w:val="none" w:sz="0" w:space="0" w:color="auto"/>
      </w:divBdr>
    </w:div>
    <w:div w:id="1575629305">
      <w:bodyDiv w:val="1"/>
      <w:marLeft w:val="0"/>
      <w:marRight w:val="0"/>
      <w:marTop w:val="0"/>
      <w:marBottom w:val="0"/>
      <w:divBdr>
        <w:top w:val="none" w:sz="0" w:space="0" w:color="auto"/>
        <w:left w:val="none" w:sz="0" w:space="0" w:color="auto"/>
        <w:bottom w:val="none" w:sz="0" w:space="0" w:color="auto"/>
        <w:right w:val="none" w:sz="0" w:space="0" w:color="auto"/>
      </w:divBdr>
    </w:div>
    <w:div w:id="1576354341">
      <w:bodyDiv w:val="1"/>
      <w:marLeft w:val="0"/>
      <w:marRight w:val="0"/>
      <w:marTop w:val="0"/>
      <w:marBottom w:val="0"/>
      <w:divBdr>
        <w:top w:val="none" w:sz="0" w:space="0" w:color="auto"/>
        <w:left w:val="none" w:sz="0" w:space="0" w:color="auto"/>
        <w:bottom w:val="none" w:sz="0" w:space="0" w:color="auto"/>
        <w:right w:val="none" w:sz="0" w:space="0" w:color="auto"/>
      </w:divBdr>
    </w:div>
    <w:div w:id="1576429015">
      <w:bodyDiv w:val="1"/>
      <w:marLeft w:val="0"/>
      <w:marRight w:val="0"/>
      <w:marTop w:val="0"/>
      <w:marBottom w:val="0"/>
      <w:divBdr>
        <w:top w:val="none" w:sz="0" w:space="0" w:color="auto"/>
        <w:left w:val="none" w:sz="0" w:space="0" w:color="auto"/>
        <w:bottom w:val="none" w:sz="0" w:space="0" w:color="auto"/>
        <w:right w:val="none" w:sz="0" w:space="0" w:color="auto"/>
      </w:divBdr>
    </w:div>
    <w:div w:id="1576935409">
      <w:bodyDiv w:val="1"/>
      <w:marLeft w:val="0"/>
      <w:marRight w:val="0"/>
      <w:marTop w:val="0"/>
      <w:marBottom w:val="0"/>
      <w:divBdr>
        <w:top w:val="none" w:sz="0" w:space="0" w:color="auto"/>
        <w:left w:val="none" w:sz="0" w:space="0" w:color="auto"/>
        <w:bottom w:val="none" w:sz="0" w:space="0" w:color="auto"/>
        <w:right w:val="none" w:sz="0" w:space="0" w:color="auto"/>
      </w:divBdr>
    </w:div>
    <w:div w:id="1577863294">
      <w:bodyDiv w:val="1"/>
      <w:marLeft w:val="0"/>
      <w:marRight w:val="0"/>
      <w:marTop w:val="0"/>
      <w:marBottom w:val="0"/>
      <w:divBdr>
        <w:top w:val="none" w:sz="0" w:space="0" w:color="auto"/>
        <w:left w:val="none" w:sz="0" w:space="0" w:color="auto"/>
        <w:bottom w:val="none" w:sz="0" w:space="0" w:color="auto"/>
        <w:right w:val="none" w:sz="0" w:space="0" w:color="auto"/>
      </w:divBdr>
    </w:div>
    <w:div w:id="1578131405">
      <w:bodyDiv w:val="1"/>
      <w:marLeft w:val="0"/>
      <w:marRight w:val="0"/>
      <w:marTop w:val="0"/>
      <w:marBottom w:val="0"/>
      <w:divBdr>
        <w:top w:val="none" w:sz="0" w:space="0" w:color="auto"/>
        <w:left w:val="none" w:sz="0" w:space="0" w:color="auto"/>
        <w:bottom w:val="none" w:sz="0" w:space="0" w:color="auto"/>
        <w:right w:val="none" w:sz="0" w:space="0" w:color="auto"/>
      </w:divBdr>
    </w:div>
    <w:div w:id="1578203724">
      <w:bodyDiv w:val="1"/>
      <w:marLeft w:val="0"/>
      <w:marRight w:val="0"/>
      <w:marTop w:val="0"/>
      <w:marBottom w:val="0"/>
      <w:divBdr>
        <w:top w:val="none" w:sz="0" w:space="0" w:color="auto"/>
        <w:left w:val="none" w:sz="0" w:space="0" w:color="auto"/>
        <w:bottom w:val="none" w:sz="0" w:space="0" w:color="auto"/>
        <w:right w:val="none" w:sz="0" w:space="0" w:color="auto"/>
      </w:divBdr>
    </w:div>
    <w:div w:id="1578248503">
      <w:bodyDiv w:val="1"/>
      <w:marLeft w:val="0"/>
      <w:marRight w:val="0"/>
      <w:marTop w:val="0"/>
      <w:marBottom w:val="0"/>
      <w:divBdr>
        <w:top w:val="none" w:sz="0" w:space="0" w:color="auto"/>
        <w:left w:val="none" w:sz="0" w:space="0" w:color="auto"/>
        <w:bottom w:val="none" w:sz="0" w:space="0" w:color="auto"/>
        <w:right w:val="none" w:sz="0" w:space="0" w:color="auto"/>
      </w:divBdr>
    </w:div>
    <w:div w:id="1578981512">
      <w:bodyDiv w:val="1"/>
      <w:marLeft w:val="0"/>
      <w:marRight w:val="0"/>
      <w:marTop w:val="0"/>
      <w:marBottom w:val="0"/>
      <w:divBdr>
        <w:top w:val="none" w:sz="0" w:space="0" w:color="auto"/>
        <w:left w:val="none" w:sz="0" w:space="0" w:color="auto"/>
        <w:bottom w:val="none" w:sz="0" w:space="0" w:color="auto"/>
        <w:right w:val="none" w:sz="0" w:space="0" w:color="auto"/>
      </w:divBdr>
    </w:div>
    <w:div w:id="1580015926">
      <w:bodyDiv w:val="1"/>
      <w:marLeft w:val="0"/>
      <w:marRight w:val="0"/>
      <w:marTop w:val="0"/>
      <w:marBottom w:val="0"/>
      <w:divBdr>
        <w:top w:val="none" w:sz="0" w:space="0" w:color="auto"/>
        <w:left w:val="none" w:sz="0" w:space="0" w:color="auto"/>
        <w:bottom w:val="none" w:sz="0" w:space="0" w:color="auto"/>
        <w:right w:val="none" w:sz="0" w:space="0" w:color="auto"/>
      </w:divBdr>
    </w:div>
    <w:div w:id="1580140381">
      <w:bodyDiv w:val="1"/>
      <w:marLeft w:val="0"/>
      <w:marRight w:val="0"/>
      <w:marTop w:val="0"/>
      <w:marBottom w:val="0"/>
      <w:divBdr>
        <w:top w:val="none" w:sz="0" w:space="0" w:color="auto"/>
        <w:left w:val="none" w:sz="0" w:space="0" w:color="auto"/>
        <w:bottom w:val="none" w:sz="0" w:space="0" w:color="auto"/>
        <w:right w:val="none" w:sz="0" w:space="0" w:color="auto"/>
      </w:divBdr>
    </w:div>
    <w:div w:id="1580673717">
      <w:bodyDiv w:val="1"/>
      <w:marLeft w:val="0"/>
      <w:marRight w:val="0"/>
      <w:marTop w:val="0"/>
      <w:marBottom w:val="0"/>
      <w:divBdr>
        <w:top w:val="none" w:sz="0" w:space="0" w:color="auto"/>
        <w:left w:val="none" w:sz="0" w:space="0" w:color="auto"/>
        <w:bottom w:val="none" w:sz="0" w:space="0" w:color="auto"/>
        <w:right w:val="none" w:sz="0" w:space="0" w:color="auto"/>
      </w:divBdr>
    </w:div>
    <w:div w:id="1580674341">
      <w:bodyDiv w:val="1"/>
      <w:marLeft w:val="0"/>
      <w:marRight w:val="0"/>
      <w:marTop w:val="0"/>
      <w:marBottom w:val="0"/>
      <w:divBdr>
        <w:top w:val="none" w:sz="0" w:space="0" w:color="auto"/>
        <w:left w:val="none" w:sz="0" w:space="0" w:color="auto"/>
        <w:bottom w:val="none" w:sz="0" w:space="0" w:color="auto"/>
        <w:right w:val="none" w:sz="0" w:space="0" w:color="auto"/>
      </w:divBdr>
    </w:div>
    <w:div w:id="1580795686">
      <w:bodyDiv w:val="1"/>
      <w:marLeft w:val="0"/>
      <w:marRight w:val="0"/>
      <w:marTop w:val="0"/>
      <w:marBottom w:val="0"/>
      <w:divBdr>
        <w:top w:val="none" w:sz="0" w:space="0" w:color="auto"/>
        <w:left w:val="none" w:sz="0" w:space="0" w:color="auto"/>
        <w:bottom w:val="none" w:sz="0" w:space="0" w:color="auto"/>
        <w:right w:val="none" w:sz="0" w:space="0" w:color="auto"/>
      </w:divBdr>
    </w:div>
    <w:div w:id="1581065958">
      <w:bodyDiv w:val="1"/>
      <w:marLeft w:val="0"/>
      <w:marRight w:val="0"/>
      <w:marTop w:val="0"/>
      <w:marBottom w:val="0"/>
      <w:divBdr>
        <w:top w:val="none" w:sz="0" w:space="0" w:color="auto"/>
        <w:left w:val="none" w:sz="0" w:space="0" w:color="auto"/>
        <w:bottom w:val="none" w:sz="0" w:space="0" w:color="auto"/>
        <w:right w:val="none" w:sz="0" w:space="0" w:color="auto"/>
      </w:divBdr>
    </w:div>
    <w:div w:id="1581213742">
      <w:bodyDiv w:val="1"/>
      <w:marLeft w:val="0"/>
      <w:marRight w:val="0"/>
      <w:marTop w:val="0"/>
      <w:marBottom w:val="0"/>
      <w:divBdr>
        <w:top w:val="none" w:sz="0" w:space="0" w:color="auto"/>
        <w:left w:val="none" w:sz="0" w:space="0" w:color="auto"/>
        <w:bottom w:val="none" w:sz="0" w:space="0" w:color="auto"/>
        <w:right w:val="none" w:sz="0" w:space="0" w:color="auto"/>
      </w:divBdr>
    </w:div>
    <w:div w:id="1581677427">
      <w:bodyDiv w:val="1"/>
      <w:marLeft w:val="0"/>
      <w:marRight w:val="0"/>
      <w:marTop w:val="0"/>
      <w:marBottom w:val="0"/>
      <w:divBdr>
        <w:top w:val="none" w:sz="0" w:space="0" w:color="auto"/>
        <w:left w:val="none" w:sz="0" w:space="0" w:color="auto"/>
        <w:bottom w:val="none" w:sz="0" w:space="0" w:color="auto"/>
        <w:right w:val="none" w:sz="0" w:space="0" w:color="auto"/>
      </w:divBdr>
    </w:div>
    <w:div w:id="1581864035">
      <w:bodyDiv w:val="1"/>
      <w:marLeft w:val="0"/>
      <w:marRight w:val="0"/>
      <w:marTop w:val="0"/>
      <w:marBottom w:val="0"/>
      <w:divBdr>
        <w:top w:val="none" w:sz="0" w:space="0" w:color="auto"/>
        <w:left w:val="none" w:sz="0" w:space="0" w:color="auto"/>
        <w:bottom w:val="none" w:sz="0" w:space="0" w:color="auto"/>
        <w:right w:val="none" w:sz="0" w:space="0" w:color="auto"/>
      </w:divBdr>
    </w:div>
    <w:div w:id="1581939782">
      <w:bodyDiv w:val="1"/>
      <w:marLeft w:val="0"/>
      <w:marRight w:val="0"/>
      <w:marTop w:val="0"/>
      <w:marBottom w:val="0"/>
      <w:divBdr>
        <w:top w:val="none" w:sz="0" w:space="0" w:color="auto"/>
        <w:left w:val="none" w:sz="0" w:space="0" w:color="auto"/>
        <w:bottom w:val="none" w:sz="0" w:space="0" w:color="auto"/>
        <w:right w:val="none" w:sz="0" w:space="0" w:color="auto"/>
      </w:divBdr>
    </w:div>
    <w:div w:id="1582182548">
      <w:bodyDiv w:val="1"/>
      <w:marLeft w:val="0"/>
      <w:marRight w:val="0"/>
      <w:marTop w:val="0"/>
      <w:marBottom w:val="0"/>
      <w:divBdr>
        <w:top w:val="none" w:sz="0" w:space="0" w:color="auto"/>
        <w:left w:val="none" w:sz="0" w:space="0" w:color="auto"/>
        <w:bottom w:val="none" w:sz="0" w:space="0" w:color="auto"/>
        <w:right w:val="none" w:sz="0" w:space="0" w:color="auto"/>
      </w:divBdr>
    </w:div>
    <w:div w:id="1582640693">
      <w:bodyDiv w:val="1"/>
      <w:marLeft w:val="0"/>
      <w:marRight w:val="0"/>
      <w:marTop w:val="0"/>
      <w:marBottom w:val="0"/>
      <w:divBdr>
        <w:top w:val="none" w:sz="0" w:space="0" w:color="auto"/>
        <w:left w:val="none" w:sz="0" w:space="0" w:color="auto"/>
        <w:bottom w:val="none" w:sz="0" w:space="0" w:color="auto"/>
        <w:right w:val="none" w:sz="0" w:space="0" w:color="auto"/>
      </w:divBdr>
    </w:div>
    <w:div w:id="1583023441">
      <w:bodyDiv w:val="1"/>
      <w:marLeft w:val="0"/>
      <w:marRight w:val="0"/>
      <w:marTop w:val="0"/>
      <w:marBottom w:val="0"/>
      <w:divBdr>
        <w:top w:val="none" w:sz="0" w:space="0" w:color="auto"/>
        <w:left w:val="none" w:sz="0" w:space="0" w:color="auto"/>
        <w:bottom w:val="none" w:sz="0" w:space="0" w:color="auto"/>
        <w:right w:val="none" w:sz="0" w:space="0" w:color="auto"/>
      </w:divBdr>
    </w:div>
    <w:div w:id="1583490019">
      <w:bodyDiv w:val="1"/>
      <w:marLeft w:val="0"/>
      <w:marRight w:val="0"/>
      <w:marTop w:val="0"/>
      <w:marBottom w:val="0"/>
      <w:divBdr>
        <w:top w:val="none" w:sz="0" w:space="0" w:color="auto"/>
        <w:left w:val="none" w:sz="0" w:space="0" w:color="auto"/>
        <w:bottom w:val="none" w:sz="0" w:space="0" w:color="auto"/>
        <w:right w:val="none" w:sz="0" w:space="0" w:color="auto"/>
      </w:divBdr>
    </w:div>
    <w:div w:id="1583836771">
      <w:bodyDiv w:val="1"/>
      <w:marLeft w:val="0"/>
      <w:marRight w:val="0"/>
      <w:marTop w:val="0"/>
      <w:marBottom w:val="0"/>
      <w:divBdr>
        <w:top w:val="none" w:sz="0" w:space="0" w:color="auto"/>
        <w:left w:val="none" w:sz="0" w:space="0" w:color="auto"/>
        <w:bottom w:val="none" w:sz="0" w:space="0" w:color="auto"/>
        <w:right w:val="none" w:sz="0" w:space="0" w:color="auto"/>
      </w:divBdr>
    </w:div>
    <w:div w:id="1584143398">
      <w:bodyDiv w:val="1"/>
      <w:marLeft w:val="0"/>
      <w:marRight w:val="0"/>
      <w:marTop w:val="0"/>
      <w:marBottom w:val="0"/>
      <w:divBdr>
        <w:top w:val="none" w:sz="0" w:space="0" w:color="auto"/>
        <w:left w:val="none" w:sz="0" w:space="0" w:color="auto"/>
        <w:bottom w:val="none" w:sz="0" w:space="0" w:color="auto"/>
        <w:right w:val="none" w:sz="0" w:space="0" w:color="auto"/>
      </w:divBdr>
    </w:div>
    <w:div w:id="1584144064">
      <w:bodyDiv w:val="1"/>
      <w:marLeft w:val="0"/>
      <w:marRight w:val="0"/>
      <w:marTop w:val="0"/>
      <w:marBottom w:val="0"/>
      <w:divBdr>
        <w:top w:val="none" w:sz="0" w:space="0" w:color="auto"/>
        <w:left w:val="none" w:sz="0" w:space="0" w:color="auto"/>
        <w:bottom w:val="none" w:sz="0" w:space="0" w:color="auto"/>
        <w:right w:val="none" w:sz="0" w:space="0" w:color="auto"/>
      </w:divBdr>
    </w:div>
    <w:div w:id="1584484426">
      <w:bodyDiv w:val="1"/>
      <w:marLeft w:val="0"/>
      <w:marRight w:val="0"/>
      <w:marTop w:val="0"/>
      <w:marBottom w:val="0"/>
      <w:divBdr>
        <w:top w:val="none" w:sz="0" w:space="0" w:color="auto"/>
        <w:left w:val="none" w:sz="0" w:space="0" w:color="auto"/>
        <w:bottom w:val="none" w:sz="0" w:space="0" w:color="auto"/>
        <w:right w:val="none" w:sz="0" w:space="0" w:color="auto"/>
      </w:divBdr>
    </w:div>
    <w:div w:id="1584492159">
      <w:bodyDiv w:val="1"/>
      <w:marLeft w:val="0"/>
      <w:marRight w:val="0"/>
      <w:marTop w:val="0"/>
      <w:marBottom w:val="0"/>
      <w:divBdr>
        <w:top w:val="none" w:sz="0" w:space="0" w:color="auto"/>
        <w:left w:val="none" w:sz="0" w:space="0" w:color="auto"/>
        <w:bottom w:val="none" w:sz="0" w:space="0" w:color="auto"/>
        <w:right w:val="none" w:sz="0" w:space="0" w:color="auto"/>
      </w:divBdr>
    </w:div>
    <w:div w:id="1585065013">
      <w:bodyDiv w:val="1"/>
      <w:marLeft w:val="0"/>
      <w:marRight w:val="0"/>
      <w:marTop w:val="0"/>
      <w:marBottom w:val="0"/>
      <w:divBdr>
        <w:top w:val="none" w:sz="0" w:space="0" w:color="auto"/>
        <w:left w:val="none" w:sz="0" w:space="0" w:color="auto"/>
        <w:bottom w:val="none" w:sz="0" w:space="0" w:color="auto"/>
        <w:right w:val="none" w:sz="0" w:space="0" w:color="auto"/>
      </w:divBdr>
    </w:div>
    <w:div w:id="1585335918">
      <w:bodyDiv w:val="1"/>
      <w:marLeft w:val="0"/>
      <w:marRight w:val="0"/>
      <w:marTop w:val="0"/>
      <w:marBottom w:val="0"/>
      <w:divBdr>
        <w:top w:val="none" w:sz="0" w:space="0" w:color="auto"/>
        <w:left w:val="none" w:sz="0" w:space="0" w:color="auto"/>
        <w:bottom w:val="none" w:sz="0" w:space="0" w:color="auto"/>
        <w:right w:val="none" w:sz="0" w:space="0" w:color="auto"/>
      </w:divBdr>
    </w:div>
    <w:div w:id="1586307553">
      <w:bodyDiv w:val="1"/>
      <w:marLeft w:val="0"/>
      <w:marRight w:val="0"/>
      <w:marTop w:val="0"/>
      <w:marBottom w:val="0"/>
      <w:divBdr>
        <w:top w:val="none" w:sz="0" w:space="0" w:color="auto"/>
        <w:left w:val="none" w:sz="0" w:space="0" w:color="auto"/>
        <w:bottom w:val="none" w:sz="0" w:space="0" w:color="auto"/>
        <w:right w:val="none" w:sz="0" w:space="0" w:color="auto"/>
      </w:divBdr>
    </w:div>
    <w:div w:id="1586569928">
      <w:bodyDiv w:val="1"/>
      <w:marLeft w:val="0"/>
      <w:marRight w:val="0"/>
      <w:marTop w:val="0"/>
      <w:marBottom w:val="0"/>
      <w:divBdr>
        <w:top w:val="none" w:sz="0" w:space="0" w:color="auto"/>
        <w:left w:val="none" w:sz="0" w:space="0" w:color="auto"/>
        <w:bottom w:val="none" w:sz="0" w:space="0" w:color="auto"/>
        <w:right w:val="none" w:sz="0" w:space="0" w:color="auto"/>
      </w:divBdr>
    </w:div>
    <w:div w:id="1587225865">
      <w:bodyDiv w:val="1"/>
      <w:marLeft w:val="0"/>
      <w:marRight w:val="0"/>
      <w:marTop w:val="0"/>
      <w:marBottom w:val="0"/>
      <w:divBdr>
        <w:top w:val="none" w:sz="0" w:space="0" w:color="auto"/>
        <w:left w:val="none" w:sz="0" w:space="0" w:color="auto"/>
        <w:bottom w:val="none" w:sz="0" w:space="0" w:color="auto"/>
        <w:right w:val="none" w:sz="0" w:space="0" w:color="auto"/>
      </w:divBdr>
    </w:div>
    <w:div w:id="1587299869">
      <w:bodyDiv w:val="1"/>
      <w:marLeft w:val="0"/>
      <w:marRight w:val="0"/>
      <w:marTop w:val="0"/>
      <w:marBottom w:val="0"/>
      <w:divBdr>
        <w:top w:val="none" w:sz="0" w:space="0" w:color="auto"/>
        <w:left w:val="none" w:sz="0" w:space="0" w:color="auto"/>
        <w:bottom w:val="none" w:sz="0" w:space="0" w:color="auto"/>
        <w:right w:val="none" w:sz="0" w:space="0" w:color="auto"/>
      </w:divBdr>
    </w:div>
    <w:div w:id="1587380023">
      <w:bodyDiv w:val="1"/>
      <w:marLeft w:val="0"/>
      <w:marRight w:val="0"/>
      <w:marTop w:val="0"/>
      <w:marBottom w:val="0"/>
      <w:divBdr>
        <w:top w:val="none" w:sz="0" w:space="0" w:color="auto"/>
        <w:left w:val="none" w:sz="0" w:space="0" w:color="auto"/>
        <w:bottom w:val="none" w:sz="0" w:space="0" w:color="auto"/>
        <w:right w:val="none" w:sz="0" w:space="0" w:color="auto"/>
      </w:divBdr>
    </w:div>
    <w:div w:id="1587614420">
      <w:bodyDiv w:val="1"/>
      <w:marLeft w:val="0"/>
      <w:marRight w:val="0"/>
      <w:marTop w:val="0"/>
      <w:marBottom w:val="0"/>
      <w:divBdr>
        <w:top w:val="none" w:sz="0" w:space="0" w:color="auto"/>
        <w:left w:val="none" w:sz="0" w:space="0" w:color="auto"/>
        <w:bottom w:val="none" w:sz="0" w:space="0" w:color="auto"/>
        <w:right w:val="none" w:sz="0" w:space="0" w:color="auto"/>
      </w:divBdr>
    </w:div>
    <w:div w:id="1588151987">
      <w:bodyDiv w:val="1"/>
      <w:marLeft w:val="0"/>
      <w:marRight w:val="0"/>
      <w:marTop w:val="0"/>
      <w:marBottom w:val="0"/>
      <w:divBdr>
        <w:top w:val="none" w:sz="0" w:space="0" w:color="auto"/>
        <w:left w:val="none" w:sz="0" w:space="0" w:color="auto"/>
        <w:bottom w:val="none" w:sz="0" w:space="0" w:color="auto"/>
        <w:right w:val="none" w:sz="0" w:space="0" w:color="auto"/>
      </w:divBdr>
    </w:div>
    <w:div w:id="1588224275">
      <w:bodyDiv w:val="1"/>
      <w:marLeft w:val="0"/>
      <w:marRight w:val="0"/>
      <w:marTop w:val="0"/>
      <w:marBottom w:val="0"/>
      <w:divBdr>
        <w:top w:val="none" w:sz="0" w:space="0" w:color="auto"/>
        <w:left w:val="none" w:sz="0" w:space="0" w:color="auto"/>
        <w:bottom w:val="none" w:sz="0" w:space="0" w:color="auto"/>
        <w:right w:val="none" w:sz="0" w:space="0" w:color="auto"/>
      </w:divBdr>
    </w:div>
    <w:div w:id="1588225620">
      <w:bodyDiv w:val="1"/>
      <w:marLeft w:val="0"/>
      <w:marRight w:val="0"/>
      <w:marTop w:val="0"/>
      <w:marBottom w:val="0"/>
      <w:divBdr>
        <w:top w:val="none" w:sz="0" w:space="0" w:color="auto"/>
        <w:left w:val="none" w:sz="0" w:space="0" w:color="auto"/>
        <w:bottom w:val="none" w:sz="0" w:space="0" w:color="auto"/>
        <w:right w:val="none" w:sz="0" w:space="0" w:color="auto"/>
      </w:divBdr>
    </w:div>
    <w:div w:id="1588343032">
      <w:bodyDiv w:val="1"/>
      <w:marLeft w:val="0"/>
      <w:marRight w:val="0"/>
      <w:marTop w:val="0"/>
      <w:marBottom w:val="0"/>
      <w:divBdr>
        <w:top w:val="none" w:sz="0" w:space="0" w:color="auto"/>
        <w:left w:val="none" w:sz="0" w:space="0" w:color="auto"/>
        <w:bottom w:val="none" w:sz="0" w:space="0" w:color="auto"/>
        <w:right w:val="none" w:sz="0" w:space="0" w:color="auto"/>
      </w:divBdr>
    </w:div>
    <w:div w:id="1588877151">
      <w:bodyDiv w:val="1"/>
      <w:marLeft w:val="0"/>
      <w:marRight w:val="0"/>
      <w:marTop w:val="0"/>
      <w:marBottom w:val="0"/>
      <w:divBdr>
        <w:top w:val="none" w:sz="0" w:space="0" w:color="auto"/>
        <w:left w:val="none" w:sz="0" w:space="0" w:color="auto"/>
        <w:bottom w:val="none" w:sz="0" w:space="0" w:color="auto"/>
        <w:right w:val="none" w:sz="0" w:space="0" w:color="auto"/>
      </w:divBdr>
    </w:div>
    <w:div w:id="1588999939">
      <w:bodyDiv w:val="1"/>
      <w:marLeft w:val="0"/>
      <w:marRight w:val="0"/>
      <w:marTop w:val="0"/>
      <w:marBottom w:val="0"/>
      <w:divBdr>
        <w:top w:val="none" w:sz="0" w:space="0" w:color="auto"/>
        <w:left w:val="none" w:sz="0" w:space="0" w:color="auto"/>
        <w:bottom w:val="none" w:sz="0" w:space="0" w:color="auto"/>
        <w:right w:val="none" w:sz="0" w:space="0" w:color="auto"/>
      </w:divBdr>
    </w:div>
    <w:div w:id="1589188608">
      <w:bodyDiv w:val="1"/>
      <w:marLeft w:val="0"/>
      <w:marRight w:val="0"/>
      <w:marTop w:val="0"/>
      <w:marBottom w:val="0"/>
      <w:divBdr>
        <w:top w:val="none" w:sz="0" w:space="0" w:color="auto"/>
        <w:left w:val="none" w:sz="0" w:space="0" w:color="auto"/>
        <w:bottom w:val="none" w:sz="0" w:space="0" w:color="auto"/>
        <w:right w:val="none" w:sz="0" w:space="0" w:color="auto"/>
      </w:divBdr>
    </w:div>
    <w:div w:id="1589383575">
      <w:bodyDiv w:val="1"/>
      <w:marLeft w:val="0"/>
      <w:marRight w:val="0"/>
      <w:marTop w:val="0"/>
      <w:marBottom w:val="0"/>
      <w:divBdr>
        <w:top w:val="none" w:sz="0" w:space="0" w:color="auto"/>
        <w:left w:val="none" w:sz="0" w:space="0" w:color="auto"/>
        <w:bottom w:val="none" w:sz="0" w:space="0" w:color="auto"/>
        <w:right w:val="none" w:sz="0" w:space="0" w:color="auto"/>
      </w:divBdr>
    </w:div>
    <w:div w:id="1590503564">
      <w:bodyDiv w:val="1"/>
      <w:marLeft w:val="0"/>
      <w:marRight w:val="0"/>
      <w:marTop w:val="0"/>
      <w:marBottom w:val="0"/>
      <w:divBdr>
        <w:top w:val="none" w:sz="0" w:space="0" w:color="auto"/>
        <w:left w:val="none" w:sz="0" w:space="0" w:color="auto"/>
        <w:bottom w:val="none" w:sz="0" w:space="0" w:color="auto"/>
        <w:right w:val="none" w:sz="0" w:space="0" w:color="auto"/>
      </w:divBdr>
    </w:div>
    <w:div w:id="1590967029">
      <w:bodyDiv w:val="1"/>
      <w:marLeft w:val="0"/>
      <w:marRight w:val="0"/>
      <w:marTop w:val="0"/>
      <w:marBottom w:val="0"/>
      <w:divBdr>
        <w:top w:val="none" w:sz="0" w:space="0" w:color="auto"/>
        <w:left w:val="none" w:sz="0" w:space="0" w:color="auto"/>
        <w:bottom w:val="none" w:sz="0" w:space="0" w:color="auto"/>
        <w:right w:val="none" w:sz="0" w:space="0" w:color="auto"/>
      </w:divBdr>
    </w:div>
    <w:div w:id="1591083567">
      <w:bodyDiv w:val="1"/>
      <w:marLeft w:val="0"/>
      <w:marRight w:val="0"/>
      <w:marTop w:val="0"/>
      <w:marBottom w:val="0"/>
      <w:divBdr>
        <w:top w:val="none" w:sz="0" w:space="0" w:color="auto"/>
        <w:left w:val="none" w:sz="0" w:space="0" w:color="auto"/>
        <w:bottom w:val="none" w:sz="0" w:space="0" w:color="auto"/>
        <w:right w:val="none" w:sz="0" w:space="0" w:color="auto"/>
      </w:divBdr>
    </w:div>
    <w:div w:id="1591232250">
      <w:bodyDiv w:val="1"/>
      <w:marLeft w:val="0"/>
      <w:marRight w:val="0"/>
      <w:marTop w:val="0"/>
      <w:marBottom w:val="0"/>
      <w:divBdr>
        <w:top w:val="none" w:sz="0" w:space="0" w:color="auto"/>
        <w:left w:val="none" w:sz="0" w:space="0" w:color="auto"/>
        <w:bottom w:val="none" w:sz="0" w:space="0" w:color="auto"/>
        <w:right w:val="none" w:sz="0" w:space="0" w:color="auto"/>
      </w:divBdr>
    </w:div>
    <w:div w:id="1591700331">
      <w:bodyDiv w:val="1"/>
      <w:marLeft w:val="0"/>
      <w:marRight w:val="0"/>
      <w:marTop w:val="0"/>
      <w:marBottom w:val="0"/>
      <w:divBdr>
        <w:top w:val="none" w:sz="0" w:space="0" w:color="auto"/>
        <w:left w:val="none" w:sz="0" w:space="0" w:color="auto"/>
        <w:bottom w:val="none" w:sz="0" w:space="0" w:color="auto"/>
        <w:right w:val="none" w:sz="0" w:space="0" w:color="auto"/>
      </w:divBdr>
    </w:div>
    <w:div w:id="1592422239">
      <w:bodyDiv w:val="1"/>
      <w:marLeft w:val="0"/>
      <w:marRight w:val="0"/>
      <w:marTop w:val="0"/>
      <w:marBottom w:val="0"/>
      <w:divBdr>
        <w:top w:val="none" w:sz="0" w:space="0" w:color="auto"/>
        <w:left w:val="none" w:sz="0" w:space="0" w:color="auto"/>
        <w:bottom w:val="none" w:sz="0" w:space="0" w:color="auto"/>
        <w:right w:val="none" w:sz="0" w:space="0" w:color="auto"/>
      </w:divBdr>
    </w:div>
    <w:div w:id="1592468028">
      <w:bodyDiv w:val="1"/>
      <w:marLeft w:val="0"/>
      <w:marRight w:val="0"/>
      <w:marTop w:val="0"/>
      <w:marBottom w:val="0"/>
      <w:divBdr>
        <w:top w:val="none" w:sz="0" w:space="0" w:color="auto"/>
        <w:left w:val="none" w:sz="0" w:space="0" w:color="auto"/>
        <w:bottom w:val="none" w:sz="0" w:space="0" w:color="auto"/>
        <w:right w:val="none" w:sz="0" w:space="0" w:color="auto"/>
      </w:divBdr>
    </w:div>
    <w:div w:id="1592860330">
      <w:bodyDiv w:val="1"/>
      <w:marLeft w:val="0"/>
      <w:marRight w:val="0"/>
      <w:marTop w:val="0"/>
      <w:marBottom w:val="0"/>
      <w:divBdr>
        <w:top w:val="none" w:sz="0" w:space="0" w:color="auto"/>
        <w:left w:val="none" w:sz="0" w:space="0" w:color="auto"/>
        <w:bottom w:val="none" w:sz="0" w:space="0" w:color="auto"/>
        <w:right w:val="none" w:sz="0" w:space="0" w:color="auto"/>
      </w:divBdr>
    </w:div>
    <w:div w:id="1592928635">
      <w:bodyDiv w:val="1"/>
      <w:marLeft w:val="0"/>
      <w:marRight w:val="0"/>
      <w:marTop w:val="0"/>
      <w:marBottom w:val="0"/>
      <w:divBdr>
        <w:top w:val="none" w:sz="0" w:space="0" w:color="auto"/>
        <w:left w:val="none" w:sz="0" w:space="0" w:color="auto"/>
        <w:bottom w:val="none" w:sz="0" w:space="0" w:color="auto"/>
        <w:right w:val="none" w:sz="0" w:space="0" w:color="auto"/>
      </w:divBdr>
    </w:div>
    <w:div w:id="1592933742">
      <w:bodyDiv w:val="1"/>
      <w:marLeft w:val="0"/>
      <w:marRight w:val="0"/>
      <w:marTop w:val="0"/>
      <w:marBottom w:val="0"/>
      <w:divBdr>
        <w:top w:val="none" w:sz="0" w:space="0" w:color="auto"/>
        <w:left w:val="none" w:sz="0" w:space="0" w:color="auto"/>
        <w:bottom w:val="none" w:sz="0" w:space="0" w:color="auto"/>
        <w:right w:val="none" w:sz="0" w:space="0" w:color="auto"/>
      </w:divBdr>
    </w:div>
    <w:div w:id="1593508912">
      <w:bodyDiv w:val="1"/>
      <w:marLeft w:val="0"/>
      <w:marRight w:val="0"/>
      <w:marTop w:val="0"/>
      <w:marBottom w:val="0"/>
      <w:divBdr>
        <w:top w:val="none" w:sz="0" w:space="0" w:color="auto"/>
        <w:left w:val="none" w:sz="0" w:space="0" w:color="auto"/>
        <w:bottom w:val="none" w:sz="0" w:space="0" w:color="auto"/>
        <w:right w:val="none" w:sz="0" w:space="0" w:color="auto"/>
      </w:divBdr>
    </w:div>
    <w:div w:id="1593585677">
      <w:bodyDiv w:val="1"/>
      <w:marLeft w:val="0"/>
      <w:marRight w:val="0"/>
      <w:marTop w:val="0"/>
      <w:marBottom w:val="0"/>
      <w:divBdr>
        <w:top w:val="none" w:sz="0" w:space="0" w:color="auto"/>
        <w:left w:val="none" w:sz="0" w:space="0" w:color="auto"/>
        <w:bottom w:val="none" w:sz="0" w:space="0" w:color="auto"/>
        <w:right w:val="none" w:sz="0" w:space="0" w:color="auto"/>
      </w:divBdr>
    </w:div>
    <w:div w:id="1593589041">
      <w:bodyDiv w:val="1"/>
      <w:marLeft w:val="0"/>
      <w:marRight w:val="0"/>
      <w:marTop w:val="0"/>
      <w:marBottom w:val="0"/>
      <w:divBdr>
        <w:top w:val="none" w:sz="0" w:space="0" w:color="auto"/>
        <w:left w:val="none" w:sz="0" w:space="0" w:color="auto"/>
        <w:bottom w:val="none" w:sz="0" w:space="0" w:color="auto"/>
        <w:right w:val="none" w:sz="0" w:space="0" w:color="auto"/>
      </w:divBdr>
    </w:div>
    <w:div w:id="1593775885">
      <w:bodyDiv w:val="1"/>
      <w:marLeft w:val="0"/>
      <w:marRight w:val="0"/>
      <w:marTop w:val="0"/>
      <w:marBottom w:val="0"/>
      <w:divBdr>
        <w:top w:val="none" w:sz="0" w:space="0" w:color="auto"/>
        <w:left w:val="none" w:sz="0" w:space="0" w:color="auto"/>
        <w:bottom w:val="none" w:sz="0" w:space="0" w:color="auto"/>
        <w:right w:val="none" w:sz="0" w:space="0" w:color="auto"/>
      </w:divBdr>
    </w:div>
    <w:div w:id="1594044239">
      <w:bodyDiv w:val="1"/>
      <w:marLeft w:val="0"/>
      <w:marRight w:val="0"/>
      <w:marTop w:val="0"/>
      <w:marBottom w:val="0"/>
      <w:divBdr>
        <w:top w:val="none" w:sz="0" w:space="0" w:color="auto"/>
        <w:left w:val="none" w:sz="0" w:space="0" w:color="auto"/>
        <w:bottom w:val="none" w:sz="0" w:space="0" w:color="auto"/>
        <w:right w:val="none" w:sz="0" w:space="0" w:color="auto"/>
      </w:divBdr>
    </w:div>
    <w:div w:id="1594314848">
      <w:bodyDiv w:val="1"/>
      <w:marLeft w:val="0"/>
      <w:marRight w:val="0"/>
      <w:marTop w:val="0"/>
      <w:marBottom w:val="0"/>
      <w:divBdr>
        <w:top w:val="none" w:sz="0" w:space="0" w:color="auto"/>
        <w:left w:val="none" w:sz="0" w:space="0" w:color="auto"/>
        <w:bottom w:val="none" w:sz="0" w:space="0" w:color="auto"/>
        <w:right w:val="none" w:sz="0" w:space="0" w:color="auto"/>
      </w:divBdr>
    </w:div>
    <w:div w:id="1594438347">
      <w:bodyDiv w:val="1"/>
      <w:marLeft w:val="0"/>
      <w:marRight w:val="0"/>
      <w:marTop w:val="0"/>
      <w:marBottom w:val="0"/>
      <w:divBdr>
        <w:top w:val="none" w:sz="0" w:space="0" w:color="auto"/>
        <w:left w:val="none" w:sz="0" w:space="0" w:color="auto"/>
        <w:bottom w:val="none" w:sz="0" w:space="0" w:color="auto"/>
        <w:right w:val="none" w:sz="0" w:space="0" w:color="auto"/>
      </w:divBdr>
    </w:div>
    <w:div w:id="1594556882">
      <w:bodyDiv w:val="1"/>
      <w:marLeft w:val="0"/>
      <w:marRight w:val="0"/>
      <w:marTop w:val="0"/>
      <w:marBottom w:val="0"/>
      <w:divBdr>
        <w:top w:val="none" w:sz="0" w:space="0" w:color="auto"/>
        <w:left w:val="none" w:sz="0" w:space="0" w:color="auto"/>
        <w:bottom w:val="none" w:sz="0" w:space="0" w:color="auto"/>
        <w:right w:val="none" w:sz="0" w:space="0" w:color="auto"/>
      </w:divBdr>
    </w:div>
    <w:div w:id="1594700290">
      <w:bodyDiv w:val="1"/>
      <w:marLeft w:val="0"/>
      <w:marRight w:val="0"/>
      <w:marTop w:val="0"/>
      <w:marBottom w:val="0"/>
      <w:divBdr>
        <w:top w:val="none" w:sz="0" w:space="0" w:color="auto"/>
        <w:left w:val="none" w:sz="0" w:space="0" w:color="auto"/>
        <w:bottom w:val="none" w:sz="0" w:space="0" w:color="auto"/>
        <w:right w:val="none" w:sz="0" w:space="0" w:color="auto"/>
      </w:divBdr>
    </w:div>
    <w:div w:id="1594822784">
      <w:bodyDiv w:val="1"/>
      <w:marLeft w:val="0"/>
      <w:marRight w:val="0"/>
      <w:marTop w:val="0"/>
      <w:marBottom w:val="0"/>
      <w:divBdr>
        <w:top w:val="none" w:sz="0" w:space="0" w:color="auto"/>
        <w:left w:val="none" w:sz="0" w:space="0" w:color="auto"/>
        <w:bottom w:val="none" w:sz="0" w:space="0" w:color="auto"/>
        <w:right w:val="none" w:sz="0" w:space="0" w:color="auto"/>
      </w:divBdr>
    </w:div>
    <w:div w:id="1595743465">
      <w:bodyDiv w:val="1"/>
      <w:marLeft w:val="0"/>
      <w:marRight w:val="0"/>
      <w:marTop w:val="0"/>
      <w:marBottom w:val="0"/>
      <w:divBdr>
        <w:top w:val="none" w:sz="0" w:space="0" w:color="auto"/>
        <w:left w:val="none" w:sz="0" w:space="0" w:color="auto"/>
        <w:bottom w:val="none" w:sz="0" w:space="0" w:color="auto"/>
        <w:right w:val="none" w:sz="0" w:space="0" w:color="auto"/>
      </w:divBdr>
    </w:div>
    <w:div w:id="1596740517">
      <w:bodyDiv w:val="1"/>
      <w:marLeft w:val="0"/>
      <w:marRight w:val="0"/>
      <w:marTop w:val="0"/>
      <w:marBottom w:val="0"/>
      <w:divBdr>
        <w:top w:val="none" w:sz="0" w:space="0" w:color="auto"/>
        <w:left w:val="none" w:sz="0" w:space="0" w:color="auto"/>
        <w:bottom w:val="none" w:sz="0" w:space="0" w:color="auto"/>
        <w:right w:val="none" w:sz="0" w:space="0" w:color="auto"/>
      </w:divBdr>
    </w:div>
    <w:div w:id="1597252639">
      <w:bodyDiv w:val="1"/>
      <w:marLeft w:val="0"/>
      <w:marRight w:val="0"/>
      <w:marTop w:val="0"/>
      <w:marBottom w:val="0"/>
      <w:divBdr>
        <w:top w:val="none" w:sz="0" w:space="0" w:color="auto"/>
        <w:left w:val="none" w:sz="0" w:space="0" w:color="auto"/>
        <w:bottom w:val="none" w:sz="0" w:space="0" w:color="auto"/>
        <w:right w:val="none" w:sz="0" w:space="0" w:color="auto"/>
      </w:divBdr>
    </w:div>
    <w:div w:id="1597405174">
      <w:bodyDiv w:val="1"/>
      <w:marLeft w:val="0"/>
      <w:marRight w:val="0"/>
      <w:marTop w:val="0"/>
      <w:marBottom w:val="0"/>
      <w:divBdr>
        <w:top w:val="none" w:sz="0" w:space="0" w:color="auto"/>
        <w:left w:val="none" w:sz="0" w:space="0" w:color="auto"/>
        <w:bottom w:val="none" w:sz="0" w:space="0" w:color="auto"/>
        <w:right w:val="none" w:sz="0" w:space="0" w:color="auto"/>
      </w:divBdr>
    </w:div>
    <w:div w:id="1597445897">
      <w:bodyDiv w:val="1"/>
      <w:marLeft w:val="0"/>
      <w:marRight w:val="0"/>
      <w:marTop w:val="0"/>
      <w:marBottom w:val="0"/>
      <w:divBdr>
        <w:top w:val="none" w:sz="0" w:space="0" w:color="auto"/>
        <w:left w:val="none" w:sz="0" w:space="0" w:color="auto"/>
        <w:bottom w:val="none" w:sz="0" w:space="0" w:color="auto"/>
        <w:right w:val="none" w:sz="0" w:space="0" w:color="auto"/>
      </w:divBdr>
    </w:div>
    <w:div w:id="1598321136">
      <w:bodyDiv w:val="1"/>
      <w:marLeft w:val="0"/>
      <w:marRight w:val="0"/>
      <w:marTop w:val="0"/>
      <w:marBottom w:val="0"/>
      <w:divBdr>
        <w:top w:val="none" w:sz="0" w:space="0" w:color="auto"/>
        <w:left w:val="none" w:sz="0" w:space="0" w:color="auto"/>
        <w:bottom w:val="none" w:sz="0" w:space="0" w:color="auto"/>
        <w:right w:val="none" w:sz="0" w:space="0" w:color="auto"/>
      </w:divBdr>
    </w:div>
    <w:div w:id="1598947712">
      <w:bodyDiv w:val="1"/>
      <w:marLeft w:val="0"/>
      <w:marRight w:val="0"/>
      <w:marTop w:val="0"/>
      <w:marBottom w:val="0"/>
      <w:divBdr>
        <w:top w:val="none" w:sz="0" w:space="0" w:color="auto"/>
        <w:left w:val="none" w:sz="0" w:space="0" w:color="auto"/>
        <w:bottom w:val="none" w:sz="0" w:space="0" w:color="auto"/>
        <w:right w:val="none" w:sz="0" w:space="0" w:color="auto"/>
      </w:divBdr>
    </w:div>
    <w:div w:id="1599286529">
      <w:bodyDiv w:val="1"/>
      <w:marLeft w:val="0"/>
      <w:marRight w:val="0"/>
      <w:marTop w:val="0"/>
      <w:marBottom w:val="0"/>
      <w:divBdr>
        <w:top w:val="none" w:sz="0" w:space="0" w:color="auto"/>
        <w:left w:val="none" w:sz="0" w:space="0" w:color="auto"/>
        <w:bottom w:val="none" w:sz="0" w:space="0" w:color="auto"/>
        <w:right w:val="none" w:sz="0" w:space="0" w:color="auto"/>
      </w:divBdr>
    </w:div>
    <w:div w:id="1599483617">
      <w:bodyDiv w:val="1"/>
      <w:marLeft w:val="0"/>
      <w:marRight w:val="0"/>
      <w:marTop w:val="0"/>
      <w:marBottom w:val="0"/>
      <w:divBdr>
        <w:top w:val="none" w:sz="0" w:space="0" w:color="auto"/>
        <w:left w:val="none" w:sz="0" w:space="0" w:color="auto"/>
        <w:bottom w:val="none" w:sz="0" w:space="0" w:color="auto"/>
        <w:right w:val="none" w:sz="0" w:space="0" w:color="auto"/>
      </w:divBdr>
    </w:div>
    <w:div w:id="1599486393">
      <w:bodyDiv w:val="1"/>
      <w:marLeft w:val="0"/>
      <w:marRight w:val="0"/>
      <w:marTop w:val="0"/>
      <w:marBottom w:val="0"/>
      <w:divBdr>
        <w:top w:val="none" w:sz="0" w:space="0" w:color="auto"/>
        <w:left w:val="none" w:sz="0" w:space="0" w:color="auto"/>
        <w:bottom w:val="none" w:sz="0" w:space="0" w:color="auto"/>
        <w:right w:val="none" w:sz="0" w:space="0" w:color="auto"/>
      </w:divBdr>
    </w:div>
    <w:div w:id="1599562792">
      <w:bodyDiv w:val="1"/>
      <w:marLeft w:val="0"/>
      <w:marRight w:val="0"/>
      <w:marTop w:val="0"/>
      <w:marBottom w:val="0"/>
      <w:divBdr>
        <w:top w:val="none" w:sz="0" w:space="0" w:color="auto"/>
        <w:left w:val="none" w:sz="0" w:space="0" w:color="auto"/>
        <w:bottom w:val="none" w:sz="0" w:space="0" w:color="auto"/>
        <w:right w:val="none" w:sz="0" w:space="0" w:color="auto"/>
      </w:divBdr>
    </w:div>
    <w:div w:id="1599677607">
      <w:bodyDiv w:val="1"/>
      <w:marLeft w:val="0"/>
      <w:marRight w:val="0"/>
      <w:marTop w:val="0"/>
      <w:marBottom w:val="0"/>
      <w:divBdr>
        <w:top w:val="none" w:sz="0" w:space="0" w:color="auto"/>
        <w:left w:val="none" w:sz="0" w:space="0" w:color="auto"/>
        <w:bottom w:val="none" w:sz="0" w:space="0" w:color="auto"/>
        <w:right w:val="none" w:sz="0" w:space="0" w:color="auto"/>
      </w:divBdr>
    </w:div>
    <w:div w:id="1600481074">
      <w:bodyDiv w:val="1"/>
      <w:marLeft w:val="0"/>
      <w:marRight w:val="0"/>
      <w:marTop w:val="0"/>
      <w:marBottom w:val="0"/>
      <w:divBdr>
        <w:top w:val="none" w:sz="0" w:space="0" w:color="auto"/>
        <w:left w:val="none" w:sz="0" w:space="0" w:color="auto"/>
        <w:bottom w:val="none" w:sz="0" w:space="0" w:color="auto"/>
        <w:right w:val="none" w:sz="0" w:space="0" w:color="auto"/>
      </w:divBdr>
    </w:div>
    <w:div w:id="1602302123">
      <w:bodyDiv w:val="1"/>
      <w:marLeft w:val="0"/>
      <w:marRight w:val="0"/>
      <w:marTop w:val="0"/>
      <w:marBottom w:val="0"/>
      <w:divBdr>
        <w:top w:val="none" w:sz="0" w:space="0" w:color="auto"/>
        <w:left w:val="none" w:sz="0" w:space="0" w:color="auto"/>
        <w:bottom w:val="none" w:sz="0" w:space="0" w:color="auto"/>
        <w:right w:val="none" w:sz="0" w:space="0" w:color="auto"/>
      </w:divBdr>
    </w:div>
    <w:div w:id="1602371235">
      <w:bodyDiv w:val="1"/>
      <w:marLeft w:val="0"/>
      <w:marRight w:val="0"/>
      <w:marTop w:val="0"/>
      <w:marBottom w:val="0"/>
      <w:divBdr>
        <w:top w:val="none" w:sz="0" w:space="0" w:color="auto"/>
        <w:left w:val="none" w:sz="0" w:space="0" w:color="auto"/>
        <w:bottom w:val="none" w:sz="0" w:space="0" w:color="auto"/>
        <w:right w:val="none" w:sz="0" w:space="0" w:color="auto"/>
      </w:divBdr>
    </w:div>
    <w:div w:id="1602373756">
      <w:bodyDiv w:val="1"/>
      <w:marLeft w:val="0"/>
      <w:marRight w:val="0"/>
      <w:marTop w:val="0"/>
      <w:marBottom w:val="0"/>
      <w:divBdr>
        <w:top w:val="none" w:sz="0" w:space="0" w:color="auto"/>
        <w:left w:val="none" w:sz="0" w:space="0" w:color="auto"/>
        <w:bottom w:val="none" w:sz="0" w:space="0" w:color="auto"/>
        <w:right w:val="none" w:sz="0" w:space="0" w:color="auto"/>
      </w:divBdr>
    </w:div>
    <w:div w:id="1602757391">
      <w:bodyDiv w:val="1"/>
      <w:marLeft w:val="0"/>
      <w:marRight w:val="0"/>
      <w:marTop w:val="0"/>
      <w:marBottom w:val="0"/>
      <w:divBdr>
        <w:top w:val="none" w:sz="0" w:space="0" w:color="auto"/>
        <w:left w:val="none" w:sz="0" w:space="0" w:color="auto"/>
        <w:bottom w:val="none" w:sz="0" w:space="0" w:color="auto"/>
        <w:right w:val="none" w:sz="0" w:space="0" w:color="auto"/>
      </w:divBdr>
    </w:div>
    <w:div w:id="1602910742">
      <w:bodyDiv w:val="1"/>
      <w:marLeft w:val="0"/>
      <w:marRight w:val="0"/>
      <w:marTop w:val="0"/>
      <w:marBottom w:val="0"/>
      <w:divBdr>
        <w:top w:val="none" w:sz="0" w:space="0" w:color="auto"/>
        <w:left w:val="none" w:sz="0" w:space="0" w:color="auto"/>
        <w:bottom w:val="none" w:sz="0" w:space="0" w:color="auto"/>
        <w:right w:val="none" w:sz="0" w:space="0" w:color="auto"/>
      </w:divBdr>
    </w:div>
    <w:div w:id="1603225185">
      <w:bodyDiv w:val="1"/>
      <w:marLeft w:val="0"/>
      <w:marRight w:val="0"/>
      <w:marTop w:val="0"/>
      <w:marBottom w:val="0"/>
      <w:divBdr>
        <w:top w:val="none" w:sz="0" w:space="0" w:color="auto"/>
        <w:left w:val="none" w:sz="0" w:space="0" w:color="auto"/>
        <w:bottom w:val="none" w:sz="0" w:space="0" w:color="auto"/>
        <w:right w:val="none" w:sz="0" w:space="0" w:color="auto"/>
      </w:divBdr>
    </w:div>
    <w:div w:id="1603418817">
      <w:bodyDiv w:val="1"/>
      <w:marLeft w:val="0"/>
      <w:marRight w:val="0"/>
      <w:marTop w:val="0"/>
      <w:marBottom w:val="0"/>
      <w:divBdr>
        <w:top w:val="none" w:sz="0" w:space="0" w:color="auto"/>
        <w:left w:val="none" w:sz="0" w:space="0" w:color="auto"/>
        <w:bottom w:val="none" w:sz="0" w:space="0" w:color="auto"/>
        <w:right w:val="none" w:sz="0" w:space="0" w:color="auto"/>
      </w:divBdr>
    </w:div>
    <w:div w:id="1603610946">
      <w:bodyDiv w:val="1"/>
      <w:marLeft w:val="0"/>
      <w:marRight w:val="0"/>
      <w:marTop w:val="0"/>
      <w:marBottom w:val="0"/>
      <w:divBdr>
        <w:top w:val="none" w:sz="0" w:space="0" w:color="auto"/>
        <w:left w:val="none" w:sz="0" w:space="0" w:color="auto"/>
        <w:bottom w:val="none" w:sz="0" w:space="0" w:color="auto"/>
        <w:right w:val="none" w:sz="0" w:space="0" w:color="auto"/>
      </w:divBdr>
    </w:div>
    <w:div w:id="1603803930">
      <w:bodyDiv w:val="1"/>
      <w:marLeft w:val="0"/>
      <w:marRight w:val="0"/>
      <w:marTop w:val="0"/>
      <w:marBottom w:val="0"/>
      <w:divBdr>
        <w:top w:val="none" w:sz="0" w:space="0" w:color="auto"/>
        <w:left w:val="none" w:sz="0" w:space="0" w:color="auto"/>
        <w:bottom w:val="none" w:sz="0" w:space="0" w:color="auto"/>
        <w:right w:val="none" w:sz="0" w:space="0" w:color="auto"/>
      </w:divBdr>
    </w:div>
    <w:div w:id="1604147327">
      <w:bodyDiv w:val="1"/>
      <w:marLeft w:val="0"/>
      <w:marRight w:val="0"/>
      <w:marTop w:val="0"/>
      <w:marBottom w:val="0"/>
      <w:divBdr>
        <w:top w:val="none" w:sz="0" w:space="0" w:color="auto"/>
        <w:left w:val="none" w:sz="0" w:space="0" w:color="auto"/>
        <w:bottom w:val="none" w:sz="0" w:space="0" w:color="auto"/>
        <w:right w:val="none" w:sz="0" w:space="0" w:color="auto"/>
      </w:divBdr>
    </w:div>
    <w:div w:id="1604727232">
      <w:bodyDiv w:val="1"/>
      <w:marLeft w:val="0"/>
      <w:marRight w:val="0"/>
      <w:marTop w:val="0"/>
      <w:marBottom w:val="0"/>
      <w:divBdr>
        <w:top w:val="none" w:sz="0" w:space="0" w:color="auto"/>
        <w:left w:val="none" w:sz="0" w:space="0" w:color="auto"/>
        <w:bottom w:val="none" w:sz="0" w:space="0" w:color="auto"/>
        <w:right w:val="none" w:sz="0" w:space="0" w:color="auto"/>
      </w:divBdr>
    </w:div>
    <w:div w:id="1605383059">
      <w:bodyDiv w:val="1"/>
      <w:marLeft w:val="0"/>
      <w:marRight w:val="0"/>
      <w:marTop w:val="0"/>
      <w:marBottom w:val="0"/>
      <w:divBdr>
        <w:top w:val="none" w:sz="0" w:space="0" w:color="auto"/>
        <w:left w:val="none" w:sz="0" w:space="0" w:color="auto"/>
        <w:bottom w:val="none" w:sz="0" w:space="0" w:color="auto"/>
        <w:right w:val="none" w:sz="0" w:space="0" w:color="auto"/>
      </w:divBdr>
    </w:div>
    <w:div w:id="1605649034">
      <w:bodyDiv w:val="1"/>
      <w:marLeft w:val="0"/>
      <w:marRight w:val="0"/>
      <w:marTop w:val="0"/>
      <w:marBottom w:val="0"/>
      <w:divBdr>
        <w:top w:val="none" w:sz="0" w:space="0" w:color="auto"/>
        <w:left w:val="none" w:sz="0" w:space="0" w:color="auto"/>
        <w:bottom w:val="none" w:sz="0" w:space="0" w:color="auto"/>
        <w:right w:val="none" w:sz="0" w:space="0" w:color="auto"/>
      </w:divBdr>
    </w:div>
    <w:div w:id="1605650587">
      <w:bodyDiv w:val="1"/>
      <w:marLeft w:val="0"/>
      <w:marRight w:val="0"/>
      <w:marTop w:val="0"/>
      <w:marBottom w:val="0"/>
      <w:divBdr>
        <w:top w:val="none" w:sz="0" w:space="0" w:color="auto"/>
        <w:left w:val="none" w:sz="0" w:space="0" w:color="auto"/>
        <w:bottom w:val="none" w:sz="0" w:space="0" w:color="auto"/>
        <w:right w:val="none" w:sz="0" w:space="0" w:color="auto"/>
      </w:divBdr>
    </w:div>
    <w:div w:id="1605653141">
      <w:bodyDiv w:val="1"/>
      <w:marLeft w:val="0"/>
      <w:marRight w:val="0"/>
      <w:marTop w:val="0"/>
      <w:marBottom w:val="0"/>
      <w:divBdr>
        <w:top w:val="none" w:sz="0" w:space="0" w:color="auto"/>
        <w:left w:val="none" w:sz="0" w:space="0" w:color="auto"/>
        <w:bottom w:val="none" w:sz="0" w:space="0" w:color="auto"/>
        <w:right w:val="none" w:sz="0" w:space="0" w:color="auto"/>
      </w:divBdr>
    </w:div>
    <w:div w:id="1605723144">
      <w:bodyDiv w:val="1"/>
      <w:marLeft w:val="0"/>
      <w:marRight w:val="0"/>
      <w:marTop w:val="0"/>
      <w:marBottom w:val="0"/>
      <w:divBdr>
        <w:top w:val="none" w:sz="0" w:space="0" w:color="auto"/>
        <w:left w:val="none" w:sz="0" w:space="0" w:color="auto"/>
        <w:bottom w:val="none" w:sz="0" w:space="0" w:color="auto"/>
        <w:right w:val="none" w:sz="0" w:space="0" w:color="auto"/>
      </w:divBdr>
    </w:div>
    <w:div w:id="1605772218">
      <w:bodyDiv w:val="1"/>
      <w:marLeft w:val="0"/>
      <w:marRight w:val="0"/>
      <w:marTop w:val="0"/>
      <w:marBottom w:val="0"/>
      <w:divBdr>
        <w:top w:val="none" w:sz="0" w:space="0" w:color="auto"/>
        <w:left w:val="none" w:sz="0" w:space="0" w:color="auto"/>
        <w:bottom w:val="none" w:sz="0" w:space="0" w:color="auto"/>
        <w:right w:val="none" w:sz="0" w:space="0" w:color="auto"/>
      </w:divBdr>
    </w:div>
    <w:div w:id="1605960031">
      <w:bodyDiv w:val="1"/>
      <w:marLeft w:val="0"/>
      <w:marRight w:val="0"/>
      <w:marTop w:val="0"/>
      <w:marBottom w:val="0"/>
      <w:divBdr>
        <w:top w:val="none" w:sz="0" w:space="0" w:color="auto"/>
        <w:left w:val="none" w:sz="0" w:space="0" w:color="auto"/>
        <w:bottom w:val="none" w:sz="0" w:space="0" w:color="auto"/>
        <w:right w:val="none" w:sz="0" w:space="0" w:color="auto"/>
      </w:divBdr>
    </w:div>
    <w:div w:id="1606570040">
      <w:bodyDiv w:val="1"/>
      <w:marLeft w:val="0"/>
      <w:marRight w:val="0"/>
      <w:marTop w:val="0"/>
      <w:marBottom w:val="0"/>
      <w:divBdr>
        <w:top w:val="none" w:sz="0" w:space="0" w:color="auto"/>
        <w:left w:val="none" w:sz="0" w:space="0" w:color="auto"/>
        <w:bottom w:val="none" w:sz="0" w:space="0" w:color="auto"/>
        <w:right w:val="none" w:sz="0" w:space="0" w:color="auto"/>
      </w:divBdr>
    </w:div>
    <w:div w:id="1607035273">
      <w:bodyDiv w:val="1"/>
      <w:marLeft w:val="0"/>
      <w:marRight w:val="0"/>
      <w:marTop w:val="0"/>
      <w:marBottom w:val="0"/>
      <w:divBdr>
        <w:top w:val="none" w:sz="0" w:space="0" w:color="auto"/>
        <w:left w:val="none" w:sz="0" w:space="0" w:color="auto"/>
        <w:bottom w:val="none" w:sz="0" w:space="0" w:color="auto"/>
        <w:right w:val="none" w:sz="0" w:space="0" w:color="auto"/>
      </w:divBdr>
    </w:div>
    <w:div w:id="1607804590">
      <w:bodyDiv w:val="1"/>
      <w:marLeft w:val="0"/>
      <w:marRight w:val="0"/>
      <w:marTop w:val="0"/>
      <w:marBottom w:val="0"/>
      <w:divBdr>
        <w:top w:val="none" w:sz="0" w:space="0" w:color="auto"/>
        <w:left w:val="none" w:sz="0" w:space="0" w:color="auto"/>
        <w:bottom w:val="none" w:sz="0" w:space="0" w:color="auto"/>
        <w:right w:val="none" w:sz="0" w:space="0" w:color="auto"/>
      </w:divBdr>
    </w:div>
    <w:div w:id="1607926635">
      <w:bodyDiv w:val="1"/>
      <w:marLeft w:val="0"/>
      <w:marRight w:val="0"/>
      <w:marTop w:val="0"/>
      <w:marBottom w:val="0"/>
      <w:divBdr>
        <w:top w:val="none" w:sz="0" w:space="0" w:color="auto"/>
        <w:left w:val="none" w:sz="0" w:space="0" w:color="auto"/>
        <w:bottom w:val="none" w:sz="0" w:space="0" w:color="auto"/>
        <w:right w:val="none" w:sz="0" w:space="0" w:color="auto"/>
      </w:divBdr>
    </w:div>
    <w:div w:id="1608464819">
      <w:bodyDiv w:val="1"/>
      <w:marLeft w:val="0"/>
      <w:marRight w:val="0"/>
      <w:marTop w:val="0"/>
      <w:marBottom w:val="0"/>
      <w:divBdr>
        <w:top w:val="none" w:sz="0" w:space="0" w:color="auto"/>
        <w:left w:val="none" w:sz="0" w:space="0" w:color="auto"/>
        <w:bottom w:val="none" w:sz="0" w:space="0" w:color="auto"/>
        <w:right w:val="none" w:sz="0" w:space="0" w:color="auto"/>
      </w:divBdr>
    </w:div>
    <w:div w:id="1608779903">
      <w:bodyDiv w:val="1"/>
      <w:marLeft w:val="0"/>
      <w:marRight w:val="0"/>
      <w:marTop w:val="0"/>
      <w:marBottom w:val="0"/>
      <w:divBdr>
        <w:top w:val="none" w:sz="0" w:space="0" w:color="auto"/>
        <w:left w:val="none" w:sz="0" w:space="0" w:color="auto"/>
        <w:bottom w:val="none" w:sz="0" w:space="0" w:color="auto"/>
        <w:right w:val="none" w:sz="0" w:space="0" w:color="auto"/>
      </w:divBdr>
    </w:div>
    <w:div w:id="1608806140">
      <w:bodyDiv w:val="1"/>
      <w:marLeft w:val="0"/>
      <w:marRight w:val="0"/>
      <w:marTop w:val="0"/>
      <w:marBottom w:val="0"/>
      <w:divBdr>
        <w:top w:val="none" w:sz="0" w:space="0" w:color="auto"/>
        <w:left w:val="none" w:sz="0" w:space="0" w:color="auto"/>
        <w:bottom w:val="none" w:sz="0" w:space="0" w:color="auto"/>
        <w:right w:val="none" w:sz="0" w:space="0" w:color="auto"/>
      </w:divBdr>
    </w:div>
    <w:div w:id="1609192293">
      <w:bodyDiv w:val="1"/>
      <w:marLeft w:val="0"/>
      <w:marRight w:val="0"/>
      <w:marTop w:val="0"/>
      <w:marBottom w:val="0"/>
      <w:divBdr>
        <w:top w:val="none" w:sz="0" w:space="0" w:color="auto"/>
        <w:left w:val="none" w:sz="0" w:space="0" w:color="auto"/>
        <w:bottom w:val="none" w:sz="0" w:space="0" w:color="auto"/>
        <w:right w:val="none" w:sz="0" w:space="0" w:color="auto"/>
      </w:divBdr>
    </w:div>
    <w:div w:id="1609268978">
      <w:bodyDiv w:val="1"/>
      <w:marLeft w:val="0"/>
      <w:marRight w:val="0"/>
      <w:marTop w:val="0"/>
      <w:marBottom w:val="0"/>
      <w:divBdr>
        <w:top w:val="none" w:sz="0" w:space="0" w:color="auto"/>
        <w:left w:val="none" w:sz="0" w:space="0" w:color="auto"/>
        <w:bottom w:val="none" w:sz="0" w:space="0" w:color="auto"/>
        <w:right w:val="none" w:sz="0" w:space="0" w:color="auto"/>
      </w:divBdr>
    </w:div>
    <w:div w:id="1609392521">
      <w:bodyDiv w:val="1"/>
      <w:marLeft w:val="0"/>
      <w:marRight w:val="0"/>
      <w:marTop w:val="0"/>
      <w:marBottom w:val="0"/>
      <w:divBdr>
        <w:top w:val="none" w:sz="0" w:space="0" w:color="auto"/>
        <w:left w:val="none" w:sz="0" w:space="0" w:color="auto"/>
        <w:bottom w:val="none" w:sz="0" w:space="0" w:color="auto"/>
        <w:right w:val="none" w:sz="0" w:space="0" w:color="auto"/>
      </w:divBdr>
    </w:div>
    <w:div w:id="1609462585">
      <w:bodyDiv w:val="1"/>
      <w:marLeft w:val="0"/>
      <w:marRight w:val="0"/>
      <w:marTop w:val="0"/>
      <w:marBottom w:val="0"/>
      <w:divBdr>
        <w:top w:val="none" w:sz="0" w:space="0" w:color="auto"/>
        <w:left w:val="none" w:sz="0" w:space="0" w:color="auto"/>
        <w:bottom w:val="none" w:sz="0" w:space="0" w:color="auto"/>
        <w:right w:val="none" w:sz="0" w:space="0" w:color="auto"/>
      </w:divBdr>
    </w:div>
    <w:div w:id="1609586090">
      <w:bodyDiv w:val="1"/>
      <w:marLeft w:val="0"/>
      <w:marRight w:val="0"/>
      <w:marTop w:val="0"/>
      <w:marBottom w:val="0"/>
      <w:divBdr>
        <w:top w:val="none" w:sz="0" w:space="0" w:color="auto"/>
        <w:left w:val="none" w:sz="0" w:space="0" w:color="auto"/>
        <w:bottom w:val="none" w:sz="0" w:space="0" w:color="auto"/>
        <w:right w:val="none" w:sz="0" w:space="0" w:color="auto"/>
      </w:divBdr>
    </w:div>
    <w:div w:id="1609846132">
      <w:bodyDiv w:val="1"/>
      <w:marLeft w:val="0"/>
      <w:marRight w:val="0"/>
      <w:marTop w:val="0"/>
      <w:marBottom w:val="0"/>
      <w:divBdr>
        <w:top w:val="none" w:sz="0" w:space="0" w:color="auto"/>
        <w:left w:val="none" w:sz="0" w:space="0" w:color="auto"/>
        <w:bottom w:val="none" w:sz="0" w:space="0" w:color="auto"/>
        <w:right w:val="none" w:sz="0" w:space="0" w:color="auto"/>
      </w:divBdr>
    </w:div>
    <w:div w:id="1609849869">
      <w:bodyDiv w:val="1"/>
      <w:marLeft w:val="0"/>
      <w:marRight w:val="0"/>
      <w:marTop w:val="0"/>
      <w:marBottom w:val="0"/>
      <w:divBdr>
        <w:top w:val="none" w:sz="0" w:space="0" w:color="auto"/>
        <w:left w:val="none" w:sz="0" w:space="0" w:color="auto"/>
        <w:bottom w:val="none" w:sz="0" w:space="0" w:color="auto"/>
        <w:right w:val="none" w:sz="0" w:space="0" w:color="auto"/>
      </w:divBdr>
    </w:div>
    <w:div w:id="1610355086">
      <w:bodyDiv w:val="1"/>
      <w:marLeft w:val="0"/>
      <w:marRight w:val="0"/>
      <w:marTop w:val="0"/>
      <w:marBottom w:val="0"/>
      <w:divBdr>
        <w:top w:val="none" w:sz="0" w:space="0" w:color="auto"/>
        <w:left w:val="none" w:sz="0" w:space="0" w:color="auto"/>
        <w:bottom w:val="none" w:sz="0" w:space="0" w:color="auto"/>
        <w:right w:val="none" w:sz="0" w:space="0" w:color="auto"/>
      </w:divBdr>
    </w:div>
    <w:div w:id="1610504699">
      <w:bodyDiv w:val="1"/>
      <w:marLeft w:val="0"/>
      <w:marRight w:val="0"/>
      <w:marTop w:val="0"/>
      <w:marBottom w:val="0"/>
      <w:divBdr>
        <w:top w:val="none" w:sz="0" w:space="0" w:color="auto"/>
        <w:left w:val="none" w:sz="0" w:space="0" w:color="auto"/>
        <w:bottom w:val="none" w:sz="0" w:space="0" w:color="auto"/>
        <w:right w:val="none" w:sz="0" w:space="0" w:color="auto"/>
      </w:divBdr>
    </w:div>
    <w:div w:id="1611232866">
      <w:bodyDiv w:val="1"/>
      <w:marLeft w:val="0"/>
      <w:marRight w:val="0"/>
      <w:marTop w:val="0"/>
      <w:marBottom w:val="0"/>
      <w:divBdr>
        <w:top w:val="none" w:sz="0" w:space="0" w:color="auto"/>
        <w:left w:val="none" w:sz="0" w:space="0" w:color="auto"/>
        <w:bottom w:val="none" w:sz="0" w:space="0" w:color="auto"/>
        <w:right w:val="none" w:sz="0" w:space="0" w:color="auto"/>
      </w:divBdr>
    </w:div>
    <w:div w:id="1611399919">
      <w:bodyDiv w:val="1"/>
      <w:marLeft w:val="0"/>
      <w:marRight w:val="0"/>
      <w:marTop w:val="0"/>
      <w:marBottom w:val="0"/>
      <w:divBdr>
        <w:top w:val="none" w:sz="0" w:space="0" w:color="auto"/>
        <w:left w:val="none" w:sz="0" w:space="0" w:color="auto"/>
        <w:bottom w:val="none" w:sz="0" w:space="0" w:color="auto"/>
        <w:right w:val="none" w:sz="0" w:space="0" w:color="auto"/>
      </w:divBdr>
    </w:div>
    <w:div w:id="1611475944">
      <w:bodyDiv w:val="1"/>
      <w:marLeft w:val="0"/>
      <w:marRight w:val="0"/>
      <w:marTop w:val="0"/>
      <w:marBottom w:val="0"/>
      <w:divBdr>
        <w:top w:val="none" w:sz="0" w:space="0" w:color="auto"/>
        <w:left w:val="none" w:sz="0" w:space="0" w:color="auto"/>
        <w:bottom w:val="none" w:sz="0" w:space="0" w:color="auto"/>
        <w:right w:val="none" w:sz="0" w:space="0" w:color="auto"/>
      </w:divBdr>
    </w:div>
    <w:div w:id="1611820337">
      <w:bodyDiv w:val="1"/>
      <w:marLeft w:val="0"/>
      <w:marRight w:val="0"/>
      <w:marTop w:val="0"/>
      <w:marBottom w:val="0"/>
      <w:divBdr>
        <w:top w:val="none" w:sz="0" w:space="0" w:color="auto"/>
        <w:left w:val="none" w:sz="0" w:space="0" w:color="auto"/>
        <w:bottom w:val="none" w:sz="0" w:space="0" w:color="auto"/>
        <w:right w:val="none" w:sz="0" w:space="0" w:color="auto"/>
      </w:divBdr>
    </w:div>
    <w:div w:id="1611858587">
      <w:bodyDiv w:val="1"/>
      <w:marLeft w:val="0"/>
      <w:marRight w:val="0"/>
      <w:marTop w:val="0"/>
      <w:marBottom w:val="0"/>
      <w:divBdr>
        <w:top w:val="none" w:sz="0" w:space="0" w:color="auto"/>
        <w:left w:val="none" w:sz="0" w:space="0" w:color="auto"/>
        <w:bottom w:val="none" w:sz="0" w:space="0" w:color="auto"/>
        <w:right w:val="none" w:sz="0" w:space="0" w:color="auto"/>
      </w:divBdr>
    </w:div>
    <w:div w:id="1611933277">
      <w:bodyDiv w:val="1"/>
      <w:marLeft w:val="0"/>
      <w:marRight w:val="0"/>
      <w:marTop w:val="0"/>
      <w:marBottom w:val="0"/>
      <w:divBdr>
        <w:top w:val="none" w:sz="0" w:space="0" w:color="auto"/>
        <w:left w:val="none" w:sz="0" w:space="0" w:color="auto"/>
        <w:bottom w:val="none" w:sz="0" w:space="0" w:color="auto"/>
        <w:right w:val="none" w:sz="0" w:space="0" w:color="auto"/>
      </w:divBdr>
    </w:div>
    <w:div w:id="1612081545">
      <w:bodyDiv w:val="1"/>
      <w:marLeft w:val="0"/>
      <w:marRight w:val="0"/>
      <w:marTop w:val="0"/>
      <w:marBottom w:val="0"/>
      <w:divBdr>
        <w:top w:val="none" w:sz="0" w:space="0" w:color="auto"/>
        <w:left w:val="none" w:sz="0" w:space="0" w:color="auto"/>
        <w:bottom w:val="none" w:sz="0" w:space="0" w:color="auto"/>
        <w:right w:val="none" w:sz="0" w:space="0" w:color="auto"/>
      </w:divBdr>
    </w:div>
    <w:div w:id="1612321771">
      <w:bodyDiv w:val="1"/>
      <w:marLeft w:val="0"/>
      <w:marRight w:val="0"/>
      <w:marTop w:val="0"/>
      <w:marBottom w:val="0"/>
      <w:divBdr>
        <w:top w:val="none" w:sz="0" w:space="0" w:color="auto"/>
        <w:left w:val="none" w:sz="0" w:space="0" w:color="auto"/>
        <w:bottom w:val="none" w:sz="0" w:space="0" w:color="auto"/>
        <w:right w:val="none" w:sz="0" w:space="0" w:color="auto"/>
      </w:divBdr>
    </w:div>
    <w:div w:id="1612665287">
      <w:bodyDiv w:val="1"/>
      <w:marLeft w:val="0"/>
      <w:marRight w:val="0"/>
      <w:marTop w:val="0"/>
      <w:marBottom w:val="0"/>
      <w:divBdr>
        <w:top w:val="none" w:sz="0" w:space="0" w:color="auto"/>
        <w:left w:val="none" w:sz="0" w:space="0" w:color="auto"/>
        <w:bottom w:val="none" w:sz="0" w:space="0" w:color="auto"/>
        <w:right w:val="none" w:sz="0" w:space="0" w:color="auto"/>
      </w:divBdr>
    </w:div>
    <w:div w:id="1613171018">
      <w:bodyDiv w:val="1"/>
      <w:marLeft w:val="0"/>
      <w:marRight w:val="0"/>
      <w:marTop w:val="0"/>
      <w:marBottom w:val="0"/>
      <w:divBdr>
        <w:top w:val="none" w:sz="0" w:space="0" w:color="auto"/>
        <w:left w:val="none" w:sz="0" w:space="0" w:color="auto"/>
        <w:bottom w:val="none" w:sz="0" w:space="0" w:color="auto"/>
        <w:right w:val="none" w:sz="0" w:space="0" w:color="auto"/>
      </w:divBdr>
    </w:div>
    <w:div w:id="1613392102">
      <w:bodyDiv w:val="1"/>
      <w:marLeft w:val="0"/>
      <w:marRight w:val="0"/>
      <w:marTop w:val="0"/>
      <w:marBottom w:val="0"/>
      <w:divBdr>
        <w:top w:val="none" w:sz="0" w:space="0" w:color="auto"/>
        <w:left w:val="none" w:sz="0" w:space="0" w:color="auto"/>
        <w:bottom w:val="none" w:sz="0" w:space="0" w:color="auto"/>
        <w:right w:val="none" w:sz="0" w:space="0" w:color="auto"/>
      </w:divBdr>
    </w:div>
    <w:div w:id="1613779317">
      <w:bodyDiv w:val="1"/>
      <w:marLeft w:val="0"/>
      <w:marRight w:val="0"/>
      <w:marTop w:val="0"/>
      <w:marBottom w:val="0"/>
      <w:divBdr>
        <w:top w:val="none" w:sz="0" w:space="0" w:color="auto"/>
        <w:left w:val="none" w:sz="0" w:space="0" w:color="auto"/>
        <w:bottom w:val="none" w:sz="0" w:space="0" w:color="auto"/>
        <w:right w:val="none" w:sz="0" w:space="0" w:color="auto"/>
      </w:divBdr>
    </w:div>
    <w:div w:id="1614552443">
      <w:bodyDiv w:val="1"/>
      <w:marLeft w:val="0"/>
      <w:marRight w:val="0"/>
      <w:marTop w:val="0"/>
      <w:marBottom w:val="0"/>
      <w:divBdr>
        <w:top w:val="none" w:sz="0" w:space="0" w:color="auto"/>
        <w:left w:val="none" w:sz="0" w:space="0" w:color="auto"/>
        <w:bottom w:val="none" w:sz="0" w:space="0" w:color="auto"/>
        <w:right w:val="none" w:sz="0" w:space="0" w:color="auto"/>
      </w:divBdr>
    </w:div>
    <w:div w:id="1614555924">
      <w:bodyDiv w:val="1"/>
      <w:marLeft w:val="0"/>
      <w:marRight w:val="0"/>
      <w:marTop w:val="0"/>
      <w:marBottom w:val="0"/>
      <w:divBdr>
        <w:top w:val="none" w:sz="0" w:space="0" w:color="auto"/>
        <w:left w:val="none" w:sz="0" w:space="0" w:color="auto"/>
        <w:bottom w:val="none" w:sz="0" w:space="0" w:color="auto"/>
        <w:right w:val="none" w:sz="0" w:space="0" w:color="auto"/>
      </w:divBdr>
    </w:div>
    <w:div w:id="1614826381">
      <w:bodyDiv w:val="1"/>
      <w:marLeft w:val="0"/>
      <w:marRight w:val="0"/>
      <w:marTop w:val="0"/>
      <w:marBottom w:val="0"/>
      <w:divBdr>
        <w:top w:val="none" w:sz="0" w:space="0" w:color="auto"/>
        <w:left w:val="none" w:sz="0" w:space="0" w:color="auto"/>
        <w:bottom w:val="none" w:sz="0" w:space="0" w:color="auto"/>
        <w:right w:val="none" w:sz="0" w:space="0" w:color="auto"/>
      </w:divBdr>
    </w:div>
    <w:div w:id="1615475201">
      <w:bodyDiv w:val="1"/>
      <w:marLeft w:val="0"/>
      <w:marRight w:val="0"/>
      <w:marTop w:val="0"/>
      <w:marBottom w:val="0"/>
      <w:divBdr>
        <w:top w:val="none" w:sz="0" w:space="0" w:color="auto"/>
        <w:left w:val="none" w:sz="0" w:space="0" w:color="auto"/>
        <w:bottom w:val="none" w:sz="0" w:space="0" w:color="auto"/>
        <w:right w:val="none" w:sz="0" w:space="0" w:color="auto"/>
      </w:divBdr>
    </w:div>
    <w:div w:id="1616132936">
      <w:bodyDiv w:val="1"/>
      <w:marLeft w:val="0"/>
      <w:marRight w:val="0"/>
      <w:marTop w:val="0"/>
      <w:marBottom w:val="0"/>
      <w:divBdr>
        <w:top w:val="none" w:sz="0" w:space="0" w:color="auto"/>
        <w:left w:val="none" w:sz="0" w:space="0" w:color="auto"/>
        <w:bottom w:val="none" w:sz="0" w:space="0" w:color="auto"/>
        <w:right w:val="none" w:sz="0" w:space="0" w:color="auto"/>
      </w:divBdr>
    </w:div>
    <w:div w:id="1616328522">
      <w:bodyDiv w:val="1"/>
      <w:marLeft w:val="0"/>
      <w:marRight w:val="0"/>
      <w:marTop w:val="0"/>
      <w:marBottom w:val="0"/>
      <w:divBdr>
        <w:top w:val="none" w:sz="0" w:space="0" w:color="auto"/>
        <w:left w:val="none" w:sz="0" w:space="0" w:color="auto"/>
        <w:bottom w:val="none" w:sz="0" w:space="0" w:color="auto"/>
        <w:right w:val="none" w:sz="0" w:space="0" w:color="auto"/>
      </w:divBdr>
    </w:div>
    <w:div w:id="1617247858">
      <w:bodyDiv w:val="1"/>
      <w:marLeft w:val="0"/>
      <w:marRight w:val="0"/>
      <w:marTop w:val="0"/>
      <w:marBottom w:val="0"/>
      <w:divBdr>
        <w:top w:val="none" w:sz="0" w:space="0" w:color="auto"/>
        <w:left w:val="none" w:sz="0" w:space="0" w:color="auto"/>
        <w:bottom w:val="none" w:sz="0" w:space="0" w:color="auto"/>
        <w:right w:val="none" w:sz="0" w:space="0" w:color="auto"/>
      </w:divBdr>
    </w:div>
    <w:div w:id="1617254387">
      <w:bodyDiv w:val="1"/>
      <w:marLeft w:val="0"/>
      <w:marRight w:val="0"/>
      <w:marTop w:val="0"/>
      <w:marBottom w:val="0"/>
      <w:divBdr>
        <w:top w:val="none" w:sz="0" w:space="0" w:color="auto"/>
        <w:left w:val="none" w:sz="0" w:space="0" w:color="auto"/>
        <w:bottom w:val="none" w:sz="0" w:space="0" w:color="auto"/>
        <w:right w:val="none" w:sz="0" w:space="0" w:color="auto"/>
      </w:divBdr>
    </w:div>
    <w:div w:id="1617979557">
      <w:bodyDiv w:val="1"/>
      <w:marLeft w:val="0"/>
      <w:marRight w:val="0"/>
      <w:marTop w:val="0"/>
      <w:marBottom w:val="0"/>
      <w:divBdr>
        <w:top w:val="none" w:sz="0" w:space="0" w:color="auto"/>
        <w:left w:val="none" w:sz="0" w:space="0" w:color="auto"/>
        <w:bottom w:val="none" w:sz="0" w:space="0" w:color="auto"/>
        <w:right w:val="none" w:sz="0" w:space="0" w:color="auto"/>
      </w:divBdr>
    </w:div>
    <w:div w:id="1618483913">
      <w:bodyDiv w:val="1"/>
      <w:marLeft w:val="0"/>
      <w:marRight w:val="0"/>
      <w:marTop w:val="0"/>
      <w:marBottom w:val="0"/>
      <w:divBdr>
        <w:top w:val="none" w:sz="0" w:space="0" w:color="auto"/>
        <w:left w:val="none" w:sz="0" w:space="0" w:color="auto"/>
        <w:bottom w:val="none" w:sz="0" w:space="0" w:color="auto"/>
        <w:right w:val="none" w:sz="0" w:space="0" w:color="auto"/>
      </w:divBdr>
    </w:div>
    <w:div w:id="1618634270">
      <w:bodyDiv w:val="1"/>
      <w:marLeft w:val="0"/>
      <w:marRight w:val="0"/>
      <w:marTop w:val="0"/>
      <w:marBottom w:val="0"/>
      <w:divBdr>
        <w:top w:val="none" w:sz="0" w:space="0" w:color="auto"/>
        <w:left w:val="none" w:sz="0" w:space="0" w:color="auto"/>
        <w:bottom w:val="none" w:sz="0" w:space="0" w:color="auto"/>
        <w:right w:val="none" w:sz="0" w:space="0" w:color="auto"/>
      </w:divBdr>
    </w:div>
    <w:div w:id="1618834742">
      <w:bodyDiv w:val="1"/>
      <w:marLeft w:val="0"/>
      <w:marRight w:val="0"/>
      <w:marTop w:val="0"/>
      <w:marBottom w:val="0"/>
      <w:divBdr>
        <w:top w:val="none" w:sz="0" w:space="0" w:color="auto"/>
        <w:left w:val="none" w:sz="0" w:space="0" w:color="auto"/>
        <w:bottom w:val="none" w:sz="0" w:space="0" w:color="auto"/>
        <w:right w:val="none" w:sz="0" w:space="0" w:color="auto"/>
      </w:divBdr>
    </w:div>
    <w:div w:id="1619754905">
      <w:bodyDiv w:val="1"/>
      <w:marLeft w:val="0"/>
      <w:marRight w:val="0"/>
      <w:marTop w:val="0"/>
      <w:marBottom w:val="0"/>
      <w:divBdr>
        <w:top w:val="none" w:sz="0" w:space="0" w:color="auto"/>
        <w:left w:val="none" w:sz="0" w:space="0" w:color="auto"/>
        <w:bottom w:val="none" w:sz="0" w:space="0" w:color="auto"/>
        <w:right w:val="none" w:sz="0" w:space="0" w:color="auto"/>
      </w:divBdr>
    </w:div>
    <w:div w:id="1619920198">
      <w:bodyDiv w:val="1"/>
      <w:marLeft w:val="0"/>
      <w:marRight w:val="0"/>
      <w:marTop w:val="0"/>
      <w:marBottom w:val="0"/>
      <w:divBdr>
        <w:top w:val="none" w:sz="0" w:space="0" w:color="auto"/>
        <w:left w:val="none" w:sz="0" w:space="0" w:color="auto"/>
        <w:bottom w:val="none" w:sz="0" w:space="0" w:color="auto"/>
        <w:right w:val="none" w:sz="0" w:space="0" w:color="auto"/>
      </w:divBdr>
    </w:div>
    <w:div w:id="1620454357">
      <w:bodyDiv w:val="1"/>
      <w:marLeft w:val="0"/>
      <w:marRight w:val="0"/>
      <w:marTop w:val="0"/>
      <w:marBottom w:val="0"/>
      <w:divBdr>
        <w:top w:val="none" w:sz="0" w:space="0" w:color="auto"/>
        <w:left w:val="none" w:sz="0" w:space="0" w:color="auto"/>
        <w:bottom w:val="none" w:sz="0" w:space="0" w:color="auto"/>
        <w:right w:val="none" w:sz="0" w:space="0" w:color="auto"/>
      </w:divBdr>
    </w:div>
    <w:div w:id="1620720102">
      <w:bodyDiv w:val="1"/>
      <w:marLeft w:val="0"/>
      <w:marRight w:val="0"/>
      <w:marTop w:val="0"/>
      <w:marBottom w:val="0"/>
      <w:divBdr>
        <w:top w:val="none" w:sz="0" w:space="0" w:color="auto"/>
        <w:left w:val="none" w:sz="0" w:space="0" w:color="auto"/>
        <w:bottom w:val="none" w:sz="0" w:space="0" w:color="auto"/>
        <w:right w:val="none" w:sz="0" w:space="0" w:color="auto"/>
      </w:divBdr>
    </w:div>
    <w:div w:id="1620720324">
      <w:bodyDiv w:val="1"/>
      <w:marLeft w:val="0"/>
      <w:marRight w:val="0"/>
      <w:marTop w:val="0"/>
      <w:marBottom w:val="0"/>
      <w:divBdr>
        <w:top w:val="none" w:sz="0" w:space="0" w:color="auto"/>
        <w:left w:val="none" w:sz="0" w:space="0" w:color="auto"/>
        <w:bottom w:val="none" w:sz="0" w:space="0" w:color="auto"/>
        <w:right w:val="none" w:sz="0" w:space="0" w:color="auto"/>
      </w:divBdr>
    </w:div>
    <w:div w:id="1621037160">
      <w:bodyDiv w:val="1"/>
      <w:marLeft w:val="0"/>
      <w:marRight w:val="0"/>
      <w:marTop w:val="0"/>
      <w:marBottom w:val="0"/>
      <w:divBdr>
        <w:top w:val="none" w:sz="0" w:space="0" w:color="auto"/>
        <w:left w:val="none" w:sz="0" w:space="0" w:color="auto"/>
        <w:bottom w:val="none" w:sz="0" w:space="0" w:color="auto"/>
        <w:right w:val="none" w:sz="0" w:space="0" w:color="auto"/>
      </w:divBdr>
    </w:div>
    <w:div w:id="1621106336">
      <w:bodyDiv w:val="1"/>
      <w:marLeft w:val="0"/>
      <w:marRight w:val="0"/>
      <w:marTop w:val="0"/>
      <w:marBottom w:val="0"/>
      <w:divBdr>
        <w:top w:val="none" w:sz="0" w:space="0" w:color="auto"/>
        <w:left w:val="none" w:sz="0" w:space="0" w:color="auto"/>
        <w:bottom w:val="none" w:sz="0" w:space="0" w:color="auto"/>
        <w:right w:val="none" w:sz="0" w:space="0" w:color="auto"/>
      </w:divBdr>
    </w:div>
    <w:div w:id="1621572239">
      <w:bodyDiv w:val="1"/>
      <w:marLeft w:val="0"/>
      <w:marRight w:val="0"/>
      <w:marTop w:val="0"/>
      <w:marBottom w:val="0"/>
      <w:divBdr>
        <w:top w:val="none" w:sz="0" w:space="0" w:color="auto"/>
        <w:left w:val="none" w:sz="0" w:space="0" w:color="auto"/>
        <w:bottom w:val="none" w:sz="0" w:space="0" w:color="auto"/>
        <w:right w:val="none" w:sz="0" w:space="0" w:color="auto"/>
      </w:divBdr>
    </w:div>
    <w:div w:id="1621834259">
      <w:bodyDiv w:val="1"/>
      <w:marLeft w:val="0"/>
      <w:marRight w:val="0"/>
      <w:marTop w:val="0"/>
      <w:marBottom w:val="0"/>
      <w:divBdr>
        <w:top w:val="none" w:sz="0" w:space="0" w:color="auto"/>
        <w:left w:val="none" w:sz="0" w:space="0" w:color="auto"/>
        <w:bottom w:val="none" w:sz="0" w:space="0" w:color="auto"/>
        <w:right w:val="none" w:sz="0" w:space="0" w:color="auto"/>
      </w:divBdr>
    </w:div>
    <w:div w:id="1621834733">
      <w:bodyDiv w:val="1"/>
      <w:marLeft w:val="0"/>
      <w:marRight w:val="0"/>
      <w:marTop w:val="0"/>
      <w:marBottom w:val="0"/>
      <w:divBdr>
        <w:top w:val="none" w:sz="0" w:space="0" w:color="auto"/>
        <w:left w:val="none" w:sz="0" w:space="0" w:color="auto"/>
        <w:bottom w:val="none" w:sz="0" w:space="0" w:color="auto"/>
        <w:right w:val="none" w:sz="0" w:space="0" w:color="auto"/>
      </w:divBdr>
    </w:div>
    <w:div w:id="1622302444">
      <w:bodyDiv w:val="1"/>
      <w:marLeft w:val="0"/>
      <w:marRight w:val="0"/>
      <w:marTop w:val="0"/>
      <w:marBottom w:val="0"/>
      <w:divBdr>
        <w:top w:val="none" w:sz="0" w:space="0" w:color="auto"/>
        <w:left w:val="none" w:sz="0" w:space="0" w:color="auto"/>
        <w:bottom w:val="none" w:sz="0" w:space="0" w:color="auto"/>
        <w:right w:val="none" w:sz="0" w:space="0" w:color="auto"/>
      </w:divBdr>
    </w:div>
    <w:div w:id="1623003280">
      <w:bodyDiv w:val="1"/>
      <w:marLeft w:val="0"/>
      <w:marRight w:val="0"/>
      <w:marTop w:val="0"/>
      <w:marBottom w:val="0"/>
      <w:divBdr>
        <w:top w:val="none" w:sz="0" w:space="0" w:color="auto"/>
        <w:left w:val="none" w:sz="0" w:space="0" w:color="auto"/>
        <w:bottom w:val="none" w:sz="0" w:space="0" w:color="auto"/>
        <w:right w:val="none" w:sz="0" w:space="0" w:color="auto"/>
      </w:divBdr>
    </w:div>
    <w:div w:id="1623419042">
      <w:bodyDiv w:val="1"/>
      <w:marLeft w:val="0"/>
      <w:marRight w:val="0"/>
      <w:marTop w:val="0"/>
      <w:marBottom w:val="0"/>
      <w:divBdr>
        <w:top w:val="none" w:sz="0" w:space="0" w:color="auto"/>
        <w:left w:val="none" w:sz="0" w:space="0" w:color="auto"/>
        <w:bottom w:val="none" w:sz="0" w:space="0" w:color="auto"/>
        <w:right w:val="none" w:sz="0" w:space="0" w:color="auto"/>
      </w:divBdr>
    </w:div>
    <w:div w:id="1623875672">
      <w:bodyDiv w:val="1"/>
      <w:marLeft w:val="0"/>
      <w:marRight w:val="0"/>
      <w:marTop w:val="0"/>
      <w:marBottom w:val="0"/>
      <w:divBdr>
        <w:top w:val="none" w:sz="0" w:space="0" w:color="auto"/>
        <w:left w:val="none" w:sz="0" w:space="0" w:color="auto"/>
        <w:bottom w:val="none" w:sz="0" w:space="0" w:color="auto"/>
        <w:right w:val="none" w:sz="0" w:space="0" w:color="auto"/>
      </w:divBdr>
    </w:div>
    <w:div w:id="1624311632">
      <w:bodyDiv w:val="1"/>
      <w:marLeft w:val="0"/>
      <w:marRight w:val="0"/>
      <w:marTop w:val="0"/>
      <w:marBottom w:val="0"/>
      <w:divBdr>
        <w:top w:val="none" w:sz="0" w:space="0" w:color="auto"/>
        <w:left w:val="none" w:sz="0" w:space="0" w:color="auto"/>
        <w:bottom w:val="none" w:sz="0" w:space="0" w:color="auto"/>
        <w:right w:val="none" w:sz="0" w:space="0" w:color="auto"/>
      </w:divBdr>
    </w:div>
    <w:div w:id="1624312967">
      <w:bodyDiv w:val="1"/>
      <w:marLeft w:val="0"/>
      <w:marRight w:val="0"/>
      <w:marTop w:val="0"/>
      <w:marBottom w:val="0"/>
      <w:divBdr>
        <w:top w:val="none" w:sz="0" w:space="0" w:color="auto"/>
        <w:left w:val="none" w:sz="0" w:space="0" w:color="auto"/>
        <w:bottom w:val="none" w:sz="0" w:space="0" w:color="auto"/>
        <w:right w:val="none" w:sz="0" w:space="0" w:color="auto"/>
      </w:divBdr>
    </w:div>
    <w:div w:id="1624657422">
      <w:bodyDiv w:val="1"/>
      <w:marLeft w:val="0"/>
      <w:marRight w:val="0"/>
      <w:marTop w:val="0"/>
      <w:marBottom w:val="0"/>
      <w:divBdr>
        <w:top w:val="none" w:sz="0" w:space="0" w:color="auto"/>
        <w:left w:val="none" w:sz="0" w:space="0" w:color="auto"/>
        <w:bottom w:val="none" w:sz="0" w:space="0" w:color="auto"/>
        <w:right w:val="none" w:sz="0" w:space="0" w:color="auto"/>
      </w:divBdr>
    </w:div>
    <w:div w:id="1625497100">
      <w:bodyDiv w:val="1"/>
      <w:marLeft w:val="0"/>
      <w:marRight w:val="0"/>
      <w:marTop w:val="0"/>
      <w:marBottom w:val="0"/>
      <w:divBdr>
        <w:top w:val="none" w:sz="0" w:space="0" w:color="auto"/>
        <w:left w:val="none" w:sz="0" w:space="0" w:color="auto"/>
        <w:bottom w:val="none" w:sz="0" w:space="0" w:color="auto"/>
        <w:right w:val="none" w:sz="0" w:space="0" w:color="auto"/>
      </w:divBdr>
    </w:div>
    <w:div w:id="1625773860">
      <w:bodyDiv w:val="1"/>
      <w:marLeft w:val="0"/>
      <w:marRight w:val="0"/>
      <w:marTop w:val="0"/>
      <w:marBottom w:val="0"/>
      <w:divBdr>
        <w:top w:val="none" w:sz="0" w:space="0" w:color="auto"/>
        <w:left w:val="none" w:sz="0" w:space="0" w:color="auto"/>
        <w:bottom w:val="none" w:sz="0" w:space="0" w:color="auto"/>
        <w:right w:val="none" w:sz="0" w:space="0" w:color="auto"/>
      </w:divBdr>
    </w:div>
    <w:div w:id="1625967121">
      <w:bodyDiv w:val="1"/>
      <w:marLeft w:val="0"/>
      <w:marRight w:val="0"/>
      <w:marTop w:val="0"/>
      <w:marBottom w:val="0"/>
      <w:divBdr>
        <w:top w:val="none" w:sz="0" w:space="0" w:color="auto"/>
        <w:left w:val="none" w:sz="0" w:space="0" w:color="auto"/>
        <w:bottom w:val="none" w:sz="0" w:space="0" w:color="auto"/>
        <w:right w:val="none" w:sz="0" w:space="0" w:color="auto"/>
      </w:divBdr>
    </w:div>
    <w:div w:id="1626039228">
      <w:bodyDiv w:val="1"/>
      <w:marLeft w:val="0"/>
      <w:marRight w:val="0"/>
      <w:marTop w:val="0"/>
      <w:marBottom w:val="0"/>
      <w:divBdr>
        <w:top w:val="none" w:sz="0" w:space="0" w:color="auto"/>
        <w:left w:val="none" w:sz="0" w:space="0" w:color="auto"/>
        <w:bottom w:val="none" w:sz="0" w:space="0" w:color="auto"/>
        <w:right w:val="none" w:sz="0" w:space="0" w:color="auto"/>
      </w:divBdr>
    </w:div>
    <w:div w:id="1626351564">
      <w:bodyDiv w:val="1"/>
      <w:marLeft w:val="0"/>
      <w:marRight w:val="0"/>
      <w:marTop w:val="0"/>
      <w:marBottom w:val="0"/>
      <w:divBdr>
        <w:top w:val="none" w:sz="0" w:space="0" w:color="auto"/>
        <w:left w:val="none" w:sz="0" w:space="0" w:color="auto"/>
        <w:bottom w:val="none" w:sz="0" w:space="0" w:color="auto"/>
        <w:right w:val="none" w:sz="0" w:space="0" w:color="auto"/>
      </w:divBdr>
    </w:div>
    <w:div w:id="1626497078">
      <w:bodyDiv w:val="1"/>
      <w:marLeft w:val="0"/>
      <w:marRight w:val="0"/>
      <w:marTop w:val="0"/>
      <w:marBottom w:val="0"/>
      <w:divBdr>
        <w:top w:val="none" w:sz="0" w:space="0" w:color="auto"/>
        <w:left w:val="none" w:sz="0" w:space="0" w:color="auto"/>
        <w:bottom w:val="none" w:sz="0" w:space="0" w:color="auto"/>
        <w:right w:val="none" w:sz="0" w:space="0" w:color="auto"/>
      </w:divBdr>
    </w:div>
    <w:div w:id="1626692356">
      <w:bodyDiv w:val="1"/>
      <w:marLeft w:val="0"/>
      <w:marRight w:val="0"/>
      <w:marTop w:val="0"/>
      <w:marBottom w:val="0"/>
      <w:divBdr>
        <w:top w:val="none" w:sz="0" w:space="0" w:color="auto"/>
        <w:left w:val="none" w:sz="0" w:space="0" w:color="auto"/>
        <w:bottom w:val="none" w:sz="0" w:space="0" w:color="auto"/>
        <w:right w:val="none" w:sz="0" w:space="0" w:color="auto"/>
      </w:divBdr>
    </w:div>
    <w:div w:id="1626736224">
      <w:bodyDiv w:val="1"/>
      <w:marLeft w:val="0"/>
      <w:marRight w:val="0"/>
      <w:marTop w:val="0"/>
      <w:marBottom w:val="0"/>
      <w:divBdr>
        <w:top w:val="none" w:sz="0" w:space="0" w:color="auto"/>
        <w:left w:val="none" w:sz="0" w:space="0" w:color="auto"/>
        <w:bottom w:val="none" w:sz="0" w:space="0" w:color="auto"/>
        <w:right w:val="none" w:sz="0" w:space="0" w:color="auto"/>
      </w:divBdr>
    </w:div>
    <w:div w:id="1627394884">
      <w:bodyDiv w:val="1"/>
      <w:marLeft w:val="0"/>
      <w:marRight w:val="0"/>
      <w:marTop w:val="0"/>
      <w:marBottom w:val="0"/>
      <w:divBdr>
        <w:top w:val="none" w:sz="0" w:space="0" w:color="auto"/>
        <w:left w:val="none" w:sz="0" w:space="0" w:color="auto"/>
        <w:bottom w:val="none" w:sz="0" w:space="0" w:color="auto"/>
        <w:right w:val="none" w:sz="0" w:space="0" w:color="auto"/>
      </w:divBdr>
    </w:div>
    <w:div w:id="1627465810">
      <w:bodyDiv w:val="1"/>
      <w:marLeft w:val="0"/>
      <w:marRight w:val="0"/>
      <w:marTop w:val="0"/>
      <w:marBottom w:val="0"/>
      <w:divBdr>
        <w:top w:val="none" w:sz="0" w:space="0" w:color="auto"/>
        <w:left w:val="none" w:sz="0" w:space="0" w:color="auto"/>
        <w:bottom w:val="none" w:sz="0" w:space="0" w:color="auto"/>
        <w:right w:val="none" w:sz="0" w:space="0" w:color="auto"/>
      </w:divBdr>
    </w:div>
    <w:div w:id="1627470074">
      <w:bodyDiv w:val="1"/>
      <w:marLeft w:val="0"/>
      <w:marRight w:val="0"/>
      <w:marTop w:val="0"/>
      <w:marBottom w:val="0"/>
      <w:divBdr>
        <w:top w:val="none" w:sz="0" w:space="0" w:color="auto"/>
        <w:left w:val="none" w:sz="0" w:space="0" w:color="auto"/>
        <w:bottom w:val="none" w:sz="0" w:space="0" w:color="auto"/>
        <w:right w:val="none" w:sz="0" w:space="0" w:color="auto"/>
      </w:divBdr>
    </w:div>
    <w:div w:id="1627740964">
      <w:bodyDiv w:val="1"/>
      <w:marLeft w:val="0"/>
      <w:marRight w:val="0"/>
      <w:marTop w:val="0"/>
      <w:marBottom w:val="0"/>
      <w:divBdr>
        <w:top w:val="none" w:sz="0" w:space="0" w:color="auto"/>
        <w:left w:val="none" w:sz="0" w:space="0" w:color="auto"/>
        <w:bottom w:val="none" w:sz="0" w:space="0" w:color="auto"/>
        <w:right w:val="none" w:sz="0" w:space="0" w:color="auto"/>
      </w:divBdr>
    </w:div>
    <w:div w:id="1628006096">
      <w:bodyDiv w:val="1"/>
      <w:marLeft w:val="0"/>
      <w:marRight w:val="0"/>
      <w:marTop w:val="0"/>
      <w:marBottom w:val="0"/>
      <w:divBdr>
        <w:top w:val="none" w:sz="0" w:space="0" w:color="auto"/>
        <w:left w:val="none" w:sz="0" w:space="0" w:color="auto"/>
        <w:bottom w:val="none" w:sz="0" w:space="0" w:color="auto"/>
        <w:right w:val="none" w:sz="0" w:space="0" w:color="auto"/>
      </w:divBdr>
    </w:div>
    <w:div w:id="1629581389">
      <w:bodyDiv w:val="1"/>
      <w:marLeft w:val="0"/>
      <w:marRight w:val="0"/>
      <w:marTop w:val="0"/>
      <w:marBottom w:val="0"/>
      <w:divBdr>
        <w:top w:val="none" w:sz="0" w:space="0" w:color="auto"/>
        <w:left w:val="none" w:sz="0" w:space="0" w:color="auto"/>
        <w:bottom w:val="none" w:sz="0" w:space="0" w:color="auto"/>
        <w:right w:val="none" w:sz="0" w:space="0" w:color="auto"/>
      </w:divBdr>
    </w:div>
    <w:div w:id="1629699508">
      <w:bodyDiv w:val="1"/>
      <w:marLeft w:val="0"/>
      <w:marRight w:val="0"/>
      <w:marTop w:val="0"/>
      <w:marBottom w:val="0"/>
      <w:divBdr>
        <w:top w:val="none" w:sz="0" w:space="0" w:color="auto"/>
        <w:left w:val="none" w:sz="0" w:space="0" w:color="auto"/>
        <w:bottom w:val="none" w:sz="0" w:space="0" w:color="auto"/>
        <w:right w:val="none" w:sz="0" w:space="0" w:color="auto"/>
      </w:divBdr>
    </w:div>
    <w:div w:id="1629896577">
      <w:bodyDiv w:val="1"/>
      <w:marLeft w:val="0"/>
      <w:marRight w:val="0"/>
      <w:marTop w:val="0"/>
      <w:marBottom w:val="0"/>
      <w:divBdr>
        <w:top w:val="none" w:sz="0" w:space="0" w:color="auto"/>
        <w:left w:val="none" w:sz="0" w:space="0" w:color="auto"/>
        <w:bottom w:val="none" w:sz="0" w:space="0" w:color="auto"/>
        <w:right w:val="none" w:sz="0" w:space="0" w:color="auto"/>
      </w:divBdr>
    </w:div>
    <w:div w:id="1630356311">
      <w:bodyDiv w:val="1"/>
      <w:marLeft w:val="0"/>
      <w:marRight w:val="0"/>
      <w:marTop w:val="0"/>
      <w:marBottom w:val="0"/>
      <w:divBdr>
        <w:top w:val="none" w:sz="0" w:space="0" w:color="auto"/>
        <w:left w:val="none" w:sz="0" w:space="0" w:color="auto"/>
        <w:bottom w:val="none" w:sz="0" w:space="0" w:color="auto"/>
        <w:right w:val="none" w:sz="0" w:space="0" w:color="auto"/>
      </w:divBdr>
    </w:div>
    <w:div w:id="1630429707">
      <w:bodyDiv w:val="1"/>
      <w:marLeft w:val="0"/>
      <w:marRight w:val="0"/>
      <w:marTop w:val="0"/>
      <w:marBottom w:val="0"/>
      <w:divBdr>
        <w:top w:val="none" w:sz="0" w:space="0" w:color="auto"/>
        <w:left w:val="none" w:sz="0" w:space="0" w:color="auto"/>
        <w:bottom w:val="none" w:sz="0" w:space="0" w:color="auto"/>
        <w:right w:val="none" w:sz="0" w:space="0" w:color="auto"/>
      </w:divBdr>
    </w:div>
    <w:div w:id="1631202130">
      <w:bodyDiv w:val="1"/>
      <w:marLeft w:val="0"/>
      <w:marRight w:val="0"/>
      <w:marTop w:val="0"/>
      <w:marBottom w:val="0"/>
      <w:divBdr>
        <w:top w:val="none" w:sz="0" w:space="0" w:color="auto"/>
        <w:left w:val="none" w:sz="0" w:space="0" w:color="auto"/>
        <w:bottom w:val="none" w:sz="0" w:space="0" w:color="auto"/>
        <w:right w:val="none" w:sz="0" w:space="0" w:color="auto"/>
      </w:divBdr>
    </w:div>
    <w:div w:id="1631328285">
      <w:bodyDiv w:val="1"/>
      <w:marLeft w:val="0"/>
      <w:marRight w:val="0"/>
      <w:marTop w:val="0"/>
      <w:marBottom w:val="0"/>
      <w:divBdr>
        <w:top w:val="none" w:sz="0" w:space="0" w:color="auto"/>
        <w:left w:val="none" w:sz="0" w:space="0" w:color="auto"/>
        <w:bottom w:val="none" w:sz="0" w:space="0" w:color="auto"/>
        <w:right w:val="none" w:sz="0" w:space="0" w:color="auto"/>
      </w:divBdr>
    </w:div>
    <w:div w:id="1631403397">
      <w:bodyDiv w:val="1"/>
      <w:marLeft w:val="0"/>
      <w:marRight w:val="0"/>
      <w:marTop w:val="0"/>
      <w:marBottom w:val="0"/>
      <w:divBdr>
        <w:top w:val="none" w:sz="0" w:space="0" w:color="auto"/>
        <w:left w:val="none" w:sz="0" w:space="0" w:color="auto"/>
        <w:bottom w:val="none" w:sz="0" w:space="0" w:color="auto"/>
        <w:right w:val="none" w:sz="0" w:space="0" w:color="auto"/>
      </w:divBdr>
    </w:div>
    <w:div w:id="1631936278">
      <w:bodyDiv w:val="1"/>
      <w:marLeft w:val="0"/>
      <w:marRight w:val="0"/>
      <w:marTop w:val="0"/>
      <w:marBottom w:val="0"/>
      <w:divBdr>
        <w:top w:val="none" w:sz="0" w:space="0" w:color="auto"/>
        <w:left w:val="none" w:sz="0" w:space="0" w:color="auto"/>
        <w:bottom w:val="none" w:sz="0" w:space="0" w:color="auto"/>
        <w:right w:val="none" w:sz="0" w:space="0" w:color="auto"/>
      </w:divBdr>
    </w:div>
    <w:div w:id="1631941050">
      <w:bodyDiv w:val="1"/>
      <w:marLeft w:val="0"/>
      <w:marRight w:val="0"/>
      <w:marTop w:val="0"/>
      <w:marBottom w:val="0"/>
      <w:divBdr>
        <w:top w:val="none" w:sz="0" w:space="0" w:color="auto"/>
        <w:left w:val="none" w:sz="0" w:space="0" w:color="auto"/>
        <w:bottom w:val="none" w:sz="0" w:space="0" w:color="auto"/>
        <w:right w:val="none" w:sz="0" w:space="0" w:color="auto"/>
      </w:divBdr>
    </w:div>
    <w:div w:id="1632051223">
      <w:bodyDiv w:val="1"/>
      <w:marLeft w:val="0"/>
      <w:marRight w:val="0"/>
      <w:marTop w:val="0"/>
      <w:marBottom w:val="0"/>
      <w:divBdr>
        <w:top w:val="none" w:sz="0" w:space="0" w:color="auto"/>
        <w:left w:val="none" w:sz="0" w:space="0" w:color="auto"/>
        <w:bottom w:val="none" w:sz="0" w:space="0" w:color="auto"/>
        <w:right w:val="none" w:sz="0" w:space="0" w:color="auto"/>
      </w:divBdr>
    </w:div>
    <w:div w:id="1632129164">
      <w:bodyDiv w:val="1"/>
      <w:marLeft w:val="0"/>
      <w:marRight w:val="0"/>
      <w:marTop w:val="0"/>
      <w:marBottom w:val="0"/>
      <w:divBdr>
        <w:top w:val="none" w:sz="0" w:space="0" w:color="auto"/>
        <w:left w:val="none" w:sz="0" w:space="0" w:color="auto"/>
        <w:bottom w:val="none" w:sz="0" w:space="0" w:color="auto"/>
        <w:right w:val="none" w:sz="0" w:space="0" w:color="auto"/>
      </w:divBdr>
    </w:div>
    <w:div w:id="1632520784">
      <w:bodyDiv w:val="1"/>
      <w:marLeft w:val="0"/>
      <w:marRight w:val="0"/>
      <w:marTop w:val="0"/>
      <w:marBottom w:val="0"/>
      <w:divBdr>
        <w:top w:val="none" w:sz="0" w:space="0" w:color="auto"/>
        <w:left w:val="none" w:sz="0" w:space="0" w:color="auto"/>
        <w:bottom w:val="none" w:sz="0" w:space="0" w:color="auto"/>
        <w:right w:val="none" w:sz="0" w:space="0" w:color="auto"/>
      </w:divBdr>
    </w:div>
    <w:div w:id="1632905880">
      <w:bodyDiv w:val="1"/>
      <w:marLeft w:val="0"/>
      <w:marRight w:val="0"/>
      <w:marTop w:val="0"/>
      <w:marBottom w:val="0"/>
      <w:divBdr>
        <w:top w:val="none" w:sz="0" w:space="0" w:color="auto"/>
        <w:left w:val="none" w:sz="0" w:space="0" w:color="auto"/>
        <w:bottom w:val="none" w:sz="0" w:space="0" w:color="auto"/>
        <w:right w:val="none" w:sz="0" w:space="0" w:color="auto"/>
      </w:divBdr>
    </w:div>
    <w:div w:id="1633096799">
      <w:bodyDiv w:val="1"/>
      <w:marLeft w:val="0"/>
      <w:marRight w:val="0"/>
      <w:marTop w:val="0"/>
      <w:marBottom w:val="0"/>
      <w:divBdr>
        <w:top w:val="none" w:sz="0" w:space="0" w:color="auto"/>
        <w:left w:val="none" w:sz="0" w:space="0" w:color="auto"/>
        <w:bottom w:val="none" w:sz="0" w:space="0" w:color="auto"/>
        <w:right w:val="none" w:sz="0" w:space="0" w:color="auto"/>
      </w:divBdr>
    </w:div>
    <w:div w:id="1633363823">
      <w:bodyDiv w:val="1"/>
      <w:marLeft w:val="0"/>
      <w:marRight w:val="0"/>
      <w:marTop w:val="0"/>
      <w:marBottom w:val="0"/>
      <w:divBdr>
        <w:top w:val="none" w:sz="0" w:space="0" w:color="auto"/>
        <w:left w:val="none" w:sz="0" w:space="0" w:color="auto"/>
        <w:bottom w:val="none" w:sz="0" w:space="0" w:color="auto"/>
        <w:right w:val="none" w:sz="0" w:space="0" w:color="auto"/>
      </w:divBdr>
    </w:div>
    <w:div w:id="1633556200">
      <w:bodyDiv w:val="1"/>
      <w:marLeft w:val="0"/>
      <w:marRight w:val="0"/>
      <w:marTop w:val="0"/>
      <w:marBottom w:val="0"/>
      <w:divBdr>
        <w:top w:val="none" w:sz="0" w:space="0" w:color="auto"/>
        <w:left w:val="none" w:sz="0" w:space="0" w:color="auto"/>
        <w:bottom w:val="none" w:sz="0" w:space="0" w:color="auto"/>
        <w:right w:val="none" w:sz="0" w:space="0" w:color="auto"/>
      </w:divBdr>
    </w:div>
    <w:div w:id="1634091185">
      <w:bodyDiv w:val="1"/>
      <w:marLeft w:val="0"/>
      <w:marRight w:val="0"/>
      <w:marTop w:val="0"/>
      <w:marBottom w:val="0"/>
      <w:divBdr>
        <w:top w:val="none" w:sz="0" w:space="0" w:color="auto"/>
        <w:left w:val="none" w:sz="0" w:space="0" w:color="auto"/>
        <w:bottom w:val="none" w:sz="0" w:space="0" w:color="auto"/>
        <w:right w:val="none" w:sz="0" w:space="0" w:color="auto"/>
      </w:divBdr>
    </w:div>
    <w:div w:id="1634140274">
      <w:bodyDiv w:val="1"/>
      <w:marLeft w:val="0"/>
      <w:marRight w:val="0"/>
      <w:marTop w:val="0"/>
      <w:marBottom w:val="0"/>
      <w:divBdr>
        <w:top w:val="none" w:sz="0" w:space="0" w:color="auto"/>
        <w:left w:val="none" w:sz="0" w:space="0" w:color="auto"/>
        <w:bottom w:val="none" w:sz="0" w:space="0" w:color="auto"/>
        <w:right w:val="none" w:sz="0" w:space="0" w:color="auto"/>
      </w:divBdr>
    </w:div>
    <w:div w:id="1634208891">
      <w:bodyDiv w:val="1"/>
      <w:marLeft w:val="0"/>
      <w:marRight w:val="0"/>
      <w:marTop w:val="0"/>
      <w:marBottom w:val="0"/>
      <w:divBdr>
        <w:top w:val="none" w:sz="0" w:space="0" w:color="auto"/>
        <w:left w:val="none" w:sz="0" w:space="0" w:color="auto"/>
        <w:bottom w:val="none" w:sz="0" w:space="0" w:color="auto"/>
        <w:right w:val="none" w:sz="0" w:space="0" w:color="auto"/>
      </w:divBdr>
    </w:div>
    <w:div w:id="1634749825">
      <w:bodyDiv w:val="1"/>
      <w:marLeft w:val="0"/>
      <w:marRight w:val="0"/>
      <w:marTop w:val="0"/>
      <w:marBottom w:val="0"/>
      <w:divBdr>
        <w:top w:val="none" w:sz="0" w:space="0" w:color="auto"/>
        <w:left w:val="none" w:sz="0" w:space="0" w:color="auto"/>
        <w:bottom w:val="none" w:sz="0" w:space="0" w:color="auto"/>
        <w:right w:val="none" w:sz="0" w:space="0" w:color="auto"/>
      </w:divBdr>
    </w:div>
    <w:div w:id="1634796942">
      <w:bodyDiv w:val="1"/>
      <w:marLeft w:val="0"/>
      <w:marRight w:val="0"/>
      <w:marTop w:val="0"/>
      <w:marBottom w:val="0"/>
      <w:divBdr>
        <w:top w:val="none" w:sz="0" w:space="0" w:color="auto"/>
        <w:left w:val="none" w:sz="0" w:space="0" w:color="auto"/>
        <w:bottom w:val="none" w:sz="0" w:space="0" w:color="auto"/>
        <w:right w:val="none" w:sz="0" w:space="0" w:color="auto"/>
      </w:divBdr>
    </w:div>
    <w:div w:id="1635021341">
      <w:bodyDiv w:val="1"/>
      <w:marLeft w:val="0"/>
      <w:marRight w:val="0"/>
      <w:marTop w:val="0"/>
      <w:marBottom w:val="0"/>
      <w:divBdr>
        <w:top w:val="none" w:sz="0" w:space="0" w:color="auto"/>
        <w:left w:val="none" w:sz="0" w:space="0" w:color="auto"/>
        <w:bottom w:val="none" w:sz="0" w:space="0" w:color="auto"/>
        <w:right w:val="none" w:sz="0" w:space="0" w:color="auto"/>
      </w:divBdr>
    </w:div>
    <w:div w:id="1635256201">
      <w:bodyDiv w:val="1"/>
      <w:marLeft w:val="0"/>
      <w:marRight w:val="0"/>
      <w:marTop w:val="0"/>
      <w:marBottom w:val="0"/>
      <w:divBdr>
        <w:top w:val="none" w:sz="0" w:space="0" w:color="auto"/>
        <w:left w:val="none" w:sz="0" w:space="0" w:color="auto"/>
        <w:bottom w:val="none" w:sz="0" w:space="0" w:color="auto"/>
        <w:right w:val="none" w:sz="0" w:space="0" w:color="auto"/>
      </w:divBdr>
    </w:div>
    <w:div w:id="1635670959">
      <w:bodyDiv w:val="1"/>
      <w:marLeft w:val="0"/>
      <w:marRight w:val="0"/>
      <w:marTop w:val="0"/>
      <w:marBottom w:val="0"/>
      <w:divBdr>
        <w:top w:val="none" w:sz="0" w:space="0" w:color="auto"/>
        <w:left w:val="none" w:sz="0" w:space="0" w:color="auto"/>
        <w:bottom w:val="none" w:sz="0" w:space="0" w:color="auto"/>
        <w:right w:val="none" w:sz="0" w:space="0" w:color="auto"/>
      </w:divBdr>
    </w:div>
    <w:div w:id="1636058950">
      <w:bodyDiv w:val="1"/>
      <w:marLeft w:val="0"/>
      <w:marRight w:val="0"/>
      <w:marTop w:val="0"/>
      <w:marBottom w:val="0"/>
      <w:divBdr>
        <w:top w:val="none" w:sz="0" w:space="0" w:color="auto"/>
        <w:left w:val="none" w:sz="0" w:space="0" w:color="auto"/>
        <w:bottom w:val="none" w:sz="0" w:space="0" w:color="auto"/>
        <w:right w:val="none" w:sz="0" w:space="0" w:color="auto"/>
      </w:divBdr>
    </w:div>
    <w:div w:id="1636059061">
      <w:bodyDiv w:val="1"/>
      <w:marLeft w:val="0"/>
      <w:marRight w:val="0"/>
      <w:marTop w:val="0"/>
      <w:marBottom w:val="0"/>
      <w:divBdr>
        <w:top w:val="none" w:sz="0" w:space="0" w:color="auto"/>
        <w:left w:val="none" w:sz="0" w:space="0" w:color="auto"/>
        <w:bottom w:val="none" w:sz="0" w:space="0" w:color="auto"/>
        <w:right w:val="none" w:sz="0" w:space="0" w:color="auto"/>
      </w:divBdr>
    </w:div>
    <w:div w:id="1636252574">
      <w:bodyDiv w:val="1"/>
      <w:marLeft w:val="0"/>
      <w:marRight w:val="0"/>
      <w:marTop w:val="0"/>
      <w:marBottom w:val="0"/>
      <w:divBdr>
        <w:top w:val="none" w:sz="0" w:space="0" w:color="auto"/>
        <w:left w:val="none" w:sz="0" w:space="0" w:color="auto"/>
        <w:bottom w:val="none" w:sz="0" w:space="0" w:color="auto"/>
        <w:right w:val="none" w:sz="0" w:space="0" w:color="auto"/>
      </w:divBdr>
    </w:div>
    <w:div w:id="1636713207">
      <w:bodyDiv w:val="1"/>
      <w:marLeft w:val="0"/>
      <w:marRight w:val="0"/>
      <w:marTop w:val="0"/>
      <w:marBottom w:val="0"/>
      <w:divBdr>
        <w:top w:val="none" w:sz="0" w:space="0" w:color="auto"/>
        <w:left w:val="none" w:sz="0" w:space="0" w:color="auto"/>
        <w:bottom w:val="none" w:sz="0" w:space="0" w:color="auto"/>
        <w:right w:val="none" w:sz="0" w:space="0" w:color="auto"/>
      </w:divBdr>
    </w:div>
    <w:div w:id="1636988234">
      <w:bodyDiv w:val="1"/>
      <w:marLeft w:val="0"/>
      <w:marRight w:val="0"/>
      <w:marTop w:val="0"/>
      <w:marBottom w:val="0"/>
      <w:divBdr>
        <w:top w:val="none" w:sz="0" w:space="0" w:color="auto"/>
        <w:left w:val="none" w:sz="0" w:space="0" w:color="auto"/>
        <w:bottom w:val="none" w:sz="0" w:space="0" w:color="auto"/>
        <w:right w:val="none" w:sz="0" w:space="0" w:color="auto"/>
      </w:divBdr>
    </w:div>
    <w:div w:id="1637487696">
      <w:bodyDiv w:val="1"/>
      <w:marLeft w:val="0"/>
      <w:marRight w:val="0"/>
      <w:marTop w:val="0"/>
      <w:marBottom w:val="0"/>
      <w:divBdr>
        <w:top w:val="none" w:sz="0" w:space="0" w:color="auto"/>
        <w:left w:val="none" w:sz="0" w:space="0" w:color="auto"/>
        <w:bottom w:val="none" w:sz="0" w:space="0" w:color="auto"/>
        <w:right w:val="none" w:sz="0" w:space="0" w:color="auto"/>
      </w:divBdr>
    </w:div>
    <w:div w:id="1637493755">
      <w:bodyDiv w:val="1"/>
      <w:marLeft w:val="0"/>
      <w:marRight w:val="0"/>
      <w:marTop w:val="0"/>
      <w:marBottom w:val="0"/>
      <w:divBdr>
        <w:top w:val="none" w:sz="0" w:space="0" w:color="auto"/>
        <w:left w:val="none" w:sz="0" w:space="0" w:color="auto"/>
        <w:bottom w:val="none" w:sz="0" w:space="0" w:color="auto"/>
        <w:right w:val="none" w:sz="0" w:space="0" w:color="auto"/>
      </w:divBdr>
    </w:div>
    <w:div w:id="1637679533">
      <w:bodyDiv w:val="1"/>
      <w:marLeft w:val="0"/>
      <w:marRight w:val="0"/>
      <w:marTop w:val="0"/>
      <w:marBottom w:val="0"/>
      <w:divBdr>
        <w:top w:val="none" w:sz="0" w:space="0" w:color="auto"/>
        <w:left w:val="none" w:sz="0" w:space="0" w:color="auto"/>
        <w:bottom w:val="none" w:sz="0" w:space="0" w:color="auto"/>
        <w:right w:val="none" w:sz="0" w:space="0" w:color="auto"/>
      </w:divBdr>
    </w:div>
    <w:div w:id="1638027136">
      <w:bodyDiv w:val="1"/>
      <w:marLeft w:val="0"/>
      <w:marRight w:val="0"/>
      <w:marTop w:val="0"/>
      <w:marBottom w:val="0"/>
      <w:divBdr>
        <w:top w:val="none" w:sz="0" w:space="0" w:color="auto"/>
        <w:left w:val="none" w:sz="0" w:space="0" w:color="auto"/>
        <w:bottom w:val="none" w:sz="0" w:space="0" w:color="auto"/>
        <w:right w:val="none" w:sz="0" w:space="0" w:color="auto"/>
      </w:divBdr>
    </w:div>
    <w:div w:id="1638218061">
      <w:bodyDiv w:val="1"/>
      <w:marLeft w:val="0"/>
      <w:marRight w:val="0"/>
      <w:marTop w:val="0"/>
      <w:marBottom w:val="0"/>
      <w:divBdr>
        <w:top w:val="none" w:sz="0" w:space="0" w:color="auto"/>
        <w:left w:val="none" w:sz="0" w:space="0" w:color="auto"/>
        <w:bottom w:val="none" w:sz="0" w:space="0" w:color="auto"/>
        <w:right w:val="none" w:sz="0" w:space="0" w:color="auto"/>
      </w:divBdr>
    </w:div>
    <w:div w:id="1638221766">
      <w:bodyDiv w:val="1"/>
      <w:marLeft w:val="0"/>
      <w:marRight w:val="0"/>
      <w:marTop w:val="0"/>
      <w:marBottom w:val="0"/>
      <w:divBdr>
        <w:top w:val="none" w:sz="0" w:space="0" w:color="auto"/>
        <w:left w:val="none" w:sz="0" w:space="0" w:color="auto"/>
        <w:bottom w:val="none" w:sz="0" w:space="0" w:color="auto"/>
        <w:right w:val="none" w:sz="0" w:space="0" w:color="auto"/>
      </w:divBdr>
    </w:div>
    <w:div w:id="1638291180">
      <w:bodyDiv w:val="1"/>
      <w:marLeft w:val="0"/>
      <w:marRight w:val="0"/>
      <w:marTop w:val="0"/>
      <w:marBottom w:val="0"/>
      <w:divBdr>
        <w:top w:val="none" w:sz="0" w:space="0" w:color="auto"/>
        <w:left w:val="none" w:sz="0" w:space="0" w:color="auto"/>
        <w:bottom w:val="none" w:sz="0" w:space="0" w:color="auto"/>
        <w:right w:val="none" w:sz="0" w:space="0" w:color="auto"/>
      </w:divBdr>
    </w:div>
    <w:div w:id="1638411305">
      <w:bodyDiv w:val="1"/>
      <w:marLeft w:val="0"/>
      <w:marRight w:val="0"/>
      <w:marTop w:val="0"/>
      <w:marBottom w:val="0"/>
      <w:divBdr>
        <w:top w:val="none" w:sz="0" w:space="0" w:color="auto"/>
        <w:left w:val="none" w:sz="0" w:space="0" w:color="auto"/>
        <w:bottom w:val="none" w:sz="0" w:space="0" w:color="auto"/>
        <w:right w:val="none" w:sz="0" w:space="0" w:color="auto"/>
      </w:divBdr>
    </w:div>
    <w:div w:id="1638755979">
      <w:bodyDiv w:val="1"/>
      <w:marLeft w:val="0"/>
      <w:marRight w:val="0"/>
      <w:marTop w:val="0"/>
      <w:marBottom w:val="0"/>
      <w:divBdr>
        <w:top w:val="none" w:sz="0" w:space="0" w:color="auto"/>
        <w:left w:val="none" w:sz="0" w:space="0" w:color="auto"/>
        <w:bottom w:val="none" w:sz="0" w:space="0" w:color="auto"/>
        <w:right w:val="none" w:sz="0" w:space="0" w:color="auto"/>
      </w:divBdr>
    </w:div>
    <w:div w:id="1638998442">
      <w:bodyDiv w:val="1"/>
      <w:marLeft w:val="0"/>
      <w:marRight w:val="0"/>
      <w:marTop w:val="0"/>
      <w:marBottom w:val="0"/>
      <w:divBdr>
        <w:top w:val="none" w:sz="0" w:space="0" w:color="auto"/>
        <w:left w:val="none" w:sz="0" w:space="0" w:color="auto"/>
        <w:bottom w:val="none" w:sz="0" w:space="0" w:color="auto"/>
        <w:right w:val="none" w:sz="0" w:space="0" w:color="auto"/>
      </w:divBdr>
    </w:div>
    <w:div w:id="1641154911">
      <w:bodyDiv w:val="1"/>
      <w:marLeft w:val="0"/>
      <w:marRight w:val="0"/>
      <w:marTop w:val="0"/>
      <w:marBottom w:val="0"/>
      <w:divBdr>
        <w:top w:val="none" w:sz="0" w:space="0" w:color="auto"/>
        <w:left w:val="none" w:sz="0" w:space="0" w:color="auto"/>
        <w:bottom w:val="none" w:sz="0" w:space="0" w:color="auto"/>
        <w:right w:val="none" w:sz="0" w:space="0" w:color="auto"/>
      </w:divBdr>
    </w:div>
    <w:div w:id="1641425830">
      <w:bodyDiv w:val="1"/>
      <w:marLeft w:val="0"/>
      <w:marRight w:val="0"/>
      <w:marTop w:val="0"/>
      <w:marBottom w:val="0"/>
      <w:divBdr>
        <w:top w:val="none" w:sz="0" w:space="0" w:color="auto"/>
        <w:left w:val="none" w:sz="0" w:space="0" w:color="auto"/>
        <w:bottom w:val="none" w:sz="0" w:space="0" w:color="auto"/>
        <w:right w:val="none" w:sz="0" w:space="0" w:color="auto"/>
      </w:divBdr>
    </w:div>
    <w:div w:id="1641812168">
      <w:bodyDiv w:val="1"/>
      <w:marLeft w:val="0"/>
      <w:marRight w:val="0"/>
      <w:marTop w:val="0"/>
      <w:marBottom w:val="0"/>
      <w:divBdr>
        <w:top w:val="none" w:sz="0" w:space="0" w:color="auto"/>
        <w:left w:val="none" w:sz="0" w:space="0" w:color="auto"/>
        <w:bottom w:val="none" w:sz="0" w:space="0" w:color="auto"/>
        <w:right w:val="none" w:sz="0" w:space="0" w:color="auto"/>
      </w:divBdr>
    </w:div>
    <w:div w:id="1642269932">
      <w:bodyDiv w:val="1"/>
      <w:marLeft w:val="0"/>
      <w:marRight w:val="0"/>
      <w:marTop w:val="0"/>
      <w:marBottom w:val="0"/>
      <w:divBdr>
        <w:top w:val="none" w:sz="0" w:space="0" w:color="auto"/>
        <w:left w:val="none" w:sz="0" w:space="0" w:color="auto"/>
        <w:bottom w:val="none" w:sz="0" w:space="0" w:color="auto"/>
        <w:right w:val="none" w:sz="0" w:space="0" w:color="auto"/>
      </w:divBdr>
    </w:div>
    <w:div w:id="1642272088">
      <w:bodyDiv w:val="1"/>
      <w:marLeft w:val="0"/>
      <w:marRight w:val="0"/>
      <w:marTop w:val="0"/>
      <w:marBottom w:val="0"/>
      <w:divBdr>
        <w:top w:val="none" w:sz="0" w:space="0" w:color="auto"/>
        <w:left w:val="none" w:sz="0" w:space="0" w:color="auto"/>
        <w:bottom w:val="none" w:sz="0" w:space="0" w:color="auto"/>
        <w:right w:val="none" w:sz="0" w:space="0" w:color="auto"/>
      </w:divBdr>
    </w:div>
    <w:div w:id="1642420331">
      <w:bodyDiv w:val="1"/>
      <w:marLeft w:val="0"/>
      <w:marRight w:val="0"/>
      <w:marTop w:val="0"/>
      <w:marBottom w:val="0"/>
      <w:divBdr>
        <w:top w:val="none" w:sz="0" w:space="0" w:color="auto"/>
        <w:left w:val="none" w:sz="0" w:space="0" w:color="auto"/>
        <w:bottom w:val="none" w:sz="0" w:space="0" w:color="auto"/>
        <w:right w:val="none" w:sz="0" w:space="0" w:color="auto"/>
      </w:divBdr>
    </w:div>
    <w:div w:id="1642495896">
      <w:bodyDiv w:val="1"/>
      <w:marLeft w:val="0"/>
      <w:marRight w:val="0"/>
      <w:marTop w:val="0"/>
      <w:marBottom w:val="0"/>
      <w:divBdr>
        <w:top w:val="none" w:sz="0" w:space="0" w:color="auto"/>
        <w:left w:val="none" w:sz="0" w:space="0" w:color="auto"/>
        <w:bottom w:val="none" w:sz="0" w:space="0" w:color="auto"/>
        <w:right w:val="none" w:sz="0" w:space="0" w:color="auto"/>
      </w:divBdr>
    </w:div>
    <w:div w:id="1642612205">
      <w:bodyDiv w:val="1"/>
      <w:marLeft w:val="0"/>
      <w:marRight w:val="0"/>
      <w:marTop w:val="0"/>
      <w:marBottom w:val="0"/>
      <w:divBdr>
        <w:top w:val="none" w:sz="0" w:space="0" w:color="auto"/>
        <w:left w:val="none" w:sz="0" w:space="0" w:color="auto"/>
        <w:bottom w:val="none" w:sz="0" w:space="0" w:color="auto"/>
        <w:right w:val="none" w:sz="0" w:space="0" w:color="auto"/>
      </w:divBdr>
    </w:div>
    <w:div w:id="1642996098">
      <w:bodyDiv w:val="1"/>
      <w:marLeft w:val="0"/>
      <w:marRight w:val="0"/>
      <w:marTop w:val="0"/>
      <w:marBottom w:val="0"/>
      <w:divBdr>
        <w:top w:val="none" w:sz="0" w:space="0" w:color="auto"/>
        <w:left w:val="none" w:sz="0" w:space="0" w:color="auto"/>
        <w:bottom w:val="none" w:sz="0" w:space="0" w:color="auto"/>
        <w:right w:val="none" w:sz="0" w:space="0" w:color="auto"/>
      </w:divBdr>
    </w:div>
    <w:div w:id="1643195952">
      <w:bodyDiv w:val="1"/>
      <w:marLeft w:val="0"/>
      <w:marRight w:val="0"/>
      <w:marTop w:val="0"/>
      <w:marBottom w:val="0"/>
      <w:divBdr>
        <w:top w:val="none" w:sz="0" w:space="0" w:color="auto"/>
        <w:left w:val="none" w:sz="0" w:space="0" w:color="auto"/>
        <w:bottom w:val="none" w:sz="0" w:space="0" w:color="auto"/>
        <w:right w:val="none" w:sz="0" w:space="0" w:color="auto"/>
      </w:divBdr>
    </w:div>
    <w:div w:id="1643273642">
      <w:bodyDiv w:val="1"/>
      <w:marLeft w:val="0"/>
      <w:marRight w:val="0"/>
      <w:marTop w:val="0"/>
      <w:marBottom w:val="0"/>
      <w:divBdr>
        <w:top w:val="none" w:sz="0" w:space="0" w:color="auto"/>
        <w:left w:val="none" w:sz="0" w:space="0" w:color="auto"/>
        <w:bottom w:val="none" w:sz="0" w:space="0" w:color="auto"/>
        <w:right w:val="none" w:sz="0" w:space="0" w:color="auto"/>
      </w:divBdr>
    </w:div>
    <w:div w:id="1643850007">
      <w:bodyDiv w:val="1"/>
      <w:marLeft w:val="0"/>
      <w:marRight w:val="0"/>
      <w:marTop w:val="0"/>
      <w:marBottom w:val="0"/>
      <w:divBdr>
        <w:top w:val="none" w:sz="0" w:space="0" w:color="auto"/>
        <w:left w:val="none" w:sz="0" w:space="0" w:color="auto"/>
        <w:bottom w:val="none" w:sz="0" w:space="0" w:color="auto"/>
        <w:right w:val="none" w:sz="0" w:space="0" w:color="auto"/>
      </w:divBdr>
    </w:div>
    <w:div w:id="1644627205">
      <w:bodyDiv w:val="1"/>
      <w:marLeft w:val="0"/>
      <w:marRight w:val="0"/>
      <w:marTop w:val="0"/>
      <w:marBottom w:val="0"/>
      <w:divBdr>
        <w:top w:val="none" w:sz="0" w:space="0" w:color="auto"/>
        <w:left w:val="none" w:sz="0" w:space="0" w:color="auto"/>
        <w:bottom w:val="none" w:sz="0" w:space="0" w:color="auto"/>
        <w:right w:val="none" w:sz="0" w:space="0" w:color="auto"/>
      </w:divBdr>
    </w:div>
    <w:div w:id="1645088434">
      <w:bodyDiv w:val="1"/>
      <w:marLeft w:val="0"/>
      <w:marRight w:val="0"/>
      <w:marTop w:val="0"/>
      <w:marBottom w:val="0"/>
      <w:divBdr>
        <w:top w:val="none" w:sz="0" w:space="0" w:color="auto"/>
        <w:left w:val="none" w:sz="0" w:space="0" w:color="auto"/>
        <w:bottom w:val="none" w:sz="0" w:space="0" w:color="auto"/>
        <w:right w:val="none" w:sz="0" w:space="0" w:color="auto"/>
      </w:divBdr>
    </w:div>
    <w:div w:id="1645310166">
      <w:bodyDiv w:val="1"/>
      <w:marLeft w:val="0"/>
      <w:marRight w:val="0"/>
      <w:marTop w:val="0"/>
      <w:marBottom w:val="0"/>
      <w:divBdr>
        <w:top w:val="none" w:sz="0" w:space="0" w:color="auto"/>
        <w:left w:val="none" w:sz="0" w:space="0" w:color="auto"/>
        <w:bottom w:val="none" w:sz="0" w:space="0" w:color="auto"/>
        <w:right w:val="none" w:sz="0" w:space="0" w:color="auto"/>
      </w:divBdr>
    </w:div>
    <w:div w:id="1645351144">
      <w:bodyDiv w:val="1"/>
      <w:marLeft w:val="0"/>
      <w:marRight w:val="0"/>
      <w:marTop w:val="0"/>
      <w:marBottom w:val="0"/>
      <w:divBdr>
        <w:top w:val="none" w:sz="0" w:space="0" w:color="auto"/>
        <w:left w:val="none" w:sz="0" w:space="0" w:color="auto"/>
        <w:bottom w:val="none" w:sz="0" w:space="0" w:color="auto"/>
        <w:right w:val="none" w:sz="0" w:space="0" w:color="auto"/>
      </w:divBdr>
    </w:div>
    <w:div w:id="1645620152">
      <w:bodyDiv w:val="1"/>
      <w:marLeft w:val="0"/>
      <w:marRight w:val="0"/>
      <w:marTop w:val="0"/>
      <w:marBottom w:val="0"/>
      <w:divBdr>
        <w:top w:val="none" w:sz="0" w:space="0" w:color="auto"/>
        <w:left w:val="none" w:sz="0" w:space="0" w:color="auto"/>
        <w:bottom w:val="none" w:sz="0" w:space="0" w:color="auto"/>
        <w:right w:val="none" w:sz="0" w:space="0" w:color="auto"/>
      </w:divBdr>
    </w:div>
    <w:div w:id="1645743167">
      <w:bodyDiv w:val="1"/>
      <w:marLeft w:val="0"/>
      <w:marRight w:val="0"/>
      <w:marTop w:val="0"/>
      <w:marBottom w:val="0"/>
      <w:divBdr>
        <w:top w:val="none" w:sz="0" w:space="0" w:color="auto"/>
        <w:left w:val="none" w:sz="0" w:space="0" w:color="auto"/>
        <w:bottom w:val="none" w:sz="0" w:space="0" w:color="auto"/>
        <w:right w:val="none" w:sz="0" w:space="0" w:color="auto"/>
      </w:divBdr>
    </w:div>
    <w:div w:id="1646204412">
      <w:bodyDiv w:val="1"/>
      <w:marLeft w:val="0"/>
      <w:marRight w:val="0"/>
      <w:marTop w:val="0"/>
      <w:marBottom w:val="0"/>
      <w:divBdr>
        <w:top w:val="none" w:sz="0" w:space="0" w:color="auto"/>
        <w:left w:val="none" w:sz="0" w:space="0" w:color="auto"/>
        <w:bottom w:val="none" w:sz="0" w:space="0" w:color="auto"/>
        <w:right w:val="none" w:sz="0" w:space="0" w:color="auto"/>
      </w:divBdr>
    </w:div>
    <w:div w:id="1646276591">
      <w:bodyDiv w:val="1"/>
      <w:marLeft w:val="0"/>
      <w:marRight w:val="0"/>
      <w:marTop w:val="0"/>
      <w:marBottom w:val="0"/>
      <w:divBdr>
        <w:top w:val="none" w:sz="0" w:space="0" w:color="auto"/>
        <w:left w:val="none" w:sz="0" w:space="0" w:color="auto"/>
        <w:bottom w:val="none" w:sz="0" w:space="0" w:color="auto"/>
        <w:right w:val="none" w:sz="0" w:space="0" w:color="auto"/>
      </w:divBdr>
    </w:div>
    <w:div w:id="1646661058">
      <w:bodyDiv w:val="1"/>
      <w:marLeft w:val="0"/>
      <w:marRight w:val="0"/>
      <w:marTop w:val="0"/>
      <w:marBottom w:val="0"/>
      <w:divBdr>
        <w:top w:val="none" w:sz="0" w:space="0" w:color="auto"/>
        <w:left w:val="none" w:sz="0" w:space="0" w:color="auto"/>
        <w:bottom w:val="none" w:sz="0" w:space="0" w:color="auto"/>
        <w:right w:val="none" w:sz="0" w:space="0" w:color="auto"/>
      </w:divBdr>
    </w:div>
    <w:div w:id="1646734406">
      <w:bodyDiv w:val="1"/>
      <w:marLeft w:val="0"/>
      <w:marRight w:val="0"/>
      <w:marTop w:val="0"/>
      <w:marBottom w:val="0"/>
      <w:divBdr>
        <w:top w:val="none" w:sz="0" w:space="0" w:color="auto"/>
        <w:left w:val="none" w:sz="0" w:space="0" w:color="auto"/>
        <w:bottom w:val="none" w:sz="0" w:space="0" w:color="auto"/>
        <w:right w:val="none" w:sz="0" w:space="0" w:color="auto"/>
      </w:divBdr>
    </w:div>
    <w:div w:id="1646930166">
      <w:bodyDiv w:val="1"/>
      <w:marLeft w:val="0"/>
      <w:marRight w:val="0"/>
      <w:marTop w:val="0"/>
      <w:marBottom w:val="0"/>
      <w:divBdr>
        <w:top w:val="none" w:sz="0" w:space="0" w:color="auto"/>
        <w:left w:val="none" w:sz="0" w:space="0" w:color="auto"/>
        <w:bottom w:val="none" w:sz="0" w:space="0" w:color="auto"/>
        <w:right w:val="none" w:sz="0" w:space="0" w:color="auto"/>
      </w:divBdr>
    </w:div>
    <w:div w:id="1647081757">
      <w:bodyDiv w:val="1"/>
      <w:marLeft w:val="0"/>
      <w:marRight w:val="0"/>
      <w:marTop w:val="0"/>
      <w:marBottom w:val="0"/>
      <w:divBdr>
        <w:top w:val="none" w:sz="0" w:space="0" w:color="auto"/>
        <w:left w:val="none" w:sz="0" w:space="0" w:color="auto"/>
        <w:bottom w:val="none" w:sz="0" w:space="0" w:color="auto"/>
        <w:right w:val="none" w:sz="0" w:space="0" w:color="auto"/>
      </w:divBdr>
    </w:div>
    <w:div w:id="1647314476">
      <w:bodyDiv w:val="1"/>
      <w:marLeft w:val="0"/>
      <w:marRight w:val="0"/>
      <w:marTop w:val="0"/>
      <w:marBottom w:val="0"/>
      <w:divBdr>
        <w:top w:val="none" w:sz="0" w:space="0" w:color="auto"/>
        <w:left w:val="none" w:sz="0" w:space="0" w:color="auto"/>
        <w:bottom w:val="none" w:sz="0" w:space="0" w:color="auto"/>
        <w:right w:val="none" w:sz="0" w:space="0" w:color="auto"/>
      </w:divBdr>
    </w:div>
    <w:div w:id="1647317622">
      <w:bodyDiv w:val="1"/>
      <w:marLeft w:val="0"/>
      <w:marRight w:val="0"/>
      <w:marTop w:val="0"/>
      <w:marBottom w:val="0"/>
      <w:divBdr>
        <w:top w:val="none" w:sz="0" w:space="0" w:color="auto"/>
        <w:left w:val="none" w:sz="0" w:space="0" w:color="auto"/>
        <w:bottom w:val="none" w:sz="0" w:space="0" w:color="auto"/>
        <w:right w:val="none" w:sz="0" w:space="0" w:color="auto"/>
      </w:divBdr>
    </w:div>
    <w:div w:id="1647902903">
      <w:bodyDiv w:val="1"/>
      <w:marLeft w:val="0"/>
      <w:marRight w:val="0"/>
      <w:marTop w:val="0"/>
      <w:marBottom w:val="0"/>
      <w:divBdr>
        <w:top w:val="none" w:sz="0" w:space="0" w:color="auto"/>
        <w:left w:val="none" w:sz="0" w:space="0" w:color="auto"/>
        <w:bottom w:val="none" w:sz="0" w:space="0" w:color="auto"/>
        <w:right w:val="none" w:sz="0" w:space="0" w:color="auto"/>
      </w:divBdr>
    </w:div>
    <w:div w:id="1648392644">
      <w:bodyDiv w:val="1"/>
      <w:marLeft w:val="0"/>
      <w:marRight w:val="0"/>
      <w:marTop w:val="0"/>
      <w:marBottom w:val="0"/>
      <w:divBdr>
        <w:top w:val="none" w:sz="0" w:space="0" w:color="auto"/>
        <w:left w:val="none" w:sz="0" w:space="0" w:color="auto"/>
        <w:bottom w:val="none" w:sz="0" w:space="0" w:color="auto"/>
        <w:right w:val="none" w:sz="0" w:space="0" w:color="auto"/>
      </w:divBdr>
    </w:div>
    <w:div w:id="1648625287">
      <w:bodyDiv w:val="1"/>
      <w:marLeft w:val="0"/>
      <w:marRight w:val="0"/>
      <w:marTop w:val="0"/>
      <w:marBottom w:val="0"/>
      <w:divBdr>
        <w:top w:val="none" w:sz="0" w:space="0" w:color="auto"/>
        <w:left w:val="none" w:sz="0" w:space="0" w:color="auto"/>
        <w:bottom w:val="none" w:sz="0" w:space="0" w:color="auto"/>
        <w:right w:val="none" w:sz="0" w:space="0" w:color="auto"/>
      </w:divBdr>
    </w:div>
    <w:div w:id="1648775705">
      <w:bodyDiv w:val="1"/>
      <w:marLeft w:val="0"/>
      <w:marRight w:val="0"/>
      <w:marTop w:val="0"/>
      <w:marBottom w:val="0"/>
      <w:divBdr>
        <w:top w:val="none" w:sz="0" w:space="0" w:color="auto"/>
        <w:left w:val="none" w:sz="0" w:space="0" w:color="auto"/>
        <w:bottom w:val="none" w:sz="0" w:space="0" w:color="auto"/>
        <w:right w:val="none" w:sz="0" w:space="0" w:color="auto"/>
      </w:divBdr>
    </w:div>
    <w:div w:id="1648898097">
      <w:bodyDiv w:val="1"/>
      <w:marLeft w:val="0"/>
      <w:marRight w:val="0"/>
      <w:marTop w:val="0"/>
      <w:marBottom w:val="0"/>
      <w:divBdr>
        <w:top w:val="none" w:sz="0" w:space="0" w:color="auto"/>
        <w:left w:val="none" w:sz="0" w:space="0" w:color="auto"/>
        <w:bottom w:val="none" w:sz="0" w:space="0" w:color="auto"/>
        <w:right w:val="none" w:sz="0" w:space="0" w:color="auto"/>
      </w:divBdr>
    </w:div>
    <w:div w:id="1648970712">
      <w:bodyDiv w:val="1"/>
      <w:marLeft w:val="0"/>
      <w:marRight w:val="0"/>
      <w:marTop w:val="0"/>
      <w:marBottom w:val="0"/>
      <w:divBdr>
        <w:top w:val="none" w:sz="0" w:space="0" w:color="auto"/>
        <w:left w:val="none" w:sz="0" w:space="0" w:color="auto"/>
        <w:bottom w:val="none" w:sz="0" w:space="0" w:color="auto"/>
        <w:right w:val="none" w:sz="0" w:space="0" w:color="auto"/>
      </w:divBdr>
    </w:div>
    <w:div w:id="1649746416">
      <w:bodyDiv w:val="1"/>
      <w:marLeft w:val="0"/>
      <w:marRight w:val="0"/>
      <w:marTop w:val="0"/>
      <w:marBottom w:val="0"/>
      <w:divBdr>
        <w:top w:val="none" w:sz="0" w:space="0" w:color="auto"/>
        <w:left w:val="none" w:sz="0" w:space="0" w:color="auto"/>
        <w:bottom w:val="none" w:sz="0" w:space="0" w:color="auto"/>
        <w:right w:val="none" w:sz="0" w:space="0" w:color="auto"/>
      </w:divBdr>
    </w:div>
    <w:div w:id="1650942372">
      <w:bodyDiv w:val="1"/>
      <w:marLeft w:val="0"/>
      <w:marRight w:val="0"/>
      <w:marTop w:val="0"/>
      <w:marBottom w:val="0"/>
      <w:divBdr>
        <w:top w:val="none" w:sz="0" w:space="0" w:color="auto"/>
        <w:left w:val="none" w:sz="0" w:space="0" w:color="auto"/>
        <w:bottom w:val="none" w:sz="0" w:space="0" w:color="auto"/>
        <w:right w:val="none" w:sz="0" w:space="0" w:color="auto"/>
      </w:divBdr>
    </w:div>
    <w:div w:id="1651472086">
      <w:bodyDiv w:val="1"/>
      <w:marLeft w:val="0"/>
      <w:marRight w:val="0"/>
      <w:marTop w:val="0"/>
      <w:marBottom w:val="0"/>
      <w:divBdr>
        <w:top w:val="none" w:sz="0" w:space="0" w:color="auto"/>
        <w:left w:val="none" w:sz="0" w:space="0" w:color="auto"/>
        <w:bottom w:val="none" w:sz="0" w:space="0" w:color="auto"/>
        <w:right w:val="none" w:sz="0" w:space="0" w:color="auto"/>
      </w:divBdr>
    </w:div>
    <w:div w:id="1652715206">
      <w:bodyDiv w:val="1"/>
      <w:marLeft w:val="0"/>
      <w:marRight w:val="0"/>
      <w:marTop w:val="0"/>
      <w:marBottom w:val="0"/>
      <w:divBdr>
        <w:top w:val="none" w:sz="0" w:space="0" w:color="auto"/>
        <w:left w:val="none" w:sz="0" w:space="0" w:color="auto"/>
        <w:bottom w:val="none" w:sz="0" w:space="0" w:color="auto"/>
        <w:right w:val="none" w:sz="0" w:space="0" w:color="auto"/>
      </w:divBdr>
    </w:div>
    <w:div w:id="1652755481">
      <w:bodyDiv w:val="1"/>
      <w:marLeft w:val="0"/>
      <w:marRight w:val="0"/>
      <w:marTop w:val="0"/>
      <w:marBottom w:val="0"/>
      <w:divBdr>
        <w:top w:val="none" w:sz="0" w:space="0" w:color="auto"/>
        <w:left w:val="none" w:sz="0" w:space="0" w:color="auto"/>
        <w:bottom w:val="none" w:sz="0" w:space="0" w:color="auto"/>
        <w:right w:val="none" w:sz="0" w:space="0" w:color="auto"/>
      </w:divBdr>
    </w:div>
    <w:div w:id="1652976430">
      <w:bodyDiv w:val="1"/>
      <w:marLeft w:val="0"/>
      <w:marRight w:val="0"/>
      <w:marTop w:val="0"/>
      <w:marBottom w:val="0"/>
      <w:divBdr>
        <w:top w:val="none" w:sz="0" w:space="0" w:color="auto"/>
        <w:left w:val="none" w:sz="0" w:space="0" w:color="auto"/>
        <w:bottom w:val="none" w:sz="0" w:space="0" w:color="auto"/>
        <w:right w:val="none" w:sz="0" w:space="0" w:color="auto"/>
      </w:divBdr>
    </w:div>
    <w:div w:id="1653286895">
      <w:bodyDiv w:val="1"/>
      <w:marLeft w:val="0"/>
      <w:marRight w:val="0"/>
      <w:marTop w:val="0"/>
      <w:marBottom w:val="0"/>
      <w:divBdr>
        <w:top w:val="none" w:sz="0" w:space="0" w:color="auto"/>
        <w:left w:val="none" w:sz="0" w:space="0" w:color="auto"/>
        <w:bottom w:val="none" w:sz="0" w:space="0" w:color="auto"/>
        <w:right w:val="none" w:sz="0" w:space="0" w:color="auto"/>
      </w:divBdr>
    </w:div>
    <w:div w:id="1654918209">
      <w:bodyDiv w:val="1"/>
      <w:marLeft w:val="0"/>
      <w:marRight w:val="0"/>
      <w:marTop w:val="0"/>
      <w:marBottom w:val="0"/>
      <w:divBdr>
        <w:top w:val="none" w:sz="0" w:space="0" w:color="auto"/>
        <w:left w:val="none" w:sz="0" w:space="0" w:color="auto"/>
        <w:bottom w:val="none" w:sz="0" w:space="0" w:color="auto"/>
        <w:right w:val="none" w:sz="0" w:space="0" w:color="auto"/>
      </w:divBdr>
    </w:div>
    <w:div w:id="1655180487">
      <w:bodyDiv w:val="1"/>
      <w:marLeft w:val="0"/>
      <w:marRight w:val="0"/>
      <w:marTop w:val="0"/>
      <w:marBottom w:val="0"/>
      <w:divBdr>
        <w:top w:val="none" w:sz="0" w:space="0" w:color="auto"/>
        <w:left w:val="none" w:sz="0" w:space="0" w:color="auto"/>
        <w:bottom w:val="none" w:sz="0" w:space="0" w:color="auto"/>
        <w:right w:val="none" w:sz="0" w:space="0" w:color="auto"/>
      </w:divBdr>
    </w:div>
    <w:div w:id="1655790695">
      <w:bodyDiv w:val="1"/>
      <w:marLeft w:val="0"/>
      <w:marRight w:val="0"/>
      <w:marTop w:val="0"/>
      <w:marBottom w:val="0"/>
      <w:divBdr>
        <w:top w:val="none" w:sz="0" w:space="0" w:color="auto"/>
        <w:left w:val="none" w:sz="0" w:space="0" w:color="auto"/>
        <w:bottom w:val="none" w:sz="0" w:space="0" w:color="auto"/>
        <w:right w:val="none" w:sz="0" w:space="0" w:color="auto"/>
      </w:divBdr>
    </w:div>
    <w:div w:id="1655914355">
      <w:bodyDiv w:val="1"/>
      <w:marLeft w:val="0"/>
      <w:marRight w:val="0"/>
      <w:marTop w:val="0"/>
      <w:marBottom w:val="0"/>
      <w:divBdr>
        <w:top w:val="none" w:sz="0" w:space="0" w:color="auto"/>
        <w:left w:val="none" w:sz="0" w:space="0" w:color="auto"/>
        <w:bottom w:val="none" w:sz="0" w:space="0" w:color="auto"/>
        <w:right w:val="none" w:sz="0" w:space="0" w:color="auto"/>
      </w:divBdr>
    </w:div>
    <w:div w:id="1656570733">
      <w:bodyDiv w:val="1"/>
      <w:marLeft w:val="0"/>
      <w:marRight w:val="0"/>
      <w:marTop w:val="0"/>
      <w:marBottom w:val="0"/>
      <w:divBdr>
        <w:top w:val="none" w:sz="0" w:space="0" w:color="auto"/>
        <w:left w:val="none" w:sz="0" w:space="0" w:color="auto"/>
        <w:bottom w:val="none" w:sz="0" w:space="0" w:color="auto"/>
        <w:right w:val="none" w:sz="0" w:space="0" w:color="auto"/>
      </w:divBdr>
    </w:div>
    <w:div w:id="1656911632">
      <w:bodyDiv w:val="1"/>
      <w:marLeft w:val="0"/>
      <w:marRight w:val="0"/>
      <w:marTop w:val="0"/>
      <w:marBottom w:val="0"/>
      <w:divBdr>
        <w:top w:val="none" w:sz="0" w:space="0" w:color="auto"/>
        <w:left w:val="none" w:sz="0" w:space="0" w:color="auto"/>
        <w:bottom w:val="none" w:sz="0" w:space="0" w:color="auto"/>
        <w:right w:val="none" w:sz="0" w:space="0" w:color="auto"/>
      </w:divBdr>
    </w:div>
    <w:div w:id="1656957177">
      <w:bodyDiv w:val="1"/>
      <w:marLeft w:val="0"/>
      <w:marRight w:val="0"/>
      <w:marTop w:val="0"/>
      <w:marBottom w:val="0"/>
      <w:divBdr>
        <w:top w:val="none" w:sz="0" w:space="0" w:color="auto"/>
        <w:left w:val="none" w:sz="0" w:space="0" w:color="auto"/>
        <w:bottom w:val="none" w:sz="0" w:space="0" w:color="auto"/>
        <w:right w:val="none" w:sz="0" w:space="0" w:color="auto"/>
      </w:divBdr>
    </w:div>
    <w:div w:id="1657221689">
      <w:bodyDiv w:val="1"/>
      <w:marLeft w:val="0"/>
      <w:marRight w:val="0"/>
      <w:marTop w:val="0"/>
      <w:marBottom w:val="0"/>
      <w:divBdr>
        <w:top w:val="none" w:sz="0" w:space="0" w:color="auto"/>
        <w:left w:val="none" w:sz="0" w:space="0" w:color="auto"/>
        <w:bottom w:val="none" w:sz="0" w:space="0" w:color="auto"/>
        <w:right w:val="none" w:sz="0" w:space="0" w:color="auto"/>
      </w:divBdr>
    </w:div>
    <w:div w:id="1657567650">
      <w:bodyDiv w:val="1"/>
      <w:marLeft w:val="0"/>
      <w:marRight w:val="0"/>
      <w:marTop w:val="0"/>
      <w:marBottom w:val="0"/>
      <w:divBdr>
        <w:top w:val="none" w:sz="0" w:space="0" w:color="auto"/>
        <w:left w:val="none" w:sz="0" w:space="0" w:color="auto"/>
        <w:bottom w:val="none" w:sz="0" w:space="0" w:color="auto"/>
        <w:right w:val="none" w:sz="0" w:space="0" w:color="auto"/>
      </w:divBdr>
    </w:div>
    <w:div w:id="1657757973">
      <w:bodyDiv w:val="1"/>
      <w:marLeft w:val="0"/>
      <w:marRight w:val="0"/>
      <w:marTop w:val="0"/>
      <w:marBottom w:val="0"/>
      <w:divBdr>
        <w:top w:val="none" w:sz="0" w:space="0" w:color="auto"/>
        <w:left w:val="none" w:sz="0" w:space="0" w:color="auto"/>
        <w:bottom w:val="none" w:sz="0" w:space="0" w:color="auto"/>
        <w:right w:val="none" w:sz="0" w:space="0" w:color="auto"/>
      </w:divBdr>
    </w:div>
    <w:div w:id="1658194206">
      <w:bodyDiv w:val="1"/>
      <w:marLeft w:val="0"/>
      <w:marRight w:val="0"/>
      <w:marTop w:val="0"/>
      <w:marBottom w:val="0"/>
      <w:divBdr>
        <w:top w:val="none" w:sz="0" w:space="0" w:color="auto"/>
        <w:left w:val="none" w:sz="0" w:space="0" w:color="auto"/>
        <w:bottom w:val="none" w:sz="0" w:space="0" w:color="auto"/>
        <w:right w:val="none" w:sz="0" w:space="0" w:color="auto"/>
      </w:divBdr>
    </w:div>
    <w:div w:id="1658217646">
      <w:bodyDiv w:val="1"/>
      <w:marLeft w:val="0"/>
      <w:marRight w:val="0"/>
      <w:marTop w:val="0"/>
      <w:marBottom w:val="0"/>
      <w:divBdr>
        <w:top w:val="none" w:sz="0" w:space="0" w:color="auto"/>
        <w:left w:val="none" w:sz="0" w:space="0" w:color="auto"/>
        <w:bottom w:val="none" w:sz="0" w:space="0" w:color="auto"/>
        <w:right w:val="none" w:sz="0" w:space="0" w:color="auto"/>
      </w:divBdr>
    </w:div>
    <w:div w:id="1658417143">
      <w:bodyDiv w:val="1"/>
      <w:marLeft w:val="0"/>
      <w:marRight w:val="0"/>
      <w:marTop w:val="0"/>
      <w:marBottom w:val="0"/>
      <w:divBdr>
        <w:top w:val="none" w:sz="0" w:space="0" w:color="auto"/>
        <w:left w:val="none" w:sz="0" w:space="0" w:color="auto"/>
        <w:bottom w:val="none" w:sz="0" w:space="0" w:color="auto"/>
        <w:right w:val="none" w:sz="0" w:space="0" w:color="auto"/>
      </w:divBdr>
    </w:div>
    <w:div w:id="1658419056">
      <w:bodyDiv w:val="1"/>
      <w:marLeft w:val="0"/>
      <w:marRight w:val="0"/>
      <w:marTop w:val="0"/>
      <w:marBottom w:val="0"/>
      <w:divBdr>
        <w:top w:val="none" w:sz="0" w:space="0" w:color="auto"/>
        <w:left w:val="none" w:sz="0" w:space="0" w:color="auto"/>
        <w:bottom w:val="none" w:sz="0" w:space="0" w:color="auto"/>
        <w:right w:val="none" w:sz="0" w:space="0" w:color="auto"/>
      </w:divBdr>
    </w:div>
    <w:div w:id="1658654478">
      <w:bodyDiv w:val="1"/>
      <w:marLeft w:val="0"/>
      <w:marRight w:val="0"/>
      <w:marTop w:val="0"/>
      <w:marBottom w:val="0"/>
      <w:divBdr>
        <w:top w:val="none" w:sz="0" w:space="0" w:color="auto"/>
        <w:left w:val="none" w:sz="0" w:space="0" w:color="auto"/>
        <w:bottom w:val="none" w:sz="0" w:space="0" w:color="auto"/>
        <w:right w:val="none" w:sz="0" w:space="0" w:color="auto"/>
      </w:divBdr>
    </w:div>
    <w:div w:id="1658680765">
      <w:bodyDiv w:val="1"/>
      <w:marLeft w:val="0"/>
      <w:marRight w:val="0"/>
      <w:marTop w:val="0"/>
      <w:marBottom w:val="0"/>
      <w:divBdr>
        <w:top w:val="none" w:sz="0" w:space="0" w:color="auto"/>
        <w:left w:val="none" w:sz="0" w:space="0" w:color="auto"/>
        <w:bottom w:val="none" w:sz="0" w:space="0" w:color="auto"/>
        <w:right w:val="none" w:sz="0" w:space="0" w:color="auto"/>
      </w:divBdr>
    </w:div>
    <w:div w:id="1659188248">
      <w:bodyDiv w:val="1"/>
      <w:marLeft w:val="0"/>
      <w:marRight w:val="0"/>
      <w:marTop w:val="0"/>
      <w:marBottom w:val="0"/>
      <w:divBdr>
        <w:top w:val="none" w:sz="0" w:space="0" w:color="auto"/>
        <w:left w:val="none" w:sz="0" w:space="0" w:color="auto"/>
        <w:bottom w:val="none" w:sz="0" w:space="0" w:color="auto"/>
        <w:right w:val="none" w:sz="0" w:space="0" w:color="auto"/>
      </w:divBdr>
    </w:div>
    <w:div w:id="1659267627">
      <w:bodyDiv w:val="1"/>
      <w:marLeft w:val="0"/>
      <w:marRight w:val="0"/>
      <w:marTop w:val="0"/>
      <w:marBottom w:val="0"/>
      <w:divBdr>
        <w:top w:val="none" w:sz="0" w:space="0" w:color="auto"/>
        <w:left w:val="none" w:sz="0" w:space="0" w:color="auto"/>
        <w:bottom w:val="none" w:sz="0" w:space="0" w:color="auto"/>
        <w:right w:val="none" w:sz="0" w:space="0" w:color="auto"/>
      </w:divBdr>
    </w:div>
    <w:div w:id="1659338204">
      <w:bodyDiv w:val="1"/>
      <w:marLeft w:val="0"/>
      <w:marRight w:val="0"/>
      <w:marTop w:val="0"/>
      <w:marBottom w:val="0"/>
      <w:divBdr>
        <w:top w:val="none" w:sz="0" w:space="0" w:color="auto"/>
        <w:left w:val="none" w:sz="0" w:space="0" w:color="auto"/>
        <w:bottom w:val="none" w:sz="0" w:space="0" w:color="auto"/>
        <w:right w:val="none" w:sz="0" w:space="0" w:color="auto"/>
      </w:divBdr>
    </w:div>
    <w:div w:id="1660578744">
      <w:bodyDiv w:val="1"/>
      <w:marLeft w:val="0"/>
      <w:marRight w:val="0"/>
      <w:marTop w:val="0"/>
      <w:marBottom w:val="0"/>
      <w:divBdr>
        <w:top w:val="none" w:sz="0" w:space="0" w:color="auto"/>
        <w:left w:val="none" w:sz="0" w:space="0" w:color="auto"/>
        <w:bottom w:val="none" w:sz="0" w:space="0" w:color="auto"/>
        <w:right w:val="none" w:sz="0" w:space="0" w:color="auto"/>
      </w:divBdr>
    </w:div>
    <w:div w:id="1660646245">
      <w:bodyDiv w:val="1"/>
      <w:marLeft w:val="0"/>
      <w:marRight w:val="0"/>
      <w:marTop w:val="0"/>
      <w:marBottom w:val="0"/>
      <w:divBdr>
        <w:top w:val="none" w:sz="0" w:space="0" w:color="auto"/>
        <w:left w:val="none" w:sz="0" w:space="0" w:color="auto"/>
        <w:bottom w:val="none" w:sz="0" w:space="0" w:color="auto"/>
        <w:right w:val="none" w:sz="0" w:space="0" w:color="auto"/>
      </w:divBdr>
    </w:div>
    <w:div w:id="1661079314">
      <w:bodyDiv w:val="1"/>
      <w:marLeft w:val="0"/>
      <w:marRight w:val="0"/>
      <w:marTop w:val="0"/>
      <w:marBottom w:val="0"/>
      <w:divBdr>
        <w:top w:val="none" w:sz="0" w:space="0" w:color="auto"/>
        <w:left w:val="none" w:sz="0" w:space="0" w:color="auto"/>
        <w:bottom w:val="none" w:sz="0" w:space="0" w:color="auto"/>
        <w:right w:val="none" w:sz="0" w:space="0" w:color="auto"/>
      </w:divBdr>
    </w:div>
    <w:div w:id="1661956601">
      <w:bodyDiv w:val="1"/>
      <w:marLeft w:val="0"/>
      <w:marRight w:val="0"/>
      <w:marTop w:val="0"/>
      <w:marBottom w:val="0"/>
      <w:divBdr>
        <w:top w:val="none" w:sz="0" w:space="0" w:color="auto"/>
        <w:left w:val="none" w:sz="0" w:space="0" w:color="auto"/>
        <w:bottom w:val="none" w:sz="0" w:space="0" w:color="auto"/>
        <w:right w:val="none" w:sz="0" w:space="0" w:color="auto"/>
      </w:divBdr>
    </w:div>
    <w:div w:id="1663773223">
      <w:bodyDiv w:val="1"/>
      <w:marLeft w:val="0"/>
      <w:marRight w:val="0"/>
      <w:marTop w:val="0"/>
      <w:marBottom w:val="0"/>
      <w:divBdr>
        <w:top w:val="none" w:sz="0" w:space="0" w:color="auto"/>
        <w:left w:val="none" w:sz="0" w:space="0" w:color="auto"/>
        <w:bottom w:val="none" w:sz="0" w:space="0" w:color="auto"/>
        <w:right w:val="none" w:sz="0" w:space="0" w:color="auto"/>
      </w:divBdr>
    </w:div>
    <w:div w:id="1663775425">
      <w:bodyDiv w:val="1"/>
      <w:marLeft w:val="0"/>
      <w:marRight w:val="0"/>
      <w:marTop w:val="0"/>
      <w:marBottom w:val="0"/>
      <w:divBdr>
        <w:top w:val="none" w:sz="0" w:space="0" w:color="auto"/>
        <w:left w:val="none" w:sz="0" w:space="0" w:color="auto"/>
        <w:bottom w:val="none" w:sz="0" w:space="0" w:color="auto"/>
        <w:right w:val="none" w:sz="0" w:space="0" w:color="auto"/>
      </w:divBdr>
    </w:div>
    <w:div w:id="1663894417">
      <w:bodyDiv w:val="1"/>
      <w:marLeft w:val="0"/>
      <w:marRight w:val="0"/>
      <w:marTop w:val="0"/>
      <w:marBottom w:val="0"/>
      <w:divBdr>
        <w:top w:val="none" w:sz="0" w:space="0" w:color="auto"/>
        <w:left w:val="none" w:sz="0" w:space="0" w:color="auto"/>
        <w:bottom w:val="none" w:sz="0" w:space="0" w:color="auto"/>
        <w:right w:val="none" w:sz="0" w:space="0" w:color="auto"/>
      </w:divBdr>
    </w:div>
    <w:div w:id="1663898050">
      <w:bodyDiv w:val="1"/>
      <w:marLeft w:val="0"/>
      <w:marRight w:val="0"/>
      <w:marTop w:val="0"/>
      <w:marBottom w:val="0"/>
      <w:divBdr>
        <w:top w:val="none" w:sz="0" w:space="0" w:color="auto"/>
        <w:left w:val="none" w:sz="0" w:space="0" w:color="auto"/>
        <w:bottom w:val="none" w:sz="0" w:space="0" w:color="auto"/>
        <w:right w:val="none" w:sz="0" w:space="0" w:color="auto"/>
      </w:divBdr>
    </w:div>
    <w:div w:id="1664046529">
      <w:bodyDiv w:val="1"/>
      <w:marLeft w:val="0"/>
      <w:marRight w:val="0"/>
      <w:marTop w:val="0"/>
      <w:marBottom w:val="0"/>
      <w:divBdr>
        <w:top w:val="none" w:sz="0" w:space="0" w:color="auto"/>
        <w:left w:val="none" w:sz="0" w:space="0" w:color="auto"/>
        <w:bottom w:val="none" w:sz="0" w:space="0" w:color="auto"/>
        <w:right w:val="none" w:sz="0" w:space="0" w:color="auto"/>
      </w:divBdr>
    </w:div>
    <w:div w:id="1664048925">
      <w:bodyDiv w:val="1"/>
      <w:marLeft w:val="0"/>
      <w:marRight w:val="0"/>
      <w:marTop w:val="0"/>
      <w:marBottom w:val="0"/>
      <w:divBdr>
        <w:top w:val="none" w:sz="0" w:space="0" w:color="auto"/>
        <w:left w:val="none" w:sz="0" w:space="0" w:color="auto"/>
        <w:bottom w:val="none" w:sz="0" w:space="0" w:color="auto"/>
        <w:right w:val="none" w:sz="0" w:space="0" w:color="auto"/>
      </w:divBdr>
    </w:div>
    <w:div w:id="1664430218">
      <w:bodyDiv w:val="1"/>
      <w:marLeft w:val="0"/>
      <w:marRight w:val="0"/>
      <w:marTop w:val="0"/>
      <w:marBottom w:val="0"/>
      <w:divBdr>
        <w:top w:val="none" w:sz="0" w:space="0" w:color="auto"/>
        <w:left w:val="none" w:sz="0" w:space="0" w:color="auto"/>
        <w:bottom w:val="none" w:sz="0" w:space="0" w:color="auto"/>
        <w:right w:val="none" w:sz="0" w:space="0" w:color="auto"/>
      </w:divBdr>
    </w:div>
    <w:div w:id="1665742405">
      <w:bodyDiv w:val="1"/>
      <w:marLeft w:val="0"/>
      <w:marRight w:val="0"/>
      <w:marTop w:val="0"/>
      <w:marBottom w:val="0"/>
      <w:divBdr>
        <w:top w:val="none" w:sz="0" w:space="0" w:color="auto"/>
        <w:left w:val="none" w:sz="0" w:space="0" w:color="auto"/>
        <w:bottom w:val="none" w:sz="0" w:space="0" w:color="auto"/>
        <w:right w:val="none" w:sz="0" w:space="0" w:color="auto"/>
      </w:divBdr>
    </w:div>
    <w:div w:id="1666005564">
      <w:bodyDiv w:val="1"/>
      <w:marLeft w:val="0"/>
      <w:marRight w:val="0"/>
      <w:marTop w:val="0"/>
      <w:marBottom w:val="0"/>
      <w:divBdr>
        <w:top w:val="none" w:sz="0" w:space="0" w:color="auto"/>
        <w:left w:val="none" w:sz="0" w:space="0" w:color="auto"/>
        <w:bottom w:val="none" w:sz="0" w:space="0" w:color="auto"/>
        <w:right w:val="none" w:sz="0" w:space="0" w:color="auto"/>
      </w:divBdr>
    </w:div>
    <w:div w:id="1666319518">
      <w:bodyDiv w:val="1"/>
      <w:marLeft w:val="0"/>
      <w:marRight w:val="0"/>
      <w:marTop w:val="0"/>
      <w:marBottom w:val="0"/>
      <w:divBdr>
        <w:top w:val="none" w:sz="0" w:space="0" w:color="auto"/>
        <w:left w:val="none" w:sz="0" w:space="0" w:color="auto"/>
        <w:bottom w:val="none" w:sz="0" w:space="0" w:color="auto"/>
        <w:right w:val="none" w:sz="0" w:space="0" w:color="auto"/>
      </w:divBdr>
    </w:div>
    <w:div w:id="1666515470">
      <w:bodyDiv w:val="1"/>
      <w:marLeft w:val="0"/>
      <w:marRight w:val="0"/>
      <w:marTop w:val="0"/>
      <w:marBottom w:val="0"/>
      <w:divBdr>
        <w:top w:val="none" w:sz="0" w:space="0" w:color="auto"/>
        <w:left w:val="none" w:sz="0" w:space="0" w:color="auto"/>
        <w:bottom w:val="none" w:sz="0" w:space="0" w:color="auto"/>
        <w:right w:val="none" w:sz="0" w:space="0" w:color="auto"/>
      </w:divBdr>
    </w:div>
    <w:div w:id="1666662816">
      <w:bodyDiv w:val="1"/>
      <w:marLeft w:val="0"/>
      <w:marRight w:val="0"/>
      <w:marTop w:val="0"/>
      <w:marBottom w:val="0"/>
      <w:divBdr>
        <w:top w:val="none" w:sz="0" w:space="0" w:color="auto"/>
        <w:left w:val="none" w:sz="0" w:space="0" w:color="auto"/>
        <w:bottom w:val="none" w:sz="0" w:space="0" w:color="auto"/>
        <w:right w:val="none" w:sz="0" w:space="0" w:color="auto"/>
      </w:divBdr>
    </w:div>
    <w:div w:id="1666782295">
      <w:bodyDiv w:val="1"/>
      <w:marLeft w:val="0"/>
      <w:marRight w:val="0"/>
      <w:marTop w:val="0"/>
      <w:marBottom w:val="0"/>
      <w:divBdr>
        <w:top w:val="none" w:sz="0" w:space="0" w:color="auto"/>
        <w:left w:val="none" w:sz="0" w:space="0" w:color="auto"/>
        <w:bottom w:val="none" w:sz="0" w:space="0" w:color="auto"/>
        <w:right w:val="none" w:sz="0" w:space="0" w:color="auto"/>
      </w:divBdr>
    </w:div>
    <w:div w:id="1666862881">
      <w:bodyDiv w:val="1"/>
      <w:marLeft w:val="0"/>
      <w:marRight w:val="0"/>
      <w:marTop w:val="0"/>
      <w:marBottom w:val="0"/>
      <w:divBdr>
        <w:top w:val="none" w:sz="0" w:space="0" w:color="auto"/>
        <w:left w:val="none" w:sz="0" w:space="0" w:color="auto"/>
        <w:bottom w:val="none" w:sz="0" w:space="0" w:color="auto"/>
        <w:right w:val="none" w:sz="0" w:space="0" w:color="auto"/>
      </w:divBdr>
    </w:div>
    <w:div w:id="1667974726">
      <w:bodyDiv w:val="1"/>
      <w:marLeft w:val="0"/>
      <w:marRight w:val="0"/>
      <w:marTop w:val="0"/>
      <w:marBottom w:val="0"/>
      <w:divBdr>
        <w:top w:val="none" w:sz="0" w:space="0" w:color="auto"/>
        <w:left w:val="none" w:sz="0" w:space="0" w:color="auto"/>
        <w:bottom w:val="none" w:sz="0" w:space="0" w:color="auto"/>
        <w:right w:val="none" w:sz="0" w:space="0" w:color="auto"/>
      </w:divBdr>
    </w:div>
    <w:div w:id="1669553329">
      <w:bodyDiv w:val="1"/>
      <w:marLeft w:val="0"/>
      <w:marRight w:val="0"/>
      <w:marTop w:val="0"/>
      <w:marBottom w:val="0"/>
      <w:divBdr>
        <w:top w:val="none" w:sz="0" w:space="0" w:color="auto"/>
        <w:left w:val="none" w:sz="0" w:space="0" w:color="auto"/>
        <w:bottom w:val="none" w:sz="0" w:space="0" w:color="auto"/>
        <w:right w:val="none" w:sz="0" w:space="0" w:color="auto"/>
      </w:divBdr>
    </w:div>
    <w:div w:id="1669822824">
      <w:bodyDiv w:val="1"/>
      <w:marLeft w:val="0"/>
      <w:marRight w:val="0"/>
      <w:marTop w:val="0"/>
      <w:marBottom w:val="0"/>
      <w:divBdr>
        <w:top w:val="none" w:sz="0" w:space="0" w:color="auto"/>
        <w:left w:val="none" w:sz="0" w:space="0" w:color="auto"/>
        <w:bottom w:val="none" w:sz="0" w:space="0" w:color="auto"/>
        <w:right w:val="none" w:sz="0" w:space="0" w:color="auto"/>
      </w:divBdr>
    </w:div>
    <w:div w:id="1670215525">
      <w:bodyDiv w:val="1"/>
      <w:marLeft w:val="0"/>
      <w:marRight w:val="0"/>
      <w:marTop w:val="0"/>
      <w:marBottom w:val="0"/>
      <w:divBdr>
        <w:top w:val="none" w:sz="0" w:space="0" w:color="auto"/>
        <w:left w:val="none" w:sz="0" w:space="0" w:color="auto"/>
        <w:bottom w:val="none" w:sz="0" w:space="0" w:color="auto"/>
        <w:right w:val="none" w:sz="0" w:space="0" w:color="auto"/>
      </w:divBdr>
    </w:div>
    <w:div w:id="1670328259">
      <w:bodyDiv w:val="1"/>
      <w:marLeft w:val="0"/>
      <w:marRight w:val="0"/>
      <w:marTop w:val="0"/>
      <w:marBottom w:val="0"/>
      <w:divBdr>
        <w:top w:val="none" w:sz="0" w:space="0" w:color="auto"/>
        <w:left w:val="none" w:sz="0" w:space="0" w:color="auto"/>
        <w:bottom w:val="none" w:sz="0" w:space="0" w:color="auto"/>
        <w:right w:val="none" w:sz="0" w:space="0" w:color="auto"/>
      </w:divBdr>
    </w:div>
    <w:div w:id="1670598165">
      <w:bodyDiv w:val="1"/>
      <w:marLeft w:val="0"/>
      <w:marRight w:val="0"/>
      <w:marTop w:val="0"/>
      <w:marBottom w:val="0"/>
      <w:divBdr>
        <w:top w:val="none" w:sz="0" w:space="0" w:color="auto"/>
        <w:left w:val="none" w:sz="0" w:space="0" w:color="auto"/>
        <w:bottom w:val="none" w:sz="0" w:space="0" w:color="auto"/>
        <w:right w:val="none" w:sz="0" w:space="0" w:color="auto"/>
      </w:divBdr>
    </w:div>
    <w:div w:id="1670790404">
      <w:bodyDiv w:val="1"/>
      <w:marLeft w:val="0"/>
      <w:marRight w:val="0"/>
      <w:marTop w:val="0"/>
      <w:marBottom w:val="0"/>
      <w:divBdr>
        <w:top w:val="none" w:sz="0" w:space="0" w:color="auto"/>
        <w:left w:val="none" w:sz="0" w:space="0" w:color="auto"/>
        <w:bottom w:val="none" w:sz="0" w:space="0" w:color="auto"/>
        <w:right w:val="none" w:sz="0" w:space="0" w:color="auto"/>
      </w:divBdr>
    </w:div>
    <w:div w:id="1670911797">
      <w:bodyDiv w:val="1"/>
      <w:marLeft w:val="0"/>
      <w:marRight w:val="0"/>
      <w:marTop w:val="0"/>
      <w:marBottom w:val="0"/>
      <w:divBdr>
        <w:top w:val="none" w:sz="0" w:space="0" w:color="auto"/>
        <w:left w:val="none" w:sz="0" w:space="0" w:color="auto"/>
        <w:bottom w:val="none" w:sz="0" w:space="0" w:color="auto"/>
        <w:right w:val="none" w:sz="0" w:space="0" w:color="auto"/>
      </w:divBdr>
    </w:div>
    <w:div w:id="1670986315">
      <w:bodyDiv w:val="1"/>
      <w:marLeft w:val="0"/>
      <w:marRight w:val="0"/>
      <w:marTop w:val="0"/>
      <w:marBottom w:val="0"/>
      <w:divBdr>
        <w:top w:val="none" w:sz="0" w:space="0" w:color="auto"/>
        <w:left w:val="none" w:sz="0" w:space="0" w:color="auto"/>
        <w:bottom w:val="none" w:sz="0" w:space="0" w:color="auto"/>
        <w:right w:val="none" w:sz="0" w:space="0" w:color="auto"/>
      </w:divBdr>
    </w:div>
    <w:div w:id="1670988293">
      <w:bodyDiv w:val="1"/>
      <w:marLeft w:val="0"/>
      <w:marRight w:val="0"/>
      <w:marTop w:val="0"/>
      <w:marBottom w:val="0"/>
      <w:divBdr>
        <w:top w:val="none" w:sz="0" w:space="0" w:color="auto"/>
        <w:left w:val="none" w:sz="0" w:space="0" w:color="auto"/>
        <w:bottom w:val="none" w:sz="0" w:space="0" w:color="auto"/>
        <w:right w:val="none" w:sz="0" w:space="0" w:color="auto"/>
      </w:divBdr>
    </w:div>
    <w:div w:id="1671063605">
      <w:bodyDiv w:val="1"/>
      <w:marLeft w:val="0"/>
      <w:marRight w:val="0"/>
      <w:marTop w:val="0"/>
      <w:marBottom w:val="0"/>
      <w:divBdr>
        <w:top w:val="none" w:sz="0" w:space="0" w:color="auto"/>
        <w:left w:val="none" w:sz="0" w:space="0" w:color="auto"/>
        <w:bottom w:val="none" w:sz="0" w:space="0" w:color="auto"/>
        <w:right w:val="none" w:sz="0" w:space="0" w:color="auto"/>
      </w:divBdr>
    </w:div>
    <w:div w:id="1671834188">
      <w:bodyDiv w:val="1"/>
      <w:marLeft w:val="0"/>
      <w:marRight w:val="0"/>
      <w:marTop w:val="0"/>
      <w:marBottom w:val="0"/>
      <w:divBdr>
        <w:top w:val="none" w:sz="0" w:space="0" w:color="auto"/>
        <w:left w:val="none" w:sz="0" w:space="0" w:color="auto"/>
        <w:bottom w:val="none" w:sz="0" w:space="0" w:color="auto"/>
        <w:right w:val="none" w:sz="0" w:space="0" w:color="auto"/>
      </w:divBdr>
    </w:div>
    <w:div w:id="1671907962">
      <w:bodyDiv w:val="1"/>
      <w:marLeft w:val="0"/>
      <w:marRight w:val="0"/>
      <w:marTop w:val="0"/>
      <w:marBottom w:val="0"/>
      <w:divBdr>
        <w:top w:val="none" w:sz="0" w:space="0" w:color="auto"/>
        <w:left w:val="none" w:sz="0" w:space="0" w:color="auto"/>
        <w:bottom w:val="none" w:sz="0" w:space="0" w:color="auto"/>
        <w:right w:val="none" w:sz="0" w:space="0" w:color="auto"/>
      </w:divBdr>
    </w:div>
    <w:div w:id="1672610297">
      <w:bodyDiv w:val="1"/>
      <w:marLeft w:val="0"/>
      <w:marRight w:val="0"/>
      <w:marTop w:val="0"/>
      <w:marBottom w:val="0"/>
      <w:divBdr>
        <w:top w:val="none" w:sz="0" w:space="0" w:color="auto"/>
        <w:left w:val="none" w:sz="0" w:space="0" w:color="auto"/>
        <w:bottom w:val="none" w:sz="0" w:space="0" w:color="auto"/>
        <w:right w:val="none" w:sz="0" w:space="0" w:color="auto"/>
      </w:divBdr>
    </w:div>
    <w:div w:id="1673290529">
      <w:bodyDiv w:val="1"/>
      <w:marLeft w:val="0"/>
      <w:marRight w:val="0"/>
      <w:marTop w:val="0"/>
      <w:marBottom w:val="0"/>
      <w:divBdr>
        <w:top w:val="none" w:sz="0" w:space="0" w:color="auto"/>
        <w:left w:val="none" w:sz="0" w:space="0" w:color="auto"/>
        <w:bottom w:val="none" w:sz="0" w:space="0" w:color="auto"/>
        <w:right w:val="none" w:sz="0" w:space="0" w:color="auto"/>
      </w:divBdr>
    </w:div>
    <w:div w:id="1673413689">
      <w:bodyDiv w:val="1"/>
      <w:marLeft w:val="0"/>
      <w:marRight w:val="0"/>
      <w:marTop w:val="0"/>
      <w:marBottom w:val="0"/>
      <w:divBdr>
        <w:top w:val="none" w:sz="0" w:space="0" w:color="auto"/>
        <w:left w:val="none" w:sz="0" w:space="0" w:color="auto"/>
        <w:bottom w:val="none" w:sz="0" w:space="0" w:color="auto"/>
        <w:right w:val="none" w:sz="0" w:space="0" w:color="auto"/>
      </w:divBdr>
    </w:div>
    <w:div w:id="1673533409">
      <w:bodyDiv w:val="1"/>
      <w:marLeft w:val="0"/>
      <w:marRight w:val="0"/>
      <w:marTop w:val="0"/>
      <w:marBottom w:val="0"/>
      <w:divBdr>
        <w:top w:val="none" w:sz="0" w:space="0" w:color="auto"/>
        <w:left w:val="none" w:sz="0" w:space="0" w:color="auto"/>
        <w:bottom w:val="none" w:sz="0" w:space="0" w:color="auto"/>
        <w:right w:val="none" w:sz="0" w:space="0" w:color="auto"/>
      </w:divBdr>
    </w:div>
    <w:div w:id="1674064461">
      <w:bodyDiv w:val="1"/>
      <w:marLeft w:val="0"/>
      <w:marRight w:val="0"/>
      <w:marTop w:val="0"/>
      <w:marBottom w:val="0"/>
      <w:divBdr>
        <w:top w:val="none" w:sz="0" w:space="0" w:color="auto"/>
        <w:left w:val="none" w:sz="0" w:space="0" w:color="auto"/>
        <w:bottom w:val="none" w:sz="0" w:space="0" w:color="auto"/>
        <w:right w:val="none" w:sz="0" w:space="0" w:color="auto"/>
      </w:divBdr>
    </w:div>
    <w:div w:id="1675765322">
      <w:bodyDiv w:val="1"/>
      <w:marLeft w:val="0"/>
      <w:marRight w:val="0"/>
      <w:marTop w:val="0"/>
      <w:marBottom w:val="0"/>
      <w:divBdr>
        <w:top w:val="none" w:sz="0" w:space="0" w:color="auto"/>
        <w:left w:val="none" w:sz="0" w:space="0" w:color="auto"/>
        <w:bottom w:val="none" w:sz="0" w:space="0" w:color="auto"/>
        <w:right w:val="none" w:sz="0" w:space="0" w:color="auto"/>
      </w:divBdr>
    </w:div>
    <w:div w:id="1675836074">
      <w:bodyDiv w:val="1"/>
      <w:marLeft w:val="0"/>
      <w:marRight w:val="0"/>
      <w:marTop w:val="0"/>
      <w:marBottom w:val="0"/>
      <w:divBdr>
        <w:top w:val="none" w:sz="0" w:space="0" w:color="auto"/>
        <w:left w:val="none" w:sz="0" w:space="0" w:color="auto"/>
        <w:bottom w:val="none" w:sz="0" w:space="0" w:color="auto"/>
        <w:right w:val="none" w:sz="0" w:space="0" w:color="auto"/>
      </w:divBdr>
    </w:div>
    <w:div w:id="1675837885">
      <w:bodyDiv w:val="1"/>
      <w:marLeft w:val="0"/>
      <w:marRight w:val="0"/>
      <w:marTop w:val="0"/>
      <w:marBottom w:val="0"/>
      <w:divBdr>
        <w:top w:val="none" w:sz="0" w:space="0" w:color="auto"/>
        <w:left w:val="none" w:sz="0" w:space="0" w:color="auto"/>
        <w:bottom w:val="none" w:sz="0" w:space="0" w:color="auto"/>
        <w:right w:val="none" w:sz="0" w:space="0" w:color="auto"/>
      </w:divBdr>
    </w:div>
    <w:div w:id="1675957553">
      <w:bodyDiv w:val="1"/>
      <w:marLeft w:val="0"/>
      <w:marRight w:val="0"/>
      <w:marTop w:val="0"/>
      <w:marBottom w:val="0"/>
      <w:divBdr>
        <w:top w:val="none" w:sz="0" w:space="0" w:color="auto"/>
        <w:left w:val="none" w:sz="0" w:space="0" w:color="auto"/>
        <w:bottom w:val="none" w:sz="0" w:space="0" w:color="auto"/>
        <w:right w:val="none" w:sz="0" w:space="0" w:color="auto"/>
      </w:divBdr>
    </w:div>
    <w:div w:id="1676032206">
      <w:bodyDiv w:val="1"/>
      <w:marLeft w:val="0"/>
      <w:marRight w:val="0"/>
      <w:marTop w:val="0"/>
      <w:marBottom w:val="0"/>
      <w:divBdr>
        <w:top w:val="none" w:sz="0" w:space="0" w:color="auto"/>
        <w:left w:val="none" w:sz="0" w:space="0" w:color="auto"/>
        <w:bottom w:val="none" w:sz="0" w:space="0" w:color="auto"/>
        <w:right w:val="none" w:sz="0" w:space="0" w:color="auto"/>
      </w:divBdr>
    </w:div>
    <w:div w:id="1676417167">
      <w:bodyDiv w:val="1"/>
      <w:marLeft w:val="0"/>
      <w:marRight w:val="0"/>
      <w:marTop w:val="0"/>
      <w:marBottom w:val="0"/>
      <w:divBdr>
        <w:top w:val="none" w:sz="0" w:space="0" w:color="auto"/>
        <w:left w:val="none" w:sz="0" w:space="0" w:color="auto"/>
        <w:bottom w:val="none" w:sz="0" w:space="0" w:color="auto"/>
        <w:right w:val="none" w:sz="0" w:space="0" w:color="auto"/>
      </w:divBdr>
    </w:div>
    <w:div w:id="1676490205">
      <w:bodyDiv w:val="1"/>
      <w:marLeft w:val="0"/>
      <w:marRight w:val="0"/>
      <w:marTop w:val="0"/>
      <w:marBottom w:val="0"/>
      <w:divBdr>
        <w:top w:val="none" w:sz="0" w:space="0" w:color="auto"/>
        <w:left w:val="none" w:sz="0" w:space="0" w:color="auto"/>
        <w:bottom w:val="none" w:sz="0" w:space="0" w:color="auto"/>
        <w:right w:val="none" w:sz="0" w:space="0" w:color="auto"/>
      </w:divBdr>
    </w:div>
    <w:div w:id="1677417610">
      <w:bodyDiv w:val="1"/>
      <w:marLeft w:val="0"/>
      <w:marRight w:val="0"/>
      <w:marTop w:val="0"/>
      <w:marBottom w:val="0"/>
      <w:divBdr>
        <w:top w:val="none" w:sz="0" w:space="0" w:color="auto"/>
        <w:left w:val="none" w:sz="0" w:space="0" w:color="auto"/>
        <w:bottom w:val="none" w:sz="0" w:space="0" w:color="auto"/>
        <w:right w:val="none" w:sz="0" w:space="0" w:color="auto"/>
      </w:divBdr>
    </w:div>
    <w:div w:id="1677802572">
      <w:bodyDiv w:val="1"/>
      <w:marLeft w:val="0"/>
      <w:marRight w:val="0"/>
      <w:marTop w:val="0"/>
      <w:marBottom w:val="0"/>
      <w:divBdr>
        <w:top w:val="none" w:sz="0" w:space="0" w:color="auto"/>
        <w:left w:val="none" w:sz="0" w:space="0" w:color="auto"/>
        <w:bottom w:val="none" w:sz="0" w:space="0" w:color="auto"/>
        <w:right w:val="none" w:sz="0" w:space="0" w:color="auto"/>
      </w:divBdr>
    </w:div>
    <w:div w:id="1678384407">
      <w:bodyDiv w:val="1"/>
      <w:marLeft w:val="0"/>
      <w:marRight w:val="0"/>
      <w:marTop w:val="0"/>
      <w:marBottom w:val="0"/>
      <w:divBdr>
        <w:top w:val="none" w:sz="0" w:space="0" w:color="auto"/>
        <w:left w:val="none" w:sz="0" w:space="0" w:color="auto"/>
        <w:bottom w:val="none" w:sz="0" w:space="0" w:color="auto"/>
        <w:right w:val="none" w:sz="0" w:space="0" w:color="auto"/>
      </w:divBdr>
    </w:div>
    <w:div w:id="1678582582">
      <w:bodyDiv w:val="1"/>
      <w:marLeft w:val="0"/>
      <w:marRight w:val="0"/>
      <w:marTop w:val="0"/>
      <w:marBottom w:val="0"/>
      <w:divBdr>
        <w:top w:val="none" w:sz="0" w:space="0" w:color="auto"/>
        <w:left w:val="none" w:sz="0" w:space="0" w:color="auto"/>
        <w:bottom w:val="none" w:sz="0" w:space="0" w:color="auto"/>
        <w:right w:val="none" w:sz="0" w:space="0" w:color="auto"/>
      </w:divBdr>
    </w:div>
    <w:div w:id="1678771045">
      <w:bodyDiv w:val="1"/>
      <w:marLeft w:val="0"/>
      <w:marRight w:val="0"/>
      <w:marTop w:val="0"/>
      <w:marBottom w:val="0"/>
      <w:divBdr>
        <w:top w:val="none" w:sz="0" w:space="0" w:color="auto"/>
        <w:left w:val="none" w:sz="0" w:space="0" w:color="auto"/>
        <w:bottom w:val="none" w:sz="0" w:space="0" w:color="auto"/>
        <w:right w:val="none" w:sz="0" w:space="0" w:color="auto"/>
      </w:divBdr>
    </w:div>
    <w:div w:id="1678993262">
      <w:bodyDiv w:val="1"/>
      <w:marLeft w:val="0"/>
      <w:marRight w:val="0"/>
      <w:marTop w:val="0"/>
      <w:marBottom w:val="0"/>
      <w:divBdr>
        <w:top w:val="none" w:sz="0" w:space="0" w:color="auto"/>
        <w:left w:val="none" w:sz="0" w:space="0" w:color="auto"/>
        <w:bottom w:val="none" w:sz="0" w:space="0" w:color="auto"/>
        <w:right w:val="none" w:sz="0" w:space="0" w:color="auto"/>
      </w:divBdr>
    </w:div>
    <w:div w:id="1679426611">
      <w:bodyDiv w:val="1"/>
      <w:marLeft w:val="0"/>
      <w:marRight w:val="0"/>
      <w:marTop w:val="0"/>
      <w:marBottom w:val="0"/>
      <w:divBdr>
        <w:top w:val="none" w:sz="0" w:space="0" w:color="auto"/>
        <w:left w:val="none" w:sz="0" w:space="0" w:color="auto"/>
        <w:bottom w:val="none" w:sz="0" w:space="0" w:color="auto"/>
        <w:right w:val="none" w:sz="0" w:space="0" w:color="auto"/>
      </w:divBdr>
    </w:div>
    <w:div w:id="1679622179">
      <w:bodyDiv w:val="1"/>
      <w:marLeft w:val="0"/>
      <w:marRight w:val="0"/>
      <w:marTop w:val="0"/>
      <w:marBottom w:val="0"/>
      <w:divBdr>
        <w:top w:val="none" w:sz="0" w:space="0" w:color="auto"/>
        <w:left w:val="none" w:sz="0" w:space="0" w:color="auto"/>
        <w:bottom w:val="none" w:sz="0" w:space="0" w:color="auto"/>
        <w:right w:val="none" w:sz="0" w:space="0" w:color="auto"/>
      </w:divBdr>
    </w:div>
    <w:div w:id="1680038803">
      <w:bodyDiv w:val="1"/>
      <w:marLeft w:val="0"/>
      <w:marRight w:val="0"/>
      <w:marTop w:val="0"/>
      <w:marBottom w:val="0"/>
      <w:divBdr>
        <w:top w:val="none" w:sz="0" w:space="0" w:color="auto"/>
        <w:left w:val="none" w:sz="0" w:space="0" w:color="auto"/>
        <w:bottom w:val="none" w:sz="0" w:space="0" w:color="auto"/>
        <w:right w:val="none" w:sz="0" w:space="0" w:color="auto"/>
      </w:divBdr>
    </w:div>
    <w:div w:id="1680161769">
      <w:bodyDiv w:val="1"/>
      <w:marLeft w:val="0"/>
      <w:marRight w:val="0"/>
      <w:marTop w:val="0"/>
      <w:marBottom w:val="0"/>
      <w:divBdr>
        <w:top w:val="none" w:sz="0" w:space="0" w:color="auto"/>
        <w:left w:val="none" w:sz="0" w:space="0" w:color="auto"/>
        <w:bottom w:val="none" w:sz="0" w:space="0" w:color="auto"/>
        <w:right w:val="none" w:sz="0" w:space="0" w:color="auto"/>
      </w:divBdr>
    </w:div>
    <w:div w:id="1681463994">
      <w:bodyDiv w:val="1"/>
      <w:marLeft w:val="0"/>
      <w:marRight w:val="0"/>
      <w:marTop w:val="0"/>
      <w:marBottom w:val="0"/>
      <w:divBdr>
        <w:top w:val="none" w:sz="0" w:space="0" w:color="auto"/>
        <w:left w:val="none" w:sz="0" w:space="0" w:color="auto"/>
        <w:bottom w:val="none" w:sz="0" w:space="0" w:color="auto"/>
        <w:right w:val="none" w:sz="0" w:space="0" w:color="auto"/>
      </w:divBdr>
    </w:div>
    <w:div w:id="1681853111">
      <w:bodyDiv w:val="1"/>
      <w:marLeft w:val="0"/>
      <w:marRight w:val="0"/>
      <w:marTop w:val="0"/>
      <w:marBottom w:val="0"/>
      <w:divBdr>
        <w:top w:val="none" w:sz="0" w:space="0" w:color="auto"/>
        <w:left w:val="none" w:sz="0" w:space="0" w:color="auto"/>
        <w:bottom w:val="none" w:sz="0" w:space="0" w:color="auto"/>
        <w:right w:val="none" w:sz="0" w:space="0" w:color="auto"/>
      </w:divBdr>
    </w:div>
    <w:div w:id="1682509718">
      <w:bodyDiv w:val="1"/>
      <w:marLeft w:val="0"/>
      <w:marRight w:val="0"/>
      <w:marTop w:val="0"/>
      <w:marBottom w:val="0"/>
      <w:divBdr>
        <w:top w:val="none" w:sz="0" w:space="0" w:color="auto"/>
        <w:left w:val="none" w:sz="0" w:space="0" w:color="auto"/>
        <w:bottom w:val="none" w:sz="0" w:space="0" w:color="auto"/>
        <w:right w:val="none" w:sz="0" w:space="0" w:color="auto"/>
      </w:divBdr>
    </w:div>
    <w:div w:id="1682510614">
      <w:bodyDiv w:val="1"/>
      <w:marLeft w:val="0"/>
      <w:marRight w:val="0"/>
      <w:marTop w:val="0"/>
      <w:marBottom w:val="0"/>
      <w:divBdr>
        <w:top w:val="none" w:sz="0" w:space="0" w:color="auto"/>
        <w:left w:val="none" w:sz="0" w:space="0" w:color="auto"/>
        <w:bottom w:val="none" w:sz="0" w:space="0" w:color="auto"/>
        <w:right w:val="none" w:sz="0" w:space="0" w:color="auto"/>
      </w:divBdr>
    </w:div>
    <w:div w:id="1682779207">
      <w:bodyDiv w:val="1"/>
      <w:marLeft w:val="0"/>
      <w:marRight w:val="0"/>
      <w:marTop w:val="0"/>
      <w:marBottom w:val="0"/>
      <w:divBdr>
        <w:top w:val="none" w:sz="0" w:space="0" w:color="auto"/>
        <w:left w:val="none" w:sz="0" w:space="0" w:color="auto"/>
        <w:bottom w:val="none" w:sz="0" w:space="0" w:color="auto"/>
        <w:right w:val="none" w:sz="0" w:space="0" w:color="auto"/>
      </w:divBdr>
    </w:div>
    <w:div w:id="1682782027">
      <w:bodyDiv w:val="1"/>
      <w:marLeft w:val="0"/>
      <w:marRight w:val="0"/>
      <w:marTop w:val="0"/>
      <w:marBottom w:val="0"/>
      <w:divBdr>
        <w:top w:val="none" w:sz="0" w:space="0" w:color="auto"/>
        <w:left w:val="none" w:sz="0" w:space="0" w:color="auto"/>
        <w:bottom w:val="none" w:sz="0" w:space="0" w:color="auto"/>
        <w:right w:val="none" w:sz="0" w:space="0" w:color="auto"/>
      </w:divBdr>
    </w:div>
    <w:div w:id="1682854069">
      <w:bodyDiv w:val="1"/>
      <w:marLeft w:val="0"/>
      <w:marRight w:val="0"/>
      <w:marTop w:val="0"/>
      <w:marBottom w:val="0"/>
      <w:divBdr>
        <w:top w:val="none" w:sz="0" w:space="0" w:color="auto"/>
        <w:left w:val="none" w:sz="0" w:space="0" w:color="auto"/>
        <w:bottom w:val="none" w:sz="0" w:space="0" w:color="auto"/>
        <w:right w:val="none" w:sz="0" w:space="0" w:color="auto"/>
      </w:divBdr>
    </w:div>
    <w:div w:id="1683162572">
      <w:bodyDiv w:val="1"/>
      <w:marLeft w:val="0"/>
      <w:marRight w:val="0"/>
      <w:marTop w:val="0"/>
      <w:marBottom w:val="0"/>
      <w:divBdr>
        <w:top w:val="none" w:sz="0" w:space="0" w:color="auto"/>
        <w:left w:val="none" w:sz="0" w:space="0" w:color="auto"/>
        <w:bottom w:val="none" w:sz="0" w:space="0" w:color="auto"/>
        <w:right w:val="none" w:sz="0" w:space="0" w:color="auto"/>
      </w:divBdr>
    </w:div>
    <w:div w:id="1683359175">
      <w:bodyDiv w:val="1"/>
      <w:marLeft w:val="0"/>
      <w:marRight w:val="0"/>
      <w:marTop w:val="0"/>
      <w:marBottom w:val="0"/>
      <w:divBdr>
        <w:top w:val="none" w:sz="0" w:space="0" w:color="auto"/>
        <w:left w:val="none" w:sz="0" w:space="0" w:color="auto"/>
        <w:bottom w:val="none" w:sz="0" w:space="0" w:color="auto"/>
        <w:right w:val="none" w:sz="0" w:space="0" w:color="auto"/>
      </w:divBdr>
    </w:div>
    <w:div w:id="1683583771">
      <w:bodyDiv w:val="1"/>
      <w:marLeft w:val="0"/>
      <w:marRight w:val="0"/>
      <w:marTop w:val="0"/>
      <w:marBottom w:val="0"/>
      <w:divBdr>
        <w:top w:val="none" w:sz="0" w:space="0" w:color="auto"/>
        <w:left w:val="none" w:sz="0" w:space="0" w:color="auto"/>
        <w:bottom w:val="none" w:sz="0" w:space="0" w:color="auto"/>
        <w:right w:val="none" w:sz="0" w:space="0" w:color="auto"/>
      </w:divBdr>
    </w:div>
    <w:div w:id="1683628118">
      <w:bodyDiv w:val="1"/>
      <w:marLeft w:val="0"/>
      <w:marRight w:val="0"/>
      <w:marTop w:val="0"/>
      <w:marBottom w:val="0"/>
      <w:divBdr>
        <w:top w:val="none" w:sz="0" w:space="0" w:color="auto"/>
        <w:left w:val="none" w:sz="0" w:space="0" w:color="auto"/>
        <w:bottom w:val="none" w:sz="0" w:space="0" w:color="auto"/>
        <w:right w:val="none" w:sz="0" w:space="0" w:color="auto"/>
      </w:divBdr>
    </w:div>
    <w:div w:id="1684235123">
      <w:bodyDiv w:val="1"/>
      <w:marLeft w:val="0"/>
      <w:marRight w:val="0"/>
      <w:marTop w:val="0"/>
      <w:marBottom w:val="0"/>
      <w:divBdr>
        <w:top w:val="none" w:sz="0" w:space="0" w:color="auto"/>
        <w:left w:val="none" w:sz="0" w:space="0" w:color="auto"/>
        <w:bottom w:val="none" w:sz="0" w:space="0" w:color="auto"/>
        <w:right w:val="none" w:sz="0" w:space="0" w:color="auto"/>
      </w:divBdr>
    </w:div>
    <w:div w:id="1684353081">
      <w:bodyDiv w:val="1"/>
      <w:marLeft w:val="0"/>
      <w:marRight w:val="0"/>
      <w:marTop w:val="0"/>
      <w:marBottom w:val="0"/>
      <w:divBdr>
        <w:top w:val="none" w:sz="0" w:space="0" w:color="auto"/>
        <w:left w:val="none" w:sz="0" w:space="0" w:color="auto"/>
        <w:bottom w:val="none" w:sz="0" w:space="0" w:color="auto"/>
        <w:right w:val="none" w:sz="0" w:space="0" w:color="auto"/>
      </w:divBdr>
    </w:div>
    <w:div w:id="1685210358">
      <w:bodyDiv w:val="1"/>
      <w:marLeft w:val="0"/>
      <w:marRight w:val="0"/>
      <w:marTop w:val="0"/>
      <w:marBottom w:val="0"/>
      <w:divBdr>
        <w:top w:val="none" w:sz="0" w:space="0" w:color="auto"/>
        <w:left w:val="none" w:sz="0" w:space="0" w:color="auto"/>
        <w:bottom w:val="none" w:sz="0" w:space="0" w:color="auto"/>
        <w:right w:val="none" w:sz="0" w:space="0" w:color="auto"/>
      </w:divBdr>
    </w:div>
    <w:div w:id="1685932543">
      <w:bodyDiv w:val="1"/>
      <w:marLeft w:val="0"/>
      <w:marRight w:val="0"/>
      <w:marTop w:val="0"/>
      <w:marBottom w:val="0"/>
      <w:divBdr>
        <w:top w:val="none" w:sz="0" w:space="0" w:color="auto"/>
        <w:left w:val="none" w:sz="0" w:space="0" w:color="auto"/>
        <w:bottom w:val="none" w:sz="0" w:space="0" w:color="auto"/>
        <w:right w:val="none" w:sz="0" w:space="0" w:color="auto"/>
      </w:divBdr>
    </w:div>
    <w:div w:id="1686207512">
      <w:bodyDiv w:val="1"/>
      <w:marLeft w:val="0"/>
      <w:marRight w:val="0"/>
      <w:marTop w:val="0"/>
      <w:marBottom w:val="0"/>
      <w:divBdr>
        <w:top w:val="none" w:sz="0" w:space="0" w:color="auto"/>
        <w:left w:val="none" w:sz="0" w:space="0" w:color="auto"/>
        <w:bottom w:val="none" w:sz="0" w:space="0" w:color="auto"/>
        <w:right w:val="none" w:sz="0" w:space="0" w:color="auto"/>
      </w:divBdr>
    </w:div>
    <w:div w:id="1686323152">
      <w:bodyDiv w:val="1"/>
      <w:marLeft w:val="0"/>
      <w:marRight w:val="0"/>
      <w:marTop w:val="0"/>
      <w:marBottom w:val="0"/>
      <w:divBdr>
        <w:top w:val="none" w:sz="0" w:space="0" w:color="auto"/>
        <w:left w:val="none" w:sz="0" w:space="0" w:color="auto"/>
        <w:bottom w:val="none" w:sz="0" w:space="0" w:color="auto"/>
        <w:right w:val="none" w:sz="0" w:space="0" w:color="auto"/>
      </w:divBdr>
    </w:div>
    <w:div w:id="1686905090">
      <w:bodyDiv w:val="1"/>
      <w:marLeft w:val="0"/>
      <w:marRight w:val="0"/>
      <w:marTop w:val="0"/>
      <w:marBottom w:val="0"/>
      <w:divBdr>
        <w:top w:val="none" w:sz="0" w:space="0" w:color="auto"/>
        <w:left w:val="none" w:sz="0" w:space="0" w:color="auto"/>
        <w:bottom w:val="none" w:sz="0" w:space="0" w:color="auto"/>
        <w:right w:val="none" w:sz="0" w:space="0" w:color="auto"/>
      </w:divBdr>
    </w:div>
    <w:div w:id="1687100692">
      <w:bodyDiv w:val="1"/>
      <w:marLeft w:val="0"/>
      <w:marRight w:val="0"/>
      <w:marTop w:val="0"/>
      <w:marBottom w:val="0"/>
      <w:divBdr>
        <w:top w:val="none" w:sz="0" w:space="0" w:color="auto"/>
        <w:left w:val="none" w:sz="0" w:space="0" w:color="auto"/>
        <w:bottom w:val="none" w:sz="0" w:space="0" w:color="auto"/>
        <w:right w:val="none" w:sz="0" w:space="0" w:color="auto"/>
      </w:divBdr>
    </w:div>
    <w:div w:id="1687170990">
      <w:bodyDiv w:val="1"/>
      <w:marLeft w:val="0"/>
      <w:marRight w:val="0"/>
      <w:marTop w:val="0"/>
      <w:marBottom w:val="0"/>
      <w:divBdr>
        <w:top w:val="none" w:sz="0" w:space="0" w:color="auto"/>
        <w:left w:val="none" w:sz="0" w:space="0" w:color="auto"/>
        <w:bottom w:val="none" w:sz="0" w:space="0" w:color="auto"/>
        <w:right w:val="none" w:sz="0" w:space="0" w:color="auto"/>
      </w:divBdr>
    </w:div>
    <w:div w:id="1687249178">
      <w:bodyDiv w:val="1"/>
      <w:marLeft w:val="0"/>
      <w:marRight w:val="0"/>
      <w:marTop w:val="0"/>
      <w:marBottom w:val="0"/>
      <w:divBdr>
        <w:top w:val="none" w:sz="0" w:space="0" w:color="auto"/>
        <w:left w:val="none" w:sz="0" w:space="0" w:color="auto"/>
        <w:bottom w:val="none" w:sz="0" w:space="0" w:color="auto"/>
        <w:right w:val="none" w:sz="0" w:space="0" w:color="auto"/>
      </w:divBdr>
    </w:div>
    <w:div w:id="1687488245">
      <w:bodyDiv w:val="1"/>
      <w:marLeft w:val="0"/>
      <w:marRight w:val="0"/>
      <w:marTop w:val="0"/>
      <w:marBottom w:val="0"/>
      <w:divBdr>
        <w:top w:val="none" w:sz="0" w:space="0" w:color="auto"/>
        <w:left w:val="none" w:sz="0" w:space="0" w:color="auto"/>
        <w:bottom w:val="none" w:sz="0" w:space="0" w:color="auto"/>
        <w:right w:val="none" w:sz="0" w:space="0" w:color="auto"/>
      </w:divBdr>
    </w:div>
    <w:div w:id="1688173453">
      <w:bodyDiv w:val="1"/>
      <w:marLeft w:val="0"/>
      <w:marRight w:val="0"/>
      <w:marTop w:val="0"/>
      <w:marBottom w:val="0"/>
      <w:divBdr>
        <w:top w:val="none" w:sz="0" w:space="0" w:color="auto"/>
        <w:left w:val="none" w:sz="0" w:space="0" w:color="auto"/>
        <w:bottom w:val="none" w:sz="0" w:space="0" w:color="auto"/>
        <w:right w:val="none" w:sz="0" w:space="0" w:color="auto"/>
      </w:divBdr>
    </w:div>
    <w:div w:id="1688174299">
      <w:bodyDiv w:val="1"/>
      <w:marLeft w:val="0"/>
      <w:marRight w:val="0"/>
      <w:marTop w:val="0"/>
      <w:marBottom w:val="0"/>
      <w:divBdr>
        <w:top w:val="none" w:sz="0" w:space="0" w:color="auto"/>
        <w:left w:val="none" w:sz="0" w:space="0" w:color="auto"/>
        <w:bottom w:val="none" w:sz="0" w:space="0" w:color="auto"/>
        <w:right w:val="none" w:sz="0" w:space="0" w:color="auto"/>
      </w:divBdr>
    </w:div>
    <w:div w:id="1688484025">
      <w:bodyDiv w:val="1"/>
      <w:marLeft w:val="0"/>
      <w:marRight w:val="0"/>
      <w:marTop w:val="0"/>
      <w:marBottom w:val="0"/>
      <w:divBdr>
        <w:top w:val="none" w:sz="0" w:space="0" w:color="auto"/>
        <w:left w:val="none" w:sz="0" w:space="0" w:color="auto"/>
        <w:bottom w:val="none" w:sz="0" w:space="0" w:color="auto"/>
        <w:right w:val="none" w:sz="0" w:space="0" w:color="auto"/>
      </w:divBdr>
    </w:div>
    <w:div w:id="1688633158">
      <w:bodyDiv w:val="1"/>
      <w:marLeft w:val="0"/>
      <w:marRight w:val="0"/>
      <w:marTop w:val="0"/>
      <w:marBottom w:val="0"/>
      <w:divBdr>
        <w:top w:val="none" w:sz="0" w:space="0" w:color="auto"/>
        <w:left w:val="none" w:sz="0" w:space="0" w:color="auto"/>
        <w:bottom w:val="none" w:sz="0" w:space="0" w:color="auto"/>
        <w:right w:val="none" w:sz="0" w:space="0" w:color="auto"/>
      </w:divBdr>
    </w:div>
    <w:div w:id="1688867076">
      <w:bodyDiv w:val="1"/>
      <w:marLeft w:val="0"/>
      <w:marRight w:val="0"/>
      <w:marTop w:val="0"/>
      <w:marBottom w:val="0"/>
      <w:divBdr>
        <w:top w:val="none" w:sz="0" w:space="0" w:color="auto"/>
        <w:left w:val="none" w:sz="0" w:space="0" w:color="auto"/>
        <w:bottom w:val="none" w:sz="0" w:space="0" w:color="auto"/>
        <w:right w:val="none" w:sz="0" w:space="0" w:color="auto"/>
      </w:divBdr>
    </w:div>
    <w:div w:id="1689138636">
      <w:bodyDiv w:val="1"/>
      <w:marLeft w:val="0"/>
      <w:marRight w:val="0"/>
      <w:marTop w:val="0"/>
      <w:marBottom w:val="0"/>
      <w:divBdr>
        <w:top w:val="none" w:sz="0" w:space="0" w:color="auto"/>
        <w:left w:val="none" w:sz="0" w:space="0" w:color="auto"/>
        <w:bottom w:val="none" w:sz="0" w:space="0" w:color="auto"/>
        <w:right w:val="none" w:sz="0" w:space="0" w:color="auto"/>
      </w:divBdr>
    </w:div>
    <w:div w:id="1689213433">
      <w:bodyDiv w:val="1"/>
      <w:marLeft w:val="0"/>
      <w:marRight w:val="0"/>
      <w:marTop w:val="0"/>
      <w:marBottom w:val="0"/>
      <w:divBdr>
        <w:top w:val="none" w:sz="0" w:space="0" w:color="auto"/>
        <w:left w:val="none" w:sz="0" w:space="0" w:color="auto"/>
        <w:bottom w:val="none" w:sz="0" w:space="0" w:color="auto"/>
        <w:right w:val="none" w:sz="0" w:space="0" w:color="auto"/>
      </w:divBdr>
    </w:div>
    <w:div w:id="1689410982">
      <w:bodyDiv w:val="1"/>
      <w:marLeft w:val="0"/>
      <w:marRight w:val="0"/>
      <w:marTop w:val="0"/>
      <w:marBottom w:val="0"/>
      <w:divBdr>
        <w:top w:val="none" w:sz="0" w:space="0" w:color="auto"/>
        <w:left w:val="none" w:sz="0" w:space="0" w:color="auto"/>
        <w:bottom w:val="none" w:sz="0" w:space="0" w:color="auto"/>
        <w:right w:val="none" w:sz="0" w:space="0" w:color="auto"/>
      </w:divBdr>
    </w:div>
    <w:div w:id="1689603371">
      <w:bodyDiv w:val="1"/>
      <w:marLeft w:val="0"/>
      <w:marRight w:val="0"/>
      <w:marTop w:val="0"/>
      <w:marBottom w:val="0"/>
      <w:divBdr>
        <w:top w:val="none" w:sz="0" w:space="0" w:color="auto"/>
        <w:left w:val="none" w:sz="0" w:space="0" w:color="auto"/>
        <w:bottom w:val="none" w:sz="0" w:space="0" w:color="auto"/>
        <w:right w:val="none" w:sz="0" w:space="0" w:color="auto"/>
      </w:divBdr>
    </w:div>
    <w:div w:id="1690596272">
      <w:bodyDiv w:val="1"/>
      <w:marLeft w:val="0"/>
      <w:marRight w:val="0"/>
      <w:marTop w:val="0"/>
      <w:marBottom w:val="0"/>
      <w:divBdr>
        <w:top w:val="none" w:sz="0" w:space="0" w:color="auto"/>
        <w:left w:val="none" w:sz="0" w:space="0" w:color="auto"/>
        <w:bottom w:val="none" w:sz="0" w:space="0" w:color="auto"/>
        <w:right w:val="none" w:sz="0" w:space="0" w:color="auto"/>
      </w:divBdr>
    </w:div>
    <w:div w:id="1690645623">
      <w:bodyDiv w:val="1"/>
      <w:marLeft w:val="0"/>
      <w:marRight w:val="0"/>
      <w:marTop w:val="0"/>
      <w:marBottom w:val="0"/>
      <w:divBdr>
        <w:top w:val="none" w:sz="0" w:space="0" w:color="auto"/>
        <w:left w:val="none" w:sz="0" w:space="0" w:color="auto"/>
        <w:bottom w:val="none" w:sz="0" w:space="0" w:color="auto"/>
        <w:right w:val="none" w:sz="0" w:space="0" w:color="auto"/>
      </w:divBdr>
    </w:div>
    <w:div w:id="1691105555">
      <w:bodyDiv w:val="1"/>
      <w:marLeft w:val="0"/>
      <w:marRight w:val="0"/>
      <w:marTop w:val="0"/>
      <w:marBottom w:val="0"/>
      <w:divBdr>
        <w:top w:val="none" w:sz="0" w:space="0" w:color="auto"/>
        <w:left w:val="none" w:sz="0" w:space="0" w:color="auto"/>
        <w:bottom w:val="none" w:sz="0" w:space="0" w:color="auto"/>
        <w:right w:val="none" w:sz="0" w:space="0" w:color="auto"/>
      </w:divBdr>
    </w:div>
    <w:div w:id="1692027143">
      <w:bodyDiv w:val="1"/>
      <w:marLeft w:val="0"/>
      <w:marRight w:val="0"/>
      <w:marTop w:val="0"/>
      <w:marBottom w:val="0"/>
      <w:divBdr>
        <w:top w:val="none" w:sz="0" w:space="0" w:color="auto"/>
        <w:left w:val="none" w:sz="0" w:space="0" w:color="auto"/>
        <w:bottom w:val="none" w:sz="0" w:space="0" w:color="auto"/>
        <w:right w:val="none" w:sz="0" w:space="0" w:color="auto"/>
      </w:divBdr>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2221823">
      <w:bodyDiv w:val="1"/>
      <w:marLeft w:val="0"/>
      <w:marRight w:val="0"/>
      <w:marTop w:val="0"/>
      <w:marBottom w:val="0"/>
      <w:divBdr>
        <w:top w:val="none" w:sz="0" w:space="0" w:color="auto"/>
        <w:left w:val="none" w:sz="0" w:space="0" w:color="auto"/>
        <w:bottom w:val="none" w:sz="0" w:space="0" w:color="auto"/>
        <w:right w:val="none" w:sz="0" w:space="0" w:color="auto"/>
      </w:divBdr>
    </w:div>
    <w:div w:id="1692222642">
      <w:bodyDiv w:val="1"/>
      <w:marLeft w:val="0"/>
      <w:marRight w:val="0"/>
      <w:marTop w:val="0"/>
      <w:marBottom w:val="0"/>
      <w:divBdr>
        <w:top w:val="none" w:sz="0" w:space="0" w:color="auto"/>
        <w:left w:val="none" w:sz="0" w:space="0" w:color="auto"/>
        <w:bottom w:val="none" w:sz="0" w:space="0" w:color="auto"/>
        <w:right w:val="none" w:sz="0" w:space="0" w:color="auto"/>
      </w:divBdr>
    </w:div>
    <w:div w:id="1692879611">
      <w:bodyDiv w:val="1"/>
      <w:marLeft w:val="0"/>
      <w:marRight w:val="0"/>
      <w:marTop w:val="0"/>
      <w:marBottom w:val="0"/>
      <w:divBdr>
        <w:top w:val="none" w:sz="0" w:space="0" w:color="auto"/>
        <w:left w:val="none" w:sz="0" w:space="0" w:color="auto"/>
        <w:bottom w:val="none" w:sz="0" w:space="0" w:color="auto"/>
        <w:right w:val="none" w:sz="0" w:space="0" w:color="auto"/>
      </w:divBdr>
    </w:div>
    <w:div w:id="1693535283">
      <w:bodyDiv w:val="1"/>
      <w:marLeft w:val="0"/>
      <w:marRight w:val="0"/>
      <w:marTop w:val="0"/>
      <w:marBottom w:val="0"/>
      <w:divBdr>
        <w:top w:val="none" w:sz="0" w:space="0" w:color="auto"/>
        <w:left w:val="none" w:sz="0" w:space="0" w:color="auto"/>
        <w:bottom w:val="none" w:sz="0" w:space="0" w:color="auto"/>
        <w:right w:val="none" w:sz="0" w:space="0" w:color="auto"/>
      </w:divBdr>
    </w:div>
    <w:div w:id="1693843985">
      <w:bodyDiv w:val="1"/>
      <w:marLeft w:val="0"/>
      <w:marRight w:val="0"/>
      <w:marTop w:val="0"/>
      <w:marBottom w:val="0"/>
      <w:divBdr>
        <w:top w:val="none" w:sz="0" w:space="0" w:color="auto"/>
        <w:left w:val="none" w:sz="0" w:space="0" w:color="auto"/>
        <w:bottom w:val="none" w:sz="0" w:space="0" w:color="auto"/>
        <w:right w:val="none" w:sz="0" w:space="0" w:color="auto"/>
      </w:divBdr>
    </w:div>
    <w:div w:id="1694188372">
      <w:bodyDiv w:val="1"/>
      <w:marLeft w:val="0"/>
      <w:marRight w:val="0"/>
      <w:marTop w:val="0"/>
      <w:marBottom w:val="0"/>
      <w:divBdr>
        <w:top w:val="none" w:sz="0" w:space="0" w:color="auto"/>
        <w:left w:val="none" w:sz="0" w:space="0" w:color="auto"/>
        <w:bottom w:val="none" w:sz="0" w:space="0" w:color="auto"/>
        <w:right w:val="none" w:sz="0" w:space="0" w:color="auto"/>
      </w:divBdr>
    </w:div>
    <w:div w:id="1694266850">
      <w:bodyDiv w:val="1"/>
      <w:marLeft w:val="0"/>
      <w:marRight w:val="0"/>
      <w:marTop w:val="0"/>
      <w:marBottom w:val="0"/>
      <w:divBdr>
        <w:top w:val="none" w:sz="0" w:space="0" w:color="auto"/>
        <w:left w:val="none" w:sz="0" w:space="0" w:color="auto"/>
        <w:bottom w:val="none" w:sz="0" w:space="0" w:color="auto"/>
        <w:right w:val="none" w:sz="0" w:space="0" w:color="auto"/>
      </w:divBdr>
    </w:div>
    <w:div w:id="1694456695">
      <w:bodyDiv w:val="1"/>
      <w:marLeft w:val="0"/>
      <w:marRight w:val="0"/>
      <w:marTop w:val="0"/>
      <w:marBottom w:val="0"/>
      <w:divBdr>
        <w:top w:val="none" w:sz="0" w:space="0" w:color="auto"/>
        <w:left w:val="none" w:sz="0" w:space="0" w:color="auto"/>
        <w:bottom w:val="none" w:sz="0" w:space="0" w:color="auto"/>
        <w:right w:val="none" w:sz="0" w:space="0" w:color="auto"/>
      </w:divBdr>
    </w:div>
    <w:div w:id="1694572917">
      <w:bodyDiv w:val="1"/>
      <w:marLeft w:val="0"/>
      <w:marRight w:val="0"/>
      <w:marTop w:val="0"/>
      <w:marBottom w:val="0"/>
      <w:divBdr>
        <w:top w:val="none" w:sz="0" w:space="0" w:color="auto"/>
        <w:left w:val="none" w:sz="0" w:space="0" w:color="auto"/>
        <w:bottom w:val="none" w:sz="0" w:space="0" w:color="auto"/>
        <w:right w:val="none" w:sz="0" w:space="0" w:color="auto"/>
      </w:divBdr>
    </w:div>
    <w:div w:id="1694720385">
      <w:bodyDiv w:val="1"/>
      <w:marLeft w:val="0"/>
      <w:marRight w:val="0"/>
      <w:marTop w:val="0"/>
      <w:marBottom w:val="0"/>
      <w:divBdr>
        <w:top w:val="none" w:sz="0" w:space="0" w:color="auto"/>
        <w:left w:val="none" w:sz="0" w:space="0" w:color="auto"/>
        <w:bottom w:val="none" w:sz="0" w:space="0" w:color="auto"/>
        <w:right w:val="none" w:sz="0" w:space="0" w:color="auto"/>
      </w:divBdr>
    </w:div>
    <w:div w:id="1695232435">
      <w:bodyDiv w:val="1"/>
      <w:marLeft w:val="0"/>
      <w:marRight w:val="0"/>
      <w:marTop w:val="0"/>
      <w:marBottom w:val="0"/>
      <w:divBdr>
        <w:top w:val="none" w:sz="0" w:space="0" w:color="auto"/>
        <w:left w:val="none" w:sz="0" w:space="0" w:color="auto"/>
        <w:bottom w:val="none" w:sz="0" w:space="0" w:color="auto"/>
        <w:right w:val="none" w:sz="0" w:space="0" w:color="auto"/>
      </w:divBdr>
    </w:div>
    <w:div w:id="1696345731">
      <w:bodyDiv w:val="1"/>
      <w:marLeft w:val="0"/>
      <w:marRight w:val="0"/>
      <w:marTop w:val="0"/>
      <w:marBottom w:val="0"/>
      <w:divBdr>
        <w:top w:val="none" w:sz="0" w:space="0" w:color="auto"/>
        <w:left w:val="none" w:sz="0" w:space="0" w:color="auto"/>
        <w:bottom w:val="none" w:sz="0" w:space="0" w:color="auto"/>
        <w:right w:val="none" w:sz="0" w:space="0" w:color="auto"/>
      </w:divBdr>
    </w:div>
    <w:div w:id="1696540387">
      <w:bodyDiv w:val="1"/>
      <w:marLeft w:val="0"/>
      <w:marRight w:val="0"/>
      <w:marTop w:val="0"/>
      <w:marBottom w:val="0"/>
      <w:divBdr>
        <w:top w:val="none" w:sz="0" w:space="0" w:color="auto"/>
        <w:left w:val="none" w:sz="0" w:space="0" w:color="auto"/>
        <w:bottom w:val="none" w:sz="0" w:space="0" w:color="auto"/>
        <w:right w:val="none" w:sz="0" w:space="0" w:color="auto"/>
      </w:divBdr>
    </w:div>
    <w:div w:id="1696736358">
      <w:bodyDiv w:val="1"/>
      <w:marLeft w:val="0"/>
      <w:marRight w:val="0"/>
      <w:marTop w:val="0"/>
      <w:marBottom w:val="0"/>
      <w:divBdr>
        <w:top w:val="none" w:sz="0" w:space="0" w:color="auto"/>
        <w:left w:val="none" w:sz="0" w:space="0" w:color="auto"/>
        <w:bottom w:val="none" w:sz="0" w:space="0" w:color="auto"/>
        <w:right w:val="none" w:sz="0" w:space="0" w:color="auto"/>
      </w:divBdr>
    </w:div>
    <w:div w:id="1697194926">
      <w:bodyDiv w:val="1"/>
      <w:marLeft w:val="0"/>
      <w:marRight w:val="0"/>
      <w:marTop w:val="0"/>
      <w:marBottom w:val="0"/>
      <w:divBdr>
        <w:top w:val="none" w:sz="0" w:space="0" w:color="auto"/>
        <w:left w:val="none" w:sz="0" w:space="0" w:color="auto"/>
        <w:bottom w:val="none" w:sz="0" w:space="0" w:color="auto"/>
        <w:right w:val="none" w:sz="0" w:space="0" w:color="auto"/>
      </w:divBdr>
    </w:div>
    <w:div w:id="1697927168">
      <w:bodyDiv w:val="1"/>
      <w:marLeft w:val="0"/>
      <w:marRight w:val="0"/>
      <w:marTop w:val="0"/>
      <w:marBottom w:val="0"/>
      <w:divBdr>
        <w:top w:val="none" w:sz="0" w:space="0" w:color="auto"/>
        <w:left w:val="none" w:sz="0" w:space="0" w:color="auto"/>
        <w:bottom w:val="none" w:sz="0" w:space="0" w:color="auto"/>
        <w:right w:val="none" w:sz="0" w:space="0" w:color="auto"/>
      </w:divBdr>
    </w:div>
    <w:div w:id="1698119233">
      <w:bodyDiv w:val="1"/>
      <w:marLeft w:val="0"/>
      <w:marRight w:val="0"/>
      <w:marTop w:val="0"/>
      <w:marBottom w:val="0"/>
      <w:divBdr>
        <w:top w:val="none" w:sz="0" w:space="0" w:color="auto"/>
        <w:left w:val="none" w:sz="0" w:space="0" w:color="auto"/>
        <w:bottom w:val="none" w:sz="0" w:space="0" w:color="auto"/>
        <w:right w:val="none" w:sz="0" w:space="0" w:color="auto"/>
      </w:divBdr>
    </w:div>
    <w:div w:id="1698768976">
      <w:bodyDiv w:val="1"/>
      <w:marLeft w:val="0"/>
      <w:marRight w:val="0"/>
      <w:marTop w:val="0"/>
      <w:marBottom w:val="0"/>
      <w:divBdr>
        <w:top w:val="none" w:sz="0" w:space="0" w:color="auto"/>
        <w:left w:val="none" w:sz="0" w:space="0" w:color="auto"/>
        <w:bottom w:val="none" w:sz="0" w:space="0" w:color="auto"/>
        <w:right w:val="none" w:sz="0" w:space="0" w:color="auto"/>
      </w:divBdr>
    </w:div>
    <w:div w:id="1698848184">
      <w:bodyDiv w:val="1"/>
      <w:marLeft w:val="0"/>
      <w:marRight w:val="0"/>
      <w:marTop w:val="0"/>
      <w:marBottom w:val="0"/>
      <w:divBdr>
        <w:top w:val="none" w:sz="0" w:space="0" w:color="auto"/>
        <w:left w:val="none" w:sz="0" w:space="0" w:color="auto"/>
        <w:bottom w:val="none" w:sz="0" w:space="0" w:color="auto"/>
        <w:right w:val="none" w:sz="0" w:space="0" w:color="auto"/>
      </w:divBdr>
    </w:div>
    <w:div w:id="1698892352">
      <w:bodyDiv w:val="1"/>
      <w:marLeft w:val="0"/>
      <w:marRight w:val="0"/>
      <w:marTop w:val="0"/>
      <w:marBottom w:val="0"/>
      <w:divBdr>
        <w:top w:val="none" w:sz="0" w:space="0" w:color="auto"/>
        <w:left w:val="none" w:sz="0" w:space="0" w:color="auto"/>
        <w:bottom w:val="none" w:sz="0" w:space="0" w:color="auto"/>
        <w:right w:val="none" w:sz="0" w:space="0" w:color="auto"/>
      </w:divBdr>
    </w:div>
    <w:div w:id="1699426379">
      <w:bodyDiv w:val="1"/>
      <w:marLeft w:val="0"/>
      <w:marRight w:val="0"/>
      <w:marTop w:val="0"/>
      <w:marBottom w:val="0"/>
      <w:divBdr>
        <w:top w:val="none" w:sz="0" w:space="0" w:color="auto"/>
        <w:left w:val="none" w:sz="0" w:space="0" w:color="auto"/>
        <w:bottom w:val="none" w:sz="0" w:space="0" w:color="auto"/>
        <w:right w:val="none" w:sz="0" w:space="0" w:color="auto"/>
      </w:divBdr>
    </w:div>
    <w:div w:id="1699618392">
      <w:bodyDiv w:val="1"/>
      <w:marLeft w:val="0"/>
      <w:marRight w:val="0"/>
      <w:marTop w:val="0"/>
      <w:marBottom w:val="0"/>
      <w:divBdr>
        <w:top w:val="none" w:sz="0" w:space="0" w:color="auto"/>
        <w:left w:val="none" w:sz="0" w:space="0" w:color="auto"/>
        <w:bottom w:val="none" w:sz="0" w:space="0" w:color="auto"/>
        <w:right w:val="none" w:sz="0" w:space="0" w:color="auto"/>
      </w:divBdr>
    </w:div>
    <w:div w:id="1700163751">
      <w:bodyDiv w:val="1"/>
      <w:marLeft w:val="0"/>
      <w:marRight w:val="0"/>
      <w:marTop w:val="0"/>
      <w:marBottom w:val="0"/>
      <w:divBdr>
        <w:top w:val="none" w:sz="0" w:space="0" w:color="auto"/>
        <w:left w:val="none" w:sz="0" w:space="0" w:color="auto"/>
        <w:bottom w:val="none" w:sz="0" w:space="0" w:color="auto"/>
        <w:right w:val="none" w:sz="0" w:space="0" w:color="auto"/>
      </w:divBdr>
    </w:div>
    <w:div w:id="1700734829">
      <w:bodyDiv w:val="1"/>
      <w:marLeft w:val="0"/>
      <w:marRight w:val="0"/>
      <w:marTop w:val="0"/>
      <w:marBottom w:val="0"/>
      <w:divBdr>
        <w:top w:val="none" w:sz="0" w:space="0" w:color="auto"/>
        <w:left w:val="none" w:sz="0" w:space="0" w:color="auto"/>
        <w:bottom w:val="none" w:sz="0" w:space="0" w:color="auto"/>
        <w:right w:val="none" w:sz="0" w:space="0" w:color="auto"/>
      </w:divBdr>
    </w:div>
    <w:div w:id="1700813638">
      <w:bodyDiv w:val="1"/>
      <w:marLeft w:val="0"/>
      <w:marRight w:val="0"/>
      <w:marTop w:val="0"/>
      <w:marBottom w:val="0"/>
      <w:divBdr>
        <w:top w:val="none" w:sz="0" w:space="0" w:color="auto"/>
        <w:left w:val="none" w:sz="0" w:space="0" w:color="auto"/>
        <w:bottom w:val="none" w:sz="0" w:space="0" w:color="auto"/>
        <w:right w:val="none" w:sz="0" w:space="0" w:color="auto"/>
      </w:divBdr>
    </w:div>
    <w:div w:id="1700936794">
      <w:bodyDiv w:val="1"/>
      <w:marLeft w:val="0"/>
      <w:marRight w:val="0"/>
      <w:marTop w:val="0"/>
      <w:marBottom w:val="0"/>
      <w:divBdr>
        <w:top w:val="none" w:sz="0" w:space="0" w:color="auto"/>
        <w:left w:val="none" w:sz="0" w:space="0" w:color="auto"/>
        <w:bottom w:val="none" w:sz="0" w:space="0" w:color="auto"/>
        <w:right w:val="none" w:sz="0" w:space="0" w:color="auto"/>
      </w:divBdr>
    </w:div>
    <w:div w:id="1701006627">
      <w:bodyDiv w:val="1"/>
      <w:marLeft w:val="0"/>
      <w:marRight w:val="0"/>
      <w:marTop w:val="0"/>
      <w:marBottom w:val="0"/>
      <w:divBdr>
        <w:top w:val="none" w:sz="0" w:space="0" w:color="auto"/>
        <w:left w:val="none" w:sz="0" w:space="0" w:color="auto"/>
        <w:bottom w:val="none" w:sz="0" w:space="0" w:color="auto"/>
        <w:right w:val="none" w:sz="0" w:space="0" w:color="auto"/>
      </w:divBdr>
    </w:div>
    <w:div w:id="1701203094">
      <w:bodyDiv w:val="1"/>
      <w:marLeft w:val="0"/>
      <w:marRight w:val="0"/>
      <w:marTop w:val="0"/>
      <w:marBottom w:val="0"/>
      <w:divBdr>
        <w:top w:val="none" w:sz="0" w:space="0" w:color="auto"/>
        <w:left w:val="none" w:sz="0" w:space="0" w:color="auto"/>
        <w:bottom w:val="none" w:sz="0" w:space="0" w:color="auto"/>
        <w:right w:val="none" w:sz="0" w:space="0" w:color="auto"/>
      </w:divBdr>
    </w:div>
    <w:div w:id="1702052006">
      <w:bodyDiv w:val="1"/>
      <w:marLeft w:val="0"/>
      <w:marRight w:val="0"/>
      <w:marTop w:val="0"/>
      <w:marBottom w:val="0"/>
      <w:divBdr>
        <w:top w:val="none" w:sz="0" w:space="0" w:color="auto"/>
        <w:left w:val="none" w:sz="0" w:space="0" w:color="auto"/>
        <w:bottom w:val="none" w:sz="0" w:space="0" w:color="auto"/>
        <w:right w:val="none" w:sz="0" w:space="0" w:color="auto"/>
      </w:divBdr>
    </w:div>
    <w:div w:id="1702779311">
      <w:bodyDiv w:val="1"/>
      <w:marLeft w:val="0"/>
      <w:marRight w:val="0"/>
      <w:marTop w:val="0"/>
      <w:marBottom w:val="0"/>
      <w:divBdr>
        <w:top w:val="none" w:sz="0" w:space="0" w:color="auto"/>
        <w:left w:val="none" w:sz="0" w:space="0" w:color="auto"/>
        <w:bottom w:val="none" w:sz="0" w:space="0" w:color="auto"/>
        <w:right w:val="none" w:sz="0" w:space="0" w:color="auto"/>
      </w:divBdr>
    </w:div>
    <w:div w:id="1702782859">
      <w:bodyDiv w:val="1"/>
      <w:marLeft w:val="0"/>
      <w:marRight w:val="0"/>
      <w:marTop w:val="0"/>
      <w:marBottom w:val="0"/>
      <w:divBdr>
        <w:top w:val="none" w:sz="0" w:space="0" w:color="auto"/>
        <w:left w:val="none" w:sz="0" w:space="0" w:color="auto"/>
        <w:bottom w:val="none" w:sz="0" w:space="0" w:color="auto"/>
        <w:right w:val="none" w:sz="0" w:space="0" w:color="auto"/>
      </w:divBdr>
    </w:div>
    <w:div w:id="1703168184">
      <w:bodyDiv w:val="1"/>
      <w:marLeft w:val="0"/>
      <w:marRight w:val="0"/>
      <w:marTop w:val="0"/>
      <w:marBottom w:val="0"/>
      <w:divBdr>
        <w:top w:val="none" w:sz="0" w:space="0" w:color="auto"/>
        <w:left w:val="none" w:sz="0" w:space="0" w:color="auto"/>
        <w:bottom w:val="none" w:sz="0" w:space="0" w:color="auto"/>
        <w:right w:val="none" w:sz="0" w:space="0" w:color="auto"/>
      </w:divBdr>
    </w:div>
    <w:div w:id="1703481671">
      <w:bodyDiv w:val="1"/>
      <w:marLeft w:val="0"/>
      <w:marRight w:val="0"/>
      <w:marTop w:val="0"/>
      <w:marBottom w:val="0"/>
      <w:divBdr>
        <w:top w:val="none" w:sz="0" w:space="0" w:color="auto"/>
        <w:left w:val="none" w:sz="0" w:space="0" w:color="auto"/>
        <w:bottom w:val="none" w:sz="0" w:space="0" w:color="auto"/>
        <w:right w:val="none" w:sz="0" w:space="0" w:color="auto"/>
      </w:divBdr>
    </w:div>
    <w:div w:id="1703632759">
      <w:bodyDiv w:val="1"/>
      <w:marLeft w:val="0"/>
      <w:marRight w:val="0"/>
      <w:marTop w:val="0"/>
      <w:marBottom w:val="0"/>
      <w:divBdr>
        <w:top w:val="none" w:sz="0" w:space="0" w:color="auto"/>
        <w:left w:val="none" w:sz="0" w:space="0" w:color="auto"/>
        <w:bottom w:val="none" w:sz="0" w:space="0" w:color="auto"/>
        <w:right w:val="none" w:sz="0" w:space="0" w:color="auto"/>
      </w:divBdr>
    </w:div>
    <w:div w:id="1704011528">
      <w:bodyDiv w:val="1"/>
      <w:marLeft w:val="0"/>
      <w:marRight w:val="0"/>
      <w:marTop w:val="0"/>
      <w:marBottom w:val="0"/>
      <w:divBdr>
        <w:top w:val="none" w:sz="0" w:space="0" w:color="auto"/>
        <w:left w:val="none" w:sz="0" w:space="0" w:color="auto"/>
        <w:bottom w:val="none" w:sz="0" w:space="0" w:color="auto"/>
        <w:right w:val="none" w:sz="0" w:space="0" w:color="auto"/>
      </w:divBdr>
    </w:div>
    <w:div w:id="1704209920">
      <w:bodyDiv w:val="1"/>
      <w:marLeft w:val="0"/>
      <w:marRight w:val="0"/>
      <w:marTop w:val="0"/>
      <w:marBottom w:val="0"/>
      <w:divBdr>
        <w:top w:val="none" w:sz="0" w:space="0" w:color="auto"/>
        <w:left w:val="none" w:sz="0" w:space="0" w:color="auto"/>
        <w:bottom w:val="none" w:sz="0" w:space="0" w:color="auto"/>
        <w:right w:val="none" w:sz="0" w:space="0" w:color="auto"/>
      </w:divBdr>
    </w:div>
    <w:div w:id="1704212754">
      <w:bodyDiv w:val="1"/>
      <w:marLeft w:val="0"/>
      <w:marRight w:val="0"/>
      <w:marTop w:val="0"/>
      <w:marBottom w:val="0"/>
      <w:divBdr>
        <w:top w:val="none" w:sz="0" w:space="0" w:color="auto"/>
        <w:left w:val="none" w:sz="0" w:space="0" w:color="auto"/>
        <w:bottom w:val="none" w:sz="0" w:space="0" w:color="auto"/>
        <w:right w:val="none" w:sz="0" w:space="0" w:color="auto"/>
      </w:divBdr>
    </w:div>
    <w:div w:id="1705254845">
      <w:bodyDiv w:val="1"/>
      <w:marLeft w:val="0"/>
      <w:marRight w:val="0"/>
      <w:marTop w:val="0"/>
      <w:marBottom w:val="0"/>
      <w:divBdr>
        <w:top w:val="none" w:sz="0" w:space="0" w:color="auto"/>
        <w:left w:val="none" w:sz="0" w:space="0" w:color="auto"/>
        <w:bottom w:val="none" w:sz="0" w:space="0" w:color="auto"/>
        <w:right w:val="none" w:sz="0" w:space="0" w:color="auto"/>
      </w:divBdr>
    </w:div>
    <w:div w:id="1705405005">
      <w:bodyDiv w:val="1"/>
      <w:marLeft w:val="0"/>
      <w:marRight w:val="0"/>
      <w:marTop w:val="0"/>
      <w:marBottom w:val="0"/>
      <w:divBdr>
        <w:top w:val="none" w:sz="0" w:space="0" w:color="auto"/>
        <w:left w:val="none" w:sz="0" w:space="0" w:color="auto"/>
        <w:bottom w:val="none" w:sz="0" w:space="0" w:color="auto"/>
        <w:right w:val="none" w:sz="0" w:space="0" w:color="auto"/>
      </w:divBdr>
    </w:div>
    <w:div w:id="1705787494">
      <w:bodyDiv w:val="1"/>
      <w:marLeft w:val="0"/>
      <w:marRight w:val="0"/>
      <w:marTop w:val="0"/>
      <w:marBottom w:val="0"/>
      <w:divBdr>
        <w:top w:val="none" w:sz="0" w:space="0" w:color="auto"/>
        <w:left w:val="none" w:sz="0" w:space="0" w:color="auto"/>
        <w:bottom w:val="none" w:sz="0" w:space="0" w:color="auto"/>
        <w:right w:val="none" w:sz="0" w:space="0" w:color="auto"/>
      </w:divBdr>
    </w:div>
    <w:div w:id="1706783165">
      <w:bodyDiv w:val="1"/>
      <w:marLeft w:val="0"/>
      <w:marRight w:val="0"/>
      <w:marTop w:val="0"/>
      <w:marBottom w:val="0"/>
      <w:divBdr>
        <w:top w:val="none" w:sz="0" w:space="0" w:color="auto"/>
        <w:left w:val="none" w:sz="0" w:space="0" w:color="auto"/>
        <w:bottom w:val="none" w:sz="0" w:space="0" w:color="auto"/>
        <w:right w:val="none" w:sz="0" w:space="0" w:color="auto"/>
      </w:divBdr>
    </w:div>
    <w:div w:id="1706828498">
      <w:bodyDiv w:val="1"/>
      <w:marLeft w:val="0"/>
      <w:marRight w:val="0"/>
      <w:marTop w:val="0"/>
      <w:marBottom w:val="0"/>
      <w:divBdr>
        <w:top w:val="none" w:sz="0" w:space="0" w:color="auto"/>
        <w:left w:val="none" w:sz="0" w:space="0" w:color="auto"/>
        <w:bottom w:val="none" w:sz="0" w:space="0" w:color="auto"/>
        <w:right w:val="none" w:sz="0" w:space="0" w:color="auto"/>
      </w:divBdr>
    </w:div>
    <w:div w:id="1707411013">
      <w:bodyDiv w:val="1"/>
      <w:marLeft w:val="0"/>
      <w:marRight w:val="0"/>
      <w:marTop w:val="0"/>
      <w:marBottom w:val="0"/>
      <w:divBdr>
        <w:top w:val="none" w:sz="0" w:space="0" w:color="auto"/>
        <w:left w:val="none" w:sz="0" w:space="0" w:color="auto"/>
        <w:bottom w:val="none" w:sz="0" w:space="0" w:color="auto"/>
        <w:right w:val="none" w:sz="0" w:space="0" w:color="auto"/>
      </w:divBdr>
    </w:div>
    <w:div w:id="1707564355">
      <w:bodyDiv w:val="1"/>
      <w:marLeft w:val="0"/>
      <w:marRight w:val="0"/>
      <w:marTop w:val="0"/>
      <w:marBottom w:val="0"/>
      <w:divBdr>
        <w:top w:val="none" w:sz="0" w:space="0" w:color="auto"/>
        <w:left w:val="none" w:sz="0" w:space="0" w:color="auto"/>
        <w:bottom w:val="none" w:sz="0" w:space="0" w:color="auto"/>
        <w:right w:val="none" w:sz="0" w:space="0" w:color="auto"/>
      </w:divBdr>
    </w:div>
    <w:div w:id="1707680926">
      <w:bodyDiv w:val="1"/>
      <w:marLeft w:val="0"/>
      <w:marRight w:val="0"/>
      <w:marTop w:val="0"/>
      <w:marBottom w:val="0"/>
      <w:divBdr>
        <w:top w:val="none" w:sz="0" w:space="0" w:color="auto"/>
        <w:left w:val="none" w:sz="0" w:space="0" w:color="auto"/>
        <w:bottom w:val="none" w:sz="0" w:space="0" w:color="auto"/>
        <w:right w:val="none" w:sz="0" w:space="0" w:color="auto"/>
      </w:divBdr>
    </w:div>
    <w:div w:id="1707832402">
      <w:bodyDiv w:val="1"/>
      <w:marLeft w:val="0"/>
      <w:marRight w:val="0"/>
      <w:marTop w:val="0"/>
      <w:marBottom w:val="0"/>
      <w:divBdr>
        <w:top w:val="none" w:sz="0" w:space="0" w:color="auto"/>
        <w:left w:val="none" w:sz="0" w:space="0" w:color="auto"/>
        <w:bottom w:val="none" w:sz="0" w:space="0" w:color="auto"/>
        <w:right w:val="none" w:sz="0" w:space="0" w:color="auto"/>
      </w:divBdr>
    </w:div>
    <w:div w:id="1707872806">
      <w:bodyDiv w:val="1"/>
      <w:marLeft w:val="0"/>
      <w:marRight w:val="0"/>
      <w:marTop w:val="0"/>
      <w:marBottom w:val="0"/>
      <w:divBdr>
        <w:top w:val="none" w:sz="0" w:space="0" w:color="auto"/>
        <w:left w:val="none" w:sz="0" w:space="0" w:color="auto"/>
        <w:bottom w:val="none" w:sz="0" w:space="0" w:color="auto"/>
        <w:right w:val="none" w:sz="0" w:space="0" w:color="auto"/>
      </w:divBdr>
    </w:div>
    <w:div w:id="1708212965">
      <w:bodyDiv w:val="1"/>
      <w:marLeft w:val="0"/>
      <w:marRight w:val="0"/>
      <w:marTop w:val="0"/>
      <w:marBottom w:val="0"/>
      <w:divBdr>
        <w:top w:val="none" w:sz="0" w:space="0" w:color="auto"/>
        <w:left w:val="none" w:sz="0" w:space="0" w:color="auto"/>
        <w:bottom w:val="none" w:sz="0" w:space="0" w:color="auto"/>
        <w:right w:val="none" w:sz="0" w:space="0" w:color="auto"/>
      </w:divBdr>
    </w:div>
    <w:div w:id="1708607318">
      <w:bodyDiv w:val="1"/>
      <w:marLeft w:val="0"/>
      <w:marRight w:val="0"/>
      <w:marTop w:val="0"/>
      <w:marBottom w:val="0"/>
      <w:divBdr>
        <w:top w:val="none" w:sz="0" w:space="0" w:color="auto"/>
        <w:left w:val="none" w:sz="0" w:space="0" w:color="auto"/>
        <w:bottom w:val="none" w:sz="0" w:space="0" w:color="auto"/>
        <w:right w:val="none" w:sz="0" w:space="0" w:color="auto"/>
      </w:divBdr>
    </w:div>
    <w:div w:id="1709337166">
      <w:bodyDiv w:val="1"/>
      <w:marLeft w:val="0"/>
      <w:marRight w:val="0"/>
      <w:marTop w:val="0"/>
      <w:marBottom w:val="0"/>
      <w:divBdr>
        <w:top w:val="none" w:sz="0" w:space="0" w:color="auto"/>
        <w:left w:val="none" w:sz="0" w:space="0" w:color="auto"/>
        <w:bottom w:val="none" w:sz="0" w:space="0" w:color="auto"/>
        <w:right w:val="none" w:sz="0" w:space="0" w:color="auto"/>
      </w:divBdr>
    </w:div>
    <w:div w:id="1709530915">
      <w:bodyDiv w:val="1"/>
      <w:marLeft w:val="0"/>
      <w:marRight w:val="0"/>
      <w:marTop w:val="0"/>
      <w:marBottom w:val="0"/>
      <w:divBdr>
        <w:top w:val="none" w:sz="0" w:space="0" w:color="auto"/>
        <w:left w:val="none" w:sz="0" w:space="0" w:color="auto"/>
        <w:bottom w:val="none" w:sz="0" w:space="0" w:color="auto"/>
        <w:right w:val="none" w:sz="0" w:space="0" w:color="auto"/>
      </w:divBdr>
    </w:div>
    <w:div w:id="1709644503">
      <w:bodyDiv w:val="1"/>
      <w:marLeft w:val="0"/>
      <w:marRight w:val="0"/>
      <w:marTop w:val="0"/>
      <w:marBottom w:val="0"/>
      <w:divBdr>
        <w:top w:val="none" w:sz="0" w:space="0" w:color="auto"/>
        <w:left w:val="none" w:sz="0" w:space="0" w:color="auto"/>
        <w:bottom w:val="none" w:sz="0" w:space="0" w:color="auto"/>
        <w:right w:val="none" w:sz="0" w:space="0" w:color="auto"/>
      </w:divBdr>
    </w:div>
    <w:div w:id="1709717563">
      <w:bodyDiv w:val="1"/>
      <w:marLeft w:val="0"/>
      <w:marRight w:val="0"/>
      <w:marTop w:val="0"/>
      <w:marBottom w:val="0"/>
      <w:divBdr>
        <w:top w:val="none" w:sz="0" w:space="0" w:color="auto"/>
        <w:left w:val="none" w:sz="0" w:space="0" w:color="auto"/>
        <w:bottom w:val="none" w:sz="0" w:space="0" w:color="auto"/>
        <w:right w:val="none" w:sz="0" w:space="0" w:color="auto"/>
      </w:divBdr>
    </w:div>
    <w:div w:id="1710036238">
      <w:bodyDiv w:val="1"/>
      <w:marLeft w:val="0"/>
      <w:marRight w:val="0"/>
      <w:marTop w:val="0"/>
      <w:marBottom w:val="0"/>
      <w:divBdr>
        <w:top w:val="none" w:sz="0" w:space="0" w:color="auto"/>
        <w:left w:val="none" w:sz="0" w:space="0" w:color="auto"/>
        <w:bottom w:val="none" w:sz="0" w:space="0" w:color="auto"/>
        <w:right w:val="none" w:sz="0" w:space="0" w:color="auto"/>
      </w:divBdr>
    </w:div>
    <w:div w:id="1710492520">
      <w:bodyDiv w:val="1"/>
      <w:marLeft w:val="0"/>
      <w:marRight w:val="0"/>
      <w:marTop w:val="0"/>
      <w:marBottom w:val="0"/>
      <w:divBdr>
        <w:top w:val="none" w:sz="0" w:space="0" w:color="auto"/>
        <w:left w:val="none" w:sz="0" w:space="0" w:color="auto"/>
        <w:bottom w:val="none" w:sz="0" w:space="0" w:color="auto"/>
        <w:right w:val="none" w:sz="0" w:space="0" w:color="auto"/>
      </w:divBdr>
    </w:div>
    <w:div w:id="1710571471">
      <w:bodyDiv w:val="1"/>
      <w:marLeft w:val="0"/>
      <w:marRight w:val="0"/>
      <w:marTop w:val="0"/>
      <w:marBottom w:val="0"/>
      <w:divBdr>
        <w:top w:val="none" w:sz="0" w:space="0" w:color="auto"/>
        <w:left w:val="none" w:sz="0" w:space="0" w:color="auto"/>
        <w:bottom w:val="none" w:sz="0" w:space="0" w:color="auto"/>
        <w:right w:val="none" w:sz="0" w:space="0" w:color="auto"/>
      </w:divBdr>
    </w:div>
    <w:div w:id="1710912141">
      <w:bodyDiv w:val="1"/>
      <w:marLeft w:val="0"/>
      <w:marRight w:val="0"/>
      <w:marTop w:val="0"/>
      <w:marBottom w:val="0"/>
      <w:divBdr>
        <w:top w:val="none" w:sz="0" w:space="0" w:color="auto"/>
        <w:left w:val="none" w:sz="0" w:space="0" w:color="auto"/>
        <w:bottom w:val="none" w:sz="0" w:space="0" w:color="auto"/>
        <w:right w:val="none" w:sz="0" w:space="0" w:color="auto"/>
      </w:divBdr>
    </w:div>
    <w:div w:id="1710914897">
      <w:bodyDiv w:val="1"/>
      <w:marLeft w:val="0"/>
      <w:marRight w:val="0"/>
      <w:marTop w:val="0"/>
      <w:marBottom w:val="0"/>
      <w:divBdr>
        <w:top w:val="none" w:sz="0" w:space="0" w:color="auto"/>
        <w:left w:val="none" w:sz="0" w:space="0" w:color="auto"/>
        <w:bottom w:val="none" w:sz="0" w:space="0" w:color="auto"/>
        <w:right w:val="none" w:sz="0" w:space="0" w:color="auto"/>
      </w:divBdr>
    </w:div>
    <w:div w:id="1711342772">
      <w:bodyDiv w:val="1"/>
      <w:marLeft w:val="0"/>
      <w:marRight w:val="0"/>
      <w:marTop w:val="0"/>
      <w:marBottom w:val="0"/>
      <w:divBdr>
        <w:top w:val="none" w:sz="0" w:space="0" w:color="auto"/>
        <w:left w:val="none" w:sz="0" w:space="0" w:color="auto"/>
        <w:bottom w:val="none" w:sz="0" w:space="0" w:color="auto"/>
        <w:right w:val="none" w:sz="0" w:space="0" w:color="auto"/>
      </w:divBdr>
    </w:div>
    <w:div w:id="1711418017">
      <w:bodyDiv w:val="1"/>
      <w:marLeft w:val="0"/>
      <w:marRight w:val="0"/>
      <w:marTop w:val="0"/>
      <w:marBottom w:val="0"/>
      <w:divBdr>
        <w:top w:val="none" w:sz="0" w:space="0" w:color="auto"/>
        <w:left w:val="none" w:sz="0" w:space="0" w:color="auto"/>
        <w:bottom w:val="none" w:sz="0" w:space="0" w:color="auto"/>
        <w:right w:val="none" w:sz="0" w:space="0" w:color="auto"/>
      </w:divBdr>
    </w:div>
    <w:div w:id="1711564118">
      <w:bodyDiv w:val="1"/>
      <w:marLeft w:val="0"/>
      <w:marRight w:val="0"/>
      <w:marTop w:val="0"/>
      <w:marBottom w:val="0"/>
      <w:divBdr>
        <w:top w:val="none" w:sz="0" w:space="0" w:color="auto"/>
        <w:left w:val="none" w:sz="0" w:space="0" w:color="auto"/>
        <w:bottom w:val="none" w:sz="0" w:space="0" w:color="auto"/>
        <w:right w:val="none" w:sz="0" w:space="0" w:color="auto"/>
      </w:divBdr>
    </w:div>
    <w:div w:id="1711763391">
      <w:bodyDiv w:val="1"/>
      <w:marLeft w:val="0"/>
      <w:marRight w:val="0"/>
      <w:marTop w:val="0"/>
      <w:marBottom w:val="0"/>
      <w:divBdr>
        <w:top w:val="none" w:sz="0" w:space="0" w:color="auto"/>
        <w:left w:val="none" w:sz="0" w:space="0" w:color="auto"/>
        <w:bottom w:val="none" w:sz="0" w:space="0" w:color="auto"/>
        <w:right w:val="none" w:sz="0" w:space="0" w:color="auto"/>
      </w:divBdr>
    </w:div>
    <w:div w:id="1711954526">
      <w:bodyDiv w:val="1"/>
      <w:marLeft w:val="0"/>
      <w:marRight w:val="0"/>
      <w:marTop w:val="0"/>
      <w:marBottom w:val="0"/>
      <w:divBdr>
        <w:top w:val="none" w:sz="0" w:space="0" w:color="auto"/>
        <w:left w:val="none" w:sz="0" w:space="0" w:color="auto"/>
        <w:bottom w:val="none" w:sz="0" w:space="0" w:color="auto"/>
        <w:right w:val="none" w:sz="0" w:space="0" w:color="auto"/>
      </w:divBdr>
    </w:div>
    <w:div w:id="1712610898">
      <w:bodyDiv w:val="1"/>
      <w:marLeft w:val="0"/>
      <w:marRight w:val="0"/>
      <w:marTop w:val="0"/>
      <w:marBottom w:val="0"/>
      <w:divBdr>
        <w:top w:val="none" w:sz="0" w:space="0" w:color="auto"/>
        <w:left w:val="none" w:sz="0" w:space="0" w:color="auto"/>
        <w:bottom w:val="none" w:sz="0" w:space="0" w:color="auto"/>
        <w:right w:val="none" w:sz="0" w:space="0" w:color="auto"/>
      </w:divBdr>
    </w:div>
    <w:div w:id="1713073085">
      <w:bodyDiv w:val="1"/>
      <w:marLeft w:val="0"/>
      <w:marRight w:val="0"/>
      <w:marTop w:val="0"/>
      <w:marBottom w:val="0"/>
      <w:divBdr>
        <w:top w:val="none" w:sz="0" w:space="0" w:color="auto"/>
        <w:left w:val="none" w:sz="0" w:space="0" w:color="auto"/>
        <w:bottom w:val="none" w:sz="0" w:space="0" w:color="auto"/>
        <w:right w:val="none" w:sz="0" w:space="0" w:color="auto"/>
      </w:divBdr>
    </w:div>
    <w:div w:id="1713190522">
      <w:bodyDiv w:val="1"/>
      <w:marLeft w:val="0"/>
      <w:marRight w:val="0"/>
      <w:marTop w:val="0"/>
      <w:marBottom w:val="0"/>
      <w:divBdr>
        <w:top w:val="none" w:sz="0" w:space="0" w:color="auto"/>
        <w:left w:val="none" w:sz="0" w:space="0" w:color="auto"/>
        <w:bottom w:val="none" w:sz="0" w:space="0" w:color="auto"/>
        <w:right w:val="none" w:sz="0" w:space="0" w:color="auto"/>
      </w:divBdr>
    </w:div>
    <w:div w:id="1714234569">
      <w:bodyDiv w:val="1"/>
      <w:marLeft w:val="0"/>
      <w:marRight w:val="0"/>
      <w:marTop w:val="0"/>
      <w:marBottom w:val="0"/>
      <w:divBdr>
        <w:top w:val="none" w:sz="0" w:space="0" w:color="auto"/>
        <w:left w:val="none" w:sz="0" w:space="0" w:color="auto"/>
        <w:bottom w:val="none" w:sz="0" w:space="0" w:color="auto"/>
        <w:right w:val="none" w:sz="0" w:space="0" w:color="auto"/>
      </w:divBdr>
    </w:div>
    <w:div w:id="1714378698">
      <w:bodyDiv w:val="1"/>
      <w:marLeft w:val="0"/>
      <w:marRight w:val="0"/>
      <w:marTop w:val="0"/>
      <w:marBottom w:val="0"/>
      <w:divBdr>
        <w:top w:val="none" w:sz="0" w:space="0" w:color="auto"/>
        <w:left w:val="none" w:sz="0" w:space="0" w:color="auto"/>
        <w:bottom w:val="none" w:sz="0" w:space="0" w:color="auto"/>
        <w:right w:val="none" w:sz="0" w:space="0" w:color="auto"/>
      </w:divBdr>
    </w:div>
    <w:div w:id="1714385406">
      <w:bodyDiv w:val="1"/>
      <w:marLeft w:val="0"/>
      <w:marRight w:val="0"/>
      <w:marTop w:val="0"/>
      <w:marBottom w:val="0"/>
      <w:divBdr>
        <w:top w:val="none" w:sz="0" w:space="0" w:color="auto"/>
        <w:left w:val="none" w:sz="0" w:space="0" w:color="auto"/>
        <w:bottom w:val="none" w:sz="0" w:space="0" w:color="auto"/>
        <w:right w:val="none" w:sz="0" w:space="0" w:color="auto"/>
      </w:divBdr>
    </w:div>
    <w:div w:id="1714422281">
      <w:bodyDiv w:val="1"/>
      <w:marLeft w:val="0"/>
      <w:marRight w:val="0"/>
      <w:marTop w:val="0"/>
      <w:marBottom w:val="0"/>
      <w:divBdr>
        <w:top w:val="none" w:sz="0" w:space="0" w:color="auto"/>
        <w:left w:val="none" w:sz="0" w:space="0" w:color="auto"/>
        <w:bottom w:val="none" w:sz="0" w:space="0" w:color="auto"/>
        <w:right w:val="none" w:sz="0" w:space="0" w:color="auto"/>
      </w:divBdr>
    </w:div>
    <w:div w:id="1714503661">
      <w:bodyDiv w:val="1"/>
      <w:marLeft w:val="0"/>
      <w:marRight w:val="0"/>
      <w:marTop w:val="0"/>
      <w:marBottom w:val="0"/>
      <w:divBdr>
        <w:top w:val="none" w:sz="0" w:space="0" w:color="auto"/>
        <w:left w:val="none" w:sz="0" w:space="0" w:color="auto"/>
        <w:bottom w:val="none" w:sz="0" w:space="0" w:color="auto"/>
        <w:right w:val="none" w:sz="0" w:space="0" w:color="auto"/>
      </w:divBdr>
    </w:div>
    <w:div w:id="1714622190">
      <w:bodyDiv w:val="1"/>
      <w:marLeft w:val="0"/>
      <w:marRight w:val="0"/>
      <w:marTop w:val="0"/>
      <w:marBottom w:val="0"/>
      <w:divBdr>
        <w:top w:val="none" w:sz="0" w:space="0" w:color="auto"/>
        <w:left w:val="none" w:sz="0" w:space="0" w:color="auto"/>
        <w:bottom w:val="none" w:sz="0" w:space="0" w:color="auto"/>
        <w:right w:val="none" w:sz="0" w:space="0" w:color="auto"/>
      </w:divBdr>
    </w:div>
    <w:div w:id="1714885634">
      <w:bodyDiv w:val="1"/>
      <w:marLeft w:val="0"/>
      <w:marRight w:val="0"/>
      <w:marTop w:val="0"/>
      <w:marBottom w:val="0"/>
      <w:divBdr>
        <w:top w:val="none" w:sz="0" w:space="0" w:color="auto"/>
        <w:left w:val="none" w:sz="0" w:space="0" w:color="auto"/>
        <w:bottom w:val="none" w:sz="0" w:space="0" w:color="auto"/>
        <w:right w:val="none" w:sz="0" w:space="0" w:color="auto"/>
      </w:divBdr>
    </w:div>
    <w:div w:id="1715036446">
      <w:bodyDiv w:val="1"/>
      <w:marLeft w:val="0"/>
      <w:marRight w:val="0"/>
      <w:marTop w:val="0"/>
      <w:marBottom w:val="0"/>
      <w:divBdr>
        <w:top w:val="none" w:sz="0" w:space="0" w:color="auto"/>
        <w:left w:val="none" w:sz="0" w:space="0" w:color="auto"/>
        <w:bottom w:val="none" w:sz="0" w:space="0" w:color="auto"/>
        <w:right w:val="none" w:sz="0" w:space="0" w:color="auto"/>
      </w:divBdr>
    </w:div>
    <w:div w:id="1715080927">
      <w:bodyDiv w:val="1"/>
      <w:marLeft w:val="0"/>
      <w:marRight w:val="0"/>
      <w:marTop w:val="0"/>
      <w:marBottom w:val="0"/>
      <w:divBdr>
        <w:top w:val="none" w:sz="0" w:space="0" w:color="auto"/>
        <w:left w:val="none" w:sz="0" w:space="0" w:color="auto"/>
        <w:bottom w:val="none" w:sz="0" w:space="0" w:color="auto"/>
        <w:right w:val="none" w:sz="0" w:space="0" w:color="auto"/>
      </w:divBdr>
    </w:div>
    <w:div w:id="1715807010">
      <w:bodyDiv w:val="1"/>
      <w:marLeft w:val="0"/>
      <w:marRight w:val="0"/>
      <w:marTop w:val="0"/>
      <w:marBottom w:val="0"/>
      <w:divBdr>
        <w:top w:val="none" w:sz="0" w:space="0" w:color="auto"/>
        <w:left w:val="none" w:sz="0" w:space="0" w:color="auto"/>
        <w:bottom w:val="none" w:sz="0" w:space="0" w:color="auto"/>
        <w:right w:val="none" w:sz="0" w:space="0" w:color="auto"/>
      </w:divBdr>
    </w:div>
    <w:div w:id="1715811804">
      <w:bodyDiv w:val="1"/>
      <w:marLeft w:val="0"/>
      <w:marRight w:val="0"/>
      <w:marTop w:val="0"/>
      <w:marBottom w:val="0"/>
      <w:divBdr>
        <w:top w:val="none" w:sz="0" w:space="0" w:color="auto"/>
        <w:left w:val="none" w:sz="0" w:space="0" w:color="auto"/>
        <w:bottom w:val="none" w:sz="0" w:space="0" w:color="auto"/>
        <w:right w:val="none" w:sz="0" w:space="0" w:color="auto"/>
      </w:divBdr>
    </w:div>
    <w:div w:id="1716813295">
      <w:bodyDiv w:val="1"/>
      <w:marLeft w:val="0"/>
      <w:marRight w:val="0"/>
      <w:marTop w:val="0"/>
      <w:marBottom w:val="0"/>
      <w:divBdr>
        <w:top w:val="none" w:sz="0" w:space="0" w:color="auto"/>
        <w:left w:val="none" w:sz="0" w:space="0" w:color="auto"/>
        <w:bottom w:val="none" w:sz="0" w:space="0" w:color="auto"/>
        <w:right w:val="none" w:sz="0" w:space="0" w:color="auto"/>
      </w:divBdr>
    </w:div>
    <w:div w:id="1716931525">
      <w:bodyDiv w:val="1"/>
      <w:marLeft w:val="0"/>
      <w:marRight w:val="0"/>
      <w:marTop w:val="0"/>
      <w:marBottom w:val="0"/>
      <w:divBdr>
        <w:top w:val="none" w:sz="0" w:space="0" w:color="auto"/>
        <w:left w:val="none" w:sz="0" w:space="0" w:color="auto"/>
        <w:bottom w:val="none" w:sz="0" w:space="0" w:color="auto"/>
        <w:right w:val="none" w:sz="0" w:space="0" w:color="auto"/>
      </w:divBdr>
    </w:div>
    <w:div w:id="1717243489">
      <w:bodyDiv w:val="1"/>
      <w:marLeft w:val="0"/>
      <w:marRight w:val="0"/>
      <w:marTop w:val="0"/>
      <w:marBottom w:val="0"/>
      <w:divBdr>
        <w:top w:val="none" w:sz="0" w:space="0" w:color="auto"/>
        <w:left w:val="none" w:sz="0" w:space="0" w:color="auto"/>
        <w:bottom w:val="none" w:sz="0" w:space="0" w:color="auto"/>
        <w:right w:val="none" w:sz="0" w:space="0" w:color="auto"/>
      </w:divBdr>
    </w:div>
    <w:div w:id="1717311501">
      <w:bodyDiv w:val="1"/>
      <w:marLeft w:val="0"/>
      <w:marRight w:val="0"/>
      <w:marTop w:val="0"/>
      <w:marBottom w:val="0"/>
      <w:divBdr>
        <w:top w:val="none" w:sz="0" w:space="0" w:color="auto"/>
        <w:left w:val="none" w:sz="0" w:space="0" w:color="auto"/>
        <w:bottom w:val="none" w:sz="0" w:space="0" w:color="auto"/>
        <w:right w:val="none" w:sz="0" w:space="0" w:color="auto"/>
      </w:divBdr>
    </w:div>
    <w:div w:id="1717849175">
      <w:bodyDiv w:val="1"/>
      <w:marLeft w:val="0"/>
      <w:marRight w:val="0"/>
      <w:marTop w:val="0"/>
      <w:marBottom w:val="0"/>
      <w:divBdr>
        <w:top w:val="none" w:sz="0" w:space="0" w:color="auto"/>
        <w:left w:val="none" w:sz="0" w:space="0" w:color="auto"/>
        <w:bottom w:val="none" w:sz="0" w:space="0" w:color="auto"/>
        <w:right w:val="none" w:sz="0" w:space="0" w:color="auto"/>
      </w:divBdr>
    </w:div>
    <w:div w:id="1717971346">
      <w:bodyDiv w:val="1"/>
      <w:marLeft w:val="0"/>
      <w:marRight w:val="0"/>
      <w:marTop w:val="0"/>
      <w:marBottom w:val="0"/>
      <w:divBdr>
        <w:top w:val="none" w:sz="0" w:space="0" w:color="auto"/>
        <w:left w:val="none" w:sz="0" w:space="0" w:color="auto"/>
        <w:bottom w:val="none" w:sz="0" w:space="0" w:color="auto"/>
        <w:right w:val="none" w:sz="0" w:space="0" w:color="auto"/>
      </w:divBdr>
    </w:div>
    <w:div w:id="1718163604">
      <w:bodyDiv w:val="1"/>
      <w:marLeft w:val="0"/>
      <w:marRight w:val="0"/>
      <w:marTop w:val="0"/>
      <w:marBottom w:val="0"/>
      <w:divBdr>
        <w:top w:val="none" w:sz="0" w:space="0" w:color="auto"/>
        <w:left w:val="none" w:sz="0" w:space="0" w:color="auto"/>
        <w:bottom w:val="none" w:sz="0" w:space="0" w:color="auto"/>
        <w:right w:val="none" w:sz="0" w:space="0" w:color="auto"/>
      </w:divBdr>
    </w:div>
    <w:div w:id="1718316648">
      <w:bodyDiv w:val="1"/>
      <w:marLeft w:val="0"/>
      <w:marRight w:val="0"/>
      <w:marTop w:val="0"/>
      <w:marBottom w:val="0"/>
      <w:divBdr>
        <w:top w:val="none" w:sz="0" w:space="0" w:color="auto"/>
        <w:left w:val="none" w:sz="0" w:space="0" w:color="auto"/>
        <w:bottom w:val="none" w:sz="0" w:space="0" w:color="auto"/>
        <w:right w:val="none" w:sz="0" w:space="0" w:color="auto"/>
      </w:divBdr>
    </w:div>
    <w:div w:id="1719014953">
      <w:bodyDiv w:val="1"/>
      <w:marLeft w:val="0"/>
      <w:marRight w:val="0"/>
      <w:marTop w:val="0"/>
      <w:marBottom w:val="0"/>
      <w:divBdr>
        <w:top w:val="none" w:sz="0" w:space="0" w:color="auto"/>
        <w:left w:val="none" w:sz="0" w:space="0" w:color="auto"/>
        <w:bottom w:val="none" w:sz="0" w:space="0" w:color="auto"/>
        <w:right w:val="none" w:sz="0" w:space="0" w:color="auto"/>
      </w:divBdr>
    </w:div>
    <w:div w:id="1720131069">
      <w:bodyDiv w:val="1"/>
      <w:marLeft w:val="0"/>
      <w:marRight w:val="0"/>
      <w:marTop w:val="0"/>
      <w:marBottom w:val="0"/>
      <w:divBdr>
        <w:top w:val="none" w:sz="0" w:space="0" w:color="auto"/>
        <w:left w:val="none" w:sz="0" w:space="0" w:color="auto"/>
        <w:bottom w:val="none" w:sz="0" w:space="0" w:color="auto"/>
        <w:right w:val="none" w:sz="0" w:space="0" w:color="auto"/>
      </w:divBdr>
    </w:div>
    <w:div w:id="1720203502">
      <w:bodyDiv w:val="1"/>
      <w:marLeft w:val="0"/>
      <w:marRight w:val="0"/>
      <w:marTop w:val="0"/>
      <w:marBottom w:val="0"/>
      <w:divBdr>
        <w:top w:val="none" w:sz="0" w:space="0" w:color="auto"/>
        <w:left w:val="none" w:sz="0" w:space="0" w:color="auto"/>
        <w:bottom w:val="none" w:sz="0" w:space="0" w:color="auto"/>
        <w:right w:val="none" w:sz="0" w:space="0" w:color="auto"/>
      </w:divBdr>
    </w:div>
    <w:div w:id="1720936476">
      <w:bodyDiv w:val="1"/>
      <w:marLeft w:val="0"/>
      <w:marRight w:val="0"/>
      <w:marTop w:val="0"/>
      <w:marBottom w:val="0"/>
      <w:divBdr>
        <w:top w:val="none" w:sz="0" w:space="0" w:color="auto"/>
        <w:left w:val="none" w:sz="0" w:space="0" w:color="auto"/>
        <w:bottom w:val="none" w:sz="0" w:space="0" w:color="auto"/>
        <w:right w:val="none" w:sz="0" w:space="0" w:color="auto"/>
      </w:divBdr>
    </w:div>
    <w:div w:id="1720937625">
      <w:bodyDiv w:val="1"/>
      <w:marLeft w:val="0"/>
      <w:marRight w:val="0"/>
      <w:marTop w:val="0"/>
      <w:marBottom w:val="0"/>
      <w:divBdr>
        <w:top w:val="none" w:sz="0" w:space="0" w:color="auto"/>
        <w:left w:val="none" w:sz="0" w:space="0" w:color="auto"/>
        <w:bottom w:val="none" w:sz="0" w:space="0" w:color="auto"/>
        <w:right w:val="none" w:sz="0" w:space="0" w:color="auto"/>
      </w:divBdr>
    </w:div>
    <w:div w:id="1721126576">
      <w:bodyDiv w:val="1"/>
      <w:marLeft w:val="0"/>
      <w:marRight w:val="0"/>
      <w:marTop w:val="0"/>
      <w:marBottom w:val="0"/>
      <w:divBdr>
        <w:top w:val="none" w:sz="0" w:space="0" w:color="auto"/>
        <w:left w:val="none" w:sz="0" w:space="0" w:color="auto"/>
        <w:bottom w:val="none" w:sz="0" w:space="0" w:color="auto"/>
        <w:right w:val="none" w:sz="0" w:space="0" w:color="auto"/>
      </w:divBdr>
    </w:div>
    <w:div w:id="1721128010">
      <w:bodyDiv w:val="1"/>
      <w:marLeft w:val="0"/>
      <w:marRight w:val="0"/>
      <w:marTop w:val="0"/>
      <w:marBottom w:val="0"/>
      <w:divBdr>
        <w:top w:val="none" w:sz="0" w:space="0" w:color="auto"/>
        <w:left w:val="none" w:sz="0" w:space="0" w:color="auto"/>
        <w:bottom w:val="none" w:sz="0" w:space="0" w:color="auto"/>
        <w:right w:val="none" w:sz="0" w:space="0" w:color="auto"/>
      </w:divBdr>
    </w:div>
    <w:div w:id="1721132999">
      <w:bodyDiv w:val="1"/>
      <w:marLeft w:val="0"/>
      <w:marRight w:val="0"/>
      <w:marTop w:val="0"/>
      <w:marBottom w:val="0"/>
      <w:divBdr>
        <w:top w:val="none" w:sz="0" w:space="0" w:color="auto"/>
        <w:left w:val="none" w:sz="0" w:space="0" w:color="auto"/>
        <w:bottom w:val="none" w:sz="0" w:space="0" w:color="auto"/>
        <w:right w:val="none" w:sz="0" w:space="0" w:color="auto"/>
      </w:divBdr>
    </w:div>
    <w:div w:id="1721245886">
      <w:bodyDiv w:val="1"/>
      <w:marLeft w:val="0"/>
      <w:marRight w:val="0"/>
      <w:marTop w:val="0"/>
      <w:marBottom w:val="0"/>
      <w:divBdr>
        <w:top w:val="none" w:sz="0" w:space="0" w:color="auto"/>
        <w:left w:val="none" w:sz="0" w:space="0" w:color="auto"/>
        <w:bottom w:val="none" w:sz="0" w:space="0" w:color="auto"/>
        <w:right w:val="none" w:sz="0" w:space="0" w:color="auto"/>
      </w:divBdr>
    </w:div>
    <w:div w:id="1721246644">
      <w:bodyDiv w:val="1"/>
      <w:marLeft w:val="0"/>
      <w:marRight w:val="0"/>
      <w:marTop w:val="0"/>
      <w:marBottom w:val="0"/>
      <w:divBdr>
        <w:top w:val="none" w:sz="0" w:space="0" w:color="auto"/>
        <w:left w:val="none" w:sz="0" w:space="0" w:color="auto"/>
        <w:bottom w:val="none" w:sz="0" w:space="0" w:color="auto"/>
        <w:right w:val="none" w:sz="0" w:space="0" w:color="auto"/>
      </w:divBdr>
    </w:div>
    <w:div w:id="1721594248">
      <w:bodyDiv w:val="1"/>
      <w:marLeft w:val="0"/>
      <w:marRight w:val="0"/>
      <w:marTop w:val="0"/>
      <w:marBottom w:val="0"/>
      <w:divBdr>
        <w:top w:val="none" w:sz="0" w:space="0" w:color="auto"/>
        <w:left w:val="none" w:sz="0" w:space="0" w:color="auto"/>
        <w:bottom w:val="none" w:sz="0" w:space="0" w:color="auto"/>
        <w:right w:val="none" w:sz="0" w:space="0" w:color="auto"/>
      </w:divBdr>
    </w:div>
    <w:div w:id="1721855931">
      <w:bodyDiv w:val="1"/>
      <w:marLeft w:val="0"/>
      <w:marRight w:val="0"/>
      <w:marTop w:val="0"/>
      <w:marBottom w:val="0"/>
      <w:divBdr>
        <w:top w:val="none" w:sz="0" w:space="0" w:color="auto"/>
        <w:left w:val="none" w:sz="0" w:space="0" w:color="auto"/>
        <w:bottom w:val="none" w:sz="0" w:space="0" w:color="auto"/>
        <w:right w:val="none" w:sz="0" w:space="0" w:color="auto"/>
      </w:divBdr>
    </w:div>
    <w:div w:id="1722745469">
      <w:bodyDiv w:val="1"/>
      <w:marLeft w:val="0"/>
      <w:marRight w:val="0"/>
      <w:marTop w:val="0"/>
      <w:marBottom w:val="0"/>
      <w:divBdr>
        <w:top w:val="none" w:sz="0" w:space="0" w:color="auto"/>
        <w:left w:val="none" w:sz="0" w:space="0" w:color="auto"/>
        <w:bottom w:val="none" w:sz="0" w:space="0" w:color="auto"/>
        <w:right w:val="none" w:sz="0" w:space="0" w:color="auto"/>
      </w:divBdr>
    </w:div>
    <w:div w:id="1723288361">
      <w:bodyDiv w:val="1"/>
      <w:marLeft w:val="0"/>
      <w:marRight w:val="0"/>
      <w:marTop w:val="0"/>
      <w:marBottom w:val="0"/>
      <w:divBdr>
        <w:top w:val="none" w:sz="0" w:space="0" w:color="auto"/>
        <w:left w:val="none" w:sz="0" w:space="0" w:color="auto"/>
        <w:bottom w:val="none" w:sz="0" w:space="0" w:color="auto"/>
        <w:right w:val="none" w:sz="0" w:space="0" w:color="auto"/>
      </w:divBdr>
    </w:div>
    <w:div w:id="1723671976">
      <w:bodyDiv w:val="1"/>
      <w:marLeft w:val="0"/>
      <w:marRight w:val="0"/>
      <w:marTop w:val="0"/>
      <w:marBottom w:val="0"/>
      <w:divBdr>
        <w:top w:val="none" w:sz="0" w:space="0" w:color="auto"/>
        <w:left w:val="none" w:sz="0" w:space="0" w:color="auto"/>
        <w:bottom w:val="none" w:sz="0" w:space="0" w:color="auto"/>
        <w:right w:val="none" w:sz="0" w:space="0" w:color="auto"/>
      </w:divBdr>
    </w:div>
    <w:div w:id="1723941839">
      <w:bodyDiv w:val="1"/>
      <w:marLeft w:val="0"/>
      <w:marRight w:val="0"/>
      <w:marTop w:val="0"/>
      <w:marBottom w:val="0"/>
      <w:divBdr>
        <w:top w:val="none" w:sz="0" w:space="0" w:color="auto"/>
        <w:left w:val="none" w:sz="0" w:space="0" w:color="auto"/>
        <w:bottom w:val="none" w:sz="0" w:space="0" w:color="auto"/>
        <w:right w:val="none" w:sz="0" w:space="0" w:color="auto"/>
      </w:divBdr>
    </w:div>
    <w:div w:id="1724868141">
      <w:bodyDiv w:val="1"/>
      <w:marLeft w:val="0"/>
      <w:marRight w:val="0"/>
      <w:marTop w:val="0"/>
      <w:marBottom w:val="0"/>
      <w:divBdr>
        <w:top w:val="none" w:sz="0" w:space="0" w:color="auto"/>
        <w:left w:val="none" w:sz="0" w:space="0" w:color="auto"/>
        <w:bottom w:val="none" w:sz="0" w:space="0" w:color="auto"/>
        <w:right w:val="none" w:sz="0" w:space="0" w:color="auto"/>
      </w:divBdr>
    </w:div>
    <w:div w:id="1725791214">
      <w:bodyDiv w:val="1"/>
      <w:marLeft w:val="0"/>
      <w:marRight w:val="0"/>
      <w:marTop w:val="0"/>
      <w:marBottom w:val="0"/>
      <w:divBdr>
        <w:top w:val="none" w:sz="0" w:space="0" w:color="auto"/>
        <w:left w:val="none" w:sz="0" w:space="0" w:color="auto"/>
        <w:bottom w:val="none" w:sz="0" w:space="0" w:color="auto"/>
        <w:right w:val="none" w:sz="0" w:space="0" w:color="auto"/>
      </w:divBdr>
    </w:div>
    <w:div w:id="1726106407">
      <w:bodyDiv w:val="1"/>
      <w:marLeft w:val="0"/>
      <w:marRight w:val="0"/>
      <w:marTop w:val="0"/>
      <w:marBottom w:val="0"/>
      <w:divBdr>
        <w:top w:val="none" w:sz="0" w:space="0" w:color="auto"/>
        <w:left w:val="none" w:sz="0" w:space="0" w:color="auto"/>
        <w:bottom w:val="none" w:sz="0" w:space="0" w:color="auto"/>
        <w:right w:val="none" w:sz="0" w:space="0" w:color="auto"/>
      </w:divBdr>
    </w:div>
    <w:div w:id="1726220045">
      <w:bodyDiv w:val="1"/>
      <w:marLeft w:val="0"/>
      <w:marRight w:val="0"/>
      <w:marTop w:val="0"/>
      <w:marBottom w:val="0"/>
      <w:divBdr>
        <w:top w:val="none" w:sz="0" w:space="0" w:color="auto"/>
        <w:left w:val="none" w:sz="0" w:space="0" w:color="auto"/>
        <w:bottom w:val="none" w:sz="0" w:space="0" w:color="auto"/>
        <w:right w:val="none" w:sz="0" w:space="0" w:color="auto"/>
      </w:divBdr>
    </w:div>
    <w:div w:id="1726370613">
      <w:bodyDiv w:val="1"/>
      <w:marLeft w:val="0"/>
      <w:marRight w:val="0"/>
      <w:marTop w:val="0"/>
      <w:marBottom w:val="0"/>
      <w:divBdr>
        <w:top w:val="none" w:sz="0" w:space="0" w:color="auto"/>
        <w:left w:val="none" w:sz="0" w:space="0" w:color="auto"/>
        <w:bottom w:val="none" w:sz="0" w:space="0" w:color="auto"/>
        <w:right w:val="none" w:sz="0" w:space="0" w:color="auto"/>
      </w:divBdr>
    </w:div>
    <w:div w:id="1727484370">
      <w:bodyDiv w:val="1"/>
      <w:marLeft w:val="0"/>
      <w:marRight w:val="0"/>
      <w:marTop w:val="0"/>
      <w:marBottom w:val="0"/>
      <w:divBdr>
        <w:top w:val="none" w:sz="0" w:space="0" w:color="auto"/>
        <w:left w:val="none" w:sz="0" w:space="0" w:color="auto"/>
        <w:bottom w:val="none" w:sz="0" w:space="0" w:color="auto"/>
        <w:right w:val="none" w:sz="0" w:space="0" w:color="auto"/>
      </w:divBdr>
    </w:div>
    <w:div w:id="1727758091">
      <w:bodyDiv w:val="1"/>
      <w:marLeft w:val="0"/>
      <w:marRight w:val="0"/>
      <w:marTop w:val="0"/>
      <w:marBottom w:val="0"/>
      <w:divBdr>
        <w:top w:val="none" w:sz="0" w:space="0" w:color="auto"/>
        <w:left w:val="none" w:sz="0" w:space="0" w:color="auto"/>
        <w:bottom w:val="none" w:sz="0" w:space="0" w:color="auto"/>
        <w:right w:val="none" w:sz="0" w:space="0" w:color="auto"/>
      </w:divBdr>
    </w:div>
    <w:div w:id="1727991963">
      <w:bodyDiv w:val="1"/>
      <w:marLeft w:val="0"/>
      <w:marRight w:val="0"/>
      <w:marTop w:val="0"/>
      <w:marBottom w:val="0"/>
      <w:divBdr>
        <w:top w:val="none" w:sz="0" w:space="0" w:color="auto"/>
        <w:left w:val="none" w:sz="0" w:space="0" w:color="auto"/>
        <w:bottom w:val="none" w:sz="0" w:space="0" w:color="auto"/>
        <w:right w:val="none" w:sz="0" w:space="0" w:color="auto"/>
      </w:divBdr>
    </w:div>
    <w:div w:id="1728408721">
      <w:bodyDiv w:val="1"/>
      <w:marLeft w:val="0"/>
      <w:marRight w:val="0"/>
      <w:marTop w:val="0"/>
      <w:marBottom w:val="0"/>
      <w:divBdr>
        <w:top w:val="none" w:sz="0" w:space="0" w:color="auto"/>
        <w:left w:val="none" w:sz="0" w:space="0" w:color="auto"/>
        <w:bottom w:val="none" w:sz="0" w:space="0" w:color="auto"/>
        <w:right w:val="none" w:sz="0" w:space="0" w:color="auto"/>
      </w:divBdr>
    </w:div>
    <w:div w:id="1728601852">
      <w:bodyDiv w:val="1"/>
      <w:marLeft w:val="0"/>
      <w:marRight w:val="0"/>
      <w:marTop w:val="0"/>
      <w:marBottom w:val="0"/>
      <w:divBdr>
        <w:top w:val="none" w:sz="0" w:space="0" w:color="auto"/>
        <w:left w:val="none" w:sz="0" w:space="0" w:color="auto"/>
        <w:bottom w:val="none" w:sz="0" w:space="0" w:color="auto"/>
        <w:right w:val="none" w:sz="0" w:space="0" w:color="auto"/>
      </w:divBdr>
    </w:div>
    <w:div w:id="1728605542">
      <w:bodyDiv w:val="1"/>
      <w:marLeft w:val="0"/>
      <w:marRight w:val="0"/>
      <w:marTop w:val="0"/>
      <w:marBottom w:val="0"/>
      <w:divBdr>
        <w:top w:val="none" w:sz="0" w:space="0" w:color="auto"/>
        <w:left w:val="none" w:sz="0" w:space="0" w:color="auto"/>
        <w:bottom w:val="none" w:sz="0" w:space="0" w:color="auto"/>
        <w:right w:val="none" w:sz="0" w:space="0" w:color="auto"/>
      </w:divBdr>
    </w:div>
    <w:div w:id="1728842178">
      <w:bodyDiv w:val="1"/>
      <w:marLeft w:val="0"/>
      <w:marRight w:val="0"/>
      <w:marTop w:val="0"/>
      <w:marBottom w:val="0"/>
      <w:divBdr>
        <w:top w:val="none" w:sz="0" w:space="0" w:color="auto"/>
        <w:left w:val="none" w:sz="0" w:space="0" w:color="auto"/>
        <w:bottom w:val="none" w:sz="0" w:space="0" w:color="auto"/>
        <w:right w:val="none" w:sz="0" w:space="0" w:color="auto"/>
      </w:divBdr>
    </w:div>
    <w:div w:id="1729331004">
      <w:bodyDiv w:val="1"/>
      <w:marLeft w:val="0"/>
      <w:marRight w:val="0"/>
      <w:marTop w:val="0"/>
      <w:marBottom w:val="0"/>
      <w:divBdr>
        <w:top w:val="none" w:sz="0" w:space="0" w:color="auto"/>
        <w:left w:val="none" w:sz="0" w:space="0" w:color="auto"/>
        <w:bottom w:val="none" w:sz="0" w:space="0" w:color="auto"/>
        <w:right w:val="none" w:sz="0" w:space="0" w:color="auto"/>
      </w:divBdr>
    </w:div>
    <w:div w:id="1730029753">
      <w:bodyDiv w:val="1"/>
      <w:marLeft w:val="0"/>
      <w:marRight w:val="0"/>
      <w:marTop w:val="0"/>
      <w:marBottom w:val="0"/>
      <w:divBdr>
        <w:top w:val="none" w:sz="0" w:space="0" w:color="auto"/>
        <w:left w:val="none" w:sz="0" w:space="0" w:color="auto"/>
        <w:bottom w:val="none" w:sz="0" w:space="0" w:color="auto"/>
        <w:right w:val="none" w:sz="0" w:space="0" w:color="auto"/>
      </w:divBdr>
    </w:div>
    <w:div w:id="1730151567">
      <w:bodyDiv w:val="1"/>
      <w:marLeft w:val="0"/>
      <w:marRight w:val="0"/>
      <w:marTop w:val="0"/>
      <w:marBottom w:val="0"/>
      <w:divBdr>
        <w:top w:val="none" w:sz="0" w:space="0" w:color="auto"/>
        <w:left w:val="none" w:sz="0" w:space="0" w:color="auto"/>
        <w:bottom w:val="none" w:sz="0" w:space="0" w:color="auto"/>
        <w:right w:val="none" w:sz="0" w:space="0" w:color="auto"/>
      </w:divBdr>
    </w:div>
    <w:div w:id="1730571778">
      <w:bodyDiv w:val="1"/>
      <w:marLeft w:val="0"/>
      <w:marRight w:val="0"/>
      <w:marTop w:val="0"/>
      <w:marBottom w:val="0"/>
      <w:divBdr>
        <w:top w:val="none" w:sz="0" w:space="0" w:color="auto"/>
        <w:left w:val="none" w:sz="0" w:space="0" w:color="auto"/>
        <w:bottom w:val="none" w:sz="0" w:space="0" w:color="auto"/>
        <w:right w:val="none" w:sz="0" w:space="0" w:color="auto"/>
      </w:divBdr>
    </w:div>
    <w:div w:id="1731269205">
      <w:bodyDiv w:val="1"/>
      <w:marLeft w:val="0"/>
      <w:marRight w:val="0"/>
      <w:marTop w:val="0"/>
      <w:marBottom w:val="0"/>
      <w:divBdr>
        <w:top w:val="none" w:sz="0" w:space="0" w:color="auto"/>
        <w:left w:val="none" w:sz="0" w:space="0" w:color="auto"/>
        <w:bottom w:val="none" w:sz="0" w:space="0" w:color="auto"/>
        <w:right w:val="none" w:sz="0" w:space="0" w:color="auto"/>
      </w:divBdr>
    </w:div>
    <w:div w:id="1731341807">
      <w:bodyDiv w:val="1"/>
      <w:marLeft w:val="0"/>
      <w:marRight w:val="0"/>
      <w:marTop w:val="0"/>
      <w:marBottom w:val="0"/>
      <w:divBdr>
        <w:top w:val="none" w:sz="0" w:space="0" w:color="auto"/>
        <w:left w:val="none" w:sz="0" w:space="0" w:color="auto"/>
        <w:bottom w:val="none" w:sz="0" w:space="0" w:color="auto"/>
        <w:right w:val="none" w:sz="0" w:space="0" w:color="auto"/>
      </w:divBdr>
    </w:div>
    <w:div w:id="1731727348">
      <w:bodyDiv w:val="1"/>
      <w:marLeft w:val="0"/>
      <w:marRight w:val="0"/>
      <w:marTop w:val="0"/>
      <w:marBottom w:val="0"/>
      <w:divBdr>
        <w:top w:val="none" w:sz="0" w:space="0" w:color="auto"/>
        <w:left w:val="none" w:sz="0" w:space="0" w:color="auto"/>
        <w:bottom w:val="none" w:sz="0" w:space="0" w:color="auto"/>
        <w:right w:val="none" w:sz="0" w:space="0" w:color="auto"/>
      </w:divBdr>
    </w:div>
    <w:div w:id="1731952547">
      <w:bodyDiv w:val="1"/>
      <w:marLeft w:val="0"/>
      <w:marRight w:val="0"/>
      <w:marTop w:val="0"/>
      <w:marBottom w:val="0"/>
      <w:divBdr>
        <w:top w:val="none" w:sz="0" w:space="0" w:color="auto"/>
        <w:left w:val="none" w:sz="0" w:space="0" w:color="auto"/>
        <w:bottom w:val="none" w:sz="0" w:space="0" w:color="auto"/>
        <w:right w:val="none" w:sz="0" w:space="0" w:color="auto"/>
      </w:divBdr>
    </w:div>
    <w:div w:id="1732069832">
      <w:bodyDiv w:val="1"/>
      <w:marLeft w:val="0"/>
      <w:marRight w:val="0"/>
      <w:marTop w:val="0"/>
      <w:marBottom w:val="0"/>
      <w:divBdr>
        <w:top w:val="none" w:sz="0" w:space="0" w:color="auto"/>
        <w:left w:val="none" w:sz="0" w:space="0" w:color="auto"/>
        <w:bottom w:val="none" w:sz="0" w:space="0" w:color="auto"/>
        <w:right w:val="none" w:sz="0" w:space="0" w:color="auto"/>
      </w:divBdr>
    </w:div>
    <w:div w:id="1733966681">
      <w:bodyDiv w:val="1"/>
      <w:marLeft w:val="0"/>
      <w:marRight w:val="0"/>
      <w:marTop w:val="0"/>
      <w:marBottom w:val="0"/>
      <w:divBdr>
        <w:top w:val="none" w:sz="0" w:space="0" w:color="auto"/>
        <w:left w:val="none" w:sz="0" w:space="0" w:color="auto"/>
        <w:bottom w:val="none" w:sz="0" w:space="0" w:color="auto"/>
        <w:right w:val="none" w:sz="0" w:space="0" w:color="auto"/>
      </w:divBdr>
    </w:div>
    <w:div w:id="1734814520">
      <w:bodyDiv w:val="1"/>
      <w:marLeft w:val="0"/>
      <w:marRight w:val="0"/>
      <w:marTop w:val="0"/>
      <w:marBottom w:val="0"/>
      <w:divBdr>
        <w:top w:val="none" w:sz="0" w:space="0" w:color="auto"/>
        <w:left w:val="none" w:sz="0" w:space="0" w:color="auto"/>
        <w:bottom w:val="none" w:sz="0" w:space="0" w:color="auto"/>
        <w:right w:val="none" w:sz="0" w:space="0" w:color="auto"/>
      </w:divBdr>
    </w:div>
    <w:div w:id="1737430641">
      <w:bodyDiv w:val="1"/>
      <w:marLeft w:val="0"/>
      <w:marRight w:val="0"/>
      <w:marTop w:val="0"/>
      <w:marBottom w:val="0"/>
      <w:divBdr>
        <w:top w:val="none" w:sz="0" w:space="0" w:color="auto"/>
        <w:left w:val="none" w:sz="0" w:space="0" w:color="auto"/>
        <w:bottom w:val="none" w:sz="0" w:space="0" w:color="auto"/>
        <w:right w:val="none" w:sz="0" w:space="0" w:color="auto"/>
      </w:divBdr>
    </w:div>
    <w:div w:id="1737511103">
      <w:bodyDiv w:val="1"/>
      <w:marLeft w:val="0"/>
      <w:marRight w:val="0"/>
      <w:marTop w:val="0"/>
      <w:marBottom w:val="0"/>
      <w:divBdr>
        <w:top w:val="none" w:sz="0" w:space="0" w:color="auto"/>
        <w:left w:val="none" w:sz="0" w:space="0" w:color="auto"/>
        <w:bottom w:val="none" w:sz="0" w:space="0" w:color="auto"/>
        <w:right w:val="none" w:sz="0" w:space="0" w:color="auto"/>
      </w:divBdr>
    </w:div>
    <w:div w:id="1737511184">
      <w:bodyDiv w:val="1"/>
      <w:marLeft w:val="0"/>
      <w:marRight w:val="0"/>
      <w:marTop w:val="0"/>
      <w:marBottom w:val="0"/>
      <w:divBdr>
        <w:top w:val="none" w:sz="0" w:space="0" w:color="auto"/>
        <w:left w:val="none" w:sz="0" w:space="0" w:color="auto"/>
        <w:bottom w:val="none" w:sz="0" w:space="0" w:color="auto"/>
        <w:right w:val="none" w:sz="0" w:space="0" w:color="auto"/>
      </w:divBdr>
    </w:div>
    <w:div w:id="1737700710">
      <w:bodyDiv w:val="1"/>
      <w:marLeft w:val="0"/>
      <w:marRight w:val="0"/>
      <w:marTop w:val="0"/>
      <w:marBottom w:val="0"/>
      <w:divBdr>
        <w:top w:val="none" w:sz="0" w:space="0" w:color="auto"/>
        <w:left w:val="none" w:sz="0" w:space="0" w:color="auto"/>
        <w:bottom w:val="none" w:sz="0" w:space="0" w:color="auto"/>
        <w:right w:val="none" w:sz="0" w:space="0" w:color="auto"/>
      </w:divBdr>
    </w:div>
    <w:div w:id="1737976654">
      <w:bodyDiv w:val="1"/>
      <w:marLeft w:val="0"/>
      <w:marRight w:val="0"/>
      <w:marTop w:val="0"/>
      <w:marBottom w:val="0"/>
      <w:divBdr>
        <w:top w:val="none" w:sz="0" w:space="0" w:color="auto"/>
        <w:left w:val="none" w:sz="0" w:space="0" w:color="auto"/>
        <w:bottom w:val="none" w:sz="0" w:space="0" w:color="auto"/>
        <w:right w:val="none" w:sz="0" w:space="0" w:color="auto"/>
      </w:divBdr>
    </w:div>
    <w:div w:id="1738698390">
      <w:bodyDiv w:val="1"/>
      <w:marLeft w:val="0"/>
      <w:marRight w:val="0"/>
      <w:marTop w:val="0"/>
      <w:marBottom w:val="0"/>
      <w:divBdr>
        <w:top w:val="none" w:sz="0" w:space="0" w:color="auto"/>
        <w:left w:val="none" w:sz="0" w:space="0" w:color="auto"/>
        <w:bottom w:val="none" w:sz="0" w:space="0" w:color="auto"/>
        <w:right w:val="none" w:sz="0" w:space="0" w:color="auto"/>
      </w:divBdr>
    </w:div>
    <w:div w:id="1738817521">
      <w:bodyDiv w:val="1"/>
      <w:marLeft w:val="0"/>
      <w:marRight w:val="0"/>
      <w:marTop w:val="0"/>
      <w:marBottom w:val="0"/>
      <w:divBdr>
        <w:top w:val="none" w:sz="0" w:space="0" w:color="auto"/>
        <w:left w:val="none" w:sz="0" w:space="0" w:color="auto"/>
        <w:bottom w:val="none" w:sz="0" w:space="0" w:color="auto"/>
        <w:right w:val="none" w:sz="0" w:space="0" w:color="auto"/>
      </w:divBdr>
    </w:div>
    <w:div w:id="1739086456">
      <w:bodyDiv w:val="1"/>
      <w:marLeft w:val="0"/>
      <w:marRight w:val="0"/>
      <w:marTop w:val="0"/>
      <w:marBottom w:val="0"/>
      <w:divBdr>
        <w:top w:val="none" w:sz="0" w:space="0" w:color="auto"/>
        <w:left w:val="none" w:sz="0" w:space="0" w:color="auto"/>
        <w:bottom w:val="none" w:sz="0" w:space="0" w:color="auto"/>
        <w:right w:val="none" w:sz="0" w:space="0" w:color="auto"/>
      </w:divBdr>
    </w:div>
    <w:div w:id="1739131932">
      <w:bodyDiv w:val="1"/>
      <w:marLeft w:val="0"/>
      <w:marRight w:val="0"/>
      <w:marTop w:val="0"/>
      <w:marBottom w:val="0"/>
      <w:divBdr>
        <w:top w:val="none" w:sz="0" w:space="0" w:color="auto"/>
        <w:left w:val="none" w:sz="0" w:space="0" w:color="auto"/>
        <w:bottom w:val="none" w:sz="0" w:space="0" w:color="auto"/>
        <w:right w:val="none" w:sz="0" w:space="0" w:color="auto"/>
      </w:divBdr>
    </w:div>
    <w:div w:id="1739354815">
      <w:bodyDiv w:val="1"/>
      <w:marLeft w:val="0"/>
      <w:marRight w:val="0"/>
      <w:marTop w:val="0"/>
      <w:marBottom w:val="0"/>
      <w:divBdr>
        <w:top w:val="none" w:sz="0" w:space="0" w:color="auto"/>
        <w:left w:val="none" w:sz="0" w:space="0" w:color="auto"/>
        <w:bottom w:val="none" w:sz="0" w:space="0" w:color="auto"/>
        <w:right w:val="none" w:sz="0" w:space="0" w:color="auto"/>
      </w:divBdr>
    </w:div>
    <w:div w:id="1739592342">
      <w:bodyDiv w:val="1"/>
      <w:marLeft w:val="0"/>
      <w:marRight w:val="0"/>
      <w:marTop w:val="0"/>
      <w:marBottom w:val="0"/>
      <w:divBdr>
        <w:top w:val="none" w:sz="0" w:space="0" w:color="auto"/>
        <w:left w:val="none" w:sz="0" w:space="0" w:color="auto"/>
        <w:bottom w:val="none" w:sz="0" w:space="0" w:color="auto"/>
        <w:right w:val="none" w:sz="0" w:space="0" w:color="auto"/>
      </w:divBdr>
    </w:div>
    <w:div w:id="1739860340">
      <w:bodyDiv w:val="1"/>
      <w:marLeft w:val="0"/>
      <w:marRight w:val="0"/>
      <w:marTop w:val="0"/>
      <w:marBottom w:val="0"/>
      <w:divBdr>
        <w:top w:val="none" w:sz="0" w:space="0" w:color="auto"/>
        <w:left w:val="none" w:sz="0" w:space="0" w:color="auto"/>
        <w:bottom w:val="none" w:sz="0" w:space="0" w:color="auto"/>
        <w:right w:val="none" w:sz="0" w:space="0" w:color="auto"/>
      </w:divBdr>
    </w:div>
    <w:div w:id="1740712491">
      <w:bodyDiv w:val="1"/>
      <w:marLeft w:val="0"/>
      <w:marRight w:val="0"/>
      <w:marTop w:val="0"/>
      <w:marBottom w:val="0"/>
      <w:divBdr>
        <w:top w:val="none" w:sz="0" w:space="0" w:color="auto"/>
        <w:left w:val="none" w:sz="0" w:space="0" w:color="auto"/>
        <w:bottom w:val="none" w:sz="0" w:space="0" w:color="auto"/>
        <w:right w:val="none" w:sz="0" w:space="0" w:color="auto"/>
      </w:divBdr>
    </w:div>
    <w:div w:id="1740976091">
      <w:bodyDiv w:val="1"/>
      <w:marLeft w:val="0"/>
      <w:marRight w:val="0"/>
      <w:marTop w:val="0"/>
      <w:marBottom w:val="0"/>
      <w:divBdr>
        <w:top w:val="none" w:sz="0" w:space="0" w:color="auto"/>
        <w:left w:val="none" w:sz="0" w:space="0" w:color="auto"/>
        <w:bottom w:val="none" w:sz="0" w:space="0" w:color="auto"/>
        <w:right w:val="none" w:sz="0" w:space="0" w:color="auto"/>
      </w:divBdr>
    </w:div>
    <w:div w:id="1741102043">
      <w:bodyDiv w:val="1"/>
      <w:marLeft w:val="0"/>
      <w:marRight w:val="0"/>
      <w:marTop w:val="0"/>
      <w:marBottom w:val="0"/>
      <w:divBdr>
        <w:top w:val="none" w:sz="0" w:space="0" w:color="auto"/>
        <w:left w:val="none" w:sz="0" w:space="0" w:color="auto"/>
        <w:bottom w:val="none" w:sz="0" w:space="0" w:color="auto"/>
        <w:right w:val="none" w:sz="0" w:space="0" w:color="auto"/>
      </w:divBdr>
    </w:div>
    <w:div w:id="1741249015">
      <w:bodyDiv w:val="1"/>
      <w:marLeft w:val="0"/>
      <w:marRight w:val="0"/>
      <w:marTop w:val="0"/>
      <w:marBottom w:val="0"/>
      <w:divBdr>
        <w:top w:val="none" w:sz="0" w:space="0" w:color="auto"/>
        <w:left w:val="none" w:sz="0" w:space="0" w:color="auto"/>
        <w:bottom w:val="none" w:sz="0" w:space="0" w:color="auto"/>
        <w:right w:val="none" w:sz="0" w:space="0" w:color="auto"/>
      </w:divBdr>
    </w:div>
    <w:div w:id="1741563430">
      <w:bodyDiv w:val="1"/>
      <w:marLeft w:val="0"/>
      <w:marRight w:val="0"/>
      <w:marTop w:val="0"/>
      <w:marBottom w:val="0"/>
      <w:divBdr>
        <w:top w:val="none" w:sz="0" w:space="0" w:color="auto"/>
        <w:left w:val="none" w:sz="0" w:space="0" w:color="auto"/>
        <w:bottom w:val="none" w:sz="0" w:space="0" w:color="auto"/>
        <w:right w:val="none" w:sz="0" w:space="0" w:color="auto"/>
      </w:divBdr>
    </w:div>
    <w:div w:id="1741710000">
      <w:bodyDiv w:val="1"/>
      <w:marLeft w:val="0"/>
      <w:marRight w:val="0"/>
      <w:marTop w:val="0"/>
      <w:marBottom w:val="0"/>
      <w:divBdr>
        <w:top w:val="none" w:sz="0" w:space="0" w:color="auto"/>
        <w:left w:val="none" w:sz="0" w:space="0" w:color="auto"/>
        <w:bottom w:val="none" w:sz="0" w:space="0" w:color="auto"/>
        <w:right w:val="none" w:sz="0" w:space="0" w:color="auto"/>
      </w:divBdr>
    </w:div>
    <w:div w:id="1741948885">
      <w:bodyDiv w:val="1"/>
      <w:marLeft w:val="0"/>
      <w:marRight w:val="0"/>
      <w:marTop w:val="0"/>
      <w:marBottom w:val="0"/>
      <w:divBdr>
        <w:top w:val="none" w:sz="0" w:space="0" w:color="auto"/>
        <w:left w:val="none" w:sz="0" w:space="0" w:color="auto"/>
        <w:bottom w:val="none" w:sz="0" w:space="0" w:color="auto"/>
        <w:right w:val="none" w:sz="0" w:space="0" w:color="auto"/>
      </w:divBdr>
    </w:div>
    <w:div w:id="1742558944">
      <w:bodyDiv w:val="1"/>
      <w:marLeft w:val="0"/>
      <w:marRight w:val="0"/>
      <w:marTop w:val="0"/>
      <w:marBottom w:val="0"/>
      <w:divBdr>
        <w:top w:val="none" w:sz="0" w:space="0" w:color="auto"/>
        <w:left w:val="none" w:sz="0" w:space="0" w:color="auto"/>
        <w:bottom w:val="none" w:sz="0" w:space="0" w:color="auto"/>
        <w:right w:val="none" w:sz="0" w:space="0" w:color="auto"/>
      </w:divBdr>
    </w:div>
    <w:div w:id="1743482914">
      <w:bodyDiv w:val="1"/>
      <w:marLeft w:val="0"/>
      <w:marRight w:val="0"/>
      <w:marTop w:val="0"/>
      <w:marBottom w:val="0"/>
      <w:divBdr>
        <w:top w:val="none" w:sz="0" w:space="0" w:color="auto"/>
        <w:left w:val="none" w:sz="0" w:space="0" w:color="auto"/>
        <w:bottom w:val="none" w:sz="0" w:space="0" w:color="auto"/>
        <w:right w:val="none" w:sz="0" w:space="0" w:color="auto"/>
      </w:divBdr>
    </w:div>
    <w:div w:id="1743601031">
      <w:bodyDiv w:val="1"/>
      <w:marLeft w:val="0"/>
      <w:marRight w:val="0"/>
      <w:marTop w:val="0"/>
      <w:marBottom w:val="0"/>
      <w:divBdr>
        <w:top w:val="none" w:sz="0" w:space="0" w:color="auto"/>
        <w:left w:val="none" w:sz="0" w:space="0" w:color="auto"/>
        <w:bottom w:val="none" w:sz="0" w:space="0" w:color="auto"/>
        <w:right w:val="none" w:sz="0" w:space="0" w:color="auto"/>
      </w:divBdr>
    </w:div>
    <w:div w:id="1743870268">
      <w:bodyDiv w:val="1"/>
      <w:marLeft w:val="0"/>
      <w:marRight w:val="0"/>
      <w:marTop w:val="0"/>
      <w:marBottom w:val="0"/>
      <w:divBdr>
        <w:top w:val="none" w:sz="0" w:space="0" w:color="auto"/>
        <w:left w:val="none" w:sz="0" w:space="0" w:color="auto"/>
        <w:bottom w:val="none" w:sz="0" w:space="0" w:color="auto"/>
        <w:right w:val="none" w:sz="0" w:space="0" w:color="auto"/>
      </w:divBdr>
    </w:div>
    <w:div w:id="1744528200">
      <w:bodyDiv w:val="1"/>
      <w:marLeft w:val="0"/>
      <w:marRight w:val="0"/>
      <w:marTop w:val="0"/>
      <w:marBottom w:val="0"/>
      <w:divBdr>
        <w:top w:val="none" w:sz="0" w:space="0" w:color="auto"/>
        <w:left w:val="none" w:sz="0" w:space="0" w:color="auto"/>
        <w:bottom w:val="none" w:sz="0" w:space="0" w:color="auto"/>
        <w:right w:val="none" w:sz="0" w:space="0" w:color="auto"/>
      </w:divBdr>
    </w:div>
    <w:div w:id="1744718307">
      <w:bodyDiv w:val="1"/>
      <w:marLeft w:val="0"/>
      <w:marRight w:val="0"/>
      <w:marTop w:val="0"/>
      <w:marBottom w:val="0"/>
      <w:divBdr>
        <w:top w:val="none" w:sz="0" w:space="0" w:color="auto"/>
        <w:left w:val="none" w:sz="0" w:space="0" w:color="auto"/>
        <w:bottom w:val="none" w:sz="0" w:space="0" w:color="auto"/>
        <w:right w:val="none" w:sz="0" w:space="0" w:color="auto"/>
      </w:divBdr>
    </w:div>
    <w:div w:id="1744907049">
      <w:bodyDiv w:val="1"/>
      <w:marLeft w:val="0"/>
      <w:marRight w:val="0"/>
      <w:marTop w:val="0"/>
      <w:marBottom w:val="0"/>
      <w:divBdr>
        <w:top w:val="none" w:sz="0" w:space="0" w:color="auto"/>
        <w:left w:val="none" w:sz="0" w:space="0" w:color="auto"/>
        <w:bottom w:val="none" w:sz="0" w:space="0" w:color="auto"/>
        <w:right w:val="none" w:sz="0" w:space="0" w:color="auto"/>
      </w:divBdr>
    </w:div>
    <w:div w:id="1744912518">
      <w:bodyDiv w:val="1"/>
      <w:marLeft w:val="0"/>
      <w:marRight w:val="0"/>
      <w:marTop w:val="0"/>
      <w:marBottom w:val="0"/>
      <w:divBdr>
        <w:top w:val="none" w:sz="0" w:space="0" w:color="auto"/>
        <w:left w:val="none" w:sz="0" w:space="0" w:color="auto"/>
        <w:bottom w:val="none" w:sz="0" w:space="0" w:color="auto"/>
        <w:right w:val="none" w:sz="0" w:space="0" w:color="auto"/>
      </w:divBdr>
    </w:div>
    <w:div w:id="1745879861">
      <w:bodyDiv w:val="1"/>
      <w:marLeft w:val="0"/>
      <w:marRight w:val="0"/>
      <w:marTop w:val="0"/>
      <w:marBottom w:val="0"/>
      <w:divBdr>
        <w:top w:val="none" w:sz="0" w:space="0" w:color="auto"/>
        <w:left w:val="none" w:sz="0" w:space="0" w:color="auto"/>
        <w:bottom w:val="none" w:sz="0" w:space="0" w:color="auto"/>
        <w:right w:val="none" w:sz="0" w:space="0" w:color="auto"/>
      </w:divBdr>
    </w:div>
    <w:div w:id="1745950496">
      <w:bodyDiv w:val="1"/>
      <w:marLeft w:val="0"/>
      <w:marRight w:val="0"/>
      <w:marTop w:val="0"/>
      <w:marBottom w:val="0"/>
      <w:divBdr>
        <w:top w:val="none" w:sz="0" w:space="0" w:color="auto"/>
        <w:left w:val="none" w:sz="0" w:space="0" w:color="auto"/>
        <w:bottom w:val="none" w:sz="0" w:space="0" w:color="auto"/>
        <w:right w:val="none" w:sz="0" w:space="0" w:color="auto"/>
      </w:divBdr>
    </w:div>
    <w:div w:id="1746107588">
      <w:bodyDiv w:val="1"/>
      <w:marLeft w:val="0"/>
      <w:marRight w:val="0"/>
      <w:marTop w:val="0"/>
      <w:marBottom w:val="0"/>
      <w:divBdr>
        <w:top w:val="none" w:sz="0" w:space="0" w:color="auto"/>
        <w:left w:val="none" w:sz="0" w:space="0" w:color="auto"/>
        <w:bottom w:val="none" w:sz="0" w:space="0" w:color="auto"/>
        <w:right w:val="none" w:sz="0" w:space="0" w:color="auto"/>
      </w:divBdr>
    </w:div>
    <w:div w:id="1746148918">
      <w:bodyDiv w:val="1"/>
      <w:marLeft w:val="0"/>
      <w:marRight w:val="0"/>
      <w:marTop w:val="0"/>
      <w:marBottom w:val="0"/>
      <w:divBdr>
        <w:top w:val="none" w:sz="0" w:space="0" w:color="auto"/>
        <w:left w:val="none" w:sz="0" w:space="0" w:color="auto"/>
        <w:bottom w:val="none" w:sz="0" w:space="0" w:color="auto"/>
        <w:right w:val="none" w:sz="0" w:space="0" w:color="auto"/>
      </w:divBdr>
    </w:div>
    <w:div w:id="1746223187">
      <w:bodyDiv w:val="1"/>
      <w:marLeft w:val="0"/>
      <w:marRight w:val="0"/>
      <w:marTop w:val="0"/>
      <w:marBottom w:val="0"/>
      <w:divBdr>
        <w:top w:val="none" w:sz="0" w:space="0" w:color="auto"/>
        <w:left w:val="none" w:sz="0" w:space="0" w:color="auto"/>
        <w:bottom w:val="none" w:sz="0" w:space="0" w:color="auto"/>
        <w:right w:val="none" w:sz="0" w:space="0" w:color="auto"/>
      </w:divBdr>
    </w:div>
    <w:div w:id="1746535952">
      <w:bodyDiv w:val="1"/>
      <w:marLeft w:val="0"/>
      <w:marRight w:val="0"/>
      <w:marTop w:val="0"/>
      <w:marBottom w:val="0"/>
      <w:divBdr>
        <w:top w:val="none" w:sz="0" w:space="0" w:color="auto"/>
        <w:left w:val="none" w:sz="0" w:space="0" w:color="auto"/>
        <w:bottom w:val="none" w:sz="0" w:space="0" w:color="auto"/>
        <w:right w:val="none" w:sz="0" w:space="0" w:color="auto"/>
      </w:divBdr>
    </w:div>
    <w:div w:id="1746536850">
      <w:bodyDiv w:val="1"/>
      <w:marLeft w:val="0"/>
      <w:marRight w:val="0"/>
      <w:marTop w:val="0"/>
      <w:marBottom w:val="0"/>
      <w:divBdr>
        <w:top w:val="none" w:sz="0" w:space="0" w:color="auto"/>
        <w:left w:val="none" w:sz="0" w:space="0" w:color="auto"/>
        <w:bottom w:val="none" w:sz="0" w:space="0" w:color="auto"/>
        <w:right w:val="none" w:sz="0" w:space="0" w:color="auto"/>
      </w:divBdr>
    </w:div>
    <w:div w:id="1746761042">
      <w:bodyDiv w:val="1"/>
      <w:marLeft w:val="0"/>
      <w:marRight w:val="0"/>
      <w:marTop w:val="0"/>
      <w:marBottom w:val="0"/>
      <w:divBdr>
        <w:top w:val="none" w:sz="0" w:space="0" w:color="auto"/>
        <w:left w:val="none" w:sz="0" w:space="0" w:color="auto"/>
        <w:bottom w:val="none" w:sz="0" w:space="0" w:color="auto"/>
        <w:right w:val="none" w:sz="0" w:space="0" w:color="auto"/>
      </w:divBdr>
    </w:div>
    <w:div w:id="1746800389">
      <w:bodyDiv w:val="1"/>
      <w:marLeft w:val="0"/>
      <w:marRight w:val="0"/>
      <w:marTop w:val="0"/>
      <w:marBottom w:val="0"/>
      <w:divBdr>
        <w:top w:val="none" w:sz="0" w:space="0" w:color="auto"/>
        <w:left w:val="none" w:sz="0" w:space="0" w:color="auto"/>
        <w:bottom w:val="none" w:sz="0" w:space="0" w:color="auto"/>
        <w:right w:val="none" w:sz="0" w:space="0" w:color="auto"/>
      </w:divBdr>
    </w:div>
    <w:div w:id="1746802320">
      <w:bodyDiv w:val="1"/>
      <w:marLeft w:val="0"/>
      <w:marRight w:val="0"/>
      <w:marTop w:val="0"/>
      <w:marBottom w:val="0"/>
      <w:divBdr>
        <w:top w:val="none" w:sz="0" w:space="0" w:color="auto"/>
        <w:left w:val="none" w:sz="0" w:space="0" w:color="auto"/>
        <w:bottom w:val="none" w:sz="0" w:space="0" w:color="auto"/>
        <w:right w:val="none" w:sz="0" w:space="0" w:color="auto"/>
      </w:divBdr>
    </w:div>
    <w:div w:id="1746993361">
      <w:bodyDiv w:val="1"/>
      <w:marLeft w:val="0"/>
      <w:marRight w:val="0"/>
      <w:marTop w:val="0"/>
      <w:marBottom w:val="0"/>
      <w:divBdr>
        <w:top w:val="none" w:sz="0" w:space="0" w:color="auto"/>
        <w:left w:val="none" w:sz="0" w:space="0" w:color="auto"/>
        <w:bottom w:val="none" w:sz="0" w:space="0" w:color="auto"/>
        <w:right w:val="none" w:sz="0" w:space="0" w:color="auto"/>
      </w:divBdr>
    </w:div>
    <w:div w:id="1747455513">
      <w:bodyDiv w:val="1"/>
      <w:marLeft w:val="0"/>
      <w:marRight w:val="0"/>
      <w:marTop w:val="0"/>
      <w:marBottom w:val="0"/>
      <w:divBdr>
        <w:top w:val="none" w:sz="0" w:space="0" w:color="auto"/>
        <w:left w:val="none" w:sz="0" w:space="0" w:color="auto"/>
        <w:bottom w:val="none" w:sz="0" w:space="0" w:color="auto"/>
        <w:right w:val="none" w:sz="0" w:space="0" w:color="auto"/>
      </w:divBdr>
    </w:div>
    <w:div w:id="1747461337">
      <w:bodyDiv w:val="1"/>
      <w:marLeft w:val="0"/>
      <w:marRight w:val="0"/>
      <w:marTop w:val="0"/>
      <w:marBottom w:val="0"/>
      <w:divBdr>
        <w:top w:val="none" w:sz="0" w:space="0" w:color="auto"/>
        <w:left w:val="none" w:sz="0" w:space="0" w:color="auto"/>
        <w:bottom w:val="none" w:sz="0" w:space="0" w:color="auto"/>
        <w:right w:val="none" w:sz="0" w:space="0" w:color="auto"/>
      </w:divBdr>
    </w:div>
    <w:div w:id="1747995614">
      <w:bodyDiv w:val="1"/>
      <w:marLeft w:val="0"/>
      <w:marRight w:val="0"/>
      <w:marTop w:val="0"/>
      <w:marBottom w:val="0"/>
      <w:divBdr>
        <w:top w:val="none" w:sz="0" w:space="0" w:color="auto"/>
        <w:left w:val="none" w:sz="0" w:space="0" w:color="auto"/>
        <w:bottom w:val="none" w:sz="0" w:space="0" w:color="auto"/>
        <w:right w:val="none" w:sz="0" w:space="0" w:color="auto"/>
      </w:divBdr>
    </w:div>
    <w:div w:id="1749880692">
      <w:bodyDiv w:val="1"/>
      <w:marLeft w:val="0"/>
      <w:marRight w:val="0"/>
      <w:marTop w:val="0"/>
      <w:marBottom w:val="0"/>
      <w:divBdr>
        <w:top w:val="none" w:sz="0" w:space="0" w:color="auto"/>
        <w:left w:val="none" w:sz="0" w:space="0" w:color="auto"/>
        <w:bottom w:val="none" w:sz="0" w:space="0" w:color="auto"/>
        <w:right w:val="none" w:sz="0" w:space="0" w:color="auto"/>
      </w:divBdr>
    </w:div>
    <w:div w:id="1749887618">
      <w:bodyDiv w:val="1"/>
      <w:marLeft w:val="0"/>
      <w:marRight w:val="0"/>
      <w:marTop w:val="0"/>
      <w:marBottom w:val="0"/>
      <w:divBdr>
        <w:top w:val="none" w:sz="0" w:space="0" w:color="auto"/>
        <w:left w:val="none" w:sz="0" w:space="0" w:color="auto"/>
        <w:bottom w:val="none" w:sz="0" w:space="0" w:color="auto"/>
        <w:right w:val="none" w:sz="0" w:space="0" w:color="auto"/>
      </w:divBdr>
    </w:div>
    <w:div w:id="1750079389">
      <w:bodyDiv w:val="1"/>
      <w:marLeft w:val="0"/>
      <w:marRight w:val="0"/>
      <w:marTop w:val="0"/>
      <w:marBottom w:val="0"/>
      <w:divBdr>
        <w:top w:val="none" w:sz="0" w:space="0" w:color="auto"/>
        <w:left w:val="none" w:sz="0" w:space="0" w:color="auto"/>
        <w:bottom w:val="none" w:sz="0" w:space="0" w:color="auto"/>
        <w:right w:val="none" w:sz="0" w:space="0" w:color="auto"/>
      </w:divBdr>
    </w:div>
    <w:div w:id="1750494143">
      <w:bodyDiv w:val="1"/>
      <w:marLeft w:val="0"/>
      <w:marRight w:val="0"/>
      <w:marTop w:val="0"/>
      <w:marBottom w:val="0"/>
      <w:divBdr>
        <w:top w:val="none" w:sz="0" w:space="0" w:color="auto"/>
        <w:left w:val="none" w:sz="0" w:space="0" w:color="auto"/>
        <w:bottom w:val="none" w:sz="0" w:space="0" w:color="auto"/>
        <w:right w:val="none" w:sz="0" w:space="0" w:color="auto"/>
      </w:divBdr>
    </w:div>
    <w:div w:id="1750619884">
      <w:bodyDiv w:val="1"/>
      <w:marLeft w:val="0"/>
      <w:marRight w:val="0"/>
      <w:marTop w:val="0"/>
      <w:marBottom w:val="0"/>
      <w:divBdr>
        <w:top w:val="none" w:sz="0" w:space="0" w:color="auto"/>
        <w:left w:val="none" w:sz="0" w:space="0" w:color="auto"/>
        <w:bottom w:val="none" w:sz="0" w:space="0" w:color="auto"/>
        <w:right w:val="none" w:sz="0" w:space="0" w:color="auto"/>
      </w:divBdr>
    </w:div>
    <w:div w:id="1751465997">
      <w:bodyDiv w:val="1"/>
      <w:marLeft w:val="0"/>
      <w:marRight w:val="0"/>
      <w:marTop w:val="0"/>
      <w:marBottom w:val="0"/>
      <w:divBdr>
        <w:top w:val="none" w:sz="0" w:space="0" w:color="auto"/>
        <w:left w:val="none" w:sz="0" w:space="0" w:color="auto"/>
        <w:bottom w:val="none" w:sz="0" w:space="0" w:color="auto"/>
        <w:right w:val="none" w:sz="0" w:space="0" w:color="auto"/>
      </w:divBdr>
    </w:div>
    <w:div w:id="1752383472">
      <w:bodyDiv w:val="1"/>
      <w:marLeft w:val="0"/>
      <w:marRight w:val="0"/>
      <w:marTop w:val="0"/>
      <w:marBottom w:val="0"/>
      <w:divBdr>
        <w:top w:val="none" w:sz="0" w:space="0" w:color="auto"/>
        <w:left w:val="none" w:sz="0" w:space="0" w:color="auto"/>
        <w:bottom w:val="none" w:sz="0" w:space="0" w:color="auto"/>
        <w:right w:val="none" w:sz="0" w:space="0" w:color="auto"/>
      </w:divBdr>
    </w:div>
    <w:div w:id="1752459865">
      <w:bodyDiv w:val="1"/>
      <w:marLeft w:val="0"/>
      <w:marRight w:val="0"/>
      <w:marTop w:val="0"/>
      <w:marBottom w:val="0"/>
      <w:divBdr>
        <w:top w:val="none" w:sz="0" w:space="0" w:color="auto"/>
        <w:left w:val="none" w:sz="0" w:space="0" w:color="auto"/>
        <w:bottom w:val="none" w:sz="0" w:space="0" w:color="auto"/>
        <w:right w:val="none" w:sz="0" w:space="0" w:color="auto"/>
      </w:divBdr>
    </w:div>
    <w:div w:id="1753047477">
      <w:bodyDiv w:val="1"/>
      <w:marLeft w:val="0"/>
      <w:marRight w:val="0"/>
      <w:marTop w:val="0"/>
      <w:marBottom w:val="0"/>
      <w:divBdr>
        <w:top w:val="none" w:sz="0" w:space="0" w:color="auto"/>
        <w:left w:val="none" w:sz="0" w:space="0" w:color="auto"/>
        <w:bottom w:val="none" w:sz="0" w:space="0" w:color="auto"/>
        <w:right w:val="none" w:sz="0" w:space="0" w:color="auto"/>
      </w:divBdr>
    </w:div>
    <w:div w:id="1753115172">
      <w:bodyDiv w:val="1"/>
      <w:marLeft w:val="0"/>
      <w:marRight w:val="0"/>
      <w:marTop w:val="0"/>
      <w:marBottom w:val="0"/>
      <w:divBdr>
        <w:top w:val="none" w:sz="0" w:space="0" w:color="auto"/>
        <w:left w:val="none" w:sz="0" w:space="0" w:color="auto"/>
        <w:bottom w:val="none" w:sz="0" w:space="0" w:color="auto"/>
        <w:right w:val="none" w:sz="0" w:space="0" w:color="auto"/>
      </w:divBdr>
    </w:div>
    <w:div w:id="1753161354">
      <w:bodyDiv w:val="1"/>
      <w:marLeft w:val="0"/>
      <w:marRight w:val="0"/>
      <w:marTop w:val="0"/>
      <w:marBottom w:val="0"/>
      <w:divBdr>
        <w:top w:val="none" w:sz="0" w:space="0" w:color="auto"/>
        <w:left w:val="none" w:sz="0" w:space="0" w:color="auto"/>
        <w:bottom w:val="none" w:sz="0" w:space="0" w:color="auto"/>
        <w:right w:val="none" w:sz="0" w:space="0" w:color="auto"/>
      </w:divBdr>
    </w:div>
    <w:div w:id="1753429071">
      <w:bodyDiv w:val="1"/>
      <w:marLeft w:val="0"/>
      <w:marRight w:val="0"/>
      <w:marTop w:val="0"/>
      <w:marBottom w:val="0"/>
      <w:divBdr>
        <w:top w:val="none" w:sz="0" w:space="0" w:color="auto"/>
        <w:left w:val="none" w:sz="0" w:space="0" w:color="auto"/>
        <w:bottom w:val="none" w:sz="0" w:space="0" w:color="auto"/>
        <w:right w:val="none" w:sz="0" w:space="0" w:color="auto"/>
      </w:divBdr>
    </w:div>
    <w:div w:id="1753431204">
      <w:bodyDiv w:val="1"/>
      <w:marLeft w:val="0"/>
      <w:marRight w:val="0"/>
      <w:marTop w:val="0"/>
      <w:marBottom w:val="0"/>
      <w:divBdr>
        <w:top w:val="none" w:sz="0" w:space="0" w:color="auto"/>
        <w:left w:val="none" w:sz="0" w:space="0" w:color="auto"/>
        <w:bottom w:val="none" w:sz="0" w:space="0" w:color="auto"/>
        <w:right w:val="none" w:sz="0" w:space="0" w:color="auto"/>
      </w:divBdr>
    </w:div>
    <w:div w:id="1753552170">
      <w:bodyDiv w:val="1"/>
      <w:marLeft w:val="0"/>
      <w:marRight w:val="0"/>
      <w:marTop w:val="0"/>
      <w:marBottom w:val="0"/>
      <w:divBdr>
        <w:top w:val="none" w:sz="0" w:space="0" w:color="auto"/>
        <w:left w:val="none" w:sz="0" w:space="0" w:color="auto"/>
        <w:bottom w:val="none" w:sz="0" w:space="0" w:color="auto"/>
        <w:right w:val="none" w:sz="0" w:space="0" w:color="auto"/>
      </w:divBdr>
    </w:div>
    <w:div w:id="1753702358">
      <w:bodyDiv w:val="1"/>
      <w:marLeft w:val="0"/>
      <w:marRight w:val="0"/>
      <w:marTop w:val="0"/>
      <w:marBottom w:val="0"/>
      <w:divBdr>
        <w:top w:val="none" w:sz="0" w:space="0" w:color="auto"/>
        <w:left w:val="none" w:sz="0" w:space="0" w:color="auto"/>
        <w:bottom w:val="none" w:sz="0" w:space="0" w:color="auto"/>
        <w:right w:val="none" w:sz="0" w:space="0" w:color="auto"/>
      </w:divBdr>
    </w:div>
    <w:div w:id="1753889544">
      <w:bodyDiv w:val="1"/>
      <w:marLeft w:val="0"/>
      <w:marRight w:val="0"/>
      <w:marTop w:val="0"/>
      <w:marBottom w:val="0"/>
      <w:divBdr>
        <w:top w:val="none" w:sz="0" w:space="0" w:color="auto"/>
        <w:left w:val="none" w:sz="0" w:space="0" w:color="auto"/>
        <w:bottom w:val="none" w:sz="0" w:space="0" w:color="auto"/>
        <w:right w:val="none" w:sz="0" w:space="0" w:color="auto"/>
      </w:divBdr>
    </w:div>
    <w:div w:id="1754233215">
      <w:bodyDiv w:val="1"/>
      <w:marLeft w:val="0"/>
      <w:marRight w:val="0"/>
      <w:marTop w:val="0"/>
      <w:marBottom w:val="0"/>
      <w:divBdr>
        <w:top w:val="none" w:sz="0" w:space="0" w:color="auto"/>
        <w:left w:val="none" w:sz="0" w:space="0" w:color="auto"/>
        <w:bottom w:val="none" w:sz="0" w:space="0" w:color="auto"/>
        <w:right w:val="none" w:sz="0" w:space="0" w:color="auto"/>
      </w:divBdr>
    </w:div>
    <w:div w:id="1754281369">
      <w:bodyDiv w:val="1"/>
      <w:marLeft w:val="0"/>
      <w:marRight w:val="0"/>
      <w:marTop w:val="0"/>
      <w:marBottom w:val="0"/>
      <w:divBdr>
        <w:top w:val="none" w:sz="0" w:space="0" w:color="auto"/>
        <w:left w:val="none" w:sz="0" w:space="0" w:color="auto"/>
        <w:bottom w:val="none" w:sz="0" w:space="0" w:color="auto"/>
        <w:right w:val="none" w:sz="0" w:space="0" w:color="auto"/>
      </w:divBdr>
    </w:div>
    <w:div w:id="1754353225">
      <w:bodyDiv w:val="1"/>
      <w:marLeft w:val="0"/>
      <w:marRight w:val="0"/>
      <w:marTop w:val="0"/>
      <w:marBottom w:val="0"/>
      <w:divBdr>
        <w:top w:val="none" w:sz="0" w:space="0" w:color="auto"/>
        <w:left w:val="none" w:sz="0" w:space="0" w:color="auto"/>
        <w:bottom w:val="none" w:sz="0" w:space="0" w:color="auto"/>
        <w:right w:val="none" w:sz="0" w:space="0" w:color="auto"/>
      </w:divBdr>
    </w:div>
    <w:div w:id="1754550946">
      <w:bodyDiv w:val="1"/>
      <w:marLeft w:val="0"/>
      <w:marRight w:val="0"/>
      <w:marTop w:val="0"/>
      <w:marBottom w:val="0"/>
      <w:divBdr>
        <w:top w:val="none" w:sz="0" w:space="0" w:color="auto"/>
        <w:left w:val="none" w:sz="0" w:space="0" w:color="auto"/>
        <w:bottom w:val="none" w:sz="0" w:space="0" w:color="auto"/>
        <w:right w:val="none" w:sz="0" w:space="0" w:color="auto"/>
      </w:divBdr>
    </w:div>
    <w:div w:id="1754737217">
      <w:bodyDiv w:val="1"/>
      <w:marLeft w:val="0"/>
      <w:marRight w:val="0"/>
      <w:marTop w:val="0"/>
      <w:marBottom w:val="0"/>
      <w:divBdr>
        <w:top w:val="none" w:sz="0" w:space="0" w:color="auto"/>
        <w:left w:val="none" w:sz="0" w:space="0" w:color="auto"/>
        <w:bottom w:val="none" w:sz="0" w:space="0" w:color="auto"/>
        <w:right w:val="none" w:sz="0" w:space="0" w:color="auto"/>
      </w:divBdr>
    </w:div>
    <w:div w:id="1755273584">
      <w:bodyDiv w:val="1"/>
      <w:marLeft w:val="0"/>
      <w:marRight w:val="0"/>
      <w:marTop w:val="0"/>
      <w:marBottom w:val="0"/>
      <w:divBdr>
        <w:top w:val="none" w:sz="0" w:space="0" w:color="auto"/>
        <w:left w:val="none" w:sz="0" w:space="0" w:color="auto"/>
        <w:bottom w:val="none" w:sz="0" w:space="0" w:color="auto"/>
        <w:right w:val="none" w:sz="0" w:space="0" w:color="auto"/>
      </w:divBdr>
    </w:div>
    <w:div w:id="1755323230">
      <w:bodyDiv w:val="1"/>
      <w:marLeft w:val="0"/>
      <w:marRight w:val="0"/>
      <w:marTop w:val="0"/>
      <w:marBottom w:val="0"/>
      <w:divBdr>
        <w:top w:val="none" w:sz="0" w:space="0" w:color="auto"/>
        <w:left w:val="none" w:sz="0" w:space="0" w:color="auto"/>
        <w:bottom w:val="none" w:sz="0" w:space="0" w:color="auto"/>
        <w:right w:val="none" w:sz="0" w:space="0" w:color="auto"/>
      </w:divBdr>
    </w:div>
    <w:div w:id="1756246287">
      <w:bodyDiv w:val="1"/>
      <w:marLeft w:val="0"/>
      <w:marRight w:val="0"/>
      <w:marTop w:val="0"/>
      <w:marBottom w:val="0"/>
      <w:divBdr>
        <w:top w:val="none" w:sz="0" w:space="0" w:color="auto"/>
        <w:left w:val="none" w:sz="0" w:space="0" w:color="auto"/>
        <w:bottom w:val="none" w:sz="0" w:space="0" w:color="auto"/>
        <w:right w:val="none" w:sz="0" w:space="0" w:color="auto"/>
      </w:divBdr>
    </w:div>
    <w:div w:id="1756315258">
      <w:bodyDiv w:val="1"/>
      <w:marLeft w:val="0"/>
      <w:marRight w:val="0"/>
      <w:marTop w:val="0"/>
      <w:marBottom w:val="0"/>
      <w:divBdr>
        <w:top w:val="none" w:sz="0" w:space="0" w:color="auto"/>
        <w:left w:val="none" w:sz="0" w:space="0" w:color="auto"/>
        <w:bottom w:val="none" w:sz="0" w:space="0" w:color="auto"/>
        <w:right w:val="none" w:sz="0" w:space="0" w:color="auto"/>
      </w:divBdr>
    </w:div>
    <w:div w:id="1756364977">
      <w:bodyDiv w:val="1"/>
      <w:marLeft w:val="0"/>
      <w:marRight w:val="0"/>
      <w:marTop w:val="0"/>
      <w:marBottom w:val="0"/>
      <w:divBdr>
        <w:top w:val="none" w:sz="0" w:space="0" w:color="auto"/>
        <w:left w:val="none" w:sz="0" w:space="0" w:color="auto"/>
        <w:bottom w:val="none" w:sz="0" w:space="0" w:color="auto"/>
        <w:right w:val="none" w:sz="0" w:space="0" w:color="auto"/>
      </w:divBdr>
    </w:div>
    <w:div w:id="1756514632">
      <w:bodyDiv w:val="1"/>
      <w:marLeft w:val="0"/>
      <w:marRight w:val="0"/>
      <w:marTop w:val="0"/>
      <w:marBottom w:val="0"/>
      <w:divBdr>
        <w:top w:val="none" w:sz="0" w:space="0" w:color="auto"/>
        <w:left w:val="none" w:sz="0" w:space="0" w:color="auto"/>
        <w:bottom w:val="none" w:sz="0" w:space="0" w:color="auto"/>
        <w:right w:val="none" w:sz="0" w:space="0" w:color="auto"/>
      </w:divBdr>
    </w:div>
    <w:div w:id="1756591014">
      <w:bodyDiv w:val="1"/>
      <w:marLeft w:val="0"/>
      <w:marRight w:val="0"/>
      <w:marTop w:val="0"/>
      <w:marBottom w:val="0"/>
      <w:divBdr>
        <w:top w:val="none" w:sz="0" w:space="0" w:color="auto"/>
        <w:left w:val="none" w:sz="0" w:space="0" w:color="auto"/>
        <w:bottom w:val="none" w:sz="0" w:space="0" w:color="auto"/>
        <w:right w:val="none" w:sz="0" w:space="0" w:color="auto"/>
      </w:divBdr>
    </w:div>
    <w:div w:id="1757095892">
      <w:bodyDiv w:val="1"/>
      <w:marLeft w:val="0"/>
      <w:marRight w:val="0"/>
      <w:marTop w:val="0"/>
      <w:marBottom w:val="0"/>
      <w:divBdr>
        <w:top w:val="none" w:sz="0" w:space="0" w:color="auto"/>
        <w:left w:val="none" w:sz="0" w:space="0" w:color="auto"/>
        <w:bottom w:val="none" w:sz="0" w:space="0" w:color="auto"/>
        <w:right w:val="none" w:sz="0" w:space="0" w:color="auto"/>
      </w:divBdr>
    </w:div>
    <w:div w:id="1757365964">
      <w:bodyDiv w:val="1"/>
      <w:marLeft w:val="0"/>
      <w:marRight w:val="0"/>
      <w:marTop w:val="0"/>
      <w:marBottom w:val="0"/>
      <w:divBdr>
        <w:top w:val="none" w:sz="0" w:space="0" w:color="auto"/>
        <w:left w:val="none" w:sz="0" w:space="0" w:color="auto"/>
        <w:bottom w:val="none" w:sz="0" w:space="0" w:color="auto"/>
        <w:right w:val="none" w:sz="0" w:space="0" w:color="auto"/>
      </w:divBdr>
    </w:div>
    <w:div w:id="1757480722">
      <w:bodyDiv w:val="1"/>
      <w:marLeft w:val="0"/>
      <w:marRight w:val="0"/>
      <w:marTop w:val="0"/>
      <w:marBottom w:val="0"/>
      <w:divBdr>
        <w:top w:val="none" w:sz="0" w:space="0" w:color="auto"/>
        <w:left w:val="none" w:sz="0" w:space="0" w:color="auto"/>
        <w:bottom w:val="none" w:sz="0" w:space="0" w:color="auto"/>
        <w:right w:val="none" w:sz="0" w:space="0" w:color="auto"/>
      </w:divBdr>
    </w:div>
    <w:div w:id="1757481909">
      <w:bodyDiv w:val="1"/>
      <w:marLeft w:val="0"/>
      <w:marRight w:val="0"/>
      <w:marTop w:val="0"/>
      <w:marBottom w:val="0"/>
      <w:divBdr>
        <w:top w:val="none" w:sz="0" w:space="0" w:color="auto"/>
        <w:left w:val="none" w:sz="0" w:space="0" w:color="auto"/>
        <w:bottom w:val="none" w:sz="0" w:space="0" w:color="auto"/>
        <w:right w:val="none" w:sz="0" w:space="0" w:color="auto"/>
      </w:divBdr>
    </w:div>
    <w:div w:id="1757551012">
      <w:bodyDiv w:val="1"/>
      <w:marLeft w:val="0"/>
      <w:marRight w:val="0"/>
      <w:marTop w:val="0"/>
      <w:marBottom w:val="0"/>
      <w:divBdr>
        <w:top w:val="none" w:sz="0" w:space="0" w:color="auto"/>
        <w:left w:val="none" w:sz="0" w:space="0" w:color="auto"/>
        <w:bottom w:val="none" w:sz="0" w:space="0" w:color="auto"/>
        <w:right w:val="none" w:sz="0" w:space="0" w:color="auto"/>
      </w:divBdr>
    </w:div>
    <w:div w:id="1757559383">
      <w:bodyDiv w:val="1"/>
      <w:marLeft w:val="0"/>
      <w:marRight w:val="0"/>
      <w:marTop w:val="0"/>
      <w:marBottom w:val="0"/>
      <w:divBdr>
        <w:top w:val="none" w:sz="0" w:space="0" w:color="auto"/>
        <w:left w:val="none" w:sz="0" w:space="0" w:color="auto"/>
        <w:bottom w:val="none" w:sz="0" w:space="0" w:color="auto"/>
        <w:right w:val="none" w:sz="0" w:space="0" w:color="auto"/>
      </w:divBdr>
    </w:div>
    <w:div w:id="1757745334">
      <w:bodyDiv w:val="1"/>
      <w:marLeft w:val="0"/>
      <w:marRight w:val="0"/>
      <w:marTop w:val="0"/>
      <w:marBottom w:val="0"/>
      <w:divBdr>
        <w:top w:val="none" w:sz="0" w:space="0" w:color="auto"/>
        <w:left w:val="none" w:sz="0" w:space="0" w:color="auto"/>
        <w:bottom w:val="none" w:sz="0" w:space="0" w:color="auto"/>
        <w:right w:val="none" w:sz="0" w:space="0" w:color="auto"/>
      </w:divBdr>
    </w:div>
    <w:div w:id="1757895911">
      <w:bodyDiv w:val="1"/>
      <w:marLeft w:val="0"/>
      <w:marRight w:val="0"/>
      <w:marTop w:val="0"/>
      <w:marBottom w:val="0"/>
      <w:divBdr>
        <w:top w:val="none" w:sz="0" w:space="0" w:color="auto"/>
        <w:left w:val="none" w:sz="0" w:space="0" w:color="auto"/>
        <w:bottom w:val="none" w:sz="0" w:space="0" w:color="auto"/>
        <w:right w:val="none" w:sz="0" w:space="0" w:color="auto"/>
      </w:divBdr>
    </w:div>
    <w:div w:id="1758600788">
      <w:bodyDiv w:val="1"/>
      <w:marLeft w:val="0"/>
      <w:marRight w:val="0"/>
      <w:marTop w:val="0"/>
      <w:marBottom w:val="0"/>
      <w:divBdr>
        <w:top w:val="none" w:sz="0" w:space="0" w:color="auto"/>
        <w:left w:val="none" w:sz="0" w:space="0" w:color="auto"/>
        <w:bottom w:val="none" w:sz="0" w:space="0" w:color="auto"/>
        <w:right w:val="none" w:sz="0" w:space="0" w:color="auto"/>
      </w:divBdr>
    </w:div>
    <w:div w:id="1759326860">
      <w:bodyDiv w:val="1"/>
      <w:marLeft w:val="0"/>
      <w:marRight w:val="0"/>
      <w:marTop w:val="0"/>
      <w:marBottom w:val="0"/>
      <w:divBdr>
        <w:top w:val="none" w:sz="0" w:space="0" w:color="auto"/>
        <w:left w:val="none" w:sz="0" w:space="0" w:color="auto"/>
        <w:bottom w:val="none" w:sz="0" w:space="0" w:color="auto"/>
        <w:right w:val="none" w:sz="0" w:space="0" w:color="auto"/>
      </w:divBdr>
    </w:div>
    <w:div w:id="1759714543">
      <w:bodyDiv w:val="1"/>
      <w:marLeft w:val="0"/>
      <w:marRight w:val="0"/>
      <w:marTop w:val="0"/>
      <w:marBottom w:val="0"/>
      <w:divBdr>
        <w:top w:val="none" w:sz="0" w:space="0" w:color="auto"/>
        <w:left w:val="none" w:sz="0" w:space="0" w:color="auto"/>
        <w:bottom w:val="none" w:sz="0" w:space="0" w:color="auto"/>
        <w:right w:val="none" w:sz="0" w:space="0" w:color="auto"/>
      </w:divBdr>
    </w:div>
    <w:div w:id="1759787052">
      <w:bodyDiv w:val="1"/>
      <w:marLeft w:val="0"/>
      <w:marRight w:val="0"/>
      <w:marTop w:val="0"/>
      <w:marBottom w:val="0"/>
      <w:divBdr>
        <w:top w:val="none" w:sz="0" w:space="0" w:color="auto"/>
        <w:left w:val="none" w:sz="0" w:space="0" w:color="auto"/>
        <w:bottom w:val="none" w:sz="0" w:space="0" w:color="auto"/>
        <w:right w:val="none" w:sz="0" w:space="0" w:color="auto"/>
      </w:divBdr>
    </w:div>
    <w:div w:id="1760328472">
      <w:bodyDiv w:val="1"/>
      <w:marLeft w:val="0"/>
      <w:marRight w:val="0"/>
      <w:marTop w:val="0"/>
      <w:marBottom w:val="0"/>
      <w:divBdr>
        <w:top w:val="none" w:sz="0" w:space="0" w:color="auto"/>
        <w:left w:val="none" w:sz="0" w:space="0" w:color="auto"/>
        <w:bottom w:val="none" w:sz="0" w:space="0" w:color="auto"/>
        <w:right w:val="none" w:sz="0" w:space="0" w:color="auto"/>
      </w:divBdr>
    </w:div>
    <w:div w:id="1760785424">
      <w:bodyDiv w:val="1"/>
      <w:marLeft w:val="0"/>
      <w:marRight w:val="0"/>
      <w:marTop w:val="0"/>
      <w:marBottom w:val="0"/>
      <w:divBdr>
        <w:top w:val="none" w:sz="0" w:space="0" w:color="auto"/>
        <w:left w:val="none" w:sz="0" w:space="0" w:color="auto"/>
        <w:bottom w:val="none" w:sz="0" w:space="0" w:color="auto"/>
        <w:right w:val="none" w:sz="0" w:space="0" w:color="auto"/>
      </w:divBdr>
    </w:div>
    <w:div w:id="1760978173">
      <w:bodyDiv w:val="1"/>
      <w:marLeft w:val="0"/>
      <w:marRight w:val="0"/>
      <w:marTop w:val="0"/>
      <w:marBottom w:val="0"/>
      <w:divBdr>
        <w:top w:val="none" w:sz="0" w:space="0" w:color="auto"/>
        <w:left w:val="none" w:sz="0" w:space="0" w:color="auto"/>
        <w:bottom w:val="none" w:sz="0" w:space="0" w:color="auto"/>
        <w:right w:val="none" w:sz="0" w:space="0" w:color="auto"/>
      </w:divBdr>
    </w:div>
    <w:div w:id="1761175761">
      <w:bodyDiv w:val="1"/>
      <w:marLeft w:val="0"/>
      <w:marRight w:val="0"/>
      <w:marTop w:val="0"/>
      <w:marBottom w:val="0"/>
      <w:divBdr>
        <w:top w:val="none" w:sz="0" w:space="0" w:color="auto"/>
        <w:left w:val="none" w:sz="0" w:space="0" w:color="auto"/>
        <w:bottom w:val="none" w:sz="0" w:space="0" w:color="auto"/>
        <w:right w:val="none" w:sz="0" w:space="0" w:color="auto"/>
      </w:divBdr>
    </w:div>
    <w:div w:id="1761635225">
      <w:bodyDiv w:val="1"/>
      <w:marLeft w:val="0"/>
      <w:marRight w:val="0"/>
      <w:marTop w:val="0"/>
      <w:marBottom w:val="0"/>
      <w:divBdr>
        <w:top w:val="none" w:sz="0" w:space="0" w:color="auto"/>
        <w:left w:val="none" w:sz="0" w:space="0" w:color="auto"/>
        <w:bottom w:val="none" w:sz="0" w:space="0" w:color="auto"/>
        <w:right w:val="none" w:sz="0" w:space="0" w:color="auto"/>
      </w:divBdr>
    </w:div>
    <w:div w:id="1761750285">
      <w:bodyDiv w:val="1"/>
      <w:marLeft w:val="0"/>
      <w:marRight w:val="0"/>
      <w:marTop w:val="0"/>
      <w:marBottom w:val="0"/>
      <w:divBdr>
        <w:top w:val="none" w:sz="0" w:space="0" w:color="auto"/>
        <w:left w:val="none" w:sz="0" w:space="0" w:color="auto"/>
        <w:bottom w:val="none" w:sz="0" w:space="0" w:color="auto"/>
        <w:right w:val="none" w:sz="0" w:space="0" w:color="auto"/>
      </w:divBdr>
    </w:div>
    <w:div w:id="1762216454">
      <w:bodyDiv w:val="1"/>
      <w:marLeft w:val="0"/>
      <w:marRight w:val="0"/>
      <w:marTop w:val="0"/>
      <w:marBottom w:val="0"/>
      <w:divBdr>
        <w:top w:val="none" w:sz="0" w:space="0" w:color="auto"/>
        <w:left w:val="none" w:sz="0" w:space="0" w:color="auto"/>
        <w:bottom w:val="none" w:sz="0" w:space="0" w:color="auto"/>
        <w:right w:val="none" w:sz="0" w:space="0" w:color="auto"/>
      </w:divBdr>
    </w:div>
    <w:div w:id="1762604823">
      <w:bodyDiv w:val="1"/>
      <w:marLeft w:val="0"/>
      <w:marRight w:val="0"/>
      <w:marTop w:val="0"/>
      <w:marBottom w:val="0"/>
      <w:divBdr>
        <w:top w:val="none" w:sz="0" w:space="0" w:color="auto"/>
        <w:left w:val="none" w:sz="0" w:space="0" w:color="auto"/>
        <w:bottom w:val="none" w:sz="0" w:space="0" w:color="auto"/>
        <w:right w:val="none" w:sz="0" w:space="0" w:color="auto"/>
      </w:divBdr>
    </w:div>
    <w:div w:id="1762874358">
      <w:bodyDiv w:val="1"/>
      <w:marLeft w:val="0"/>
      <w:marRight w:val="0"/>
      <w:marTop w:val="0"/>
      <w:marBottom w:val="0"/>
      <w:divBdr>
        <w:top w:val="none" w:sz="0" w:space="0" w:color="auto"/>
        <w:left w:val="none" w:sz="0" w:space="0" w:color="auto"/>
        <w:bottom w:val="none" w:sz="0" w:space="0" w:color="auto"/>
        <w:right w:val="none" w:sz="0" w:space="0" w:color="auto"/>
      </w:divBdr>
    </w:div>
    <w:div w:id="1763262240">
      <w:bodyDiv w:val="1"/>
      <w:marLeft w:val="0"/>
      <w:marRight w:val="0"/>
      <w:marTop w:val="0"/>
      <w:marBottom w:val="0"/>
      <w:divBdr>
        <w:top w:val="none" w:sz="0" w:space="0" w:color="auto"/>
        <w:left w:val="none" w:sz="0" w:space="0" w:color="auto"/>
        <w:bottom w:val="none" w:sz="0" w:space="0" w:color="auto"/>
        <w:right w:val="none" w:sz="0" w:space="0" w:color="auto"/>
      </w:divBdr>
    </w:div>
    <w:div w:id="1763332718">
      <w:bodyDiv w:val="1"/>
      <w:marLeft w:val="0"/>
      <w:marRight w:val="0"/>
      <w:marTop w:val="0"/>
      <w:marBottom w:val="0"/>
      <w:divBdr>
        <w:top w:val="none" w:sz="0" w:space="0" w:color="auto"/>
        <w:left w:val="none" w:sz="0" w:space="0" w:color="auto"/>
        <w:bottom w:val="none" w:sz="0" w:space="0" w:color="auto"/>
        <w:right w:val="none" w:sz="0" w:space="0" w:color="auto"/>
      </w:divBdr>
    </w:div>
    <w:div w:id="1763791529">
      <w:bodyDiv w:val="1"/>
      <w:marLeft w:val="0"/>
      <w:marRight w:val="0"/>
      <w:marTop w:val="0"/>
      <w:marBottom w:val="0"/>
      <w:divBdr>
        <w:top w:val="none" w:sz="0" w:space="0" w:color="auto"/>
        <w:left w:val="none" w:sz="0" w:space="0" w:color="auto"/>
        <w:bottom w:val="none" w:sz="0" w:space="0" w:color="auto"/>
        <w:right w:val="none" w:sz="0" w:space="0" w:color="auto"/>
      </w:divBdr>
    </w:div>
    <w:div w:id="1763909815">
      <w:bodyDiv w:val="1"/>
      <w:marLeft w:val="0"/>
      <w:marRight w:val="0"/>
      <w:marTop w:val="0"/>
      <w:marBottom w:val="0"/>
      <w:divBdr>
        <w:top w:val="none" w:sz="0" w:space="0" w:color="auto"/>
        <w:left w:val="none" w:sz="0" w:space="0" w:color="auto"/>
        <w:bottom w:val="none" w:sz="0" w:space="0" w:color="auto"/>
        <w:right w:val="none" w:sz="0" w:space="0" w:color="auto"/>
      </w:divBdr>
    </w:div>
    <w:div w:id="1764183093">
      <w:bodyDiv w:val="1"/>
      <w:marLeft w:val="0"/>
      <w:marRight w:val="0"/>
      <w:marTop w:val="0"/>
      <w:marBottom w:val="0"/>
      <w:divBdr>
        <w:top w:val="none" w:sz="0" w:space="0" w:color="auto"/>
        <w:left w:val="none" w:sz="0" w:space="0" w:color="auto"/>
        <w:bottom w:val="none" w:sz="0" w:space="0" w:color="auto"/>
        <w:right w:val="none" w:sz="0" w:space="0" w:color="auto"/>
      </w:divBdr>
    </w:div>
    <w:div w:id="1764570128">
      <w:bodyDiv w:val="1"/>
      <w:marLeft w:val="0"/>
      <w:marRight w:val="0"/>
      <w:marTop w:val="0"/>
      <w:marBottom w:val="0"/>
      <w:divBdr>
        <w:top w:val="none" w:sz="0" w:space="0" w:color="auto"/>
        <w:left w:val="none" w:sz="0" w:space="0" w:color="auto"/>
        <w:bottom w:val="none" w:sz="0" w:space="0" w:color="auto"/>
        <w:right w:val="none" w:sz="0" w:space="0" w:color="auto"/>
      </w:divBdr>
    </w:div>
    <w:div w:id="1764835645">
      <w:bodyDiv w:val="1"/>
      <w:marLeft w:val="0"/>
      <w:marRight w:val="0"/>
      <w:marTop w:val="0"/>
      <w:marBottom w:val="0"/>
      <w:divBdr>
        <w:top w:val="none" w:sz="0" w:space="0" w:color="auto"/>
        <w:left w:val="none" w:sz="0" w:space="0" w:color="auto"/>
        <w:bottom w:val="none" w:sz="0" w:space="0" w:color="auto"/>
        <w:right w:val="none" w:sz="0" w:space="0" w:color="auto"/>
      </w:divBdr>
    </w:div>
    <w:div w:id="1765179323">
      <w:bodyDiv w:val="1"/>
      <w:marLeft w:val="0"/>
      <w:marRight w:val="0"/>
      <w:marTop w:val="0"/>
      <w:marBottom w:val="0"/>
      <w:divBdr>
        <w:top w:val="none" w:sz="0" w:space="0" w:color="auto"/>
        <w:left w:val="none" w:sz="0" w:space="0" w:color="auto"/>
        <w:bottom w:val="none" w:sz="0" w:space="0" w:color="auto"/>
        <w:right w:val="none" w:sz="0" w:space="0" w:color="auto"/>
      </w:divBdr>
    </w:div>
    <w:div w:id="1765295799">
      <w:bodyDiv w:val="1"/>
      <w:marLeft w:val="0"/>
      <w:marRight w:val="0"/>
      <w:marTop w:val="0"/>
      <w:marBottom w:val="0"/>
      <w:divBdr>
        <w:top w:val="none" w:sz="0" w:space="0" w:color="auto"/>
        <w:left w:val="none" w:sz="0" w:space="0" w:color="auto"/>
        <w:bottom w:val="none" w:sz="0" w:space="0" w:color="auto"/>
        <w:right w:val="none" w:sz="0" w:space="0" w:color="auto"/>
      </w:divBdr>
    </w:div>
    <w:div w:id="1765304112">
      <w:bodyDiv w:val="1"/>
      <w:marLeft w:val="0"/>
      <w:marRight w:val="0"/>
      <w:marTop w:val="0"/>
      <w:marBottom w:val="0"/>
      <w:divBdr>
        <w:top w:val="none" w:sz="0" w:space="0" w:color="auto"/>
        <w:left w:val="none" w:sz="0" w:space="0" w:color="auto"/>
        <w:bottom w:val="none" w:sz="0" w:space="0" w:color="auto"/>
        <w:right w:val="none" w:sz="0" w:space="0" w:color="auto"/>
      </w:divBdr>
    </w:div>
    <w:div w:id="1767118728">
      <w:bodyDiv w:val="1"/>
      <w:marLeft w:val="0"/>
      <w:marRight w:val="0"/>
      <w:marTop w:val="0"/>
      <w:marBottom w:val="0"/>
      <w:divBdr>
        <w:top w:val="none" w:sz="0" w:space="0" w:color="auto"/>
        <w:left w:val="none" w:sz="0" w:space="0" w:color="auto"/>
        <w:bottom w:val="none" w:sz="0" w:space="0" w:color="auto"/>
        <w:right w:val="none" w:sz="0" w:space="0" w:color="auto"/>
      </w:divBdr>
    </w:div>
    <w:div w:id="1767384036">
      <w:bodyDiv w:val="1"/>
      <w:marLeft w:val="0"/>
      <w:marRight w:val="0"/>
      <w:marTop w:val="0"/>
      <w:marBottom w:val="0"/>
      <w:divBdr>
        <w:top w:val="none" w:sz="0" w:space="0" w:color="auto"/>
        <w:left w:val="none" w:sz="0" w:space="0" w:color="auto"/>
        <w:bottom w:val="none" w:sz="0" w:space="0" w:color="auto"/>
        <w:right w:val="none" w:sz="0" w:space="0" w:color="auto"/>
      </w:divBdr>
    </w:div>
    <w:div w:id="1767388335">
      <w:bodyDiv w:val="1"/>
      <w:marLeft w:val="0"/>
      <w:marRight w:val="0"/>
      <w:marTop w:val="0"/>
      <w:marBottom w:val="0"/>
      <w:divBdr>
        <w:top w:val="none" w:sz="0" w:space="0" w:color="auto"/>
        <w:left w:val="none" w:sz="0" w:space="0" w:color="auto"/>
        <w:bottom w:val="none" w:sz="0" w:space="0" w:color="auto"/>
        <w:right w:val="none" w:sz="0" w:space="0" w:color="auto"/>
      </w:divBdr>
    </w:div>
    <w:div w:id="1767575722">
      <w:bodyDiv w:val="1"/>
      <w:marLeft w:val="0"/>
      <w:marRight w:val="0"/>
      <w:marTop w:val="0"/>
      <w:marBottom w:val="0"/>
      <w:divBdr>
        <w:top w:val="none" w:sz="0" w:space="0" w:color="auto"/>
        <w:left w:val="none" w:sz="0" w:space="0" w:color="auto"/>
        <w:bottom w:val="none" w:sz="0" w:space="0" w:color="auto"/>
        <w:right w:val="none" w:sz="0" w:space="0" w:color="auto"/>
      </w:divBdr>
    </w:div>
    <w:div w:id="1768622405">
      <w:bodyDiv w:val="1"/>
      <w:marLeft w:val="0"/>
      <w:marRight w:val="0"/>
      <w:marTop w:val="0"/>
      <w:marBottom w:val="0"/>
      <w:divBdr>
        <w:top w:val="none" w:sz="0" w:space="0" w:color="auto"/>
        <w:left w:val="none" w:sz="0" w:space="0" w:color="auto"/>
        <w:bottom w:val="none" w:sz="0" w:space="0" w:color="auto"/>
        <w:right w:val="none" w:sz="0" w:space="0" w:color="auto"/>
      </w:divBdr>
    </w:div>
    <w:div w:id="1768622458">
      <w:bodyDiv w:val="1"/>
      <w:marLeft w:val="0"/>
      <w:marRight w:val="0"/>
      <w:marTop w:val="0"/>
      <w:marBottom w:val="0"/>
      <w:divBdr>
        <w:top w:val="none" w:sz="0" w:space="0" w:color="auto"/>
        <w:left w:val="none" w:sz="0" w:space="0" w:color="auto"/>
        <w:bottom w:val="none" w:sz="0" w:space="0" w:color="auto"/>
        <w:right w:val="none" w:sz="0" w:space="0" w:color="auto"/>
      </w:divBdr>
    </w:div>
    <w:div w:id="1768694324">
      <w:bodyDiv w:val="1"/>
      <w:marLeft w:val="0"/>
      <w:marRight w:val="0"/>
      <w:marTop w:val="0"/>
      <w:marBottom w:val="0"/>
      <w:divBdr>
        <w:top w:val="none" w:sz="0" w:space="0" w:color="auto"/>
        <w:left w:val="none" w:sz="0" w:space="0" w:color="auto"/>
        <w:bottom w:val="none" w:sz="0" w:space="0" w:color="auto"/>
        <w:right w:val="none" w:sz="0" w:space="0" w:color="auto"/>
      </w:divBdr>
    </w:div>
    <w:div w:id="1768770323">
      <w:bodyDiv w:val="1"/>
      <w:marLeft w:val="0"/>
      <w:marRight w:val="0"/>
      <w:marTop w:val="0"/>
      <w:marBottom w:val="0"/>
      <w:divBdr>
        <w:top w:val="none" w:sz="0" w:space="0" w:color="auto"/>
        <w:left w:val="none" w:sz="0" w:space="0" w:color="auto"/>
        <w:bottom w:val="none" w:sz="0" w:space="0" w:color="auto"/>
        <w:right w:val="none" w:sz="0" w:space="0" w:color="auto"/>
      </w:divBdr>
    </w:div>
    <w:div w:id="1768964750">
      <w:bodyDiv w:val="1"/>
      <w:marLeft w:val="0"/>
      <w:marRight w:val="0"/>
      <w:marTop w:val="0"/>
      <w:marBottom w:val="0"/>
      <w:divBdr>
        <w:top w:val="none" w:sz="0" w:space="0" w:color="auto"/>
        <w:left w:val="none" w:sz="0" w:space="0" w:color="auto"/>
        <w:bottom w:val="none" w:sz="0" w:space="0" w:color="auto"/>
        <w:right w:val="none" w:sz="0" w:space="0" w:color="auto"/>
      </w:divBdr>
    </w:div>
    <w:div w:id="1769277642">
      <w:bodyDiv w:val="1"/>
      <w:marLeft w:val="0"/>
      <w:marRight w:val="0"/>
      <w:marTop w:val="0"/>
      <w:marBottom w:val="0"/>
      <w:divBdr>
        <w:top w:val="none" w:sz="0" w:space="0" w:color="auto"/>
        <w:left w:val="none" w:sz="0" w:space="0" w:color="auto"/>
        <w:bottom w:val="none" w:sz="0" w:space="0" w:color="auto"/>
        <w:right w:val="none" w:sz="0" w:space="0" w:color="auto"/>
      </w:divBdr>
    </w:div>
    <w:div w:id="1769347725">
      <w:bodyDiv w:val="1"/>
      <w:marLeft w:val="0"/>
      <w:marRight w:val="0"/>
      <w:marTop w:val="0"/>
      <w:marBottom w:val="0"/>
      <w:divBdr>
        <w:top w:val="none" w:sz="0" w:space="0" w:color="auto"/>
        <w:left w:val="none" w:sz="0" w:space="0" w:color="auto"/>
        <w:bottom w:val="none" w:sz="0" w:space="0" w:color="auto"/>
        <w:right w:val="none" w:sz="0" w:space="0" w:color="auto"/>
      </w:divBdr>
    </w:div>
    <w:div w:id="1769813747">
      <w:bodyDiv w:val="1"/>
      <w:marLeft w:val="0"/>
      <w:marRight w:val="0"/>
      <w:marTop w:val="0"/>
      <w:marBottom w:val="0"/>
      <w:divBdr>
        <w:top w:val="none" w:sz="0" w:space="0" w:color="auto"/>
        <w:left w:val="none" w:sz="0" w:space="0" w:color="auto"/>
        <w:bottom w:val="none" w:sz="0" w:space="0" w:color="auto"/>
        <w:right w:val="none" w:sz="0" w:space="0" w:color="auto"/>
      </w:divBdr>
    </w:div>
    <w:div w:id="1769933510">
      <w:bodyDiv w:val="1"/>
      <w:marLeft w:val="0"/>
      <w:marRight w:val="0"/>
      <w:marTop w:val="0"/>
      <w:marBottom w:val="0"/>
      <w:divBdr>
        <w:top w:val="none" w:sz="0" w:space="0" w:color="auto"/>
        <w:left w:val="none" w:sz="0" w:space="0" w:color="auto"/>
        <w:bottom w:val="none" w:sz="0" w:space="0" w:color="auto"/>
        <w:right w:val="none" w:sz="0" w:space="0" w:color="auto"/>
      </w:divBdr>
    </w:div>
    <w:div w:id="1769957888">
      <w:bodyDiv w:val="1"/>
      <w:marLeft w:val="0"/>
      <w:marRight w:val="0"/>
      <w:marTop w:val="0"/>
      <w:marBottom w:val="0"/>
      <w:divBdr>
        <w:top w:val="none" w:sz="0" w:space="0" w:color="auto"/>
        <w:left w:val="none" w:sz="0" w:space="0" w:color="auto"/>
        <w:bottom w:val="none" w:sz="0" w:space="0" w:color="auto"/>
        <w:right w:val="none" w:sz="0" w:space="0" w:color="auto"/>
      </w:divBdr>
    </w:div>
    <w:div w:id="1770194175">
      <w:bodyDiv w:val="1"/>
      <w:marLeft w:val="0"/>
      <w:marRight w:val="0"/>
      <w:marTop w:val="0"/>
      <w:marBottom w:val="0"/>
      <w:divBdr>
        <w:top w:val="none" w:sz="0" w:space="0" w:color="auto"/>
        <w:left w:val="none" w:sz="0" w:space="0" w:color="auto"/>
        <w:bottom w:val="none" w:sz="0" w:space="0" w:color="auto"/>
        <w:right w:val="none" w:sz="0" w:space="0" w:color="auto"/>
      </w:divBdr>
    </w:div>
    <w:div w:id="1770346296">
      <w:bodyDiv w:val="1"/>
      <w:marLeft w:val="0"/>
      <w:marRight w:val="0"/>
      <w:marTop w:val="0"/>
      <w:marBottom w:val="0"/>
      <w:divBdr>
        <w:top w:val="none" w:sz="0" w:space="0" w:color="auto"/>
        <w:left w:val="none" w:sz="0" w:space="0" w:color="auto"/>
        <w:bottom w:val="none" w:sz="0" w:space="0" w:color="auto"/>
        <w:right w:val="none" w:sz="0" w:space="0" w:color="auto"/>
      </w:divBdr>
    </w:div>
    <w:div w:id="1771193210">
      <w:bodyDiv w:val="1"/>
      <w:marLeft w:val="0"/>
      <w:marRight w:val="0"/>
      <w:marTop w:val="0"/>
      <w:marBottom w:val="0"/>
      <w:divBdr>
        <w:top w:val="none" w:sz="0" w:space="0" w:color="auto"/>
        <w:left w:val="none" w:sz="0" w:space="0" w:color="auto"/>
        <w:bottom w:val="none" w:sz="0" w:space="0" w:color="auto"/>
        <w:right w:val="none" w:sz="0" w:space="0" w:color="auto"/>
      </w:divBdr>
    </w:div>
    <w:div w:id="1771387730">
      <w:bodyDiv w:val="1"/>
      <w:marLeft w:val="0"/>
      <w:marRight w:val="0"/>
      <w:marTop w:val="0"/>
      <w:marBottom w:val="0"/>
      <w:divBdr>
        <w:top w:val="none" w:sz="0" w:space="0" w:color="auto"/>
        <w:left w:val="none" w:sz="0" w:space="0" w:color="auto"/>
        <w:bottom w:val="none" w:sz="0" w:space="0" w:color="auto"/>
        <w:right w:val="none" w:sz="0" w:space="0" w:color="auto"/>
      </w:divBdr>
    </w:div>
    <w:div w:id="1771390929">
      <w:bodyDiv w:val="1"/>
      <w:marLeft w:val="0"/>
      <w:marRight w:val="0"/>
      <w:marTop w:val="0"/>
      <w:marBottom w:val="0"/>
      <w:divBdr>
        <w:top w:val="none" w:sz="0" w:space="0" w:color="auto"/>
        <w:left w:val="none" w:sz="0" w:space="0" w:color="auto"/>
        <w:bottom w:val="none" w:sz="0" w:space="0" w:color="auto"/>
        <w:right w:val="none" w:sz="0" w:space="0" w:color="auto"/>
      </w:divBdr>
    </w:div>
    <w:div w:id="1771579696">
      <w:bodyDiv w:val="1"/>
      <w:marLeft w:val="0"/>
      <w:marRight w:val="0"/>
      <w:marTop w:val="0"/>
      <w:marBottom w:val="0"/>
      <w:divBdr>
        <w:top w:val="none" w:sz="0" w:space="0" w:color="auto"/>
        <w:left w:val="none" w:sz="0" w:space="0" w:color="auto"/>
        <w:bottom w:val="none" w:sz="0" w:space="0" w:color="auto"/>
        <w:right w:val="none" w:sz="0" w:space="0" w:color="auto"/>
      </w:divBdr>
    </w:div>
    <w:div w:id="1771656387">
      <w:bodyDiv w:val="1"/>
      <w:marLeft w:val="0"/>
      <w:marRight w:val="0"/>
      <w:marTop w:val="0"/>
      <w:marBottom w:val="0"/>
      <w:divBdr>
        <w:top w:val="none" w:sz="0" w:space="0" w:color="auto"/>
        <w:left w:val="none" w:sz="0" w:space="0" w:color="auto"/>
        <w:bottom w:val="none" w:sz="0" w:space="0" w:color="auto"/>
        <w:right w:val="none" w:sz="0" w:space="0" w:color="auto"/>
      </w:divBdr>
    </w:div>
    <w:div w:id="1772820014">
      <w:bodyDiv w:val="1"/>
      <w:marLeft w:val="0"/>
      <w:marRight w:val="0"/>
      <w:marTop w:val="0"/>
      <w:marBottom w:val="0"/>
      <w:divBdr>
        <w:top w:val="none" w:sz="0" w:space="0" w:color="auto"/>
        <w:left w:val="none" w:sz="0" w:space="0" w:color="auto"/>
        <w:bottom w:val="none" w:sz="0" w:space="0" w:color="auto"/>
        <w:right w:val="none" w:sz="0" w:space="0" w:color="auto"/>
      </w:divBdr>
    </w:div>
    <w:div w:id="1773936940">
      <w:bodyDiv w:val="1"/>
      <w:marLeft w:val="0"/>
      <w:marRight w:val="0"/>
      <w:marTop w:val="0"/>
      <w:marBottom w:val="0"/>
      <w:divBdr>
        <w:top w:val="none" w:sz="0" w:space="0" w:color="auto"/>
        <w:left w:val="none" w:sz="0" w:space="0" w:color="auto"/>
        <w:bottom w:val="none" w:sz="0" w:space="0" w:color="auto"/>
        <w:right w:val="none" w:sz="0" w:space="0" w:color="auto"/>
      </w:divBdr>
    </w:div>
    <w:div w:id="1774201822">
      <w:bodyDiv w:val="1"/>
      <w:marLeft w:val="0"/>
      <w:marRight w:val="0"/>
      <w:marTop w:val="0"/>
      <w:marBottom w:val="0"/>
      <w:divBdr>
        <w:top w:val="none" w:sz="0" w:space="0" w:color="auto"/>
        <w:left w:val="none" w:sz="0" w:space="0" w:color="auto"/>
        <w:bottom w:val="none" w:sz="0" w:space="0" w:color="auto"/>
        <w:right w:val="none" w:sz="0" w:space="0" w:color="auto"/>
      </w:divBdr>
    </w:div>
    <w:div w:id="1774203061">
      <w:bodyDiv w:val="1"/>
      <w:marLeft w:val="0"/>
      <w:marRight w:val="0"/>
      <w:marTop w:val="0"/>
      <w:marBottom w:val="0"/>
      <w:divBdr>
        <w:top w:val="none" w:sz="0" w:space="0" w:color="auto"/>
        <w:left w:val="none" w:sz="0" w:space="0" w:color="auto"/>
        <w:bottom w:val="none" w:sz="0" w:space="0" w:color="auto"/>
        <w:right w:val="none" w:sz="0" w:space="0" w:color="auto"/>
      </w:divBdr>
    </w:div>
    <w:div w:id="1774547900">
      <w:bodyDiv w:val="1"/>
      <w:marLeft w:val="0"/>
      <w:marRight w:val="0"/>
      <w:marTop w:val="0"/>
      <w:marBottom w:val="0"/>
      <w:divBdr>
        <w:top w:val="none" w:sz="0" w:space="0" w:color="auto"/>
        <w:left w:val="none" w:sz="0" w:space="0" w:color="auto"/>
        <w:bottom w:val="none" w:sz="0" w:space="0" w:color="auto"/>
        <w:right w:val="none" w:sz="0" w:space="0" w:color="auto"/>
      </w:divBdr>
    </w:div>
    <w:div w:id="1774743885">
      <w:bodyDiv w:val="1"/>
      <w:marLeft w:val="0"/>
      <w:marRight w:val="0"/>
      <w:marTop w:val="0"/>
      <w:marBottom w:val="0"/>
      <w:divBdr>
        <w:top w:val="none" w:sz="0" w:space="0" w:color="auto"/>
        <w:left w:val="none" w:sz="0" w:space="0" w:color="auto"/>
        <w:bottom w:val="none" w:sz="0" w:space="0" w:color="auto"/>
        <w:right w:val="none" w:sz="0" w:space="0" w:color="auto"/>
      </w:divBdr>
    </w:div>
    <w:div w:id="1774783710">
      <w:bodyDiv w:val="1"/>
      <w:marLeft w:val="0"/>
      <w:marRight w:val="0"/>
      <w:marTop w:val="0"/>
      <w:marBottom w:val="0"/>
      <w:divBdr>
        <w:top w:val="none" w:sz="0" w:space="0" w:color="auto"/>
        <w:left w:val="none" w:sz="0" w:space="0" w:color="auto"/>
        <w:bottom w:val="none" w:sz="0" w:space="0" w:color="auto"/>
        <w:right w:val="none" w:sz="0" w:space="0" w:color="auto"/>
      </w:divBdr>
    </w:div>
    <w:div w:id="1774855869">
      <w:bodyDiv w:val="1"/>
      <w:marLeft w:val="0"/>
      <w:marRight w:val="0"/>
      <w:marTop w:val="0"/>
      <w:marBottom w:val="0"/>
      <w:divBdr>
        <w:top w:val="none" w:sz="0" w:space="0" w:color="auto"/>
        <w:left w:val="none" w:sz="0" w:space="0" w:color="auto"/>
        <w:bottom w:val="none" w:sz="0" w:space="0" w:color="auto"/>
        <w:right w:val="none" w:sz="0" w:space="0" w:color="auto"/>
      </w:divBdr>
    </w:div>
    <w:div w:id="1775245629">
      <w:bodyDiv w:val="1"/>
      <w:marLeft w:val="0"/>
      <w:marRight w:val="0"/>
      <w:marTop w:val="0"/>
      <w:marBottom w:val="0"/>
      <w:divBdr>
        <w:top w:val="none" w:sz="0" w:space="0" w:color="auto"/>
        <w:left w:val="none" w:sz="0" w:space="0" w:color="auto"/>
        <w:bottom w:val="none" w:sz="0" w:space="0" w:color="auto"/>
        <w:right w:val="none" w:sz="0" w:space="0" w:color="auto"/>
      </w:divBdr>
    </w:div>
    <w:div w:id="1775974653">
      <w:bodyDiv w:val="1"/>
      <w:marLeft w:val="0"/>
      <w:marRight w:val="0"/>
      <w:marTop w:val="0"/>
      <w:marBottom w:val="0"/>
      <w:divBdr>
        <w:top w:val="none" w:sz="0" w:space="0" w:color="auto"/>
        <w:left w:val="none" w:sz="0" w:space="0" w:color="auto"/>
        <w:bottom w:val="none" w:sz="0" w:space="0" w:color="auto"/>
        <w:right w:val="none" w:sz="0" w:space="0" w:color="auto"/>
      </w:divBdr>
    </w:div>
    <w:div w:id="1775978936">
      <w:bodyDiv w:val="1"/>
      <w:marLeft w:val="0"/>
      <w:marRight w:val="0"/>
      <w:marTop w:val="0"/>
      <w:marBottom w:val="0"/>
      <w:divBdr>
        <w:top w:val="none" w:sz="0" w:space="0" w:color="auto"/>
        <w:left w:val="none" w:sz="0" w:space="0" w:color="auto"/>
        <w:bottom w:val="none" w:sz="0" w:space="0" w:color="auto"/>
        <w:right w:val="none" w:sz="0" w:space="0" w:color="auto"/>
      </w:divBdr>
    </w:div>
    <w:div w:id="1776168988">
      <w:bodyDiv w:val="1"/>
      <w:marLeft w:val="0"/>
      <w:marRight w:val="0"/>
      <w:marTop w:val="0"/>
      <w:marBottom w:val="0"/>
      <w:divBdr>
        <w:top w:val="none" w:sz="0" w:space="0" w:color="auto"/>
        <w:left w:val="none" w:sz="0" w:space="0" w:color="auto"/>
        <w:bottom w:val="none" w:sz="0" w:space="0" w:color="auto"/>
        <w:right w:val="none" w:sz="0" w:space="0" w:color="auto"/>
      </w:divBdr>
    </w:div>
    <w:div w:id="1776316891">
      <w:bodyDiv w:val="1"/>
      <w:marLeft w:val="0"/>
      <w:marRight w:val="0"/>
      <w:marTop w:val="0"/>
      <w:marBottom w:val="0"/>
      <w:divBdr>
        <w:top w:val="none" w:sz="0" w:space="0" w:color="auto"/>
        <w:left w:val="none" w:sz="0" w:space="0" w:color="auto"/>
        <w:bottom w:val="none" w:sz="0" w:space="0" w:color="auto"/>
        <w:right w:val="none" w:sz="0" w:space="0" w:color="auto"/>
      </w:divBdr>
    </w:div>
    <w:div w:id="1776485232">
      <w:bodyDiv w:val="1"/>
      <w:marLeft w:val="0"/>
      <w:marRight w:val="0"/>
      <w:marTop w:val="0"/>
      <w:marBottom w:val="0"/>
      <w:divBdr>
        <w:top w:val="none" w:sz="0" w:space="0" w:color="auto"/>
        <w:left w:val="none" w:sz="0" w:space="0" w:color="auto"/>
        <w:bottom w:val="none" w:sz="0" w:space="0" w:color="auto"/>
        <w:right w:val="none" w:sz="0" w:space="0" w:color="auto"/>
      </w:divBdr>
    </w:div>
    <w:div w:id="1776712496">
      <w:bodyDiv w:val="1"/>
      <w:marLeft w:val="0"/>
      <w:marRight w:val="0"/>
      <w:marTop w:val="0"/>
      <w:marBottom w:val="0"/>
      <w:divBdr>
        <w:top w:val="none" w:sz="0" w:space="0" w:color="auto"/>
        <w:left w:val="none" w:sz="0" w:space="0" w:color="auto"/>
        <w:bottom w:val="none" w:sz="0" w:space="0" w:color="auto"/>
        <w:right w:val="none" w:sz="0" w:space="0" w:color="auto"/>
      </w:divBdr>
    </w:div>
    <w:div w:id="1776823079">
      <w:bodyDiv w:val="1"/>
      <w:marLeft w:val="0"/>
      <w:marRight w:val="0"/>
      <w:marTop w:val="0"/>
      <w:marBottom w:val="0"/>
      <w:divBdr>
        <w:top w:val="none" w:sz="0" w:space="0" w:color="auto"/>
        <w:left w:val="none" w:sz="0" w:space="0" w:color="auto"/>
        <w:bottom w:val="none" w:sz="0" w:space="0" w:color="auto"/>
        <w:right w:val="none" w:sz="0" w:space="0" w:color="auto"/>
      </w:divBdr>
    </w:div>
    <w:div w:id="1776906268">
      <w:bodyDiv w:val="1"/>
      <w:marLeft w:val="0"/>
      <w:marRight w:val="0"/>
      <w:marTop w:val="0"/>
      <w:marBottom w:val="0"/>
      <w:divBdr>
        <w:top w:val="none" w:sz="0" w:space="0" w:color="auto"/>
        <w:left w:val="none" w:sz="0" w:space="0" w:color="auto"/>
        <w:bottom w:val="none" w:sz="0" w:space="0" w:color="auto"/>
        <w:right w:val="none" w:sz="0" w:space="0" w:color="auto"/>
      </w:divBdr>
    </w:div>
    <w:div w:id="1777603867">
      <w:bodyDiv w:val="1"/>
      <w:marLeft w:val="0"/>
      <w:marRight w:val="0"/>
      <w:marTop w:val="0"/>
      <w:marBottom w:val="0"/>
      <w:divBdr>
        <w:top w:val="none" w:sz="0" w:space="0" w:color="auto"/>
        <w:left w:val="none" w:sz="0" w:space="0" w:color="auto"/>
        <w:bottom w:val="none" w:sz="0" w:space="0" w:color="auto"/>
        <w:right w:val="none" w:sz="0" w:space="0" w:color="auto"/>
      </w:divBdr>
    </w:div>
    <w:div w:id="1777676076">
      <w:bodyDiv w:val="1"/>
      <w:marLeft w:val="0"/>
      <w:marRight w:val="0"/>
      <w:marTop w:val="0"/>
      <w:marBottom w:val="0"/>
      <w:divBdr>
        <w:top w:val="none" w:sz="0" w:space="0" w:color="auto"/>
        <w:left w:val="none" w:sz="0" w:space="0" w:color="auto"/>
        <w:bottom w:val="none" w:sz="0" w:space="0" w:color="auto"/>
        <w:right w:val="none" w:sz="0" w:space="0" w:color="auto"/>
      </w:divBdr>
    </w:div>
    <w:div w:id="1778601049">
      <w:bodyDiv w:val="1"/>
      <w:marLeft w:val="0"/>
      <w:marRight w:val="0"/>
      <w:marTop w:val="0"/>
      <w:marBottom w:val="0"/>
      <w:divBdr>
        <w:top w:val="none" w:sz="0" w:space="0" w:color="auto"/>
        <w:left w:val="none" w:sz="0" w:space="0" w:color="auto"/>
        <w:bottom w:val="none" w:sz="0" w:space="0" w:color="auto"/>
        <w:right w:val="none" w:sz="0" w:space="0" w:color="auto"/>
      </w:divBdr>
    </w:div>
    <w:div w:id="1778863312">
      <w:bodyDiv w:val="1"/>
      <w:marLeft w:val="0"/>
      <w:marRight w:val="0"/>
      <w:marTop w:val="0"/>
      <w:marBottom w:val="0"/>
      <w:divBdr>
        <w:top w:val="none" w:sz="0" w:space="0" w:color="auto"/>
        <w:left w:val="none" w:sz="0" w:space="0" w:color="auto"/>
        <w:bottom w:val="none" w:sz="0" w:space="0" w:color="auto"/>
        <w:right w:val="none" w:sz="0" w:space="0" w:color="auto"/>
      </w:divBdr>
    </w:div>
    <w:div w:id="1779250922">
      <w:bodyDiv w:val="1"/>
      <w:marLeft w:val="0"/>
      <w:marRight w:val="0"/>
      <w:marTop w:val="0"/>
      <w:marBottom w:val="0"/>
      <w:divBdr>
        <w:top w:val="none" w:sz="0" w:space="0" w:color="auto"/>
        <w:left w:val="none" w:sz="0" w:space="0" w:color="auto"/>
        <w:bottom w:val="none" w:sz="0" w:space="0" w:color="auto"/>
        <w:right w:val="none" w:sz="0" w:space="0" w:color="auto"/>
      </w:divBdr>
    </w:div>
    <w:div w:id="1780300458">
      <w:bodyDiv w:val="1"/>
      <w:marLeft w:val="0"/>
      <w:marRight w:val="0"/>
      <w:marTop w:val="0"/>
      <w:marBottom w:val="0"/>
      <w:divBdr>
        <w:top w:val="none" w:sz="0" w:space="0" w:color="auto"/>
        <w:left w:val="none" w:sz="0" w:space="0" w:color="auto"/>
        <w:bottom w:val="none" w:sz="0" w:space="0" w:color="auto"/>
        <w:right w:val="none" w:sz="0" w:space="0" w:color="auto"/>
      </w:divBdr>
    </w:div>
    <w:div w:id="1780753069">
      <w:bodyDiv w:val="1"/>
      <w:marLeft w:val="0"/>
      <w:marRight w:val="0"/>
      <w:marTop w:val="0"/>
      <w:marBottom w:val="0"/>
      <w:divBdr>
        <w:top w:val="none" w:sz="0" w:space="0" w:color="auto"/>
        <w:left w:val="none" w:sz="0" w:space="0" w:color="auto"/>
        <w:bottom w:val="none" w:sz="0" w:space="0" w:color="auto"/>
        <w:right w:val="none" w:sz="0" w:space="0" w:color="auto"/>
      </w:divBdr>
    </w:div>
    <w:div w:id="1780906403">
      <w:bodyDiv w:val="1"/>
      <w:marLeft w:val="0"/>
      <w:marRight w:val="0"/>
      <w:marTop w:val="0"/>
      <w:marBottom w:val="0"/>
      <w:divBdr>
        <w:top w:val="none" w:sz="0" w:space="0" w:color="auto"/>
        <w:left w:val="none" w:sz="0" w:space="0" w:color="auto"/>
        <w:bottom w:val="none" w:sz="0" w:space="0" w:color="auto"/>
        <w:right w:val="none" w:sz="0" w:space="0" w:color="auto"/>
      </w:divBdr>
    </w:div>
    <w:div w:id="1781024710">
      <w:bodyDiv w:val="1"/>
      <w:marLeft w:val="0"/>
      <w:marRight w:val="0"/>
      <w:marTop w:val="0"/>
      <w:marBottom w:val="0"/>
      <w:divBdr>
        <w:top w:val="none" w:sz="0" w:space="0" w:color="auto"/>
        <w:left w:val="none" w:sz="0" w:space="0" w:color="auto"/>
        <w:bottom w:val="none" w:sz="0" w:space="0" w:color="auto"/>
        <w:right w:val="none" w:sz="0" w:space="0" w:color="auto"/>
      </w:divBdr>
    </w:div>
    <w:div w:id="1781796524">
      <w:bodyDiv w:val="1"/>
      <w:marLeft w:val="0"/>
      <w:marRight w:val="0"/>
      <w:marTop w:val="0"/>
      <w:marBottom w:val="0"/>
      <w:divBdr>
        <w:top w:val="none" w:sz="0" w:space="0" w:color="auto"/>
        <w:left w:val="none" w:sz="0" w:space="0" w:color="auto"/>
        <w:bottom w:val="none" w:sz="0" w:space="0" w:color="auto"/>
        <w:right w:val="none" w:sz="0" w:space="0" w:color="auto"/>
      </w:divBdr>
    </w:div>
    <w:div w:id="1781990424">
      <w:bodyDiv w:val="1"/>
      <w:marLeft w:val="0"/>
      <w:marRight w:val="0"/>
      <w:marTop w:val="0"/>
      <w:marBottom w:val="0"/>
      <w:divBdr>
        <w:top w:val="none" w:sz="0" w:space="0" w:color="auto"/>
        <w:left w:val="none" w:sz="0" w:space="0" w:color="auto"/>
        <w:bottom w:val="none" w:sz="0" w:space="0" w:color="auto"/>
        <w:right w:val="none" w:sz="0" w:space="0" w:color="auto"/>
      </w:divBdr>
    </w:div>
    <w:div w:id="1782186232">
      <w:bodyDiv w:val="1"/>
      <w:marLeft w:val="0"/>
      <w:marRight w:val="0"/>
      <w:marTop w:val="0"/>
      <w:marBottom w:val="0"/>
      <w:divBdr>
        <w:top w:val="none" w:sz="0" w:space="0" w:color="auto"/>
        <w:left w:val="none" w:sz="0" w:space="0" w:color="auto"/>
        <w:bottom w:val="none" w:sz="0" w:space="0" w:color="auto"/>
        <w:right w:val="none" w:sz="0" w:space="0" w:color="auto"/>
      </w:divBdr>
    </w:div>
    <w:div w:id="1782341604">
      <w:bodyDiv w:val="1"/>
      <w:marLeft w:val="0"/>
      <w:marRight w:val="0"/>
      <w:marTop w:val="0"/>
      <w:marBottom w:val="0"/>
      <w:divBdr>
        <w:top w:val="none" w:sz="0" w:space="0" w:color="auto"/>
        <w:left w:val="none" w:sz="0" w:space="0" w:color="auto"/>
        <w:bottom w:val="none" w:sz="0" w:space="0" w:color="auto"/>
        <w:right w:val="none" w:sz="0" w:space="0" w:color="auto"/>
      </w:divBdr>
    </w:div>
    <w:div w:id="1782450037">
      <w:bodyDiv w:val="1"/>
      <w:marLeft w:val="0"/>
      <w:marRight w:val="0"/>
      <w:marTop w:val="0"/>
      <w:marBottom w:val="0"/>
      <w:divBdr>
        <w:top w:val="none" w:sz="0" w:space="0" w:color="auto"/>
        <w:left w:val="none" w:sz="0" w:space="0" w:color="auto"/>
        <w:bottom w:val="none" w:sz="0" w:space="0" w:color="auto"/>
        <w:right w:val="none" w:sz="0" w:space="0" w:color="auto"/>
      </w:divBdr>
    </w:div>
    <w:div w:id="1783109470">
      <w:bodyDiv w:val="1"/>
      <w:marLeft w:val="0"/>
      <w:marRight w:val="0"/>
      <w:marTop w:val="0"/>
      <w:marBottom w:val="0"/>
      <w:divBdr>
        <w:top w:val="none" w:sz="0" w:space="0" w:color="auto"/>
        <w:left w:val="none" w:sz="0" w:space="0" w:color="auto"/>
        <w:bottom w:val="none" w:sz="0" w:space="0" w:color="auto"/>
        <w:right w:val="none" w:sz="0" w:space="0" w:color="auto"/>
      </w:divBdr>
    </w:div>
    <w:div w:id="1783455070">
      <w:bodyDiv w:val="1"/>
      <w:marLeft w:val="0"/>
      <w:marRight w:val="0"/>
      <w:marTop w:val="0"/>
      <w:marBottom w:val="0"/>
      <w:divBdr>
        <w:top w:val="none" w:sz="0" w:space="0" w:color="auto"/>
        <w:left w:val="none" w:sz="0" w:space="0" w:color="auto"/>
        <w:bottom w:val="none" w:sz="0" w:space="0" w:color="auto"/>
        <w:right w:val="none" w:sz="0" w:space="0" w:color="auto"/>
      </w:divBdr>
    </w:div>
    <w:div w:id="1783525064">
      <w:bodyDiv w:val="1"/>
      <w:marLeft w:val="0"/>
      <w:marRight w:val="0"/>
      <w:marTop w:val="0"/>
      <w:marBottom w:val="0"/>
      <w:divBdr>
        <w:top w:val="none" w:sz="0" w:space="0" w:color="auto"/>
        <w:left w:val="none" w:sz="0" w:space="0" w:color="auto"/>
        <w:bottom w:val="none" w:sz="0" w:space="0" w:color="auto"/>
        <w:right w:val="none" w:sz="0" w:space="0" w:color="auto"/>
      </w:divBdr>
    </w:div>
    <w:div w:id="1783763223">
      <w:bodyDiv w:val="1"/>
      <w:marLeft w:val="0"/>
      <w:marRight w:val="0"/>
      <w:marTop w:val="0"/>
      <w:marBottom w:val="0"/>
      <w:divBdr>
        <w:top w:val="none" w:sz="0" w:space="0" w:color="auto"/>
        <w:left w:val="none" w:sz="0" w:space="0" w:color="auto"/>
        <w:bottom w:val="none" w:sz="0" w:space="0" w:color="auto"/>
        <w:right w:val="none" w:sz="0" w:space="0" w:color="auto"/>
      </w:divBdr>
    </w:div>
    <w:div w:id="1783838120">
      <w:bodyDiv w:val="1"/>
      <w:marLeft w:val="0"/>
      <w:marRight w:val="0"/>
      <w:marTop w:val="0"/>
      <w:marBottom w:val="0"/>
      <w:divBdr>
        <w:top w:val="none" w:sz="0" w:space="0" w:color="auto"/>
        <w:left w:val="none" w:sz="0" w:space="0" w:color="auto"/>
        <w:bottom w:val="none" w:sz="0" w:space="0" w:color="auto"/>
        <w:right w:val="none" w:sz="0" w:space="0" w:color="auto"/>
      </w:divBdr>
    </w:div>
    <w:div w:id="1784155030">
      <w:bodyDiv w:val="1"/>
      <w:marLeft w:val="0"/>
      <w:marRight w:val="0"/>
      <w:marTop w:val="0"/>
      <w:marBottom w:val="0"/>
      <w:divBdr>
        <w:top w:val="none" w:sz="0" w:space="0" w:color="auto"/>
        <w:left w:val="none" w:sz="0" w:space="0" w:color="auto"/>
        <w:bottom w:val="none" w:sz="0" w:space="0" w:color="auto"/>
        <w:right w:val="none" w:sz="0" w:space="0" w:color="auto"/>
      </w:divBdr>
    </w:div>
    <w:div w:id="1784617495">
      <w:bodyDiv w:val="1"/>
      <w:marLeft w:val="0"/>
      <w:marRight w:val="0"/>
      <w:marTop w:val="0"/>
      <w:marBottom w:val="0"/>
      <w:divBdr>
        <w:top w:val="none" w:sz="0" w:space="0" w:color="auto"/>
        <w:left w:val="none" w:sz="0" w:space="0" w:color="auto"/>
        <w:bottom w:val="none" w:sz="0" w:space="0" w:color="auto"/>
        <w:right w:val="none" w:sz="0" w:space="0" w:color="auto"/>
      </w:divBdr>
    </w:div>
    <w:div w:id="1785266824">
      <w:bodyDiv w:val="1"/>
      <w:marLeft w:val="0"/>
      <w:marRight w:val="0"/>
      <w:marTop w:val="0"/>
      <w:marBottom w:val="0"/>
      <w:divBdr>
        <w:top w:val="none" w:sz="0" w:space="0" w:color="auto"/>
        <w:left w:val="none" w:sz="0" w:space="0" w:color="auto"/>
        <w:bottom w:val="none" w:sz="0" w:space="0" w:color="auto"/>
        <w:right w:val="none" w:sz="0" w:space="0" w:color="auto"/>
      </w:divBdr>
    </w:div>
    <w:div w:id="1785273602">
      <w:bodyDiv w:val="1"/>
      <w:marLeft w:val="0"/>
      <w:marRight w:val="0"/>
      <w:marTop w:val="0"/>
      <w:marBottom w:val="0"/>
      <w:divBdr>
        <w:top w:val="none" w:sz="0" w:space="0" w:color="auto"/>
        <w:left w:val="none" w:sz="0" w:space="0" w:color="auto"/>
        <w:bottom w:val="none" w:sz="0" w:space="0" w:color="auto"/>
        <w:right w:val="none" w:sz="0" w:space="0" w:color="auto"/>
      </w:divBdr>
    </w:div>
    <w:div w:id="1785422372">
      <w:bodyDiv w:val="1"/>
      <w:marLeft w:val="0"/>
      <w:marRight w:val="0"/>
      <w:marTop w:val="0"/>
      <w:marBottom w:val="0"/>
      <w:divBdr>
        <w:top w:val="none" w:sz="0" w:space="0" w:color="auto"/>
        <w:left w:val="none" w:sz="0" w:space="0" w:color="auto"/>
        <w:bottom w:val="none" w:sz="0" w:space="0" w:color="auto"/>
        <w:right w:val="none" w:sz="0" w:space="0" w:color="auto"/>
      </w:divBdr>
    </w:div>
    <w:div w:id="1785611628">
      <w:bodyDiv w:val="1"/>
      <w:marLeft w:val="0"/>
      <w:marRight w:val="0"/>
      <w:marTop w:val="0"/>
      <w:marBottom w:val="0"/>
      <w:divBdr>
        <w:top w:val="none" w:sz="0" w:space="0" w:color="auto"/>
        <w:left w:val="none" w:sz="0" w:space="0" w:color="auto"/>
        <w:bottom w:val="none" w:sz="0" w:space="0" w:color="auto"/>
        <w:right w:val="none" w:sz="0" w:space="0" w:color="auto"/>
      </w:divBdr>
    </w:div>
    <w:div w:id="1786314865">
      <w:bodyDiv w:val="1"/>
      <w:marLeft w:val="0"/>
      <w:marRight w:val="0"/>
      <w:marTop w:val="0"/>
      <w:marBottom w:val="0"/>
      <w:divBdr>
        <w:top w:val="none" w:sz="0" w:space="0" w:color="auto"/>
        <w:left w:val="none" w:sz="0" w:space="0" w:color="auto"/>
        <w:bottom w:val="none" w:sz="0" w:space="0" w:color="auto"/>
        <w:right w:val="none" w:sz="0" w:space="0" w:color="auto"/>
      </w:divBdr>
    </w:div>
    <w:div w:id="1786381690">
      <w:bodyDiv w:val="1"/>
      <w:marLeft w:val="0"/>
      <w:marRight w:val="0"/>
      <w:marTop w:val="0"/>
      <w:marBottom w:val="0"/>
      <w:divBdr>
        <w:top w:val="none" w:sz="0" w:space="0" w:color="auto"/>
        <w:left w:val="none" w:sz="0" w:space="0" w:color="auto"/>
        <w:bottom w:val="none" w:sz="0" w:space="0" w:color="auto"/>
        <w:right w:val="none" w:sz="0" w:space="0" w:color="auto"/>
      </w:divBdr>
    </w:div>
    <w:div w:id="1786388831">
      <w:bodyDiv w:val="1"/>
      <w:marLeft w:val="0"/>
      <w:marRight w:val="0"/>
      <w:marTop w:val="0"/>
      <w:marBottom w:val="0"/>
      <w:divBdr>
        <w:top w:val="none" w:sz="0" w:space="0" w:color="auto"/>
        <w:left w:val="none" w:sz="0" w:space="0" w:color="auto"/>
        <w:bottom w:val="none" w:sz="0" w:space="0" w:color="auto"/>
        <w:right w:val="none" w:sz="0" w:space="0" w:color="auto"/>
      </w:divBdr>
    </w:div>
    <w:div w:id="1787652593">
      <w:bodyDiv w:val="1"/>
      <w:marLeft w:val="0"/>
      <w:marRight w:val="0"/>
      <w:marTop w:val="0"/>
      <w:marBottom w:val="0"/>
      <w:divBdr>
        <w:top w:val="none" w:sz="0" w:space="0" w:color="auto"/>
        <w:left w:val="none" w:sz="0" w:space="0" w:color="auto"/>
        <w:bottom w:val="none" w:sz="0" w:space="0" w:color="auto"/>
        <w:right w:val="none" w:sz="0" w:space="0" w:color="auto"/>
      </w:divBdr>
    </w:div>
    <w:div w:id="1787892889">
      <w:bodyDiv w:val="1"/>
      <w:marLeft w:val="0"/>
      <w:marRight w:val="0"/>
      <w:marTop w:val="0"/>
      <w:marBottom w:val="0"/>
      <w:divBdr>
        <w:top w:val="none" w:sz="0" w:space="0" w:color="auto"/>
        <w:left w:val="none" w:sz="0" w:space="0" w:color="auto"/>
        <w:bottom w:val="none" w:sz="0" w:space="0" w:color="auto"/>
        <w:right w:val="none" w:sz="0" w:space="0" w:color="auto"/>
      </w:divBdr>
    </w:div>
    <w:div w:id="1787963878">
      <w:bodyDiv w:val="1"/>
      <w:marLeft w:val="0"/>
      <w:marRight w:val="0"/>
      <w:marTop w:val="0"/>
      <w:marBottom w:val="0"/>
      <w:divBdr>
        <w:top w:val="none" w:sz="0" w:space="0" w:color="auto"/>
        <w:left w:val="none" w:sz="0" w:space="0" w:color="auto"/>
        <w:bottom w:val="none" w:sz="0" w:space="0" w:color="auto"/>
        <w:right w:val="none" w:sz="0" w:space="0" w:color="auto"/>
      </w:divBdr>
    </w:div>
    <w:div w:id="1788810645">
      <w:bodyDiv w:val="1"/>
      <w:marLeft w:val="0"/>
      <w:marRight w:val="0"/>
      <w:marTop w:val="0"/>
      <w:marBottom w:val="0"/>
      <w:divBdr>
        <w:top w:val="none" w:sz="0" w:space="0" w:color="auto"/>
        <w:left w:val="none" w:sz="0" w:space="0" w:color="auto"/>
        <w:bottom w:val="none" w:sz="0" w:space="0" w:color="auto"/>
        <w:right w:val="none" w:sz="0" w:space="0" w:color="auto"/>
      </w:divBdr>
    </w:div>
    <w:div w:id="1788814809">
      <w:bodyDiv w:val="1"/>
      <w:marLeft w:val="0"/>
      <w:marRight w:val="0"/>
      <w:marTop w:val="0"/>
      <w:marBottom w:val="0"/>
      <w:divBdr>
        <w:top w:val="none" w:sz="0" w:space="0" w:color="auto"/>
        <w:left w:val="none" w:sz="0" w:space="0" w:color="auto"/>
        <w:bottom w:val="none" w:sz="0" w:space="0" w:color="auto"/>
        <w:right w:val="none" w:sz="0" w:space="0" w:color="auto"/>
      </w:divBdr>
    </w:div>
    <w:div w:id="1789087162">
      <w:bodyDiv w:val="1"/>
      <w:marLeft w:val="0"/>
      <w:marRight w:val="0"/>
      <w:marTop w:val="0"/>
      <w:marBottom w:val="0"/>
      <w:divBdr>
        <w:top w:val="none" w:sz="0" w:space="0" w:color="auto"/>
        <w:left w:val="none" w:sz="0" w:space="0" w:color="auto"/>
        <w:bottom w:val="none" w:sz="0" w:space="0" w:color="auto"/>
        <w:right w:val="none" w:sz="0" w:space="0" w:color="auto"/>
      </w:divBdr>
    </w:div>
    <w:div w:id="1789200908">
      <w:bodyDiv w:val="1"/>
      <w:marLeft w:val="0"/>
      <w:marRight w:val="0"/>
      <w:marTop w:val="0"/>
      <w:marBottom w:val="0"/>
      <w:divBdr>
        <w:top w:val="none" w:sz="0" w:space="0" w:color="auto"/>
        <w:left w:val="none" w:sz="0" w:space="0" w:color="auto"/>
        <w:bottom w:val="none" w:sz="0" w:space="0" w:color="auto"/>
        <w:right w:val="none" w:sz="0" w:space="0" w:color="auto"/>
      </w:divBdr>
    </w:div>
    <w:div w:id="1790706658">
      <w:bodyDiv w:val="1"/>
      <w:marLeft w:val="0"/>
      <w:marRight w:val="0"/>
      <w:marTop w:val="0"/>
      <w:marBottom w:val="0"/>
      <w:divBdr>
        <w:top w:val="none" w:sz="0" w:space="0" w:color="auto"/>
        <w:left w:val="none" w:sz="0" w:space="0" w:color="auto"/>
        <w:bottom w:val="none" w:sz="0" w:space="0" w:color="auto"/>
        <w:right w:val="none" w:sz="0" w:space="0" w:color="auto"/>
      </w:divBdr>
    </w:div>
    <w:div w:id="1790859358">
      <w:bodyDiv w:val="1"/>
      <w:marLeft w:val="0"/>
      <w:marRight w:val="0"/>
      <w:marTop w:val="0"/>
      <w:marBottom w:val="0"/>
      <w:divBdr>
        <w:top w:val="none" w:sz="0" w:space="0" w:color="auto"/>
        <w:left w:val="none" w:sz="0" w:space="0" w:color="auto"/>
        <w:bottom w:val="none" w:sz="0" w:space="0" w:color="auto"/>
        <w:right w:val="none" w:sz="0" w:space="0" w:color="auto"/>
      </w:divBdr>
    </w:div>
    <w:div w:id="1790929509">
      <w:bodyDiv w:val="1"/>
      <w:marLeft w:val="0"/>
      <w:marRight w:val="0"/>
      <w:marTop w:val="0"/>
      <w:marBottom w:val="0"/>
      <w:divBdr>
        <w:top w:val="none" w:sz="0" w:space="0" w:color="auto"/>
        <w:left w:val="none" w:sz="0" w:space="0" w:color="auto"/>
        <w:bottom w:val="none" w:sz="0" w:space="0" w:color="auto"/>
        <w:right w:val="none" w:sz="0" w:space="0" w:color="auto"/>
      </w:divBdr>
    </w:div>
    <w:div w:id="1791781563">
      <w:bodyDiv w:val="1"/>
      <w:marLeft w:val="0"/>
      <w:marRight w:val="0"/>
      <w:marTop w:val="0"/>
      <w:marBottom w:val="0"/>
      <w:divBdr>
        <w:top w:val="none" w:sz="0" w:space="0" w:color="auto"/>
        <w:left w:val="none" w:sz="0" w:space="0" w:color="auto"/>
        <w:bottom w:val="none" w:sz="0" w:space="0" w:color="auto"/>
        <w:right w:val="none" w:sz="0" w:space="0" w:color="auto"/>
      </w:divBdr>
    </w:div>
    <w:div w:id="1791826445">
      <w:bodyDiv w:val="1"/>
      <w:marLeft w:val="0"/>
      <w:marRight w:val="0"/>
      <w:marTop w:val="0"/>
      <w:marBottom w:val="0"/>
      <w:divBdr>
        <w:top w:val="none" w:sz="0" w:space="0" w:color="auto"/>
        <w:left w:val="none" w:sz="0" w:space="0" w:color="auto"/>
        <w:bottom w:val="none" w:sz="0" w:space="0" w:color="auto"/>
        <w:right w:val="none" w:sz="0" w:space="0" w:color="auto"/>
      </w:divBdr>
    </w:div>
    <w:div w:id="1791974211">
      <w:bodyDiv w:val="1"/>
      <w:marLeft w:val="0"/>
      <w:marRight w:val="0"/>
      <w:marTop w:val="0"/>
      <w:marBottom w:val="0"/>
      <w:divBdr>
        <w:top w:val="none" w:sz="0" w:space="0" w:color="auto"/>
        <w:left w:val="none" w:sz="0" w:space="0" w:color="auto"/>
        <w:bottom w:val="none" w:sz="0" w:space="0" w:color="auto"/>
        <w:right w:val="none" w:sz="0" w:space="0" w:color="auto"/>
      </w:divBdr>
    </w:div>
    <w:div w:id="1792555198">
      <w:bodyDiv w:val="1"/>
      <w:marLeft w:val="0"/>
      <w:marRight w:val="0"/>
      <w:marTop w:val="0"/>
      <w:marBottom w:val="0"/>
      <w:divBdr>
        <w:top w:val="none" w:sz="0" w:space="0" w:color="auto"/>
        <w:left w:val="none" w:sz="0" w:space="0" w:color="auto"/>
        <w:bottom w:val="none" w:sz="0" w:space="0" w:color="auto"/>
        <w:right w:val="none" w:sz="0" w:space="0" w:color="auto"/>
      </w:divBdr>
    </w:div>
    <w:div w:id="1792627619">
      <w:bodyDiv w:val="1"/>
      <w:marLeft w:val="0"/>
      <w:marRight w:val="0"/>
      <w:marTop w:val="0"/>
      <w:marBottom w:val="0"/>
      <w:divBdr>
        <w:top w:val="none" w:sz="0" w:space="0" w:color="auto"/>
        <w:left w:val="none" w:sz="0" w:space="0" w:color="auto"/>
        <w:bottom w:val="none" w:sz="0" w:space="0" w:color="auto"/>
        <w:right w:val="none" w:sz="0" w:space="0" w:color="auto"/>
      </w:divBdr>
    </w:div>
    <w:div w:id="1792898354">
      <w:bodyDiv w:val="1"/>
      <w:marLeft w:val="0"/>
      <w:marRight w:val="0"/>
      <w:marTop w:val="0"/>
      <w:marBottom w:val="0"/>
      <w:divBdr>
        <w:top w:val="none" w:sz="0" w:space="0" w:color="auto"/>
        <w:left w:val="none" w:sz="0" w:space="0" w:color="auto"/>
        <w:bottom w:val="none" w:sz="0" w:space="0" w:color="auto"/>
        <w:right w:val="none" w:sz="0" w:space="0" w:color="auto"/>
      </w:divBdr>
    </w:div>
    <w:div w:id="1792934974">
      <w:bodyDiv w:val="1"/>
      <w:marLeft w:val="0"/>
      <w:marRight w:val="0"/>
      <w:marTop w:val="0"/>
      <w:marBottom w:val="0"/>
      <w:divBdr>
        <w:top w:val="none" w:sz="0" w:space="0" w:color="auto"/>
        <w:left w:val="none" w:sz="0" w:space="0" w:color="auto"/>
        <w:bottom w:val="none" w:sz="0" w:space="0" w:color="auto"/>
        <w:right w:val="none" w:sz="0" w:space="0" w:color="auto"/>
      </w:divBdr>
    </w:div>
    <w:div w:id="1792938341">
      <w:bodyDiv w:val="1"/>
      <w:marLeft w:val="0"/>
      <w:marRight w:val="0"/>
      <w:marTop w:val="0"/>
      <w:marBottom w:val="0"/>
      <w:divBdr>
        <w:top w:val="none" w:sz="0" w:space="0" w:color="auto"/>
        <w:left w:val="none" w:sz="0" w:space="0" w:color="auto"/>
        <w:bottom w:val="none" w:sz="0" w:space="0" w:color="auto"/>
        <w:right w:val="none" w:sz="0" w:space="0" w:color="auto"/>
      </w:divBdr>
    </w:div>
    <w:div w:id="1793473435">
      <w:bodyDiv w:val="1"/>
      <w:marLeft w:val="0"/>
      <w:marRight w:val="0"/>
      <w:marTop w:val="0"/>
      <w:marBottom w:val="0"/>
      <w:divBdr>
        <w:top w:val="none" w:sz="0" w:space="0" w:color="auto"/>
        <w:left w:val="none" w:sz="0" w:space="0" w:color="auto"/>
        <w:bottom w:val="none" w:sz="0" w:space="0" w:color="auto"/>
        <w:right w:val="none" w:sz="0" w:space="0" w:color="auto"/>
      </w:divBdr>
    </w:div>
    <w:div w:id="1793473560">
      <w:bodyDiv w:val="1"/>
      <w:marLeft w:val="0"/>
      <w:marRight w:val="0"/>
      <w:marTop w:val="0"/>
      <w:marBottom w:val="0"/>
      <w:divBdr>
        <w:top w:val="none" w:sz="0" w:space="0" w:color="auto"/>
        <w:left w:val="none" w:sz="0" w:space="0" w:color="auto"/>
        <w:bottom w:val="none" w:sz="0" w:space="0" w:color="auto"/>
        <w:right w:val="none" w:sz="0" w:space="0" w:color="auto"/>
      </w:divBdr>
    </w:div>
    <w:div w:id="1793941580">
      <w:bodyDiv w:val="1"/>
      <w:marLeft w:val="0"/>
      <w:marRight w:val="0"/>
      <w:marTop w:val="0"/>
      <w:marBottom w:val="0"/>
      <w:divBdr>
        <w:top w:val="none" w:sz="0" w:space="0" w:color="auto"/>
        <w:left w:val="none" w:sz="0" w:space="0" w:color="auto"/>
        <w:bottom w:val="none" w:sz="0" w:space="0" w:color="auto"/>
        <w:right w:val="none" w:sz="0" w:space="0" w:color="auto"/>
      </w:divBdr>
    </w:div>
    <w:div w:id="1794208347">
      <w:bodyDiv w:val="1"/>
      <w:marLeft w:val="0"/>
      <w:marRight w:val="0"/>
      <w:marTop w:val="0"/>
      <w:marBottom w:val="0"/>
      <w:divBdr>
        <w:top w:val="none" w:sz="0" w:space="0" w:color="auto"/>
        <w:left w:val="none" w:sz="0" w:space="0" w:color="auto"/>
        <w:bottom w:val="none" w:sz="0" w:space="0" w:color="auto"/>
        <w:right w:val="none" w:sz="0" w:space="0" w:color="auto"/>
      </w:divBdr>
    </w:div>
    <w:div w:id="1795517986">
      <w:bodyDiv w:val="1"/>
      <w:marLeft w:val="0"/>
      <w:marRight w:val="0"/>
      <w:marTop w:val="0"/>
      <w:marBottom w:val="0"/>
      <w:divBdr>
        <w:top w:val="none" w:sz="0" w:space="0" w:color="auto"/>
        <w:left w:val="none" w:sz="0" w:space="0" w:color="auto"/>
        <w:bottom w:val="none" w:sz="0" w:space="0" w:color="auto"/>
        <w:right w:val="none" w:sz="0" w:space="0" w:color="auto"/>
      </w:divBdr>
    </w:div>
    <w:div w:id="1795980563">
      <w:bodyDiv w:val="1"/>
      <w:marLeft w:val="0"/>
      <w:marRight w:val="0"/>
      <w:marTop w:val="0"/>
      <w:marBottom w:val="0"/>
      <w:divBdr>
        <w:top w:val="none" w:sz="0" w:space="0" w:color="auto"/>
        <w:left w:val="none" w:sz="0" w:space="0" w:color="auto"/>
        <w:bottom w:val="none" w:sz="0" w:space="0" w:color="auto"/>
        <w:right w:val="none" w:sz="0" w:space="0" w:color="auto"/>
      </w:divBdr>
    </w:div>
    <w:div w:id="1796289404">
      <w:bodyDiv w:val="1"/>
      <w:marLeft w:val="0"/>
      <w:marRight w:val="0"/>
      <w:marTop w:val="0"/>
      <w:marBottom w:val="0"/>
      <w:divBdr>
        <w:top w:val="none" w:sz="0" w:space="0" w:color="auto"/>
        <w:left w:val="none" w:sz="0" w:space="0" w:color="auto"/>
        <w:bottom w:val="none" w:sz="0" w:space="0" w:color="auto"/>
        <w:right w:val="none" w:sz="0" w:space="0" w:color="auto"/>
      </w:divBdr>
    </w:div>
    <w:div w:id="1796946039">
      <w:bodyDiv w:val="1"/>
      <w:marLeft w:val="0"/>
      <w:marRight w:val="0"/>
      <w:marTop w:val="0"/>
      <w:marBottom w:val="0"/>
      <w:divBdr>
        <w:top w:val="none" w:sz="0" w:space="0" w:color="auto"/>
        <w:left w:val="none" w:sz="0" w:space="0" w:color="auto"/>
        <w:bottom w:val="none" w:sz="0" w:space="0" w:color="auto"/>
        <w:right w:val="none" w:sz="0" w:space="0" w:color="auto"/>
      </w:divBdr>
    </w:div>
    <w:div w:id="1797093486">
      <w:bodyDiv w:val="1"/>
      <w:marLeft w:val="0"/>
      <w:marRight w:val="0"/>
      <w:marTop w:val="0"/>
      <w:marBottom w:val="0"/>
      <w:divBdr>
        <w:top w:val="none" w:sz="0" w:space="0" w:color="auto"/>
        <w:left w:val="none" w:sz="0" w:space="0" w:color="auto"/>
        <w:bottom w:val="none" w:sz="0" w:space="0" w:color="auto"/>
        <w:right w:val="none" w:sz="0" w:space="0" w:color="auto"/>
      </w:divBdr>
    </w:div>
    <w:div w:id="1797406581">
      <w:bodyDiv w:val="1"/>
      <w:marLeft w:val="0"/>
      <w:marRight w:val="0"/>
      <w:marTop w:val="0"/>
      <w:marBottom w:val="0"/>
      <w:divBdr>
        <w:top w:val="none" w:sz="0" w:space="0" w:color="auto"/>
        <w:left w:val="none" w:sz="0" w:space="0" w:color="auto"/>
        <w:bottom w:val="none" w:sz="0" w:space="0" w:color="auto"/>
        <w:right w:val="none" w:sz="0" w:space="0" w:color="auto"/>
      </w:divBdr>
    </w:div>
    <w:div w:id="1797747777">
      <w:bodyDiv w:val="1"/>
      <w:marLeft w:val="0"/>
      <w:marRight w:val="0"/>
      <w:marTop w:val="0"/>
      <w:marBottom w:val="0"/>
      <w:divBdr>
        <w:top w:val="none" w:sz="0" w:space="0" w:color="auto"/>
        <w:left w:val="none" w:sz="0" w:space="0" w:color="auto"/>
        <w:bottom w:val="none" w:sz="0" w:space="0" w:color="auto"/>
        <w:right w:val="none" w:sz="0" w:space="0" w:color="auto"/>
      </w:divBdr>
    </w:div>
    <w:div w:id="1798252455">
      <w:bodyDiv w:val="1"/>
      <w:marLeft w:val="0"/>
      <w:marRight w:val="0"/>
      <w:marTop w:val="0"/>
      <w:marBottom w:val="0"/>
      <w:divBdr>
        <w:top w:val="none" w:sz="0" w:space="0" w:color="auto"/>
        <w:left w:val="none" w:sz="0" w:space="0" w:color="auto"/>
        <w:bottom w:val="none" w:sz="0" w:space="0" w:color="auto"/>
        <w:right w:val="none" w:sz="0" w:space="0" w:color="auto"/>
      </w:divBdr>
    </w:div>
    <w:div w:id="1799373407">
      <w:bodyDiv w:val="1"/>
      <w:marLeft w:val="0"/>
      <w:marRight w:val="0"/>
      <w:marTop w:val="0"/>
      <w:marBottom w:val="0"/>
      <w:divBdr>
        <w:top w:val="none" w:sz="0" w:space="0" w:color="auto"/>
        <w:left w:val="none" w:sz="0" w:space="0" w:color="auto"/>
        <w:bottom w:val="none" w:sz="0" w:space="0" w:color="auto"/>
        <w:right w:val="none" w:sz="0" w:space="0" w:color="auto"/>
      </w:divBdr>
    </w:div>
    <w:div w:id="1799378450">
      <w:bodyDiv w:val="1"/>
      <w:marLeft w:val="0"/>
      <w:marRight w:val="0"/>
      <w:marTop w:val="0"/>
      <w:marBottom w:val="0"/>
      <w:divBdr>
        <w:top w:val="none" w:sz="0" w:space="0" w:color="auto"/>
        <w:left w:val="none" w:sz="0" w:space="0" w:color="auto"/>
        <w:bottom w:val="none" w:sz="0" w:space="0" w:color="auto"/>
        <w:right w:val="none" w:sz="0" w:space="0" w:color="auto"/>
      </w:divBdr>
    </w:div>
    <w:div w:id="1800339810">
      <w:bodyDiv w:val="1"/>
      <w:marLeft w:val="0"/>
      <w:marRight w:val="0"/>
      <w:marTop w:val="0"/>
      <w:marBottom w:val="0"/>
      <w:divBdr>
        <w:top w:val="none" w:sz="0" w:space="0" w:color="auto"/>
        <w:left w:val="none" w:sz="0" w:space="0" w:color="auto"/>
        <w:bottom w:val="none" w:sz="0" w:space="0" w:color="auto"/>
        <w:right w:val="none" w:sz="0" w:space="0" w:color="auto"/>
      </w:divBdr>
    </w:div>
    <w:div w:id="1801141923">
      <w:bodyDiv w:val="1"/>
      <w:marLeft w:val="0"/>
      <w:marRight w:val="0"/>
      <w:marTop w:val="0"/>
      <w:marBottom w:val="0"/>
      <w:divBdr>
        <w:top w:val="none" w:sz="0" w:space="0" w:color="auto"/>
        <w:left w:val="none" w:sz="0" w:space="0" w:color="auto"/>
        <w:bottom w:val="none" w:sz="0" w:space="0" w:color="auto"/>
        <w:right w:val="none" w:sz="0" w:space="0" w:color="auto"/>
      </w:divBdr>
    </w:div>
    <w:div w:id="1801264786">
      <w:bodyDiv w:val="1"/>
      <w:marLeft w:val="0"/>
      <w:marRight w:val="0"/>
      <w:marTop w:val="0"/>
      <w:marBottom w:val="0"/>
      <w:divBdr>
        <w:top w:val="none" w:sz="0" w:space="0" w:color="auto"/>
        <w:left w:val="none" w:sz="0" w:space="0" w:color="auto"/>
        <w:bottom w:val="none" w:sz="0" w:space="0" w:color="auto"/>
        <w:right w:val="none" w:sz="0" w:space="0" w:color="auto"/>
      </w:divBdr>
    </w:div>
    <w:div w:id="1801999747">
      <w:bodyDiv w:val="1"/>
      <w:marLeft w:val="0"/>
      <w:marRight w:val="0"/>
      <w:marTop w:val="0"/>
      <w:marBottom w:val="0"/>
      <w:divBdr>
        <w:top w:val="none" w:sz="0" w:space="0" w:color="auto"/>
        <w:left w:val="none" w:sz="0" w:space="0" w:color="auto"/>
        <w:bottom w:val="none" w:sz="0" w:space="0" w:color="auto"/>
        <w:right w:val="none" w:sz="0" w:space="0" w:color="auto"/>
      </w:divBdr>
    </w:div>
    <w:div w:id="1802110290">
      <w:bodyDiv w:val="1"/>
      <w:marLeft w:val="0"/>
      <w:marRight w:val="0"/>
      <w:marTop w:val="0"/>
      <w:marBottom w:val="0"/>
      <w:divBdr>
        <w:top w:val="none" w:sz="0" w:space="0" w:color="auto"/>
        <w:left w:val="none" w:sz="0" w:space="0" w:color="auto"/>
        <w:bottom w:val="none" w:sz="0" w:space="0" w:color="auto"/>
        <w:right w:val="none" w:sz="0" w:space="0" w:color="auto"/>
      </w:divBdr>
    </w:div>
    <w:div w:id="1802650626">
      <w:bodyDiv w:val="1"/>
      <w:marLeft w:val="0"/>
      <w:marRight w:val="0"/>
      <w:marTop w:val="0"/>
      <w:marBottom w:val="0"/>
      <w:divBdr>
        <w:top w:val="none" w:sz="0" w:space="0" w:color="auto"/>
        <w:left w:val="none" w:sz="0" w:space="0" w:color="auto"/>
        <w:bottom w:val="none" w:sz="0" w:space="0" w:color="auto"/>
        <w:right w:val="none" w:sz="0" w:space="0" w:color="auto"/>
      </w:divBdr>
    </w:div>
    <w:div w:id="1802730507">
      <w:bodyDiv w:val="1"/>
      <w:marLeft w:val="0"/>
      <w:marRight w:val="0"/>
      <w:marTop w:val="0"/>
      <w:marBottom w:val="0"/>
      <w:divBdr>
        <w:top w:val="none" w:sz="0" w:space="0" w:color="auto"/>
        <w:left w:val="none" w:sz="0" w:space="0" w:color="auto"/>
        <w:bottom w:val="none" w:sz="0" w:space="0" w:color="auto"/>
        <w:right w:val="none" w:sz="0" w:space="0" w:color="auto"/>
      </w:divBdr>
    </w:div>
    <w:div w:id="1804496255">
      <w:bodyDiv w:val="1"/>
      <w:marLeft w:val="0"/>
      <w:marRight w:val="0"/>
      <w:marTop w:val="0"/>
      <w:marBottom w:val="0"/>
      <w:divBdr>
        <w:top w:val="none" w:sz="0" w:space="0" w:color="auto"/>
        <w:left w:val="none" w:sz="0" w:space="0" w:color="auto"/>
        <w:bottom w:val="none" w:sz="0" w:space="0" w:color="auto"/>
        <w:right w:val="none" w:sz="0" w:space="0" w:color="auto"/>
      </w:divBdr>
    </w:div>
    <w:div w:id="1804541811">
      <w:bodyDiv w:val="1"/>
      <w:marLeft w:val="0"/>
      <w:marRight w:val="0"/>
      <w:marTop w:val="0"/>
      <w:marBottom w:val="0"/>
      <w:divBdr>
        <w:top w:val="none" w:sz="0" w:space="0" w:color="auto"/>
        <w:left w:val="none" w:sz="0" w:space="0" w:color="auto"/>
        <w:bottom w:val="none" w:sz="0" w:space="0" w:color="auto"/>
        <w:right w:val="none" w:sz="0" w:space="0" w:color="auto"/>
      </w:divBdr>
    </w:div>
    <w:div w:id="1805006433">
      <w:bodyDiv w:val="1"/>
      <w:marLeft w:val="0"/>
      <w:marRight w:val="0"/>
      <w:marTop w:val="0"/>
      <w:marBottom w:val="0"/>
      <w:divBdr>
        <w:top w:val="none" w:sz="0" w:space="0" w:color="auto"/>
        <w:left w:val="none" w:sz="0" w:space="0" w:color="auto"/>
        <w:bottom w:val="none" w:sz="0" w:space="0" w:color="auto"/>
        <w:right w:val="none" w:sz="0" w:space="0" w:color="auto"/>
      </w:divBdr>
    </w:div>
    <w:div w:id="1805076505">
      <w:bodyDiv w:val="1"/>
      <w:marLeft w:val="0"/>
      <w:marRight w:val="0"/>
      <w:marTop w:val="0"/>
      <w:marBottom w:val="0"/>
      <w:divBdr>
        <w:top w:val="none" w:sz="0" w:space="0" w:color="auto"/>
        <w:left w:val="none" w:sz="0" w:space="0" w:color="auto"/>
        <w:bottom w:val="none" w:sz="0" w:space="0" w:color="auto"/>
        <w:right w:val="none" w:sz="0" w:space="0" w:color="auto"/>
      </w:divBdr>
    </w:div>
    <w:div w:id="1805197467">
      <w:bodyDiv w:val="1"/>
      <w:marLeft w:val="0"/>
      <w:marRight w:val="0"/>
      <w:marTop w:val="0"/>
      <w:marBottom w:val="0"/>
      <w:divBdr>
        <w:top w:val="none" w:sz="0" w:space="0" w:color="auto"/>
        <w:left w:val="none" w:sz="0" w:space="0" w:color="auto"/>
        <w:bottom w:val="none" w:sz="0" w:space="0" w:color="auto"/>
        <w:right w:val="none" w:sz="0" w:space="0" w:color="auto"/>
      </w:divBdr>
    </w:div>
    <w:div w:id="1806193092">
      <w:bodyDiv w:val="1"/>
      <w:marLeft w:val="0"/>
      <w:marRight w:val="0"/>
      <w:marTop w:val="0"/>
      <w:marBottom w:val="0"/>
      <w:divBdr>
        <w:top w:val="none" w:sz="0" w:space="0" w:color="auto"/>
        <w:left w:val="none" w:sz="0" w:space="0" w:color="auto"/>
        <w:bottom w:val="none" w:sz="0" w:space="0" w:color="auto"/>
        <w:right w:val="none" w:sz="0" w:space="0" w:color="auto"/>
      </w:divBdr>
    </w:div>
    <w:div w:id="1806266707">
      <w:bodyDiv w:val="1"/>
      <w:marLeft w:val="0"/>
      <w:marRight w:val="0"/>
      <w:marTop w:val="0"/>
      <w:marBottom w:val="0"/>
      <w:divBdr>
        <w:top w:val="none" w:sz="0" w:space="0" w:color="auto"/>
        <w:left w:val="none" w:sz="0" w:space="0" w:color="auto"/>
        <w:bottom w:val="none" w:sz="0" w:space="0" w:color="auto"/>
        <w:right w:val="none" w:sz="0" w:space="0" w:color="auto"/>
      </w:divBdr>
    </w:div>
    <w:div w:id="1806267197">
      <w:bodyDiv w:val="1"/>
      <w:marLeft w:val="0"/>
      <w:marRight w:val="0"/>
      <w:marTop w:val="0"/>
      <w:marBottom w:val="0"/>
      <w:divBdr>
        <w:top w:val="none" w:sz="0" w:space="0" w:color="auto"/>
        <w:left w:val="none" w:sz="0" w:space="0" w:color="auto"/>
        <w:bottom w:val="none" w:sz="0" w:space="0" w:color="auto"/>
        <w:right w:val="none" w:sz="0" w:space="0" w:color="auto"/>
      </w:divBdr>
    </w:div>
    <w:div w:id="1806313603">
      <w:bodyDiv w:val="1"/>
      <w:marLeft w:val="0"/>
      <w:marRight w:val="0"/>
      <w:marTop w:val="0"/>
      <w:marBottom w:val="0"/>
      <w:divBdr>
        <w:top w:val="none" w:sz="0" w:space="0" w:color="auto"/>
        <w:left w:val="none" w:sz="0" w:space="0" w:color="auto"/>
        <w:bottom w:val="none" w:sz="0" w:space="0" w:color="auto"/>
        <w:right w:val="none" w:sz="0" w:space="0" w:color="auto"/>
      </w:divBdr>
    </w:div>
    <w:div w:id="1806464574">
      <w:bodyDiv w:val="1"/>
      <w:marLeft w:val="0"/>
      <w:marRight w:val="0"/>
      <w:marTop w:val="0"/>
      <w:marBottom w:val="0"/>
      <w:divBdr>
        <w:top w:val="none" w:sz="0" w:space="0" w:color="auto"/>
        <w:left w:val="none" w:sz="0" w:space="0" w:color="auto"/>
        <w:bottom w:val="none" w:sz="0" w:space="0" w:color="auto"/>
        <w:right w:val="none" w:sz="0" w:space="0" w:color="auto"/>
      </w:divBdr>
    </w:div>
    <w:div w:id="1806697072">
      <w:bodyDiv w:val="1"/>
      <w:marLeft w:val="0"/>
      <w:marRight w:val="0"/>
      <w:marTop w:val="0"/>
      <w:marBottom w:val="0"/>
      <w:divBdr>
        <w:top w:val="none" w:sz="0" w:space="0" w:color="auto"/>
        <w:left w:val="none" w:sz="0" w:space="0" w:color="auto"/>
        <w:bottom w:val="none" w:sz="0" w:space="0" w:color="auto"/>
        <w:right w:val="none" w:sz="0" w:space="0" w:color="auto"/>
      </w:divBdr>
    </w:div>
    <w:div w:id="1807039649">
      <w:bodyDiv w:val="1"/>
      <w:marLeft w:val="0"/>
      <w:marRight w:val="0"/>
      <w:marTop w:val="0"/>
      <w:marBottom w:val="0"/>
      <w:divBdr>
        <w:top w:val="none" w:sz="0" w:space="0" w:color="auto"/>
        <w:left w:val="none" w:sz="0" w:space="0" w:color="auto"/>
        <w:bottom w:val="none" w:sz="0" w:space="0" w:color="auto"/>
        <w:right w:val="none" w:sz="0" w:space="0" w:color="auto"/>
      </w:divBdr>
    </w:div>
    <w:div w:id="1807045041">
      <w:bodyDiv w:val="1"/>
      <w:marLeft w:val="0"/>
      <w:marRight w:val="0"/>
      <w:marTop w:val="0"/>
      <w:marBottom w:val="0"/>
      <w:divBdr>
        <w:top w:val="none" w:sz="0" w:space="0" w:color="auto"/>
        <w:left w:val="none" w:sz="0" w:space="0" w:color="auto"/>
        <w:bottom w:val="none" w:sz="0" w:space="0" w:color="auto"/>
        <w:right w:val="none" w:sz="0" w:space="0" w:color="auto"/>
      </w:divBdr>
    </w:div>
    <w:div w:id="1807122372">
      <w:bodyDiv w:val="1"/>
      <w:marLeft w:val="0"/>
      <w:marRight w:val="0"/>
      <w:marTop w:val="0"/>
      <w:marBottom w:val="0"/>
      <w:divBdr>
        <w:top w:val="none" w:sz="0" w:space="0" w:color="auto"/>
        <w:left w:val="none" w:sz="0" w:space="0" w:color="auto"/>
        <w:bottom w:val="none" w:sz="0" w:space="0" w:color="auto"/>
        <w:right w:val="none" w:sz="0" w:space="0" w:color="auto"/>
      </w:divBdr>
    </w:div>
    <w:div w:id="1807622312">
      <w:bodyDiv w:val="1"/>
      <w:marLeft w:val="0"/>
      <w:marRight w:val="0"/>
      <w:marTop w:val="0"/>
      <w:marBottom w:val="0"/>
      <w:divBdr>
        <w:top w:val="none" w:sz="0" w:space="0" w:color="auto"/>
        <w:left w:val="none" w:sz="0" w:space="0" w:color="auto"/>
        <w:bottom w:val="none" w:sz="0" w:space="0" w:color="auto"/>
        <w:right w:val="none" w:sz="0" w:space="0" w:color="auto"/>
      </w:divBdr>
    </w:div>
    <w:div w:id="1807700676">
      <w:bodyDiv w:val="1"/>
      <w:marLeft w:val="0"/>
      <w:marRight w:val="0"/>
      <w:marTop w:val="0"/>
      <w:marBottom w:val="0"/>
      <w:divBdr>
        <w:top w:val="none" w:sz="0" w:space="0" w:color="auto"/>
        <w:left w:val="none" w:sz="0" w:space="0" w:color="auto"/>
        <w:bottom w:val="none" w:sz="0" w:space="0" w:color="auto"/>
        <w:right w:val="none" w:sz="0" w:space="0" w:color="auto"/>
      </w:divBdr>
    </w:div>
    <w:div w:id="1807746218">
      <w:bodyDiv w:val="1"/>
      <w:marLeft w:val="0"/>
      <w:marRight w:val="0"/>
      <w:marTop w:val="0"/>
      <w:marBottom w:val="0"/>
      <w:divBdr>
        <w:top w:val="none" w:sz="0" w:space="0" w:color="auto"/>
        <w:left w:val="none" w:sz="0" w:space="0" w:color="auto"/>
        <w:bottom w:val="none" w:sz="0" w:space="0" w:color="auto"/>
        <w:right w:val="none" w:sz="0" w:space="0" w:color="auto"/>
      </w:divBdr>
    </w:div>
    <w:div w:id="1808087000">
      <w:bodyDiv w:val="1"/>
      <w:marLeft w:val="0"/>
      <w:marRight w:val="0"/>
      <w:marTop w:val="0"/>
      <w:marBottom w:val="0"/>
      <w:divBdr>
        <w:top w:val="none" w:sz="0" w:space="0" w:color="auto"/>
        <w:left w:val="none" w:sz="0" w:space="0" w:color="auto"/>
        <w:bottom w:val="none" w:sz="0" w:space="0" w:color="auto"/>
        <w:right w:val="none" w:sz="0" w:space="0" w:color="auto"/>
      </w:divBdr>
    </w:div>
    <w:div w:id="1808476700">
      <w:bodyDiv w:val="1"/>
      <w:marLeft w:val="0"/>
      <w:marRight w:val="0"/>
      <w:marTop w:val="0"/>
      <w:marBottom w:val="0"/>
      <w:divBdr>
        <w:top w:val="none" w:sz="0" w:space="0" w:color="auto"/>
        <w:left w:val="none" w:sz="0" w:space="0" w:color="auto"/>
        <w:bottom w:val="none" w:sz="0" w:space="0" w:color="auto"/>
        <w:right w:val="none" w:sz="0" w:space="0" w:color="auto"/>
      </w:divBdr>
    </w:div>
    <w:div w:id="1808547503">
      <w:bodyDiv w:val="1"/>
      <w:marLeft w:val="0"/>
      <w:marRight w:val="0"/>
      <w:marTop w:val="0"/>
      <w:marBottom w:val="0"/>
      <w:divBdr>
        <w:top w:val="none" w:sz="0" w:space="0" w:color="auto"/>
        <w:left w:val="none" w:sz="0" w:space="0" w:color="auto"/>
        <w:bottom w:val="none" w:sz="0" w:space="0" w:color="auto"/>
        <w:right w:val="none" w:sz="0" w:space="0" w:color="auto"/>
      </w:divBdr>
    </w:div>
    <w:div w:id="1809007928">
      <w:bodyDiv w:val="1"/>
      <w:marLeft w:val="0"/>
      <w:marRight w:val="0"/>
      <w:marTop w:val="0"/>
      <w:marBottom w:val="0"/>
      <w:divBdr>
        <w:top w:val="none" w:sz="0" w:space="0" w:color="auto"/>
        <w:left w:val="none" w:sz="0" w:space="0" w:color="auto"/>
        <w:bottom w:val="none" w:sz="0" w:space="0" w:color="auto"/>
        <w:right w:val="none" w:sz="0" w:space="0" w:color="auto"/>
      </w:divBdr>
    </w:div>
    <w:div w:id="1809936468">
      <w:bodyDiv w:val="1"/>
      <w:marLeft w:val="0"/>
      <w:marRight w:val="0"/>
      <w:marTop w:val="0"/>
      <w:marBottom w:val="0"/>
      <w:divBdr>
        <w:top w:val="none" w:sz="0" w:space="0" w:color="auto"/>
        <w:left w:val="none" w:sz="0" w:space="0" w:color="auto"/>
        <w:bottom w:val="none" w:sz="0" w:space="0" w:color="auto"/>
        <w:right w:val="none" w:sz="0" w:space="0" w:color="auto"/>
      </w:divBdr>
    </w:div>
    <w:div w:id="1810004600">
      <w:bodyDiv w:val="1"/>
      <w:marLeft w:val="0"/>
      <w:marRight w:val="0"/>
      <w:marTop w:val="0"/>
      <w:marBottom w:val="0"/>
      <w:divBdr>
        <w:top w:val="none" w:sz="0" w:space="0" w:color="auto"/>
        <w:left w:val="none" w:sz="0" w:space="0" w:color="auto"/>
        <w:bottom w:val="none" w:sz="0" w:space="0" w:color="auto"/>
        <w:right w:val="none" w:sz="0" w:space="0" w:color="auto"/>
      </w:divBdr>
    </w:div>
    <w:div w:id="1810438821">
      <w:bodyDiv w:val="1"/>
      <w:marLeft w:val="0"/>
      <w:marRight w:val="0"/>
      <w:marTop w:val="0"/>
      <w:marBottom w:val="0"/>
      <w:divBdr>
        <w:top w:val="none" w:sz="0" w:space="0" w:color="auto"/>
        <w:left w:val="none" w:sz="0" w:space="0" w:color="auto"/>
        <w:bottom w:val="none" w:sz="0" w:space="0" w:color="auto"/>
        <w:right w:val="none" w:sz="0" w:space="0" w:color="auto"/>
      </w:divBdr>
    </w:div>
    <w:div w:id="1810782354">
      <w:bodyDiv w:val="1"/>
      <w:marLeft w:val="0"/>
      <w:marRight w:val="0"/>
      <w:marTop w:val="0"/>
      <w:marBottom w:val="0"/>
      <w:divBdr>
        <w:top w:val="none" w:sz="0" w:space="0" w:color="auto"/>
        <w:left w:val="none" w:sz="0" w:space="0" w:color="auto"/>
        <w:bottom w:val="none" w:sz="0" w:space="0" w:color="auto"/>
        <w:right w:val="none" w:sz="0" w:space="0" w:color="auto"/>
      </w:divBdr>
    </w:div>
    <w:div w:id="1810977641">
      <w:bodyDiv w:val="1"/>
      <w:marLeft w:val="0"/>
      <w:marRight w:val="0"/>
      <w:marTop w:val="0"/>
      <w:marBottom w:val="0"/>
      <w:divBdr>
        <w:top w:val="none" w:sz="0" w:space="0" w:color="auto"/>
        <w:left w:val="none" w:sz="0" w:space="0" w:color="auto"/>
        <w:bottom w:val="none" w:sz="0" w:space="0" w:color="auto"/>
        <w:right w:val="none" w:sz="0" w:space="0" w:color="auto"/>
      </w:divBdr>
    </w:div>
    <w:div w:id="1811436575">
      <w:bodyDiv w:val="1"/>
      <w:marLeft w:val="0"/>
      <w:marRight w:val="0"/>
      <w:marTop w:val="0"/>
      <w:marBottom w:val="0"/>
      <w:divBdr>
        <w:top w:val="none" w:sz="0" w:space="0" w:color="auto"/>
        <w:left w:val="none" w:sz="0" w:space="0" w:color="auto"/>
        <w:bottom w:val="none" w:sz="0" w:space="0" w:color="auto"/>
        <w:right w:val="none" w:sz="0" w:space="0" w:color="auto"/>
      </w:divBdr>
    </w:div>
    <w:div w:id="1811560016">
      <w:bodyDiv w:val="1"/>
      <w:marLeft w:val="0"/>
      <w:marRight w:val="0"/>
      <w:marTop w:val="0"/>
      <w:marBottom w:val="0"/>
      <w:divBdr>
        <w:top w:val="none" w:sz="0" w:space="0" w:color="auto"/>
        <w:left w:val="none" w:sz="0" w:space="0" w:color="auto"/>
        <w:bottom w:val="none" w:sz="0" w:space="0" w:color="auto"/>
        <w:right w:val="none" w:sz="0" w:space="0" w:color="auto"/>
      </w:divBdr>
    </w:div>
    <w:div w:id="1811744438">
      <w:bodyDiv w:val="1"/>
      <w:marLeft w:val="0"/>
      <w:marRight w:val="0"/>
      <w:marTop w:val="0"/>
      <w:marBottom w:val="0"/>
      <w:divBdr>
        <w:top w:val="none" w:sz="0" w:space="0" w:color="auto"/>
        <w:left w:val="none" w:sz="0" w:space="0" w:color="auto"/>
        <w:bottom w:val="none" w:sz="0" w:space="0" w:color="auto"/>
        <w:right w:val="none" w:sz="0" w:space="0" w:color="auto"/>
      </w:divBdr>
    </w:div>
    <w:div w:id="1812017108">
      <w:bodyDiv w:val="1"/>
      <w:marLeft w:val="0"/>
      <w:marRight w:val="0"/>
      <w:marTop w:val="0"/>
      <w:marBottom w:val="0"/>
      <w:divBdr>
        <w:top w:val="none" w:sz="0" w:space="0" w:color="auto"/>
        <w:left w:val="none" w:sz="0" w:space="0" w:color="auto"/>
        <w:bottom w:val="none" w:sz="0" w:space="0" w:color="auto"/>
        <w:right w:val="none" w:sz="0" w:space="0" w:color="auto"/>
      </w:divBdr>
    </w:div>
    <w:div w:id="1812399522">
      <w:bodyDiv w:val="1"/>
      <w:marLeft w:val="0"/>
      <w:marRight w:val="0"/>
      <w:marTop w:val="0"/>
      <w:marBottom w:val="0"/>
      <w:divBdr>
        <w:top w:val="none" w:sz="0" w:space="0" w:color="auto"/>
        <w:left w:val="none" w:sz="0" w:space="0" w:color="auto"/>
        <w:bottom w:val="none" w:sz="0" w:space="0" w:color="auto"/>
        <w:right w:val="none" w:sz="0" w:space="0" w:color="auto"/>
      </w:divBdr>
    </w:div>
    <w:div w:id="1812404589">
      <w:bodyDiv w:val="1"/>
      <w:marLeft w:val="0"/>
      <w:marRight w:val="0"/>
      <w:marTop w:val="0"/>
      <w:marBottom w:val="0"/>
      <w:divBdr>
        <w:top w:val="none" w:sz="0" w:space="0" w:color="auto"/>
        <w:left w:val="none" w:sz="0" w:space="0" w:color="auto"/>
        <w:bottom w:val="none" w:sz="0" w:space="0" w:color="auto"/>
        <w:right w:val="none" w:sz="0" w:space="0" w:color="auto"/>
      </w:divBdr>
    </w:div>
    <w:div w:id="1812677469">
      <w:bodyDiv w:val="1"/>
      <w:marLeft w:val="0"/>
      <w:marRight w:val="0"/>
      <w:marTop w:val="0"/>
      <w:marBottom w:val="0"/>
      <w:divBdr>
        <w:top w:val="none" w:sz="0" w:space="0" w:color="auto"/>
        <w:left w:val="none" w:sz="0" w:space="0" w:color="auto"/>
        <w:bottom w:val="none" w:sz="0" w:space="0" w:color="auto"/>
        <w:right w:val="none" w:sz="0" w:space="0" w:color="auto"/>
      </w:divBdr>
    </w:div>
    <w:div w:id="1812822163">
      <w:bodyDiv w:val="1"/>
      <w:marLeft w:val="0"/>
      <w:marRight w:val="0"/>
      <w:marTop w:val="0"/>
      <w:marBottom w:val="0"/>
      <w:divBdr>
        <w:top w:val="none" w:sz="0" w:space="0" w:color="auto"/>
        <w:left w:val="none" w:sz="0" w:space="0" w:color="auto"/>
        <w:bottom w:val="none" w:sz="0" w:space="0" w:color="auto"/>
        <w:right w:val="none" w:sz="0" w:space="0" w:color="auto"/>
      </w:divBdr>
    </w:div>
    <w:div w:id="1813281802">
      <w:bodyDiv w:val="1"/>
      <w:marLeft w:val="0"/>
      <w:marRight w:val="0"/>
      <w:marTop w:val="0"/>
      <w:marBottom w:val="0"/>
      <w:divBdr>
        <w:top w:val="none" w:sz="0" w:space="0" w:color="auto"/>
        <w:left w:val="none" w:sz="0" w:space="0" w:color="auto"/>
        <w:bottom w:val="none" w:sz="0" w:space="0" w:color="auto"/>
        <w:right w:val="none" w:sz="0" w:space="0" w:color="auto"/>
      </w:divBdr>
    </w:div>
    <w:div w:id="1813399013">
      <w:bodyDiv w:val="1"/>
      <w:marLeft w:val="0"/>
      <w:marRight w:val="0"/>
      <w:marTop w:val="0"/>
      <w:marBottom w:val="0"/>
      <w:divBdr>
        <w:top w:val="none" w:sz="0" w:space="0" w:color="auto"/>
        <w:left w:val="none" w:sz="0" w:space="0" w:color="auto"/>
        <w:bottom w:val="none" w:sz="0" w:space="0" w:color="auto"/>
        <w:right w:val="none" w:sz="0" w:space="0" w:color="auto"/>
      </w:divBdr>
    </w:div>
    <w:div w:id="1813673707">
      <w:bodyDiv w:val="1"/>
      <w:marLeft w:val="0"/>
      <w:marRight w:val="0"/>
      <w:marTop w:val="0"/>
      <w:marBottom w:val="0"/>
      <w:divBdr>
        <w:top w:val="none" w:sz="0" w:space="0" w:color="auto"/>
        <w:left w:val="none" w:sz="0" w:space="0" w:color="auto"/>
        <w:bottom w:val="none" w:sz="0" w:space="0" w:color="auto"/>
        <w:right w:val="none" w:sz="0" w:space="0" w:color="auto"/>
      </w:divBdr>
    </w:div>
    <w:div w:id="1814637626">
      <w:bodyDiv w:val="1"/>
      <w:marLeft w:val="0"/>
      <w:marRight w:val="0"/>
      <w:marTop w:val="0"/>
      <w:marBottom w:val="0"/>
      <w:divBdr>
        <w:top w:val="none" w:sz="0" w:space="0" w:color="auto"/>
        <w:left w:val="none" w:sz="0" w:space="0" w:color="auto"/>
        <w:bottom w:val="none" w:sz="0" w:space="0" w:color="auto"/>
        <w:right w:val="none" w:sz="0" w:space="0" w:color="auto"/>
      </w:divBdr>
    </w:div>
    <w:div w:id="1815173013">
      <w:bodyDiv w:val="1"/>
      <w:marLeft w:val="0"/>
      <w:marRight w:val="0"/>
      <w:marTop w:val="0"/>
      <w:marBottom w:val="0"/>
      <w:divBdr>
        <w:top w:val="none" w:sz="0" w:space="0" w:color="auto"/>
        <w:left w:val="none" w:sz="0" w:space="0" w:color="auto"/>
        <w:bottom w:val="none" w:sz="0" w:space="0" w:color="auto"/>
        <w:right w:val="none" w:sz="0" w:space="0" w:color="auto"/>
      </w:divBdr>
    </w:div>
    <w:div w:id="1815222474">
      <w:bodyDiv w:val="1"/>
      <w:marLeft w:val="0"/>
      <w:marRight w:val="0"/>
      <w:marTop w:val="0"/>
      <w:marBottom w:val="0"/>
      <w:divBdr>
        <w:top w:val="none" w:sz="0" w:space="0" w:color="auto"/>
        <w:left w:val="none" w:sz="0" w:space="0" w:color="auto"/>
        <w:bottom w:val="none" w:sz="0" w:space="0" w:color="auto"/>
        <w:right w:val="none" w:sz="0" w:space="0" w:color="auto"/>
      </w:divBdr>
    </w:div>
    <w:div w:id="1815293635">
      <w:bodyDiv w:val="1"/>
      <w:marLeft w:val="0"/>
      <w:marRight w:val="0"/>
      <w:marTop w:val="0"/>
      <w:marBottom w:val="0"/>
      <w:divBdr>
        <w:top w:val="none" w:sz="0" w:space="0" w:color="auto"/>
        <w:left w:val="none" w:sz="0" w:space="0" w:color="auto"/>
        <w:bottom w:val="none" w:sz="0" w:space="0" w:color="auto"/>
        <w:right w:val="none" w:sz="0" w:space="0" w:color="auto"/>
      </w:divBdr>
    </w:div>
    <w:div w:id="1815298378">
      <w:bodyDiv w:val="1"/>
      <w:marLeft w:val="0"/>
      <w:marRight w:val="0"/>
      <w:marTop w:val="0"/>
      <w:marBottom w:val="0"/>
      <w:divBdr>
        <w:top w:val="none" w:sz="0" w:space="0" w:color="auto"/>
        <w:left w:val="none" w:sz="0" w:space="0" w:color="auto"/>
        <w:bottom w:val="none" w:sz="0" w:space="0" w:color="auto"/>
        <w:right w:val="none" w:sz="0" w:space="0" w:color="auto"/>
      </w:divBdr>
    </w:div>
    <w:div w:id="1815635588">
      <w:bodyDiv w:val="1"/>
      <w:marLeft w:val="0"/>
      <w:marRight w:val="0"/>
      <w:marTop w:val="0"/>
      <w:marBottom w:val="0"/>
      <w:divBdr>
        <w:top w:val="none" w:sz="0" w:space="0" w:color="auto"/>
        <w:left w:val="none" w:sz="0" w:space="0" w:color="auto"/>
        <w:bottom w:val="none" w:sz="0" w:space="0" w:color="auto"/>
        <w:right w:val="none" w:sz="0" w:space="0" w:color="auto"/>
      </w:divBdr>
    </w:div>
    <w:div w:id="1815878116">
      <w:bodyDiv w:val="1"/>
      <w:marLeft w:val="0"/>
      <w:marRight w:val="0"/>
      <w:marTop w:val="0"/>
      <w:marBottom w:val="0"/>
      <w:divBdr>
        <w:top w:val="none" w:sz="0" w:space="0" w:color="auto"/>
        <w:left w:val="none" w:sz="0" w:space="0" w:color="auto"/>
        <w:bottom w:val="none" w:sz="0" w:space="0" w:color="auto"/>
        <w:right w:val="none" w:sz="0" w:space="0" w:color="auto"/>
      </w:divBdr>
    </w:div>
    <w:div w:id="1816332369">
      <w:bodyDiv w:val="1"/>
      <w:marLeft w:val="0"/>
      <w:marRight w:val="0"/>
      <w:marTop w:val="0"/>
      <w:marBottom w:val="0"/>
      <w:divBdr>
        <w:top w:val="none" w:sz="0" w:space="0" w:color="auto"/>
        <w:left w:val="none" w:sz="0" w:space="0" w:color="auto"/>
        <w:bottom w:val="none" w:sz="0" w:space="0" w:color="auto"/>
        <w:right w:val="none" w:sz="0" w:space="0" w:color="auto"/>
      </w:divBdr>
    </w:div>
    <w:div w:id="1816750575">
      <w:bodyDiv w:val="1"/>
      <w:marLeft w:val="0"/>
      <w:marRight w:val="0"/>
      <w:marTop w:val="0"/>
      <w:marBottom w:val="0"/>
      <w:divBdr>
        <w:top w:val="none" w:sz="0" w:space="0" w:color="auto"/>
        <w:left w:val="none" w:sz="0" w:space="0" w:color="auto"/>
        <w:bottom w:val="none" w:sz="0" w:space="0" w:color="auto"/>
        <w:right w:val="none" w:sz="0" w:space="0" w:color="auto"/>
      </w:divBdr>
    </w:div>
    <w:div w:id="1816799613">
      <w:bodyDiv w:val="1"/>
      <w:marLeft w:val="0"/>
      <w:marRight w:val="0"/>
      <w:marTop w:val="0"/>
      <w:marBottom w:val="0"/>
      <w:divBdr>
        <w:top w:val="none" w:sz="0" w:space="0" w:color="auto"/>
        <w:left w:val="none" w:sz="0" w:space="0" w:color="auto"/>
        <w:bottom w:val="none" w:sz="0" w:space="0" w:color="auto"/>
        <w:right w:val="none" w:sz="0" w:space="0" w:color="auto"/>
      </w:divBdr>
    </w:div>
    <w:div w:id="1816994763">
      <w:bodyDiv w:val="1"/>
      <w:marLeft w:val="0"/>
      <w:marRight w:val="0"/>
      <w:marTop w:val="0"/>
      <w:marBottom w:val="0"/>
      <w:divBdr>
        <w:top w:val="none" w:sz="0" w:space="0" w:color="auto"/>
        <w:left w:val="none" w:sz="0" w:space="0" w:color="auto"/>
        <w:bottom w:val="none" w:sz="0" w:space="0" w:color="auto"/>
        <w:right w:val="none" w:sz="0" w:space="0" w:color="auto"/>
      </w:divBdr>
    </w:div>
    <w:div w:id="1817139839">
      <w:bodyDiv w:val="1"/>
      <w:marLeft w:val="0"/>
      <w:marRight w:val="0"/>
      <w:marTop w:val="0"/>
      <w:marBottom w:val="0"/>
      <w:divBdr>
        <w:top w:val="none" w:sz="0" w:space="0" w:color="auto"/>
        <w:left w:val="none" w:sz="0" w:space="0" w:color="auto"/>
        <w:bottom w:val="none" w:sz="0" w:space="0" w:color="auto"/>
        <w:right w:val="none" w:sz="0" w:space="0" w:color="auto"/>
      </w:divBdr>
    </w:div>
    <w:div w:id="1817185912">
      <w:bodyDiv w:val="1"/>
      <w:marLeft w:val="0"/>
      <w:marRight w:val="0"/>
      <w:marTop w:val="0"/>
      <w:marBottom w:val="0"/>
      <w:divBdr>
        <w:top w:val="none" w:sz="0" w:space="0" w:color="auto"/>
        <w:left w:val="none" w:sz="0" w:space="0" w:color="auto"/>
        <w:bottom w:val="none" w:sz="0" w:space="0" w:color="auto"/>
        <w:right w:val="none" w:sz="0" w:space="0" w:color="auto"/>
      </w:divBdr>
    </w:div>
    <w:div w:id="1817260951">
      <w:bodyDiv w:val="1"/>
      <w:marLeft w:val="0"/>
      <w:marRight w:val="0"/>
      <w:marTop w:val="0"/>
      <w:marBottom w:val="0"/>
      <w:divBdr>
        <w:top w:val="none" w:sz="0" w:space="0" w:color="auto"/>
        <w:left w:val="none" w:sz="0" w:space="0" w:color="auto"/>
        <w:bottom w:val="none" w:sz="0" w:space="0" w:color="auto"/>
        <w:right w:val="none" w:sz="0" w:space="0" w:color="auto"/>
      </w:divBdr>
    </w:div>
    <w:div w:id="1817335412">
      <w:bodyDiv w:val="1"/>
      <w:marLeft w:val="0"/>
      <w:marRight w:val="0"/>
      <w:marTop w:val="0"/>
      <w:marBottom w:val="0"/>
      <w:divBdr>
        <w:top w:val="none" w:sz="0" w:space="0" w:color="auto"/>
        <w:left w:val="none" w:sz="0" w:space="0" w:color="auto"/>
        <w:bottom w:val="none" w:sz="0" w:space="0" w:color="auto"/>
        <w:right w:val="none" w:sz="0" w:space="0" w:color="auto"/>
      </w:divBdr>
    </w:div>
    <w:div w:id="1818257930">
      <w:bodyDiv w:val="1"/>
      <w:marLeft w:val="0"/>
      <w:marRight w:val="0"/>
      <w:marTop w:val="0"/>
      <w:marBottom w:val="0"/>
      <w:divBdr>
        <w:top w:val="none" w:sz="0" w:space="0" w:color="auto"/>
        <w:left w:val="none" w:sz="0" w:space="0" w:color="auto"/>
        <w:bottom w:val="none" w:sz="0" w:space="0" w:color="auto"/>
        <w:right w:val="none" w:sz="0" w:space="0" w:color="auto"/>
      </w:divBdr>
    </w:div>
    <w:div w:id="1819573731">
      <w:bodyDiv w:val="1"/>
      <w:marLeft w:val="0"/>
      <w:marRight w:val="0"/>
      <w:marTop w:val="0"/>
      <w:marBottom w:val="0"/>
      <w:divBdr>
        <w:top w:val="none" w:sz="0" w:space="0" w:color="auto"/>
        <w:left w:val="none" w:sz="0" w:space="0" w:color="auto"/>
        <w:bottom w:val="none" w:sz="0" w:space="0" w:color="auto"/>
        <w:right w:val="none" w:sz="0" w:space="0" w:color="auto"/>
      </w:divBdr>
    </w:div>
    <w:div w:id="1820222226">
      <w:bodyDiv w:val="1"/>
      <w:marLeft w:val="0"/>
      <w:marRight w:val="0"/>
      <w:marTop w:val="0"/>
      <w:marBottom w:val="0"/>
      <w:divBdr>
        <w:top w:val="none" w:sz="0" w:space="0" w:color="auto"/>
        <w:left w:val="none" w:sz="0" w:space="0" w:color="auto"/>
        <w:bottom w:val="none" w:sz="0" w:space="0" w:color="auto"/>
        <w:right w:val="none" w:sz="0" w:space="0" w:color="auto"/>
      </w:divBdr>
    </w:div>
    <w:div w:id="1820224613">
      <w:bodyDiv w:val="1"/>
      <w:marLeft w:val="0"/>
      <w:marRight w:val="0"/>
      <w:marTop w:val="0"/>
      <w:marBottom w:val="0"/>
      <w:divBdr>
        <w:top w:val="none" w:sz="0" w:space="0" w:color="auto"/>
        <w:left w:val="none" w:sz="0" w:space="0" w:color="auto"/>
        <w:bottom w:val="none" w:sz="0" w:space="0" w:color="auto"/>
        <w:right w:val="none" w:sz="0" w:space="0" w:color="auto"/>
      </w:divBdr>
    </w:div>
    <w:div w:id="1820264562">
      <w:bodyDiv w:val="1"/>
      <w:marLeft w:val="0"/>
      <w:marRight w:val="0"/>
      <w:marTop w:val="0"/>
      <w:marBottom w:val="0"/>
      <w:divBdr>
        <w:top w:val="none" w:sz="0" w:space="0" w:color="auto"/>
        <w:left w:val="none" w:sz="0" w:space="0" w:color="auto"/>
        <w:bottom w:val="none" w:sz="0" w:space="0" w:color="auto"/>
        <w:right w:val="none" w:sz="0" w:space="0" w:color="auto"/>
      </w:divBdr>
    </w:div>
    <w:div w:id="1820271954">
      <w:bodyDiv w:val="1"/>
      <w:marLeft w:val="0"/>
      <w:marRight w:val="0"/>
      <w:marTop w:val="0"/>
      <w:marBottom w:val="0"/>
      <w:divBdr>
        <w:top w:val="none" w:sz="0" w:space="0" w:color="auto"/>
        <w:left w:val="none" w:sz="0" w:space="0" w:color="auto"/>
        <w:bottom w:val="none" w:sz="0" w:space="0" w:color="auto"/>
        <w:right w:val="none" w:sz="0" w:space="0" w:color="auto"/>
      </w:divBdr>
    </w:div>
    <w:div w:id="1820415311">
      <w:bodyDiv w:val="1"/>
      <w:marLeft w:val="0"/>
      <w:marRight w:val="0"/>
      <w:marTop w:val="0"/>
      <w:marBottom w:val="0"/>
      <w:divBdr>
        <w:top w:val="none" w:sz="0" w:space="0" w:color="auto"/>
        <w:left w:val="none" w:sz="0" w:space="0" w:color="auto"/>
        <w:bottom w:val="none" w:sz="0" w:space="0" w:color="auto"/>
        <w:right w:val="none" w:sz="0" w:space="0" w:color="auto"/>
      </w:divBdr>
    </w:div>
    <w:div w:id="1821460434">
      <w:bodyDiv w:val="1"/>
      <w:marLeft w:val="0"/>
      <w:marRight w:val="0"/>
      <w:marTop w:val="0"/>
      <w:marBottom w:val="0"/>
      <w:divBdr>
        <w:top w:val="none" w:sz="0" w:space="0" w:color="auto"/>
        <w:left w:val="none" w:sz="0" w:space="0" w:color="auto"/>
        <w:bottom w:val="none" w:sz="0" w:space="0" w:color="auto"/>
        <w:right w:val="none" w:sz="0" w:space="0" w:color="auto"/>
      </w:divBdr>
    </w:div>
    <w:div w:id="1821917553">
      <w:bodyDiv w:val="1"/>
      <w:marLeft w:val="0"/>
      <w:marRight w:val="0"/>
      <w:marTop w:val="0"/>
      <w:marBottom w:val="0"/>
      <w:divBdr>
        <w:top w:val="none" w:sz="0" w:space="0" w:color="auto"/>
        <w:left w:val="none" w:sz="0" w:space="0" w:color="auto"/>
        <w:bottom w:val="none" w:sz="0" w:space="0" w:color="auto"/>
        <w:right w:val="none" w:sz="0" w:space="0" w:color="auto"/>
      </w:divBdr>
    </w:div>
    <w:div w:id="1822191171">
      <w:bodyDiv w:val="1"/>
      <w:marLeft w:val="0"/>
      <w:marRight w:val="0"/>
      <w:marTop w:val="0"/>
      <w:marBottom w:val="0"/>
      <w:divBdr>
        <w:top w:val="none" w:sz="0" w:space="0" w:color="auto"/>
        <w:left w:val="none" w:sz="0" w:space="0" w:color="auto"/>
        <w:bottom w:val="none" w:sz="0" w:space="0" w:color="auto"/>
        <w:right w:val="none" w:sz="0" w:space="0" w:color="auto"/>
      </w:divBdr>
    </w:div>
    <w:div w:id="1822234140">
      <w:bodyDiv w:val="1"/>
      <w:marLeft w:val="0"/>
      <w:marRight w:val="0"/>
      <w:marTop w:val="0"/>
      <w:marBottom w:val="0"/>
      <w:divBdr>
        <w:top w:val="none" w:sz="0" w:space="0" w:color="auto"/>
        <w:left w:val="none" w:sz="0" w:space="0" w:color="auto"/>
        <w:bottom w:val="none" w:sz="0" w:space="0" w:color="auto"/>
        <w:right w:val="none" w:sz="0" w:space="0" w:color="auto"/>
      </w:divBdr>
    </w:div>
    <w:div w:id="1822885741">
      <w:bodyDiv w:val="1"/>
      <w:marLeft w:val="0"/>
      <w:marRight w:val="0"/>
      <w:marTop w:val="0"/>
      <w:marBottom w:val="0"/>
      <w:divBdr>
        <w:top w:val="none" w:sz="0" w:space="0" w:color="auto"/>
        <w:left w:val="none" w:sz="0" w:space="0" w:color="auto"/>
        <w:bottom w:val="none" w:sz="0" w:space="0" w:color="auto"/>
        <w:right w:val="none" w:sz="0" w:space="0" w:color="auto"/>
      </w:divBdr>
    </w:div>
    <w:div w:id="1822891500">
      <w:bodyDiv w:val="1"/>
      <w:marLeft w:val="0"/>
      <w:marRight w:val="0"/>
      <w:marTop w:val="0"/>
      <w:marBottom w:val="0"/>
      <w:divBdr>
        <w:top w:val="none" w:sz="0" w:space="0" w:color="auto"/>
        <w:left w:val="none" w:sz="0" w:space="0" w:color="auto"/>
        <w:bottom w:val="none" w:sz="0" w:space="0" w:color="auto"/>
        <w:right w:val="none" w:sz="0" w:space="0" w:color="auto"/>
      </w:divBdr>
    </w:div>
    <w:div w:id="1823038006">
      <w:bodyDiv w:val="1"/>
      <w:marLeft w:val="0"/>
      <w:marRight w:val="0"/>
      <w:marTop w:val="0"/>
      <w:marBottom w:val="0"/>
      <w:divBdr>
        <w:top w:val="none" w:sz="0" w:space="0" w:color="auto"/>
        <w:left w:val="none" w:sz="0" w:space="0" w:color="auto"/>
        <w:bottom w:val="none" w:sz="0" w:space="0" w:color="auto"/>
        <w:right w:val="none" w:sz="0" w:space="0" w:color="auto"/>
      </w:divBdr>
    </w:div>
    <w:div w:id="1823736596">
      <w:bodyDiv w:val="1"/>
      <w:marLeft w:val="0"/>
      <w:marRight w:val="0"/>
      <w:marTop w:val="0"/>
      <w:marBottom w:val="0"/>
      <w:divBdr>
        <w:top w:val="none" w:sz="0" w:space="0" w:color="auto"/>
        <w:left w:val="none" w:sz="0" w:space="0" w:color="auto"/>
        <w:bottom w:val="none" w:sz="0" w:space="0" w:color="auto"/>
        <w:right w:val="none" w:sz="0" w:space="0" w:color="auto"/>
      </w:divBdr>
    </w:div>
    <w:div w:id="1823807934">
      <w:bodyDiv w:val="1"/>
      <w:marLeft w:val="0"/>
      <w:marRight w:val="0"/>
      <w:marTop w:val="0"/>
      <w:marBottom w:val="0"/>
      <w:divBdr>
        <w:top w:val="none" w:sz="0" w:space="0" w:color="auto"/>
        <w:left w:val="none" w:sz="0" w:space="0" w:color="auto"/>
        <w:bottom w:val="none" w:sz="0" w:space="0" w:color="auto"/>
        <w:right w:val="none" w:sz="0" w:space="0" w:color="auto"/>
      </w:divBdr>
    </w:div>
    <w:div w:id="1824003327">
      <w:bodyDiv w:val="1"/>
      <w:marLeft w:val="0"/>
      <w:marRight w:val="0"/>
      <w:marTop w:val="0"/>
      <w:marBottom w:val="0"/>
      <w:divBdr>
        <w:top w:val="none" w:sz="0" w:space="0" w:color="auto"/>
        <w:left w:val="none" w:sz="0" w:space="0" w:color="auto"/>
        <w:bottom w:val="none" w:sz="0" w:space="0" w:color="auto"/>
        <w:right w:val="none" w:sz="0" w:space="0" w:color="auto"/>
      </w:divBdr>
    </w:div>
    <w:div w:id="1824347126">
      <w:bodyDiv w:val="1"/>
      <w:marLeft w:val="0"/>
      <w:marRight w:val="0"/>
      <w:marTop w:val="0"/>
      <w:marBottom w:val="0"/>
      <w:divBdr>
        <w:top w:val="none" w:sz="0" w:space="0" w:color="auto"/>
        <w:left w:val="none" w:sz="0" w:space="0" w:color="auto"/>
        <w:bottom w:val="none" w:sz="0" w:space="0" w:color="auto"/>
        <w:right w:val="none" w:sz="0" w:space="0" w:color="auto"/>
      </w:divBdr>
    </w:div>
    <w:div w:id="1824394728">
      <w:bodyDiv w:val="1"/>
      <w:marLeft w:val="0"/>
      <w:marRight w:val="0"/>
      <w:marTop w:val="0"/>
      <w:marBottom w:val="0"/>
      <w:divBdr>
        <w:top w:val="none" w:sz="0" w:space="0" w:color="auto"/>
        <w:left w:val="none" w:sz="0" w:space="0" w:color="auto"/>
        <w:bottom w:val="none" w:sz="0" w:space="0" w:color="auto"/>
        <w:right w:val="none" w:sz="0" w:space="0" w:color="auto"/>
      </w:divBdr>
    </w:div>
    <w:div w:id="1824931866">
      <w:bodyDiv w:val="1"/>
      <w:marLeft w:val="0"/>
      <w:marRight w:val="0"/>
      <w:marTop w:val="0"/>
      <w:marBottom w:val="0"/>
      <w:divBdr>
        <w:top w:val="none" w:sz="0" w:space="0" w:color="auto"/>
        <w:left w:val="none" w:sz="0" w:space="0" w:color="auto"/>
        <w:bottom w:val="none" w:sz="0" w:space="0" w:color="auto"/>
        <w:right w:val="none" w:sz="0" w:space="0" w:color="auto"/>
      </w:divBdr>
    </w:div>
    <w:div w:id="1825127457">
      <w:bodyDiv w:val="1"/>
      <w:marLeft w:val="0"/>
      <w:marRight w:val="0"/>
      <w:marTop w:val="0"/>
      <w:marBottom w:val="0"/>
      <w:divBdr>
        <w:top w:val="none" w:sz="0" w:space="0" w:color="auto"/>
        <w:left w:val="none" w:sz="0" w:space="0" w:color="auto"/>
        <w:bottom w:val="none" w:sz="0" w:space="0" w:color="auto"/>
        <w:right w:val="none" w:sz="0" w:space="0" w:color="auto"/>
      </w:divBdr>
    </w:div>
    <w:div w:id="1825471123">
      <w:bodyDiv w:val="1"/>
      <w:marLeft w:val="0"/>
      <w:marRight w:val="0"/>
      <w:marTop w:val="0"/>
      <w:marBottom w:val="0"/>
      <w:divBdr>
        <w:top w:val="none" w:sz="0" w:space="0" w:color="auto"/>
        <w:left w:val="none" w:sz="0" w:space="0" w:color="auto"/>
        <w:bottom w:val="none" w:sz="0" w:space="0" w:color="auto"/>
        <w:right w:val="none" w:sz="0" w:space="0" w:color="auto"/>
      </w:divBdr>
    </w:div>
    <w:div w:id="1825851559">
      <w:bodyDiv w:val="1"/>
      <w:marLeft w:val="0"/>
      <w:marRight w:val="0"/>
      <w:marTop w:val="0"/>
      <w:marBottom w:val="0"/>
      <w:divBdr>
        <w:top w:val="none" w:sz="0" w:space="0" w:color="auto"/>
        <w:left w:val="none" w:sz="0" w:space="0" w:color="auto"/>
        <w:bottom w:val="none" w:sz="0" w:space="0" w:color="auto"/>
        <w:right w:val="none" w:sz="0" w:space="0" w:color="auto"/>
      </w:divBdr>
    </w:div>
    <w:div w:id="1825855863">
      <w:bodyDiv w:val="1"/>
      <w:marLeft w:val="0"/>
      <w:marRight w:val="0"/>
      <w:marTop w:val="0"/>
      <w:marBottom w:val="0"/>
      <w:divBdr>
        <w:top w:val="none" w:sz="0" w:space="0" w:color="auto"/>
        <w:left w:val="none" w:sz="0" w:space="0" w:color="auto"/>
        <w:bottom w:val="none" w:sz="0" w:space="0" w:color="auto"/>
        <w:right w:val="none" w:sz="0" w:space="0" w:color="auto"/>
      </w:divBdr>
    </w:div>
    <w:div w:id="1825973485">
      <w:bodyDiv w:val="1"/>
      <w:marLeft w:val="0"/>
      <w:marRight w:val="0"/>
      <w:marTop w:val="0"/>
      <w:marBottom w:val="0"/>
      <w:divBdr>
        <w:top w:val="none" w:sz="0" w:space="0" w:color="auto"/>
        <w:left w:val="none" w:sz="0" w:space="0" w:color="auto"/>
        <w:bottom w:val="none" w:sz="0" w:space="0" w:color="auto"/>
        <w:right w:val="none" w:sz="0" w:space="0" w:color="auto"/>
      </w:divBdr>
    </w:div>
    <w:div w:id="1826628928">
      <w:bodyDiv w:val="1"/>
      <w:marLeft w:val="0"/>
      <w:marRight w:val="0"/>
      <w:marTop w:val="0"/>
      <w:marBottom w:val="0"/>
      <w:divBdr>
        <w:top w:val="none" w:sz="0" w:space="0" w:color="auto"/>
        <w:left w:val="none" w:sz="0" w:space="0" w:color="auto"/>
        <w:bottom w:val="none" w:sz="0" w:space="0" w:color="auto"/>
        <w:right w:val="none" w:sz="0" w:space="0" w:color="auto"/>
      </w:divBdr>
    </w:div>
    <w:div w:id="1826820601">
      <w:bodyDiv w:val="1"/>
      <w:marLeft w:val="0"/>
      <w:marRight w:val="0"/>
      <w:marTop w:val="0"/>
      <w:marBottom w:val="0"/>
      <w:divBdr>
        <w:top w:val="none" w:sz="0" w:space="0" w:color="auto"/>
        <w:left w:val="none" w:sz="0" w:space="0" w:color="auto"/>
        <w:bottom w:val="none" w:sz="0" w:space="0" w:color="auto"/>
        <w:right w:val="none" w:sz="0" w:space="0" w:color="auto"/>
      </w:divBdr>
    </w:div>
    <w:div w:id="1827091747">
      <w:bodyDiv w:val="1"/>
      <w:marLeft w:val="0"/>
      <w:marRight w:val="0"/>
      <w:marTop w:val="0"/>
      <w:marBottom w:val="0"/>
      <w:divBdr>
        <w:top w:val="none" w:sz="0" w:space="0" w:color="auto"/>
        <w:left w:val="none" w:sz="0" w:space="0" w:color="auto"/>
        <w:bottom w:val="none" w:sz="0" w:space="0" w:color="auto"/>
        <w:right w:val="none" w:sz="0" w:space="0" w:color="auto"/>
      </w:divBdr>
    </w:div>
    <w:div w:id="1827480005">
      <w:bodyDiv w:val="1"/>
      <w:marLeft w:val="0"/>
      <w:marRight w:val="0"/>
      <w:marTop w:val="0"/>
      <w:marBottom w:val="0"/>
      <w:divBdr>
        <w:top w:val="none" w:sz="0" w:space="0" w:color="auto"/>
        <w:left w:val="none" w:sz="0" w:space="0" w:color="auto"/>
        <w:bottom w:val="none" w:sz="0" w:space="0" w:color="auto"/>
        <w:right w:val="none" w:sz="0" w:space="0" w:color="auto"/>
      </w:divBdr>
    </w:div>
    <w:div w:id="1827821640">
      <w:bodyDiv w:val="1"/>
      <w:marLeft w:val="0"/>
      <w:marRight w:val="0"/>
      <w:marTop w:val="0"/>
      <w:marBottom w:val="0"/>
      <w:divBdr>
        <w:top w:val="none" w:sz="0" w:space="0" w:color="auto"/>
        <w:left w:val="none" w:sz="0" w:space="0" w:color="auto"/>
        <w:bottom w:val="none" w:sz="0" w:space="0" w:color="auto"/>
        <w:right w:val="none" w:sz="0" w:space="0" w:color="auto"/>
      </w:divBdr>
    </w:div>
    <w:div w:id="1828130869">
      <w:bodyDiv w:val="1"/>
      <w:marLeft w:val="0"/>
      <w:marRight w:val="0"/>
      <w:marTop w:val="0"/>
      <w:marBottom w:val="0"/>
      <w:divBdr>
        <w:top w:val="none" w:sz="0" w:space="0" w:color="auto"/>
        <w:left w:val="none" w:sz="0" w:space="0" w:color="auto"/>
        <w:bottom w:val="none" w:sz="0" w:space="0" w:color="auto"/>
        <w:right w:val="none" w:sz="0" w:space="0" w:color="auto"/>
      </w:divBdr>
    </w:div>
    <w:div w:id="1828133497">
      <w:bodyDiv w:val="1"/>
      <w:marLeft w:val="0"/>
      <w:marRight w:val="0"/>
      <w:marTop w:val="0"/>
      <w:marBottom w:val="0"/>
      <w:divBdr>
        <w:top w:val="none" w:sz="0" w:space="0" w:color="auto"/>
        <w:left w:val="none" w:sz="0" w:space="0" w:color="auto"/>
        <w:bottom w:val="none" w:sz="0" w:space="0" w:color="auto"/>
        <w:right w:val="none" w:sz="0" w:space="0" w:color="auto"/>
      </w:divBdr>
    </w:div>
    <w:div w:id="1828813846">
      <w:bodyDiv w:val="1"/>
      <w:marLeft w:val="0"/>
      <w:marRight w:val="0"/>
      <w:marTop w:val="0"/>
      <w:marBottom w:val="0"/>
      <w:divBdr>
        <w:top w:val="none" w:sz="0" w:space="0" w:color="auto"/>
        <w:left w:val="none" w:sz="0" w:space="0" w:color="auto"/>
        <w:bottom w:val="none" w:sz="0" w:space="0" w:color="auto"/>
        <w:right w:val="none" w:sz="0" w:space="0" w:color="auto"/>
      </w:divBdr>
    </w:div>
    <w:div w:id="1828814696">
      <w:bodyDiv w:val="1"/>
      <w:marLeft w:val="0"/>
      <w:marRight w:val="0"/>
      <w:marTop w:val="0"/>
      <w:marBottom w:val="0"/>
      <w:divBdr>
        <w:top w:val="none" w:sz="0" w:space="0" w:color="auto"/>
        <w:left w:val="none" w:sz="0" w:space="0" w:color="auto"/>
        <w:bottom w:val="none" w:sz="0" w:space="0" w:color="auto"/>
        <w:right w:val="none" w:sz="0" w:space="0" w:color="auto"/>
      </w:divBdr>
    </w:div>
    <w:div w:id="1828863176">
      <w:bodyDiv w:val="1"/>
      <w:marLeft w:val="0"/>
      <w:marRight w:val="0"/>
      <w:marTop w:val="0"/>
      <w:marBottom w:val="0"/>
      <w:divBdr>
        <w:top w:val="none" w:sz="0" w:space="0" w:color="auto"/>
        <w:left w:val="none" w:sz="0" w:space="0" w:color="auto"/>
        <w:bottom w:val="none" w:sz="0" w:space="0" w:color="auto"/>
        <w:right w:val="none" w:sz="0" w:space="0" w:color="auto"/>
      </w:divBdr>
    </w:div>
    <w:div w:id="1829130987">
      <w:bodyDiv w:val="1"/>
      <w:marLeft w:val="0"/>
      <w:marRight w:val="0"/>
      <w:marTop w:val="0"/>
      <w:marBottom w:val="0"/>
      <w:divBdr>
        <w:top w:val="none" w:sz="0" w:space="0" w:color="auto"/>
        <w:left w:val="none" w:sz="0" w:space="0" w:color="auto"/>
        <w:bottom w:val="none" w:sz="0" w:space="0" w:color="auto"/>
        <w:right w:val="none" w:sz="0" w:space="0" w:color="auto"/>
      </w:divBdr>
    </w:div>
    <w:div w:id="1829513994">
      <w:bodyDiv w:val="1"/>
      <w:marLeft w:val="0"/>
      <w:marRight w:val="0"/>
      <w:marTop w:val="0"/>
      <w:marBottom w:val="0"/>
      <w:divBdr>
        <w:top w:val="none" w:sz="0" w:space="0" w:color="auto"/>
        <w:left w:val="none" w:sz="0" w:space="0" w:color="auto"/>
        <w:bottom w:val="none" w:sz="0" w:space="0" w:color="auto"/>
        <w:right w:val="none" w:sz="0" w:space="0" w:color="auto"/>
      </w:divBdr>
    </w:div>
    <w:div w:id="1829588366">
      <w:bodyDiv w:val="1"/>
      <w:marLeft w:val="0"/>
      <w:marRight w:val="0"/>
      <w:marTop w:val="0"/>
      <w:marBottom w:val="0"/>
      <w:divBdr>
        <w:top w:val="none" w:sz="0" w:space="0" w:color="auto"/>
        <w:left w:val="none" w:sz="0" w:space="0" w:color="auto"/>
        <w:bottom w:val="none" w:sz="0" w:space="0" w:color="auto"/>
        <w:right w:val="none" w:sz="0" w:space="0" w:color="auto"/>
      </w:divBdr>
    </w:div>
    <w:div w:id="1830318168">
      <w:bodyDiv w:val="1"/>
      <w:marLeft w:val="0"/>
      <w:marRight w:val="0"/>
      <w:marTop w:val="0"/>
      <w:marBottom w:val="0"/>
      <w:divBdr>
        <w:top w:val="none" w:sz="0" w:space="0" w:color="auto"/>
        <w:left w:val="none" w:sz="0" w:space="0" w:color="auto"/>
        <w:bottom w:val="none" w:sz="0" w:space="0" w:color="auto"/>
        <w:right w:val="none" w:sz="0" w:space="0" w:color="auto"/>
      </w:divBdr>
    </w:div>
    <w:div w:id="1830360382">
      <w:bodyDiv w:val="1"/>
      <w:marLeft w:val="0"/>
      <w:marRight w:val="0"/>
      <w:marTop w:val="0"/>
      <w:marBottom w:val="0"/>
      <w:divBdr>
        <w:top w:val="none" w:sz="0" w:space="0" w:color="auto"/>
        <w:left w:val="none" w:sz="0" w:space="0" w:color="auto"/>
        <w:bottom w:val="none" w:sz="0" w:space="0" w:color="auto"/>
        <w:right w:val="none" w:sz="0" w:space="0" w:color="auto"/>
      </w:divBdr>
    </w:div>
    <w:div w:id="1830557965">
      <w:bodyDiv w:val="1"/>
      <w:marLeft w:val="0"/>
      <w:marRight w:val="0"/>
      <w:marTop w:val="0"/>
      <w:marBottom w:val="0"/>
      <w:divBdr>
        <w:top w:val="none" w:sz="0" w:space="0" w:color="auto"/>
        <w:left w:val="none" w:sz="0" w:space="0" w:color="auto"/>
        <w:bottom w:val="none" w:sz="0" w:space="0" w:color="auto"/>
        <w:right w:val="none" w:sz="0" w:space="0" w:color="auto"/>
      </w:divBdr>
    </w:div>
    <w:div w:id="1831363972">
      <w:bodyDiv w:val="1"/>
      <w:marLeft w:val="0"/>
      <w:marRight w:val="0"/>
      <w:marTop w:val="0"/>
      <w:marBottom w:val="0"/>
      <w:divBdr>
        <w:top w:val="none" w:sz="0" w:space="0" w:color="auto"/>
        <w:left w:val="none" w:sz="0" w:space="0" w:color="auto"/>
        <w:bottom w:val="none" w:sz="0" w:space="0" w:color="auto"/>
        <w:right w:val="none" w:sz="0" w:space="0" w:color="auto"/>
      </w:divBdr>
    </w:div>
    <w:div w:id="1831604507">
      <w:bodyDiv w:val="1"/>
      <w:marLeft w:val="0"/>
      <w:marRight w:val="0"/>
      <w:marTop w:val="0"/>
      <w:marBottom w:val="0"/>
      <w:divBdr>
        <w:top w:val="none" w:sz="0" w:space="0" w:color="auto"/>
        <w:left w:val="none" w:sz="0" w:space="0" w:color="auto"/>
        <w:bottom w:val="none" w:sz="0" w:space="0" w:color="auto"/>
        <w:right w:val="none" w:sz="0" w:space="0" w:color="auto"/>
      </w:divBdr>
    </w:div>
    <w:div w:id="1831947476">
      <w:bodyDiv w:val="1"/>
      <w:marLeft w:val="0"/>
      <w:marRight w:val="0"/>
      <w:marTop w:val="0"/>
      <w:marBottom w:val="0"/>
      <w:divBdr>
        <w:top w:val="none" w:sz="0" w:space="0" w:color="auto"/>
        <w:left w:val="none" w:sz="0" w:space="0" w:color="auto"/>
        <w:bottom w:val="none" w:sz="0" w:space="0" w:color="auto"/>
        <w:right w:val="none" w:sz="0" w:space="0" w:color="auto"/>
      </w:divBdr>
    </w:div>
    <w:div w:id="1832600998">
      <w:bodyDiv w:val="1"/>
      <w:marLeft w:val="0"/>
      <w:marRight w:val="0"/>
      <w:marTop w:val="0"/>
      <w:marBottom w:val="0"/>
      <w:divBdr>
        <w:top w:val="none" w:sz="0" w:space="0" w:color="auto"/>
        <w:left w:val="none" w:sz="0" w:space="0" w:color="auto"/>
        <w:bottom w:val="none" w:sz="0" w:space="0" w:color="auto"/>
        <w:right w:val="none" w:sz="0" w:space="0" w:color="auto"/>
      </w:divBdr>
    </w:div>
    <w:div w:id="1832982759">
      <w:bodyDiv w:val="1"/>
      <w:marLeft w:val="0"/>
      <w:marRight w:val="0"/>
      <w:marTop w:val="0"/>
      <w:marBottom w:val="0"/>
      <w:divBdr>
        <w:top w:val="none" w:sz="0" w:space="0" w:color="auto"/>
        <w:left w:val="none" w:sz="0" w:space="0" w:color="auto"/>
        <w:bottom w:val="none" w:sz="0" w:space="0" w:color="auto"/>
        <w:right w:val="none" w:sz="0" w:space="0" w:color="auto"/>
      </w:divBdr>
    </w:div>
    <w:div w:id="1833372077">
      <w:bodyDiv w:val="1"/>
      <w:marLeft w:val="0"/>
      <w:marRight w:val="0"/>
      <w:marTop w:val="0"/>
      <w:marBottom w:val="0"/>
      <w:divBdr>
        <w:top w:val="none" w:sz="0" w:space="0" w:color="auto"/>
        <w:left w:val="none" w:sz="0" w:space="0" w:color="auto"/>
        <w:bottom w:val="none" w:sz="0" w:space="0" w:color="auto"/>
        <w:right w:val="none" w:sz="0" w:space="0" w:color="auto"/>
      </w:divBdr>
    </w:div>
    <w:div w:id="1833980470">
      <w:bodyDiv w:val="1"/>
      <w:marLeft w:val="0"/>
      <w:marRight w:val="0"/>
      <w:marTop w:val="0"/>
      <w:marBottom w:val="0"/>
      <w:divBdr>
        <w:top w:val="none" w:sz="0" w:space="0" w:color="auto"/>
        <w:left w:val="none" w:sz="0" w:space="0" w:color="auto"/>
        <w:bottom w:val="none" w:sz="0" w:space="0" w:color="auto"/>
        <w:right w:val="none" w:sz="0" w:space="0" w:color="auto"/>
      </w:divBdr>
    </w:div>
    <w:div w:id="1834492988">
      <w:bodyDiv w:val="1"/>
      <w:marLeft w:val="0"/>
      <w:marRight w:val="0"/>
      <w:marTop w:val="0"/>
      <w:marBottom w:val="0"/>
      <w:divBdr>
        <w:top w:val="none" w:sz="0" w:space="0" w:color="auto"/>
        <w:left w:val="none" w:sz="0" w:space="0" w:color="auto"/>
        <w:bottom w:val="none" w:sz="0" w:space="0" w:color="auto"/>
        <w:right w:val="none" w:sz="0" w:space="0" w:color="auto"/>
      </w:divBdr>
    </w:div>
    <w:div w:id="1834833752">
      <w:bodyDiv w:val="1"/>
      <w:marLeft w:val="0"/>
      <w:marRight w:val="0"/>
      <w:marTop w:val="0"/>
      <w:marBottom w:val="0"/>
      <w:divBdr>
        <w:top w:val="none" w:sz="0" w:space="0" w:color="auto"/>
        <w:left w:val="none" w:sz="0" w:space="0" w:color="auto"/>
        <w:bottom w:val="none" w:sz="0" w:space="0" w:color="auto"/>
        <w:right w:val="none" w:sz="0" w:space="0" w:color="auto"/>
      </w:divBdr>
    </w:div>
    <w:div w:id="1835025593">
      <w:bodyDiv w:val="1"/>
      <w:marLeft w:val="0"/>
      <w:marRight w:val="0"/>
      <w:marTop w:val="0"/>
      <w:marBottom w:val="0"/>
      <w:divBdr>
        <w:top w:val="none" w:sz="0" w:space="0" w:color="auto"/>
        <w:left w:val="none" w:sz="0" w:space="0" w:color="auto"/>
        <w:bottom w:val="none" w:sz="0" w:space="0" w:color="auto"/>
        <w:right w:val="none" w:sz="0" w:space="0" w:color="auto"/>
      </w:divBdr>
    </w:div>
    <w:div w:id="1835026032">
      <w:bodyDiv w:val="1"/>
      <w:marLeft w:val="0"/>
      <w:marRight w:val="0"/>
      <w:marTop w:val="0"/>
      <w:marBottom w:val="0"/>
      <w:divBdr>
        <w:top w:val="none" w:sz="0" w:space="0" w:color="auto"/>
        <w:left w:val="none" w:sz="0" w:space="0" w:color="auto"/>
        <w:bottom w:val="none" w:sz="0" w:space="0" w:color="auto"/>
        <w:right w:val="none" w:sz="0" w:space="0" w:color="auto"/>
      </w:divBdr>
    </w:div>
    <w:div w:id="1835607155">
      <w:bodyDiv w:val="1"/>
      <w:marLeft w:val="0"/>
      <w:marRight w:val="0"/>
      <w:marTop w:val="0"/>
      <w:marBottom w:val="0"/>
      <w:divBdr>
        <w:top w:val="none" w:sz="0" w:space="0" w:color="auto"/>
        <w:left w:val="none" w:sz="0" w:space="0" w:color="auto"/>
        <w:bottom w:val="none" w:sz="0" w:space="0" w:color="auto"/>
        <w:right w:val="none" w:sz="0" w:space="0" w:color="auto"/>
      </w:divBdr>
    </w:div>
    <w:div w:id="1835947239">
      <w:bodyDiv w:val="1"/>
      <w:marLeft w:val="0"/>
      <w:marRight w:val="0"/>
      <w:marTop w:val="0"/>
      <w:marBottom w:val="0"/>
      <w:divBdr>
        <w:top w:val="none" w:sz="0" w:space="0" w:color="auto"/>
        <w:left w:val="none" w:sz="0" w:space="0" w:color="auto"/>
        <w:bottom w:val="none" w:sz="0" w:space="0" w:color="auto"/>
        <w:right w:val="none" w:sz="0" w:space="0" w:color="auto"/>
      </w:divBdr>
    </w:div>
    <w:div w:id="1835992408">
      <w:bodyDiv w:val="1"/>
      <w:marLeft w:val="0"/>
      <w:marRight w:val="0"/>
      <w:marTop w:val="0"/>
      <w:marBottom w:val="0"/>
      <w:divBdr>
        <w:top w:val="none" w:sz="0" w:space="0" w:color="auto"/>
        <w:left w:val="none" w:sz="0" w:space="0" w:color="auto"/>
        <w:bottom w:val="none" w:sz="0" w:space="0" w:color="auto"/>
        <w:right w:val="none" w:sz="0" w:space="0" w:color="auto"/>
      </w:divBdr>
    </w:div>
    <w:div w:id="1836190705">
      <w:bodyDiv w:val="1"/>
      <w:marLeft w:val="0"/>
      <w:marRight w:val="0"/>
      <w:marTop w:val="0"/>
      <w:marBottom w:val="0"/>
      <w:divBdr>
        <w:top w:val="none" w:sz="0" w:space="0" w:color="auto"/>
        <w:left w:val="none" w:sz="0" w:space="0" w:color="auto"/>
        <w:bottom w:val="none" w:sz="0" w:space="0" w:color="auto"/>
        <w:right w:val="none" w:sz="0" w:space="0" w:color="auto"/>
      </w:divBdr>
    </w:div>
    <w:div w:id="1836339273">
      <w:bodyDiv w:val="1"/>
      <w:marLeft w:val="0"/>
      <w:marRight w:val="0"/>
      <w:marTop w:val="0"/>
      <w:marBottom w:val="0"/>
      <w:divBdr>
        <w:top w:val="none" w:sz="0" w:space="0" w:color="auto"/>
        <w:left w:val="none" w:sz="0" w:space="0" w:color="auto"/>
        <w:bottom w:val="none" w:sz="0" w:space="0" w:color="auto"/>
        <w:right w:val="none" w:sz="0" w:space="0" w:color="auto"/>
      </w:divBdr>
    </w:div>
    <w:div w:id="1836413030">
      <w:bodyDiv w:val="1"/>
      <w:marLeft w:val="0"/>
      <w:marRight w:val="0"/>
      <w:marTop w:val="0"/>
      <w:marBottom w:val="0"/>
      <w:divBdr>
        <w:top w:val="none" w:sz="0" w:space="0" w:color="auto"/>
        <w:left w:val="none" w:sz="0" w:space="0" w:color="auto"/>
        <w:bottom w:val="none" w:sz="0" w:space="0" w:color="auto"/>
        <w:right w:val="none" w:sz="0" w:space="0" w:color="auto"/>
      </w:divBdr>
    </w:div>
    <w:div w:id="1836607290">
      <w:bodyDiv w:val="1"/>
      <w:marLeft w:val="0"/>
      <w:marRight w:val="0"/>
      <w:marTop w:val="0"/>
      <w:marBottom w:val="0"/>
      <w:divBdr>
        <w:top w:val="none" w:sz="0" w:space="0" w:color="auto"/>
        <w:left w:val="none" w:sz="0" w:space="0" w:color="auto"/>
        <w:bottom w:val="none" w:sz="0" w:space="0" w:color="auto"/>
        <w:right w:val="none" w:sz="0" w:space="0" w:color="auto"/>
      </w:divBdr>
    </w:div>
    <w:div w:id="1836647931">
      <w:bodyDiv w:val="1"/>
      <w:marLeft w:val="0"/>
      <w:marRight w:val="0"/>
      <w:marTop w:val="0"/>
      <w:marBottom w:val="0"/>
      <w:divBdr>
        <w:top w:val="none" w:sz="0" w:space="0" w:color="auto"/>
        <w:left w:val="none" w:sz="0" w:space="0" w:color="auto"/>
        <w:bottom w:val="none" w:sz="0" w:space="0" w:color="auto"/>
        <w:right w:val="none" w:sz="0" w:space="0" w:color="auto"/>
      </w:divBdr>
    </w:div>
    <w:div w:id="1836648043">
      <w:bodyDiv w:val="1"/>
      <w:marLeft w:val="0"/>
      <w:marRight w:val="0"/>
      <w:marTop w:val="0"/>
      <w:marBottom w:val="0"/>
      <w:divBdr>
        <w:top w:val="none" w:sz="0" w:space="0" w:color="auto"/>
        <w:left w:val="none" w:sz="0" w:space="0" w:color="auto"/>
        <w:bottom w:val="none" w:sz="0" w:space="0" w:color="auto"/>
        <w:right w:val="none" w:sz="0" w:space="0" w:color="auto"/>
      </w:divBdr>
    </w:div>
    <w:div w:id="1836804476">
      <w:bodyDiv w:val="1"/>
      <w:marLeft w:val="0"/>
      <w:marRight w:val="0"/>
      <w:marTop w:val="0"/>
      <w:marBottom w:val="0"/>
      <w:divBdr>
        <w:top w:val="none" w:sz="0" w:space="0" w:color="auto"/>
        <w:left w:val="none" w:sz="0" w:space="0" w:color="auto"/>
        <w:bottom w:val="none" w:sz="0" w:space="0" w:color="auto"/>
        <w:right w:val="none" w:sz="0" w:space="0" w:color="auto"/>
      </w:divBdr>
    </w:div>
    <w:div w:id="1837303833">
      <w:bodyDiv w:val="1"/>
      <w:marLeft w:val="0"/>
      <w:marRight w:val="0"/>
      <w:marTop w:val="0"/>
      <w:marBottom w:val="0"/>
      <w:divBdr>
        <w:top w:val="none" w:sz="0" w:space="0" w:color="auto"/>
        <w:left w:val="none" w:sz="0" w:space="0" w:color="auto"/>
        <w:bottom w:val="none" w:sz="0" w:space="0" w:color="auto"/>
        <w:right w:val="none" w:sz="0" w:space="0" w:color="auto"/>
      </w:divBdr>
    </w:div>
    <w:div w:id="1837572183">
      <w:bodyDiv w:val="1"/>
      <w:marLeft w:val="0"/>
      <w:marRight w:val="0"/>
      <w:marTop w:val="0"/>
      <w:marBottom w:val="0"/>
      <w:divBdr>
        <w:top w:val="none" w:sz="0" w:space="0" w:color="auto"/>
        <w:left w:val="none" w:sz="0" w:space="0" w:color="auto"/>
        <w:bottom w:val="none" w:sz="0" w:space="0" w:color="auto"/>
        <w:right w:val="none" w:sz="0" w:space="0" w:color="auto"/>
      </w:divBdr>
    </w:div>
    <w:div w:id="1838423270">
      <w:bodyDiv w:val="1"/>
      <w:marLeft w:val="0"/>
      <w:marRight w:val="0"/>
      <w:marTop w:val="0"/>
      <w:marBottom w:val="0"/>
      <w:divBdr>
        <w:top w:val="none" w:sz="0" w:space="0" w:color="auto"/>
        <w:left w:val="none" w:sz="0" w:space="0" w:color="auto"/>
        <w:bottom w:val="none" w:sz="0" w:space="0" w:color="auto"/>
        <w:right w:val="none" w:sz="0" w:space="0" w:color="auto"/>
      </w:divBdr>
    </w:div>
    <w:div w:id="1838495930">
      <w:bodyDiv w:val="1"/>
      <w:marLeft w:val="0"/>
      <w:marRight w:val="0"/>
      <w:marTop w:val="0"/>
      <w:marBottom w:val="0"/>
      <w:divBdr>
        <w:top w:val="none" w:sz="0" w:space="0" w:color="auto"/>
        <w:left w:val="none" w:sz="0" w:space="0" w:color="auto"/>
        <w:bottom w:val="none" w:sz="0" w:space="0" w:color="auto"/>
        <w:right w:val="none" w:sz="0" w:space="0" w:color="auto"/>
      </w:divBdr>
    </w:div>
    <w:div w:id="1839080058">
      <w:bodyDiv w:val="1"/>
      <w:marLeft w:val="0"/>
      <w:marRight w:val="0"/>
      <w:marTop w:val="0"/>
      <w:marBottom w:val="0"/>
      <w:divBdr>
        <w:top w:val="none" w:sz="0" w:space="0" w:color="auto"/>
        <w:left w:val="none" w:sz="0" w:space="0" w:color="auto"/>
        <w:bottom w:val="none" w:sz="0" w:space="0" w:color="auto"/>
        <w:right w:val="none" w:sz="0" w:space="0" w:color="auto"/>
      </w:divBdr>
    </w:div>
    <w:div w:id="1839147579">
      <w:bodyDiv w:val="1"/>
      <w:marLeft w:val="0"/>
      <w:marRight w:val="0"/>
      <w:marTop w:val="0"/>
      <w:marBottom w:val="0"/>
      <w:divBdr>
        <w:top w:val="none" w:sz="0" w:space="0" w:color="auto"/>
        <w:left w:val="none" w:sz="0" w:space="0" w:color="auto"/>
        <w:bottom w:val="none" w:sz="0" w:space="0" w:color="auto"/>
        <w:right w:val="none" w:sz="0" w:space="0" w:color="auto"/>
      </w:divBdr>
    </w:div>
    <w:div w:id="1840197915">
      <w:bodyDiv w:val="1"/>
      <w:marLeft w:val="0"/>
      <w:marRight w:val="0"/>
      <w:marTop w:val="0"/>
      <w:marBottom w:val="0"/>
      <w:divBdr>
        <w:top w:val="none" w:sz="0" w:space="0" w:color="auto"/>
        <w:left w:val="none" w:sz="0" w:space="0" w:color="auto"/>
        <w:bottom w:val="none" w:sz="0" w:space="0" w:color="auto"/>
        <w:right w:val="none" w:sz="0" w:space="0" w:color="auto"/>
      </w:divBdr>
    </w:div>
    <w:div w:id="1840339872">
      <w:bodyDiv w:val="1"/>
      <w:marLeft w:val="0"/>
      <w:marRight w:val="0"/>
      <w:marTop w:val="0"/>
      <w:marBottom w:val="0"/>
      <w:divBdr>
        <w:top w:val="none" w:sz="0" w:space="0" w:color="auto"/>
        <w:left w:val="none" w:sz="0" w:space="0" w:color="auto"/>
        <w:bottom w:val="none" w:sz="0" w:space="0" w:color="auto"/>
        <w:right w:val="none" w:sz="0" w:space="0" w:color="auto"/>
      </w:divBdr>
    </w:div>
    <w:div w:id="1840537441">
      <w:bodyDiv w:val="1"/>
      <w:marLeft w:val="0"/>
      <w:marRight w:val="0"/>
      <w:marTop w:val="0"/>
      <w:marBottom w:val="0"/>
      <w:divBdr>
        <w:top w:val="none" w:sz="0" w:space="0" w:color="auto"/>
        <w:left w:val="none" w:sz="0" w:space="0" w:color="auto"/>
        <w:bottom w:val="none" w:sz="0" w:space="0" w:color="auto"/>
        <w:right w:val="none" w:sz="0" w:space="0" w:color="auto"/>
      </w:divBdr>
    </w:div>
    <w:div w:id="1840807799">
      <w:bodyDiv w:val="1"/>
      <w:marLeft w:val="0"/>
      <w:marRight w:val="0"/>
      <w:marTop w:val="0"/>
      <w:marBottom w:val="0"/>
      <w:divBdr>
        <w:top w:val="none" w:sz="0" w:space="0" w:color="auto"/>
        <w:left w:val="none" w:sz="0" w:space="0" w:color="auto"/>
        <w:bottom w:val="none" w:sz="0" w:space="0" w:color="auto"/>
        <w:right w:val="none" w:sz="0" w:space="0" w:color="auto"/>
      </w:divBdr>
    </w:div>
    <w:div w:id="1840921838">
      <w:bodyDiv w:val="1"/>
      <w:marLeft w:val="0"/>
      <w:marRight w:val="0"/>
      <w:marTop w:val="0"/>
      <w:marBottom w:val="0"/>
      <w:divBdr>
        <w:top w:val="none" w:sz="0" w:space="0" w:color="auto"/>
        <w:left w:val="none" w:sz="0" w:space="0" w:color="auto"/>
        <w:bottom w:val="none" w:sz="0" w:space="0" w:color="auto"/>
        <w:right w:val="none" w:sz="0" w:space="0" w:color="auto"/>
      </w:divBdr>
    </w:div>
    <w:div w:id="1841000591">
      <w:bodyDiv w:val="1"/>
      <w:marLeft w:val="0"/>
      <w:marRight w:val="0"/>
      <w:marTop w:val="0"/>
      <w:marBottom w:val="0"/>
      <w:divBdr>
        <w:top w:val="none" w:sz="0" w:space="0" w:color="auto"/>
        <w:left w:val="none" w:sz="0" w:space="0" w:color="auto"/>
        <w:bottom w:val="none" w:sz="0" w:space="0" w:color="auto"/>
        <w:right w:val="none" w:sz="0" w:space="0" w:color="auto"/>
      </w:divBdr>
    </w:div>
    <w:div w:id="1841238922">
      <w:bodyDiv w:val="1"/>
      <w:marLeft w:val="0"/>
      <w:marRight w:val="0"/>
      <w:marTop w:val="0"/>
      <w:marBottom w:val="0"/>
      <w:divBdr>
        <w:top w:val="none" w:sz="0" w:space="0" w:color="auto"/>
        <w:left w:val="none" w:sz="0" w:space="0" w:color="auto"/>
        <w:bottom w:val="none" w:sz="0" w:space="0" w:color="auto"/>
        <w:right w:val="none" w:sz="0" w:space="0" w:color="auto"/>
      </w:divBdr>
    </w:div>
    <w:div w:id="1841650429">
      <w:bodyDiv w:val="1"/>
      <w:marLeft w:val="0"/>
      <w:marRight w:val="0"/>
      <w:marTop w:val="0"/>
      <w:marBottom w:val="0"/>
      <w:divBdr>
        <w:top w:val="none" w:sz="0" w:space="0" w:color="auto"/>
        <w:left w:val="none" w:sz="0" w:space="0" w:color="auto"/>
        <w:bottom w:val="none" w:sz="0" w:space="0" w:color="auto"/>
        <w:right w:val="none" w:sz="0" w:space="0" w:color="auto"/>
      </w:divBdr>
    </w:div>
    <w:div w:id="1842312551">
      <w:bodyDiv w:val="1"/>
      <w:marLeft w:val="0"/>
      <w:marRight w:val="0"/>
      <w:marTop w:val="0"/>
      <w:marBottom w:val="0"/>
      <w:divBdr>
        <w:top w:val="none" w:sz="0" w:space="0" w:color="auto"/>
        <w:left w:val="none" w:sz="0" w:space="0" w:color="auto"/>
        <w:bottom w:val="none" w:sz="0" w:space="0" w:color="auto"/>
        <w:right w:val="none" w:sz="0" w:space="0" w:color="auto"/>
      </w:divBdr>
    </w:div>
    <w:div w:id="1842701245">
      <w:bodyDiv w:val="1"/>
      <w:marLeft w:val="0"/>
      <w:marRight w:val="0"/>
      <w:marTop w:val="0"/>
      <w:marBottom w:val="0"/>
      <w:divBdr>
        <w:top w:val="none" w:sz="0" w:space="0" w:color="auto"/>
        <w:left w:val="none" w:sz="0" w:space="0" w:color="auto"/>
        <w:bottom w:val="none" w:sz="0" w:space="0" w:color="auto"/>
        <w:right w:val="none" w:sz="0" w:space="0" w:color="auto"/>
      </w:divBdr>
    </w:div>
    <w:div w:id="1842891665">
      <w:bodyDiv w:val="1"/>
      <w:marLeft w:val="0"/>
      <w:marRight w:val="0"/>
      <w:marTop w:val="0"/>
      <w:marBottom w:val="0"/>
      <w:divBdr>
        <w:top w:val="none" w:sz="0" w:space="0" w:color="auto"/>
        <w:left w:val="none" w:sz="0" w:space="0" w:color="auto"/>
        <w:bottom w:val="none" w:sz="0" w:space="0" w:color="auto"/>
        <w:right w:val="none" w:sz="0" w:space="0" w:color="auto"/>
      </w:divBdr>
    </w:div>
    <w:div w:id="1843277721">
      <w:bodyDiv w:val="1"/>
      <w:marLeft w:val="0"/>
      <w:marRight w:val="0"/>
      <w:marTop w:val="0"/>
      <w:marBottom w:val="0"/>
      <w:divBdr>
        <w:top w:val="none" w:sz="0" w:space="0" w:color="auto"/>
        <w:left w:val="none" w:sz="0" w:space="0" w:color="auto"/>
        <w:bottom w:val="none" w:sz="0" w:space="0" w:color="auto"/>
        <w:right w:val="none" w:sz="0" w:space="0" w:color="auto"/>
      </w:divBdr>
    </w:div>
    <w:div w:id="1843281131">
      <w:bodyDiv w:val="1"/>
      <w:marLeft w:val="0"/>
      <w:marRight w:val="0"/>
      <w:marTop w:val="0"/>
      <w:marBottom w:val="0"/>
      <w:divBdr>
        <w:top w:val="none" w:sz="0" w:space="0" w:color="auto"/>
        <w:left w:val="none" w:sz="0" w:space="0" w:color="auto"/>
        <w:bottom w:val="none" w:sz="0" w:space="0" w:color="auto"/>
        <w:right w:val="none" w:sz="0" w:space="0" w:color="auto"/>
      </w:divBdr>
    </w:div>
    <w:div w:id="1843667499">
      <w:bodyDiv w:val="1"/>
      <w:marLeft w:val="0"/>
      <w:marRight w:val="0"/>
      <w:marTop w:val="0"/>
      <w:marBottom w:val="0"/>
      <w:divBdr>
        <w:top w:val="none" w:sz="0" w:space="0" w:color="auto"/>
        <w:left w:val="none" w:sz="0" w:space="0" w:color="auto"/>
        <w:bottom w:val="none" w:sz="0" w:space="0" w:color="auto"/>
        <w:right w:val="none" w:sz="0" w:space="0" w:color="auto"/>
      </w:divBdr>
    </w:div>
    <w:div w:id="1844932685">
      <w:bodyDiv w:val="1"/>
      <w:marLeft w:val="0"/>
      <w:marRight w:val="0"/>
      <w:marTop w:val="0"/>
      <w:marBottom w:val="0"/>
      <w:divBdr>
        <w:top w:val="none" w:sz="0" w:space="0" w:color="auto"/>
        <w:left w:val="none" w:sz="0" w:space="0" w:color="auto"/>
        <w:bottom w:val="none" w:sz="0" w:space="0" w:color="auto"/>
        <w:right w:val="none" w:sz="0" w:space="0" w:color="auto"/>
      </w:divBdr>
    </w:div>
    <w:div w:id="1844975974">
      <w:bodyDiv w:val="1"/>
      <w:marLeft w:val="0"/>
      <w:marRight w:val="0"/>
      <w:marTop w:val="0"/>
      <w:marBottom w:val="0"/>
      <w:divBdr>
        <w:top w:val="none" w:sz="0" w:space="0" w:color="auto"/>
        <w:left w:val="none" w:sz="0" w:space="0" w:color="auto"/>
        <w:bottom w:val="none" w:sz="0" w:space="0" w:color="auto"/>
        <w:right w:val="none" w:sz="0" w:space="0" w:color="auto"/>
      </w:divBdr>
    </w:div>
    <w:div w:id="1845050910">
      <w:bodyDiv w:val="1"/>
      <w:marLeft w:val="0"/>
      <w:marRight w:val="0"/>
      <w:marTop w:val="0"/>
      <w:marBottom w:val="0"/>
      <w:divBdr>
        <w:top w:val="none" w:sz="0" w:space="0" w:color="auto"/>
        <w:left w:val="none" w:sz="0" w:space="0" w:color="auto"/>
        <w:bottom w:val="none" w:sz="0" w:space="0" w:color="auto"/>
        <w:right w:val="none" w:sz="0" w:space="0" w:color="auto"/>
      </w:divBdr>
    </w:div>
    <w:div w:id="1845053508">
      <w:bodyDiv w:val="1"/>
      <w:marLeft w:val="0"/>
      <w:marRight w:val="0"/>
      <w:marTop w:val="0"/>
      <w:marBottom w:val="0"/>
      <w:divBdr>
        <w:top w:val="none" w:sz="0" w:space="0" w:color="auto"/>
        <w:left w:val="none" w:sz="0" w:space="0" w:color="auto"/>
        <w:bottom w:val="none" w:sz="0" w:space="0" w:color="auto"/>
        <w:right w:val="none" w:sz="0" w:space="0" w:color="auto"/>
      </w:divBdr>
    </w:div>
    <w:div w:id="1845434970">
      <w:bodyDiv w:val="1"/>
      <w:marLeft w:val="0"/>
      <w:marRight w:val="0"/>
      <w:marTop w:val="0"/>
      <w:marBottom w:val="0"/>
      <w:divBdr>
        <w:top w:val="none" w:sz="0" w:space="0" w:color="auto"/>
        <w:left w:val="none" w:sz="0" w:space="0" w:color="auto"/>
        <w:bottom w:val="none" w:sz="0" w:space="0" w:color="auto"/>
        <w:right w:val="none" w:sz="0" w:space="0" w:color="auto"/>
      </w:divBdr>
    </w:div>
    <w:div w:id="1845776649">
      <w:bodyDiv w:val="1"/>
      <w:marLeft w:val="0"/>
      <w:marRight w:val="0"/>
      <w:marTop w:val="0"/>
      <w:marBottom w:val="0"/>
      <w:divBdr>
        <w:top w:val="none" w:sz="0" w:space="0" w:color="auto"/>
        <w:left w:val="none" w:sz="0" w:space="0" w:color="auto"/>
        <w:bottom w:val="none" w:sz="0" w:space="0" w:color="auto"/>
        <w:right w:val="none" w:sz="0" w:space="0" w:color="auto"/>
      </w:divBdr>
    </w:div>
    <w:div w:id="1846237228">
      <w:bodyDiv w:val="1"/>
      <w:marLeft w:val="0"/>
      <w:marRight w:val="0"/>
      <w:marTop w:val="0"/>
      <w:marBottom w:val="0"/>
      <w:divBdr>
        <w:top w:val="none" w:sz="0" w:space="0" w:color="auto"/>
        <w:left w:val="none" w:sz="0" w:space="0" w:color="auto"/>
        <w:bottom w:val="none" w:sz="0" w:space="0" w:color="auto"/>
        <w:right w:val="none" w:sz="0" w:space="0" w:color="auto"/>
      </w:divBdr>
    </w:div>
    <w:div w:id="1846241052">
      <w:bodyDiv w:val="1"/>
      <w:marLeft w:val="0"/>
      <w:marRight w:val="0"/>
      <w:marTop w:val="0"/>
      <w:marBottom w:val="0"/>
      <w:divBdr>
        <w:top w:val="none" w:sz="0" w:space="0" w:color="auto"/>
        <w:left w:val="none" w:sz="0" w:space="0" w:color="auto"/>
        <w:bottom w:val="none" w:sz="0" w:space="0" w:color="auto"/>
        <w:right w:val="none" w:sz="0" w:space="0" w:color="auto"/>
      </w:divBdr>
    </w:div>
    <w:div w:id="1846364119">
      <w:bodyDiv w:val="1"/>
      <w:marLeft w:val="0"/>
      <w:marRight w:val="0"/>
      <w:marTop w:val="0"/>
      <w:marBottom w:val="0"/>
      <w:divBdr>
        <w:top w:val="none" w:sz="0" w:space="0" w:color="auto"/>
        <w:left w:val="none" w:sz="0" w:space="0" w:color="auto"/>
        <w:bottom w:val="none" w:sz="0" w:space="0" w:color="auto"/>
        <w:right w:val="none" w:sz="0" w:space="0" w:color="auto"/>
      </w:divBdr>
    </w:div>
    <w:div w:id="1846819712">
      <w:bodyDiv w:val="1"/>
      <w:marLeft w:val="0"/>
      <w:marRight w:val="0"/>
      <w:marTop w:val="0"/>
      <w:marBottom w:val="0"/>
      <w:divBdr>
        <w:top w:val="none" w:sz="0" w:space="0" w:color="auto"/>
        <w:left w:val="none" w:sz="0" w:space="0" w:color="auto"/>
        <w:bottom w:val="none" w:sz="0" w:space="0" w:color="auto"/>
        <w:right w:val="none" w:sz="0" w:space="0" w:color="auto"/>
      </w:divBdr>
    </w:div>
    <w:div w:id="1847014904">
      <w:bodyDiv w:val="1"/>
      <w:marLeft w:val="0"/>
      <w:marRight w:val="0"/>
      <w:marTop w:val="0"/>
      <w:marBottom w:val="0"/>
      <w:divBdr>
        <w:top w:val="none" w:sz="0" w:space="0" w:color="auto"/>
        <w:left w:val="none" w:sz="0" w:space="0" w:color="auto"/>
        <w:bottom w:val="none" w:sz="0" w:space="0" w:color="auto"/>
        <w:right w:val="none" w:sz="0" w:space="0" w:color="auto"/>
      </w:divBdr>
    </w:div>
    <w:div w:id="1847133337">
      <w:bodyDiv w:val="1"/>
      <w:marLeft w:val="0"/>
      <w:marRight w:val="0"/>
      <w:marTop w:val="0"/>
      <w:marBottom w:val="0"/>
      <w:divBdr>
        <w:top w:val="none" w:sz="0" w:space="0" w:color="auto"/>
        <w:left w:val="none" w:sz="0" w:space="0" w:color="auto"/>
        <w:bottom w:val="none" w:sz="0" w:space="0" w:color="auto"/>
        <w:right w:val="none" w:sz="0" w:space="0" w:color="auto"/>
      </w:divBdr>
    </w:div>
    <w:div w:id="1847476144">
      <w:bodyDiv w:val="1"/>
      <w:marLeft w:val="0"/>
      <w:marRight w:val="0"/>
      <w:marTop w:val="0"/>
      <w:marBottom w:val="0"/>
      <w:divBdr>
        <w:top w:val="none" w:sz="0" w:space="0" w:color="auto"/>
        <w:left w:val="none" w:sz="0" w:space="0" w:color="auto"/>
        <w:bottom w:val="none" w:sz="0" w:space="0" w:color="auto"/>
        <w:right w:val="none" w:sz="0" w:space="0" w:color="auto"/>
      </w:divBdr>
    </w:div>
    <w:div w:id="1847593926">
      <w:bodyDiv w:val="1"/>
      <w:marLeft w:val="0"/>
      <w:marRight w:val="0"/>
      <w:marTop w:val="0"/>
      <w:marBottom w:val="0"/>
      <w:divBdr>
        <w:top w:val="none" w:sz="0" w:space="0" w:color="auto"/>
        <w:left w:val="none" w:sz="0" w:space="0" w:color="auto"/>
        <w:bottom w:val="none" w:sz="0" w:space="0" w:color="auto"/>
        <w:right w:val="none" w:sz="0" w:space="0" w:color="auto"/>
      </w:divBdr>
    </w:div>
    <w:div w:id="1848135748">
      <w:bodyDiv w:val="1"/>
      <w:marLeft w:val="0"/>
      <w:marRight w:val="0"/>
      <w:marTop w:val="0"/>
      <w:marBottom w:val="0"/>
      <w:divBdr>
        <w:top w:val="none" w:sz="0" w:space="0" w:color="auto"/>
        <w:left w:val="none" w:sz="0" w:space="0" w:color="auto"/>
        <w:bottom w:val="none" w:sz="0" w:space="0" w:color="auto"/>
        <w:right w:val="none" w:sz="0" w:space="0" w:color="auto"/>
      </w:divBdr>
    </w:div>
    <w:div w:id="1848206768">
      <w:bodyDiv w:val="1"/>
      <w:marLeft w:val="0"/>
      <w:marRight w:val="0"/>
      <w:marTop w:val="0"/>
      <w:marBottom w:val="0"/>
      <w:divBdr>
        <w:top w:val="none" w:sz="0" w:space="0" w:color="auto"/>
        <w:left w:val="none" w:sz="0" w:space="0" w:color="auto"/>
        <w:bottom w:val="none" w:sz="0" w:space="0" w:color="auto"/>
        <w:right w:val="none" w:sz="0" w:space="0" w:color="auto"/>
      </w:divBdr>
    </w:div>
    <w:div w:id="1848209384">
      <w:bodyDiv w:val="1"/>
      <w:marLeft w:val="0"/>
      <w:marRight w:val="0"/>
      <w:marTop w:val="0"/>
      <w:marBottom w:val="0"/>
      <w:divBdr>
        <w:top w:val="none" w:sz="0" w:space="0" w:color="auto"/>
        <w:left w:val="none" w:sz="0" w:space="0" w:color="auto"/>
        <w:bottom w:val="none" w:sz="0" w:space="0" w:color="auto"/>
        <w:right w:val="none" w:sz="0" w:space="0" w:color="auto"/>
      </w:divBdr>
    </w:div>
    <w:div w:id="1848446676">
      <w:bodyDiv w:val="1"/>
      <w:marLeft w:val="0"/>
      <w:marRight w:val="0"/>
      <w:marTop w:val="0"/>
      <w:marBottom w:val="0"/>
      <w:divBdr>
        <w:top w:val="none" w:sz="0" w:space="0" w:color="auto"/>
        <w:left w:val="none" w:sz="0" w:space="0" w:color="auto"/>
        <w:bottom w:val="none" w:sz="0" w:space="0" w:color="auto"/>
        <w:right w:val="none" w:sz="0" w:space="0" w:color="auto"/>
      </w:divBdr>
    </w:div>
    <w:div w:id="1848590711">
      <w:bodyDiv w:val="1"/>
      <w:marLeft w:val="0"/>
      <w:marRight w:val="0"/>
      <w:marTop w:val="0"/>
      <w:marBottom w:val="0"/>
      <w:divBdr>
        <w:top w:val="none" w:sz="0" w:space="0" w:color="auto"/>
        <w:left w:val="none" w:sz="0" w:space="0" w:color="auto"/>
        <w:bottom w:val="none" w:sz="0" w:space="0" w:color="auto"/>
        <w:right w:val="none" w:sz="0" w:space="0" w:color="auto"/>
      </w:divBdr>
    </w:div>
    <w:div w:id="1849175775">
      <w:bodyDiv w:val="1"/>
      <w:marLeft w:val="0"/>
      <w:marRight w:val="0"/>
      <w:marTop w:val="0"/>
      <w:marBottom w:val="0"/>
      <w:divBdr>
        <w:top w:val="none" w:sz="0" w:space="0" w:color="auto"/>
        <w:left w:val="none" w:sz="0" w:space="0" w:color="auto"/>
        <w:bottom w:val="none" w:sz="0" w:space="0" w:color="auto"/>
        <w:right w:val="none" w:sz="0" w:space="0" w:color="auto"/>
      </w:divBdr>
    </w:div>
    <w:div w:id="1849825407">
      <w:bodyDiv w:val="1"/>
      <w:marLeft w:val="0"/>
      <w:marRight w:val="0"/>
      <w:marTop w:val="0"/>
      <w:marBottom w:val="0"/>
      <w:divBdr>
        <w:top w:val="none" w:sz="0" w:space="0" w:color="auto"/>
        <w:left w:val="none" w:sz="0" w:space="0" w:color="auto"/>
        <w:bottom w:val="none" w:sz="0" w:space="0" w:color="auto"/>
        <w:right w:val="none" w:sz="0" w:space="0" w:color="auto"/>
      </w:divBdr>
    </w:div>
    <w:div w:id="1849904779">
      <w:bodyDiv w:val="1"/>
      <w:marLeft w:val="0"/>
      <w:marRight w:val="0"/>
      <w:marTop w:val="0"/>
      <w:marBottom w:val="0"/>
      <w:divBdr>
        <w:top w:val="none" w:sz="0" w:space="0" w:color="auto"/>
        <w:left w:val="none" w:sz="0" w:space="0" w:color="auto"/>
        <w:bottom w:val="none" w:sz="0" w:space="0" w:color="auto"/>
        <w:right w:val="none" w:sz="0" w:space="0" w:color="auto"/>
      </w:divBdr>
    </w:div>
    <w:div w:id="1850023222">
      <w:bodyDiv w:val="1"/>
      <w:marLeft w:val="0"/>
      <w:marRight w:val="0"/>
      <w:marTop w:val="0"/>
      <w:marBottom w:val="0"/>
      <w:divBdr>
        <w:top w:val="none" w:sz="0" w:space="0" w:color="auto"/>
        <w:left w:val="none" w:sz="0" w:space="0" w:color="auto"/>
        <w:bottom w:val="none" w:sz="0" w:space="0" w:color="auto"/>
        <w:right w:val="none" w:sz="0" w:space="0" w:color="auto"/>
      </w:divBdr>
    </w:div>
    <w:div w:id="1850870098">
      <w:bodyDiv w:val="1"/>
      <w:marLeft w:val="0"/>
      <w:marRight w:val="0"/>
      <w:marTop w:val="0"/>
      <w:marBottom w:val="0"/>
      <w:divBdr>
        <w:top w:val="none" w:sz="0" w:space="0" w:color="auto"/>
        <w:left w:val="none" w:sz="0" w:space="0" w:color="auto"/>
        <w:bottom w:val="none" w:sz="0" w:space="0" w:color="auto"/>
        <w:right w:val="none" w:sz="0" w:space="0" w:color="auto"/>
      </w:divBdr>
    </w:div>
    <w:div w:id="1851142721">
      <w:bodyDiv w:val="1"/>
      <w:marLeft w:val="0"/>
      <w:marRight w:val="0"/>
      <w:marTop w:val="0"/>
      <w:marBottom w:val="0"/>
      <w:divBdr>
        <w:top w:val="none" w:sz="0" w:space="0" w:color="auto"/>
        <w:left w:val="none" w:sz="0" w:space="0" w:color="auto"/>
        <w:bottom w:val="none" w:sz="0" w:space="0" w:color="auto"/>
        <w:right w:val="none" w:sz="0" w:space="0" w:color="auto"/>
      </w:divBdr>
    </w:div>
    <w:div w:id="1851289435">
      <w:bodyDiv w:val="1"/>
      <w:marLeft w:val="0"/>
      <w:marRight w:val="0"/>
      <w:marTop w:val="0"/>
      <w:marBottom w:val="0"/>
      <w:divBdr>
        <w:top w:val="none" w:sz="0" w:space="0" w:color="auto"/>
        <w:left w:val="none" w:sz="0" w:space="0" w:color="auto"/>
        <w:bottom w:val="none" w:sz="0" w:space="0" w:color="auto"/>
        <w:right w:val="none" w:sz="0" w:space="0" w:color="auto"/>
      </w:divBdr>
    </w:div>
    <w:div w:id="1851330756">
      <w:bodyDiv w:val="1"/>
      <w:marLeft w:val="0"/>
      <w:marRight w:val="0"/>
      <w:marTop w:val="0"/>
      <w:marBottom w:val="0"/>
      <w:divBdr>
        <w:top w:val="none" w:sz="0" w:space="0" w:color="auto"/>
        <w:left w:val="none" w:sz="0" w:space="0" w:color="auto"/>
        <w:bottom w:val="none" w:sz="0" w:space="0" w:color="auto"/>
        <w:right w:val="none" w:sz="0" w:space="0" w:color="auto"/>
      </w:divBdr>
    </w:div>
    <w:div w:id="1851555518">
      <w:bodyDiv w:val="1"/>
      <w:marLeft w:val="0"/>
      <w:marRight w:val="0"/>
      <w:marTop w:val="0"/>
      <w:marBottom w:val="0"/>
      <w:divBdr>
        <w:top w:val="none" w:sz="0" w:space="0" w:color="auto"/>
        <w:left w:val="none" w:sz="0" w:space="0" w:color="auto"/>
        <w:bottom w:val="none" w:sz="0" w:space="0" w:color="auto"/>
        <w:right w:val="none" w:sz="0" w:space="0" w:color="auto"/>
      </w:divBdr>
    </w:div>
    <w:div w:id="1851991652">
      <w:bodyDiv w:val="1"/>
      <w:marLeft w:val="0"/>
      <w:marRight w:val="0"/>
      <w:marTop w:val="0"/>
      <w:marBottom w:val="0"/>
      <w:divBdr>
        <w:top w:val="none" w:sz="0" w:space="0" w:color="auto"/>
        <w:left w:val="none" w:sz="0" w:space="0" w:color="auto"/>
        <w:bottom w:val="none" w:sz="0" w:space="0" w:color="auto"/>
        <w:right w:val="none" w:sz="0" w:space="0" w:color="auto"/>
      </w:divBdr>
    </w:div>
    <w:div w:id="1853294580">
      <w:bodyDiv w:val="1"/>
      <w:marLeft w:val="0"/>
      <w:marRight w:val="0"/>
      <w:marTop w:val="0"/>
      <w:marBottom w:val="0"/>
      <w:divBdr>
        <w:top w:val="none" w:sz="0" w:space="0" w:color="auto"/>
        <w:left w:val="none" w:sz="0" w:space="0" w:color="auto"/>
        <w:bottom w:val="none" w:sz="0" w:space="0" w:color="auto"/>
        <w:right w:val="none" w:sz="0" w:space="0" w:color="auto"/>
      </w:divBdr>
    </w:div>
    <w:div w:id="1853766058">
      <w:bodyDiv w:val="1"/>
      <w:marLeft w:val="0"/>
      <w:marRight w:val="0"/>
      <w:marTop w:val="0"/>
      <w:marBottom w:val="0"/>
      <w:divBdr>
        <w:top w:val="none" w:sz="0" w:space="0" w:color="auto"/>
        <w:left w:val="none" w:sz="0" w:space="0" w:color="auto"/>
        <w:bottom w:val="none" w:sz="0" w:space="0" w:color="auto"/>
        <w:right w:val="none" w:sz="0" w:space="0" w:color="auto"/>
      </w:divBdr>
    </w:div>
    <w:div w:id="1853838410">
      <w:bodyDiv w:val="1"/>
      <w:marLeft w:val="0"/>
      <w:marRight w:val="0"/>
      <w:marTop w:val="0"/>
      <w:marBottom w:val="0"/>
      <w:divBdr>
        <w:top w:val="none" w:sz="0" w:space="0" w:color="auto"/>
        <w:left w:val="none" w:sz="0" w:space="0" w:color="auto"/>
        <w:bottom w:val="none" w:sz="0" w:space="0" w:color="auto"/>
        <w:right w:val="none" w:sz="0" w:space="0" w:color="auto"/>
      </w:divBdr>
    </w:div>
    <w:div w:id="1853953353">
      <w:bodyDiv w:val="1"/>
      <w:marLeft w:val="0"/>
      <w:marRight w:val="0"/>
      <w:marTop w:val="0"/>
      <w:marBottom w:val="0"/>
      <w:divBdr>
        <w:top w:val="none" w:sz="0" w:space="0" w:color="auto"/>
        <w:left w:val="none" w:sz="0" w:space="0" w:color="auto"/>
        <w:bottom w:val="none" w:sz="0" w:space="0" w:color="auto"/>
        <w:right w:val="none" w:sz="0" w:space="0" w:color="auto"/>
      </w:divBdr>
    </w:div>
    <w:div w:id="1854029080">
      <w:bodyDiv w:val="1"/>
      <w:marLeft w:val="0"/>
      <w:marRight w:val="0"/>
      <w:marTop w:val="0"/>
      <w:marBottom w:val="0"/>
      <w:divBdr>
        <w:top w:val="none" w:sz="0" w:space="0" w:color="auto"/>
        <w:left w:val="none" w:sz="0" w:space="0" w:color="auto"/>
        <w:bottom w:val="none" w:sz="0" w:space="0" w:color="auto"/>
        <w:right w:val="none" w:sz="0" w:space="0" w:color="auto"/>
      </w:divBdr>
    </w:div>
    <w:div w:id="1854343769">
      <w:bodyDiv w:val="1"/>
      <w:marLeft w:val="0"/>
      <w:marRight w:val="0"/>
      <w:marTop w:val="0"/>
      <w:marBottom w:val="0"/>
      <w:divBdr>
        <w:top w:val="none" w:sz="0" w:space="0" w:color="auto"/>
        <w:left w:val="none" w:sz="0" w:space="0" w:color="auto"/>
        <w:bottom w:val="none" w:sz="0" w:space="0" w:color="auto"/>
        <w:right w:val="none" w:sz="0" w:space="0" w:color="auto"/>
      </w:divBdr>
    </w:div>
    <w:div w:id="1855531566">
      <w:bodyDiv w:val="1"/>
      <w:marLeft w:val="0"/>
      <w:marRight w:val="0"/>
      <w:marTop w:val="0"/>
      <w:marBottom w:val="0"/>
      <w:divBdr>
        <w:top w:val="none" w:sz="0" w:space="0" w:color="auto"/>
        <w:left w:val="none" w:sz="0" w:space="0" w:color="auto"/>
        <w:bottom w:val="none" w:sz="0" w:space="0" w:color="auto"/>
        <w:right w:val="none" w:sz="0" w:space="0" w:color="auto"/>
      </w:divBdr>
    </w:div>
    <w:div w:id="1855725589">
      <w:bodyDiv w:val="1"/>
      <w:marLeft w:val="0"/>
      <w:marRight w:val="0"/>
      <w:marTop w:val="0"/>
      <w:marBottom w:val="0"/>
      <w:divBdr>
        <w:top w:val="none" w:sz="0" w:space="0" w:color="auto"/>
        <w:left w:val="none" w:sz="0" w:space="0" w:color="auto"/>
        <w:bottom w:val="none" w:sz="0" w:space="0" w:color="auto"/>
        <w:right w:val="none" w:sz="0" w:space="0" w:color="auto"/>
      </w:divBdr>
    </w:div>
    <w:div w:id="1855731079">
      <w:bodyDiv w:val="1"/>
      <w:marLeft w:val="0"/>
      <w:marRight w:val="0"/>
      <w:marTop w:val="0"/>
      <w:marBottom w:val="0"/>
      <w:divBdr>
        <w:top w:val="none" w:sz="0" w:space="0" w:color="auto"/>
        <w:left w:val="none" w:sz="0" w:space="0" w:color="auto"/>
        <w:bottom w:val="none" w:sz="0" w:space="0" w:color="auto"/>
        <w:right w:val="none" w:sz="0" w:space="0" w:color="auto"/>
      </w:divBdr>
    </w:div>
    <w:div w:id="1855995158">
      <w:bodyDiv w:val="1"/>
      <w:marLeft w:val="0"/>
      <w:marRight w:val="0"/>
      <w:marTop w:val="0"/>
      <w:marBottom w:val="0"/>
      <w:divBdr>
        <w:top w:val="none" w:sz="0" w:space="0" w:color="auto"/>
        <w:left w:val="none" w:sz="0" w:space="0" w:color="auto"/>
        <w:bottom w:val="none" w:sz="0" w:space="0" w:color="auto"/>
        <w:right w:val="none" w:sz="0" w:space="0" w:color="auto"/>
      </w:divBdr>
    </w:div>
    <w:div w:id="1856075947">
      <w:bodyDiv w:val="1"/>
      <w:marLeft w:val="0"/>
      <w:marRight w:val="0"/>
      <w:marTop w:val="0"/>
      <w:marBottom w:val="0"/>
      <w:divBdr>
        <w:top w:val="none" w:sz="0" w:space="0" w:color="auto"/>
        <w:left w:val="none" w:sz="0" w:space="0" w:color="auto"/>
        <w:bottom w:val="none" w:sz="0" w:space="0" w:color="auto"/>
        <w:right w:val="none" w:sz="0" w:space="0" w:color="auto"/>
      </w:divBdr>
    </w:div>
    <w:div w:id="1856111722">
      <w:bodyDiv w:val="1"/>
      <w:marLeft w:val="0"/>
      <w:marRight w:val="0"/>
      <w:marTop w:val="0"/>
      <w:marBottom w:val="0"/>
      <w:divBdr>
        <w:top w:val="none" w:sz="0" w:space="0" w:color="auto"/>
        <w:left w:val="none" w:sz="0" w:space="0" w:color="auto"/>
        <w:bottom w:val="none" w:sz="0" w:space="0" w:color="auto"/>
        <w:right w:val="none" w:sz="0" w:space="0" w:color="auto"/>
      </w:divBdr>
    </w:div>
    <w:div w:id="1856730279">
      <w:bodyDiv w:val="1"/>
      <w:marLeft w:val="0"/>
      <w:marRight w:val="0"/>
      <w:marTop w:val="0"/>
      <w:marBottom w:val="0"/>
      <w:divBdr>
        <w:top w:val="none" w:sz="0" w:space="0" w:color="auto"/>
        <w:left w:val="none" w:sz="0" w:space="0" w:color="auto"/>
        <w:bottom w:val="none" w:sz="0" w:space="0" w:color="auto"/>
        <w:right w:val="none" w:sz="0" w:space="0" w:color="auto"/>
      </w:divBdr>
    </w:div>
    <w:div w:id="1856767372">
      <w:bodyDiv w:val="1"/>
      <w:marLeft w:val="0"/>
      <w:marRight w:val="0"/>
      <w:marTop w:val="0"/>
      <w:marBottom w:val="0"/>
      <w:divBdr>
        <w:top w:val="none" w:sz="0" w:space="0" w:color="auto"/>
        <w:left w:val="none" w:sz="0" w:space="0" w:color="auto"/>
        <w:bottom w:val="none" w:sz="0" w:space="0" w:color="auto"/>
        <w:right w:val="none" w:sz="0" w:space="0" w:color="auto"/>
      </w:divBdr>
    </w:div>
    <w:div w:id="1857226421">
      <w:bodyDiv w:val="1"/>
      <w:marLeft w:val="0"/>
      <w:marRight w:val="0"/>
      <w:marTop w:val="0"/>
      <w:marBottom w:val="0"/>
      <w:divBdr>
        <w:top w:val="none" w:sz="0" w:space="0" w:color="auto"/>
        <w:left w:val="none" w:sz="0" w:space="0" w:color="auto"/>
        <w:bottom w:val="none" w:sz="0" w:space="0" w:color="auto"/>
        <w:right w:val="none" w:sz="0" w:space="0" w:color="auto"/>
      </w:divBdr>
    </w:div>
    <w:div w:id="1857452388">
      <w:bodyDiv w:val="1"/>
      <w:marLeft w:val="0"/>
      <w:marRight w:val="0"/>
      <w:marTop w:val="0"/>
      <w:marBottom w:val="0"/>
      <w:divBdr>
        <w:top w:val="none" w:sz="0" w:space="0" w:color="auto"/>
        <w:left w:val="none" w:sz="0" w:space="0" w:color="auto"/>
        <w:bottom w:val="none" w:sz="0" w:space="0" w:color="auto"/>
        <w:right w:val="none" w:sz="0" w:space="0" w:color="auto"/>
      </w:divBdr>
    </w:div>
    <w:div w:id="1858156247">
      <w:bodyDiv w:val="1"/>
      <w:marLeft w:val="0"/>
      <w:marRight w:val="0"/>
      <w:marTop w:val="0"/>
      <w:marBottom w:val="0"/>
      <w:divBdr>
        <w:top w:val="none" w:sz="0" w:space="0" w:color="auto"/>
        <w:left w:val="none" w:sz="0" w:space="0" w:color="auto"/>
        <w:bottom w:val="none" w:sz="0" w:space="0" w:color="auto"/>
        <w:right w:val="none" w:sz="0" w:space="0" w:color="auto"/>
      </w:divBdr>
    </w:div>
    <w:div w:id="1858618495">
      <w:bodyDiv w:val="1"/>
      <w:marLeft w:val="0"/>
      <w:marRight w:val="0"/>
      <w:marTop w:val="0"/>
      <w:marBottom w:val="0"/>
      <w:divBdr>
        <w:top w:val="none" w:sz="0" w:space="0" w:color="auto"/>
        <w:left w:val="none" w:sz="0" w:space="0" w:color="auto"/>
        <w:bottom w:val="none" w:sz="0" w:space="0" w:color="auto"/>
        <w:right w:val="none" w:sz="0" w:space="0" w:color="auto"/>
      </w:divBdr>
    </w:div>
    <w:div w:id="1858880759">
      <w:bodyDiv w:val="1"/>
      <w:marLeft w:val="0"/>
      <w:marRight w:val="0"/>
      <w:marTop w:val="0"/>
      <w:marBottom w:val="0"/>
      <w:divBdr>
        <w:top w:val="none" w:sz="0" w:space="0" w:color="auto"/>
        <w:left w:val="none" w:sz="0" w:space="0" w:color="auto"/>
        <w:bottom w:val="none" w:sz="0" w:space="0" w:color="auto"/>
        <w:right w:val="none" w:sz="0" w:space="0" w:color="auto"/>
      </w:divBdr>
    </w:div>
    <w:div w:id="1859003040">
      <w:bodyDiv w:val="1"/>
      <w:marLeft w:val="0"/>
      <w:marRight w:val="0"/>
      <w:marTop w:val="0"/>
      <w:marBottom w:val="0"/>
      <w:divBdr>
        <w:top w:val="none" w:sz="0" w:space="0" w:color="auto"/>
        <w:left w:val="none" w:sz="0" w:space="0" w:color="auto"/>
        <w:bottom w:val="none" w:sz="0" w:space="0" w:color="auto"/>
        <w:right w:val="none" w:sz="0" w:space="0" w:color="auto"/>
      </w:divBdr>
    </w:div>
    <w:div w:id="1859156937">
      <w:bodyDiv w:val="1"/>
      <w:marLeft w:val="0"/>
      <w:marRight w:val="0"/>
      <w:marTop w:val="0"/>
      <w:marBottom w:val="0"/>
      <w:divBdr>
        <w:top w:val="none" w:sz="0" w:space="0" w:color="auto"/>
        <w:left w:val="none" w:sz="0" w:space="0" w:color="auto"/>
        <w:bottom w:val="none" w:sz="0" w:space="0" w:color="auto"/>
        <w:right w:val="none" w:sz="0" w:space="0" w:color="auto"/>
      </w:divBdr>
    </w:div>
    <w:div w:id="1859392357">
      <w:bodyDiv w:val="1"/>
      <w:marLeft w:val="0"/>
      <w:marRight w:val="0"/>
      <w:marTop w:val="0"/>
      <w:marBottom w:val="0"/>
      <w:divBdr>
        <w:top w:val="none" w:sz="0" w:space="0" w:color="auto"/>
        <w:left w:val="none" w:sz="0" w:space="0" w:color="auto"/>
        <w:bottom w:val="none" w:sz="0" w:space="0" w:color="auto"/>
        <w:right w:val="none" w:sz="0" w:space="0" w:color="auto"/>
      </w:divBdr>
    </w:div>
    <w:div w:id="1859732915">
      <w:bodyDiv w:val="1"/>
      <w:marLeft w:val="0"/>
      <w:marRight w:val="0"/>
      <w:marTop w:val="0"/>
      <w:marBottom w:val="0"/>
      <w:divBdr>
        <w:top w:val="none" w:sz="0" w:space="0" w:color="auto"/>
        <w:left w:val="none" w:sz="0" w:space="0" w:color="auto"/>
        <w:bottom w:val="none" w:sz="0" w:space="0" w:color="auto"/>
        <w:right w:val="none" w:sz="0" w:space="0" w:color="auto"/>
      </w:divBdr>
    </w:div>
    <w:div w:id="1859736613">
      <w:bodyDiv w:val="1"/>
      <w:marLeft w:val="0"/>
      <w:marRight w:val="0"/>
      <w:marTop w:val="0"/>
      <w:marBottom w:val="0"/>
      <w:divBdr>
        <w:top w:val="none" w:sz="0" w:space="0" w:color="auto"/>
        <w:left w:val="none" w:sz="0" w:space="0" w:color="auto"/>
        <w:bottom w:val="none" w:sz="0" w:space="0" w:color="auto"/>
        <w:right w:val="none" w:sz="0" w:space="0" w:color="auto"/>
      </w:divBdr>
    </w:div>
    <w:div w:id="1859811914">
      <w:bodyDiv w:val="1"/>
      <w:marLeft w:val="0"/>
      <w:marRight w:val="0"/>
      <w:marTop w:val="0"/>
      <w:marBottom w:val="0"/>
      <w:divBdr>
        <w:top w:val="none" w:sz="0" w:space="0" w:color="auto"/>
        <w:left w:val="none" w:sz="0" w:space="0" w:color="auto"/>
        <w:bottom w:val="none" w:sz="0" w:space="0" w:color="auto"/>
        <w:right w:val="none" w:sz="0" w:space="0" w:color="auto"/>
      </w:divBdr>
    </w:div>
    <w:div w:id="1860584292">
      <w:bodyDiv w:val="1"/>
      <w:marLeft w:val="0"/>
      <w:marRight w:val="0"/>
      <w:marTop w:val="0"/>
      <w:marBottom w:val="0"/>
      <w:divBdr>
        <w:top w:val="none" w:sz="0" w:space="0" w:color="auto"/>
        <w:left w:val="none" w:sz="0" w:space="0" w:color="auto"/>
        <w:bottom w:val="none" w:sz="0" w:space="0" w:color="auto"/>
        <w:right w:val="none" w:sz="0" w:space="0" w:color="auto"/>
      </w:divBdr>
    </w:div>
    <w:div w:id="1861817005">
      <w:bodyDiv w:val="1"/>
      <w:marLeft w:val="0"/>
      <w:marRight w:val="0"/>
      <w:marTop w:val="0"/>
      <w:marBottom w:val="0"/>
      <w:divBdr>
        <w:top w:val="none" w:sz="0" w:space="0" w:color="auto"/>
        <w:left w:val="none" w:sz="0" w:space="0" w:color="auto"/>
        <w:bottom w:val="none" w:sz="0" w:space="0" w:color="auto"/>
        <w:right w:val="none" w:sz="0" w:space="0" w:color="auto"/>
      </w:divBdr>
    </w:div>
    <w:div w:id="1861967749">
      <w:bodyDiv w:val="1"/>
      <w:marLeft w:val="0"/>
      <w:marRight w:val="0"/>
      <w:marTop w:val="0"/>
      <w:marBottom w:val="0"/>
      <w:divBdr>
        <w:top w:val="none" w:sz="0" w:space="0" w:color="auto"/>
        <w:left w:val="none" w:sz="0" w:space="0" w:color="auto"/>
        <w:bottom w:val="none" w:sz="0" w:space="0" w:color="auto"/>
        <w:right w:val="none" w:sz="0" w:space="0" w:color="auto"/>
      </w:divBdr>
    </w:div>
    <w:div w:id="1862280543">
      <w:bodyDiv w:val="1"/>
      <w:marLeft w:val="0"/>
      <w:marRight w:val="0"/>
      <w:marTop w:val="0"/>
      <w:marBottom w:val="0"/>
      <w:divBdr>
        <w:top w:val="none" w:sz="0" w:space="0" w:color="auto"/>
        <w:left w:val="none" w:sz="0" w:space="0" w:color="auto"/>
        <w:bottom w:val="none" w:sz="0" w:space="0" w:color="auto"/>
        <w:right w:val="none" w:sz="0" w:space="0" w:color="auto"/>
      </w:divBdr>
    </w:div>
    <w:div w:id="1863083277">
      <w:bodyDiv w:val="1"/>
      <w:marLeft w:val="0"/>
      <w:marRight w:val="0"/>
      <w:marTop w:val="0"/>
      <w:marBottom w:val="0"/>
      <w:divBdr>
        <w:top w:val="none" w:sz="0" w:space="0" w:color="auto"/>
        <w:left w:val="none" w:sz="0" w:space="0" w:color="auto"/>
        <w:bottom w:val="none" w:sz="0" w:space="0" w:color="auto"/>
        <w:right w:val="none" w:sz="0" w:space="0" w:color="auto"/>
      </w:divBdr>
    </w:div>
    <w:div w:id="1863089155">
      <w:bodyDiv w:val="1"/>
      <w:marLeft w:val="0"/>
      <w:marRight w:val="0"/>
      <w:marTop w:val="0"/>
      <w:marBottom w:val="0"/>
      <w:divBdr>
        <w:top w:val="none" w:sz="0" w:space="0" w:color="auto"/>
        <w:left w:val="none" w:sz="0" w:space="0" w:color="auto"/>
        <w:bottom w:val="none" w:sz="0" w:space="0" w:color="auto"/>
        <w:right w:val="none" w:sz="0" w:space="0" w:color="auto"/>
      </w:divBdr>
    </w:div>
    <w:div w:id="1863475528">
      <w:bodyDiv w:val="1"/>
      <w:marLeft w:val="0"/>
      <w:marRight w:val="0"/>
      <w:marTop w:val="0"/>
      <w:marBottom w:val="0"/>
      <w:divBdr>
        <w:top w:val="none" w:sz="0" w:space="0" w:color="auto"/>
        <w:left w:val="none" w:sz="0" w:space="0" w:color="auto"/>
        <w:bottom w:val="none" w:sz="0" w:space="0" w:color="auto"/>
        <w:right w:val="none" w:sz="0" w:space="0" w:color="auto"/>
      </w:divBdr>
    </w:div>
    <w:div w:id="1863740002">
      <w:bodyDiv w:val="1"/>
      <w:marLeft w:val="0"/>
      <w:marRight w:val="0"/>
      <w:marTop w:val="0"/>
      <w:marBottom w:val="0"/>
      <w:divBdr>
        <w:top w:val="none" w:sz="0" w:space="0" w:color="auto"/>
        <w:left w:val="none" w:sz="0" w:space="0" w:color="auto"/>
        <w:bottom w:val="none" w:sz="0" w:space="0" w:color="auto"/>
        <w:right w:val="none" w:sz="0" w:space="0" w:color="auto"/>
      </w:divBdr>
    </w:div>
    <w:div w:id="1863933100">
      <w:bodyDiv w:val="1"/>
      <w:marLeft w:val="0"/>
      <w:marRight w:val="0"/>
      <w:marTop w:val="0"/>
      <w:marBottom w:val="0"/>
      <w:divBdr>
        <w:top w:val="none" w:sz="0" w:space="0" w:color="auto"/>
        <w:left w:val="none" w:sz="0" w:space="0" w:color="auto"/>
        <w:bottom w:val="none" w:sz="0" w:space="0" w:color="auto"/>
        <w:right w:val="none" w:sz="0" w:space="0" w:color="auto"/>
      </w:divBdr>
    </w:div>
    <w:div w:id="1864048357">
      <w:bodyDiv w:val="1"/>
      <w:marLeft w:val="0"/>
      <w:marRight w:val="0"/>
      <w:marTop w:val="0"/>
      <w:marBottom w:val="0"/>
      <w:divBdr>
        <w:top w:val="none" w:sz="0" w:space="0" w:color="auto"/>
        <w:left w:val="none" w:sz="0" w:space="0" w:color="auto"/>
        <w:bottom w:val="none" w:sz="0" w:space="0" w:color="auto"/>
        <w:right w:val="none" w:sz="0" w:space="0" w:color="auto"/>
      </w:divBdr>
    </w:div>
    <w:div w:id="1864248900">
      <w:bodyDiv w:val="1"/>
      <w:marLeft w:val="0"/>
      <w:marRight w:val="0"/>
      <w:marTop w:val="0"/>
      <w:marBottom w:val="0"/>
      <w:divBdr>
        <w:top w:val="none" w:sz="0" w:space="0" w:color="auto"/>
        <w:left w:val="none" w:sz="0" w:space="0" w:color="auto"/>
        <w:bottom w:val="none" w:sz="0" w:space="0" w:color="auto"/>
        <w:right w:val="none" w:sz="0" w:space="0" w:color="auto"/>
      </w:divBdr>
    </w:div>
    <w:div w:id="1864434561">
      <w:bodyDiv w:val="1"/>
      <w:marLeft w:val="0"/>
      <w:marRight w:val="0"/>
      <w:marTop w:val="0"/>
      <w:marBottom w:val="0"/>
      <w:divBdr>
        <w:top w:val="none" w:sz="0" w:space="0" w:color="auto"/>
        <w:left w:val="none" w:sz="0" w:space="0" w:color="auto"/>
        <w:bottom w:val="none" w:sz="0" w:space="0" w:color="auto"/>
        <w:right w:val="none" w:sz="0" w:space="0" w:color="auto"/>
      </w:divBdr>
    </w:div>
    <w:div w:id="1864516399">
      <w:bodyDiv w:val="1"/>
      <w:marLeft w:val="0"/>
      <w:marRight w:val="0"/>
      <w:marTop w:val="0"/>
      <w:marBottom w:val="0"/>
      <w:divBdr>
        <w:top w:val="none" w:sz="0" w:space="0" w:color="auto"/>
        <w:left w:val="none" w:sz="0" w:space="0" w:color="auto"/>
        <w:bottom w:val="none" w:sz="0" w:space="0" w:color="auto"/>
        <w:right w:val="none" w:sz="0" w:space="0" w:color="auto"/>
      </w:divBdr>
    </w:div>
    <w:div w:id="1865318214">
      <w:bodyDiv w:val="1"/>
      <w:marLeft w:val="0"/>
      <w:marRight w:val="0"/>
      <w:marTop w:val="0"/>
      <w:marBottom w:val="0"/>
      <w:divBdr>
        <w:top w:val="none" w:sz="0" w:space="0" w:color="auto"/>
        <w:left w:val="none" w:sz="0" w:space="0" w:color="auto"/>
        <w:bottom w:val="none" w:sz="0" w:space="0" w:color="auto"/>
        <w:right w:val="none" w:sz="0" w:space="0" w:color="auto"/>
      </w:divBdr>
    </w:div>
    <w:div w:id="1865702062">
      <w:bodyDiv w:val="1"/>
      <w:marLeft w:val="0"/>
      <w:marRight w:val="0"/>
      <w:marTop w:val="0"/>
      <w:marBottom w:val="0"/>
      <w:divBdr>
        <w:top w:val="none" w:sz="0" w:space="0" w:color="auto"/>
        <w:left w:val="none" w:sz="0" w:space="0" w:color="auto"/>
        <w:bottom w:val="none" w:sz="0" w:space="0" w:color="auto"/>
        <w:right w:val="none" w:sz="0" w:space="0" w:color="auto"/>
      </w:divBdr>
    </w:div>
    <w:div w:id="1866406365">
      <w:bodyDiv w:val="1"/>
      <w:marLeft w:val="0"/>
      <w:marRight w:val="0"/>
      <w:marTop w:val="0"/>
      <w:marBottom w:val="0"/>
      <w:divBdr>
        <w:top w:val="none" w:sz="0" w:space="0" w:color="auto"/>
        <w:left w:val="none" w:sz="0" w:space="0" w:color="auto"/>
        <w:bottom w:val="none" w:sz="0" w:space="0" w:color="auto"/>
        <w:right w:val="none" w:sz="0" w:space="0" w:color="auto"/>
      </w:divBdr>
    </w:div>
    <w:div w:id="1867209675">
      <w:bodyDiv w:val="1"/>
      <w:marLeft w:val="0"/>
      <w:marRight w:val="0"/>
      <w:marTop w:val="0"/>
      <w:marBottom w:val="0"/>
      <w:divBdr>
        <w:top w:val="none" w:sz="0" w:space="0" w:color="auto"/>
        <w:left w:val="none" w:sz="0" w:space="0" w:color="auto"/>
        <w:bottom w:val="none" w:sz="0" w:space="0" w:color="auto"/>
        <w:right w:val="none" w:sz="0" w:space="0" w:color="auto"/>
      </w:divBdr>
    </w:div>
    <w:div w:id="1867403591">
      <w:bodyDiv w:val="1"/>
      <w:marLeft w:val="0"/>
      <w:marRight w:val="0"/>
      <w:marTop w:val="0"/>
      <w:marBottom w:val="0"/>
      <w:divBdr>
        <w:top w:val="none" w:sz="0" w:space="0" w:color="auto"/>
        <w:left w:val="none" w:sz="0" w:space="0" w:color="auto"/>
        <w:bottom w:val="none" w:sz="0" w:space="0" w:color="auto"/>
        <w:right w:val="none" w:sz="0" w:space="0" w:color="auto"/>
      </w:divBdr>
    </w:div>
    <w:div w:id="1867911029">
      <w:bodyDiv w:val="1"/>
      <w:marLeft w:val="0"/>
      <w:marRight w:val="0"/>
      <w:marTop w:val="0"/>
      <w:marBottom w:val="0"/>
      <w:divBdr>
        <w:top w:val="none" w:sz="0" w:space="0" w:color="auto"/>
        <w:left w:val="none" w:sz="0" w:space="0" w:color="auto"/>
        <w:bottom w:val="none" w:sz="0" w:space="0" w:color="auto"/>
        <w:right w:val="none" w:sz="0" w:space="0" w:color="auto"/>
      </w:divBdr>
    </w:div>
    <w:div w:id="1868709900">
      <w:bodyDiv w:val="1"/>
      <w:marLeft w:val="0"/>
      <w:marRight w:val="0"/>
      <w:marTop w:val="0"/>
      <w:marBottom w:val="0"/>
      <w:divBdr>
        <w:top w:val="none" w:sz="0" w:space="0" w:color="auto"/>
        <w:left w:val="none" w:sz="0" w:space="0" w:color="auto"/>
        <w:bottom w:val="none" w:sz="0" w:space="0" w:color="auto"/>
        <w:right w:val="none" w:sz="0" w:space="0" w:color="auto"/>
      </w:divBdr>
    </w:div>
    <w:div w:id="1868718211">
      <w:bodyDiv w:val="1"/>
      <w:marLeft w:val="0"/>
      <w:marRight w:val="0"/>
      <w:marTop w:val="0"/>
      <w:marBottom w:val="0"/>
      <w:divBdr>
        <w:top w:val="none" w:sz="0" w:space="0" w:color="auto"/>
        <w:left w:val="none" w:sz="0" w:space="0" w:color="auto"/>
        <w:bottom w:val="none" w:sz="0" w:space="0" w:color="auto"/>
        <w:right w:val="none" w:sz="0" w:space="0" w:color="auto"/>
      </w:divBdr>
    </w:div>
    <w:div w:id="1868786101">
      <w:bodyDiv w:val="1"/>
      <w:marLeft w:val="0"/>
      <w:marRight w:val="0"/>
      <w:marTop w:val="0"/>
      <w:marBottom w:val="0"/>
      <w:divBdr>
        <w:top w:val="none" w:sz="0" w:space="0" w:color="auto"/>
        <w:left w:val="none" w:sz="0" w:space="0" w:color="auto"/>
        <w:bottom w:val="none" w:sz="0" w:space="0" w:color="auto"/>
        <w:right w:val="none" w:sz="0" w:space="0" w:color="auto"/>
      </w:divBdr>
    </w:div>
    <w:div w:id="1869179267">
      <w:bodyDiv w:val="1"/>
      <w:marLeft w:val="0"/>
      <w:marRight w:val="0"/>
      <w:marTop w:val="0"/>
      <w:marBottom w:val="0"/>
      <w:divBdr>
        <w:top w:val="none" w:sz="0" w:space="0" w:color="auto"/>
        <w:left w:val="none" w:sz="0" w:space="0" w:color="auto"/>
        <w:bottom w:val="none" w:sz="0" w:space="0" w:color="auto"/>
        <w:right w:val="none" w:sz="0" w:space="0" w:color="auto"/>
      </w:divBdr>
    </w:div>
    <w:div w:id="1869247225">
      <w:bodyDiv w:val="1"/>
      <w:marLeft w:val="0"/>
      <w:marRight w:val="0"/>
      <w:marTop w:val="0"/>
      <w:marBottom w:val="0"/>
      <w:divBdr>
        <w:top w:val="none" w:sz="0" w:space="0" w:color="auto"/>
        <w:left w:val="none" w:sz="0" w:space="0" w:color="auto"/>
        <w:bottom w:val="none" w:sz="0" w:space="0" w:color="auto"/>
        <w:right w:val="none" w:sz="0" w:space="0" w:color="auto"/>
      </w:divBdr>
    </w:div>
    <w:div w:id="1869560739">
      <w:bodyDiv w:val="1"/>
      <w:marLeft w:val="0"/>
      <w:marRight w:val="0"/>
      <w:marTop w:val="0"/>
      <w:marBottom w:val="0"/>
      <w:divBdr>
        <w:top w:val="none" w:sz="0" w:space="0" w:color="auto"/>
        <w:left w:val="none" w:sz="0" w:space="0" w:color="auto"/>
        <w:bottom w:val="none" w:sz="0" w:space="0" w:color="auto"/>
        <w:right w:val="none" w:sz="0" w:space="0" w:color="auto"/>
      </w:divBdr>
    </w:div>
    <w:div w:id="1870215025">
      <w:bodyDiv w:val="1"/>
      <w:marLeft w:val="0"/>
      <w:marRight w:val="0"/>
      <w:marTop w:val="0"/>
      <w:marBottom w:val="0"/>
      <w:divBdr>
        <w:top w:val="none" w:sz="0" w:space="0" w:color="auto"/>
        <w:left w:val="none" w:sz="0" w:space="0" w:color="auto"/>
        <w:bottom w:val="none" w:sz="0" w:space="0" w:color="auto"/>
        <w:right w:val="none" w:sz="0" w:space="0" w:color="auto"/>
      </w:divBdr>
    </w:div>
    <w:div w:id="1870332075">
      <w:bodyDiv w:val="1"/>
      <w:marLeft w:val="0"/>
      <w:marRight w:val="0"/>
      <w:marTop w:val="0"/>
      <w:marBottom w:val="0"/>
      <w:divBdr>
        <w:top w:val="none" w:sz="0" w:space="0" w:color="auto"/>
        <w:left w:val="none" w:sz="0" w:space="0" w:color="auto"/>
        <w:bottom w:val="none" w:sz="0" w:space="0" w:color="auto"/>
        <w:right w:val="none" w:sz="0" w:space="0" w:color="auto"/>
      </w:divBdr>
    </w:div>
    <w:div w:id="1870796756">
      <w:bodyDiv w:val="1"/>
      <w:marLeft w:val="0"/>
      <w:marRight w:val="0"/>
      <w:marTop w:val="0"/>
      <w:marBottom w:val="0"/>
      <w:divBdr>
        <w:top w:val="none" w:sz="0" w:space="0" w:color="auto"/>
        <w:left w:val="none" w:sz="0" w:space="0" w:color="auto"/>
        <w:bottom w:val="none" w:sz="0" w:space="0" w:color="auto"/>
        <w:right w:val="none" w:sz="0" w:space="0" w:color="auto"/>
      </w:divBdr>
    </w:div>
    <w:div w:id="1870950278">
      <w:bodyDiv w:val="1"/>
      <w:marLeft w:val="0"/>
      <w:marRight w:val="0"/>
      <w:marTop w:val="0"/>
      <w:marBottom w:val="0"/>
      <w:divBdr>
        <w:top w:val="none" w:sz="0" w:space="0" w:color="auto"/>
        <w:left w:val="none" w:sz="0" w:space="0" w:color="auto"/>
        <w:bottom w:val="none" w:sz="0" w:space="0" w:color="auto"/>
        <w:right w:val="none" w:sz="0" w:space="0" w:color="auto"/>
      </w:divBdr>
    </w:div>
    <w:div w:id="1871526951">
      <w:bodyDiv w:val="1"/>
      <w:marLeft w:val="0"/>
      <w:marRight w:val="0"/>
      <w:marTop w:val="0"/>
      <w:marBottom w:val="0"/>
      <w:divBdr>
        <w:top w:val="none" w:sz="0" w:space="0" w:color="auto"/>
        <w:left w:val="none" w:sz="0" w:space="0" w:color="auto"/>
        <w:bottom w:val="none" w:sz="0" w:space="0" w:color="auto"/>
        <w:right w:val="none" w:sz="0" w:space="0" w:color="auto"/>
      </w:divBdr>
    </w:div>
    <w:div w:id="1871606239">
      <w:bodyDiv w:val="1"/>
      <w:marLeft w:val="0"/>
      <w:marRight w:val="0"/>
      <w:marTop w:val="0"/>
      <w:marBottom w:val="0"/>
      <w:divBdr>
        <w:top w:val="none" w:sz="0" w:space="0" w:color="auto"/>
        <w:left w:val="none" w:sz="0" w:space="0" w:color="auto"/>
        <w:bottom w:val="none" w:sz="0" w:space="0" w:color="auto"/>
        <w:right w:val="none" w:sz="0" w:space="0" w:color="auto"/>
      </w:divBdr>
    </w:div>
    <w:div w:id="1871648780">
      <w:bodyDiv w:val="1"/>
      <w:marLeft w:val="0"/>
      <w:marRight w:val="0"/>
      <w:marTop w:val="0"/>
      <w:marBottom w:val="0"/>
      <w:divBdr>
        <w:top w:val="none" w:sz="0" w:space="0" w:color="auto"/>
        <w:left w:val="none" w:sz="0" w:space="0" w:color="auto"/>
        <w:bottom w:val="none" w:sz="0" w:space="0" w:color="auto"/>
        <w:right w:val="none" w:sz="0" w:space="0" w:color="auto"/>
      </w:divBdr>
    </w:div>
    <w:div w:id="1872037876">
      <w:bodyDiv w:val="1"/>
      <w:marLeft w:val="0"/>
      <w:marRight w:val="0"/>
      <w:marTop w:val="0"/>
      <w:marBottom w:val="0"/>
      <w:divBdr>
        <w:top w:val="none" w:sz="0" w:space="0" w:color="auto"/>
        <w:left w:val="none" w:sz="0" w:space="0" w:color="auto"/>
        <w:bottom w:val="none" w:sz="0" w:space="0" w:color="auto"/>
        <w:right w:val="none" w:sz="0" w:space="0" w:color="auto"/>
      </w:divBdr>
    </w:div>
    <w:div w:id="1872645305">
      <w:bodyDiv w:val="1"/>
      <w:marLeft w:val="0"/>
      <w:marRight w:val="0"/>
      <w:marTop w:val="0"/>
      <w:marBottom w:val="0"/>
      <w:divBdr>
        <w:top w:val="none" w:sz="0" w:space="0" w:color="auto"/>
        <w:left w:val="none" w:sz="0" w:space="0" w:color="auto"/>
        <w:bottom w:val="none" w:sz="0" w:space="0" w:color="auto"/>
        <w:right w:val="none" w:sz="0" w:space="0" w:color="auto"/>
      </w:divBdr>
    </w:div>
    <w:div w:id="1872650657">
      <w:bodyDiv w:val="1"/>
      <w:marLeft w:val="0"/>
      <w:marRight w:val="0"/>
      <w:marTop w:val="0"/>
      <w:marBottom w:val="0"/>
      <w:divBdr>
        <w:top w:val="none" w:sz="0" w:space="0" w:color="auto"/>
        <w:left w:val="none" w:sz="0" w:space="0" w:color="auto"/>
        <w:bottom w:val="none" w:sz="0" w:space="0" w:color="auto"/>
        <w:right w:val="none" w:sz="0" w:space="0" w:color="auto"/>
      </w:divBdr>
    </w:div>
    <w:div w:id="1872838564">
      <w:bodyDiv w:val="1"/>
      <w:marLeft w:val="0"/>
      <w:marRight w:val="0"/>
      <w:marTop w:val="0"/>
      <w:marBottom w:val="0"/>
      <w:divBdr>
        <w:top w:val="none" w:sz="0" w:space="0" w:color="auto"/>
        <w:left w:val="none" w:sz="0" w:space="0" w:color="auto"/>
        <w:bottom w:val="none" w:sz="0" w:space="0" w:color="auto"/>
        <w:right w:val="none" w:sz="0" w:space="0" w:color="auto"/>
      </w:divBdr>
    </w:div>
    <w:div w:id="1873614265">
      <w:bodyDiv w:val="1"/>
      <w:marLeft w:val="0"/>
      <w:marRight w:val="0"/>
      <w:marTop w:val="0"/>
      <w:marBottom w:val="0"/>
      <w:divBdr>
        <w:top w:val="none" w:sz="0" w:space="0" w:color="auto"/>
        <w:left w:val="none" w:sz="0" w:space="0" w:color="auto"/>
        <w:bottom w:val="none" w:sz="0" w:space="0" w:color="auto"/>
        <w:right w:val="none" w:sz="0" w:space="0" w:color="auto"/>
      </w:divBdr>
    </w:div>
    <w:div w:id="1873766126">
      <w:bodyDiv w:val="1"/>
      <w:marLeft w:val="0"/>
      <w:marRight w:val="0"/>
      <w:marTop w:val="0"/>
      <w:marBottom w:val="0"/>
      <w:divBdr>
        <w:top w:val="none" w:sz="0" w:space="0" w:color="auto"/>
        <w:left w:val="none" w:sz="0" w:space="0" w:color="auto"/>
        <w:bottom w:val="none" w:sz="0" w:space="0" w:color="auto"/>
        <w:right w:val="none" w:sz="0" w:space="0" w:color="auto"/>
      </w:divBdr>
    </w:div>
    <w:div w:id="1874613559">
      <w:bodyDiv w:val="1"/>
      <w:marLeft w:val="0"/>
      <w:marRight w:val="0"/>
      <w:marTop w:val="0"/>
      <w:marBottom w:val="0"/>
      <w:divBdr>
        <w:top w:val="none" w:sz="0" w:space="0" w:color="auto"/>
        <w:left w:val="none" w:sz="0" w:space="0" w:color="auto"/>
        <w:bottom w:val="none" w:sz="0" w:space="0" w:color="auto"/>
        <w:right w:val="none" w:sz="0" w:space="0" w:color="auto"/>
      </w:divBdr>
    </w:div>
    <w:div w:id="1874688807">
      <w:bodyDiv w:val="1"/>
      <w:marLeft w:val="0"/>
      <w:marRight w:val="0"/>
      <w:marTop w:val="0"/>
      <w:marBottom w:val="0"/>
      <w:divBdr>
        <w:top w:val="none" w:sz="0" w:space="0" w:color="auto"/>
        <w:left w:val="none" w:sz="0" w:space="0" w:color="auto"/>
        <w:bottom w:val="none" w:sz="0" w:space="0" w:color="auto"/>
        <w:right w:val="none" w:sz="0" w:space="0" w:color="auto"/>
      </w:divBdr>
    </w:div>
    <w:div w:id="1874877491">
      <w:bodyDiv w:val="1"/>
      <w:marLeft w:val="0"/>
      <w:marRight w:val="0"/>
      <w:marTop w:val="0"/>
      <w:marBottom w:val="0"/>
      <w:divBdr>
        <w:top w:val="none" w:sz="0" w:space="0" w:color="auto"/>
        <w:left w:val="none" w:sz="0" w:space="0" w:color="auto"/>
        <w:bottom w:val="none" w:sz="0" w:space="0" w:color="auto"/>
        <w:right w:val="none" w:sz="0" w:space="0" w:color="auto"/>
      </w:divBdr>
    </w:div>
    <w:div w:id="1875267791">
      <w:bodyDiv w:val="1"/>
      <w:marLeft w:val="0"/>
      <w:marRight w:val="0"/>
      <w:marTop w:val="0"/>
      <w:marBottom w:val="0"/>
      <w:divBdr>
        <w:top w:val="none" w:sz="0" w:space="0" w:color="auto"/>
        <w:left w:val="none" w:sz="0" w:space="0" w:color="auto"/>
        <w:bottom w:val="none" w:sz="0" w:space="0" w:color="auto"/>
        <w:right w:val="none" w:sz="0" w:space="0" w:color="auto"/>
      </w:divBdr>
    </w:div>
    <w:div w:id="1875381286">
      <w:bodyDiv w:val="1"/>
      <w:marLeft w:val="0"/>
      <w:marRight w:val="0"/>
      <w:marTop w:val="0"/>
      <w:marBottom w:val="0"/>
      <w:divBdr>
        <w:top w:val="none" w:sz="0" w:space="0" w:color="auto"/>
        <w:left w:val="none" w:sz="0" w:space="0" w:color="auto"/>
        <w:bottom w:val="none" w:sz="0" w:space="0" w:color="auto"/>
        <w:right w:val="none" w:sz="0" w:space="0" w:color="auto"/>
      </w:divBdr>
    </w:div>
    <w:div w:id="1875386828">
      <w:bodyDiv w:val="1"/>
      <w:marLeft w:val="0"/>
      <w:marRight w:val="0"/>
      <w:marTop w:val="0"/>
      <w:marBottom w:val="0"/>
      <w:divBdr>
        <w:top w:val="none" w:sz="0" w:space="0" w:color="auto"/>
        <w:left w:val="none" w:sz="0" w:space="0" w:color="auto"/>
        <w:bottom w:val="none" w:sz="0" w:space="0" w:color="auto"/>
        <w:right w:val="none" w:sz="0" w:space="0" w:color="auto"/>
      </w:divBdr>
    </w:div>
    <w:div w:id="1875582100">
      <w:bodyDiv w:val="1"/>
      <w:marLeft w:val="0"/>
      <w:marRight w:val="0"/>
      <w:marTop w:val="0"/>
      <w:marBottom w:val="0"/>
      <w:divBdr>
        <w:top w:val="none" w:sz="0" w:space="0" w:color="auto"/>
        <w:left w:val="none" w:sz="0" w:space="0" w:color="auto"/>
        <w:bottom w:val="none" w:sz="0" w:space="0" w:color="auto"/>
        <w:right w:val="none" w:sz="0" w:space="0" w:color="auto"/>
      </w:divBdr>
    </w:div>
    <w:div w:id="1876304431">
      <w:bodyDiv w:val="1"/>
      <w:marLeft w:val="0"/>
      <w:marRight w:val="0"/>
      <w:marTop w:val="0"/>
      <w:marBottom w:val="0"/>
      <w:divBdr>
        <w:top w:val="none" w:sz="0" w:space="0" w:color="auto"/>
        <w:left w:val="none" w:sz="0" w:space="0" w:color="auto"/>
        <w:bottom w:val="none" w:sz="0" w:space="0" w:color="auto"/>
        <w:right w:val="none" w:sz="0" w:space="0" w:color="auto"/>
      </w:divBdr>
    </w:div>
    <w:div w:id="1876581921">
      <w:bodyDiv w:val="1"/>
      <w:marLeft w:val="0"/>
      <w:marRight w:val="0"/>
      <w:marTop w:val="0"/>
      <w:marBottom w:val="0"/>
      <w:divBdr>
        <w:top w:val="none" w:sz="0" w:space="0" w:color="auto"/>
        <w:left w:val="none" w:sz="0" w:space="0" w:color="auto"/>
        <w:bottom w:val="none" w:sz="0" w:space="0" w:color="auto"/>
        <w:right w:val="none" w:sz="0" w:space="0" w:color="auto"/>
      </w:divBdr>
    </w:div>
    <w:div w:id="1877698458">
      <w:bodyDiv w:val="1"/>
      <w:marLeft w:val="0"/>
      <w:marRight w:val="0"/>
      <w:marTop w:val="0"/>
      <w:marBottom w:val="0"/>
      <w:divBdr>
        <w:top w:val="none" w:sz="0" w:space="0" w:color="auto"/>
        <w:left w:val="none" w:sz="0" w:space="0" w:color="auto"/>
        <w:bottom w:val="none" w:sz="0" w:space="0" w:color="auto"/>
        <w:right w:val="none" w:sz="0" w:space="0" w:color="auto"/>
      </w:divBdr>
    </w:div>
    <w:div w:id="1877889822">
      <w:bodyDiv w:val="1"/>
      <w:marLeft w:val="0"/>
      <w:marRight w:val="0"/>
      <w:marTop w:val="0"/>
      <w:marBottom w:val="0"/>
      <w:divBdr>
        <w:top w:val="none" w:sz="0" w:space="0" w:color="auto"/>
        <w:left w:val="none" w:sz="0" w:space="0" w:color="auto"/>
        <w:bottom w:val="none" w:sz="0" w:space="0" w:color="auto"/>
        <w:right w:val="none" w:sz="0" w:space="0" w:color="auto"/>
      </w:divBdr>
    </w:div>
    <w:div w:id="1878228642">
      <w:bodyDiv w:val="1"/>
      <w:marLeft w:val="0"/>
      <w:marRight w:val="0"/>
      <w:marTop w:val="0"/>
      <w:marBottom w:val="0"/>
      <w:divBdr>
        <w:top w:val="none" w:sz="0" w:space="0" w:color="auto"/>
        <w:left w:val="none" w:sz="0" w:space="0" w:color="auto"/>
        <w:bottom w:val="none" w:sz="0" w:space="0" w:color="auto"/>
        <w:right w:val="none" w:sz="0" w:space="0" w:color="auto"/>
      </w:divBdr>
    </w:div>
    <w:div w:id="1878816466">
      <w:bodyDiv w:val="1"/>
      <w:marLeft w:val="0"/>
      <w:marRight w:val="0"/>
      <w:marTop w:val="0"/>
      <w:marBottom w:val="0"/>
      <w:divBdr>
        <w:top w:val="none" w:sz="0" w:space="0" w:color="auto"/>
        <w:left w:val="none" w:sz="0" w:space="0" w:color="auto"/>
        <w:bottom w:val="none" w:sz="0" w:space="0" w:color="auto"/>
        <w:right w:val="none" w:sz="0" w:space="0" w:color="auto"/>
      </w:divBdr>
    </w:div>
    <w:div w:id="1878932017">
      <w:bodyDiv w:val="1"/>
      <w:marLeft w:val="0"/>
      <w:marRight w:val="0"/>
      <w:marTop w:val="0"/>
      <w:marBottom w:val="0"/>
      <w:divBdr>
        <w:top w:val="none" w:sz="0" w:space="0" w:color="auto"/>
        <w:left w:val="none" w:sz="0" w:space="0" w:color="auto"/>
        <w:bottom w:val="none" w:sz="0" w:space="0" w:color="auto"/>
        <w:right w:val="none" w:sz="0" w:space="0" w:color="auto"/>
      </w:divBdr>
    </w:div>
    <w:div w:id="1879468212">
      <w:bodyDiv w:val="1"/>
      <w:marLeft w:val="0"/>
      <w:marRight w:val="0"/>
      <w:marTop w:val="0"/>
      <w:marBottom w:val="0"/>
      <w:divBdr>
        <w:top w:val="none" w:sz="0" w:space="0" w:color="auto"/>
        <w:left w:val="none" w:sz="0" w:space="0" w:color="auto"/>
        <w:bottom w:val="none" w:sz="0" w:space="0" w:color="auto"/>
        <w:right w:val="none" w:sz="0" w:space="0" w:color="auto"/>
      </w:divBdr>
    </w:div>
    <w:div w:id="1879732772">
      <w:bodyDiv w:val="1"/>
      <w:marLeft w:val="0"/>
      <w:marRight w:val="0"/>
      <w:marTop w:val="0"/>
      <w:marBottom w:val="0"/>
      <w:divBdr>
        <w:top w:val="none" w:sz="0" w:space="0" w:color="auto"/>
        <w:left w:val="none" w:sz="0" w:space="0" w:color="auto"/>
        <w:bottom w:val="none" w:sz="0" w:space="0" w:color="auto"/>
        <w:right w:val="none" w:sz="0" w:space="0" w:color="auto"/>
      </w:divBdr>
    </w:div>
    <w:div w:id="1879926480">
      <w:bodyDiv w:val="1"/>
      <w:marLeft w:val="0"/>
      <w:marRight w:val="0"/>
      <w:marTop w:val="0"/>
      <w:marBottom w:val="0"/>
      <w:divBdr>
        <w:top w:val="none" w:sz="0" w:space="0" w:color="auto"/>
        <w:left w:val="none" w:sz="0" w:space="0" w:color="auto"/>
        <w:bottom w:val="none" w:sz="0" w:space="0" w:color="auto"/>
        <w:right w:val="none" w:sz="0" w:space="0" w:color="auto"/>
      </w:divBdr>
    </w:div>
    <w:div w:id="1881093897">
      <w:bodyDiv w:val="1"/>
      <w:marLeft w:val="0"/>
      <w:marRight w:val="0"/>
      <w:marTop w:val="0"/>
      <w:marBottom w:val="0"/>
      <w:divBdr>
        <w:top w:val="none" w:sz="0" w:space="0" w:color="auto"/>
        <w:left w:val="none" w:sz="0" w:space="0" w:color="auto"/>
        <w:bottom w:val="none" w:sz="0" w:space="0" w:color="auto"/>
        <w:right w:val="none" w:sz="0" w:space="0" w:color="auto"/>
      </w:divBdr>
    </w:div>
    <w:div w:id="1881162977">
      <w:bodyDiv w:val="1"/>
      <w:marLeft w:val="0"/>
      <w:marRight w:val="0"/>
      <w:marTop w:val="0"/>
      <w:marBottom w:val="0"/>
      <w:divBdr>
        <w:top w:val="none" w:sz="0" w:space="0" w:color="auto"/>
        <w:left w:val="none" w:sz="0" w:space="0" w:color="auto"/>
        <w:bottom w:val="none" w:sz="0" w:space="0" w:color="auto"/>
        <w:right w:val="none" w:sz="0" w:space="0" w:color="auto"/>
      </w:divBdr>
    </w:div>
    <w:div w:id="1881631330">
      <w:bodyDiv w:val="1"/>
      <w:marLeft w:val="0"/>
      <w:marRight w:val="0"/>
      <w:marTop w:val="0"/>
      <w:marBottom w:val="0"/>
      <w:divBdr>
        <w:top w:val="none" w:sz="0" w:space="0" w:color="auto"/>
        <w:left w:val="none" w:sz="0" w:space="0" w:color="auto"/>
        <w:bottom w:val="none" w:sz="0" w:space="0" w:color="auto"/>
        <w:right w:val="none" w:sz="0" w:space="0" w:color="auto"/>
      </w:divBdr>
    </w:div>
    <w:div w:id="1881821903">
      <w:bodyDiv w:val="1"/>
      <w:marLeft w:val="0"/>
      <w:marRight w:val="0"/>
      <w:marTop w:val="0"/>
      <w:marBottom w:val="0"/>
      <w:divBdr>
        <w:top w:val="none" w:sz="0" w:space="0" w:color="auto"/>
        <w:left w:val="none" w:sz="0" w:space="0" w:color="auto"/>
        <w:bottom w:val="none" w:sz="0" w:space="0" w:color="auto"/>
        <w:right w:val="none" w:sz="0" w:space="0" w:color="auto"/>
      </w:divBdr>
    </w:div>
    <w:div w:id="1882016878">
      <w:bodyDiv w:val="1"/>
      <w:marLeft w:val="0"/>
      <w:marRight w:val="0"/>
      <w:marTop w:val="0"/>
      <w:marBottom w:val="0"/>
      <w:divBdr>
        <w:top w:val="none" w:sz="0" w:space="0" w:color="auto"/>
        <w:left w:val="none" w:sz="0" w:space="0" w:color="auto"/>
        <w:bottom w:val="none" w:sz="0" w:space="0" w:color="auto"/>
        <w:right w:val="none" w:sz="0" w:space="0" w:color="auto"/>
      </w:divBdr>
    </w:div>
    <w:div w:id="1882131826">
      <w:bodyDiv w:val="1"/>
      <w:marLeft w:val="0"/>
      <w:marRight w:val="0"/>
      <w:marTop w:val="0"/>
      <w:marBottom w:val="0"/>
      <w:divBdr>
        <w:top w:val="none" w:sz="0" w:space="0" w:color="auto"/>
        <w:left w:val="none" w:sz="0" w:space="0" w:color="auto"/>
        <w:bottom w:val="none" w:sz="0" w:space="0" w:color="auto"/>
        <w:right w:val="none" w:sz="0" w:space="0" w:color="auto"/>
      </w:divBdr>
    </w:div>
    <w:div w:id="1882202582">
      <w:bodyDiv w:val="1"/>
      <w:marLeft w:val="0"/>
      <w:marRight w:val="0"/>
      <w:marTop w:val="0"/>
      <w:marBottom w:val="0"/>
      <w:divBdr>
        <w:top w:val="none" w:sz="0" w:space="0" w:color="auto"/>
        <w:left w:val="none" w:sz="0" w:space="0" w:color="auto"/>
        <w:bottom w:val="none" w:sz="0" w:space="0" w:color="auto"/>
        <w:right w:val="none" w:sz="0" w:space="0" w:color="auto"/>
      </w:divBdr>
    </w:div>
    <w:div w:id="1882862876">
      <w:bodyDiv w:val="1"/>
      <w:marLeft w:val="0"/>
      <w:marRight w:val="0"/>
      <w:marTop w:val="0"/>
      <w:marBottom w:val="0"/>
      <w:divBdr>
        <w:top w:val="none" w:sz="0" w:space="0" w:color="auto"/>
        <w:left w:val="none" w:sz="0" w:space="0" w:color="auto"/>
        <w:bottom w:val="none" w:sz="0" w:space="0" w:color="auto"/>
        <w:right w:val="none" w:sz="0" w:space="0" w:color="auto"/>
      </w:divBdr>
    </w:div>
    <w:div w:id="1882864261">
      <w:bodyDiv w:val="1"/>
      <w:marLeft w:val="0"/>
      <w:marRight w:val="0"/>
      <w:marTop w:val="0"/>
      <w:marBottom w:val="0"/>
      <w:divBdr>
        <w:top w:val="none" w:sz="0" w:space="0" w:color="auto"/>
        <w:left w:val="none" w:sz="0" w:space="0" w:color="auto"/>
        <w:bottom w:val="none" w:sz="0" w:space="0" w:color="auto"/>
        <w:right w:val="none" w:sz="0" w:space="0" w:color="auto"/>
      </w:divBdr>
    </w:div>
    <w:div w:id="1882984371">
      <w:bodyDiv w:val="1"/>
      <w:marLeft w:val="0"/>
      <w:marRight w:val="0"/>
      <w:marTop w:val="0"/>
      <w:marBottom w:val="0"/>
      <w:divBdr>
        <w:top w:val="none" w:sz="0" w:space="0" w:color="auto"/>
        <w:left w:val="none" w:sz="0" w:space="0" w:color="auto"/>
        <w:bottom w:val="none" w:sz="0" w:space="0" w:color="auto"/>
        <w:right w:val="none" w:sz="0" w:space="0" w:color="auto"/>
      </w:divBdr>
    </w:div>
    <w:div w:id="1883053348">
      <w:bodyDiv w:val="1"/>
      <w:marLeft w:val="0"/>
      <w:marRight w:val="0"/>
      <w:marTop w:val="0"/>
      <w:marBottom w:val="0"/>
      <w:divBdr>
        <w:top w:val="none" w:sz="0" w:space="0" w:color="auto"/>
        <w:left w:val="none" w:sz="0" w:space="0" w:color="auto"/>
        <w:bottom w:val="none" w:sz="0" w:space="0" w:color="auto"/>
        <w:right w:val="none" w:sz="0" w:space="0" w:color="auto"/>
      </w:divBdr>
    </w:div>
    <w:div w:id="1883252228">
      <w:bodyDiv w:val="1"/>
      <w:marLeft w:val="0"/>
      <w:marRight w:val="0"/>
      <w:marTop w:val="0"/>
      <w:marBottom w:val="0"/>
      <w:divBdr>
        <w:top w:val="none" w:sz="0" w:space="0" w:color="auto"/>
        <w:left w:val="none" w:sz="0" w:space="0" w:color="auto"/>
        <w:bottom w:val="none" w:sz="0" w:space="0" w:color="auto"/>
        <w:right w:val="none" w:sz="0" w:space="0" w:color="auto"/>
      </w:divBdr>
    </w:div>
    <w:div w:id="1883784406">
      <w:bodyDiv w:val="1"/>
      <w:marLeft w:val="0"/>
      <w:marRight w:val="0"/>
      <w:marTop w:val="0"/>
      <w:marBottom w:val="0"/>
      <w:divBdr>
        <w:top w:val="none" w:sz="0" w:space="0" w:color="auto"/>
        <w:left w:val="none" w:sz="0" w:space="0" w:color="auto"/>
        <w:bottom w:val="none" w:sz="0" w:space="0" w:color="auto"/>
        <w:right w:val="none" w:sz="0" w:space="0" w:color="auto"/>
      </w:divBdr>
    </w:div>
    <w:div w:id="1883856608">
      <w:bodyDiv w:val="1"/>
      <w:marLeft w:val="0"/>
      <w:marRight w:val="0"/>
      <w:marTop w:val="0"/>
      <w:marBottom w:val="0"/>
      <w:divBdr>
        <w:top w:val="none" w:sz="0" w:space="0" w:color="auto"/>
        <w:left w:val="none" w:sz="0" w:space="0" w:color="auto"/>
        <w:bottom w:val="none" w:sz="0" w:space="0" w:color="auto"/>
        <w:right w:val="none" w:sz="0" w:space="0" w:color="auto"/>
      </w:divBdr>
    </w:div>
    <w:div w:id="1884057638">
      <w:bodyDiv w:val="1"/>
      <w:marLeft w:val="0"/>
      <w:marRight w:val="0"/>
      <w:marTop w:val="0"/>
      <w:marBottom w:val="0"/>
      <w:divBdr>
        <w:top w:val="none" w:sz="0" w:space="0" w:color="auto"/>
        <w:left w:val="none" w:sz="0" w:space="0" w:color="auto"/>
        <w:bottom w:val="none" w:sz="0" w:space="0" w:color="auto"/>
        <w:right w:val="none" w:sz="0" w:space="0" w:color="auto"/>
      </w:divBdr>
    </w:div>
    <w:div w:id="1884707725">
      <w:bodyDiv w:val="1"/>
      <w:marLeft w:val="0"/>
      <w:marRight w:val="0"/>
      <w:marTop w:val="0"/>
      <w:marBottom w:val="0"/>
      <w:divBdr>
        <w:top w:val="none" w:sz="0" w:space="0" w:color="auto"/>
        <w:left w:val="none" w:sz="0" w:space="0" w:color="auto"/>
        <w:bottom w:val="none" w:sz="0" w:space="0" w:color="auto"/>
        <w:right w:val="none" w:sz="0" w:space="0" w:color="auto"/>
      </w:divBdr>
    </w:div>
    <w:div w:id="1884831356">
      <w:bodyDiv w:val="1"/>
      <w:marLeft w:val="0"/>
      <w:marRight w:val="0"/>
      <w:marTop w:val="0"/>
      <w:marBottom w:val="0"/>
      <w:divBdr>
        <w:top w:val="none" w:sz="0" w:space="0" w:color="auto"/>
        <w:left w:val="none" w:sz="0" w:space="0" w:color="auto"/>
        <w:bottom w:val="none" w:sz="0" w:space="0" w:color="auto"/>
        <w:right w:val="none" w:sz="0" w:space="0" w:color="auto"/>
      </w:divBdr>
    </w:div>
    <w:div w:id="1885407800">
      <w:bodyDiv w:val="1"/>
      <w:marLeft w:val="0"/>
      <w:marRight w:val="0"/>
      <w:marTop w:val="0"/>
      <w:marBottom w:val="0"/>
      <w:divBdr>
        <w:top w:val="none" w:sz="0" w:space="0" w:color="auto"/>
        <w:left w:val="none" w:sz="0" w:space="0" w:color="auto"/>
        <w:bottom w:val="none" w:sz="0" w:space="0" w:color="auto"/>
        <w:right w:val="none" w:sz="0" w:space="0" w:color="auto"/>
      </w:divBdr>
    </w:div>
    <w:div w:id="1885675916">
      <w:bodyDiv w:val="1"/>
      <w:marLeft w:val="0"/>
      <w:marRight w:val="0"/>
      <w:marTop w:val="0"/>
      <w:marBottom w:val="0"/>
      <w:divBdr>
        <w:top w:val="none" w:sz="0" w:space="0" w:color="auto"/>
        <w:left w:val="none" w:sz="0" w:space="0" w:color="auto"/>
        <w:bottom w:val="none" w:sz="0" w:space="0" w:color="auto"/>
        <w:right w:val="none" w:sz="0" w:space="0" w:color="auto"/>
      </w:divBdr>
    </w:div>
    <w:div w:id="1885830518">
      <w:bodyDiv w:val="1"/>
      <w:marLeft w:val="0"/>
      <w:marRight w:val="0"/>
      <w:marTop w:val="0"/>
      <w:marBottom w:val="0"/>
      <w:divBdr>
        <w:top w:val="none" w:sz="0" w:space="0" w:color="auto"/>
        <w:left w:val="none" w:sz="0" w:space="0" w:color="auto"/>
        <w:bottom w:val="none" w:sz="0" w:space="0" w:color="auto"/>
        <w:right w:val="none" w:sz="0" w:space="0" w:color="auto"/>
      </w:divBdr>
    </w:div>
    <w:div w:id="1885870658">
      <w:bodyDiv w:val="1"/>
      <w:marLeft w:val="0"/>
      <w:marRight w:val="0"/>
      <w:marTop w:val="0"/>
      <w:marBottom w:val="0"/>
      <w:divBdr>
        <w:top w:val="none" w:sz="0" w:space="0" w:color="auto"/>
        <w:left w:val="none" w:sz="0" w:space="0" w:color="auto"/>
        <w:bottom w:val="none" w:sz="0" w:space="0" w:color="auto"/>
        <w:right w:val="none" w:sz="0" w:space="0" w:color="auto"/>
      </w:divBdr>
    </w:div>
    <w:div w:id="1885946060">
      <w:bodyDiv w:val="1"/>
      <w:marLeft w:val="0"/>
      <w:marRight w:val="0"/>
      <w:marTop w:val="0"/>
      <w:marBottom w:val="0"/>
      <w:divBdr>
        <w:top w:val="none" w:sz="0" w:space="0" w:color="auto"/>
        <w:left w:val="none" w:sz="0" w:space="0" w:color="auto"/>
        <w:bottom w:val="none" w:sz="0" w:space="0" w:color="auto"/>
        <w:right w:val="none" w:sz="0" w:space="0" w:color="auto"/>
      </w:divBdr>
    </w:div>
    <w:div w:id="1886138417">
      <w:bodyDiv w:val="1"/>
      <w:marLeft w:val="0"/>
      <w:marRight w:val="0"/>
      <w:marTop w:val="0"/>
      <w:marBottom w:val="0"/>
      <w:divBdr>
        <w:top w:val="none" w:sz="0" w:space="0" w:color="auto"/>
        <w:left w:val="none" w:sz="0" w:space="0" w:color="auto"/>
        <w:bottom w:val="none" w:sz="0" w:space="0" w:color="auto"/>
        <w:right w:val="none" w:sz="0" w:space="0" w:color="auto"/>
      </w:divBdr>
    </w:div>
    <w:div w:id="1886141308">
      <w:bodyDiv w:val="1"/>
      <w:marLeft w:val="0"/>
      <w:marRight w:val="0"/>
      <w:marTop w:val="0"/>
      <w:marBottom w:val="0"/>
      <w:divBdr>
        <w:top w:val="none" w:sz="0" w:space="0" w:color="auto"/>
        <w:left w:val="none" w:sz="0" w:space="0" w:color="auto"/>
        <w:bottom w:val="none" w:sz="0" w:space="0" w:color="auto"/>
        <w:right w:val="none" w:sz="0" w:space="0" w:color="auto"/>
      </w:divBdr>
    </w:div>
    <w:div w:id="1886141491">
      <w:bodyDiv w:val="1"/>
      <w:marLeft w:val="0"/>
      <w:marRight w:val="0"/>
      <w:marTop w:val="0"/>
      <w:marBottom w:val="0"/>
      <w:divBdr>
        <w:top w:val="none" w:sz="0" w:space="0" w:color="auto"/>
        <w:left w:val="none" w:sz="0" w:space="0" w:color="auto"/>
        <w:bottom w:val="none" w:sz="0" w:space="0" w:color="auto"/>
        <w:right w:val="none" w:sz="0" w:space="0" w:color="auto"/>
      </w:divBdr>
    </w:div>
    <w:div w:id="1886746801">
      <w:bodyDiv w:val="1"/>
      <w:marLeft w:val="0"/>
      <w:marRight w:val="0"/>
      <w:marTop w:val="0"/>
      <w:marBottom w:val="0"/>
      <w:divBdr>
        <w:top w:val="none" w:sz="0" w:space="0" w:color="auto"/>
        <w:left w:val="none" w:sz="0" w:space="0" w:color="auto"/>
        <w:bottom w:val="none" w:sz="0" w:space="0" w:color="auto"/>
        <w:right w:val="none" w:sz="0" w:space="0" w:color="auto"/>
      </w:divBdr>
    </w:div>
    <w:div w:id="1886794710">
      <w:bodyDiv w:val="1"/>
      <w:marLeft w:val="0"/>
      <w:marRight w:val="0"/>
      <w:marTop w:val="0"/>
      <w:marBottom w:val="0"/>
      <w:divBdr>
        <w:top w:val="none" w:sz="0" w:space="0" w:color="auto"/>
        <w:left w:val="none" w:sz="0" w:space="0" w:color="auto"/>
        <w:bottom w:val="none" w:sz="0" w:space="0" w:color="auto"/>
        <w:right w:val="none" w:sz="0" w:space="0" w:color="auto"/>
      </w:divBdr>
    </w:div>
    <w:div w:id="1886865261">
      <w:bodyDiv w:val="1"/>
      <w:marLeft w:val="0"/>
      <w:marRight w:val="0"/>
      <w:marTop w:val="0"/>
      <w:marBottom w:val="0"/>
      <w:divBdr>
        <w:top w:val="none" w:sz="0" w:space="0" w:color="auto"/>
        <w:left w:val="none" w:sz="0" w:space="0" w:color="auto"/>
        <w:bottom w:val="none" w:sz="0" w:space="0" w:color="auto"/>
        <w:right w:val="none" w:sz="0" w:space="0" w:color="auto"/>
      </w:divBdr>
    </w:div>
    <w:div w:id="1887645271">
      <w:bodyDiv w:val="1"/>
      <w:marLeft w:val="0"/>
      <w:marRight w:val="0"/>
      <w:marTop w:val="0"/>
      <w:marBottom w:val="0"/>
      <w:divBdr>
        <w:top w:val="none" w:sz="0" w:space="0" w:color="auto"/>
        <w:left w:val="none" w:sz="0" w:space="0" w:color="auto"/>
        <w:bottom w:val="none" w:sz="0" w:space="0" w:color="auto"/>
        <w:right w:val="none" w:sz="0" w:space="0" w:color="auto"/>
      </w:divBdr>
    </w:div>
    <w:div w:id="1887910392">
      <w:bodyDiv w:val="1"/>
      <w:marLeft w:val="0"/>
      <w:marRight w:val="0"/>
      <w:marTop w:val="0"/>
      <w:marBottom w:val="0"/>
      <w:divBdr>
        <w:top w:val="none" w:sz="0" w:space="0" w:color="auto"/>
        <w:left w:val="none" w:sz="0" w:space="0" w:color="auto"/>
        <w:bottom w:val="none" w:sz="0" w:space="0" w:color="auto"/>
        <w:right w:val="none" w:sz="0" w:space="0" w:color="auto"/>
      </w:divBdr>
    </w:div>
    <w:div w:id="1888179976">
      <w:bodyDiv w:val="1"/>
      <w:marLeft w:val="0"/>
      <w:marRight w:val="0"/>
      <w:marTop w:val="0"/>
      <w:marBottom w:val="0"/>
      <w:divBdr>
        <w:top w:val="none" w:sz="0" w:space="0" w:color="auto"/>
        <w:left w:val="none" w:sz="0" w:space="0" w:color="auto"/>
        <w:bottom w:val="none" w:sz="0" w:space="0" w:color="auto"/>
        <w:right w:val="none" w:sz="0" w:space="0" w:color="auto"/>
      </w:divBdr>
    </w:div>
    <w:div w:id="1888184106">
      <w:bodyDiv w:val="1"/>
      <w:marLeft w:val="0"/>
      <w:marRight w:val="0"/>
      <w:marTop w:val="0"/>
      <w:marBottom w:val="0"/>
      <w:divBdr>
        <w:top w:val="none" w:sz="0" w:space="0" w:color="auto"/>
        <w:left w:val="none" w:sz="0" w:space="0" w:color="auto"/>
        <w:bottom w:val="none" w:sz="0" w:space="0" w:color="auto"/>
        <w:right w:val="none" w:sz="0" w:space="0" w:color="auto"/>
      </w:divBdr>
    </w:div>
    <w:div w:id="1888252428">
      <w:bodyDiv w:val="1"/>
      <w:marLeft w:val="0"/>
      <w:marRight w:val="0"/>
      <w:marTop w:val="0"/>
      <w:marBottom w:val="0"/>
      <w:divBdr>
        <w:top w:val="none" w:sz="0" w:space="0" w:color="auto"/>
        <w:left w:val="none" w:sz="0" w:space="0" w:color="auto"/>
        <w:bottom w:val="none" w:sz="0" w:space="0" w:color="auto"/>
        <w:right w:val="none" w:sz="0" w:space="0" w:color="auto"/>
      </w:divBdr>
    </w:div>
    <w:div w:id="1888446148">
      <w:bodyDiv w:val="1"/>
      <w:marLeft w:val="0"/>
      <w:marRight w:val="0"/>
      <w:marTop w:val="0"/>
      <w:marBottom w:val="0"/>
      <w:divBdr>
        <w:top w:val="none" w:sz="0" w:space="0" w:color="auto"/>
        <w:left w:val="none" w:sz="0" w:space="0" w:color="auto"/>
        <w:bottom w:val="none" w:sz="0" w:space="0" w:color="auto"/>
        <w:right w:val="none" w:sz="0" w:space="0" w:color="auto"/>
      </w:divBdr>
    </w:div>
    <w:div w:id="1888688079">
      <w:bodyDiv w:val="1"/>
      <w:marLeft w:val="0"/>
      <w:marRight w:val="0"/>
      <w:marTop w:val="0"/>
      <w:marBottom w:val="0"/>
      <w:divBdr>
        <w:top w:val="none" w:sz="0" w:space="0" w:color="auto"/>
        <w:left w:val="none" w:sz="0" w:space="0" w:color="auto"/>
        <w:bottom w:val="none" w:sz="0" w:space="0" w:color="auto"/>
        <w:right w:val="none" w:sz="0" w:space="0" w:color="auto"/>
      </w:divBdr>
    </w:div>
    <w:div w:id="1888830558">
      <w:bodyDiv w:val="1"/>
      <w:marLeft w:val="0"/>
      <w:marRight w:val="0"/>
      <w:marTop w:val="0"/>
      <w:marBottom w:val="0"/>
      <w:divBdr>
        <w:top w:val="none" w:sz="0" w:space="0" w:color="auto"/>
        <w:left w:val="none" w:sz="0" w:space="0" w:color="auto"/>
        <w:bottom w:val="none" w:sz="0" w:space="0" w:color="auto"/>
        <w:right w:val="none" w:sz="0" w:space="0" w:color="auto"/>
      </w:divBdr>
    </w:div>
    <w:div w:id="1888838811">
      <w:bodyDiv w:val="1"/>
      <w:marLeft w:val="0"/>
      <w:marRight w:val="0"/>
      <w:marTop w:val="0"/>
      <w:marBottom w:val="0"/>
      <w:divBdr>
        <w:top w:val="none" w:sz="0" w:space="0" w:color="auto"/>
        <w:left w:val="none" w:sz="0" w:space="0" w:color="auto"/>
        <w:bottom w:val="none" w:sz="0" w:space="0" w:color="auto"/>
        <w:right w:val="none" w:sz="0" w:space="0" w:color="auto"/>
      </w:divBdr>
    </w:div>
    <w:div w:id="1889682431">
      <w:bodyDiv w:val="1"/>
      <w:marLeft w:val="0"/>
      <w:marRight w:val="0"/>
      <w:marTop w:val="0"/>
      <w:marBottom w:val="0"/>
      <w:divBdr>
        <w:top w:val="none" w:sz="0" w:space="0" w:color="auto"/>
        <w:left w:val="none" w:sz="0" w:space="0" w:color="auto"/>
        <w:bottom w:val="none" w:sz="0" w:space="0" w:color="auto"/>
        <w:right w:val="none" w:sz="0" w:space="0" w:color="auto"/>
      </w:divBdr>
    </w:div>
    <w:div w:id="1889683125">
      <w:bodyDiv w:val="1"/>
      <w:marLeft w:val="0"/>
      <w:marRight w:val="0"/>
      <w:marTop w:val="0"/>
      <w:marBottom w:val="0"/>
      <w:divBdr>
        <w:top w:val="none" w:sz="0" w:space="0" w:color="auto"/>
        <w:left w:val="none" w:sz="0" w:space="0" w:color="auto"/>
        <w:bottom w:val="none" w:sz="0" w:space="0" w:color="auto"/>
        <w:right w:val="none" w:sz="0" w:space="0" w:color="auto"/>
      </w:divBdr>
    </w:div>
    <w:div w:id="1889992953">
      <w:bodyDiv w:val="1"/>
      <w:marLeft w:val="0"/>
      <w:marRight w:val="0"/>
      <w:marTop w:val="0"/>
      <w:marBottom w:val="0"/>
      <w:divBdr>
        <w:top w:val="none" w:sz="0" w:space="0" w:color="auto"/>
        <w:left w:val="none" w:sz="0" w:space="0" w:color="auto"/>
        <w:bottom w:val="none" w:sz="0" w:space="0" w:color="auto"/>
        <w:right w:val="none" w:sz="0" w:space="0" w:color="auto"/>
      </w:divBdr>
    </w:div>
    <w:div w:id="1890263867">
      <w:bodyDiv w:val="1"/>
      <w:marLeft w:val="0"/>
      <w:marRight w:val="0"/>
      <w:marTop w:val="0"/>
      <w:marBottom w:val="0"/>
      <w:divBdr>
        <w:top w:val="none" w:sz="0" w:space="0" w:color="auto"/>
        <w:left w:val="none" w:sz="0" w:space="0" w:color="auto"/>
        <w:bottom w:val="none" w:sz="0" w:space="0" w:color="auto"/>
        <w:right w:val="none" w:sz="0" w:space="0" w:color="auto"/>
      </w:divBdr>
    </w:div>
    <w:div w:id="1890411775">
      <w:bodyDiv w:val="1"/>
      <w:marLeft w:val="0"/>
      <w:marRight w:val="0"/>
      <w:marTop w:val="0"/>
      <w:marBottom w:val="0"/>
      <w:divBdr>
        <w:top w:val="none" w:sz="0" w:space="0" w:color="auto"/>
        <w:left w:val="none" w:sz="0" w:space="0" w:color="auto"/>
        <w:bottom w:val="none" w:sz="0" w:space="0" w:color="auto"/>
        <w:right w:val="none" w:sz="0" w:space="0" w:color="auto"/>
      </w:divBdr>
    </w:div>
    <w:div w:id="1890454004">
      <w:bodyDiv w:val="1"/>
      <w:marLeft w:val="0"/>
      <w:marRight w:val="0"/>
      <w:marTop w:val="0"/>
      <w:marBottom w:val="0"/>
      <w:divBdr>
        <w:top w:val="none" w:sz="0" w:space="0" w:color="auto"/>
        <w:left w:val="none" w:sz="0" w:space="0" w:color="auto"/>
        <w:bottom w:val="none" w:sz="0" w:space="0" w:color="auto"/>
        <w:right w:val="none" w:sz="0" w:space="0" w:color="auto"/>
      </w:divBdr>
    </w:div>
    <w:div w:id="1890457638">
      <w:bodyDiv w:val="1"/>
      <w:marLeft w:val="0"/>
      <w:marRight w:val="0"/>
      <w:marTop w:val="0"/>
      <w:marBottom w:val="0"/>
      <w:divBdr>
        <w:top w:val="none" w:sz="0" w:space="0" w:color="auto"/>
        <w:left w:val="none" w:sz="0" w:space="0" w:color="auto"/>
        <w:bottom w:val="none" w:sz="0" w:space="0" w:color="auto"/>
        <w:right w:val="none" w:sz="0" w:space="0" w:color="auto"/>
      </w:divBdr>
    </w:div>
    <w:div w:id="1890727889">
      <w:bodyDiv w:val="1"/>
      <w:marLeft w:val="0"/>
      <w:marRight w:val="0"/>
      <w:marTop w:val="0"/>
      <w:marBottom w:val="0"/>
      <w:divBdr>
        <w:top w:val="none" w:sz="0" w:space="0" w:color="auto"/>
        <w:left w:val="none" w:sz="0" w:space="0" w:color="auto"/>
        <w:bottom w:val="none" w:sz="0" w:space="0" w:color="auto"/>
        <w:right w:val="none" w:sz="0" w:space="0" w:color="auto"/>
      </w:divBdr>
    </w:div>
    <w:div w:id="1891070744">
      <w:bodyDiv w:val="1"/>
      <w:marLeft w:val="0"/>
      <w:marRight w:val="0"/>
      <w:marTop w:val="0"/>
      <w:marBottom w:val="0"/>
      <w:divBdr>
        <w:top w:val="none" w:sz="0" w:space="0" w:color="auto"/>
        <w:left w:val="none" w:sz="0" w:space="0" w:color="auto"/>
        <w:bottom w:val="none" w:sz="0" w:space="0" w:color="auto"/>
        <w:right w:val="none" w:sz="0" w:space="0" w:color="auto"/>
      </w:divBdr>
    </w:div>
    <w:div w:id="1891766124">
      <w:bodyDiv w:val="1"/>
      <w:marLeft w:val="0"/>
      <w:marRight w:val="0"/>
      <w:marTop w:val="0"/>
      <w:marBottom w:val="0"/>
      <w:divBdr>
        <w:top w:val="none" w:sz="0" w:space="0" w:color="auto"/>
        <w:left w:val="none" w:sz="0" w:space="0" w:color="auto"/>
        <w:bottom w:val="none" w:sz="0" w:space="0" w:color="auto"/>
        <w:right w:val="none" w:sz="0" w:space="0" w:color="auto"/>
      </w:divBdr>
    </w:div>
    <w:div w:id="1892033675">
      <w:bodyDiv w:val="1"/>
      <w:marLeft w:val="0"/>
      <w:marRight w:val="0"/>
      <w:marTop w:val="0"/>
      <w:marBottom w:val="0"/>
      <w:divBdr>
        <w:top w:val="none" w:sz="0" w:space="0" w:color="auto"/>
        <w:left w:val="none" w:sz="0" w:space="0" w:color="auto"/>
        <w:bottom w:val="none" w:sz="0" w:space="0" w:color="auto"/>
        <w:right w:val="none" w:sz="0" w:space="0" w:color="auto"/>
      </w:divBdr>
    </w:div>
    <w:div w:id="1892303385">
      <w:bodyDiv w:val="1"/>
      <w:marLeft w:val="0"/>
      <w:marRight w:val="0"/>
      <w:marTop w:val="0"/>
      <w:marBottom w:val="0"/>
      <w:divBdr>
        <w:top w:val="none" w:sz="0" w:space="0" w:color="auto"/>
        <w:left w:val="none" w:sz="0" w:space="0" w:color="auto"/>
        <w:bottom w:val="none" w:sz="0" w:space="0" w:color="auto"/>
        <w:right w:val="none" w:sz="0" w:space="0" w:color="auto"/>
      </w:divBdr>
    </w:div>
    <w:div w:id="1892813661">
      <w:bodyDiv w:val="1"/>
      <w:marLeft w:val="0"/>
      <w:marRight w:val="0"/>
      <w:marTop w:val="0"/>
      <w:marBottom w:val="0"/>
      <w:divBdr>
        <w:top w:val="none" w:sz="0" w:space="0" w:color="auto"/>
        <w:left w:val="none" w:sz="0" w:space="0" w:color="auto"/>
        <w:bottom w:val="none" w:sz="0" w:space="0" w:color="auto"/>
        <w:right w:val="none" w:sz="0" w:space="0" w:color="auto"/>
      </w:divBdr>
    </w:div>
    <w:div w:id="1893030645">
      <w:bodyDiv w:val="1"/>
      <w:marLeft w:val="0"/>
      <w:marRight w:val="0"/>
      <w:marTop w:val="0"/>
      <w:marBottom w:val="0"/>
      <w:divBdr>
        <w:top w:val="none" w:sz="0" w:space="0" w:color="auto"/>
        <w:left w:val="none" w:sz="0" w:space="0" w:color="auto"/>
        <w:bottom w:val="none" w:sz="0" w:space="0" w:color="auto"/>
        <w:right w:val="none" w:sz="0" w:space="0" w:color="auto"/>
      </w:divBdr>
    </w:div>
    <w:div w:id="1893348611">
      <w:bodyDiv w:val="1"/>
      <w:marLeft w:val="0"/>
      <w:marRight w:val="0"/>
      <w:marTop w:val="0"/>
      <w:marBottom w:val="0"/>
      <w:divBdr>
        <w:top w:val="none" w:sz="0" w:space="0" w:color="auto"/>
        <w:left w:val="none" w:sz="0" w:space="0" w:color="auto"/>
        <w:bottom w:val="none" w:sz="0" w:space="0" w:color="auto"/>
        <w:right w:val="none" w:sz="0" w:space="0" w:color="auto"/>
      </w:divBdr>
    </w:div>
    <w:div w:id="1894123284">
      <w:bodyDiv w:val="1"/>
      <w:marLeft w:val="0"/>
      <w:marRight w:val="0"/>
      <w:marTop w:val="0"/>
      <w:marBottom w:val="0"/>
      <w:divBdr>
        <w:top w:val="none" w:sz="0" w:space="0" w:color="auto"/>
        <w:left w:val="none" w:sz="0" w:space="0" w:color="auto"/>
        <w:bottom w:val="none" w:sz="0" w:space="0" w:color="auto"/>
        <w:right w:val="none" w:sz="0" w:space="0" w:color="auto"/>
      </w:divBdr>
    </w:div>
    <w:div w:id="1894849952">
      <w:bodyDiv w:val="1"/>
      <w:marLeft w:val="0"/>
      <w:marRight w:val="0"/>
      <w:marTop w:val="0"/>
      <w:marBottom w:val="0"/>
      <w:divBdr>
        <w:top w:val="none" w:sz="0" w:space="0" w:color="auto"/>
        <w:left w:val="none" w:sz="0" w:space="0" w:color="auto"/>
        <w:bottom w:val="none" w:sz="0" w:space="0" w:color="auto"/>
        <w:right w:val="none" w:sz="0" w:space="0" w:color="auto"/>
      </w:divBdr>
    </w:div>
    <w:div w:id="1895122732">
      <w:bodyDiv w:val="1"/>
      <w:marLeft w:val="0"/>
      <w:marRight w:val="0"/>
      <w:marTop w:val="0"/>
      <w:marBottom w:val="0"/>
      <w:divBdr>
        <w:top w:val="none" w:sz="0" w:space="0" w:color="auto"/>
        <w:left w:val="none" w:sz="0" w:space="0" w:color="auto"/>
        <w:bottom w:val="none" w:sz="0" w:space="0" w:color="auto"/>
        <w:right w:val="none" w:sz="0" w:space="0" w:color="auto"/>
      </w:divBdr>
    </w:div>
    <w:div w:id="1895504088">
      <w:bodyDiv w:val="1"/>
      <w:marLeft w:val="0"/>
      <w:marRight w:val="0"/>
      <w:marTop w:val="0"/>
      <w:marBottom w:val="0"/>
      <w:divBdr>
        <w:top w:val="none" w:sz="0" w:space="0" w:color="auto"/>
        <w:left w:val="none" w:sz="0" w:space="0" w:color="auto"/>
        <w:bottom w:val="none" w:sz="0" w:space="0" w:color="auto"/>
        <w:right w:val="none" w:sz="0" w:space="0" w:color="auto"/>
      </w:divBdr>
    </w:div>
    <w:div w:id="1895651092">
      <w:bodyDiv w:val="1"/>
      <w:marLeft w:val="0"/>
      <w:marRight w:val="0"/>
      <w:marTop w:val="0"/>
      <w:marBottom w:val="0"/>
      <w:divBdr>
        <w:top w:val="none" w:sz="0" w:space="0" w:color="auto"/>
        <w:left w:val="none" w:sz="0" w:space="0" w:color="auto"/>
        <w:bottom w:val="none" w:sz="0" w:space="0" w:color="auto"/>
        <w:right w:val="none" w:sz="0" w:space="0" w:color="auto"/>
      </w:divBdr>
    </w:div>
    <w:div w:id="1895846273">
      <w:bodyDiv w:val="1"/>
      <w:marLeft w:val="0"/>
      <w:marRight w:val="0"/>
      <w:marTop w:val="0"/>
      <w:marBottom w:val="0"/>
      <w:divBdr>
        <w:top w:val="none" w:sz="0" w:space="0" w:color="auto"/>
        <w:left w:val="none" w:sz="0" w:space="0" w:color="auto"/>
        <w:bottom w:val="none" w:sz="0" w:space="0" w:color="auto"/>
        <w:right w:val="none" w:sz="0" w:space="0" w:color="auto"/>
      </w:divBdr>
    </w:div>
    <w:div w:id="1896310512">
      <w:bodyDiv w:val="1"/>
      <w:marLeft w:val="0"/>
      <w:marRight w:val="0"/>
      <w:marTop w:val="0"/>
      <w:marBottom w:val="0"/>
      <w:divBdr>
        <w:top w:val="none" w:sz="0" w:space="0" w:color="auto"/>
        <w:left w:val="none" w:sz="0" w:space="0" w:color="auto"/>
        <w:bottom w:val="none" w:sz="0" w:space="0" w:color="auto"/>
        <w:right w:val="none" w:sz="0" w:space="0" w:color="auto"/>
      </w:divBdr>
    </w:div>
    <w:div w:id="1896694021">
      <w:bodyDiv w:val="1"/>
      <w:marLeft w:val="0"/>
      <w:marRight w:val="0"/>
      <w:marTop w:val="0"/>
      <w:marBottom w:val="0"/>
      <w:divBdr>
        <w:top w:val="none" w:sz="0" w:space="0" w:color="auto"/>
        <w:left w:val="none" w:sz="0" w:space="0" w:color="auto"/>
        <w:bottom w:val="none" w:sz="0" w:space="0" w:color="auto"/>
        <w:right w:val="none" w:sz="0" w:space="0" w:color="auto"/>
      </w:divBdr>
    </w:div>
    <w:div w:id="1896770137">
      <w:bodyDiv w:val="1"/>
      <w:marLeft w:val="0"/>
      <w:marRight w:val="0"/>
      <w:marTop w:val="0"/>
      <w:marBottom w:val="0"/>
      <w:divBdr>
        <w:top w:val="none" w:sz="0" w:space="0" w:color="auto"/>
        <w:left w:val="none" w:sz="0" w:space="0" w:color="auto"/>
        <w:bottom w:val="none" w:sz="0" w:space="0" w:color="auto"/>
        <w:right w:val="none" w:sz="0" w:space="0" w:color="auto"/>
      </w:divBdr>
    </w:div>
    <w:div w:id="1897399801">
      <w:bodyDiv w:val="1"/>
      <w:marLeft w:val="0"/>
      <w:marRight w:val="0"/>
      <w:marTop w:val="0"/>
      <w:marBottom w:val="0"/>
      <w:divBdr>
        <w:top w:val="none" w:sz="0" w:space="0" w:color="auto"/>
        <w:left w:val="none" w:sz="0" w:space="0" w:color="auto"/>
        <w:bottom w:val="none" w:sz="0" w:space="0" w:color="auto"/>
        <w:right w:val="none" w:sz="0" w:space="0" w:color="auto"/>
      </w:divBdr>
    </w:div>
    <w:div w:id="1897622664">
      <w:bodyDiv w:val="1"/>
      <w:marLeft w:val="0"/>
      <w:marRight w:val="0"/>
      <w:marTop w:val="0"/>
      <w:marBottom w:val="0"/>
      <w:divBdr>
        <w:top w:val="none" w:sz="0" w:space="0" w:color="auto"/>
        <w:left w:val="none" w:sz="0" w:space="0" w:color="auto"/>
        <w:bottom w:val="none" w:sz="0" w:space="0" w:color="auto"/>
        <w:right w:val="none" w:sz="0" w:space="0" w:color="auto"/>
      </w:divBdr>
    </w:div>
    <w:div w:id="1897818664">
      <w:bodyDiv w:val="1"/>
      <w:marLeft w:val="0"/>
      <w:marRight w:val="0"/>
      <w:marTop w:val="0"/>
      <w:marBottom w:val="0"/>
      <w:divBdr>
        <w:top w:val="none" w:sz="0" w:space="0" w:color="auto"/>
        <w:left w:val="none" w:sz="0" w:space="0" w:color="auto"/>
        <w:bottom w:val="none" w:sz="0" w:space="0" w:color="auto"/>
        <w:right w:val="none" w:sz="0" w:space="0" w:color="auto"/>
      </w:divBdr>
    </w:div>
    <w:div w:id="1898201624">
      <w:bodyDiv w:val="1"/>
      <w:marLeft w:val="0"/>
      <w:marRight w:val="0"/>
      <w:marTop w:val="0"/>
      <w:marBottom w:val="0"/>
      <w:divBdr>
        <w:top w:val="none" w:sz="0" w:space="0" w:color="auto"/>
        <w:left w:val="none" w:sz="0" w:space="0" w:color="auto"/>
        <w:bottom w:val="none" w:sz="0" w:space="0" w:color="auto"/>
        <w:right w:val="none" w:sz="0" w:space="0" w:color="auto"/>
      </w:divBdr>
    </w:div>
    <w:div w:id="1898471180">
      <w:bodyDiv w:val="1"/>
      <w:marLeft w:val="0"/>
      <w:marRight w:val="0"/>
      <w:marTop w:val="0"/>
      <w:marBottom w:val="0"/>
      <w:divBdr>
        <w:top w:val="none" w:sz="0" w:space="0" w:color="auto"/>
        <w:left w:val="none" w:sz="0" w:space="0" w:color="auto"/>
        <w:bottom w:val="none" w:sz="0" w:space="0" w:color="auto"/>
        <w:right w:val="none" w:sz="0" w:space="0" w:color="auto"/>
      </w:divBdr>
    </w:div>
    <w:div w:id="1898513527">
      <w:bodyDiv w:val="1"/>
      <w:marLeft w:val="0"/>
      <w:marRight w:val="0"/>
      <w:marTop w:val="0"/>
      <w:marBottom w:val="0"/>
      <w:divBdr>
        <w:top w:val="none" w:sz="0" w:space="0" w:color="auto"/>
        <w:left w:val="none" w:sz="0" w:space="0" w:color="auto"/>
        <w:bottom w:val="none" w:sz="0" w:space="0" w:color="auto"/>
        <w:right w:val="none" w:sz="0" w:space="0" w:color="auto"/>
      </w:divBdr>
    </w:div>
    <w:div w:id="1898542660">
      <w:bodyDiv w:val="1"/>
      <w:marLeft w:val="0"/>
      <w:marRight w:val="0"/>
      <w:marTop w:val="0"/>
      <w:marBottom w:val="0"/>
      <w:divBdr>
        <w:top w:val="none" w:sz="0" w:space="0" w:color="auto"/>
        <w:left w:val="none" w:sz="0" w:space="0" w:color="auto"/>
        <w:bottom w:val="none" w:sz="0" w:space="0" w:color="auto"/>
        <w:right w:val="none" w:sz="0" w:space="0" w:color="auto"/>
      </w:divBdr>
    </w:div>
    <w:div w:id="1898542816">
      <w:bodyDiv w:val="1"/>
      <w:marLeft w:val="0"/>
      <w:marRight w:val="0"/>
      <w:marTop w:val="0"/>
      <w:marBottom w:val="0"/>
      <w:divBdr>
        <w:top w:val="none" w:sz="0" w:space="0" w:color="auto"/>
        <w:left w:val="none" w:sz="0" w:space="0" w:color="auto"/>
        <w:bottom w:val="none" w:sz="0" w:space="0" w:color="auto"/>
        <w:right w:val="none" w:sz="0" w:space="0" w:color="auto"/>
      </w:divBdr>
    </w:div>
    <w:div w:id="1898586880">
      <w:bodyDiv w:val="1"/>
      <w:marLeft w:val="0"/>
      <w:marRight w:val="0"/>
      <w:marTop w:val="0"/>
      <w:marBottom w:val="0"/>
      <w:divBdr>
        <w:top w:val="none" w:sz="0" w:space="0" w:color="auto"/>
        <w:left w:val="none" w:sz="0" w:space="0" w:color="auto"/>
        <w:bottom w:val="none" w:sz="0" w:space="0" w:color="auto"/>
        <w:right w:val="none" w:sz="0" w:space="0" w:color="auto"/>
      </w:divBdr>
    </w:div>
    <w:div w:id="1899048078">
      <w:bodyDiv w:val="1"/>
      <w:marLeft w:val="0"/>
      <w:marRight w:val="0"/>
      <w:marTop w:val="0"/>
      <w:marBottom w:val="0"/>
      <w:divBdr>
        <w:top w:val="none" w:sz="0" w:space="0" w:color="auto"/>
        <w:left w:val="none" w:sz="0" w:space="0" w:color="auto"/>
        <w:bottom w:val="none" w:sz="0" w:space="0" w:color="auto"/>
        <w:right w:val="none" w:sz="0" w:space="0" w:color="auto"/>
      </w:divBdr>
    </w:div>
    <w:div w:id="1899241982">
      <w:bodyDiv w:val="1"/>
      <w:marLeft w:val="0"/>
      <w:marRight w:val="0"/>
      <w:marTop w:val="0"/>
      <w:marBottom w:val="0"/>
      <w:divBdr>
        <w:top w:val="none" w:sz="0" w:space="0" w:color="auto"/>
        <w:left w:val="none" w:sz="0" w:space="0" w:color="auto"/>
        <w:bottom w:val="none" w:sz="0" w:space="0" w:color="auto"/>
        <w:right w:val="none" w:sz="0" w:space="0" w:color="auto"/>
      </w:divBdr>
    </w:div>
    <w:div w:id="1899589295">
      <w:bodyDiv w:val="1"/>
      <w:marLeft w:val="0"/>
      <w:marRight w:val="0"/>
      <w:marTop w:val="0"/>
      <w:marBottom w:val="0"/>
      <w:divBdr>
        <w:top w:val="none" w:sz="0" w:space="0" w:color="auto"/>
        <w:left w:val="none" w:sz="0" w:space="0" w:color="auto"/>
        <w:bottom w:val="none" w:sz="0" w:space="0" w:color="auto"/>
        <w:right w:val="none" w:sz="0" w:space="0" w:color="auto"/>
      </w:divBdr>
    </w:div>
    <w:div w:id="1899971142">
      <w:bodyDiv w:val="1"/>
      <w:marLeft w:val="0"/>
      <w:marRight w:val="0"/>
      <w:marTop w:val="0"/>
      <w:marBottom w:val="0"/>
      <w:divBdr>
        <w:top w:val="none" w:sz="0" w:space="0" w:color="auto"/>
        <w:left w:val="none" w:sz="0" w:space="0" w:color="auto"/>
        <w:bottom w:val="none" w:sz="0" w:space="0" w:color="auto"/>
        <w:right w:val="none" w:sz="0" w:space="0" w:color="auto"/>
      </w:divBdr>
    </w:div>
    <w:div w:id="1900093723">
      <w:bodyDiv w:val="1"/>
      <w:marLeft w:val="0"/>
      <w:marRight w:val="0"/>
      <w:marTop w:val="0"/>
      <w:marBottom w:val="0"/>
      <w:divBdr>
        <w:top w:val="none" w:sz="0" w:space="0" w:color="auto"/>
        <w:left w:val="none" w:sz="0" w:space="0" w:color="auto"/>
        <w:bottom w:val="none" w:sz="0" w:space="0" w:color="auto"/>
        <w:right w:val="none" w:sz="0" w:space="0" w:color="auto"/>
      </w:divBdr>
    </w:div>
    <w:div w:id="1900436111">
      <w:bodyDiv w:val="1"/>
      <w:marLeft w:val="0"/>
      <w:marRight w:val="0"/>
      <w:marTop w:val="0"/>
      <w:marBottom w:val="0"/>
      <w:divBdr>
        <w:top w:val="none" w:sz="0" w:space="0" w:color="auto"/>
        <w:left w:val="none" w:sz="0" w:space="0" w:color="auto"/>
        <w:bottom w:val="none" w:sz="0" w:space="0" w:color="auto"/>
        <w:right w:val="none" w:sz="0" w:space="0" w:color="auto"/>
      </w:divBdr>
    </w:div>
    <w:div w:id="1900482308">
      <w:bodyDiv w:val="1"/>
      <w:marLeft w:val="0"/>
      <w:marRight w:val="0"/>
      <w:marTop w:val="0"/>
      <w:marBottom w:val="0"/>
      <w:divBdr>
        <w:top w:val="none" w:sz="0" w:space="0" w:color="auto"/>
        <w:left w:val="none" w:sz="0" w:space="0" w:color="auto"/>
        <w:bottom w:val="none" w:sz="0" w:space="0" w:color="auto"/>
        <w:right w:val="none" w:sz="0" w:space="0" w:color="auto"/>
      </w:divBdr>
    </w:div>
    <w:div w:id="1901091458">
      <w:bodyDiv w:val="1"/>
      <w:marLeft w:val="0"/>
      <w:marRight w:val="0"/>
      <w:marTop w:val="0"/>
      <w:marBottom w:val="0"/>
      <w:divBdr>
        <w:top w:val="none" w:sz="0" w:space="0" w:color="auto"/>
        <w:left w:val="none" w:sz="0" w:space="0" w:color="auto"/>
        <w:bottom w:val="none" w:sz="0" w:space="0" w:color="auto"/>
        <w:right w:val="none" w:sz="0" w:space="0" w:color="auto"/>
      </w:divBdr>
    </w:div>
    <w:div w:id="1901551627">
      <w:bodyDiv w:val="1"/>
      <w:marLeft w:val="0"/>
      <w:marRight w:val="0"/>
      <w:marTop w:val="0"/>
      <w:marBottom w:val="0"/>
      <w:divBdr>
        <w:top w:val="none" w:sz="0" w:space="0" w:color="auto"/>
        <w:left w:val="none" w:sz="0" w:space="0" w:color="auto"/>
        <w:bottom w:val="none" w:sz="0" w:space="0" w:color="auto"/>
        <w:right w:val="none" w:sz="0" w:space="0" w:color="auto"/>
      </w:divBdr>
    </w:div>
    <w:div w:id="1901862852">
      <w:bodyDiv w:val="1"/>
      <w:marLeft w:val="0"/>
      <w:marRight w:val="0"/>
      <w:marTop w:val="0"/>
      <w:marBottom w:val="0"/>
      <w:divBdr>
        <w:top w:val="none" w:sz="0" w:space="0" w:color="auto"/>
        <w:left w:val="none" w:sz="0" w:space="0" w:color="auto"/>
        <w:bottom w:val="none" w:sz="0" w:space="0" w:color="auto"/>
        <w:right w:val="none" w:sz="0" w:space="0" w:color="auto"/>
      </w:divBdr>
    </w:div>
    <w:div w:id="1902711438">
      <w:bodyDiv w:val="1"/>
      <w:marLeft w:val="0"/>
      <w:marRight w:val="0"/>
      <w:marTop w:val="0"/>
      <w:marBottom w:val="0"/>
      <w:divBdr>
        <w:top w:val="none" w:sz="0" w:space="0" w:color="auto"/>
        <w:left w:val="none" w:sz="0" w:space="0" w:color="auto"/>
        <w:bottom w:val="none" w:sz="0" w:space="0" w:color="auto"/>
        <w:right w:val="none" w:sz="0" w:space="0" w:color="auto"/>
      </w:divBdr>
    </w:div>
    <w:div w:id="1902790139">
      <w:bodyDiv w:val="1"/>
      <w:marLeft w:val="0"/>
      <w:marRight w:val="0"/>
      <w:marTop w:val="0"/>
      <w:marBottom w:val="0"/>
      <w:divBdr>
        <w:top w:val="none" w:sz="0" w:space="0" w:color="auto"/>
        <w:left w:val="none" w:sz="0" w:space="0" w:color="auto"/>
        <w:bottom w:val="none" w:sz="0" w:space="0" w:color="auto"/>
        <w:right w:val="none" w:sz="0" w:space="0" w:color="auto"/>
      </w:divBdr>
    </w:div>
    <w:div w:id="1902909051">
      <w:bodyDiv w:val="1"/>
      <w:marLeft w:val="0"/>
      <w:marRight w:val="0"/>
      <w:marTop w:val="0"/>
      <w:marBottom w:val="0"/>
      <w:divBdr>
        <w:top w:val="none" w:sz="0" w:space="0" w:color="auto"/>
        <w:left w:val="none" w:sz="0" w:space="0" w:color="auto"/>
        <w:bottom w:val="none" w:sz="0" w:space="0" w:color="auto"/>
        <w:right w:val="none" w:sz="0" w:space="0" w:color="auto"/>
      </w:divBdr>
    </w:div>
    <w:div w:id="1904482779">
      <w:bodyDiv w:val="1"/>
      <w:marLeft w:val="0"/>
      <w:marRight w:val="0"/>
      <w:marTop w:val="0"/>
      <w:marBottom w:val="0"/>
      <w:divBdr>
        <w:top w:val="none" w:sz="0" w:space="0" w:color="auto"/>
        <w:left w:val="none" w:sz="0" w:space="0" w:color="auto"/>
        <w:bottom w:val="none" w:sz="0" w:space="0" w:color="auto"/>
        <w:right w:val="none" w:sz="0" w:space="0" w:color="auto"/>
      </w:divBdr>
    </w:div>
    <w:div w:id="1905068220">
      <w:bodyDiv w:val="1"/>
      <w:marLeft w:val="0"/>
      <w:marRight w:val="0"/>
      <w:marTop w:val="0"/>
      <w:marBottom w:val="0"/>
      <w:divBdr>
        <w:top w:val="none" w:sz="0" w:space="0" w:color="auto"/>
        <w:left w:val="none" w:sz="0" w:space="0" w:color="auto"/>
        <w:bottom w:val="none" w:sz="0" w:space="0" w:color="auto"/>
        <w:right w:val="none" w:sz="0" w:space="0" w:color="auto"/>
      </w:divBdr>
    </w:div>
    <w:div w:id="1905098146">
      <w:bodyDiv w:val="1"/>
      <w:marLeft w:val="0"/>
      <w:marRight w:val="0"/>
      <w:marTop w:val="0"/>
      <w:marBottom w:val="0"/>
      <w:divBdr>
        <w:top w:val="none" w:sz="0" w:space="0" w:color="auto"/>
        <w:left w:val="none" w:sz="0" w:space="0" w:color="auto"/>
        <w:bottom w:val="none" w:sz="0" w:space="0" w:color="auto"/>
        <w:right w:val="none" w:sz="0" w:space="0" w:color="auto"/>
      </w:divBdr>
    </w:div>
    <w:div w:id="1905136865">
      <w:bodyDiv w:val="1"/>
      <w:marLeft w:val="0"/>
      <w:marRight w:val="0"/>
      <w:marTop w:val="0"/>
      <w:marBottom w:val="0"/>
      <w:divBdr>
        <w:top w:val="none" w:sz="0" w:space="0" w:color="auto"/>
        <w:left w:val="none" w:sz="0" w:space="0" w:color="auto"/>
        <w:bottom w:val="none" w:sz="0" w:space="0" w:color="auto"/>
        <w:right w:val="none" w:sz="0" w:space="0" w:color="auto"/>
      </w:divBdr>
    </w:div>
    <w:div w:id="1905140257">
      <w:bodyDiv w:val="1"/>
      <w:marLeft w:val="0"/>
      <w:marRight w:val="0"/>
      <w:marTop w:val="0"/>
      <w:marBottom w:val="0"/>
      <w:divBdr>
        <w:top w:val="none" w:sz="0" w:space="0" w:color="auto"/>
        <w:left w:val="none" w:sz="0" w:space="0" w:color="auto"/>
        <w:bottom w:val="none" w:sz="0" w:space="0" w:color="auto"/>
        <w:right w:val="none" w:sz="0" w:space="0" w:color="auto"/>
      </w:divBdr>
    </w:div>
    <w:div w:id="1905410739">
      <w:bodyDiv w:val="1"/>
      <w:marLeft w:val="0"/>
      <w:marRight w:val="0"/>
      <w:marTop w:val="0"/>
      <w:marBottom w:val="0"/>
      <w:divBdr>
        <w:top w:val="none" w:sz="0" w:space="0" w:color="auto"/>
        <w:left w:val="none" w:sz="0" w:space="0" w:color="auto"/>
        <w:bottom w:val="none" w:sz="0" w:space="0" w:color="auto"/>
        <w:right w:val="none" w:sz="0" w:space="0" w:color="auto"/>
      </w:divBdr>
    </w:div>
    <w:div w:id="1905482142">
      <w:bodyDiv w:val="1"/>
      <w:marLeft w:val="0"/>
      <w:marRight w:val="0"/>
      <w:marTop w:val="0"/>
      <w:marBottom w:val="0"/>
      <w:divBdr>
        <w:top w:val="none" w:sz="0" w:space="0" w:color="auto"/>
        <w:left w:val="none" w:sz="0" w:space="0" w:color="auto"/>
        <w:bottom w:val="none" w:sz="0" w:space="0" w:color="auto"/>
        <w:right w:val="none" w:sz="0" w:space="0" w:color="auto"/>
      </w:divBdr>
    </w:div>
    <w:div w:id="1905674373">
      <w:bodyDiv w:val="1"/>
      <w:marLeft w:val="0"/>
      <w:marRight w:val="0"/>
      <w:marTop w:val="0"/>
      <w:marBottom w:val="0"/>
      <w:divBdr>
        <w:top w:val="none" w:sz="0" w:space="0" w:color="auto"/>
        <w:left w:val="none" w:sz="0" w:space="0" w:color="auto"/>
        <w:bottom w:val="none" w:sz="0" w:space="0" w:color="auto"/>
        <w:right w:val="none" w:sz="0" w:space="0" w:color="auto"/>
      </w:divBdr>
    </w:div>
    <w:div w:id="1905752617">
      <w:bodyDiv w:val="1"/>
      <w:marLeft w:val="0"/>
      <w:marRight w:val="0"/>
      <w:marTop w:val="0"/>
      <w:marBottom w:val="0"/>
      <w:divBdr>
        <w:top w:val="none" w:sz="0" w:space="0" w:color="auto"/>
        <w:left w:val="none" w:sz="0" w:space="0" w:color="auto"/>
        <w:bottom w:val="none" w:sz="0" w:space="0" w:color="auto"/>
        <w:right w:val="none" w:sz="0" w:space="0" w:color="auto"/>
      </w:divBdr>
    </w:div>
    <w:div w:id="1906142711">
      <w:bodyDiv w:val="1"/>
      <w:marLeft w:val="0"/>
      <w:marRight w:val="0"/>
      <w:marTop w:val="0"/>
      <w:marBottom w:val="0"/>
      <w:divBdr>
        <w:top w:val="none" w:sz="0" w:space="0" w:color="auto"/>
        <w:left w:val="none" w:sz="0" w:space="0" w:color="auto"/>
        <w:bottom w:val="none" w:sz="0" w:space="0" w:color="auto"/>
        <w:right w:val="none" w:sz="0" w:space="0" w:color="auto"/>
      </w:divBdr>
    </w:div>
    <w:div w:id="1906720985">
      <w:bodyDiv w:val="1"/>
      <w:marLeft w:val="0"/>
      <w:marRight w:val="0"/>
      <w:marTop w:val="0"/>
      <w:marBottom w:val="0"/>
      <w:divBdr>
        <w:top w:val="none" w:sz="0" w:space="0" w:color="auto"/>
        <w:left w:val="none" w:sz="0" w:space="0" w:color="auto"/>
        <w:bottom w:val="none" w:sz="0" w:space="0" w:color="auto"/>
        <w:right w:val="none" w:sz="0" w:space="0" w:color="auto"/>
      </w:divBdr>
    </w:div>
    <w:div w:id="1906990998">
      <w:bodyDiv w:val="1"/>
      <w:marLeft w:val="0"/>
      <w:marRight w:val="0"/>
      <w:marTop w:val="0"/>
      <w:marBottom w:val="0"/>
      <w:divBdr>
        <w:top w:val="none" w:sz="0" w:space="0" w:color="auto"/>
        <w:left w:val="none" w:sz="0" w:space="0" w:color="auto"/>
        <w:bottom w:val="none" w:sz="0" w:space="0" w:color="auto"/>
        <w:right w:val="none" w:sz="0" w:space="0" w:color="auto"/>
      </w:divBdr>
    </w:div>
    <w:div w:id="1907064401">
      <w:bodyDiv w:val="1"/>
      <w:marLeft w:val="0"/>
      <w:marRight w:val="0"/>
      <w:marTop w:val="0"/>
      <w:marBottom w:val="0"/>
      <w:divBdr>
        <w:top w:val="none" w:sz="0" w:space="0" w:color="auto"/>
        <w:left w:val="none" w:sz="0" w:space="0" w:color="auto"/>
        <w:bottom w:val="none" w:sz="0" w:space="0" w:color="auto"/>
        <w:right w:val="none" w:sz="0" w:space="0" w:color="auto"/>
      </w:divBdr>
    </w:div>
    <w:div w:id="1907182269">
      <w:bodyDiv w:val="1"/>
      <w:marLeft w:val="0"/>
      <w:marRight w:val="0"/>
      <w:marTop w:val="0"/>
      <w:marBottom w:val="0"/>
      <w:divBdr>
        <w:top w:val="none" w:sz="0" w:space="0" w:color="auto"/>
        <w:left w:val="none" w:sz="0" w:space="0" w:color="auto"/>
        <w:bottom w:val="none" w:sz="0" w:space="0" w:color="auto"/>
        <w:right w:val="none" w:sz="0" w:space="0" w:color="auto"/>
      </w:divBdr>
    </w:div>
    <w:div w:id="1907452626">
      <w:bodyDiv w:val="1"/>
      <w:marLeft w:val="0"/>
      <w:marRight w:val="0"/>
      <w:marTop w:val="0"/>
      <w:marBottom w:val="0"/>
      <w:divBdr>
        <w:top w:val="none" w:sz="0" w:space="0" w:color="auto"/>
        <w:left w:val="none" w:sz="0" w:space="0" w:color="auto"/>
        <w:bottom w:val="none" w:sz="0" w:space="0" w:color="auto"/>
        <w:right w:val="none" w:sz="0" w:space="0" w:color="auto"/>
      </w:divBdr>
    </w:div>
    <w:div w:id="1907764853">
      <w:bodyDiv w:val="1"/>
      <w:marLeft w:val="0"/>
      <w:marRight w:val="0"/>
      <w:marTop w:val="0"/>
      <w:marBottom w:val="0"/>
      <w:divBdr>
        <w:top w:val="none" w:sz="0" w:space="0" w:color="auto"/>
        <w:left w:val="none" w:sz="0" w:space="0" w:color="auto"/>
        <w:bottom w:val="none" w:sz="0" w:space="0" w:color="auto"/>
        <w:right w:val="none" w:sz="0" w:space="0" w:color="auto"/>
      </w:divBdr>
    </w:div>
    <w:div w:id="1908027809">
      <w:bodyDiv w:val="1"/>
      <w:marLeft w:val="0"/>
      <w:marRight w:val="0"/>
      <w:marTop w:val="0"/>
      <w:marBottom w:val="0"/>
      <w:divBdr>
        <w:top w:val="none" w:sz="0" w:space="0" w:color="auto"/>
        <w:left w:val="none" w:sz="0" w:space="0" w:color="auto"/>
        <w:bottom w:val="none" w:sz="0" w:space="0" w:color="auto"/>
        <w:right w:val="none" w:sz="0" w:space="0" w:color="auto"/>
      </w:divBdr>
    </w:div>
    <w:div w:id="1908029733">
      <w:bodyDiv w:val="1"/>
      <w:marLeft w:val="0"/>
      <w:marRight w:val="0"/>
      <w:marTop w:val="0"/>
      <w:marBottom w:val="0"/>
      <w:divBdr>
        <w:top w:val="none" w:sz="0" w:space="0" w:color="auto"/>
        <w:left w:val="none" w:sz="0" w:space="0" w:color="auto"/>
        <w:bottom w:val="none" w:sz="0" w:space="0" w:color="auto"/>
        <w:right w:val="none" w:sz="0" w:space="0" w:color="auto"/>
      </w:divBdr>
    </w:div>
    <w:div w:id="1908683037">
      <w:bodyDiv w:val="1"/>
      <w:marLeft w:val="0"/>
      <w:marRight w:val="0"/>
      <w:marTop w:val="0"/>
      <w:marBottom w:val="0"/>
      <w:divBdr>
        <w:top w:val="none" w:sz="0" w:space="0" w:color="auto"/>
        <w:left w:val="none" w:sz="0" w:space="0" w:color="auto"/>
        <w:bottom w:val="none" w:sz="0" w:space="0" w:color="auto"/>
        <w:right w:val="none" w:sz="0" w:space="0" w:color="auto"/>
      </w:divBdr>
    </w:div>
    <w:div w:id="1908763997">
      <w:bodyDiv w:val="1"/>
      <w:marLeft w:val="0"/>
      <w:marRight w:val="0"/>
      <w:marTop w:val="0"/>
      <w:marBottom w:val="0"/>
      <w:divBdr>
        <w:top w:val="none" w:sz="0" w:space="0" w:color="auto"/>
        <w:left w:val="none" w:sz="0" w:space="0" w:color="auto"/>
        <w:bottom w:val="none" w:sz="0" w:space="0" w:color="auto"/>
        <w:right w:val="none" w:sz="0" w:space="0" w:color="auto"/>
      </w:divBdr>
    </w:div>
    <w:div w:id="1909345964">
      <w:bodyDiv w:val="1"/>
      <w:marLeft w:val="0"/>
      <w:marRight w:val="0"/>
      <w:marTop w:val="0"/>
      <w:marBottom w:val="0"/>
      <w:divBdr>
        <w:top w:val="none" w:sz="0" w:space="0" w:color="auto"/>
        <w:left w:val="none" w:sz="0" w:space="0" w:color="auto"/>
        <w:bottom w:val="none" w:sz="0" w:space="0" w:color="auto"/>
        <w:right w:val="none" w:sz="0" w:space="0" w:color="auto"/>
      </w:divBdr>
    </w:div>
    <w:div w:id="1909531359">
      <w:bodyDiv w:val="1"/>
      <w:marLeft w:val="0"/>
      <w:marRight w:val="0"/>
      <w:marTop w:val="0"/>
      <w:marBottom w:val="0"/>
      <w:divBdr>
        <w:top w:val="none" w:sz="0" w:space="0" w:color="auto"/>
        <w:left w:val="none" w:sz="0" w:space="0" w:color="auto"/>
        <w:bottom w:val="none" w:sz="0" w:space="0" w:color="auto"/>
        <w:right w:val="none" w:sz="0" w:space="0" w:color="auto"/>
      </w:divBdr>
    </w:div>
    <w:div w:id="1909682415">
      <w:bodyDiv w:val="1"/>
      <w:marLeft w:val="0"/>
      <w:marRight w:val="0"/>
      <w:marTop w:val="0"/>
      <w:marBottom w:val="0"/>
      <w:divBdr>
        <w:top w:val="none" w:sz="0" w:space="0" w:color="auto"/>
        <w:left w:val="none" w:sz="0" w:space="0" w:color="auto"/>
        <w:bottom w:val="none" w:sz="0" w:space="0" w:color="auto"/>
        <w:right w:val="none" w:sz="0" w:space="0" w:color="auto"/>
      </w:divBdr>
    </w:div>
    <w:div w:id="1909730432">
      <w:bodyDiv w:val="1"/>
      <w:marLeft w:val="0"/>
      <w:marRight w:val="0"/>
      <w:marTop w:val="0"/>
      <w:marBottom w:val="0"/>
      <w:divBdr>
        <w:top w:val="none" w:sz="0" w:space="0" w:color="auto"/>
        <w:left w:val="none" w:sz="0" w:space="0" w:color="auto"/>
        <w:bottom w:val="none" w:sz="0" w:space="0" w:color="auto"/>
        <w:right w:val="none" w:sz="0" w:space="0" w:color="auto"/>
      </w:divBdr>
    </w:div>
    <w:div w:id="1909730496">
      <w:bodyDiv w:val="1"/>
      <w:marLeft w:val="0"/>
      <w:marRight w:val="0"/>
      <w:marTop w:val="0"/>
      <w:marBottom w:val="0"/>
      <w:divBdr>
        <w:top w:val="none" w:sz="0" w:space="0" w:color="auto"/>
        <w:left w:val="none" w:sz="0" w:space="0" w:color="auto"/>
        <w:bottom w:val="none" w:sz="0" w:space="0" w:color="auto"/>
        <w:right w:val="none" w:sz="0" w:space="0" w:color="auto"/>
      </w:divBdr>
    </w:div>
    <w:div w:id="1909805336">
      <w:bodyDiv w:val="1"/>
      <w:marLeft w:val="0"/>
      <w:marRight w:val="0"/>
      <w:marTop w:val="0"/>
      <w:marBottom w:val="0"/>
      <w:divBdr>
        <w:top w:val="none" w:sz="0" w:space="0" w:color="auto"/>
        <w:left w:val="none" w:sz="0" w:space="0" w:color="auto"/>
        <w:bottom w:val="none" w:sz="0" w:space="0" w:color="auto"/>
        <w:right w:val="none" w:sz="0" w:space="0" w:color="auto"/>
      </w:divBdr>
    </w:div>
    <w:div w:id="1909999784">
      <w:bodyDiv w:val="1"/>
      <w:marLeft w:val="0"/>
      <w:marRight w:val="0"/>
      <w:marTop w:val="0"/>
      <w:marBottom w:val="0"/>
      <w:divBdr>
        <w:top w:val="none" w:sz="0" w:space="0" w:color="auto"/>
        <w:left w:val="none" w:sz="0" w:space="0" w:color="auto"/>
        <w:bottom w:val="none" w:sz="0" w:space="0" w:color="auto"/>
        <w:right w:val="none" w:sz="0" w:space="0" w:color="auto"/>
      </w:divBdr>
    </w:div>
    <w:div w:id="1910456029">
      <w:bodyDiv w:val="1"/>
      <w:marLeft w:val="0"/>
      <w:marRight w:val="0"/>
      <w:marTop w:val="0"/>
      <w:marBottom w:val="0"/>
      <w:divBdr>
        <w:top w:val="none" w:sz="0" w:space="0" w:color="auto"/>
        <w:left w:val="none" w:sz="0" w:space="0" w:color="auto"/>
        <w:bottom w:val="none" w:sz="0" w:space="0" w:color="auto"/>
        <w:right w:val="none" w:sz="0" w:space="0" w:color="auto"/>
      </w:divBdr>
    </w:div>
    <w:div w:id="191052941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1111736">
      <w:bodyDiv w:val="1"/>
      <w:marLeft w:val="0"/>
      <w:marRight w:val="0"/>
      <w:marTop w:val="0"/>
      <w:marBottom w:val="0"/>
      <w:divBdr>
        <w:top w:val="none" w:sz="0" w:space="0" w:color="auto"/>
        <w:left w:val="none" w:sz="0" w:space="0" w:color="auto"/>
        <w:bottom w:val="none" w:sz="0" w:space="0" w:color="auto"/>
        <w:right w:val="none" w:sz="0" w:space="0" w:color="auto"/>
      </w:divBdr>
    </w:div>
    <w:div w:id="1911890643">
      <w:bodyDiv w:val="1"/>
      <w:marLeft w:val="0"/>
      <w:marRight w:val="0"/>
      <w:marTop w:val="0"/>
      <w:marBottom w:val="0"/>
      <w:divBdr>
        <w:top w:val="none" w:sz="0" w:space="0" w:color="auto"/>
        <w:left w:val="none" w:sz="0" w:space="0" w:color="auto"/>
        <w:bottom w:val="none" w:sz="0" w:space="0" w:color="auto"/>
        <w:right w:val="none" w:sz="0" w:space="0" w:color="auto"/>
      </w:divBdr>
    </w:div>
    <w:div w:id="1912496020">
      <w:bodyDiv w:val="1"/>
      <w:marLeft w:val="0"/>
      <w:marRight w:val="0"/>
      <w:marTop w:val="0"/>
      <w:marBottom w:val="0"/>
      <w:divBdr>
        <w:top w:val="none" w:sz="0" w:space="0" w:color="auto"/>
        <w:left w:val="none" w:sz="0" w:space="0" w:color="auto"/>
        <w:bottom w:val="none" w:sz="0" w:space="0" w:color="auto"/>
        <w:right w:val="none" w:sz="0" w:space="0" w:color="auto"/>
      </w:divBdr>
    </w:div>
    <w:div w:id="1912618468">
      <w:bodyDiv w:val="1"/>
      <w:marLeft w:val="0"/>
      <w:marRight w:val="0"/>
      <w:marTop w:val="0"/>
      <w:marBottom w:val="0"/>
      <w:divBdr>
        <w:top w:val="none" w:sz="0" w:space="0" w:color="auto"/>
        <w:left w:val="none" w:sz="0" w:space="0" w:color="auto"/>
        <w:bottom w:val="none" w:sz="0" w:space="0" w:color="auto"/>
        <w:right w:val="none" w:sz="0" w:space="0" w:color="auto"/>
      </w:divBdr>
    </w:div>
    <w:div w:id="1912693644">
      <w:bodyDiv w:val="1"/>
      <w:marLeft w:val="0"/>
      <w:marRight w:val="0"/>
      <w:marTop w:val="0"/>
      <w:marBottom w:val="0"/>
      <w:divBdr>
        <w:top w:val="none" w:sz="0" w:space="0" w:color="auto"/>
        <w:left w:val="none" w:sz="0" w:space="0" w:color="auto"/>
        <w:bottom w:val="none" w:sz="0" w:space="0" w:color="auto"/>
        <w:right w:val="none" w:sz="0" w:space="0" w:color="auto"/>
      </w:divBdr>
    </w:div>
    <w:div w:id="1913154087">
      <w:bodyDiv w:val="1"/>
      <w:marLeft w:val="0"/>
      <w:marRight w:val="0"/>
      <w:marTop w:val="0"/>
      <w:marBottom w:val="0"/>
      <w:divBdr>
        <w:top w:val="none" w:sz="0" w:space="0" w:color="auto"/>
        <w:left w:val="none" w:sz="0" w:space="0" w:color="auto"/>
        <w:bottom w:val="none" w:sz="0" w:space="0" w:color="auto"/>
        <w:right w:val="none" w:sz="0" w:space="0" w:color="auto"/>
      </w:divBdr>
    </w:div>
    <w:div w:id="1913351943">
      <w:bodyDiv w:val="1"/>
      <w:marLeft w:val="0"/>
      <w:marRight w:val="0"/>
      <w:marTop w:val="0"/>
      <w:marBottom w:val="0"/>
      <w:divBdr>
        <w:top w:val="none" w:sz="0" w:space="0" w:color="auto"/>
        <w:left w:val="none" w:sz="0" w:space="0" w:color="auto"/>
        <w:bottom w:val="none" w:sz="0" w:space="0" w:color="auto"/>
        <w:right w:val="none" w:sz="0" w:space="0" w:color="auto"/>
      </w:divBdr>
    </w:div>
    <w:div w:id="1913537151">
      <w:bodyDiv w:val="1"/>
      <w:marLeft w:val="0"/>
      <w:marRight w:val="0"/>
      <w:marTop w:val="0"/>
      <w:marBottom w:val="0"/>
      <w:divBdr>
        <w:top w:val="none" w:sz="0" w:space="0" w:color="auto"/>
        <w:left w:val="none" w:sz="0" w:space="0" w:color="auto"/>
        <w:bottom w:val="none" w:sz="0" w:space="0" w:color="auto"/>
        <w:right w:val="none" w:sz="0" w:space="0" w:color="auto"/>
      </w:divBdr>
    </w:div>
    <w:div w:id="1913810563">
      <w:bodyDiv w:val="1"/>
      <w:marLeft w:val="0"/>
      <w:marRight w:val="0"/>
      <w:marTop w:val="0"/>
      <w:marBottom w:val="0"/>
      <w:divBdr>
        <w:top w:val="none" w:sz="0" w:space="0" w:color="auto"/>
        <w:left w:val="none" w:sz="0" w:space="0" w:color="auto"/>
        <w:bottom w:val="none" w:sz="0" w:space="0" w:color="auto"/>
        <w:right w:val="none" w:sz="0" w:space="0" w:color="auto"/>
      </w:divBdr>
    </w:div>
    <w:div w:id="1914389273">
      <w:bodyDiv w:val="1"/>
      <w:marLeft w:val="0"/>
      <w:marRight w:val="0"/>
      <w:marTop w:val="0"/>
      <w:marBottom w:val="0"/>
      <w:divBdr>
        <w:top w:val="none" w:sz="0" w:space="0" w:color="auto"/>
        <w:left w:val="none" w:sz="0" w:space="0" w:color="auto"/>
        <w:bottom w:val="none" w:sz="0" w:space="0" w:color="auto"/>
        <w:right w:val="none" w:sz="0" w:space="0" w:color="auto"/>
      </w:divBdr>
    </w:div>
    <w:div w:id="1914508955">
      <w:bodyDiv w:val="1"/>
      <w:marLeft w:val="0"/>
      <w:marRight w:val="0"/>
      <w:marTop w:val="0"/>
      <w:marBottom w:val="0"/>
      <w:divBdr>
        <w:top w:val="none" w:sz="0" w:space="0" w:color="auto"/>
        <w:left w:val="none" w:sz="0" w:space="0" w:color="auto"/>
        <w:bottom w:val="none" w:sz="0" w:space="0" w:color="auto"/>
        <w:right w:val="none" w:sz="0" w:space="0" w:color="auto"/>
      </w:divBdr>
    </w:div>
    <w:div w:id="1914656457">
      <w:bodyDiv w:val="1"/>
      <w:marLeft w:val="0"/>
      <w:marRight w:val="0"/>
      <w:marTop w:val="0"/>
      <w:marBottom w:val="0"/>
      <w:divBdr>
        <w:top w:val="none" w:sz="0" w:space="0" w:color="auto"/>
        <w:left w:val="none" w:sz="0" w:space="0" w:color="auto"/>
        <w:bottom w:val="none" w:sz="0" w:space="0" w:color="auto"/>
        <w:right w:val="none" w:sz="0" w:space="0" w:color="auto"/>
      </w:divBdr>
    </w:div>
    <w:div w:id="1914661171">
      <w:bodyDiv w:val="1"/>
      <w:marLeft w:val="0"/>
      <w:marRight w:val="0"/>
      <w:marTop w:val="0"/>
      <w:marBottom w:val="0"/>
      <w:divBdr>
        <w:top w:val="none" w:sz="0" w:space="0" w:color="auto"/>
        <w:left w:val="none" w:sz="0" w:space="0" w:color="auto"/>
        <w:bottom w:val="none" w:sz="0" w:space="0" w:color="auto"/>
        <w:right w:val="none" w:sz="0" w:space="0" w:color="auto"/>
      </w:divBdr>
    </w:div>
    <w:div w:id="1914702474">
      <w:bodyDiv w:val="1"/>
      <w:marLeft w:val="0"/>
      <w:marRight w:val="0"/>
      <w:marTop w:val="0"/>
      <w:marBottom w:val="0"/>
      <w:divBdr>
        <w:top w:val="none" w:sz="0" w:space="0" w:color="auto"/>
        <w:left w:val="none" w:sz="0" w:space="0" w:color="auto"/>
        <w:bottom w:val="none" w:sz="0" w:space="0" w:color="auto"/>
        <w:right w:val="none" w:sz="0" w:space="0" w:color="auto"/>
      </w:divBdr>
    </w:div>
    <w:div w:id="1914729952">
      <w:bodyDiv w:val="1"/>
      <w:marLeft w:val="0"/>
      <w:marRight w:val="0"/>
      <w:marTop w:val="0"/>
      <w:marBottom w:val="0"/>
      <w:divBdr>
        <w:top w:val="none" w:sz="0" w:space="0" w:color="auto"/>
        <w:left w:val="none" w:sz="0" w:space="0" w:color="auto"/>
        <w:bottom w:val="none" w:sz="0" w:space="0" w:color="auto"/>
        <w:right w:val="none" w:sz="0" w:space="0" w:color="auto"/>
      </w:divBdr>
    </w:div>
    <w:div w:id="1915503454">
      <w:bodyDiv w:val="1"/>
      <w:marLeft w:val="0"/>
      <w:marRight w:val="0"/>
      <w:marTop w:val="0"/>
      <w:marBottom w:val="0"/>
      <w:divBdr>
        <w:top w:val="none" w:sz="0" w:space="0" w:color="auto"/>
        <w:left w:val="none" w:sz="0" w:space="0" w:color="auto"/>
        <w:bottom w:val="none" w:sz="0" w:space="0" w:color="auto"/>
        <w:right w:val="none" w:sz="0" w:space="0" w:color="auto"/>
      </w:divBdr>
    </w:div>
    <w:div w:id="1916888936">
      <w:bodyDiv w:val="1"/>
      <w:marLeft w:val="0"/>
      <w:marRight w:val="0"/>
      <w:marTop w:val="0"/>
      <w:marBottom w:val="0"/>
      <w:divBdr>
        <w:top w:val="none" w:sz="0" w:space="0" w:color="auto"/>
        <w:left w:val="none" w:sz="0" w:space="0" w:color="auto"/>
        <w:bottom w:val="none" w:sz="0" w:space="0" w:color="auto"/>
        <w:right w:val="none" w:sz="0" w:space="0" w:color="auto"/>
      </w:divBdr>
    </w:div>
    <w:div w:id="1917784389">
      <w:bodyDiv w:val="1"/>
      <w:marLeft w:val="0"/>
      <w:marRight w:val="0"/>
      <w:marTop w:val="0"/>
      <w:marBottom w:val="0"/>
      <w:divBdr>
        <w:top w:val="none" w:sz="0" w:space="0" w:color="auto"/>
        <w:left w:val="none" w:sz="0" w:space="0" w:color="auto"/>
        <w:bottom w:val="none" w:sz="0" w:space="0" w:color="auto"/>
        <w:right w:val="none" w:sz="0" w:space="0" w:color="auto"/>
      </w:divBdr>
    </w:div>
    <w:div w:id="1918057042">
      <w:bodyDiv w:val="1"/>
      <w:marLeft w:val="0"/>
      <w:marRight w:val="0"/>
      <w:marTop w:val="0"/>
      <w:marBottom w:val="0"/>
      <w:divBdr>
        <w:top w:val="none" w:sz="0" w:space="0" w:color="auto"/>
        <w:left w:val="none" w:sz="0" w:space="0" w:color="auto"/>
        <w:bottom w:val="none" w:sz="0" w:space="0" w:color="auto"/>
        <w:right w:val="none" w:sz="0" w:space="0" w:color="auto"/>
      </w:divBdr>
    </w:div>
    <w:div w:id="1918783608">
      <w:bodyDiv w:val="1"/>
      <w:marLeft w:val="0"/>
      <w:marRight w:val="0"/>
      <w:marTop w:val="0"/>
      <w:marBottom w:val="0"/>
      <w:divBdr>
        <w:top w:val="none" w:sz="0" w:space="0" w:color="auto"/>
        <w:left w:val="none" w:sz="0" w:space="0" w:color="auto"/>
        <w:bottom w:val="none" w:sz="0" w:space="0" w:color="auto"/>
        <w:right w:val="none" w:sz="0" w:space="0" w:color="auto"/>
      </w:divBdr>
    </w:div>
    <w:div w:id="1919049744">
      <w:bodyDiv w:val="1"/>
      <w:marLeft w:val="0"/>
      <w:marRight w:val="0"/>
      <w:marTop w:val="0"/>
      <w:marBottom w:val="0"/>
      <w:divBdr>
        <w:top w:val="none" w:sz="0" w:space="0" w:color="auto"/>
        <w:left w:val="none" w:sz="0" w:space="0" w:color="auto"/>
        <w:bottom w:val="none" w:sz="0" w:space="0" w:color="auto"/>
        <w:right w:val="none" w:sz="0" w:space="0" w:color="auto"/>
      </w:divBdr>
    </w:div>
    <w:div w:id="1919172982">
      <w:bodyDiv w:val="1"/>
      <w:marLeft w:val="0"/>
      <w:marRight w:val="0"/>
      <w:marTop w:val="0"/>
      <w:marBottom w:val="0"/>
      <w:divBdr>
        <w:top w:val="none" w:sz="0" w:space="0" w:color="auto"/>
        <w:left w:val="none" w:sz="0" w:space="0" w:color="auto"/>
        <w:bottom w:val="none" w:sz="0" w:space="0" w:color="auto"/>
        <w:right w:val="none" w:sz="0" w:space="0" w:color="auto"/>
      </w:divBdr>
    </w:div>
    <w:div w:id="1919825819">
      <w:bodyDiv w:val="1"/>
      <w:marLeft w:val="0"/>
      <w:marRight w:val="0"/>
      <w:marTop w:val="0"/>
      <w:marBottom w:val="0"/>
      <w:divBdr>
        <w:top w:val="none" w:sz="0" w:space="0" w:color="auto"/>
        <w:left w:val="none" w:sz="0" w:space="0" w:color="auto"/>
        <w:bottom w:val="none" w:sz="0" w:space="0" w:color="auto"/>
        <w:right w:val="none" w:sz="0" w:space="0" w:color="auto"/>
      </w:divBdr>
    </w:div>
    <w:div w:id="1920822545">
      <w:bodyDiv w:val="1"/>
      <w:marLeft w:val="0"/>
      <w:marRight w:val="0"/>
      <w:marTop w:val="0"/>
      <w:marBottom w:val="0"/>
      <w:divBdr>
        <w:top w:val="none" w:sz="0" w:space="0" w:color="auto"/>
        <w:left w:val="none" w:sz="0" w:space="0" w:color="auto"/>
        <w:bottom w:val="none" w:sz="0" w:space="0" w:color="auto"/>
        <w:right w:val="none" w:sz="0" w:space="0" w:color="auto"/>
      </w:divBdr>
    </w:div>
    <w:div w:id="1921065079">
      <w:bodyDiv w:val="1"/>
      <w:marLeft w:val="0"/>
      <w:marRight w:val="0"/>
      <w:marTop w:val="0"/>
      <w:marBottom w:val="0"/>
      <w:divBdr>
        <w:top w:val="none" w:sz="0" w:space="0" w:color="auto"/>
        <w:left w:val="none" w:sz="0" w:space="0" w:color="auto"/>
        <w:bottom w:val="none" w:sz="0" w:space="0" w:color="auto"/>
        <w:right w:val="none" w:sz="0" w:space="0" w:color="auto"/>
      </w:divBdr>
    </w:div>
    <w:div w:id="1921257951">
      <w:bodyDiv w:val="1"/>
      <w:marLeft w:val="0"/>
      <w:marRight w:val="0"/>
      <w:marTop w:val="0"/>
      <w:marBottom w:val="0"/>
      <w:divBdr>
        <w:top w:val="none" w:sz="0" w:space="0" w:color="auto"/>
        <w:left w:val="none" w:sz="0" w:space="0" w:color="auto"/>
        <w:bottom w:val="none" w:sz="0" w:space="0" w:color="auto"/>
        <w:right w:val="none" w:sz="0" w:space="0" w:color="auto"/>
      </w:divBdr>
    </w:div>
    <w:div w:id="1921525578">
      <w:bodyDiv w:val="1"/>
      <w:marLeft w:val="0"/>
      <w:marRight w:val="0"/>
      <w:marTop w:val="0"/>
      <w:marBottom w:val="0"/>
      <w:divBdr>
        <w:top w:val="none" w:sz="0" w:space="0" w:color="auto"/>
        <w:left w:val="none" w:sz="0" w:space="0" w:color="auto"/>
        <w:bottom w:val="none" w:sz="0" w:space="0" w:color="auto"/>
        <w:right w:val="none" w:sz="0" w:space="0" w:color="auto"/>
      </w:divBdr>
    </w:div>
    <w:div w:id="1921871548">
      <w:bodyDiv w:val="1"/>
      <w:marLeft w:val="0"/>
      <w:marRight w:val="0"/>
      <w:marTop w:val="0"/>
      <w:marBottom w:val="0"/>
      <w:divBdr>
        <w:top w:val="none" w:sz="0" w:space="0" w:color="auto"/>
        <w:left w:val="none" w:sz="0" w:space="0" w:color="auto"/>
        <w:bottom w:val="none" w:sz="0" w:space="0" w:color="auto"/>
        <w:right w:val="none" w:sz="0" w:space="0" w:color="auto"/>
      </w:divBdr>
    </w:div>
    <w:div w:id="1921986397">
      <w:bodyDiv w:val="1"/>
      <w:marLeft w:val="0"/>
      <w:marRight w:val="0"/>
      <w:marTop w:val="0"/>
      <w:marBottom w:val="0"/>
      <w:divBdr>
        <w:top w:val="none" w:sz="0" w:space="0" w:color="auto"/>
        <w:left w:val="none" w:sz="0" w:space="0" w:color="auto"/>
        <w:bottom w:val="none" w:sz="0" w:space="0" w:color="auto"/>
        <w:right w:val="none" w:sz="0" w:space="0" w:color="auto"/>
      </w:divBdr>
    </w:div>
    <w:div w:id="1923177758">
      <w:bodyDiv w:val="1"/>
      <w:marLeft w:val="0"/>
      <w:marRight w:val="0"/>
      <w:marTop w:val="0"/>
      <w:marBottom w:val="0"/>
      <w:divBdr>
        <w:top w:val="none" w:sz="0" w:space="0" w:color="auto"/>
        <w:left w:val="none" w:sz="0" w:space="0" w:color="auto"/>
        <w:bottom w:val="none" w:sz="0" w:space="0" w:color="auto"/>
        <w:right w:val="none" w:sz="0" w:space="0" w:color="auto"/>
      </w:divBdr>
    </w:div>
    <w:div w:id="1924222076">
      <w:bodyDiv w:val="1"/>
      <w:marLeft w:val="0"/>
      <w:marRight w:val="0"/>
      <w:marTop w:val="0"/>
      <w:marBottom w:val="0"/>
      <w:divBdr>
        <w:top w:val="none" w:sz="0" w:space="0" w:color="auto"/>
        <w:left w:val="none" w:sz="0" w:space="0" w:color="auto"/>
        <w:bottom w:val="none" w:sz="0" w:space="0" w:color="auto"/>
        <w:right w:val="none" w:sz="0" w:space="0" w:color="auto"/>
      </w:divBdr>
    </w:div>
    <w:div w:id="1925455791">
      <w:bodyDiv w:val="1"/>
      <w:marLeft w:val="0"/>
      <w:marRight w:val="0"/>
      <w:marTop w:val="0"/>
      <w:marBottom w:val="0"/>
      <w:divBdr>
        <w:top w:val="none" w:sz="0" w:space="0" w:color="auto"/>
        <w:left w:val="none" w:sz="0" w:space="0" w:color="auto"/>
        <w:bottom w:val="none" w:sz="0" w:space="0" w:color="auto"/>
        <w:right w:val="none" w:sz="0" w:space="0" w:color="auto"/>
      </w:divBdr>
    </w:div>
    <w:div w:id="1925457896">
      <w:bodyDiv w:val="1"/>
      <w:marLeft w:val="0"/>
      <w:marRight w:val="0"/>
      <w:marTop w:val="0"/>
      <w:marBottom w:val="0"/>
      <w:divBdr>
        <w:top w:val="none" w:sz="0" w:space="0" w:color="auto"/>
        <w:left w:val="none" w:sz="0" w:space="0" w:color="auto"/>
        <w:bottom w:val="none" w:sz="0" w:space="0" w:color="auto"/>
        <w:right w:val="none" w:sz="0" w:space="0" w:color="auto"/>
      </w:divBdr>
    </w:div>
    <w:div w:id="1925531627">
      <w:bodyDiv w:val="1"/>
      <w:marLeft w:val="0"/>
      <w:marRight w:val="0"/>
      <w:marTop w:val="0"/>
      <w:marBottom w:val="0"/>
      <w:divBdr>
        <w:top w:val="none" w:sz="0" w:space="0" w:color="auto"/>
        <w:left w:val="none" w:sz="0" w:space="0" w:color="auto"/>
        <w:bottom w:val="none" w:sz="0" w:space="0" w:color="auto"/>
        <w:right w:val="none" w:sz="0" w:space="0" w:color="auto"/>
      </w:divBdr>
    </w:div>
    <w:div w:id="1925652423">
      <w:bodyDiv w:val="1"/>
      <w:marLeft w:val="0"/>
      <w:marRight w:val="0"/>
      <w:marTop w:val="0"/>
      <w:marBottom w:val="0"/>
      <w:divBdr>
        <w:top w:val="none" w:sz="0" w:space="0" w:color="auto"/>
        <w:left w:val="none" w:sz="0" w:space="0" w:color="auto"/>
        <w:bottom w:val="none" w:sz="0" w:space="0" w:color="auto"/>
        <w:right w:val="none" w:sz="0" w:space="0" w:color="auto"/>
      </w:divBdr>
    </w:div>
    <w:div w:id="1926301040">
      <w:bodyDiv w:val="1"/>
      <w:marLeft w:val="0"/>
      <w:marRight w:val="0"/>
      <w:marTop w:val="0"/>
      <w:marBottom w:val="0"/>
      <w:divBdr>
        <w:top w:val="none" w:sz="0" w:space="0" w:color="auto"/>
        <w:left w:val="none" w:sz="0" w:space="0" w:color="auto"/>
        <w:bottom w:val="none" w:sz="0" w:space="0" w:color="auto"/>
        <w:right w:val="none" w:sz="0" w:space="0" w:color="auto"/>
      </w:divBdr>
    </w:div>
    <w:div w:id="1926381273">
      <w:bodyDiv w:val="1"/>
      <w:marLeft w:val="0"/>
      <w:marRight w:val="0"/>
      <w:marTop w:val="0"/>
      <w:marBottom w:val="0"/>
      <w:divBdr>
        <w:top w:val="none" w:sz="0" w:space="0" w:color="auto"/>
        <w:left w:val="none" w:sz="0" w:space="0" w:color="auto"/>
        <w:bottom w:val="none" w:sz="0" w:space="0" w:color="auto"/>
        <w:right w:val="none" w:sz="0" w:space="0" w:color="auto"/>
      </w:divBdr>
    </w:div>
    <w:div w:id="1926986174">
      <w:bodyDiv w:val="1"/>
      <w:marLeft w:val="0"/>
      <w:marRight w:val="0"/>
      <w:marTop w:val="0"/>
      <w:marBottom w:val="0"/>
      <w:divBdr>
        <w:top w:val="none" w:sz="0" w:space="0" w:color="auto"/>
        <w:left w:val="none" w:sz="0" w:space="0" w:color="auto"/>
        <w:bottom w:val="none" w:sz="0" w:space="0" w:color="auto"/>
        <w:right w:val="none" w:sz="0" w:space="0" w:color="auto"/>
      </w:divBdr>
    </w:div>
    <w:div w:id="1927691917">
      <w:bodyDiv w:val="1"/>
      <w:marLeft w:val="0"/>
      <w:marRight w:val="0"/>
      <w:marTop w:val="0"/>
      <w:marBottom w:val="0"/>
      <w:divBdr>
        <w:top w:val="none" w:sz="0" w:space="0" w:color="auto"/>
        <w:left w:val="none" w:sz="0" w:space="0" w:color="auto"/>
        <w:bottom w:val="none" w:sz="0" w:space="0" w:color="auto"/>
        <w:right w:val="none" w:sz="0" w:space="0" w:color="auto"/>
      </w:divBdr>
    </w:div>
    <w:div w:id="1927809439">
      <w:bodyDiv w:val="1"/>
      <w:marLeft w:val="0"/>
      <w:marRight w:val="0"/>
      <w:marTop w:val="0"/>
      <w:marBottom w:val="0"/>
      <w:divBdr>
        <w:top w:val="none" w:sz="0" w:space="0" w:color="auto"/>
        <w:left w:val="none" w:sz="0" w:space="0" w:color="auto"/>
        <w:bottom w:val="none" w:sz="0" w:space="0" w:color="auto"/>
        <w:right w:val="none" w:sz="0" w:space="0" w:color="auto"/>
      </w:divBdr>
    </w:div>
    <w:div w:id="1929269966">
      <w:bodyDiv w:val="1"/>
      <w:marLeft w:val="0"/>
      <w:marRight w:val="0"/>
      <w:marTop w:val="0"/>
      <w:marBottom w:val="0"/>
      <w:divBdr>
        <w:top w:val="none" w:sz="0" w:space="0" w:color="auto"/>
        <w:left w:val="none" w:sz="0" w:space="0" w:color="auto"/>
        <w:bottom w:val="none" w:sz="0" w:space="0" w:color="auto"/>
        <w:right w:val="none" w:sz="0" w:space="0" w:color="auto"/>
      </w:divBdr>
    </w:div>
    <w:div w:id="1929343975">
      <w:bodyDiv w:val="1"/>
      <w:marLeft w:val="0"/>
      <w:marRight w:val="0"/>
      <w:marTop w:val="0"/>
      <w:marBottom w:val="0"/>
      <w:divBdr>
        <w:top w:val="none" w:sz="0" w:space="0" w:color="auto"/>
        <w:left w:val="none" w:sz="0" w:space="0" w:color="auto"/>
        <w:bottom w:val="none" w:sz="0" w:space="0" w:color="auto"/>
        <w:right w:val="none" w:sz="0" w:space="0" w:color="auto"/>
      </w:divBdr>
    </w:div>
    <w:div w:id="1929540288">
      <w:bodyDiv w:val="1"/>
      <w:marLeft w:val="0"/>
      <w:marRight w:val="0"/>
      <w:marTop w:val="0"/>
      <w:marBottom w:val="0"/>
      <w:divBdr>
        <w:top w:val="none" w:sz="0" w:space="0" w:color="auto"/>
        <w:left w:val="none" w:sz="0" w:space="0" w:color="auto"/>
        <w:bottom w:val="none" w:sz="0" w:space="0" w:color="auto"/>
        <w:right w:val="none" w:sz="0" w:space="0" w:color="auto"/>
      </w:divBdr>
    </w:div>
    <w:div w:id="1929731735">
      <w:bodyDiv w:val="1"/>
      <w:marLeft w:val="0"/>
      <w:marRight w:val="0"/>
      <w:marTop w:val="0"/>
      <w:marBottom w:val="0"/>
      <w:divBdr>
        <w:top w:val="none" w:sz="0" w:space="0" w:color="auto"/>
        <w:left w:val="none" w:sz="0" w:space="0" w:color="auto"/>
        <w:bottom w:val="none" w:sz="0" w:space="0" w:color="auto"/>
        <w:right w:val="none" w:sz="0" w:space="0" w:color="auto"/>
      </w:divBdr>
    </w:div>
    <w:div w:id="1929801035">
      <w:bodyDiv w:val="1"/>
      <w:marLeft w:val="0"/>
      <w:marRight w:val="0"/>
      <w:marTop w:val="0"/>
      <w:marBottom w:val="0"/>
      <w:divBdr>
        <w:top w:val="none" w:sz="0" w:space="0" w:color="auto"/>
        <w:left w:val="none" w:sz="0" w:space="0" w:color="auto"/>
        <w:bottom w:val="none" w:sz="0" w:space="0" w:color="auto"/>
        <w:right w:val="none" w:sz="0" w:space="0" w:color="auto"/>
      </w:divBdr>
    </w:div>
    <w:div w:id="1929844981">
      <w:bodyDiv w:val="1"/>
      <w:marLeft w:val="0"/>
      <w:marRight w:val="0"/>
      <w:marTop w:val="0"/>
      <w:marBottom w:val="0"/>
      <w:divBdr>
        <w:top w:val="none" w:sz="0" w:space="0" w:color="auto"/>
        <w:left w:val="none" w:sz="0" w:space="0" w:color="auto"/>
        <w:bottom w:val="none" w:sz="0" w:space="0" w:color="auto"/>
        <w:right w:val="none" w:sz="0" w:space="0" w:color="auto"/>
      </w:divBdr>
    </w:div>
    <w:div w:id="1930041351">
      <w:bodyDiv w:val="1"/>
      <w:marLeft w:val="0"/>
      <w:marRight w:val="0"/>
      <w:marTop w:val="0"/>
      <w:marBottom w:val="0"/>
      <w:divBdr>
        <w:top w:val="none" w:sz="0" w:space="0" w:color="auto"/>
        <w:left w:val="none" w:sz="0" w:space="0" w:color="auto"/>
        <w:bottom w:val="none" w:sz="0" w:space="0" w:color="auto"/>
        <w:right w:val="none" w:sz="0" w:space="0" w:color="auto"/>
      </w:divBdr>
    </w:div>
    <w:div w:id="1930385848">
      <w:bodyDiv w:val="1"/>
      <w:marLeft w:val="0"/>
      <w:marRight w:val="0"/>
      <w:marTop w:val="0"/>
      <w:marBottom w:val="0"/>
      <w:divBdr>
        <w:top w:val="none" w:sz="0" w:space="0" w:color="auto"/>
        <w:left w:val="none" w:sz="0" w:space="0" w:color="auto"/>
        <w:bottom w:val="none" w:sz="0" w:space="0" w:color="auto"/>
        <w:right w:val="none" w:sz="0" w:space="0" w:color="auto"/>
      </w:divBdr>
    </w:div>
    <w:div w:id="1930698130">
      <w:bodyDiv w:val="1"/>
      <w:marLeft w:val="0"/>
      <w:marRight w:val="0"/>
      <w:marTop w:val="0"/>
      <w:marBottom w:val="0"/>
      <w:divBdr>
        <w:top w:val="none" w:sz="0" w:space="0" w:color="auto"/>
        <w:left w:val="none" w:sz="0" w:space="0" w:color="auto"/>
        <w:bottom w:val="none" w:sz="0" w:space="0" w:color="auto"/>
        <w:right w:val="none" w:sz="0" w:space="0" w:color="auto"/>
      </w:divBdr>
    </w:div>
    <w:div w:id="1930894571">
      <w:bodyDiv w:val="1"/>
      <w:marLeft w:val="0"/>
      <w:marRight w:val="0"/>
      <w:marTop w:val="0"/>
      <w:marBottom w:val="0"/>
      <w:divBdr>
        <w:top w:val="none" w:sz="0" w:space="0" w:color="auto"/>
        <w:left w:val="none" w:sz="0" w:space="0" w:color="auto"/>
        <w:bottom w:val="none" w:sz="0" w:space="0" w:color="auto"/>
        <w:right w:val="none" w:sz="0" w:space="0" w:color="auto"/>
      </w:divBdr>
    </w:div>
    <w:div w:id="1930967418">
      <w:bodyDiv w:val="1"/>
      <w:marLeft w:val="0"/>
      <w:marRight w:val="0"/>
      <w:marTop w:val="0"/>
      <w:marBottom w:val="0"/>
      <w:divBdr>
        <w:top w:val="none" w:sz="0" w:space="0" w:color="auto"/>
        <w:left w:val="none" w:sz="0" w:space="0" w:color="auto"/>
        <w:bottom w:val="none" w:sz="0" w:space="0" w:color="auto"/>
        <w:right w:val="none" w:sz="0" w:space="0" w:color="auto"/>
      </w:divBdr>
    </w:div>
    <w:div w:id="1931044932">
      <w:bodyDiv w:val="1"/>
      <w:marLeft w:val="0"/>
      <w:marRight w:val="0"/>
      <w:marTop w:val="0"/>
      <w:marBottom w:val="0"/>
      <w:divBdr>
        <w:top w:val="none" w:sz="0" w:space="0" w:color="auto"/>
        <w:left w:val="none" w:sz="0" w:space="0" w:color="auto"/>
        <w:bottom w:val="none" w:sz="0" w:space="0" w:color="auto"/>
        <w:right w:val="none" w:sz="0" w:space="0" w:color="auto"/>
      </w:divBdr>
    </w:div>
    <w:div w:id="1931353499">
      <w:bodyDiv w:val="1"/>
      <w:marLeft w:val="0"/>
      <w:marRight w:val="0"/>
      <w:marTop w:val="0"/>
      <w:marBottom w:val="0"/>
      <w:divBdr>
        <w:top w:val="none" w:sz="0" w:space="0" w:color="auto"/>
        <w:left w:val="none" w:sz="0" w:space="0" w:color="auto"/>
        <w:bottom w:val="none" w:sz="0" w:space="0" w:color="auto"/>
        <w:right w:val="none" w:sz="0" w:space="0" w:color="auto"/>
      </w:divBdr>
    </w:div>
    <w:div w:id="1931573538">
      <w:bodyDiv w:val="1"/>
      <w:marLeft w:val="0"/>
      <w:marRight w:val="0"/>
      <w:marTop w:val="0"/>
      <w:marBottom w:val="0"/>
      <w:divBdr>
        <w:top w:val="none" w:sz="0" w:space="0" w:color="auto"/>
        <w:left w:val="none" w:sz="0" w:space="0" w:color="auto"/>
        <w:bottom w:val="none" w:sz="0" w:space="0" w:color="auto"/>
        <w:right w:val="none" w:sz="0" w:space="0" w:color="auto"/>
      </w:divBdr>
    </w:div>
    <w:div w:id="1931624135">
      <w:bodyDiv w:val="1"/>
      <w:marLeft w:val="0"/>
      <w:marRight w:val="0"/>
      <w:marTop w:val="0"/>
      <w:marBottom w:val="0"/>
      <w:divBdr>
        <w:top w:val="none" w:sz="0" w:space="0" w:color="auto"/>
        <w:left w:val="none" w:sz="0" w:space="0" w:color="auto"/>
        <w:bottom w:val="none" w:sz="0" w:space="0" w:color="auto"/>
        <w:right w:val="none" w:sz="0" w:space="0" w:color="auto"/>
      </w:divBdr>
    </w:div>
    <w:div w:id="1931813777">
      <w:bodyDiv w:val="1"/>
      <w:marLeft w:val="0"/>
      <w:marRight w:val="0"/>
      <w:marTop w:val="0"/>
      <w:marBottom w:val="0"/>
      <w:divBdr>
        <w:top w:val="none" w:sz="0" w:space="0" w:color="auto"/>
        <w:left w:val="none" w:sz="0" w:space="0" w:color="auto"/>
        <w:bottom w:val="none" w:sz="0" w:space="0" w:color="auto"/>
        <w:right w:val="none" w:sz="0" w:space="0" w:color="auto"/>
      </w:divBdr>
    </w:div>
    <w:div w:id="1932274481">
      <w:bodyDiv w:val="1"/>
      <w:marLeft w:val="0"/>
      <w:marRight w:val="0"/>
      <w:marTop w:val="0"/>
      <w:marBottom w:val="0"/>
      <w:divBdr>
        <w:top w:val="none" w:sz="0" w:space="0" w:color="auto"/>
        <w:left w:val="none" w:sz="0" w:space="0" w:color="auto"/>
        <w:bottom w:val="none" w:sz="0" w:space="0" w:color="auto"/>
        <w:right w:val="none" w:sz="0" w:space="0" w:color="auto"/>
      </w:divBdr>
    </w:div>
    <w:div w:id="1932539935">
      <w:bodyDiv w:val="1"/>
      <w:marLeft w:val="0"/>
      <w:marRight w:val="0"/>
      <w:marTop w:val="0"/>
      <w:marBottom w:val="0"/>
      <w:divBdr>
        <w:top w:val="none" w:sz="0" w:space="0" w:color="auto"/>
        <w:left w:val="none" w:sz="0" w:space="0" w:color="auto"/>
        <w:bottom w:val="none" w:sz="0" w:space="0" w:color="auto"/>
        <w:right w:val="none" w:sz="0" w:space="0" w:color="auto"/>
      </w:divBdr>
    </w:div>
    <w:div w:id="1932544852">
      <w:bodyDiv w:val="1"/>
      <w:marLeft w:val="0"/>
      <w:marRight w:val="0"/>
      <w:marTop w:val="0"/>
      <w:marBottom w:val="0"/>
      <w:divBdr>
        <w:top w:val="none" w:sz="0" w:space="0" w:color="auto"/>
        <w:left w:val="none" w:sz="0" w:space="0" w:color="auto"/>
        <w:bottom w:val="none" w:sz="0" w:space="0" w:color="auto"/>
        <w:right w:val="none" w:sz="0" w:space="0" w:color="auto"/>
      </w:divBdr>
    </w:div>
    <w:div w:id="1932660207">
      <w:bodyDiv w:val="1"/>
      <w:marLeft w:val="0"/>
      <w:marRight w:val="0"/>
      <w:marTop w:val="0"/>
      <w:marBottom w:val="0"/>
      <w:divBdr>
        <w:top w:val="none" w:sz="0" w:space="0" w:color="auto"/>
        <w:left w:val="none" w:sz="0" w:space="0" w:color="auto"/>
        <w:bottom w:val="none" w:sz="0" w:space="0" w:color="auto"/>
        <w:right w:val="none" w:sz="0" w:space="0" w:color="auto"/>
      </w:divBdr>
    </w:div>
    <w:div w:id="1932666088">
      <w:bodyDiv w:val="1"/>
      <w:marLeft w:val="0"/>
      <w:marRight w:val="0"/>
      <w:marTop w:val="0"/>
      <w:marBottom w:val="0"/>
      <w:divBdr>
        <w:top w:val="none" w:sz="0" w:space="0" w:color="auto"/>
        <w:left w:val="none" w:sz="0" w:space="0" w:color="auto"/>
        <w:bottom w:val="none" w:sz="0" w:space="0" w:color="auto"/>
        <w:right w:val="none" w:sz="0" w:space="0" w:color="auto"/>
      </w:divBdr>
    </w:div>
    <w:div w:id="1933081837">
      <w:bodyDiv w:val="1"/>
      <w:marLeft w:val="0"/>
      <w:marRight w:val="0"/>
      <w:marTop w:val="0"/>
      <w:marBottom w:val="0"/>
      <w:divBdr>
        <w:top w:val="none" w:sz="0" w:space="0" w:color="auto"/>
        <w:left w:val="none" w:sz="0" w:space="0" w:color="auto"/>
        <w:bottom w:val="none" w:sz="0" w:space="0" w:color="auto"/>
        <w:right w:val="none" w:sz="0" w:space="0" w:color="auto"/>
      </w:divBdr>
    </w:div>
    <w:div w:id="1933659424">
      <w:bodyDiv w:val="1"/>
      <w:marLeft w:val="0"/>
      <w:marRight w:val="0"/>
      <w:marTop w:val="0"/>
      <w:marBottom w:val="0"/>
      <w:divBdr>
        <w:top w:val="none" w:sz="0" w:space="0" w:color="auto"/>
        <w:left w:val="none" w:sz="0" w:space="0" w:color="auto"/>
        <w:bottom w:val="none" w:sz="0" w:space="0" w:color="auto"/>
        <w:right w:val="none" w:sz="0" w:space="0" w:color="auto"/>
      </w:divBdr>
    </w:div>
    <w:div w:id="1933663286">
      <w:bodyDiv w:val="1"/>
      <w:marLeft w:val="0"/>
      <w:marRight w:val="0"/>
      <w:marTop w:val="0"/>
      <w:marBottom w:val="0"/>
      <w:divBdr>
        <w:top w:val="none" w:sz="0" w:space="0" w:color="auto"/>
        <w:left w:val="none" w:sz="0" w:space="0" w:color="auto"/>
        <w:bottom w:val="none" w:sz="0" w:space="0" w:color="auto"/>
        <w:right w:val="none" w:sz="0" w:space="0" w:color="auto"/>
      </w:divBdr>
    </w:div>
    <w:div w:id="1934625772">
      <w:bodyDiv w:val="1"/>
      <w:marLeft w:val="0"/>
      <w:marRight w:val="0"/>
      <w:marTop w:val="0"/>
      <w:marBottom w:val="0"/>
      <w:divBdr>
        <w:top w:val="none" w:sz="0" w:space="0" w:color="auto"/>
        <w:left w:val="none" w:sz="0" w:space="0" w:color="auto"/>
        <w:bottom w:val="none" w:sz="0" w:space="0" w:color="auto"/>
        <w:right w:val="none" w:sz="0" w:space="0" w:color="auto"/>
      </w:divBdr>
    </w:div>
    <w:div w:id="1934894225">
      <w:bodyDiv w:val="1"/>
      <w:marLeft w:val="0"/>
      <w:marRight w:val="0"/>
      <w:marTop w:val="0"/>
      <w:marBottom w:val="0"/>
      <w:divBdr>
        <w:top w:val="none" w:sz="0" w:space="0" w:color="auto"/>
        <w:left w:val="none" w:sz="0" w:space="0" w:color="auto"/>
        <w:bottom w:val="none" w:sz="0" w:space="0" w:color="auto"/>
        <w:right w:val="none" w:sz="0" w:space="0" w:color="auto"/>
      </w:divBdr>
    </w:div>
    <w:div w:id="1934968174">
      <w:bodyDiv w:val="1"/>
      <w:marLeft w:val="0"/>
      <w:marRight w:val="0"/>
      <w:marTop w:val="0"/>
      <w:marBottom w:val="0"/>
      <w:divBdr>
        <w:top w:val="none" w:sz="0" w:space="0" w:color="auto"/>
        <w:left w:val="none" w:sz="0" w:space="0" w:color="auto"/>
        <w:bottom w:val="none" w:sz="0" w:space="0" w:color="auto"/>
        <w:right w:val="none" w:sz="0" w:space="0" w:color="auto"/>
      </w:divBdr>
    </w:div>
    <w:div w:id="1934969960">
      <w:bodyDiv w:val="1"/>
      <w:marLeft w:val="0"/>
      <w:marRight w:val="0"/>
      <w:marTop w:val="0"/>
      <w:marBottom w:val="0"/>
      <w:divBdr>
        <w:top w:val="none" w:sz="0" w:space="0" w:color="auto"/>
        <w:left w:val="none" w:sz="0" w:space="0" w:color="auto"/>
        <w:bottom w:val="none" w:sz="0" w:space="0" w:color="auto"/>
        <w:right w:val="none" w:sz="0" w:space="0" w:color="auto"/>
      </w:divBdr>
    </w:div>
    <w:div w:id="1935087163">
      <w:bodyDiv w:val="1"/>
      <w:marLeft w:val="0"/>
      <w:marRight w:val="0"/>
      <w:marTop w:val="0"/>
      <w:marBottom w:val="0"/>
      <w:divBdr>
        <w:top w:val="none" w:sz="0" w:space="0" w:color="auto"/>
        <w:left w:val="none" w:sz="0" w:space="0" w:color="auto"/>
        <w:bottom w:val="none" w:sz="0" w:space="0" w:color="auto"/>
        <w:right w:val="none" w:sz="0" w:space="0" w:color="auto"/>
      </w:divBdr>
    </w:div>
    <w:div w:id="1935357510">
      <w:bodyDiv w:val="1"/>
      <w:marLeft w:val="0"/>
      <w:marRight w:val="0"/>
      <w:marTop w:val="0"/>
      <w:marBottom w:val="0"/>
      <w:divBdr>
        <w:top w:val="none" w:sz="0" w:space="0" w:color="auto"/>
        <w:left w:val="none" w:sz="0" w:space="0" w:color="auto"/>
        <w:bottom w:val="none" w:sz="0" w:space="0" w:color="auto"/>
        <w:right w:val="none" w:sz="0" w:space="0" w:color="auto"/>
      </w:divBdr>
    </w:div>
    <w:div w:id="1935430633">
      <w:bodyDiv w:val="1"/>
      <w:marLeft w:val="0"/>
      <w:marRight w:val="0"/>
      <w:marTop w:val="0"/>
      <w:marBottom w:val="0"/>
      <w:divBdr>
        <w:top w:val="none" w:sz="0" w:space="0" w:color="auto"/>
        <w:left w:val="none" w:sz="0" w:space="0" w:color="auto"/>
        <w:bottom w:val="none" w:sz="0" w:space="0" w:color="auto"/>
        <w:right w:val="none" w:sz="0" w:space="0" w:color="auto"/>
      </w:divBdr>
    </w:div>
    <w:div w:id="1935505098">
      <w:bodyDiv w:val="1"/>
      <w:marLeft w:val="0"/>
      <w:marRight w:val="0"/>
      <w:marTop w:val="0"/>
      <w:marBottom w:val="0"/>
      <w:divBdr>
        <w:top w:val="none" w:sz="0" w:space="0" w:color="auto"/>
        <w:left w:val="none" w:sz="0" w:space="0" w:color="auto"/>
        <w:bottom w:val="none" w:sz="0" w:space="0" w:color="auto"/>
        <w:right w:val="none" w:sz="0" w:space="0" w:color="auto"/>
      </w:divBdr>
    </w:div>
    <w:div w:id="1935701741">
      <w:bodyDiv w:val="1"/>
      <w:marLeft w:val="0"/>
      <w:marRight w:val="0"/>
      <w:marTop w:val="0"/>
      <w:marBottom w:val="0"/>
      <w:divBdr>
        <w:top w:val="none" w:sz="0" w:space="0" w:color="auto"/>
        <w:left w:val="none" w:sz="0" w:space="0" w:color="auto"/>
        <w:bottom w:val="none" w:sz="0" w:space="0" w:color="auto"/>
        <w:right w:val="none" w:sz="0" w:space="0" w:color="auto"/>
      </w:divBdr>
    </w:div>
    <w:div w:id="1936867067">
      <w:bodyDiv w:val="1"/>
      <w:marLeft w:val="0"/>
      <w:marRight w:val="0"/>
      <w:marTop w:val="0"/>
      <w:marBottom w:val="0"/>
      <w:divBdr>
        <w:top w:val="none" w:sz="0" w:space="0" w:color="auto"/>
        <w:left w:val="none" w:sz="0" w:space="0" w:color="auto"/>
        <w:bottom w:val="none" w:sz="0" w:space="0" w:color="auto"/>
        <w:right w:val="none" w:sz="0" w:space="0" w:color="auto"/>
      </w:divBdr>
    </w:div>
    <w:div w:id="1936937487">
      <w:bodyDiv w:val="1"/>
      <w:marLeft w:val="0"/>
      <w:marRight w:val="0"/>
      <w:marTop w:val="0"/>
      <w:marBottom w:val="0"/>
      <w:divBdr>
        <w:top w:val="none" w:sz="0" w:space="0" w:color="auto"/>
        <w:left w:val="none" w:sz="0" w:space="0" w:color="auto"/>
        <w:bottom w:val="none" w:sz="0" w:space="0" w:color="auto"/>
        <w:right w:val="none" w:sz="0" w:space="0" w:color="auto"/>
      </w:divBdr>
    </w:div>
    <w:div w:id="1937324157">
      <w:bodyDiv w:val="1"/>
      <w:marLeft w:val="0"/>
      <w:marRight w:val="0"/>
      <w:marTop w:val="0"/>
      <w:marBottom w:val="0"/>
      <w:divBdr>
        <w:top w:val="none" w:sz="0" w:space="0" w:color="auto"/>
        <w:left w:val="none" w:sz="0" w:space="0" w:color="auto"/>
        <w:bottom w:val="none" w:sz="0" w:space="0" w:color="auto"/>
        <w:right w:val="none" w:sz="0" w:space="0" w:color="auto"/>
      </w:divBdr>
    </w:div>
    <w:div w:id="1937513072">
      <w:bodyDiv w:val="1"/>
      <w:marLeft w:val="0"/>
      <w:marRight w:val="0"/>
      <w:marTop w:val="0"/>
      <w:marBottom w:val="0"/>
      <w:divBdr>
        <w:top w:val="none" w:sz="0" w:space="0" w:color="auto"/>
        <w:left w:val="none" w:sz="0" w:space="0" w:color="auto"/>
        <w:bottom w:val="none" w:sz="0" w:space="0" w:color="auto"/>
        <w:right w:val="none" w:sz="0" w:space="0" w:color="auto"/>
      </w:divBdr>
    </w:div>
    <w:div w:id="1937639661">
      <w:bodyDiv w:val="1"/>
      <w:marLeft w:val="0"/>
      <w:marRight w:val="0"/>
      <w:marTop w:val="0"/>
      <w:marBottom w:val="0"/>
      <w:divBdr>
        <w:top w:val="none" w:sz="0" w:space="0" w:color="auto"/>
        <w:left w:val="none" w:sz="0" w:space="0" w:color="auto"/>
        <w:bottom w:val="none" w:sz="0" w:space="0" w:color="auto"/>
        <w:right w:val="none" w:sz="0" w:space="0" w:color="auto"/>
      </w:divBdr>
    </w:div>
    <w:div w:id="1937666945">
      <w:bodyDiv w:val="1"/>
      <w:marLeft w:val="0"/>
      <w:marRight w:val="0"/>
      <w:marTop w:val="0"/>
      <w:marBottom w:val="0"/>
      <w:divBdr>
        <w:top w:val="none" w:sz="0" w:space="0" w:color="auto"/>
        <w:left w:val="none" w:sz="0" w:space="0" w:color="auto"/>
        <w:bottom w:val="none" w:sz="0" w:space="0" w:color="auto"/>
        <w:right w:val="none" w:sz="0" w:space="0" w:color="auto"/>
      </w:divBdr>
    </w:div>
    <w:div w:id="1937864918">
      <w:bodyDiv w:val="1"/>
      <w:marLeft w:val="0"/>
      <w:marRight w:val="0"/>
      <w:marTop w:val="0"/>
      <w:marBottom w:val="0"/>
      <w:divBdr>
        <w:top w:val="none" w:sz="0" w:space="0" w:color="auto"/>
        <w:left w:val="none" w:sz="0" w:space="0" w:color="auto"/>
        <w:bottom w:val="none" w:sz="0" w:space="0" w:color="auto"/>
        <w:right w:val="none" w:sz="0" w:space="0" w:color="auto"/>
      </w:divBdr>
    </w:div>
    <w:div w:id="1938177614">
      <w:bodyDiv w:val="1"/>
      <w:marLeft w:val="0"/>
      <w:marRight w:val="0"/>
      <w:marTop w:val="0"/>
      <w:marBottom w:val="0"/>
      <w:divBdr>
        <w:top w:val="none" w:sz="0" w:space="0" w:color="auto"/>
        <w:left w:val="none" w:sz="0" w:space="0" w:color="auto"/>
        <w:bottom w:val="none" w:sz="0" w:space="0" w:color="auto"/>
        <w:right w:val="none" w:sz="0" w:space="0" w:color="auto"/>
      </w:divBdr>
    </w:div>
    <w:div w:id="1938830789">
      <w:bodyDiv w:val="1"/>
      <w:marLeft w:val="0"/>
      <w:marRight w:val="0"/>
      <w:marTop w:val="0"/>
      <w:marBottom w:val="0"/>
      <w:divBdr>
        <w:top w:val="none" w:sz="0" w:space="0" w:color="auto"/>
        <w:left w:val="none" w:sz="0" w:space="0" w:color="auto"/>
        <w:bottom w:val="none" w:sz="0" w:space="0" w:color="auto"/>
        <w:right w:val="none" w:sz="0" w:space="0" w:color="auto"/>
      </w:divBdr>
    </w:div>
    <w:div w:id="1939363249">
      <w:bodyDiv w:val="1"/>
      <w:marLeft w:val="0"/>
      <w:marRight w:val="0"/>
      <w:marTop w:val="0"/>
      <w:marBottom w:val="0"/>
      <w:divBdr>
        <w:top w:val="none" w:sz="0" w:space="0" w:color="auto"/>
        <w:left w:val="none" w:sz="0" w:space="0" w:color="auto"/>
        <w:bottom w:val="none" w:sz="0" w:space="0" w:color="auto"/>
        <w:right w:val="none" w:sz="0" w:space="0" w:color="auto"/>
      </w:divBdr>
    </w:div>
    <w:div w:id="1940329472">
      <w:bodyDiv w:val="1"/>
      <w:marLeft w:val="0"/>
      <w:marRight w:val="0"/>
      <w:marTop w:val="0"/>
      <w:marBottom w:val="0"/>
      <w:divBdr>
        <w:top w:val="none" w:sz="0" w:space="0" w:color="auto"/>
        <w:left w:val="none" w:sz="0" w:space="0" w:color="auto"/>
        <w:bottom w:val="none" w:sz="0" w:space="0" w:color="auto"/>
        <w:right w:val="none" w:sz="0" w:space="0" w:color="auto"/>
      </w:divBdr>
    </w:div>
    <w:div w:id="1940795943">
      <w:bodyDiv w:val="1"/>
      <w:marLeft w:val="0"/>
      <w:marRight w:val="0"/>
      <w:marTop w:val="0"/>
      <w:marBottom w:val="0"/>
      <w:divBdr>
        <w:top w:val="none" w:sz="0" w:space="0" w:color="auto"/>
        <w:left w:val="none" w:sz="0" w:space="0" w:color="auto"/>
        <w:bottom w:val="none" w:sz="0" w:space="0" w:color="auto"/>
        <w:right w:val="none" w:sz="0" w:space="0" w:color="auto"/>
      </w:divBdr>
    </w:div>
    <w:div w:id="1940865652">
      <w:bodyDiv w:val="1"/>
      <w:marLeft w:val="0"/>
      <w:marRight w:val="0"/>
      <w:marTop w:val="0"/>
      <w:marBottom w:val="0"/>
      <w:divBdr>
        <w:top w:val="none" w:sz="0" w:space="0" w:color="auto"/>
        <w:left w:val="none" w:sz="0" w:space="0" w:color="auto"/>
        <w:bottom w:val="none" w:sz="0" w:space="0" w:color="auto"/>
        <w:right w:val="none" w:sz="0" w:space="0" w:color="auto"/>
      </w:divBdr>
    </w:div>
    <w:div w:id="1940988683">
      <w:bodyDiv w:val="1"/>
      <w:marLeft w:val="0"/>
      <w:marRight w:val="0"/>
      <w:marTop w:val="0"/>
      <w:marBottom w:val="0"/>
      <w:divBdr>
        <w:top w:val="none" w:sz="0" w:space="0" w:color="auto"/>
        <w:left w:val="none" w:sz="0" w:space="0" w:color="auto"/>
        <w:bottom w:val="none" w:sz="0" w:space="0" w:color="auto"/>
        <w:right w:val="none" w:sz="0" w:space="0" w:color="auto"/>
      </w:divBdr>
    </w:div>
    <w:div w:id="1942060320">
      <w:bodyDiv w:val="1"/>
      <w:marLeft w:val="0"/>
      <w:marRight w:val="0"/>
      <w:marTop w:val="0"/>
      <w:marBottom w:val="0"/>
      <w:divBdr>
        <w:top w:val="none" w:sz="0" w:space="0" w:color="auto"/>
        <w:left w:val="none" w:sz="0" w:space="0" w:color="auto"/>
        <w:bottom w:val="none" w:sz="0" w:space="0" w:color="auto"/>
        <w:right w:val="none" w:sz="0" w:space="0" w:color="auto"/>
      </w:divBdr>
    </w:div>
    <w:div w:id="1942835403">
      <w:bodyDiv w:val="1"/>
      <w:marLeft w:val="0"/>
      <w:marRight w:val="0"/>
      <w:marTop w:val="0"/>
      <w:marBottom w:val="0"/>
      <w:divBdr>
        <w:top w:val="none" w:sz="0" w:space="0" w:color="auto"/>
        <w:left w:val="none" w:sz="0" w:space="0" w:color="auto"/>
        <w:bottom w:val="none" w:sz="0" w:space="0" w:color="auto"/>
        <w:right w:val="none" w:sz="0" w:space="0" w:color="auto"/>
      </w:divBdr>
    </w:div>
    <w:div w:id="1942837952">
      <w:bodyDiv w:val="1"/>
      <w:marLeft w:val="0"/>
      <w:marRight w:val="0"/>
      <w:marTop w:val="0"/>
      <w:marBottom w:val="0"/>
      <w:divBdr>
        <w:top w:val="none" w:sz="0" w:space="0" w:color="auto"/>
        <w:left w:val="none" w:sz="0" w:space="0" w:color="auto"/>
        <w:bottom w:val="none" w:sz="0" w:space="0" w:color="auto"/>
        <w:right w:val="none" w:sz="0" w:space="0" w:color="auto"/>
      </w:divBdr>
    </w:div>
    <w:div w:id="1943032465">
      <w:bodyDiv w:val="1"/>
      <w:marLeft w:val="0"/>
      <w:marRight w:val="0"/>
      <w:marTop w:val="0"/>
      <w:marBottom w:val="0"/>
      <w:divBdr>
        <w:top w:val="none" w:sz="0" w:space="0" w:color="auto"/>
        <w:left w:val="none" w:sz="0" w:space="0" w:color="auto"/>
        <w:bottom w:val="none" w:sz="0" w:space="0" w:color="auto"/>
        <w:right w:val="none" w:sz="0" w:space="0" w:color="auto"/>
      </w:divBdr>
    </w:div>
    <w:div w:id="1943225237">
      <w:bodyDiv w:val="1"/>
      <w:marLeft w:val="0"/>
      <w:marRight w:val="0"/>
      <w:marTop w:val="0"/>
      <w:marBottom w:val="0"/>
      <w:divBdr>
        <w:top w:val="none" w:sz="0" w:space="0" w:color="auto"/>
        <w:left w:val="none" w:sz="0" w:space="0" w:color="auto"/>
        <w:bottom w:val="none" w:sz="0" w:space="0" w:color="auto"/>
        <w:right w:val="none" w:sz="0" w:space="0" w:color="auto"/>
      </w:divBdr>
    </w:div>
    <w:div w:id="1943343174">
      <w:bodyDiv w:val="1"/>
      <w:marLeft w:val="0"/>
      <w:marRight w:val="0"/>
      <w:marTop w:val="0"/>
      <w:marBottom w:val="0"/>
      <w:divBdr>
        <w:top w:val="none" w:sz="0" w:space="0" w:color="auto"/>
        <w:left w:val="none" w:sz="0" w:space="0" w:color="auto"/>
        <w:bottom w:val="none" w:sz="0" w:space="0" w:color="auto"/>
        <w:right w:val="none" w:sz="0" w:space="0" w:color="auto"/>
      </w:divBdr>
    </w:div>
    <w:div w:id="1943419329">
      <w:bodyDiv w:val="1"/>
      <w:marLeft w:val="0"/>
      <w:marRight w:val="0"/>
      <w:marTop w:val="0"/>
      <w:marBottom w:val="0"/>
      <w:divBdr>
        <w:top w:val="none" w:sz="0" w:space="0" w:color="auto"/>
        <w:left w:val="none" w:sz="0" w:space="0" w:color="auto"/>
        <w:bottom w:val="none" w:sz="0" w:space="0" w:color="auto"/>
        <w:right w:val="none" w:sz="0" w:space="0" w:color="auto"/>
      </w:divBdr>
    </w:div>
    <w:div w:id="1943804790">
      <w:bodyDiv w:val="1"/>
      <w:marLeft w:val="0"/>
      <w:marRight w:val="0"/>
      <w:marTop w:val="0"/>
      <w:marBottom w:val="0"/>
      <w:divBdr>
        <w:top w:val="none" w:sz="0" w:space="0" w:color="auto"/>
        <w:left w:val="none" w:sz="0" w:space="0" w:color="auto"/>
        <w:bottom w:val="none" w:sz="0" w:space="0" w:color="auto"/>
        <w:right w:val="none" w:sz="0" w:space="0" w:color="auto"/>
      </w:divBdr>
    </w:div>
    <w:div w:id="1943956786">
      <w:bodyDiv w:val="1"/>
      <w:marLeft w:val="0"/>
      <w:marRight w:val="0"/>
      <w:marTop w:val="0"/>
      <w:marBottom w:val="0"/>
      <w:divBdr>
        <w:top w:val="none" w:sz="0" w:space="0" w:color="auto"/>
        <w:left w:val="none" w:sz="0" w:space="0" w:color="auto"/>
        <w:bottom w:val="none" w:sz="0" w:space="0" w:color="auto"/>
        <w:right w:val="none" w:sz="0" w:space="0" w:color="auto"/>
      </w:divBdr>
    </w:div>
    <w:div w:id="1944191851">
      <w:bodyDiv w:val="1"/>
      <w:marLeft w:val="0"/>
      <w:marRight w:val="0"/>
      <w:marTop w:val="0"/>
      <w:marBottom w:val="0"/>
      <w:divBdr>
        <w:top w:val="none" w:sz="0" w:space="0" w:color="auto"/>
        <w:left w:val="none" w:sz="0" w:space="0" w:color="auto"/>
        <w:bottom w:val="none" w:sz="0" w:space="0" w:color="auto"/>
        <w:right w:val="none" w:sz="0" w:space="0" w:color="auto"/>
      </w:divBdr>
    </w:div>
    <w:div w:id="1944729913">
      <w:bodyDiv w:val="1"/>
      <w:marLeft w:val="0"/>
      <w:marRight w:val="0"/>
      <w:marTop w:val="0"/>
      <w:marBottom w:val="0"/>
      <w:divBdr>
        <w:top w:val="none" w:sz="0" w:space="0" w:color="auto"/>
        <w:left w:val="none" w:sz="0" w:space="0" w:color="auto"/>
        <w:bottom w:val="none" w:sz="0" w:space="0" w:color="auto"/>
        <w:right w:val="none" w:sz="0" w:space="0" w:color="auto"/>
      </w:divBdr>
    </w:div>
    <w:div w:id="1944921169">
      <w:bodyDiv w:val="1"/>
      <w:marLeft w:val="0"/>
      <w:marRight w:val="0"/>
      <w:marTop w:val="0"/>
      <w:marBottom w:val="0"/>
      <w:divBdr>
        <w:top w:val="none" w:sz="0" w:space="0" w:color="auto"/>
        <w:left w:val="none" w:sz="0" w:space="0" w:color="auto"/>
        <w:bottom w:val="none" w:sz="0" w:space="0" w:color="auto"/>
        <w:right w:val="none" w:sz="0" w:space="0" w:color="auto"/>
      </w:divBdr>
    </w:div>
    <w:div w:id="1945189485">
      <w:bodyDiv w:val="1"/>
      <w:marLeft w:val="0"/>
      <w:marRight w:val="0"/>
      <w:marTop w:val="0"/>
      <w:marBottom w:val="0"/>
      <w:divBdr>
        <w:top w:val="none" w:sz="0" w:space="0" w:color="auto"/>
        <w:left w:val="none" w:sz="0" w:space="0" w:color="auto"/>
        <w:bottom w:val="none" w:sz="0" w:space="0" w:color="auto"/>
        <w:right w:val="none" w:sz="0" w:space="0" w:color="auto"/>
      </w:divBdr>
    </w:div>
    <w:div w:id="1945307201">
      <w:bodyDiv w:val="1"/>
      <w:marLeft w:val="0"/>
      <w:marRight w:val="0"/>
      <w:marTop w:val="0"/>
      <w:marBottom w:val="0"/>
      <w:divBdr>
        <w:top w:val="none" w:sz="0" w:space="0" w:color="auto"/>
        <w:left w:val="none" w:sz="0" w:space="0" w:color="auto"/>
        <w:bottom w:val="none" w:sz="0" w:space="0" w:color="auto"/>
        <w:right w:val="none" w:sz="0" w:space="0" w:color="auto"/>
      </w:divBdr>
    </w:div>
    <w:div w:id="1945651150">
      <w:bodyDiv w:val="1"/>
      <w:marLeft w:val="0"/>
      <w:marRight w:val="0"/>
      <w:marTop w:val="0"/>
      <w:marBottom w:val="0"/>
      <w:divBdr>
        <w:top w:val="none" w:sz="0" w:space="0" w:color="auto"/>
        <w:left w:val="none" w:sz="0" w:space="0" w:color="auto"/>
        <w:bottom w:val="none" w:sz="0" w:space="0" w:color="auto"/>
        <w:right w:val="none" w:sz="0" w:space="0" w:color="auto"/>
      </w:divBdr>
    </w:div>
    <w:div w:id="1945651176">
      <w:bodyDiv w:val="1"/>
      <w:marLeft w:val="0"/>
      <w:marRight w:val="0"/>
      <w:marTop w:val="0"/>
      <w:marBottom w:val="0"/>
      <w:divBdr>
        <w:top w:val="none" w:sz="0" w:space="0" w:color="auto"/>
        <w:left w:val="none" w:sz="0" w:space="0" w:color="auto"/>
        <w:bottom w:val="none" w:sz="0" w:space="0" w:color="auto"/>
        <w:right w:val="none" w:sz="0" w:space="0" w:color="auto"/>
      </w:divBdr>
    </w:div>
    <w:div w:id="1945724860">
      <w:bodyDiv w:val="1"/>
      <w:marLeft w:val="0"/>
      <w:marRight w:val="0"/>
      <w:marTop w:val="0"/>
      <w:marBottom w:val="0"/>
      <w:divBdr>
        <w:top w:val="none" w:sz="0" w:space="0" w:color="auto"/>
        <w:left w:val="none" w:sz="0" w:space="0" w:color="auto"/>
        <w:bottom w:val="none" w:sz="0" w:space="0" w:color="auto"/>
        <w:right w:val="none" w:sz="0" w:space="0" w:color="auto"/>
      </w:divBdr>
    </w:div>
    <w:div w:id="1946378812">
      <w:bodyDiv w:val="1"/>
      <w:marLeft w:val="0"/>
      <w:marRight w:val="0"/>
      <w:marTop w:val="0"/>
      <w:marBottom w:val="0"/>
      <w:divBdr>
        <w:top w:val="none" w:sz="0" w:space="0" w:color="auto"/>
        <w:left w:val="none" w:sz="0" w:space="0" w:color="auto"/>
        <w:bottom w:val="none" w:sz="0" w:space="0" w:color="auto"/>
        <w:right w:val="none" w:sz="0" w:space="0" w:color="auto"/>
      </w:divBdr>
    </w:div>
    <w:div w:id="1946577988">
      <w:bodyDiv w:val="1"/>
      <w:marLeft w:val="0"/>
      <w:marRight w:val="0"/>
      <w:marTop w:val="0"/>
      <w:marBottom w:val="0"/>
      <w:divBdr>
        <w:top w:val="none" w:sz="0" w:space="0" w:color="auto"/>
        <w:left w:val="none" w:sz="0" w:space="0" w:color="auto"/>
        <w:bottom w:val="none" w:sz="0" w:space="0" w:color="auto"/>
        <w:right w:val="none" w:sz="0" w:space="0" w:color="auto"/>
      </w:divBdr>
    </w:div>
    <w:div w:id="1946883072">
      <w:bodyDiv w:val="1"/>
      <w:marLeft w:val="0"/>
      <w:marRight w:val="0"/>
      <w:marTop w:val="0"/>
      <w:marBottom w:val="0"/>
      <w:divBdr>
        <w:top w:val="none" w:sz="0" w:space="0" w:color="auto"/>
        <w:left w:val="none" w:sz="0" w:space="0" w:color="auto"/>
        <w:bottom w:val="none" w:sz="0" w:space="0" w:color="auto"/>
        <w:right w:val="none" w:sz="0" w:space="0" w:color="auto"/>
      </w:divBdr>
    </w:div>
    <w:div w:id="1946885824">
      <w:bodyDiv w:val="1"/>
      <w:marLeft w:val="0"/>
      <w:marRight w:val="0"/>
      <w:marTop w:val="0"/>
      <w:marBottom w:val="0"/>
      <w:divBdr>
        <w:top w:val="none" w:sz="0" w:space="0" w:color="auto"/>
        <w:left w:val="none" w:sz="0" w:space="0" w:color="auto"/>
        <w:bottom w:val="none" w:sz="0" w:space="0" w:color="auto"/>
        <w:right w:val="none" w:sz="0" w:space="0" w:color="auto"/>
      </w:divBdr>
    </w:div>
    <w:div w:id="1947230127">
      <w:bodyDiv w:val="1"/>
      <w:marLeft w:val="0"/>
      <w:marRight w:val="0"/>
      <w:marTop w:val="0"/>
      <w:marBottom w:val="0"/>
      <w:divBdr>
        <w:top w:val="none" w:sz="0" w:space="0" w:color="auto"/>
        <w:left w:val="none" w:sz="0" w:space="0" w:color="auto"/>
        <w:bottom w:val="none" w:sz="0" w:space="0" w:color="auto"/>
        <w:right w:val="none" w:sz="0" w:space="0" w:color="auto"/>
      </w:divBdr>
    </w:div>
    <w:div w:id="1947301388">
      <w:bodyDiv w:val="1"/>
      <w:marLeft w:val="0"/>
      <w:marRight w:val="0"/>
      <w:marTop w:val="0"/>
      <w:marBottom w:val="0"/>
      <w:divBdr>
        <w:top w:val="none" w:sz="0" w:space="0" w:color="auto"/>
        <w:left w:val="none" w:sz="0" w:space="0" w:color="auto"/>
        <w:bottom w:val="none" w:sz="0" w:space="0" w:color="auto"/>
        <w:right w:val="none" w:sz="0" w:space="0" w:color="auto"/>
      </w:divBdr>
    </w:div>
    <w:div w:id="1947538991">
      <w:bodyDiv w:val="1"/>
      <w:marLeft w:val="0"/>
      <w:marRight w:val="0"/>
      <w:marTop w:val="0"/>
      <w:marBottom w:val="0"/>
      <w:divBdr>
        <w:top w:val="none" w:sz="0" w:space="0" w:color="auto"/>
        <w:left w:val="none" w:sz="0" w:space="0" w:color="auto"/>
        <w:bottom w:val="none" w:sz="0" w:space="0" w:color="auto"/>
        <w:right w:val="none" w:sz="0" w:space="0" w:color="auto"/>
      </w:divBdr>
    </w:div>
    <w:div w:id="1947614971">
      <w:bodyDiv w:val="1"/>
      <w:marLeft w:val="0"/>
      <w:marRight w:val="0"/>
      <w:marTop w:val="0"/>
      <w:marBottom w:val="0"/>
      <w:divBdr>
        <w:top w:val="none" w:sz="0" w:space="0" w:color="auto"/>
        <w:left w:val="none" w:sz="0" w:space="0" w:color="auto"/>
        <w:bottom w:val="none" w:sz="0" w:space="0" w:color="auto"/>
        <w:right w:val="none" w:sz="0" w:space="0" w:color="auto"/>
      </w:divBdr>
    </w:div>
    <w:div w:id="1947926791">
      <w:bodyDiv w:val="1"/>
      <w:marLeft w:val="0"/>
      <w:marRight w:val="0"/>
      <w:marTop w:val="0"/>
      <w:marBottom w:val="0"/>
      <w:divBdr>
        <w:top w:val="none" w:sz="0" w:space="0" w:color="auto"/>
        <w:left w:val="none" w:sz="0" w:space="0" w:color="auto"/>
        <w:bottom w:val="none" w:sz="0" w:space="0" w:color="auto"/>
        <w:right w:val="none" w:sz="0" w:space="0" w:color="auto"/>
      </w:divBdr>
    </w:div>
    <w:div w:id="1948850715">
      <w:bodyDiv w:val="1"/>
      <w:marLeft w:val="0"/>
      <w:marRight w:val="0"/>
      <w:marTop w:val="0"/>
      <w:marBottom w:val="0"/>
      <w:divBdr>
        <w:top w:val="none" w:sz="0" w:space="0" w:color="auto"/>
        <w:left w:val="none" w:sz="0" w:space="0" w:color="auto"/>
        <w:bottom w:val="none" w:sz="0" w:space="0" w:color="auto"/>
        <w:right w:val="none" w:sz="0" w:space="0" w:color="auto"/>
      </w:divBdr>
    </w:div>
    <w:div w:id="1949045213">
      <w:bodyDiv w:val="1"/>
      <w:marLeft w:val="0"/>
      <w:marRight w:val="0"/>
      <w:marTop w:val="0"/>
      <w:marBottom w:val="0"/>
      <w:divBdr>
        <w:top w:val="none" w:sz="0" w:space="0" w:color="auto"/>
        <w:left w:val="none" w:sz="0" w:space="0" w:color="auto"/>
        <w:bottom w:val="none" w:sz="0" w:space="0" w:color="auto"/>
        <w:right w:val="none" w:sz="0" w:space="0" w:color="auto"/>
      </w:divBdr>
    </w:div>
    <w:div w:id="1949047212">
      <w:bodyDiv w:val="1"/>
      <w:marLeft w:val="0"/>
      <w:marRight w:val="0"/>
      <w:marTop w:val="0"/>
      <w:marBottom w:val="0"/>
      <w:divBdr>
        <w:top w:val="none" w:sz="0" w:space="0" w:color="auto"/>
        <w:left w:val="none" w:sz="0" w:space="0" w:color="auto"/>
        <w:bottom w:val="none" w:sz="0" w:space="0" w:color="auto"/>
        <w:right w:val="none" w:sz="0" w:space="0" w:color="auto"/>
      </w:divBdr>
    </w:div>
    <w:div w:id="1951087811">
      <w:bodyDiv w:val="1"/>
      <w:marLeft w:val="0"/>
      <w:marRight w:val="0"/>
      <w:marTop w:val="0"/>
      <w:marBottom w:val="0"/>
      <w:divBdr>
        <w:top w:val="none" w:sz="0" w:space="0" w:color="auto"/>
        <w:left w:val="none" w:sz="0" w:space="0" w:color="auto"/>
        <w:bottom w:val="none" w:sz="0" w:space="0" w:color="auto"/>
        <w:right w:val="none" w:sz="0" w:space="0" w:color="auto"/>
      </w:divBdr>
    </w:div>
    <w:div w:id="1951427758">
      <w:bodyDiv w:val="1"/>
      <w:marLeft w:val="0"/>
      <w:marRight w:val="0"/>
      <w:marTop w:val="0"/>
      <w:marBottom w:val="0"/>
      <w:divBdr>
        <w:top w:val="none" w:sz="0" w:space="0" w:color="auto"/>
        <w:left w:val="none" w:sz="0" w:space="0" w:color="auto"/>
        <w:bottom w:val="none" w:sz="0" w:space="0" w:color="auto"/>
        <w:right w:val="none" w:sz="0" w:space="0" w:color="auto"/>
      </w:divBdr>
    </w:div>
    <w:div w:id="1951744809">
      <w:bodyDiv w:val="1"/>
      <w:marLeft w:val="0"/>
      <w:marRight w:val="0"/>
      <w:marTop w:val="0"/>
      <w:marBottom w:val="0"/>
      <w:divBdr>
        <w:top w:val="none" w:sz="0" w:space="0" w:color="auto"/>
        <w:left w:val="none" w:sz="0" w:space="0" w:color="auto"/>
        <w:bottom w:val="none" w:sz="0" w:space="0" w:color="auto"/>
        <w:right w:val="none" w:sz="0" w:space="0" w:color="auto"/>
      </w:divBdr>
    </w:div>
    <w:div w:id="1952009789">
      <w:bodyDiv w:val="1"/>
      <w:marLeft w:val="0"/>
      <w:marRight w:val="0"/>
      <w:marTop w:val="0"/>
      <w:marBottom w:val="0"/>
      <w:divBdr>
        <w:top w:val="none" w:sz="0" w:space="0" w:color="auto"/>
        <w:left w:val="none" w:sz="0" w:space="0" w:color="auto"/>
        <w:bottom w:val="none" w:sz="0" w:space="0" w:color="auto"/>
        <w:right w:val="none" w:sz="0" w:space="0" w:color="auto"/>
      </w:divBdr>
    </w:div>
    <w:div w:id="1952396658">
      <w:bodyDiv w:val="1"/>
      <w:marLeft w:val="0"/>
      <w:marRight w:val="0"/>
      <w:marTop w:val="0"/>
      <w:marBottom w:val="0"/>
      <w:divBdr>
        <w:top w:val="none" w:sz="0" w:space="0" w:color="auto"/>
        <w:left w:val="none" w:sz="0" w:space="0" w:color="auto"/>
        <w:bottom w:val="none" w:sz="0" w:space="0" w:color="auto"/>
        <w:right w:val="none" w:sz="0" w:space="0" w:color="auto"/>
      </w:divBdr>
    </w:div>
    <w:div w:id="1952853224">
      <w:bodyDiv w:val="1"/>
      <w:marLeft w:val="0"/>
      <w:marRight w:val="0"/>
      <w:marTop w:val="0"/>
      <w:marBottom w:val="0"/>
      <w:divBdr>
        <w:top w:val="none" w:sz="0" w:space="0" w:color="auto"/>
        <w:left w:val="none" w:sz="0" w:space="0" w:color="auto"/>
        <w:bottom w:val="none" w:sz="0" w:space="0" w:color="auto"/>
        <w:right w:val="none" w:sz="0" w:space="0" w:color="auto"/>
      </w:divBdr>
    </w:div>
    <w:div w:id="1953635506">
      <w:bodyDiv w:val="1"/>
      <w:marLeft w:val="0"/>
      <w:marRight w:val="0"/>
      <w:marTop w:val="0"/>
      <w:marBottom w:val="0"/>
      <w:divBdr>
        <w:top w:val="none" w:sz="0" w:space="0" w:color="auto"/>
        <w:left w:val="none" w:sz="0" w:space="0" w:color="auto"/>
        <w:bottom w:val="none" w:sz="0" w:space="0" w:color="auto"/>
        <w:right w:val="none" w:sz="0" w:space="0" w:color="auto"/>
      </w:divBdr>
    </w:div>
    <w:div w:id="1954171189">
      <w:bodyDiv w:val="1"/>
      <w:marLeft w:val="0"/>
      <w:marRight w:val="0"/>
      <w:marTop w:val="0"/>
      <w:marBottom w:val="0"/>
      <w:divBdr>
        <w:top w:val="none" w:sz="0" w:space="0" w:color="auto"/>
        <w:left w:val="none" w:sz="0" w:space="0" w:color="auto"/>
        <w:bottom w:val="none" w:sz="0" w:space="0" w:color="auto"/>
        <w:right w:val="none" w:sz="0" w:space="0" w:color="auto"/>
      </w:divBdr>
    </w:div>
    <w:div w:id="1954286560">
      <w:bodyDiv w:val="1"/>
      <w:marLeft w:val="0"/>
      <w:marRight w:val="0"/>
      <w:marTop w:val="0"/>
      <w:marBottom w:val="0"/>
      <w:divBdr>
        <w:top w:val="none" w:sz="0" w:space="0" w:color="auto"/>
        <w:left w:val="none" w:sz="0" w:space="0" w:color="auto"/>
        <w:bottom w:val="none" w:sz="0" w:space="0" w:color="auto"/>
        <w:right w:val="none" w:sz="0" w:space="0" w:color="auto"/>
      </w:divBdr>
    </w:div>
    <w:div w:id="1954482653">
      <w:bodyDiv w:val="1"/>
      <w:marLeft w:val="0"/>
      <w:marRight w:val="0"/>
      <w:marTop w:val="0"/>
      <w:marBottom w:val="0"/>
      <w:divBdr>
        <w:top w:val="none" w:sz="0" w:space="0" w:color="auto"/>
        <w:left w:val="none" w:sz="0" w:space="0" w:color="auto"/>
        <w:bottom w:val="none" w:sz="0" w:space="0" w:color="auto"/>
        <w:right w:val="none" w:sz="0" w:space="0" w:color="auto"/>
      </w:divBdr>
    </w:div>
    <w:div w:id="1954483985">
      <w:bodyDiv w:val="1"/>
      <w:marLeft w:val="0"/>
      <w:marRight w:val="0"/>
      <w:marTop w:val="0"/>
      <w:marBottom w:val="0"/>
      <w:divBdr>
        <w:top w:val="none" w:sz="0" w:space="0" w:color="auto"/>
        <w:left w:val="none" w:sz="0" w:space="0" w:color="auto"/>
        <w:bottom w:val="none" w:sz="0" w:space="0" w:color="auto"/>
        <w:right w:val="none" w:sz="0" w:space="0" w:color="auto"/>
      </w:divBdr>
    </w:div>
    <w:div w:id="1954702012">
      <w:bodyDiv w:val="1"/>
      <w:marLeft w:val="0"/>
      <w:marRight w:val="0"/>
      <w:marTop w:val="0"/>
      <w:marBottom w:val="0"/>
      <w:divBdr>
        <w:top w:val="none" w:sz="0" w:space="0" w:color="auto"/>
        <w:left w:val="none" w:sz="0" w:space="0" w:color="auto"/>
        <w:bottom w:val="none" w:sz="0" w:space="0" w:color="auto"/>
        <w:right w:val="none" w:sz="0" w:space="0" w:color="auto"/>
      </w:divBdr>
    </w:div>
    <w:div w:id="1954898102">
      <w:bodyDiv w:val="1"/>
      <w:marLeft w:val="0"/>
      <w:marRight w:val="0"/>
      <w:marTop w:val="0"/>
      <w:marBottom w:val="0"/>
      <w:divBdr>
        <w:top w:val="none" w:sz="0" w:space="0" w:color="auto"/>
        <w:left w:val="none" w:sz="0" w:space="0" w:color="auto"/>
        <w:bottom w:val="none" w:sz="0" w:space="0" w:color="auto"/>
        <w:right w:val="none" w:sz="0" w:space="0" w:color="auto"/>
      </w:divBdr>
    </w:div>
    <w:div w:id="1955670346">
      <w:bodyDiv w:val="1"/>
      <w:marLeft w:val="0"/>
      <w:marRight w:val="0"/>
      <w:marTop w:val="0"/>
      <w:marBottom w:val="0"/>
      <w:divBdr>
        <w:top w:val="none" w:sz="0" w:space="0" w:color="auto"/>
        <w:left w:val="none" w:sz="0" w:space="0" w:color="auto"/>
        <w:bottom w:val="none" w:sz="0" w:space="0" w:color="auto"/>
        <w:right w:val="none" w:sz="0" w:space="0" w:color="auto"/>
      </w:divBdr>
    </w:div>
    <w:div w:id="1955749289">
      <w:bodyDiv w:val="1"/>
      <w:marLeft w:val="0"/>
      <w:marRight w:val="0"/>
      <w:marTop w:val="0"/>
      <w:marBottom w:val="0"/>
      <w:divBdr>
        <w:top w:val="none" w:sz="0" w:space="0" w:color="auto"/>
        <w:left w:val="none" w:sz="0" w:space="0" w:color="auto"/>
        <w:bottom w:val="none" w:sz="0" w:space="0" w:color="auto"/>
        <w:right w:val="none" w:sz="0" w:space="0" w:color="auto"/>
      </w:divBdr>
    </w:div>
    <w:div w:id="1955938106">
      <w:bodyDiv w:val="1"/>
      <w:marLeft w:val="0"/>
      <w:marRight w:val="0"/>
      <w:marTop w:val="0"/>
      <w:marBottom w:val="0"/>
      <w:divBdr>
        <w:top w:val="none" w:sz="0" w:space="0" w:color="auto"/>
        <w:left w:val="none" w:sz="0" w:space="0" w:color="auto"/>
        <w:bottom w:val="none" w:sz="0" w:space="0" w:color="auto"/>
        <w:right w:val="none" w:sz="0" w:space="0" w:color="auto"/>
      </w:divBdr>
    </w:div>
    <w:div w:id="1956019044">
      <w:bodyDiv w:val="1"/>
      <w:marLeft w:val="0"/>
      <w:marRight w:val="0"/>
      <w:marTop w:val="0"/>
      <w:marBottom w:val="0"/>
      <w:divBdr>
        <w:top w:val="none" w:sz="0" w:space="0" w:color="auto"/>
        <w:left w:val="none" w:sz="0" w:space="0" w:color="auto"/>
        <w:bottom w:val="none" w:sz="0" w:space="0" w:color="auto"/>
        <w:right w:val="none" w:sz="0" w:space="0" w:color="auto"/>
      </w:divBdr>
    </w:div>
    <w:div w:id="1956402084">
      <w:bodyDiv w:val="1"/>
      <w:marLeft w:val="0"/>
      <w:marRight w:val="0"/>
      <w:marTop w:val="0"/>
      <w:marBottom w:val="0"/>
      <w:divBdr>
        <w:top w:val="none" w:sz="0" w:space="0" w:color="auto"/>
        <w:left w:val="none" w:sz="0" w:space="0" w:color="auto"/>
        <w:bottom w:val="none" w:sz="0" w:space="0" w:color="auto"/>
        <w:right w:val="none" w:sz="0" w:space="0" w:color="auto"/>
      </w:divBdr>
    </w:div>
    <w:div w:id="1956517794">
      <w:bodyDiv w:val="1"/>
      <w:marLeft w:val="0"/>
      <w:marRight w:val="0"/>
      <w:marTop w:val="0"/>
      <w:marBottom w:val="0"/>
      <w:divBdr>
        <w:top w:val="none" w:sz="0" w:space="0" w:color="auto"/>
        <w:left w:val="none" w:sz="0" w:space="0" w:color="auto"/>
        <w:bottom w:val="none" w:sz="0" w:space="0" w:color="auto"/>
        <w:right w:val="none" w:sz="0" w:space="0" w:color="auto"/>
      </w:divBdr>
    </w:div>
    <w:div w:id="1956525179">
      <w:bodyDiv w:val="1"/>
      <w:marLeft w:val="0"/>
      <w:marRight w:val="0"/>
      <w:marTop w:val="0"/>
      <w:marBottom w:val="0"/>
      <w:divBdr>
        <w:top w:val="none" w:sz="0" w:space="0" w:color="auto"/>
        <w:left w:val="none" w:sz="0" w:space="0" w:color="auto"/>
        <w:bottom w:val="none" w:sz="0" w:space="0" w:color="auto"/>
        <w:right w:val="none" w:sz="0" w:space="0" w:color="auto"/>
      </w:divBdr>
    </w:div>
    <w:div w:id="1957174282">
      <w:bodyDiv w:val="1"/>
      <w:marLeft w:val="0"/>
      <w:marRight w:val="0"/>
      <w:marTop w:val="0"/>
      <w:marBottom w:val="0"/>
      <w:divBdr>
        <w:top w:val="none" w:sz="0" w:space="0" w:color="auto"/>
        <w:left w:val="none" w:sz="0" w:space="0" w:color="auto"/>
        <w:bottom w:val="none" w:sz="0" w:space="0" w:color="auto"/>
        <w:right w:val="none" w:sz="0" w:space="0" w:color="auto"/>
      </w:divBdr>
    </w:div>
    <w:div w:id="1957441107">
      <w:bodyDiv w:val="1"/>
      <w:marLeft w:val="0"/>
      <w:marRight w:val="0"/>
      <w:marTop w:val="0"/>
      <w:marBottom w:val="0"/>
      <w:divBdr>
        <w:top w:val="none" w:sz="0" w:space="0" w:color="auto"/>
        <w:left w:val="none" w:sz="0" w:space="0" w:color="auto"/>
        <w:bottom w:val="none" w:sz="0" w:space="0" w:color="auto"/>
        <w:right w:val="none" w:sz="0" w:space="0" w:color="auto"/>
      </w:divBdr>
    </w:div>
    <w:div w:id="1957708833">
      <w:bodyDiv w:val="1"/>
      <w:marLeft w:val="0"/>
      <w:marRight w:val="0"/>
      <w:marTop w:val="0"/>
      <w:marBottom w:val="0"/>
      <w:divBdr>
        <w:top w:val="none" w:sz="0" w:space="0" w:color="auto"/>
        <w:left w:val="none" w:sz="0" w:space="0" w:color="auto"/>
        <w:bottom w:val="none" w:sz="0" w:space="0" w:color="auto"/>
        <w:right w:val="none" w:sz="0" w:space="0" w:color="auto"/>
      </w:divBdr>
    </w:div>
    <w:div w:id="1957831378">
      <w:bodyDiv w:val="1"/>
      <w:marLeft w:val="0"/>
      <w:marRight w:val="0"/>
      <w:marTop w:val="0"/>
      <w:marBottom w:val="0"/>
      <w:divBdr>
        <w:top w:val="none" w:sz="0" w:space="0" w:color="auto"/>
        <w:left w:val="none" w:sz="0" w:space="0" w:color="auto"/>
        <w:bottom w:val="none" w:sz="0" w:space="0" w:color="auto"/>
        <w:right w:val="none" w:sz="0" w:space="0" w:color="auto"/>
      </w:divBdr>
    </w:div>
    <w:div w:id="1957902904">
      <w:bodyDiv w:val="1"/>
      <w:marLeft w:val="0"/>
      <w:marRight w:val="0"/>
      <w:marTop w:val="0"/>
      <w:marBottom w:val="0"/>
      <w:divBdr>
        <w:top w:val="none" w:sz="0" w:space="0" w:color="auto"/>
        <w:left w:val="none" w:sz="0" w:space="0" w:color="auto"/>
        <w:bottom w:val="none" w:sz="0" w:space="0" w:color="auto"/>
        <w:right w:val="none" w:sz="0" w:space="0" w:color="auto"/>
      </w:divBdr>
    </w:div>
    <w:div w:id="1957980901">
      <w:bodyDiv w:val="1"/>
      <w:marLeft w:val="0"/>
      <w:marRight w:val="0"/>
      <w:marTop w:val="0"/>
      <w:marBottom w:val="0"/>
      <w:divBdr>
        <w:top w:val="none" w:sz="0" w:space="0" w:color="auto"/>
        <w:left w:val="none" w:sz="0" w:space="0" w:color="auto"/>
        <w:bottom w:val="none" w:sz="0" w:space="0" w:color="auto"/>
        <w:right w:val="none" w:sz="0" w:space="0" w:color="auto"/>
      </w:divBdr>
    </w:div>
    <w:div w:id="1958365307">
      <w:bodyDiv w:val="1"/>
      <w:marLeft w:val="0"/>
      <w:marRight w:val="0"/>
      <w:marTop w:val="0"/>
      <w:marBottom w:val="0"/>
      <w:divBdr>
        <w:top w:val="none" w:sz="0" w:space="0" w:color="auto"/>
        <w:left w:val="none" w:sz="0" w:space="0" w:color="auto"/>
        <w:bottom w:val="none" w:sz="0" w:space="0" w:color="auto"/>
        <w:right w:val="none" w:sz="0" w:space="0" w:color="auto"/>
      </w:divBdr>
    </w:div>
    <w:div w:id="1958680714">
      <w:bodyDiv w:val="1"/>
      <w:marLeft w:val="0"/>
      <w:marRight w:val="0"/>
      <w:marTop w:val="0"/>
      <w:marBottom w:val="0"/>
      <w:divBdr>
        <w:top w:val="none" w:sz="0" w:space="0" w:color="auto"/>
        <w:left w:val="none" w:sz="0" w:space="0" w:color="auto"/>
        <w:bottom w:val="none" w:sz="0" w:space="0" w:color="auto"/>
        <w:right w:val="none" w:sz="0" w:space="0" w:color="auto"/>
      </w:divBdr>
    </w:div>
    <w:div w:id="1958825658">
      <w:bodyDiv w:val="1"/>
      <w:marLeft w:val="0"/>
      <w:marRight w:val="0"/>
      <w:marTop w:val="0"/>
      <w:marBottom w:val="0"/>
      <w:divBdr>
        <w:top w:val="none" w:sz="0" w:space="0" w:color="auto"/>
        <w:left w:val="none" w:sz="0" w:space="0" w:color="auto"/>
        <w:bottom w:val="none" w:sz="0" w:space="0" w:color="auto"/>
        <w:right w:val="none" w:sz="0" w:space="0" w:color="auto"/>
      </w:divBdr>
    </w:div>
    <w:div w:id="1958831887">
      <w:bodyDiv w:val="1"/>
      <w:marLeft w:val="0"/>
      <w:marRight w:val="0"/>
      <w:marTop w:val="0"/>
      <w:marBottom w:val="0"/>
      <w:divBdr>
        <w:top w:val="none" w:sz="0" w:space="0" w:color="auto"/>
        <w:left w:val="none" w:sz="0" w:space="0" w:color="auto"/>
        <w:bottom w:val="none" w:sz="0" w:space="0" w:color="auto"/>
        <w:right w:val="none" w:sz="0" w:space="0" w:color="auto"/>
      </w:divBdr>
    </w:div>
    <w:div w:id="1959290216">
      <w:bodyDiv w:val="1"/>
      <w:marLeft w:val="0"/>
      <w:marRight w:val="0"/>
      <w:marTop w:val="0"/>
      <w:marBottom w:val="0"/>
      <w:divBdr>
        <w:top w:val="none" w:sz="0" w:space="0" w:color="auto"/>
        <w:left w:val="none" w:sz="0" w:space="0" w:color="auto"/>
        <w:bottom w:val="none" w:sz="0" w:space="0" w:color="auto"/>
        <w:right w:val="none" w:sz="0" w:space="0" w:color="auto"/>
      </w:divBdr>
    </w:div>
    <w:div w:id="1959800068">
      <w:bodyDiv w:val="1"/>
      <w:marLeft w:val="0"/>
      <w:marRight w:val="0"/>
      <w:marTop w:val="0"/>
      <w:marBottom w:val="0"/>
      <w:divBdr>
        <w:top w:val="none" w:sz="0" w:space="0" w:color="auto"/>
        <w:left w:val="none" w:sz="0" w:space="0" w:color="auto"/>
        <w:bottom w:val="none" w:sz="0" w:space="0" w:color="auto"/>
        <w:right w:val="none" w:sz="0" w:space="0" w:color="auto"/>
      </w:divBdr>
    </w:div>
    <w:div w:id="1960454961">
      <w:bodyDiv w:val="1"/>
      <w:marLeft w:val="0"/>
      <w:marRight w:val="0"/>
      <w:marTop w:val="0"/>
      <w:marBottom w:val="0"/>
      <w:divBdr>
        <w:top w:val="none" w:sz="0" w:space="0" w:color="auto"/>
        <w:left w:val="none" w:sz="0" w:space="0" w:color="auto"/>
        <w:bottom w:val="none" w:sz="0" w:space="0" w:color="auto"/>
        <w:right w:val="none" w:sz="0" w:space="0" w:color="auto"/>
      </w:divBdr>
    </w:div>
    <w:div w:id="1960837733">
      <w:bodyDiv w:val="1"/>
      <w:marLeft w:val="0"/>
      <w:marRight w:val="0"/>
      <w:marTop w:val="0"/>
      <w:marBottom w:val="0"/>
      <w:divBdr>
        <w:top w:val="none" w:sz="0" w:space="0" w:color="auto"/>
        <w:left w:val="none" w:sz="0" w:space="0" w:color="auto"/>
        <w:bottom w:val="none" w:sz="0" w:space="0" w:color="auto"/>
        <w:right w:val="none" w:sz="0" w:space="0" w:color="auto"/>
      </w:divBdr>
    </w:div>
    <w:div w:id="1960986184">
      <w:bodyDiv w:val="1"/>
      <w:marLeft w:val="0"/>
      <w:marRight w:val="0"/>
      <w:marTop w:val="0"/>
      <w:marBottom w:val="0"/>
      <w:divBdr>
        <w:top w:val="none" w:sz="0" w:space="0" w:color="auto"/>
        <w:left w:val="none" w:sz="0" w:space="0" w:color="auto"/>
        <w:bottom w:val="none" w:sz="0" w:space="0" w:color="auto"/>
        <w:right w:val="none" w:sz="0" w:space="0" w:color="auto"/>
      </w:divBdr>
    </w:div>
    <w:div w:id="1960989699">
      <w:bodyDiv w:val="1"/>
      <w:marLeft w:val="0"/>
      <w:marRight w:val="0"/>
      <w:marTop w:val="0"/>
      <w:marBottom w:val="0"/>
      <w:divBdr>
        <w:top w:val="none" w:sz="0" w:space="0" w:color="auto"/>
        <w:left w:val="none" w:sz="0" w:space="0" w:color="auto"/>
        <w:bottom w:val="none" w:sz="0" w:space="0" w:color="auto"/>
        <w:right w:val="none" w:sz="0" w:space="0" w:color="auto"/>
      </w:divBdr>
    </w:div>
    <w:div w:id="1962298870">
      <w:bodyDiv w:val="1"/>
      <w:marLeft w:val="0"/>
      <w:marRight w:val="0"/>
      <w:marTop w:val="0"/>
      <w:marBottom w:val="0"/>
      <w:divBdr>
        <w:top w:val="none" w:sz="0" w:space="0" w:color="auto"/>
        <w:left w:val="none" w:sz="0" w:space="0" w:color="auto"/>
        <w:bottom w:val="none" w:sz="0" w:space="0" w:color="auto"/>
        <w:right w:val="none" w:sz="0" w:space="0" w:color="auto"/>
      </w:divBdr>
    </w:div>
    <w:div w:id="1962607539">
      <w:bodyDiv w:val="1"/>
      <w:marLeft w:val="0"/>
      <w:marRight w:val="0"/>
      <w:marTop w:val="0"/>
      <w:marBottom w:val="0"/>
      <w:divBdr>
        <w:top w:val="none" w:sz="0" w:space="0" w:color="auto"/>
        <w:left w:val="none" w:sz="0" w:space="0" w:color="auto"/>
        <w:bottom w:val="none" w:sz="0" w:space="0" w:color="auto"/>
        <w:right w:val="none" w:sz="0" w:space="0" w:color="auto"/>
      </w:divBdr>
    </w:div>
    <w:div w:id="1962682605">
      <w:bodyDiv w:val="1"/>
      <w:marLeft w:val="0"/>
      <w:marRight w:val="0"/>
      <w:marTop w:val="0"/>
      <w:marBottom w:val="0"/>
      <w:divBdr>
        <w:top w:val="none" w:sz="0" w:space="0" w:color="auto"/>
        <w:left w:val="none" w:sz="0" w:space="0" w:color="auto"/>
        <w:bottom w:val="none" w:sz="0" w:space="0" w:color="auto"/>
        <w:right w:val="none" w:sz="0" w:space="0" w:color="auto"/>
      </w:divBdr>
    </w:div>
    <w:div w:id="1962688600">
      <w:bodyDiv w:val="1"/>
      <w:marLeft w:val="0"/>
      <w:marRight w:val="0"/>
      <w:marTop w:val="0"/>
      <w:marBottom w:val="0"/>
      <w:divBdr>
        <w:top w:val="none" w:sz="0" w:space="0" w:color="auto"/>
        <w:left w:val="none" w:sz="0" w:space="0" w:color="auto"/>
        <w:bottom w:val="none" w:sz="0" w:space="0" w:color="auto"/>
        <w:right w:val="none" w:sz="0" w:space="0" w:color="auto"/>
      </w:divBdr>
    </w:div>
    <w:div w:id="1963339412">
      <w:bodyDiv w:val="1"/>
      <w:marLeft w:val="0"/>
      <w:marRight w:val="0"/>
      <w:marTop w:val="0"/>
      <w:marBottom w:val="0"/>
      <w:divBdr>
        <w:top w:val="none" w:sz="0" w:space="0" w:color="auto"/>
        <w:left w:val="none" w:sz="0" w:space="0" w:color="auto"/>
        <w:bottom w:val="none" w:sz="0" w:space="0" w:color="auto"/>
        <w:right w:val="none" w:sz="0" w:space="0" w:color="auto"/>
      </w:divBdr>
    </w:div>
    <w:div w:id="1963998020">
      <w:bodyDiv w:val="1"/>
      <w:marLeft w:val="0"/>
      <w:marRight w:val="0"/>
      <w:marTop w:val="0"/>
      <w:marBottom w:val="0"/>
      <w:divBdr>
        <w:top w:val="none" w:sz="0" w:space="0" w:color="auto"/>
        <w:left w:val="none" w:sz="0" w:space="0" w:color="auto"/>
        <w:bottom w:val="none" w:sz="0" w:space="0" w:color="auto"/>
        <w:right w:val="none" w:sz="0" w:space="0" w:color="auto"/>
      </w:divBdr>
    </w:div>
    <w:div w:id="1964463342">
      <w:bodyDiv w:val="1"/>
      <w:marLeft w:val="0"/>
      <w:marRight w:val="0"/>
      <w:marTop w:val="0"/>
      <w:marBottom w:val="0"/>
      <w:divBdr>
        <w:top w:val="none" w:sz="0" w:space="0" w:color="auto"/>
        <w:left w:val="none" w:sz="0" w:space="0" w:color="auto"/>
        <w:bottom w:val="none" w:sz="0" w:space="0" w:color="auto"/>
        <w:right w:val="none" w:sz="0" w:space="0" w:color="auto"/>
      </w:divBdr>
    </w:div>
    <w:div w:id="1964656130">
      <w:bodyDiv w:val="1"/>
      <w:marLeft w:val="0"/>
      <w:marRight w:val="0"/>
      <w:marTop w:val="0"/>
      <w:marBottom w:val="0"/>
      <w:divBdr>
        <w:top w:val="none" w:sz="0" w:space="0" w:color="auto"/>
        <w:left w:val="none" w:sz="0" w:space="0" w:color="auto"/>
        <w:bottom w:val="none" w:sz="0" w:space="0" w:color="auto"/>
        <w:right w:val="none" w:sz="0" w:space="0" w:color="auto"/>
      </w:divBdr>
    </w:div>
    <w:div w:id="1964847561">
      <w:bodyDiv w:val="1"/>
      <w:marLeft w:val="0"/>
      <w:marRight w:val="0"/>
      <w:marTop w:val="0"/>
      <w:marBottom w:val="0"/>
      <w:divBdr>
        <w:top w:val="none" w:sz="0" w:space="0" w:color="auto"/>
        <w:left w:val="none" w:sz="0" w:space="0" w:color="auto"/>
        <w:bottom w:val="none" w:sz="0" w:space="0" w:color="auto"/>
        <w:right w:val="none" w:sz="0" w:space="0" w:color="auto"/>
      </w:divBdr>
    </w:div>
    <w:div w:id="1964917105">
      <w:bodyDiv w:val="1"/>
      <w:marLeft w:val="0"/>
      <w:marRight w:val="0"/>
      <w:marTop w:val="0"/>
      <w:marBottom w:val="0"/>
      <w:divBdr>
        <w:top w:val="none" w:sz="0" w:space="0" w:color="auto"/>
        <w:left w:val="none" w:sz="0" w:space="0" w:color="auto"/>
        <w:bottom w:val="none" w:sz="0" w:space="0" w:color="auto"/>
        <w:right w:val="none" w:sz="0" w:space="0" w:color="auto"/>
      </w:divBdr>
    </w:div>
    <w:div w:id="1964966126">
      <w:bodyDiv w:val="1"/>
      <w:marLeft w:val="0"/>
      <w:marRight w:val="0"/>
      <w:marTop w:val="0"/>
      <w:marBottom w:val="0"/>
      <w:divBdr>
        <w:top w:val="none" w:sz="0" w:space="0" w:color="auto"/>
        <w:left w:val="none" w:sz="0" w:space="0" w:color="auto"/>
        <w:bottom w:val="none" w:sz="0" w:space="0" w:color="auto"/>
        <w:right w:val="none" w:sz="0" w:space="0" w:color="auto"/>
      </w:divBdr>
    </w:div>
    <w:div w:id="1964993948">
      <w:bodyDiv w:val="1"/>
      <w:marLeft w:val="0"/>
      <w:marRight w:val="0"/>
      <w:marTop w:val="0"/>
      <w:marBottom w:val="0"/>
      <w:divBdr>
        <w:top w:val="none" w:sz="0" w:space="0" w:color="auto"/>
        <w:left w:val="none" w:sz="0" w:space="0" w:color="auto"/>
        <w:bottom w:val="none" w:sz="0" w:space="0" w:color="auto"/>
        <w:right w:val="none" w:sz="0" w:space="0" w:color="auto"/>
      </w:divBdr>
    </w:div>
    <w:div w:id="1965235884">
      <w:bodyDiv w:val="1"/>
      <w:marLeft w:val="0"/>
      <w:marRight w:val="0"/>
      <w:marTop w:val="0"/>
      <w:marBottom w:val="0"/>
      <w:divBdr>
        <w:top w:val="none" w:sz="0" w:space="0" w:color="auto"/>
        <w:left w:val="none" w:sz="0" w:space="0" w:color="auto"/>
        <w:bottom w:val="none" w:sz="0" w:space="0" w:color="auto"/>
        <w:right w:val="none" w:sz="0" w:space="0" w:color="auto"/>
      </w:divBdr>
    </w:div>
    <w:div w:id="1965380837">
      <w:bodyDiv w:val="1"/>
      <w:marLeft w:val="0"/>
      <w:marRight w:val="0"/>
      <w:marTop w:val="0"/>
      <w:marBottom w:val="0"/>
      <w:divBdr>
        <w:top w:val="none" w:sz="0" w:space="0" w:color="auto"/>
        <w:left w:val="none" w:sz="0" w:space="0" w:color="auto"/>
        <w:bottom w:val="none" w:sz="0" w:space="0" w:color="auto"/>
        <w:right w:val="none" w:sz="0" w:space="0" w:color="auto"/>
      </w:divBdr>
    </w:div>
    <w:div w:id="1965503970">
      <w:bodyDiv w:val="1"/>
      <w:marLeft w:val="0"/>
      <w:marRight w:val="0"/>
      <w:marTop w:val="0"/>
      <w:marBottom w:val="0"/>
      <w:divBdr>
        <w:top w:val="none" w:sz="0" w:space="0" w:color="auto"/>
        <w:left w:val="none" w:sz="0" w:space="0" w:color="auto"/>
        <w:bottom w:val="none" w:sz="0" w:space="0" w:color="auto"/>
        <w:right w:val="none" w:sz="0" w:space="0" w:color="auto"/>
      </w:divBdr>
    </w:div>
    <w:div w:id="1965505315">
      <w:bodyDiv w:val="1"/>
      <w:marLeft w:val="0"/>
      <w:marRight w:val="0"/>
      <w:marTop w:val="0"/>
      <w:marBottom w:val="0"/>
      <w:divBdr>
        <w:top w:val="none" w:sz="0" w:space="0" w:color="auto"/>
        <w:left w:val="none" w:sz="0" w:space="0" w:color="auto"/>
        <w:bottom w:val="none" w:sz="0" w:space="0" w:color="auto"/>
        <w:right w:val="none" w:sz="0" w:space="0" w:color="auto"/>
      </w:divBdr>
    </w:div>
    <w:div w:id="1965623870">
      <w:bodyDiv w:val="1"/>
      <w:marLeft w:val="0"/>
      <w:marRight w:val="0"/>
      <w:marTop w:val="0"/>
      <w:marBottom w:val="0"/>
      <w:divBdr>
        <w:top w:val="none" w:sz="0" w:space="0" w:color="auto"/>
        <w:left w:val="none" w:sz="0" w:space="0" w:color="auto"/>
        <w:bottom w:val="none" w:sz="0" w:space="0" w:color="auto"/>
        <w:right w:val="none" w:sz="0" w:space="0" w:color="auto"/>
      </w:divBdr>
    </w:div>
    <w:div w:id="1965647976">
      <w:bodyDiv w:val="1"/>
      <w:marLeft w:val="0"/>
      <w:marRight w:val="0"/>
      <w:marTop w:val="0"/>
      <w:marBottom w:val="0"/>
      <w:divBdr>
        <w:top w:val="none" w:sz="0" w:space="0" w:color="auto"/>
        <w:left w:val="none" w:sz="0" w:space="0" w:color="auto"/>
        <w:bottom w:val="none" w:sz="0" w:space="0" w:color="auto"/>
        <w:right w:val="none" w:sz="0" w:space="0" w:color="auto"/>
      </w:divBdr>
    </w:div>
    <w:div w:id="1965892297">
      <w:bodyDiv w:val="1"/>
      <w:marLeft w:val="0"/>
      <w:marRight w:val="0"/>
      <w:marTop w:val="0"/>
      <w:marBottom w:val="0"/>
      <w:divBdr>
        <w:top w:val="none" w:sz="0" w:space="0" w:color="auto"/>
        <w:left w:val="none" w:sz="0" w:space="0" w:color="auto"/>
        <w:bottom w:val="none" w:sz="0" w:space="0" w:color="auto"/>
        <w:right w:val="none" w:sz="0" w:space="0" w:color="auto"/>
      </w:divBdr>
    </w:div>
    <w:div w:id="1966083920">
      <w:bodyDiv w:val="1"/>
      <w:marLeft w:val="0"/>
      <w:marRight w:val="0"/>
      <w:marTop w:val="0"/>
      <w:marBottom w:val="0"/>
      <w:divBdr>
        <w:top w:val="none" w:sz="0" w:space="0" w:color="auto"/>
        <w:left w:val="none" w:sz="0" w:space="0" w:color="auto"/>
        <w:bottom w:val="none" w:sz="0" w:space="0" w:color="auto"/>
        <w:right w:val="none" w:sz="0" w:space="0" w:color="auto"/>
      </w:divBdr>
    </w:div>
    <w:div w:id="1966229352">
      <w:bodyDiv w:val="1"/>
      <w:marLeft w:val="0"/>
      <w:marRight w:val="0"/>
      <w:marTop w:val="0"/>
      <w:marBottom w:val="0"/>
      <w:divBdr>
        <w:top w:val="none" w:sz="0" w:space="0" w:color="auto"/>
        <w:left w:val="none" w:sz="0" w:space="0" w:color="auto"/>
        <w:bottom w:val="none" w:sz="0" w:space="0" w:color="auto"/>
        <w:right w:val="none" w:sz="0" w:space="0" w:color="auto"/>
      </w:divBdr>
    </w:div>
    <w:div w:id="1966305692">
      <w:bodyDiv w:val="1"/>
      <w:marLeft w:val="0"/>
      <w:marRight w:val="0"/>
      <w:marTop w:val="0"/>
      <w:marBottom w:val="0"/>
      <w:divBdr>
        <w:top w:val="none" w:sz="0" w:space="0" w:color="auto"/>
        <w:left w:val="none" w:sz="0" w:space="0" w:color="auto"/>
        <w:bottom w:val="none" w:sz="0" w:space="0" w:color="auto"/>
        <w:right w:val="none" w:sz="0" w:space="0" w:color="auto"/>
      </w:divBdr>
    </w:div>
    <w:div w:id="1966352021">
      <w:bodyDiv w:val="1"/>
      <w:marLeft w:val="0"/>
      <w:marRight w:val="0"/>
      <w:marTop w:val="0"/>
      <w:marBottom w:val="0"/>
      <w:divBdr>
        <w:top w:val="none" w:sz="0" w:space="0" w:color="auto"/>
        <w:left w:val="none" w:sz="0" w:space="0" w:color="auto"/>
        <w:bottom w:val="none" w:sz="0" w:space="0" w:color="auto"/>
        <w:right w:val="none" w:sz="0" w:space="0" w:color="auto"/>
      </w:divBdr>
    </w:div>
    <w:div w:id="1966353136">
      <w:bodyDiv w:val="1"/>
      <w:marLeft w:val="0"/>
      <w:marRight w:val="0"/>
      <w:marTop w:val="0"/>
      <w:marBottom w:val="0"/>
      <w:divBdr>
        <w:top w:val="none" w:sz="0" w:space="0" w:color="auto"/>
        <w:left w:val="none" w:sz="0" w:space="0" w:color="auto"/>
        <w:bottom w:val="none" w:sz="0" w:space="0" w:color="auto"/>
        <w:right w:val="none" w:sz="0" w:space="0" w:color="auto"/>
      </w:divBdr>
    </w:div>
    <w:div w:id="1966689420">
      <w:bodyDiv w:val="1"/>
      <w:marLeft w:val="0"/>
      <w:marRight w:val="0"/>
      <w:marTop w:val="0"/>
      <w:marBottom w:val="0"/>
      <w:divBdr>
        <w:top w:val="none" w:sz="0" w:space="0" w:color="auto"/>
        <w:left w:val="none" w:sz="0" w:space="0" w:color="auto"/>
        <w:bottom w:val="none" w:sz="0" w:space="0" w:color="auto"/>
        <w:right w:val="none" w:sz="0" w:space="0" w:color="auto"/>
      </w:divBdr>
    </w:div>
    <w:div w:id="1966810135">
      <w:bodyDiv w:val="1"/>
      <w:marLeft w:val="0"/>
      <w:marRight w:val="0"/>
      <w:marTop w:val="0"/>
      <w:marBottom w:val="0"/>
      <w:divBdr>
        <w:top w:val="none" w:sz="0" w:space="0" w:color="auto"/>
        <w:left w:val="none" w:sz="0" w:space="0" w:color="auto"/>
        <w:bottom w:val="none" w:sz="0" w:space="0" w:color="auto"/>
        <w:right w:val="none" w:sz="0" w:space="0" w:color="auto"/>
      </w:divBdr>
    </w:div>
    <w:div w:id="1966882093">
      <w:bodyDiv w:val="1"/>
      <w:marLeft w:val="0"/>
      <w:marRight w:val="0"/>
      <w:marTop w:val="0"/>
      <w:marBottom w:val="0"/>
      <w:divBdr>
        <w:top w:val="none" w:sz="0" w:space="0" w:color="auto"/>
        <w:left w:val="none" w:sz="0" w:space="0" w:color="auto"/>
        <w:bottom w:val="none" w:sz="0" w:space="0" w:color="auto"/>
        <w:right w:val="none" w:sz="0" w:space="0" w:color="auto"/>
      </w:divBdr>
    </w:div>
    <w:div w:id="1966886212">
      <w:bodyDiv w:val="1"/>
      <w:marLeft w:val="0"/>
      <w:marRight w:val="0"/>
      <w:marTop w:val="0"/>
      <w:marBottom w:val="0"/>
      <w:divBdr>
        <w:top w:val="none" w:sz="0" w:space="0" w:color="auto"/>
        <w:left w:val="none" w:sz="0" w:space="0" w:color="auto"/>
        <w:bottom w:val="none" w:sz="0" w:space="0" w:color="auto"/>
        <w:right w:val="none" w:sz="0" w:space="0" w:color="auto"/>
      </w:divBdr>
    </w:div>
    <w:div w:id="1966889590">
      <w:bodyDiv w:val="1"/>
      <w:marLeft w:val="0"/>
      <w:marRight w:val="0"/>
      <w:marTop w:val="0"/>
      <w:marBottom w:val="0"/>
      <w:divBdr>
        <w:top w:val="none" w:sz="0" w:space="0" w:color="auto"/>
        <w:left w:val="none" w:sz="0" w:space="0" w:color="auto"/>
        <w:bottom w:val="none" w:sz="0" w:space="0" w:color="auto"/>
        <w:right w:val="none" w:sz="0" w:space="0" w:color="auto"/>
      </w:divBdr>
    </w:div>
    <w:div w:id="1967003853">
      <w:bodyDiv w:val="1"/>
      <w:marLeft w:val="0"/>
      <w:marRight w:val="0"/>
      <w:marTop w:val="0"/>
      <w:marBottom w:val="0"/>
      <w:divBdr>
        <w:top w:val="none" w:sz="0" w:space="0" w:color="auto"/>
        <w:left w:val="none" w:sz="0" w:space="0" w:color="auto"/>
        <w:bottom w:val="none" w:sz="0" w:space="0" w:color="auto"/>
        <w:right w:val="none" w:sz="0" w:space="0" w:color="auto"/>
      </w:divBdr>
    </w:div>
    <w:div w:id="1967268986">
      <w:bodyDiv w:val="1"/>
      <w:marLeft w:val="0"/>
      <w:marRight w:val="0"/>
      <w:marTop w:val="0"/>
      <w:marBottom w:val="0"/>
      <w:divBdr>
        <w:top w:val="none" w:sz="0" w:space="0" w:color="auto"/>
        <w:left w:val="none" w:sz="0" w:space="0" w:color="auto"/>
        <w:bottom w:val="none" w:sz="0" w:space="0" w:color="auto"/>
        <w:right w:val="none" w:sz="0" w:space="0" w:color="auto"/>
      </w:divBdr>
    </w:div>
    <w:div w:id="1967538163">
      <w:bodyDiv w:val="1"/>
      <w:marLeft w:val="0"/>
      <w:marRight w:val="0"/>
      <w:marTop w:val="0"/>
      <w:marBottom w:val="0"/>
      <w:divBdr>
        <w:top w:val="none" w:sz="0" w:space="0" w:color="auto"/>
        <w:left w:val="none" w:sz="0" w:space="0" w:color="auto"/>
        <w:bottom w:val="none" w:sz="0" w:space="0" w:color="auto"/>
        <w:right w:val="none" w:sz="0" w:space="0" w:color="auto"/>
      </w:divBdr>
    </w:div>
    <w:div w:id="1968002966">
      <w:bodyDiv w:val="1"/>
      <w:marLeft w:val="0"/>
      <w:marRight w:val="0"/>
      <w:marTop w:val="0"/>
      <w:marBottom w:val="0"/>
      <w:divBdr>
        <w:top w:val="none" w:sz="0" w:space="0" w:color="auto"/>
        <w:left w:val="none" w:sz="0" w:space="0" w:color="auto"/>
        <w:bottom w:val="none" w:sz="0" w:space="0" w:color="auto"/>
        <w:right w:val="none" w:sz="0" w:space="0" w:color="auto"/>
      </w:divBdr>
    </w:div>
    <w:div w:id="1968005276">
      <w:bodyDiv w:val="1"/>
      <w:marLeft w:val="0"/>
      <w:marRight w:val="0"/>
      <w:marTop w:val="0"/>
      <w:marBottom w:val="0"/>
      <w:divBdr>
        <w:top w:val="none" w:sz="0" w:space="0" w:color="auto"/>
        <w:left w:val="none" w:sz="0" w:space="0" w:color="auto"/>
        <w:bottom w:val="none" w:sz="0" w:space="0" w:color="auto"/>
        <w:right w:val="none" w:sz="0" w:space="0" w:color="auto"/>
      </w:divBdr>
    </w:div>
    <w:div w:id="1968075254">
      <w:bodyDiv w:val="1"/>
      <w:marLeft w:val="0"/>
      <w:marRight w:val="0"/>
      <w:marTop w:val="0"/>
      <w:marBottom w:val="0"/>
      <w:divBdr>
        <w:top w:val="none" w:sz="0" w:space="0" w:color="auto"/>
        <w:left w:val="none" w:sz="0" w:space="0" w:color="auto"/>
        <w:bottom w:val="none" w:sz="0" w:space="0" w:color="auto"/>
        <w:right w:val="none" w:sz="0" w:space="0" w:color="auto"/>
      </w:divBdr>
    </w:div>
    <w:div w:id="1968318749">
      <w:bodyDiv w:val="1"/>
      <w:marLeft w:val="0"/>
      <w:marRight w:val="0"/>
      <w:marTop w:val="0"/>
      <w:marBottom w:val="0"/>
      <w:divBdr>
        <w:top w:val="none" w:sz="0" w:space="0" w:color="auto"/>
        <w:left w:val="none" w:sz="0" w:space="0" w:color="auto"/>
        <w:bottom w:val="none" w:sz="0" w:space="0" w:color="auto"/>
        <w:right w:val="none" w:sz="0" w:space="0" w:color="auto"/>
      </w:divBdr>
    </w:div>
    <w:div w:id="1968509900">
      <w:bodyDiv w:val="1"/>
      <w:marLeft w:val="0"/>
      <w:marRight w:val="0"/>
      <w:marTop w:val="0"/>
      <w:marBottom w:val="0"/>
      <w:divBdr>
        <w:top w:val="none" w:sz="0" w:space="0" w:color="auto"/>
        <w:left w:val="none" w:sz="0" w:space="0" w:color="auto"/>
        <w:bottom w:val="none" w:sz="0" w:space="0" w:color="auto"/>
        <w:right w:val="none" w:sz="0" w:space="0" w:color="auto"/>
      </w:divBdr>
    </w:div>
    <w:div w:id="1968536734">
      <w:bodyDiv w:val="1"/>
      <w:marLeft w:val="0"/>
      <w:marRight w:val="0"/>
      <w:marTop w:val="0"/>
      <w:marBottom w:val="0"/>
      <w:divBdr>
        <w:top w:val="none" w:sz="0" w:space="0" w:color="auto"/>
        <w:left w:val="none" w:sz="0" w:space="0" w:color="auto"/>
        <w:bottom w:val="none" w:sz="0" w:space="0" w:color="auto"/>
        <w:right w:val="none" w:sz="0" w:space="0" w:color="auto"/>
      </w:divBdr>
    </w:div>
    <w:div w:id="1968659503">
      <w:bodyDiv w:val="1"/>
      <w:marLeft w:val="0"/>
      <w:marRight w:val="0"/>
      <w:marTop w:val="0"/>
      <w:marBottom w:val="0"/>
      <w:divBdr>
        <w:top w:val="none" w:sz="0" w:space="0" w:color="auto"/>
        <w:left w:val="none" w:sz="0" w:space="0" w:color="auto"/>
        <w:bottom w:val="none" w:sz="0" w:space="0" w:color="auto"/>
        <w:right w:val="none" w:sz="0" w:space="0" w:color="auto"/>
      </w:divBdr>
    </w:div>
    <w:div w:id="1969504975">
      <w:bodyDiv w:val="1"/>
      <w:marLeft w:val="0"/>
      <w:marRight w:val="0"/>
      <w:marTop w:val="0"/>
      <w:marBottom w:val="0"/>
      <w:divBdr>
        <w:top w:val="none" w:sz="0" w:space="0" w:color="auto"/>
        <w:left w:val="none" w:sz="0" w:space="0" w:color="auto"/>
        <w:bottom w:val="none" w:sz="0" w:space="0" w:color="auto"/>
        <w:right w:val="none" w:sz="0" w:space="0" w:color="auto"/>
      </w:divBdr>
    </w:div>
    <w:div w:id="1969624484">
      <w:bodyDiv w:val="1"/>
      <w:marLeft w:val="0"/>
      <w:marRight w:val="0"/>
      <w:marTop w:val="0"/>
      <w:marBottom w:val="0"/>
      <w:divBdr>
        <w:top w:val="none" w:sz="0" w:space="0" w:color="auto"/>
        <w:left w:val="none" w:sz="0" w:space="0" w:color="auto"/>
        <w:bottom w:val="none" w:sz="0" w:space="0" w:color="auto"/>
        <w:right w:val="none" w:sz="0" w:space="0" w:color="auto"/>
      </w:divBdr>
    </w:div>
    <w:div w:id="1969704437">
      <w:bodyDiv w:val="1"/>
      <w:marLeft w:val="0"/>
      <w:marRight w:val="0"/>
      <w:marTop w:val="0"/>
      <w:marBottom w:val="0"/>
      <w:divBdr>
        <w:top w:val="none" w:sz="0" w:space="0" w:color="auto"/>
        <w:left w:val="none" w:sz="0" w:space="0" w:color="auto"/>
        <w:bottom w:val="none" w:sz="0" w:space="0" w:color="auto"/>
        <w:right w:val="none" w:sz="0" w:space="0" w:color="auto"/>
      </w:divBdr>
    </w:div>
    <w:div w:id="1970238857">
      <w:bodyDiv w:val="1"/>
      <w:marLeft w:val="0"/>
      <w:marRight w:val="0"/>
      <w:marTop w:val="0"/>
      <w:marBottom w:val="0"/>
      <w:divBdr>
        <w:top w:val="none" w:sz="0" w:space="0" w:color="auto"/>
        <w:left w:val="none" w:sz="0" w:space="0" w:color="auto"/>
        <w:bottom w:val="none" w:sz="0" w:space="0" w:color="auto"/>
        <w:right w:val="none" w:sz="0" w:space="0" w:color="auto"/>
      </w:divBdr>
    </w:div>
    <w:div w:id="1970434776">
      <w:bodyDiv w:val="1"/>
      <w:marLeft w:val="0"/>
      <w:marRight w:val="0"/>
      <w:marTop w:val="0"/>
      <w:marBottom w:val="0"/>
      <w:divBdr>
        <w:top w:val="none" w:sz="0" w:space="0" w:color="auto"/>
        <w:left w:val="none" w:sz="0" w:space="0" w:color="auto"/>
        <w:bottom w:val="none" w:sz="0" w:space="0" w:color="auto"/>
        <w:right w:val="none" w:sz="0" w:space="0" w:color="auto"/>
      </w:divBdr>
    </w:div>
    <w:div w:id="1970474827">
      <w:bodyDiv w:val="1"/>
      <w:marLeft w:val="0"/>
      <w:marRight w:val="0"/>
      <w:marTop w:val="0"/>
      <w:marBottom w:val="0"/>
      <w:divBdr>
        <w:top w:val="none" w:sz="0" w:space="0" w:color="auto"/>
        <w:left w:val="none" w:sz="0" w:space="0" w:color="auto"/>
        <w:bottom w:val="none" w:sz="0" w:space="0" w:color="auto"/>
        <w:right w:val="none" w:sz="0" w:space="0" w:color="auto"/>
      </w:divBdr>
    </w:div>
    <w:div w:id="1970814202">
      <w:bodyDiv w:val="1"/>
      <w:marLeft w:val="0"/>
      <w:marRight w:val="0"/>
      <w:marTop w:val="0"/>
      <w:marBottom w:val="0"/>
      <w:divBdr>
        <w:top w:val="none" w:sz="0" w:space="0" w:color="auto"/>
        <w:left w:val="none" w:sz="0" w:space="0" w:color="auto"/>
        <w:bottom w:val="none" w:sz="0" w:space="0" w:color="auto"/>
        <w:right w:val="none" w:sz="0" w:space="0" w:color="auto"/>
      </w:divBdr>
    </w:div>
    <w:div w:id="1970866017">
      <w:bodyDiv w:val="1"/>
      <w:marLeft w:val="0"/>
      <w:marRight w:val="0"/>
      <w:marTop w:val="0"/>
      <w:marBottom w:val="0"/>
      <w:divBdr>
        <w:top w:val="none" w:sz="0" w:space="0" w:color="auto"/>
        <w:left w:val="none" w:sz="0" w:space="0" w:color="auto"/>
        <w:bottom w:val="none" w:sz="0" w:space="0" w:color="auto"/>
        <w:right w:val="none" w:sz="0" w:space="0" w:color="auto"/>
      </w:divBdr>
    </w:div>
    <w:div w:id="1970933338">
      <w:bodyDiv w:val="1"/>
      <w:marLeft w:val="0"/>
      <w:marRight w:val="0"/>
      <w:marTop w:val="0"/>
      <w:marBottom w:val="0"/>
      <w:divBdr>
        <w:top w:val="none" w:sz="0" w:space="0" w:color="auto"/>
        <w:left w:val="none" w:sz="0" w:space="0" w:color="auto"/>
        <w:bottom w:val="none" w:sz="0" w:space="0" w:color="auto"/>
        <w:right w:val="none" w:sz="0" w:space="0" w:color="auto"/>
      </w:divBdr>
    </w:div>
    <w:div w:id="1971009362">
      <w:bodyDiv w:val="1"/>
      <w:marLeft w:val="0"/>
      <w:marRight w:val="0"/>
      <w:marTop w:val="0"/>
      <w:marBottom w:val="0"/>
      <w:divBdr>
        <w:top w:val="none" w:sz="0" w:space="0" w:color="auto"/>
        <w:left w:val="none" w:sz="0" w:space="0" w:color="auto"/>
        <w:bottom w:val="none" w:sz="0" w:space="0" w:color="auto"/>
        <w:right w:val="none" w:sz="0" w:space="0" w:color="auto"/>
      </w:divBdr>
    </w:div>
    <w:div w:id="1971083560">
      <w:bodyDiv w:val="1"/>
      <w:marLeft w:val="0"/>
      <w:marRight w:val="0"/>
      <w:marTop w:val="0"/>
      <w:marBottom w:val="0"/>
      <w:divBdr>
        <w:top w:val="none" w:sz="0" w:space="0" w:color="auto"/>
        <w:left w:val="none" w:sz="0" w:space="0" w:color="auto"/>
        <w:bottom w:val="none" w:sz="0" w:space="0" w:color="auto"/>
        <w:right w:val="none" w:sz="0" w:space="0" w:color="auto"/>
      </w:divBdr>
    </w:div>
    <w:div w:id="1971742706">
      <w:bodyDiv w:val="1"/>
      <w:marLeft w:val="0"/>
      <w:marRight w:val="0"/>
      <w:marTop w:val="0"/>
      <w:marBottom w:val="0"/>
      <w:divBdr>
        <w:top w:val="none" w:sz="0" w:space="0" w:color="auto"/>
        <w:left w:val="none" w:sz="0" w:space="0" w:color="auto"/>
        <w:bottom w:val="none" w:sz="0" w:space="0" w:color="auto"/>
        <w:right w:val="none" w:sz="0" w:space="0" w:color="auto"/>
      </w:divBdr>
    </w:div>
    <w:div w:id="1971979482">
      <w:bodyDiv w:val="1"/>
      <w:marLeft w:val="0"/>
      <w:marRight w:val="0"/>
      <w:marTop w:val="0"/>
      <w:marBottom w:val="0"/>
      <w:divBdr>
        <w:top w:val="none" w:sz="0" w:space="0" w:color="auto"/>
        <w:left w:val="none" w:sz="0" w:space="0" w:color="auto"/>
        <w:bottom w:val="none" w:sz="0" w:space="0" w:color="auto"/>
        <w:right w:val="none" w:sz="0" w:space="0" w:color="auto"/>
      </w:divBdr>
    </w:div>
    <w:div w:id="1972132123">
      <w:bodyDiv w:val="1"/>
      <w:marLeft w:val="0"/>
      <w:marRight w:val="0"/>
      <w:marTop w:val="0"/>
      <w:marBottom w:val="0"/>
      <w:divBdr>
        <w:top w:val="none" w:sz="0" w:space="0" w:color="auto"/>
        <w:left w:val="none" w:sz="0" w:space="0" w:color="auto"/>
        <w:bottom w:val="none" w:sz="0" w:space="0" w:color="auto"/>
        <w:right w:val="none" w:sz="0" w:space="0" w:color="auto"/>
      </w:divBdr>
    </w:div>
    <w:div w:id="1973511292">
      <w:bodyDiv w:val="1"/>
      <w:marLeft w:val="0"/>
      <w:marRight w:val="0"/>
      <w:marTop w:val="0"/>
      <w:marBottom w:val="0"/>
      <w:divBdr>
        <w:top w:val="none" w:sz="0" w:space="0" w:color="auto"/>
        <w:left w:val="none" w:sz="0" w:space="0" w:color="auto"/>
        <w:bottom w:val="none" w:sz="0" w:space="0" w:color="auto"/>
        <w:right w:val="none" w:sz="0" w:space="0" w:color="auto"/>
      </w:divBdr>
    </w:div>
    <w:div w:id="1974091268">
      <w:bodyDiv w:val="1"/>
      <w:marLeft w:val="0"/>
      <w:marRight w:val="0"/>
      <w:marTop w:val="0"/>
      <w:marBottom w:val="0"/>
      <w:divBdr>
        <w:top w:val="none" w:sz="0" w:space="0" w:color="auto"/>
        <w:left w:val="none" w:sz="0" w:space="0" w:color="auto"/>
        <w:bottom w:val="none" w:sz="0" w:space="0" w:color="auto"/>
        <w:right w:val="none" w:sz="0" w:space="0" w:color="auto"/>
      </w:divBdr>
    </w:div>
    <w:div w:id="1974165477">
      <w:bodyDiv w:val="1"/>
      <w:marLeft w:val="0"/>
      <w:marRight w:val="0"/>
      <w:marTop w:val="0"/>
      <w:marBottom w:val="0"/>
      <w:divBdr>
        <w:top w:val="none" w:sz="0" w:space="0" w:color="auto"/>
        <w:left w:val="none" w:sz="0" w:space="0" w:color="auto"/>
        <w:bottom w:val="none" w:sz="0" w:space="0" w:color="auto"/>
        <w:right w:val="none" w:sz="0" w:space="0" w:color="auto"/>
      </w:divBdr>
    </w:div>
    <w:div w:id="1974483798">
      <w:bodyDiv w:val="1"/>
      <w:marLeft w:val="0"/>
      <w:marRight w:val="0"/>
      <w:marTop w:val="0"/>
      <w:marBottom w:val="0"/>
      <w:divBdr>
        <w:top w:val="none" w:sz="0" w:space="0" w:color="auto"/>
        <w:left w:val="none" w:sz="0" w:space="0" w:color="auto"/>
        <w:bottom w:val="none" w:sz="0" w:space="0" w:color="auto"/>
        <w:right w:val="none" w:sz="0" w:space="0" w:color="auto"/>
      </w:divBdr>
    </w:div>
    <w:div w:id="1974872857">
      <w:bodyDiv w:val="1"/>
      <w:marLeft w:val="0"/>
      <w:marRight w:val="0"/>
      <w:marTop w:val="0"/>
      <w:marBottom w:val="0"/>
      <w:divBdr>
        <w:top w:val="none" w:sz="0" w:space="0" w:color="auto"/>
        <w:left w:val="none" w:sz="0" w:space="0" w:color="auto"/>
        <w:bottom w:val="none" w:sz="0" w:space="0" w:color="auto"/>
        <w:right w:val="none" w:sz="0" w:space="0" w:color="auto"/>
      </w:divBdr>
    </w:div>
    <w:div w:id="1975403422">
      <w:bodyDiv w:val="1"/>
      <w:marLeft w:val="0"/>
      <w:marRight w:val="0"/>
      <w:marTop w:val="0"/>
      <w:marBottom w:val="0"/>
      <w:divBdr>
        <w:top w:val="none" w:sz="0" w:space="0" w:color="auto"/>
        <w:left w:val="none" w:sz="0" w:space="0" w:color="auto"/>
        <w:bottom w:val="none" w:sz="0" w:space="0" w:color="auto"/>
        <w:right w:val="none" w:sz="0" w:space="0" w:color="auto"/>
      </w:divBdr>
    </w:div>
    <w:div w:id="1975599969">
      <w:bodyDiv w:val="1"/>
      <w:marLeft w:val="0"/>
      <w:marRight w:val="0"/>
      <w:marTop w:val="0"/>
      <w:marBottom w:val="0"/>
      <w:divBdr>
        <w:top w:val="none" w:sz="0" w:space="0" w:color="auto"/>
        <w:left w:val="none" w:sz="0" w:space="0" w:color="auto"/>
        <w:bottom w:val="none" w:sz="0" w:space="0" w:color="auto"/>
        <w:right w:val="none" w:sz="0" w:space="0" w:color="auto"/>
      </w:divBdr>
    </w:div>
    <w:div w:id="1976132596">
      <w:bodyDiv w:val="1"/>
      <w:marLeft w:val="0"/>
      <w:marRight w:val="0"/>
      <w:marTop w:val="0"/>
      <w:marBottom w:val="0"/>
      <w:divBdr>
        <w:top w:val="none" w:sz="0" w:space="0" w:color="auto"/>
        <w:left w:val="none" w:sz="0" w:space="0" w:color="auto"/>
        <w:bottom w:val="none" w:sz="0" w:space="0" w:color="auto"/>
        <w:right w:val="none" w:sz="0" w:space="0" w:color="auto"/>
      </w:divBdr>
    </w:div>
    <w:div w:id="1976138443">
      <w:bodyDiv w:val="1"/>
      <w:marLeft w:val="0"/>
      <w:marRight w:val="0"/>
      <w:marTop w:val="0"/>
      <w:marBottom w:val="0"/>
      <w:divBdr>
        <w:top w:val="none" w:sz="0" w:space="0" w:color="auto"/>
        <w:left w:val="none" w:sz="0" w:space="0" w:color="auto"/>
        <w:bottom w:val="none" w:sz="0" w:space="0" w:color="auto"/>
        <w:right w:val="none" w:sz="0" w:space="0" w:color="auto"/>
      </w:divBdr>
    </w:div>
    <w:div w:id="1976254791">
      <w:bodyDiv w:val="1"/>
      <w:marLeft w:val="0"/>
      <w:marRight w:val="0"/>
      <w:marTop w:val="0"/>
      <w:marBottom w:val="0"/>
      <w:divBdr>
        <w:top w:val="none" w:sz="0" w:space="0" w:color="auto"/>
        <w:left w:val="none" w:sz="0" w:space="0" w:color="auto"/>
        <w:bottom w:val="none" w:sz="0" w:space="0" w:color="auto"/>
        <w:right w:val="none" w:sz="0" w:space="0" w:color="auto"/>
      </w:divBdr>
    </w:div>
    <w:div w:id="1976837687">
      <w:bodyDiv w:val="1"/>
      <w:marLeft w:val="0"/>
      <w:marRight w:val="0"/>
      <w:marTop w:val="0"/>
      <w:marBottom w:val="0"/>
      <w:divBdr>
        <w:top w:val="none" w:sz="0" w:space="0" w:color="auto"/>
        <w:left w:val="none" w:sz="0" w:space="0" w:color="auto"/>
        <w:bottom w:val="none" w:sz="0" w:space="0" w:color="auto"/>
        <w:right w:val="none" w:sz="0" w:space="0" w:color="auto"/>
      </w:divBdr>
    </w:div>
    <w:div w:id="1977182082">
      <w:bodyDiv w:val="1"/>
      <w:marLeft w:val="0"/>
      <w:marRight w:val="0"/>
      <w:marTop w:val="0"/>
      <w:marBottom w:val="0"/>
      <w:divBdr>
        <w:top w:val="none" w:sz="0" w:space="0" w:color="auto"/>
        <w:left w:val="none" w:sz="0" w:space="0" w:color="auto"/>
        <w:bottom w:val="none" w:sz="0" w:space="0" w:color="auto"/>
        <w:right w:val="none" w:sz="0" w:space="0" w:color="auto"/>
      </w:divBdr>
    </w:div>
    <w:div w:id="1977828569">
      <w:bodyDiv w:val="1"/>
      <w:marLeft w:val="0"/>
      <w:marRight w:val="0"/>
      <w:marTop w:val="0"/>
      <w:marBottom w:val="0"/>
      <w:divBdr>
        <w:top w:val="none" w:sz="0" w:space="0" w:color="auto"/>
        <w:left w:val="none" w:sz="0" w:space="0" w:color="auto"/>
        <w:bottom w:val="none" w:sz="0" w:space="0" w:color="auto"/>
        <w:right w:val="none" w:sz="0" w:space="0" w:color="auto"/>
      </w:divBdr>
    </w:div>
    <w:div w:id="1978105057">
      <w:bodyDiv w:val="1"/>
      <w:marLeft w:val="0"/>
      <w:marRight w:val="0"/>
      <w:marTop w:val="0"/>
      <w:marBottom w:val="0"/>
      <w:divBdr>
        <w:top w:val="none" w:sz="0" w:space="0" w:color="auto"/>
        <w:left w:val="none" w:sz="0" w:space="0" w:color="auto"/>
        <w:bottom w:val="none" w:sz="0" w:space="0" w:color="auto"/>
        <w:right w:val="none" w:sz="0" w:space="0" w:color="auto"/>
      </w:divBdr>
    </w:div>
    <w:div w:id="1978488301">
      <w:bodyDiv w:val="1"/>
      <w:marLeft w:val="0"/>
      <w:marRight w:val="0"/>
      <w:marTop w:val="0"/>
      <w:marBottom w:val="0"/>
      <w:divBdr>
        <w:top w:val="none" w:sz="0" w:space="0" w:color="auto"/>
        <w:left w:val="none" w:sz="0" w:space="0" w:color="auto"/>
        <w:bottom w:val="none" w:sz="0" w:space="0" w:color="auto"/>
        <w:right w:val="none" w:sz="0" w:space="0" w:color="auto"/>
      </w:divBdr>
    </w:div>
    <w:div w:id="1978606231">
      <w:bodyDiv w:val="1"/>
      <w:marLeft w:val="0"/>
      <w:marRight w:val="0"/>
      <w:marTop w:val="0"/>
      <w:marBottom w:val="0"/>
      <w:divBdr>
        <w:top w:val="none" w:sz="0" w:space="0" w:color="auto"/>
        <w:left w:val="none" w:sz="0" w:space="0" w:color="auto"/>
        <w:bottom w:val="none" w:sz="0" w:space="0" w:color="auto"/>
        <w:right w:val="none" w:sz="0" w:space="0" w:color="auto"/>
      </w:divBdr>
    </w:div>
    <w:div w:id="1979650013">
      <w:bodyDiv w:val="1"/>
      <w:marLeft w:val="0"/>
      <w:marRight w:val="0"/>
      <w:marTop w:val="0"/>
      <w:marBottom w:val="0"/>
      <w:divBdr>
        <w:top w:val="none" w:sz="0" w:space="0" w:color="auto"/>
        <w:left w:val="none" w:sz="0" w:space="0" w:color="auto"/>
        <w:bottom w:val="none" w:sz="0" w:space="0" w:color="auto"/>
        <w:right w:val="none" w:sz="0" w:space="0" w:color="auto"/>
      </w:divBdr>
    </w:div>
    <w:div w:id="1979919341">
      <w:bodyDiv w:val="1"/>
      <w:marLeft w:val="0"/>
      <w:marRight w:val="0"/>
      <w:marTop w:val="0"/>
      <w:marBottom w:val="0"/>
      <w:divBdr>
        <w:top w:val="none" w:sz="0" w:space="0" w:color="auto"/>
        <w:left w:val="none" w:sz="0" w:space="0" w:color="auto"/>
        <w:bottom w:val="none" w:sz="0" w:space="0" w:color="auto"/>
        <w:right w:val="none" w:sz="0" w:space="0" w:color="auto"/>
      </w:divBdr>
    </w:div>
    <w:div w:id="1980065846">
      <w:bodyDiv w:val="1"/>
      <w:marLeft w:val="0"/>
      <w:marRight w:val="0"/>
      <w:marTop w:val="0"/>
      <w:marBottom w:val="0"/>
      <w:divBdr>
        <w:top w:val="none" w:sz="0" w:space="0" w:color="auto"/>
        <w:left w:val="none" w:sz="0" w:space="0" w:color="auto"/>
        <w:bottom w:val="none" w:sz="0" w:space="0" w:color="auto"/>
        <w:right w:val="none" w:sz="0" w:space="0" w:color="auto"/>
      </w:divBdr>
    </w:div>
    <w:div w:id="1980845200">
      <w:bodyDiv w:val="1"/>
      <w:marLeft w:val="0"/>
      <w:marRight w:val="0"/>
      <w:marTop w:val="0"/>
      <w:marBottom w:val="0"/>
      <w:divBdr>
        <w:top w:val="none" w:sz="0" w:space="0" w:color="auto"/>
        <w:left w:val="none" w:sz="0" w:space="0" w:color="auto"/>
        <w:bottom w:val="none" w:sz="0" w:space="0" w:color="auto"/>
        <w:right w:val="none" w:sz="0" w:space="0" w:color="auto"/>
      </w:divBdr>
    </w:div>
    <w:div w:id="1981382383">
      <w:bodyDiv w:val="1"/>
      <w:marLeft w:val="0"/>
      <w:marRight w:val="0"/>
      <w:marTop w:val="0"/>
      <w:marBottom w:val="0"/>
      <w:divBdr>
        <w:top w:val="none" w:sz="0" w:space="0" w:color="auto"/>
        <w:left w:val="none" w:sz="0" w:space="0" w:color="auto"/>
        <w:bottom w:val="none" w:sz="0" w:space="0" w:color="auto"/>
        <w:right w:val="none" w:sz="0" w:space="0" w:color="auto"/>
      </w:divBdr>
    </w:div>
    <w:div w:id="1981572807">
      <w:bodyDiv w:val="1"/>
      <w:marLeft w:val="0"/>
      <w:marRight w:val="0"/>
      <w:marTop w:val="0"/>
      <w:marBottom w:val="0"/>
      <w:divBdr>
        <w:top w:val="none" w:sz="0" w:space="0" w:color="auto"/>
        <w:left w:val="none" w:sz="0" w:space="0" w:color="auto"/>
        <w:bottom w:val="none" w:sz="0" w:space="0" w:color="auto"/>
        <w:right w:val="none" w:sz="0" w:space="0" w:color="auto"/>
      </w:divBdr>
    </w:div>
    <w:div w:id="1981573370">
      <w:bodyDiv w:val="1"/>
      <w:marLeft w:val="0"/>
      <w:marRight w:val="0"/>
      <w:marTop w:val="0"/>
      <w:marBottom w:val="0"/>
      <w:divBdr>
        <w:top w:val="none" w:sz="0" w:space="0" w:color="auto"/>
        <w:left w:val="none" w:sz="0" w:space="0" w:color="auto"/>
        <w:bottom w:val="none" w:sz="0" w:space="0" w:color="auto"/>
        <w:right w:val="none" w:sz="0" w:space="0" w:color="auto"/>
      </w:divBdr>
    </w:div>
    <w:div w:id="1981644735">
      <w:bodyDiv w:val="1"/>
      <w:marLeft w:val="0"/>
      <w:marRight w:val="0"/>
      <w:marTop w:val="0"/>
      <w:marBottom w:val="0"/>
      <w:divBdr>
        <w:top w:val="none" w:sz="0" w:space="0" w:color="auto"/>
        <w:left w:val="none" w:sz="0" w:space="0" w:color="auto"/>
        <w:bottom w:val="none" w:sz="0" w:space="0" w:color="auto"/>
        <w:right w:val="none" w:sz="0" w:space="0" w:color="auto"/>
      </w:divBdr>
    </w:div>
    <w:div w:id="1981956756">
      <w:bodyDiv w:val="1"/>
      <w:marLeft w:val="0"/>
      <w:marRight w:val="0"/>
      <w:marTop w:val="0"/>
      <w:marBottom w:val="0"/>
      <w:divBdr>
        <w:top w:val="none" w:sz="0" w:space="0" w:color="auto"/>
        <w:left w:val="none" w:sz="0" w:space="0" w:color="auto"/>
        <w:bottom w:val="none" w:sz="0" w:space="0" w:color="auto"/>
        <w:right w:val="none" w:sz="0" w:space="0" w:color="auto"/>
      </w:divBdr>
    </w:div>
    <w:div w:id="1982684630">
      <w:bodyDiv w:val="1"/>
      <w:marLeft w:val="0"/>
      <w:marRight w:val="0"/>
      <w:marTop w:val="0"/>
      <w:marBottom w:val="0"/>
      <w:divBdr>
        <w:top w:val="none" w:sz="0" w:space="0" w:color="auto"/>
        <w:left w:val="none" w:sz="0" w:space="0" w:color="auto"/>
        <w:bottom w:val="none" w:sz="0" w:space="0" w:color="auto"/>
        <w:right w:val="none" w:sz="0" w:space="0" w:color="auto"/>
      </w:divBdr>
    </w:div>
    <w:div w:id="1982802717">
      <w:bodyDiv w:val="1"/>
      <w:marLeft w:val="0"/>
      <w:marRight w:val="0"/>
      <w:marTop w:val="0"/>
      <w:marBottom w:val="0"/>
      <w:divBdr>
        <w:top w:val="none" w:sz="0" w:space="0" w:color="auto"/>
        <w:left w:val="none" w:sz="0" w:space="0" w:color="auto"/>
        <w:bottom w:val="none" w:sz="0" w:space="0" w:color="auto"/>
        <w:right w:val="none" w:sz="0" w:space="0" w:color="auto"/>
      </w:divBdr>
    </w:div>
    <w:div w:id="1982878691">
      <w:bodyDiv w:val="1"/>
      <w:marLeft w:val="0"/>
      <w:marRight w:val="0"/>
      <w:marTop w:val="0"/>
      <w:marBottom w:val="0"/>
      <w:divBdr>
        <w:top w:val="none" w:sz="0" w:space="0" w:color="auto"/>
        <w:left w:val="none" w:sz="0" w:space="0" w:color="auto"/>
        <w:bottom w:val="none" w:sz="0" w:space="0" w:color="auto"/>
        <w:right w:val="none" w:sz="0" w:space="0" w:color="auto"/>
      </w:divBdr>
    </w:div>
    <w:div w:id="1984387747">
      <w:bodyDiv w:val="1"/>
      <w:marLeft w:val="0"/>
      <w:marRight w:val="0"/>
      <w:marTop w:val="0"/>
      <w:marBottom w:val="0"/>
      <w:divBdr>
        <w:top w:val="none" w:sz="0" w:space="0" w:color="auto"/>
        <w:left w:val="none" w:sz="0" w:space="0" w:color="auto"/>
        <w:bottom w:val="none" w:sz="0" w:space="0" w:color="auto"/>
        <w:right w:val="none" w:sz="0" w:space="0" w:color="auto"/>
      </w:divBdr>
    </w:div>
    <w:div w:id="1985157701">
      <w:bodyDiv w:val="1"/>
      <w:marLeft w:val="0"/>
      <w:marRight w:val="0"/>
      <w:marTop w:val="0"/>
      <w:marBottom w:val="0"/>
      <w:divBdr>
        <w:top w:val="none" w:sz="0" w:space="0" w:color="auto"/>
        <w:left w:val="none" w:sz="0" w:space="0" w:color="auto"/>
        <w:bottom w:val="none" w:sz="0" w:space="0" w:color="auto"/>
        <w:right w:val="none" w:sz="0" w:space="0" w:color="auto"/>
      </w:divBdr>
    </w:div>
    <w:div w:id="1985431120">
      <w:bodyDiv w:val="1"/>
      <w:marLeft w:val="0"/>
      <w:marRight w:val="0"/>
      <w:marTop w:val="0"/>
      <w:marBottom w:val="0"/>
      <w:divBdr>
        <w:top w:val="none" w:sz="0" w:space="0" w:color="auto"/>
        <w:left w:val="none" w:sz="0" w:space="0" w:color="auto"/>
        <w:bottom w:val="none" w:sz="0" w:space="0" w:color="auto"/>
        <w:right w:val="none" w:sz="0" w:space="0" w:color="auto"/>
      </w:divBdr>
    </w:div>
    <w:div w:id="1986348555">
      <w:bodyDiv w:val="1"/>
      <w:marLeft w:val="0"/>
      <w:marRight w:val="0"/>
      <w:marTop w:val="0"/>
      <w:marBottom w:val="0"/>
      <w:divBdr>
        <w:top w:val="none" w:sz="0" w:space="0" w:color="auto"/>
        <w:left w:val="none" w:sz="0" w:space="0" w:color="auto"/>
        <w:bottom w:val="none" w:sz="0" w:space="0" w:color="auto"/>
        <w:right w:val="none" w:sz="0" w:space="0" w:color="auto"/>
      </w:divBdr>
    </w:div>
    <w:div w:id="1988128865">
      <w:bodyDiv w:val="1"/>
      <w:marLeft w:val="0"/>
      <w:marRight w:val="0"/>
      <w:marTop w:val="0"/>
      <w:marBottom w:val="0"/>
      <w:divBdr>
        <w:top w:val="none" w:sz="0" w:space="0" w:color="auto"/>
        <w:left w:val="none" w:sz="0" w:space="0" w:color="auto"/>
        <w:bottom w:val="none" w:sz="0" w:space="0" w:color="auto"/>
        <w:right w:val="none" w:sz="0" w:space="0" w:color="auto"/>
      </w:divBdr>
    </w:div>
    <w:div w:id="1988513458">
      <w:bodyDiv w:val="1"/>
      <w:marLeft w:val="0"/>
      <w:marRight w:val="0"/>
      <w:marTop w:val="0"/>
      <w:marBottom w:val="0"/>
      <w:divBdr>
        <w:top w:val="none" w:sz="0" w:space="0" w:color="auto"/>
        <w:left w:val="none" w:sz="0" w:space="0" w:color="auto"/>
        <w:bottom w:val="none" w:sz="0" w:space="0" w:color="auto"/>
        <w:right w:val="none" w:sz="0" w:space="0" w:color="auto"/>
      </w:divBdr>
    </w:div>
    <w:div w:id="1988900191">
      <w:bodyDiv w:val="1"/>
      <w:marLeft w:val="0"/>
      <w:marRight w:val="0"/>
      <w:marTop w:val="0"/>
      <w:marBottom w:val="0"/>
      <w:divBdr>
        <w:top w:val="none" w:sz="0" w:space="0" w:color="auto"/>
        <w:left w:val="none" w:sz="0" w:space="0" w:color="auto"/>
        <w:bottom w:val="none" w:sz="0" w:space="0" w:color="auto"/>
        <w:right w:val="none" w:sz="0" w:space="0" w:color="auto"/>
      </w:divBdr>
    </w:div>
    <w:div w:id="1989087777">
      <w:bodyDiv w:val="1"/>
      <w:marLeft w:val="0"/>
      <w:marRight w:val="0"/>
      <w:marTop w:val="0"/>
      <w:marBottom w:val="0"/>
      <w:divBdr>
        <w:top w:val="none" w:sz="0" w:space="0" w:color="auto"/>
        <w:left w:val="none" w:sz="0" w:space="0" w:color="auto"/>
        <w:bottom w:val="none" w:sz="0" w:space="0" w:color="auto"/>
        <w:right w:val="none" w:sz="0" w:space="0" w:color="auto"/>
      </w:divBdr>
    </w:div>
    <w:div w:id="1989161333">
      <w:bodyDiv w:val="1"/>
      <w:marLeft w:val="0"/>
      <w:marRight w:val="0"/>
      <w:marTop w:val="0"/>
      <w:marBottom w:val="0"/>
      <w:divBdr>
        <w:top w:val="none" w:sz="0" w:space="0" w:color="auto"/>
        <w:left w:val="none" w:sz="0" w:space="0" w:color="auto"/>
        <w:bottom w:val="none" w:sz="0" w:space="0" w:color="auto"/>
        <w:right w:val="none" w:sz="0" w:space="0" w:color="auto"/>
      </w:divBdr>
    </w:div>
    <w:div w:id="1989748316">
      <w:bodyDiv w:val="1"/>
      <w:marLeft w:val="0"/>
      <w:marRight w:val="0"/>
      <w:marTop w:val="0"/>
      <w:marBottom w:val="0"/>
      <w:divBdr>
        <w:top w:val="none" w:sz="0" w:space="0" w:color="auto"/>
        <w:left w:val="none" w:sz="0" w:space="0" w:color="auto"/>
        <w:bottom w:val="none" w:sz="0" w:space="0" w:color="auto"/>
        <w:right w:val="none" w:sz="0" w:space="0" w:color="auto"/>
      </w:divBdr>
    </w:div>
    <w:div w:id="1989944157">
      <w:bodyDiv w:val="1"/>
      <w:marLeft w:val="0"/>
      <w:marRight w:val="0"/>
      <w:marTop w:val="0"/>
      <w:marBottom w:val="0"/>
      <w:divBdr>
        <w:top w:val="none" w:sz="0" w:space="0" w:color="auto"/>
        <w:left w:val="none" w:sz="0" w:space="0" w:color="auto"/>
        <w:bottom w:val="none" w:sz="0" w:space="0" w:color="auto"/>
        <w:right w:val="none" w:sz="0" w:space="0" w:color="auto"/>
      </w:divBdr>
    </w:div>
    <w:div w:id="1990207426">
      <w:bodyDiv w:val="1"/>
      <w:marLeft w:val="0"/>
      <w:marRight w:val="0"/>
      <w:marTop w:val="0"/>
      <w:marBottom w:val="0"/>
      <w:divBdr>
        <w:top w:val="none" w:sz="0" w:space="0" w:color="auto"/>
        <w:left w:val="none" w:sz="0" w:space="0" w:color="auto"/>
        <w:bottom w:val="none" w:sz="0" w:space="0" w:color="auto"/>
        <w:right w:val="none" w:sz="0" w:space="0" w:color="auto"/>
      </w:divBdr>
    </w:div>
    <w:div w:id="1990555204">
      <w:bodyDiv w:val="1"/>
      <w:marLeft w:val="0"/>
      <w:marRight w:val="0"/>
      <w:marTop w:val="0"/>
      <w:marBottom w:val="0"/>
      <w:divBdr>
        <w:top w:val="none" w:sz="0" w:space="0" w:color="auto"/>
        <w:left w:val="none" w:sz="0" w:space="0" w:color="auto"/>
        <w:bottom w:val="none" w:sz="0" w:space="0" w:color="auto"/>
        <w:right w:val="none" w:sz="0" w:space="0" w:color="auto"/>
      </w:divBdr>
    </w:div>
    <w:div w:id="1990597417">
      <w:bodyDiv w:val="1"/>
      <w:marLeft w:val="0"/>
      <w:marRight w:val="0"/>
      <w:marTop w:val="0"/>
      <w:marBottom w:val="0"/>
      <w:divBdr>
        <w:top w:val="none" w:sz="0" w:space="0" w:color="auto"/>
        <w:left w:val="none" w:sz="0" w:space="0" w:color="auto"/>
        <w:bottom w:val="none" w:sz="0" w:space="0" w:color="auto"/>
        <w:right w:val="none" w:sz="0" w:space="0" w:color="auto"/>
      </w:divBdr>
    </w:div>
    <w:div w:id="1991246422">
      <w:bodyDiv w:val="1"/>
      <w:marLeft w:val="0"/>
      <w:marRight w:val="0"/>
      <w:marTop w:val="0"/>
      <w:marBottom w:val="0"/>
      <w:divBdr>
        <w:top w:val="none" w:sz="0" w:space="0" w:color="auto"/>
        <w:left w:val="none" w:sz="0" w:space="0" w:color="auto"/>
        <w:bottom w:val="none" w:sz="0" w:space="0" w:color="auto"/>
        <w:right w:val="none" w:sz="0" w:space="0" w:color="auto"/>
      </w:divBdr>
    </w:div>
    <w:div w:id="1991250083">
      <w:bodyDiv w:val="1"/>
      <w:marLeft w:val="0"/>
      <w:marRight w:val="0"/>
      <w:marTop w:val="0"/>
      <w:marBottom w:val="0"/>
      <w:divBdr>
        <w:top w:val="none" w:sz="0" w:space="0" w:color="auto"/>
        <w:left w:val="none" w:sz="0" w:space="0" w:color="auto"/>
        <w:bottom w:val="none" w:sz="0" w:space="0" w:color="auto"/>
        <w:right w:val="none" w:sz="0" w:space="0" w:color="auto"/>
      </w:divBdr>
    </w:div>
    <w:div w:id="1991443304">
      <w:bodyDiv w:val="1"/>
      <w:marLeft w:val="0"/>
      <w:marRight w:val="0"/>
      <w:marTop w:val="0"/>
      <w:marBottom w:val="0"/>
      <w:divBdr>
        <w:top w:val="none" w:sz="0" w:space="0" w:color="auto"/>
        <w:left w:val="none" w:sz="0" w:space="0" w:color="auto"/>
        <w:bottom w:val="none" w:sz="0" w:space="0" w:color="auto"/>
        <w:right w:val="none" w:sz="0" w:space="0" w:color="auto"/>
      </w:divBdr>
    </w:div>
    <w:div w:id="1991593111">
      <w:bodyDiv w:val="1"/>
      <w:marLeft w:val="0"/>
      <w:marRight w:val="0"/>
      <w:marTop w:val="0"/>
      <w:marBottom w:val="0"/>
      <w:divBdr>
        <w:top w:val="none" w:sz="0" w:space="0" w:color="auto"/>
        <w:left w:val="none" w:sz="0" w:space="0" w:color="auto"/>
        <w:bottom w:val="none" w:sz="0" w:space="0" w:color="auto"/>
        <w:right w:val="none" w:sz="0" w:space="0" w:color="auto"/>
      </w:divBdr>
    </w:div>
    <w:div w:id="1991908359">
      <w:bodyDiv w:val="1"/>
      <w:marLeft w:val="0"/>
      <w:marRight w:val="0"/>
      <w:marTop w:val="0"/>
      <w:marBottom w:val="0"/>
      <w:divBdr>
        <w:top w:val="none" w:sz="0" w:space="0" w:color="auto"/>
        <w:left w:val="none" w:sz="0" w:space="0" w:color="auto"/>
        <w:bottom w:val="none" w:sz="0" w:space="0" w:color="auto"/>
        <w:right w:val="none" w:sz="0" w:space="0" w:color="auto"/>
      </w:divBdr>
    </w:div>
    <w:div w:id="1992175964">
      <w:bodyDiv w:val="1"/>
      <w:marLeft w:val="0"/>
      <w:marRight w:val="0"/>
      <w:marTop w:val="0"/>
      <w:marBottom w:val="0"/>
      <w:divBdr>
        <w:top w:val="none" w:sz="0" w:space="0" w:color="auto"/>
        <w:left w:val="none" w:sz="0" w:space="0" w:color="auto"/>
        <w:bottom w:val="none" w:sz="0" w:space="0" w:color="auto"/>
        <w:right w:val="none" w:sz="0" w:space="0" w:color="auto"/>
      </w:divBdr>
    </w:div>
    <w:div w:id="1992326509">
      <w:bodyDiv w:val="1"/>
      <w:marLeft w:val="0"/>
      <w:marRight w:val="0"/>
      <w:marTop w:val="0"/>
      <w:marBottom w:val="0"/>
      <w:divBdr>
        <w:top w:val="none" w:sz="0" w:space="0" w:color="auto"/>
        <w:left w:val="none" w:sz="0" w:space="0" w:color="auto"/>
        <w:bottom w:val="none" w:sz="0" w:space="0" w:color="auto"/>
        <w:right w:val="none" w:sz="0" w:space="0" w:color="auto"/>
      </w:divBdr>
    </w:div>
    <w:div w:id="1992445918">
      <w:bodyDiv w:val="1"/>
      <w:marLeft w:val="0"/>
      <w:marRight w:val="0"/>
      <w:marTop w:val="0"/>
      <w:marBottom w:val="0"/>
      <w:divBdr>
        <w:top w:val="none" w:sz="0" w:space="0" w:color="auto"/>
        <w:left w:val="none" w:sz="0" w:space="0" w:color="auto"/>
        <w:bottom w:val="none" w:sz="0" w:space="0" w:color="auto"/>
        <w:right w:val="none" w:sz="0" w:space="0" w:color="auto"/>
      </w:divBdr>
    </w:div>
    <w:div w:id="1992976388">
      <w:bodyDiv w:val="1"/>
      <w:marLeft w:val="0"/>
      <w:marRight w:val="0"/>
      <w:marTop w:val="0"/>
      <w:marBottom w:val="0"/>
      <w:divBdr>
        <w:top w:val="none" w:sz="0" w:space="0" w:color="auto"/>
        <w:left w:val="none" w:sz="0" w:space="0" w:color="auto"/>
        <w:bottom w:val="none" w:sz="0" w:space="0" w:color="auto"/>
        <w:right w:val="none" w:sz="0" w:space="0" w:color="auto"/>
      </w:divBdr>
    </w:div>
    <w:div w:id="1993605600">
      <w:bodyDiv w:val="1"/>
      <w:marLeft w:val="0"/>
      <w:marRight w:val="0"/>
      <w:marTop w:val="0"/>
      <w:marBottom w:val="0"/>
      <w:divBdr>
        <w:top w:val="none" w:sz="0" w:space="0" w:color="auto"/>
        <w:left w:val="none" w:sz="0" w:space="0" w:color="auto"/>
        <w:bottom w:val="none" w:sz="0" w:space="0" w:color="auto"/>
        <w:right w:val="none" w:sz="0" w:space="0" w:color="auto"/>
      </w:divBdr>
    </w:div>
    <w:div w:id="1993678231">
      <w:bodyDiv w:val="1"/>
      <w:marLeft w:val="0"/>
      <w:marRight w:val="0"/>
      <w:marTop w:val="0"/>
      <w:marBottom w:val="0"/>
      <w:divBdr>
        <w:top w:val="none" w:sz="0" w:space="0" w:color="auto"/>
        <w:left w:val="none" w:sz="0" w:space="0" w:color="auto"/>
        <w:bottom w:val="none" w:sz="0" w:space="0" w:color="auto"/>
        <w:right w:val="none" w:sz="0" w:space="0" w:color="auto"/>
      </w:divBdr>
    </w:div>
    <w:div w:id="1993948655">
      <w:bodyDiv w:val="1"/>
      <w:marLeft w:val="0"/>
      <w:marRight w:val="0"/>
      <w:marTop w:val="0"/>
      <w:marBottom w:val="0"/>
      <w:divBdr>
        <w:top w:val="none" w:sz="0" w:space="0" w:color="auto"/>
        <w:left w:val="none" w:sz="0" w:space="0" w:color="auto"/>
        <w:bottom w:val="none" w:sz="0" w:space="0" w:color="auto"/>
        <w:right w:val="none" w:sz="0" w:space="0" w:color="auto"/>
      </w:divBdr>
    </w:div>
    <w:div w:id="1994137186">
      <w:bodyDiv w:val="1"/>
      <w:marLeft w:val="0"/>
      <w:marRight w:val="0"/>
      <w:marTop w:val="0"/>
      <w:marBottom w:val="0"/>
      <w:divBdr>
        <w:top w:val="none" w:sz="0" w:space="0" w:color="auto"/>
        <w:left w:val="none" w:sz="0" w:space="0" w:color="auto"/>
        <w:bottom w:val="none" w:sz="0" w:space="0" w:color="auto"/>
        <w:right w:val="none" w:sz="0" w:space="0" w:color="auto"/>
      </w:divBdr>
    </w:div>
    <w:div w:id="1994337329">
      <w:bodyDiv w:val="1"/>
      <w:marLeft w:val="0"/>
      <w:marRight w:val="0"/>
      <w:marTop w:val="0"/>
      <w:marBottom w:val="0"/>
      <w:divBdr>
        <w:top w:val="none" w:sz="0" w:space="0" w:color="auto"/>
        <w:left w:val="none" w:sz="0" w:space="0" w:color="auto"/>
        <w:bottom w:val="none" w:sz="0" w:space="0" w:color="auto"/>
        <w:right w:val="none" w:sz="0" w:space="0" w:color="auto"/>
      </w:divBdr>
    </w:div>
    <w:div w:id="1994482197">
      <w:bodyDiv w:val="1"/>
      <w:marLeft w:val="0"/>
      <w:marRight w:val="0"/>
      <w:marTop w:val="0"/>
      <w:marBottom w:val="0"/>
      <w:divBdr>
        <w:top w:val="none" w:sz="0" w:space="0" w:color="auto"/>
        <w:left w:val="none" w:sz="0" w:space="0" w:color="auto"/>
        <w:bottom w:val="none" w:sz="0" w:space="0" w:color="auto"/>
        <w:right w:val="none" w:sz="0" w:space="0" w:color="auto"/>
      </w:divBdr>
    </w:div>
    <w:div w:id="1995141406">
      <w:bodyDiv w:val="1"/>
      <w:marLeft w:val="0"/>
      <w:marRight w:val="0"/>
      <w:marTop w:val="0"/>
      <w:marBottom w:val="0"/>
      <w:divBdr>
        <w:top w:val="none" w:sz="0" w:space="0" w:color="auto"/>
        <w:left w:val="none" w:sz="0" w:space="0" w:color="auto"/>
        <w:bottom w:val="none" w:sz="0" w:space="0" w:color="auto"/>
        <w:right w:val="none" w:sz="0" w:space="0" w:color="auto"/>
      </w:divBdr>
    </w:div>
    <w:div w:id="1995143645">
      <w:bodyDiv w:val="1"/>
      <w:marLeft w:val="0"/>
      <w:marRight w:val="0"/>
      <w:marTop w:val="0"/>
      <w:marBottom w:val="0"/>
      <w:divBdr>
        <w:top w:val="none" w:sz="0" w:space="0" w:color="auto"/>
        <w:left w:val="none" w:sz="0" w:space="0" w:color="auto"/>
        <w:bottom w:val="none" w:sz="0" w:space="0" w:color="auto"/>
        <w:right w:val="none" w:sz="0" w:space="0" w:color="auto"/>
      </w:divBdr>
    </w:div>
    <w:div w:id="1995445474">
      <w:bodyDiv w:val="1"/>
      <w:marLeft w:val="0"/>
      <w:marRight w:val="0"/>
      <w:marTop w:val="0"/>
      <w:marBottom w:val="0"/>
      <w:divBdr>
        <w:top w:val="none" w:sz="0" w:space="0" w:color="auto"/>
        <w:left w:val="none" w:sz="0" w:space="0" w:color="auto"/>
        <w:bottom w:val="none" w:sz="0" w:space="0" w:color="auto"/>
        <w:right w:val="none" w:sz="0" w:space="0" w:color="auto"/>
      </w:divBdr>
    </w:div>
    <w:div w:id="1995527762">
      <w:bodyDiv w:val="1"/>
      <w:marLeft w:val="0"/>
      <w:marRight w:val="0"/>
      <w:marTop w:val="0"/>
      <w:marBottom w:val="0"/>
      <w:divBdr>
        <w:top w:val="none" w:sz="0" w:space="0" w:color="auto"/>
        <w:left w:val="none" w:sz="0" w:space="0" w:color="auto"/>
        <w:bottom w:val="none" w:sz="0" w:space="0" w:color="auto"/>
        <w:right w:val="none" w:sz="0" w:space="0" w:color="auto"/>
      </w:divBdr>
    </w:div>
    <w:div w:id="1995602716">
      <w:bodyDiv w:val="1"/>
      <w:marLeft w:val="0"/>
      <w:marRight w:val="0"/>
      <w:marTop w:val="0"/>
      <w:marBottom w:val="0"/>
      <w:divBdr>
        <w:top w:val="none" w:sz="0" w:space="0" w:color="auto"/>
        <w:left w:val="none" w:sz="0" w:space="0" w:color="auto"/>
        <w:bottom w:val="none" w:sz="0" w:space="0" w:color="auto"/>
        <w:right w:val="none" w:sz="0" w:space="0" w:color="auto"/>
      </w:divBdr>
    </w:div>
    <w:div w:id="1996450737">
      <w:bodyDiv w:val="1"/>
      <w:marLeft w:val="0"/>
      <w:marRight w:val="0"/>
      <w:marTop w:val="0"/>
      <w:marBottom w:val="0"/>
      <w:divBdr>
        <w:top w:val="none" w:sz="0" w:space="0" w:color="auto"/>
        <w:left w:val="none" w:sz="0" w:space="0" w:color="auto"/>
        <w:bottom w:val="none" w:sz="0" w:space="0" w:color="auto"/>
        <w:right w:val="none" w:sz="0" w:space="0" w:color="auto"/>
      </w:divBdr>
    </w:div>
    <w:div w:id="1996913911">
      <w:bodyDiv w:val="1"/>
      <w:marLeft w:val="0"/>
      <w:marRight w:val="0"/>
      <w:marTop w:val="0"/>
      <w:marBottom w:val="0"/>
      <w:divBdr>
        <w:top w:val="none" w:sz="0" w:space="0" w:color="auto"/>
        <w:left w:val="none" w:sz="0" w:space="0" w:color="auto"/>
        <w:bottom w:val="none" w:sz="0" w:space="0" w:color="auto"/>
        <w:right w:val="none" w:sz="0" w:space="0" w:color="auto"/>
      </w:divBdr>
    </w:div>
    <w:div w:id="1996949413">
      <w:bodyDiv w:val="1"/>
      <w:marLeft w:val="0"/>
      <w:marRight w:val="0"/>
      <w:marTop w:val="0"/>
      <w:marBottom w:val="0"/>
      <w:divBdr>
        <w:top w:val="none" w:sz="0" w:space="0" w:color="auto"/>
        <w:left w:val="none" w:sz="0" w:space="0" w:color="auto"/>
        <w:bottom w:val="none" w:sz="0" w:space="0" w:color="auto"/>
        <w:right w:val="none" w:sz="0" w:space="0" w:color="auto"/>
      </w:divBdr>
    </w:div>
    <w:div w:id="1997294088">
      <w:bodyDiv w:val="1"/>
      <w:marLeft w:val="0"/>
      <w:marRight w:val="0"/>
      <w:marTop w:val="0"/>
      <w:marBottom w:val="0"/>
      <w:divBdr>
        <w:top w:val="none" w:sz="0" w:space="0" w:color="auto"/>
        <w:left w:val="none" w:sz="0" w:space="0" w:color="auto"/>
        <w:bottom w:val="none" w:sz="0" w:space="0" w:color="auto"/>
        <w:right w:val="none" w:sz="0" w:space="0" w:color="auto"/>
      </w:divBdr>
    </w:div>
    <w:div w:id="1997301114">
      <w:bodyDiv w:val="1"/>
      <w:marLeft w:val="0"/>
      <w:marRight w:val="0"/>
      <w:marTop w:val="0"/>
      <w:marBottom w:val="0"/>
      <w:divBdr>
        <w:top w:val="none" w:sz="0" w:space="0" w:color="auto"/>
        <w:left w:val="none" w:sz="0" w:space="0" w:color="auto"/>
        <w:bottom w:val="none" w:sz="0" w:space="0" w:color="auto"/>
        <w:right w:val="none" w:sz="0" w:space="0" w:color="auto"/>
      </w:divBdr>
    </w:div>
    <w:div w:id="1997493004">
      <w:bodyDiv w:val="1"/>
      <w:marLeft w:val="0"/>
      <w:marRight w:val="0"/>
      <w:marTop w:val="0"/>
      <w:marBottom w:val="0"/>
      <w:divBdr>
        <w:top w:val="none" w:sz="0" w:space="0" w:color="auto"/>
        <w:left w:val="none" w:sz="0" w:space="0" w:color="auto"/>
        <w:bottom w:val="none" w:sz="0" w:space="0" w:color="auto"/>
        <w:right w:val="none" w:sz="0" w:space="0" w:color="auto"/>
      </w:divBdr>
    </w:div>
    <w:div w:id="1997561758">
      <w:bodyDiv w:val="1"/>
      <w:marLeft w:val="0"/>
      <w:marRight w:val="0"/>
      <w:marTop w:val="0"/>
      <w:marBottom w:val="0"/>
      <w:divBdr>
        <w:top w:val="none" w:sz="0" w:space="0" w:color="auto"/>
        <w:left w:val="none" w:sz="0" w:space="0" w:color="auto"/>
        <w:bottom w:val="none" w:sz="0" w:space="0" w:color="auto"/>
        <w:right w:val="none" w:sz="0" w:space="0" w:color="auto"/>
      </w:divBdr>
    </w:div>
    <w:div w:id="1997569275">
      <w:bodyDiv w:val="1"/>
      <w:marLeft w:val="0"/>
      <w:marRight w:val="0"/>
      <w:marTop w:val="0"/>
      <w:marBottom w:val="0"/>
      <w:divBdr>
        <w:top w:val="none" w:sz="0" w:space="0" w:color="auto"/>
        <w:left w:val="none" w:sz="0" w:space="0" w:color="auto"/>
        <w:bottom w:val="none" w:sz="0" w:space="0" w:color="auto"/>
        <w:right w:val="none" w:sz="0" w:space="0" w:color="auto"/>
      </w:divBdr>
    </w:div>
    <w:div w:id="1997685648">
      <w:bodyDiv w:val="1"/>
      <w:marLeft w:val="0"/>
      <w:marRight w:val="0"/>
      <w:marTop w:val="0"/>
      <w:marBottom w:val="0"/>
      <w:divBdr>
        <w:top w:val="none" w:sz="0" w:space="0" w:color="auto"/>
        <w:left w:val="none" w:sz="0" w:space="0" w:color="auto"/>
        <w:bottom w:val="none" w:sz="0" w:space="0" w:color="auto"/>
        <w:right w:val="none" w:sz="0" w:space="0" w:color="auto"/>
      </w:divBdr>
    </w:div>
    <w:div w:id="1997952432">
      <w:bodyDiv w:val="1"/>
      <w:marLeft w:val="0"/>
      <w:marRight w:val="0"/>
      <w:marTop w:val="0"/>
      <w:marBottom w:val="0"/>
      <w:divBdr>
        <w:top w:val="none" w:sz="0" w:space="0" w:color="auto"/>
        <w:left w:val="none" w:sz="0" w:space="0" w:color="auto"/>
        <w:bottom w:val="none" w:sz="0" w:space="0" w:color="auto"/>
        <w:right w:val="none" w:sz="0" w:space="0" w:color="auto"/>
      </w:divBdr>
    </w:div>
    <w:div w:id="1998141717">
      <w:bodyDiv w:val="1"/>
      <w:marLeft w:val="0"/>
      <w:marRight w:val="0"/>
      <w:marTop w:val="0"/>
      <w:marBottom w:val="0"/>
      <w:divBdr>
        <w:top w:val="none" w:sz="0" w:space="0" w:color="auto"/>
        <w:left w:val="none" w:sz="0" w:space="0" w:color="auto"/>
        <w:bottom w:val="none" w:sz="0" w:space="0" w:color="auto"/>
        <w:right w:val="none" w:sz="0" w:space="0" w:color="auto"/>
      </w:divBdr>
    </w:div>
    <w:div w:id="1998461447">
      <w:bodyDiv w:val="1"/>
      <w:marLeft w:val="0"/>
      <w:marRight w:val="0"/>
      <w:marTop w:val="0"/>
      <w:marBottom w:val="0"/>
      <w:divBdr>
        <w:top w:val="none" w:sz="0" w:space="0" w:color="auto"/>
        <w:left w:val="none" w:sz="0" w:space="0" w:color="auto"/>
        <w:bottom w:val="none" w:sz="0" w:space="0" w:color="auto"/>
        <w:right w:val="none" w:sz="0" w:space="0" w:color="auto"/>
      </w:divBdr>
    </w:div>
    <w:div w:id="1998724904">
      <w:bodyDiv w:val="1"/>
      <w:marLeft w:val="0"/>
      <w:marRight w:val="0"/>
      <w:marTop w:val="0"/>
      <w:marBottom w:val="0"/>
      <w:divBdr>
        <w:top w:val="none" w:sz="0" w:space="0" w:color="auto"/>
        <w:left w:val="none" w:sz="0" w:space="0" w:color="auto"/>
        <w:bottom w:val="none" w:sz="0" w:space="0" w:color="auto"/>
        <w:right w:val="none" w:sz="0" w:space="0" w:color="auto"/>
      </w:divBdr>
    </w:div>
    <w:div w:id="1998995449">
      <w:bodyDiv w:val="1"/>
      <w:marLeft w:val="0"/>
      <w:marRight w:val="0"/>
      <w:marTop w:val="0"/>
      <w:marBottom w:val="0"/>
      <w:divBdr>
        <w:top w:val="none" w:sz="0" w:space="0" w:color="auto"/>
        <w:left w:val="none" w:sz="0" w:space="0" w:color="auto"/>
        <w:bottom w:val="none" w:sz="0" w:space="0" w:color="auto"/>
        <w:right w:val="none" w:sz="0" w:space="0" w:color="auto"/>
      </w:divBdr>
    </w:div>
    <w:div w:id="1999766982">
      <w:bodyDiv w:val="1"/>
      <w:marLeft w:val="0"/>
      <w:marRight w:val="0"/>
      <w:marTop w:val="0"/>
      <w:marBottom w:val="0"/>
      <w:divBdr>
        <w:top w:val="none" w:sz="0" w:space="0" w:color="auto"/>
        <w:left w:val="none" w:sz="0" w:space="0" w:color="auto"/>
        <w:bottom w:val="none" w:sz="0" w:space="0" w:color="auto"/>
        <w:right w:val="none" w:sz="0" w:space="0" w:color="auto"/>
      </w:divBdr>
    </w:div>
    <w:div w:id="1999962806">
      <w:bodyDiv w:val="1"/>
      <w:marLeft w:val="0"/>
      <w:marRight w:val="0"/>
      <w:marTop w:val="0"/>
      <w:marBottom w:val="0"/>
      <w:divBdr>
        <w:top w:val="none" w:sz="0" w:space="0" w:color="auto"/>
        <w:left w:val="none" w:sz="0" w:space="0" w:color="auto"/>
        <w:bottom w:val="none" w:sz="0" w:space="0" w:color="auto"/>
        <w:right w:val="none" w:sz="0" w:space="0" w:color="auto"/>
      </w:divBdr>
    </w:div>
    <w:div w:id="2000041120">
      <w:bodyDiv w:val="1"/>
      <w:marLeft w:val="0"/>
      <w:marRight w:val="0"/>
      <w:marTop w:val="0"/>
      <w:marBottom w:val="0"/>
      <w:divBdr>
        <w:top w:val="none" w:sz="0" w:space="0" w:color="auto"/>
        <w:left w:val="none" w:sz="0" w:space="0" w:color="auto"/>
        <w:bottom w:val="none" w:sz="0" w:space="0" w:color="auto"/>
        <w:right w:val="none" w:sz="0" w:space="0" w:color="auto"/>
      </w:divBdr>
    </w:div>
    <w:div w:id="2000376792">
      <w:bodyDiv w:val="1"/>
      <w:marLeft w:val="0"/>
      <w:marRight w:val="0"/>
      <w:marTop w:val="0"/>
      <w:marBottom w:val="0"/>
      <w:divBdr>
        <w:top w:val="none" w:sz="0" w:space="0" w:color="auto"/>
        <w:left w:val="none" w:sz="0" w:space="0" w:color="auto"/>
        <w:bottom w:val="none" w:sz="0" w:space="0" w:color="auto"/>
        <w:right w:val="none" w:sz="0" w:space="0" w:color="auto"/>
      </w:divBdr>
    </w:div>
    <w:div w:id="2000621332">
      <w:bodyDiv w:val="1"/>
      <w:marLeft w:val="0"/>
      <w:marRight w:val="0"/>
      <w:marTop w:val="0"/>
      <w:marBottom w:val="0"/>
      <w:divBdr>
        <w:top w:val="none" w:sz="0" w:space="0" w:color="auto"/>
        <w:left w:val="none" w:sz="0" w:space="0" w:color="auto"/>
        <w:bottom w:val="none" w:sz="0" w:space="0" w:color="auto"/>
        <w:right w:val="none" w:sz="0" w:space="0" w:color="auto"/>
      </w:divBdr>
    </w:div>
    <w:div w:id="2000882021">
      <w:bodyDiv w:val="1"/>
      <w:marLeft w:val="0"/>
      <w:marRight w:val="0"/>
      <w:marTop w:val="0"/>
      <w:marBottom w:val="0"/>
      <w:divBdr>
        <w:top w:val="none" w:sz="0" w:space="0" w:color="auto"/>
        <w:left w:val="none" w:sz="0" w:space="0" w:color="auto"/>
        <w:bottom w:val="none" w:sz="0" w:space="0" w:color="auto"/>
        <w:right w:val="none" w:sz="0" w:space="0" w:color="auto"/>
      </w:divBdr>
    </w:div>
    <w:div w:id="2000882996">
      <w:bodyDiv w:val="1"/>
      <w:marLeft w:val="0"/>
      <w:marRight w:val="0"/>
      <w:marTop w:val="0"/>
      <w:marBottom w:val="0"/>
      <w:divBdr>
        <w:top w:val="none" w:sz="0" w:space="0" w:color="auto"/>
        <w:left w:val="none" w:sz="0" w:space="0" w:color="auto"/>
        <w:bottom w:val="none" w:sz="0" w:space="0" w:color="auto"/>
        <w:right w:val="none" w:sz="0" w:space="0" w:color="auto"/>
      </w:divBdr>
    </w:div>
    <w:div w:id="2000964411">
      <w:bodyDiv w:val="1"/>
      <w:marLeft w:val="0"/>
      <w:marRight w:val="0"/>
      <w:marTop w:val="0"/>
      <w:marBottom w:val="0"/>
      <w:divBdr>
        <w:top w:val="none" w:sz="0" w:space="0" w:color="auto"/>
        <w:left w:val="none" w:sz="0" w:space="0" w:color="auto"/>
        <w:bottom w:val="none" w:sz="0" w:space="0" w:color="auto"/>
        <w:right w:val="none" w:sz="0" w:space="0" w:color="auto"/>
      </w:divBdr>
    </w:div>
    <w:div w:id="2001077568">
      <w:bodyDiv w:val="1"/>
      <w:marLeft w:val="0"/>
      <w:marRight w:val="0"/>
      <w:marTop w:val="0"/>
      <w:marBottom w:val="0"/>
      <w:divBdr>
        <w:top w:val="none" w:sz="0" w:space="0" w:color="auto"/>
        <w:left w:val="none" w:sz="0" w:space="0" w:color="auto"/>
        <w:bottom w:val="none" w:sz="0" w:space="0" w:color="auto"/>
        <w:right w:val="none" w:sz="0" w:space="0" w:color="auto"/>
      </w:divBdr>
    </w:div>
    <w:div w:id="2001227017">
      <w:bodyDiv w:val="1"/>
      <w:marLeft w:val="0"/>
      <w:marRight w:val="0"/>
      <w:marTop w:val="0"/>
      <w:marBottom w:val="0"/>
      <w:divBdr>
        <w:top w:val="none" w:sz="0" w:space="0" w:color="auto"/>
        <w:left w:val="none" w:sz="0" w:space="0" w:color="auto"/>
        <w:bottom w:val="none" w:sz="0" w:space="0" w:color="auto"/>
        <w:right w:val="none" w:sz="0" w:space="0" w:color="auto"/>
      </w:divBdr>
    </w:div>
    <w:div w:id="2002002304">
      <w:bodyDiv w:val="1"/>
      <w:marLeft w:val="0"/>
      <w:marRight w:val="0"/>
      <w:marTop w:val="0"/>
      <w:marBottom w:val="0"/>
      <w:divBdr>
        <w:top w:val="none" w:sz="0" w:space="0" w:color="auto"/>
        <w:left w:val="none" w:sz="0" w:space="0" w:color="auto"/>
        <w:bottom w:val="none" w:sz="0" w:space="0" w:color="auto"/>
        <w:right w:val="none" w:sz="0" w:space="0" w:color="auto"/>
      </w:divBdr>
    </w:div>
    <w:div w:id="2002199831">
      <w:bodyDiv w:val="1"/>
      <w:marLeft w:val="0"/>
      <w:marRight w:val="0"/>
      <w:marTop w:val="0"/>
      <w:marBottom w:val="0"/>
      <w:divBdr>
        <w:top w:val="none" w:sz="0" w:space="0" w:color="auto"/>
        <w:left w:val="none" w:sz="0" w:space="0" w:color="auto"/>
        <w:bottom w:val="none" w:sz="0" w:space="0" w:color="auto"/>
        <w:right w:val="none" w:sz="0" w:space="0" w:color="auto"/>
      </w:divBdr>
    </w:div>
    <w:div w:id="2002344466">
      <w:bodyDiv w:val="1"/>
      <w:marLeft w:val="0"/>
      <w:marRight w:val="0"/>
      <w:marTop w:val="0"/>
      <w:marBottom w:val="0"/>
      <w:divBdr>
        <w:top w:val="none" w:sz="0" w:space="0" w:color="auto"/>
        <w:left w:val="none" w:sz="0" w:space="0" w:color="auto"/>
        <w:bottom w:val="none" w:sz="0" w:space="0" w:color="auto"/>
        <w:right w:val="none" w:sz="0" w:space="0" w:color="auto"/>
      </w:divBdr>
    </w:div>
    <w:div w:id="2002654844">
      <w:bodyDiv w:val="1"/>
      <w:marLeft w:val="0"/>
      <w:marRight w:val="0"/>
      <w:marTop w:val="0"/>
      <w:marBottom w:val="0"/>
      <w:divBdr>
        <w:top w:val="none" w:sz="0" w:space="0" w:color="auto"/>
        <w:left w:val="none" w:sz="0" w:space="0" w:color="auto"/>
        <w:bottom w:val="none" w:sz="0" w:space="0" w:color="auto"/>
        <w:right w:val="none" w:sz="0" w:space="0" w:color="auto"/>
      </w:divBdr>
    </w:div>
    <w:div w:id="2002735943">
      <w:bodyDiv w:val="1"/>
      <w:marLeft w:val="0"/>
      <w:marRight w:val="0"/>
      <w:marTop w:val="0"/>
      <w:marBottom w:val="0"/>
      <w:divBdr>
        <w:top w:val="none" w:sz="0" w:space="0" w:color="auto"/>
        <w:left w:val="none" w:sz="0" w:space="0" w:color="auto"/>
        <w:bottom w:val="none" w:sz="0" w:space="0" w:color="auto"/>
        <w:right w:val="none" w:sz="0" w:space="0" w:color="auto"/>
      </w:divBdr>
    </w:div>
    <w:div w:id="2003509016">
      <w:bodyDiv w:val="1"/>
      <w:marLeft w:val="0"/>
      <w:marRight w:val="0"/>
      <w:marTop w:val="0"/>
      <w:marBottom w:val="0"/>
      <w:divBdr>
        <w:top w:val="none" w:sz="0" w:space="0" w:color="auto"/>
        <w:left w:val="none" w:sz="0" w:space="0" w:color="auto"/>
        <w:bottom w:val="none" w:sz="0" w:space="0" w:color="auto"/>
        <w:right w:val="none" w:sz="0" w:space="0" w:color="auto"/>
      </w:divBdr>
    </w:div>
    <w:div w:id="2003657921">
      <w:bodyDiv w:val="1"/>
      <w:marLeft w:val="0"/>
      <w:marRight w:val="0"/>
      <w:marTop w:val="0"/>
      <w:marBottom w:val="0"/>
      <w:divBdr>
        <w:top w:val="none" w:sz="0" w:space="0" w:color="auto"/>
        <w:left w:val="none" w:sz="0" w:space="0" w:color="auto"/>
        <w:bottom w:val="none" w:sz="0" w:space="0" w:color="auto"/>
        <w:right w:val="none" w:sz="0" w:space="0" w:color="auto"/>
      </w:divBdr>
    </w:div>
    <w:div w:id="2004358364">
      <w:bodyDiv w:val="1"/>
      <w:marLeft w:val="0"/>
      <w:marRight w:val="0"/>
      <w:marTop w:val="0"/>
      <w:marBottom w:val="0"/>
      <w:divBdr>
        <w:top w:val="none" w:sz="0" w:space="0" w:color="auto"/>
        <w:left w:val="none" w:sz="0" w:space="0" w:color="auto"/>
        <w:bottom w:val="none" w:sz="0" w:space="0" w:color="auto"/>
        <w:right w:val="none" w:sz="0" w:space="0" w:color="auto"/>
      </w:divBdr>
    </w:div>
    <w:div w:id="2004435113">
      <w:bodyDiv w:val="1"/>
      <w:marLeft w:val="0"/>
      <w:marRight w:val="0"/>
      <w:marTop w:val="0"/>
      <w:marBottom w:val="0"/>
      <w:divBdr>
        <w:top w:val="none" w:sz="0" w:space="0" w:color="auto"/>
        <w:left w:val="none" w:sz="0" w:space="0" w:color="auto"/>
        <w:bottom w:val="none" w:sz="0" w:space="0" w:color="auto"/>
        <w:right w:val="none" w:sz="0" w:space="0" w:color="auto"/>
      </w:divBdr>
    </w:div>
    <w:div w:id="2004551379">
      <w:bodyDiv w:val="1"/>
      <w:marLeft w:val="0"/>
      <w:marRight w:val="0"/>
      <w:marTop w:val="0"/>
      <w:marBottom w:val="0"/>
      <w:divBdr>
        <w:top w:val="none" w:sz="0" w:space="0" w:color="auto"/>
        <w:left w:val="none" w:sz="0" w:space="0" w:color="auto"/>
        <w:bottom w:val="none" w:sz="0" w:space="0" w:color="auto"/>
        <w:right w:val="none" w:sz="0" w:space="0" w:color="auto"/>
      </w:divBdr>
    </w:div>
    <w:div w:id="2004624060">
      <w:bodyDiv w:val="1"/>
      <w:marLeft w:val="0"/>
      <w:marRight w:val="0"/>
      <w:marTop w:val="0"/>
      <w:marBottom w:val="0"/>
      <w:divBdr>
        <w:top w:val="none" w:sz="0" w:space="0" w:color="auto"/>
        <w:left w:val="none" w:sz="0" w:space="0" w:color="auto"/>
        <w:bottom w:val="none" w:sz="0" w:space="0" w:color="auto"/>
        <w:right w:val="none" w:sz="0" w:space="0" w:color="auto"/>
      </w:divBdr>
    </w:div>
    <w:div w:id="2005088506">
      <w:bodyDiv w:val="1"/>
      <w:marLeft w:val="0"/>
      <w:marRight w:val="0"/>
      <w:marTop w:val="0"/>
      <w:marBottom w:val="0"/>
      <w:divBdr>
        <w:top w:val="none" w:sz="0" w:space="0" w:color="auto"/>
        <w:left w:val="none" w:sz="0" w:space="0" w:color="auto"/>
        <w:bottom w:val="none" w:sz="0" w:space="0" w:color="auto"/>
        <w:right w:val="none" w:sz="0" w:space="0" w:color="auto"/>
      </w:divBdr>
    </w:div>
    <w:div w:id="200562367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 w:id="2006123122">
      <w:bodyDiv w:val="1"/>
      <w:marLeft w:val="0"/>
      <w:marRight w:val="0"/>
      <w:marTop w:val="0"/>
      <w:marBottom w:val="0"/>
      <w:divBdr>
        <w:top w:val="none" w:sz="0" w:space="0" w:color="auto"/>
        <w:left w:val="none" w:sz="0" w:space="0" w:color="auto"/>
        <w:bottom w:val="none" w:sz="0" w:space="0" w:color="auto"/>
        <w:right w:val="none" w:sz="0" w:space="0" w:color="auto"/>
      </w:divBdr>
    </w:div>
    <w:div w:id="2006204252">
      <w:bodyDiv w:val="1"/>
      <w:marLeft w:val="0"/>
      <w:marRight w:val="0"/>
      <w:marTop w:val="0"/>
      <w:marBottom w:val="0"/>
      <w:divBdr>
        <w:top w:val="none" w:sz="0" w:space="0" w:color="auto"/>
        <w:left w:val="none" w:sz="0" w:space="0" w:color="auto"/>
        <w:bottom w:val="none" w:sz="0" w:space="0" w:color="auto"/>
        <w:right w:val="none" w:sz="0" w:space="0" w:color="auto"/>
      </w:divBdr>
    </w:div>
    <w:div w:id="2007055906">
      <w:bodyDiv w:val="1"/>
      <w:marLeft w:val="0"/>
      <w:marRight w:val="0"/>
      <w:marTop w:val="0"/>
      <w:marBottom w:val="0"/>
      <w:divBdr>
        <w:top w:val="none" w:sz="0" w:space="0" w:color="auto"/>
        <w:left w:val="none" w:sz="0" w:space="0" w:color="auto"/>
        <w:bottom w:val="none" w:sz="0" w:space="0" w:color="auto"/>
        <w:right w:val="none" w:sz="0" w:space="0" w:color="auto"/>
      </w:divBdr>
    </w:div>
    <w:div w:id="2007437128">
      <w:bodyDiv w:val="1"/>
      <w:marLeft w:val="0"/>
      <w:marRight w:val="0"/>
      <w:marTop w:val="0"/>
      <w:marBottom w:val="0"/>
      <w:divBdr>
        <w:top w:val="none" w:sz="0" w:space="0" w:color="auto"/>
        <w:left w:val="none" w:sz="0" w:space="0" w:color="auto"/>
        <w:bottom w:val="none" w:sz="0" w:space="0" w:color="auto"/>
        <w:right w:val="none" w:sz="0" w:space="0" w:color="auto"/>
      </w:divBdr>
    </w:div>
    <w:div w:id="2007855293">
      <w:bodyDiv w:val="1"/>
      <w:marLeft w:val="0"/>
      <w:marRight w:val="0"/>
      <w:marTop w:val="0"/>
      <w:marBottom w:val="0"/>
      <w:divBdr>
        <w:top w:val="none" w:sz="0" w:space="0" w:color="auto"/>
        <w:left w:val="none" w:sz="0" w:space="0" w:color="auto"/>
        <w:bottom w:val="none" w:sz="0" w:space="0" w:color="auto"/>
        <w:right w:val="none" w:sz="0" w:space="0" w:color="auto"/>
      </w:divBdr>
    </w:div>
    <w:div w:id="2008093764">
      <w:bodyDiv w:val="1"/>
      <w:marLeft w:val="0"/>
      <w:marRight w:val="0"/>
      <w:marTop w:val="0"/>
      <w:marBottom w:val="0"/>
      <w:divBdr>
        <w:top w:val="none" w:sz="0" w:space="0" w:color="auto"/>
        <w:left w:val="none" w:sz="0" w:space="0" w:color="auto"/>
        <w:bottom w:val="none" w:sz="0" w:space="0" w:color="auto"/>
        <w:right w:val="none" w:sz="0" w:space="0" w:color="auto"/>
      </w:divBdr>
    </w:div>
    <w:div w:id="2008363914">
      <w:bodyDiv w:val="1"/>
      <w:marLeft w:val="0"/>
      <w:marRight w:val="0"/>
      <w:marTop w:val="0"/>
      <w:marBottom w:val="0"/>
      <w:divBdr>
        <w:top w:val="none" w:sz="0" w:space="0" w:color="auto"/>
        <w:left w:val="none" w:sz="0" w:space="0" w:color="auto"/>
        <w:bottom w:val="none" w:sz="0" w:space="0" w:color="auto"/>
        <w:right w:val="none" w:sz="0" w:space="0" w:color="auto"/>
      </w:divBdr>
    </w:div>
    <w:div w:id="2008558440">
      <w:bodyDiv w:val="1"/>
      <w:marLeft w:val="0"/>
      <w:marRight w:val="0"/>
      <w:marTop w:val="0"/>
      <w:marBottom w:val="0"/>
      <w:divBdr>
        <w:top w:val="none" w:sz="0" w:space="0" w:color="auto"/>
        <w:left w:val="none" w:sz="0" w:space="0" w:color="auto"/>
        <w:bottom w:val="none" w:sz="0" w:space="0" w:color="auto"/>
        <w:right w:val="none" w:sz="0" w:space="0" w:color="auto"/>
      </w:divBdr>
    </w:div>
    <w:div w:id="2008753440">
      <w:bodyDiv w:val="1"/>
      <w:marLeft w:val="0"/>
      <w:marRight w:val="0"/>
      <w:marTop w:val="0"/>
      <w:marBottom w:val="0"/>
      <w:divBdr>
        <w:top w:val="none" w:sz="0" w:space="0" w:color="auto"/>
        <w:left w:val="none" w:sz="0" w:space="0" w:color="auto"/>
        <w:bottom w:val="none" w:sz="0" w:space="0" w:color="auto"/>
        <w:right w:val="none" w:sz="0" w:space="0" w:color="auto"/>
      </w:divBdr>
    </w:div>
    <w:div w:id="2008903669">
      <w:bodyDiv w:val="1"/>
      <w:marLeft w:val="0"/>
      <w:marRight w:val="0"/>
      <w:marTop w:val="0"/>
      <w:marBottom w:val="0"/>
      <w:divBdr>
        <w:top w:val="none" w:sz="0" w:space="0" w:color="auto"/>
        <w:left w:val="none" w:sz="0" w:space="0" w:color="auto"/>
        <w:bottom w:val="none" w:sz="0" w:space="0" w:color="auto"/>
        <w:right w:val="none" w:sz="0" w:space="0" w:color="auto"/>
      </w:divBdr>
    </w:div>
    <w:div w:id="2009213681">
      <w:bodyDiv w:val="1"/>
      <w:marLeft w:val="0"/>
      <w:marRight w:val="0"/>
      <w:marTop w:val="0"/>
      <w:marBottom w:val="0"/>
      <w:divBdr>
        <w:top w:val="none" w:sz="0" w:space="0" w:color="auto"/>
        <w:left w:val="none" w:sz="0" w:space="0" w:color="auto"/>
        <w:bottom w:val="none" w:sz="0" w:space="0" w:color="auto"/>
        <w:right w:val="none" w:sz="0" w:space="0" w:color="auto"/>
      </w:divBdr>
    </w:div>
    <w:div w:id="2009554514">
      <w:bodyDiv w:val="1"/>
      <w:marLeft w:val="0"/>
      <w:marRight w:val="0"/>
      <w:marTop w:val="0"/>
      <w:marBottom w:val="0"/>
      <w:divBdr>
        <w:top w:val="none" w:sz="0" w:space="0" w:color="auto"/>
        <w:left w:val="none" w:sz="0" w:space="0" w:color="auto"/>
        <w:bottom w:val="none" w:sz="0" w:space="0" w:color="auto"/>
        <w:right w:val="none" w:sz="0" w:space="0" w:color="auto"/>
      </w:divBdr>
    </w:div>
    <w:div w:id="2009669793">
      <w:bodyDiv w:val="1"/>
      <w:marLeft w:val="0"/>
      <w:marRight w:val="0"/>
      <w:marTop w:val="0"/>
      <w:marBottom w:val="0"/>
      <w:divBdr>
        <w:top w:val="none" w:sz="0" w:space="0" w:color="auto"/>
        <w:left w:val="none" w:sz="0" w:space="0" w:color="auto"/>
        <w:bottom w:val="none" w:sz="0" w:space="0" w:color="auto"/>
        <w:right w:val="none" w:sz="0" w:space="0" w:color="auto"/>
      </w:divBdr>
    </w:div>
    <w:div w:id="2009673195">
      <w:bodyDiv w:val="1"/>
      <w:marLeft w:val="0"/>
      <w:marRight w:val="0"/>
      <w:marTop w:val="0"/>
      <w:marBottom w:val="0"/>
      <w:divBdr>
        <w:top w:val="none" w:sz="0" w:space="0" w:color="auto"/>
        <w:left w:val="none" w:sz="0" w:space="0" w:color="auto"/>
        <w:bottom w:val="none" w:sz="0" w:space="0" w:color="auto"/>
        <w:right w:val="none" w:sz="0" w:space="0" w:color="auto"/>
      </w:divBdr>
    </w:div>
    <w:div w:id="2009747485">
      <w:bodyDiv w:val="1"/>
      <w:marLeft w:val="0"/>
      <w:marRight w:val="0"/>
      <w:marTop w:val="0"/>
      <w:marBottom w:val="0"/>
      <w:divBdr>
        <w:top w:val="none" w:sz="0" w:space="0" w:color="auto"/>
        <w:left w:val="none" w:sz="0" w:space="0" w:color="auto"/>
        <w:bottom w:val="none" w:sz="0" w:space="0" w:color="auto"/>
        <w:right w:val="none" w:sz="0" w:space="0" w:color="auto"/>
      </w:divBdr>
    </w:div>
    <w:div w:id="2010256648">
      <w:bodyDiv w:val="1"/>
      <w:marLeft w:val="0"/>
      <w:marRight w:val="0"/>
      <w:marTop w:val="0"/>
      <w:marBottom w:val="0"/>
      <w:divBdr>
        <w:top w:val="none" w:sz="0" w:space="0" w:color="auto"/>
        <w:left w:val="none" w:sz="0" w:space="0" w:color="auto"/>
        <w:bottom w:val="none" w:sz="0" w:space="0" w:color="auto"/>
        <w:right w:val="none" w:sz="0" w:space="0" w:color="auto"/>
      </w:divBdr>
    </w:div>
    <w:div w:id="2010742494">
      <w:bodyDiv w:val="1"/>
      <w:marLeft w:val="0"/>
      <w:marRight w:val="0"/>
      <w:marTop w:val="0"/>
      <w:marBottom w:val="0"/>
      <w:divBdr>
        <w:top w:val="none" w:sz="0" w:space="0" w:color="auto"/>
        <w:left w:val="none" w:sz="0" w:space="0" w:color="auto"/>
        <w:bottom w:val="none" w:sz="0" w:space="0" w:color="auto"/>
        <w:right w:val="none" w:sz="0" w:space="0" w:color="auto"/>
      </w:divBdr>
    </w:div>
    <w:div w:id="2010793715">
      <w:bodyDiv w:val="1"/>
      <w:marLeft w:val="0"/>
      <w:marRight w:val="0"/>
      <w:marTop w:val="0"/>
      <w:marBottom w:val="0"/>
      <w:divBdr>
        <w:top w:val="none" w:sz="0" w:space="0" w:color="auto"/>
        <w:left w:val="none" w:sz="0" w:space="0" w:color="auto"/>
        <w:bottom w:val="none" w:sz="0" w:space="0" w:color="auto"/>
        <w:right w:val="none" w:sz="0" w:space="0" w:color="auto"/>
      </w:divBdr>
    </w:div>
    <w:div w:id="2010979853">
      <w:bodyDiv w:val="1"/>
      <w:marLeft w:val="0"/>
      <w:marRight w:val="0"/>
      <w:marTop w:val="0"/>
      <w:marBottom w:val="0"/>
      <w:divBdr>
        <w:top w:val="none" w:sz="0" w:space="0" w:color="auto"/>
        <w:left w:val="none" w:sz="0" w:space="0" w:color="auto"/>
        <w:bottom w:val="none" w:sz="0" w:space="0" w:color="auto"/>
        <w:right w:val="none" w:sz="0" w:space="0" w:color="auto"/>
      </w:divBdr>
    </w:div>
    <w:div w:id="2012028432">
      <w:bodyDiv w:val="1"/>
      <w:marLeft w:val="0"/>
      <w:marRight w:val="0"/>
      <w:marTop w:val="0"/>
      <w:marBottom w:val="0"/>
      <w:divBdr>
        <w:top w:val="none" w:sz="0" w:space="0" w:color="auto"/>
        <w:left w:val="none" w:sz="0" w:space="0" w:color="auto"/>
        <w:bottom w:val="none" w:sz="0" w:space="0" w:color="auto"/>
        <w:right w:val="none" w:sz="0" w:space="0" w:color="auto"/>
      </w:divBdr>
    </w:div>
    <w:div w:id="2013024269">
      <w:bodyDiv w:val="1"/>
      <w:marLeft w:val="0"/>
      <w:marRight w:val="0"/>
      <w:marTop w:val="0"/>
      <w:marBottom w:val="0"/>
      <w:divBdr>
        <w:top w:val="none" w:sz="0" w:space="0" w:color="auto"/>
        <w:left w:val="none" w:sz="0" w:space="0" w:color="auto"/>
        <w:bottom w:val="none" w:sz="0" w:space="0" w:color="auto"/>
        <w:right w:val="none" w:sz="0" w:space="0" w:color="auto"/>
      </w:divBdr>
    </w:div>
    <w:div w:id="2013095627">
      <w:bodyDiv w:val="1"/>
      <w:marLeft w:val="0"/>
      <w:marRight w:val="0"/>
      <w:marTop w:val="0"/>
      <w:marBottom w:val="0"/>
      <w:divBdr>
        <w:top w:val="none" w:sz="0" w:space="0" w:color="auto"/>
        <w:left w:val="none" w:sz="0" w:space="0" w:color="auto"/>
        <w:bottom w:val="none" w:sz="0" w:space="0" w:color="auto"/>
        <w:right w:val="none" w:sz="0" w:space="0" w:color="auto"/>
      </w:divBdr>
    </w:div>
    <w:div w:id="2013291716">
      <w:bodyDiv w:val="1"/>
      <w:marLeft w:val="0"/>
      <w:marRight w:val="0"/>
      <w:marTop w:val="0"/>
      <w:marBottom w:val="0"/>
      <w:divBdr>
        <w:top w:val="none" w:sz="0" w:space="0" w:color="auto"/>
        <w:left w:val="none" w:sz="0" w:space="0" w:color="auto"/>
        <w:bottom w:val="none" w:sz="0" w:space="0" w:color="auto"/>
        <w:right w:val="none" w:sz="0" w:space="0" w:color="auto"/>
      </w:divBdr>
    </w:div>
    <w:div w:id="2013291811">
      <w:bodyDiv w:val="1"/>
      <w:marLeft w:val="0"/>
      <w:marRight w:val="0"/>
      <w:marTop w:val="0"/>
      <w:marBottom w:val="0"/>
      <w:divBdr>
        <w:top w:val="none" w:sz="0" w:space="0" w:color="auto"/>
        <w:left w:val="none" w:sz="0" w:space="0" w:color="auto"/>
        <w:bottom w:val="none" w:sz="0" w:space="0" w:color="auto"/>
        <w:right w:val="none" w:sz="0" w:space="0" w:color="auto"/>
      </w:divBdr>
    </w:div>
    <w:div w:id="2013295523">
      <w:bodyDiv w:val="1"/>
      <w:marLeft w:val="0"/>
      <w:marRight w:val="0"/>
      <w:marTop w:val="0"/>
      <w:marBottom w:val="0"/>
      <w:divBdr>
        <w:top w:val="none" w:sz="0" w:space="0" w:color="auto"/>
        <w:left w:val="none" w:sz="0" w:space="0" w:color="auto"/>
        <w:bottom w:val="none" w:sz="0" w:space="0" w:color="auto"/>
        <w:right w:val="none" w:sz="0" w:space="0" w:color="auto"/>
      </w:divBdr>
    </w:div>
    <w:div w:id="2013412757">
      <w:bodyDiv w:val="1"/>
      <w:marLeft w:val="0"/>
      <w:marRight w:val="0"/>
      <w:marTop w:val="0"/>
      <w:marBottom w:val="0"/>
      <w:divBdr>
        <w:top w:val="none" w:sz="0" w:space="0" w:color="auto"/>
        <w:left w:val="none" w:sz="0" w:space="0" w:color="auto"/>
        <w:bottom w:val="none" w:sz="0" w:space="0" w:color="auto"/>
        <w:right w:val="none" w:sz="0" w:space="0" w:color="auto"/>
      </w:divBdr>
    </w:div>
    <w:div w:id="2013415146">
      <w:bodyDiv w:val="1"/>
      <w:marLeft w:val="0"/>
      <w:marRight w:val="0"/>
      <w:marTop w:val="0"/>
      <w:marBottom w:val="0"/>
      <w:divBdr>
        <w:top w:val="none" w:sz="0" w:space="0" w:color="auto"/>
        <w:left w:val="none" w:sz="0" w:space="0" w:color="auto"/>
        <w:bottom w:val="none" w:sz="0" w:space="0" w:color="auto"/>
        <w:right w:val="none" w:sz="0" w:space="0" w:color="auto"/>
      </w:divBdr>
    </w:div>
    <w:div w:id="2014406262">
      <w:bodyDiv w:val="1"/>
      <w:marLeft w:val="0"/>
      <w:marRight w:val="0"/>
      <w:marTop w:val="0"/>
      <w:marBottom w:val="0"/>
      <w:divBdr>
        <w:top w:val="none" w:sz="0" w:space="0" w:color="auto"/>
        <w:left w:val="none" w:sz="0" w:space="0" w:color="auto"/>
        <w:bottom w:val="none" w:sz="0" w:space="0" w:color="auto"/>
        <w:right w:val="none" w:sz="0" w:space="0" w:color="auto"/>
      </w:divBdr>
    </w:div>
    <w:div w:id="2014647153">
      <w:bodyDiv w:val="1"/>
      <w:marLeft w:val="0"/>
      <w:marRight w:val="0"/>
      <w:marTop w:val="0"/>
      <w:marBottom w:val="0"/>
      <w:divBdr>
        <w:top w:val="none" w:sz="0" w:space="0" w:color="auto"/>
        <w:left w:val="none" w:sz="0" w:space="0" w:color="auto"/>
        <w:bottom w:val="none" w:sz="0" w:space="0" w:color="auto"/>
        <w:right w:val="none" w:sz="0" w:space="0" w:color="auto"/>
      </w:divBdr>
    </w:div>
    <w:div w:id="2014797551">
      <w:bodyDiv w:val="1"/>
      <w:marLeft w:val="0"/>
      <w:marRight w:val="0"/>
      <w:marTop w:val="0"/>
      <w:marBottom w:val="0"/>
      <w:divBdr>
        <w:top w:val="none" w:sz="0" w:space="0" w:color="auto"/>
        <w:left w:val="none" w:sz="0" w:space="0" w:color="auto"/>
        <w:bottom w:val="none" w:sz="0" w:space="0" w:color="auto"/>
        <w:right w:val="none" w:sz="0" w:space="0" w:color="auto"/>
      </w:divBdr>
    </w:div>
    <w:div w:id="2015261353">
      <w:bodyDiv w:val="1"/>
      <w:marLeft w:val="0"/>
      <w:marRight w:val="0"/>
      <w:marTop w:val="0"/>
      <w:marBottom w:val="0"/>
      <w:divBdr>
        <w:top w:val="none" w:sz="0" w:space="0" w:color="auto"/>
        <w:left w:val="none" w:sz="0" w:space="0" w:color="auto"/>
        <w:bottom w:val="none" w:sz="0" w:space="0" w:color="auto"/>
        <w:right w:val="none" w:sz="0" w:space="0" w:color="auto"/>
      </w:divBdr>
    </w:div>
    <w:div w:id="2015494147">
      <w:bodyDiv w:val="1"/>
      <w:marLeft w:val="0"/>
      <w:marRight w:val="0"/>
      <w:marTop w:val="0"/>
      <w:marBottom w:val="0"/>
      <w:divBdr>
        <w:top w:val="none" w:sz="0" w:space="0" w:color="auto"/>
        <w:left w:val="none" w:sz="0" w:space="0" w:color="auto"/>
        <w:bottom w:val="none" w:sz="0" w:space="0" w:color="auto"/>
        <w:right w:val="none" w:sz="0" w:space="0" w:color="auto"/>
      </w:divBdr>
    </w:div>
    <w:div w:id="2015497588">
      <w:bodyDiv w:val="1"/>
      <w:marLeft w:val="0"/>
      <w:marRight w:val="0"/>
      <w:marTop w:val="0"/>
      <w:marBottom w:val="0"/>
      <w:divBdr>
        <w:top w:val="none" w:sz="0" w:space="0" w:color="auto"/>
        <w:left w:val="none" w:sz="0" w:space="0" w:color="auto"/>
        <w:bottom w:val="none" w:sz="0" w:space="0" w:color="auto"/>
        <w:right w:val="none" w:sz="0" w:space="0" w:color="auto"/>
      </w:divBdr>
    </w:div>
    <w:div w:id="2015498629">
      <w:bodyDiv w:val="1"/>
      <w:marLeft w:val="0"/>
      <w:marRight w:val="0"/>
      <w:marTop w:val="0"/>
      <w:marBottom w:val="0"/>
      <w:divBdr>
        <w:top w:val="none" w:sz="0" w:space="0" w:color="auto"/>
        <w:left w:val="none" w:sz="0" w:space="0" w:color="auto"/>
        <w:bottom w:val="none" w:sz="0" w:space="0" w:color="auto"/>
        <w:right w:val="none" w:sz="0" w:space="0" w:color="auto"/>
      </w:divBdr>
    </w:div>
    <w:div w:id="2015768334">
      <w:bodyDiv w:val="1"/>
      <w:marLeft w:val="0"/>
      <w:marRight w:val="0"/>
      <w:marTop w:val="0"/>
      <w:marBottom w:val="0"/>
      <w:divBdr>
        <w:top w:val="none" w:sz="0" w:space="0" w:color="auto"/>
        <w:left w:val="none" w:sz="0" w:space="0" w:color="auto"/>
        <w:bottom w:val="none" w:sz="0" w:space="0" w:color="auto"/>
        <w:right w:val="none" w:sz="0" w:space="0" w:color="auto"/>
      </w:divBdr>
    </w:div>
    <w:div w:id="2016419651">
      <w:bodyDiv w:val="1"/>
      <w:marLeft w:val="0"/>
      <w:marRight w:val="0"/>
      <w:marTop w:val="0"/>
      <w:marBottom w:val="0"/>
      <w:divBdr>
        <w:top w:val="none" w:sz="0" w:space="0" w:color="auto"/>
        <w:left w:val="none" w:sz="0" w:space="0" w:color="auto"/>
        <w:bottom w:val="none" w:sz="0" w:space="0" w:color="auto"/>
        <w:right w:val="none" w:sz="0" w:space="0" w:color="auto"/>
      </w:divBdr>
    </w:div>
    <w:div w:id="2016610991">
      <w:bodyDiv w:val="1"/>
      <w:marLeft w:val="0"/>
      <w:marRight w:val="0"/>
      <w:marTop w:val="0"/>
      <w:marBottom w:val="0"/>
      <w:divBdr>
        <w:top w:val="none" w:sz="0" w:space="0" w:color="auto"/>
        <w:left w:val="none" w:sz="0" w:space="0" w:color="auto"/>
        <w:bottom w:val="none" w:sz="0" w:space="0" w:color="auto"/>
        <w:right w:val="none" w:sz="0" w:space="0" w:color="auto"/>
      </w:divBdr>
    </w:div>
    <w:div w:id="2016691788">
      <w:bodyDiv w:val="1"/>
      <w:marLeft w:val="0"/>
      <w:marRight w:val="0"/>
      <w:marTop w:val="0"/>
      <w:marBottom w:val="0"/>
      <w:divBdr>
        <w:top w:val="none" w:sz="0" w:space="0" w:color="auto"/>
        <w:left w:val="none" w:sz="0" w:space="0" w:color="auto"/>
        <w:bottom w:val="none" w:sz="0" w:space="0" w:color="auto"/>
        <w:right w:val="none" w:sz="0" w:space="0" w:color="auto"/>
      </w:divBdr>
    </w:div>
    <w:div w:id="2016884090">
      <w:bodyDiv w:val="1"/>
      <w:marLeft w:val="0"/>
      <w:marRight w:val="0"/>
      <w:marTop w:val="0"/>
      <w:marBottom w:val="0"/>
      <w:divBdr>
        <w:top w:val="none" w:sz="0" w:space="0" w:color="auto"/>
        <w:left w:val="none" w:sz="0" w:space="0" w:color="auto"/>
        <w:bottom w:val="none" w:sz="0" w:space="0" w:color="auto"/>
        <w:right w:val="none" w:sz="0" w:space="0" w:color="auto"/>
      </w:divBdr>
    </w:div>
    <w:div w:id="2017343288">
      <w:bodyDiv w:val="1"/>
      <w:marLeft w:val="0"/>
      <w:marRight w:val="0"/>
      <w:marTop w:val="0"/>
      <w:marBottom w:val="0"/>
      <w:divBdr>
        <w:top w:val="none" w:sz="0" w:space="0" w:color="auto"/>
        <w:left w:val="none" w:sz="0" w:space="0" w:color="auto"/>
        <w:bottom w:val="none" w:sz="0" w:space="0" w:color="auto"/>
        <w:right w:val="none" w:sz="0" w:space="0" w:color="auto"/>
      </w:divBdr>
    </w:div>
    <w:div w:id="2017657279">
      <w:bodyDiv w:val="1"/>
      <w:marLeft w:val="0"/>
      <w:marRight w:val="0"/>
      <w:marTop w:val="0"/>
      <w:marBottom w:val="0"/>
      <w:divBdr>
        <w:top w:val="none" w:sz="0" w:space="0" w:color="auto"/>
        <w:left w:val="none" w:sz="0" w:space="0" w:color="auto"/>
        <w:bottom w:val="none" w:sz="0" w:space="0" w:color="auto"/>
        <w:right w:val="none" w:sz="0" w:space="0" w:color="auto"/>
      </w:divBdr>
    </w:div>
    <w:div w:id="2017682527">
      <w:bodyDiv w:val="1"/>
      <w:marLeft w:val="0"/>
      <w:marRight w:val="0"/>
      <w:marTop w:val="0"/>
      <w:marBottom w:val="0"/>
      <w:divBdr>
        <w:top w:val="none" w:sz="0" w:space="0" w:color="auto"/>
        <w:left w:val="none" w:sz="0" w:space="0" w:color="auto"/>
        <w:bottom w:val="none" w:sz="0" w:space="0" w:color="auto"/>
        <w:right w:val="none" w:sz="0" w:space="0" w:color="auto"/>
      </w:divBdr>
    </w:div>
    <w:div w:id="2017683143">
      <w:bodyDiv w:val="1"/>
      <w:marLeft w:val="0"/>
      <w:marRight w:val="0"/>
      <w:marTop w:val="0"/>
      <w:marBottom w:val="0"/>
      <w:divBdr>
        <w:top w:val="none" w:sz="0" w:space="0" w:color="auto"/>
        <w:left w:val="none" w:sz="0" w:space="0" w:color="auto"/>
        <w:bottom w:val="none" w:sz="0" w:space="0" w:color="auto"/>
        <w:right w:val="none" w:sz="0" w:space="0" w:color="auto"/>
      </w:divBdr>
    </w:div>
    <w:div w:id="2017881307">
      <w:bodyDiv w:val="1"/>
      <w:marLeft w:val="0"/>
      <w:marRight w:val="0"/>
      <w:marTop w:val="0"/>
      <w:marBottom w:val="0"/>
      <w:divBdr>
        <w:top w:val="none" w:sz="0" w:space="0" w:color="auto"/>
        <w:left w:val="none" w:sz="0" w:space="0" w:color="auto"/>
        <w:bottom w:val="none" w:sz="0" w:space="0" w:color="auto"/>
        <w:right w:val="none" w:sz="0" w:space="0" w:color="auto"/>
      </w:divBdr>
    </w:div>
    <w:div w:id="2018077368">
      <w:bodyDiv w:val="1"/>
      <w:marLeft w:val="0"/>
      <w:marRight w:val="0"/>
      <w:marTop w:val="0"/>
      <w:marBottom w:val="0"/>
      <w:divBdr>
        <w:top w:val="none" w:sz="0" w:space="0" w:color="auto"/>
        <w:left w:val="none" w:sz="0" w:space="0" w:color="auto"/>
        <w:bottom w:val="none" w:sz="0" w:space="0" w:color="auto"/>
        <w:right w:val="none" w:sz="0" w:space="0" w:color="auto"/>
      </w:divBdr>
    </w:div>
    <w:div w:id="2018269525">
      <w:bodyDiv w:val="1"/>
      <w:marLeft w:val="0"/>
      <w:marRight w:val="0"/>
      <w:marTop w:val="0"/>
      <w:marBottom w:val="0"/>
      <w:divBdr>
        <w:top w:val="none" w:sz="0" w:space="0" w:color="auto"/>
        <w:left w:val="none" w:sz="0" w:space="0" w:color="auto"/>
        <w:bottom w:val="none" w:sz="0" w:space="0" w:color="auto"/>
        <w:right w:val="none" w:sz="0" w:space="0" w:color="auto"/>
      </w:divBdr>
    </w:div>
    <w:div w:id="2018845521">
      <w:bodyDiv w:val="1"/>
      <w:marLeft w:val="0"/>
      <w:marRight w:val="0"/>
      <w:marTop w:val="0"/>
      <w:marBottom w:val="0"/>
      <w:divBdr>
        <w:top w:val="none" w:sz="0" w:space="0" w:color="auto"/>
        <w:left w:val="none" w:sz="0" w:space="0" w:color="auto"/>
        <w:bottom w:val="none" w:sz="0" w:space="0" w:color="auto"/>
        <w:right w:val="none" w:sz="0" w:space="0" w:color="auto"/>
      </w:divBdr>
    </w:div>
    <w:div w:id="2019186323">
      <w:bodyDiv w:val="1"/>
      <w:marLeft w:val="0"/>
      <w:marRight w:val="0"/>
      <w:marTop w:val="0"/>
      <w:marBottom w:val="0"/>
      <w:divBdr>
        <w:top w:val="none" w:sz="0" w:space="0" w:color="auto"/>
        <w:left w:val="none" w:sz="0" w:space="0" w:color="auto"/>
        <w:bottom w:val="none" w:sz="0" w:space="0" w:color="auto"/>
        <w:right w:val="none" w:sz="0" w:space="0" w:color="auto"/>
      </w:divBdr>
    </w:div>
    <w:div w:id="2019428001">
      <w:bodyDiv w:val="1"/>
      <w:marLeft w:val="0"/>
      <w:marRight w:val="0"/>
      <w:marTop w:val="0"/>
      <w:marBottom w:val="0"/>
      <w:divBdr>
        <w:top w:val="none" w:sz="0" w:space="0" w:color="auto"/>
        <w:left w:val="none" w:sz="0" w:space="0" w:color="auto"/>
        <w:bottom w:val="none" w:sz="0" w:space="0" w:color="auto"/>
        <w:right w:val="none" w:sz="0" w:space="0" w:color="auto"/>
      </w:divBdr>
    </w:div>
    <w:div w:id="2019652146">
      <w:bodyDiv w:val="1"/>
      <w:marLeft w:val="0"/>
      <w:marRight w:val="0"/>
      <w:marTop w:val="0"/>
      <w:marBottom w:val="0"/>
      <w:divBdr>
        <w:top w:val="none" w:sz="0" w:space="0" w:color="auto"/>
        <w:left w:val="none" w:sz="0" w:space="0" w:color="auto"/>
        <w:bottom w:val="none" w:sz="0" w:space="0" w:color="auto"/>
        <w:right w:val="none" w:sz="0" w:space="0" w:color="auto"/>
      </w:divBdr>
    </w:div>
    <w:div w:id="2020351145">
      <w:bodyDiv w:val="1"/>
      <w:marLeft w:val="0"/>
      <w:marRight w:val="0"/>
      <w:marTop w:val="0"/>
      <w:marBottom w:val="0"/>
      <w:divBdr>
        <w:top w:val="none" w:sz="0" w:space="0" w:color="auto"/>
        <w:left w:val="none" w:sz="0" w:space="0" w:color="auto"/>
        <w:bottom w:val="none" w:sz="0" w:space="0" w:color="auto"/>
        <w:right w:val="none" w:sz="0" w:space="0" w:color="auto"/>
      </w:divBdr>
    </w:div>
    <w:div w:id="2020622887">
      <w:bodyDiv w:val="1"/>
      <w:marLeft w:val="0"/>
      <w:marRight w:val="0"/>
      <w:marTop w:val="0"/>
      <w:marBottom w:val="0"/>
      <w:divBdr>
        <w:top w:val="none" w:sz="0" w:space="0" w:color="auto"/>
        <w:left w:val="none" w:sz="0" w:space="0" w:color="auto"/>
        <w:bottom w:val="none" w:sz="0" w:space="0" w:color="auto"/>
        <w:right w:val="none" w:sz="0" w:space="0" w:color="auto"/>
      </w:divBdr>
    </w:div>
    <w:div w:id="2020933953">
      <w:bodyDiv w:val="1"/>
      <w:marLeft w:val="0"/>
      <w:marRight w:val="0"/>
      <w:marTop w:val="0"/>
      <w:marBottom w:val="0"/>
      <w:divBdr>
        <w:top w:val="none" w:sz="0" w:space="0" w:color="auto"/>
        <w:left w:val="none" w:sz="0" w:space="0" w:color="auto"/>
        <w:bottom w:val="none" w:sz="0" w:space="0" w:color="auto"/>
        <w:right w:val="none" w:sz="0" w:space="0" w:color="auto"/>
      </w:divBdr>
    </w:div>
    <w:div w:id="2021159798">
      <w:bodyDiv w:val="1"/>
      <w:marLeft w:val="0"/>
      <w:marRight w:val="0"/>
      <w:marTop w:val="0"/>
      <w:marBottom w:val="0"/>
      <w:divBdr>
        <w:top w:val="none" w:sz="0" w:space="0" w:color="auto"/>
        <w:left w:val="none" w:sz="0" w:space="0" w:color="auto"/>
        <w:bottom w:val="none" w:sz="0" w:space="0" w:color="auto"/>
        <w:right w:val="none" w:sz="0" w:space="0" w:color="auto"/>
      </w:divBdr>
    </w:div>
    <w:div w:id="2021420860">
      <w:bodyDiv w:val="1"/>
      <w:marLeft w:val="0"/>
      <w:marRight w:val="0"/>
      <w:marTop w:val="0"/>
      <w:marBottom w:val="0"/>
      <w:divBdr>
        <w:top w:val="none" w:sz="0" w:space="0" w:color="auto"/>
        <w:left w:val="none" w:sz="0" w:space="0" w:color="auto"/>
        <w:bottom w:val="none" w:sz="0" w:space="0" w:color="auto"/>
        <w:right w:val="none" w:sz="0" w:space="0" w:color="auto"/>
      </w:divBdr>
    </w:div>
    <w:div w:id="2021930631">
      <w:bodyDiv w:val="1"/>
      <w:marLeft w:val="0"/>
      <w:marRight w:val="0"/>
      <w:marTop w:val="0"/>
      <w:marBottom w:val="0"/>
      <w:divBdr>
        <w:top w:val="none" w:sz="0" w:space="0" w:color="auto"/>
        <w:left w:val="none" w:sz="0" w:space="0" w:color="auto"/>
        <w:bottom w:val="none" w:sz="0" w:space="0" w:color="auto"/>
        <w:right w:val="none" w:sz="0" w:space="0" w:color="auto"/>
      </w:divBdr>
    </w:div>
    <w:div w:id="2022003954">
      <w:bodyDiv w:val="1"/>
      <w:marLeft w:val="0"/>
      <w:marRight w:val="0"/>
      <w:marTop w:val="0"/>
      <w:marBottom w:val="0"/>
      <w:divBdr>
        <w:top w:val="none" w:sz="0" w:space="0" w:color="auto"/>
        <w:left w:val="none" w:sz="0" w:space="0" w:color="auto"/>
        <w:bottom w:val="none" w:sz="0" w:space="0" w:color="auto"/>
        <w:right w:val="none" w:sz="0" w:space="0" w:color="auto"/>
      </w:divBdr>
    </w:div>
    <w:div w:id="2022465687">
      <w:bodyDiv w:val="1"/>
      <w:marLeft w:val="0"/>
      <w:marRight w:val="0"/>
      <w:marTop w:val="0"/>
      <w:marBottom w:val="0"/>
      <w:divBdr>
        <w:top w:val="none" w:sz="0" w:space="0" w:color="auto"/>
        <w:left w:val="none" w:sz="0" w:space="0" w:color="auto"/>
        <w:bottom w:val="none" w:sz="0" w:space="0" w:color="auto"/>
        <w:right w:val="none" w:sz="0" w:space="0" w:color="auto"/>
      </w:divBdr>
    </w:div>
    <w:div w:id="2023629551">
      <w:bodyDiv w:val="1"/>
      <w:marLeft w:val="0"/>
      <w:marRight w:val="0"/>
      <w:marTop w:val="0"/>
      <w:marBottom w:val="0"/>
      <w:divBdr>
        <w:top w:val="none" w:sz="0" w:space="0" w:color="auto"/>
        <w:left w:val="none" w:sz="0" w:space="0" w:color="auto"/>
        <w:bottom w:val="none" w:sz="0" w:space="0" w:color="auto"/>
        <w:right w:val="none" w:sz="0" w:space="0" w:color="auto"/>
      </w:divBdr>
    </w:div>
    <w:div w:id="2023775583">
      <w:bodyDiv w:val="1"/>
      <w:marLeft w:val="0"/>
      <w:marRight w:val="0"/>
      <w:marTop w:val="0"/>
      <w:marBottom w:val="0"/>
      <w:divBdr>
        <w:top w:val="none" w:sz="0" w:space="0" w:color="auto"/>
        <w:left w:val="none" w:sz="0" w:space="0" w:color="auto"/>
        <w:bottom w:val="none" w:sz="0" w:space="0" w:color="auto"/>
        <w:right w:val="none" w:sz="0" w:space="0" w:color="auto"/>
      </w:divBdr>
    </w:div>
    <w:div w:id="2023817467">
      <w:bodyDiv w:val="1"/>
      <w:marLeft w:val="0"/>
      <w:marRight w:val="0"/>
      <w:marTop w:val="0"/>
      <w:marBottom w:val="0"/>
      <w:divBdr>
        <w:top w:val="none" w:sz="0" w:space="0" w:color="auto"/>
        <w:left w:val="none" w:sz="0" w:space="0" w:color="auto"/>
        <w:bottom w:val="none" w:sz="0" w:space="0" w:color="auto"/>
        <w:right w:val="none" w:sz="0" w:space="0" w:color="auto"/>
      </w:divBdr>
    </w:div>
    <w:div w:id="2023968377">
      <w:bodyDiv w:val="1"/>
      <w:marLeft w:val="0"/>
      <w:marRight w:val="0"/>
      <w:marTop w:val="0"/>
      <w:marBottom w:val="0"/>
      <w:divBdr>
        <w:top w:val="none" w:sz="0" w:space="0" w:color="auto"/>
        <w:left w:val="none" w:sz="0" w:space="0" w:color="auto"/>
        <w:bottom w:val="none" w:sz="0" w:space="0" w:color="auto"/>
        <w:right w:val="none" w:sz="0" w:space="0" w:color="auto"/>
      </w:divBdr>
    </w:div>
    <w:div w:id="2023971337">
      <w:bodyDiv w:val="1"/>
      <w:marLeft w:val="0"/>
      <w:marRight w:val="0"/>
      <w:marTop w:val="0"/>
      <w:marBottom w:val="0"/>
      <w:divBdr>
        <w:top w:val="none" w:sz="0" w:space="0" w:color="auto"/>
        <w:left w:val="none" w:sz="0" w:space="0" w:color="auto"/>
        <w:bottom w:val="none" w:sz="0" w:space="0" w:color="auto"/>
        <w:right w:val="none" w:sz="0" w:space="0" w:color="auto"/>
      </w:divBdr>
    </w:div>
    <w:div w:id="2024163795">
      <w:bodyDiv w:val="1"/>
      <w:marLeft w:val="0"/>
      <w:marRight w:val="0"/>
      <w:marTop w:val="0"/>
      <w:marBottom w:val="0"/>
      <w:divBdr>
        <w:top w:val="none" w:sz="0" w:space="0" w:color="auto"/>
        <w:left w:val="none" w:sz="0" w:space="0" w:color="auto"/>
        <w:bottom w:val="none" w:sz="0" w:space="0" w:color="auto"/>
        <w:right w:val="none" w:sz="0" w:space="0" w:color="auto"/>
      </w:divBdr>
    </w:div>
    <w:div w:id="2024280406">
      <w:bodyDiv w:val="1"/>
      <w:marLeft w:val="0"/>
      <w:marRight w:val="0"/>
      <w:marTop w:val="0"/>
      <w:marBottom w:val="0"/>
      <w:divBdr>
        <w:top w:val="none" w:sz="0" w:space="0" w:color="auto"/>
        <w:left w:val="none" w:sz="0" w:space="0" w:color="auto"/>
        <w:bottom w:val="none" w:sz="0" w:space="0" w:color="auto"/>
        <w:right w:val="none" w:sz="0" w:space="0" w:color="auto"/>
      </w:divBdr>
    </w:div>
    <w:div w:id="2024627987">
      <w:bodyDiv w:val="1"/>
      <w:marLeft w:val="0"/>
      <w:marRight w:val="0"/>
      <w:marTop w:val="0"/>
      <w:marBottom w:val="0"/>
      <w:divBdr>
        <w:top w:val="none" w:sz="0" w:space="0" w:color="auto"/>
        <w:left w:val="none" w:sz="0" w:space="0" w:color="auto"/>
        <w:bottom w:val="none" w:sz="0" w:space="0" w:color="auto"/>
        <w:right w:val="none" w:sz="0" w:space="0" w:color="auto"/>
      </w:divBdr>
    </w:div>
    <w:div w:id="2025590657">
      <w:bodyDiv w:val="1"/>
      <w:marLeft w:val="0"/>
      <w:marRight w:val="0"/>
      <w:marTop w:val="0"/>
      <w:marBottom w:val="0"/>
      <w:divBdr>
        <w:top w:val="none" w:sz="0" w:space="0" w:color="auto"/>
        <w:left w:val="none" w:sz="0" w:space="0" w:color="auto"/>
        <w:bottom w:val="none" w:sz="0" w:space="0" w:color="auto"/>
        <w:right w:val="none" w:sz="0" w:space="0" w:color="auto"/>
      </w:divBdr>
    </w:div>
    <w:div w:id="2025743383">
      <w:bodyDiv w:val="1"/>
      <w:marLeft w:val="0"/>
      <w:marRight w:val="0"/>
      <w:marTop w:val="0"/>
      <w:marBottom w:val="0"/>
      <w:divBdr>
        <w:top w:val="none" w:sz="0" w:space="0" w:color="auto"/>
        <w:left w:val="none" w:sz="0" w:space="0" w:color="auto"/>
        <w:bottom w:val="none" w:sz="0" w:space="0" w:color="auto"/>
        <w:right w:val="none" w:sz="0" w:space="0" w:color="auto"/>
      </w:divBdr>
    </w:div>
    <w:div w:id="2027175290">
      <w:bodyDiv w:val="1"/>
      <w:marLeft w:val="0"/>
      <w:marRight w:val="0"/>
      <w:marTop w:val="0"/>
      <w:marBottom w:val="0"/>
      <w:divBdr>
        <w:top w:val="none" w:sz="0" w:space="0" w:color="auto"/>
        <w:left w:val="none" w:sz="0" w:space="0" w:color="auto"/>
        <w:bottom w:val="none" w:sz="0" w:space="0" w:color="auto"/>
        <w:right w:val="none" w:sz="0" w:space="0" w:color="auto"/>
      </w:divBdr>
    </w:div>
    <w:div w:id="2027557498">
      <w:bodyDiv w:val="1"/>
      <w:marLeft w:val="0"/>
      <w:marRight w:val="0"/>
      <w:marTop w:val="0"/>
      <w:marBottom w:val="0"/>
      <w:divBdr>
        <w:top w:val="none" w:sz="0" w:space="0" w:color="auto"/>
        <w:left w:val="none" w:sz="0" w:space="0" w:color="auto"/>
        <w:bottom w:val="none" w:sz="0" w:space="0" w:color="auto"/>
        <w:right w:val="none" w:sz="0" w:space="0" w:color="auto"/>
      </w:divBdr>
    </w:div>
    <w:div w:id="2027823615">
      <w:bodyDiv w:val="1"/>
      <w:marLeft w:val="0"/>
      <w:marRight w:val="0"/>
      <w:marTop w:val="0"/>
      <w:marBottom w:val="0"/>
      <w:divBdr>
        <w:top w:val="none" w:sz="0" w:space="0" w:color="auto"/>
        <w:left w:val="none" w:sz="0" w:space="0" w:color="auto"/>
        <w:bottom w:val="none" w:sz="0" w:space="0" w:color="auto"/>
        <w:right w:val="none" w:sz="0" w:space="0" w:color="auto"/>
      </w:divBdr>
    </w:div>
    <w:div w:id="2027827363">
      <w:bodyDiv w:val="1"/>
      <w:marLeft w:val="0"/>
      <w:marRight w:val="0"/>
      <w:marTop w:val="0"/>
      <w:marBottom w:val="0"/>
      <w:divBdr>
        <w:top w:val="none" w:sz="0" w:space="0" w:color="auto"/>
        <w:left w:val="none" w:sz="0" w:space="0" w:color="auto"/>
        <w:bottom w:val="none" w:sz="0" w:space="0" w:color="auto"/>
        <w:right w:val="none" w:sz="0" w:space="0" w:color="auto"/>
      </w:divBdr>
    </w:div>
    <w:div w:id="2028092321">
      <w:bodyDiv w:val="1"/>
      <w:marLeft w:val="0"/>
      <w:marRight w:val="0"/>
      <w:marTop w:val="0"/>
      <w:marBottom w:val="0"/>
      <w:divBdr>
        <w:top w:val="none" w:sz="0" w:space="0" w:color="auto"/>
        <w:left w:val="none" w:sz="0" w:space="0" w:color="auto"/>
        <w:bottom w:val="none" w:sz="0" w:space="0" w:color="auto"/>
        <w:right w:val="none" w:sz="0" w:space="0" w:color="auto"/>
      </w:divBdr>
    </w:div>
    <w:div w:id="2028752274">
      <w:bodyDiv w:val="1"/>
      <w:marLeft w:val="0"/>
      <w:marRight w:val="0"/>
      <w:marTop w:val="0"/>
      <w:marBottom w:val="0"/>
      <w:divBdr>
        <w:top w:val="none" w:sz="0" w:space="0" w:color="auto"/>
        <w:left w:val="none" w:sz="0" w:space="0" w:color="auto"/>
        <w:bottom w:val="none" w:sz="0" w:space="0" w:color="auto"/>
        <w:right w:val="none" w:sz="0" w:space="0" w:color="auto"/>
      </w:divBdr>
    </w:div>
    <w:div w:id="2028827192">
      <w:bodyDiv w:val="1"/>
      <w:marLeft w:val="0"/>
      <w:marRight w:val="0"/>
      <w:marTop w:val="0"/>
      <w:marBottom w:val="0"/>
      <w:divBdr>
        <w:top w:val="none" w:sz="0" w:space="0" w:color="auto"/>
        <w:left w:val="none" w:sz="0" w:space="0" w:color="auto"/>
        <w:bottom w:val="none" w:sz="0" w:space="0" w:color="auto"/>
        <w:right w:val="none" w:sz="0" w:space="0" w:color="auto"/>
      </w:divBdr>
    </w:div>
    <w:div w:id="2029401833">
      <w:bodyDiv w:val="1"/>
      <w:marLeft w:val="0"/>
      <w:marRight w:val="0"/>
      <w:marTop w:val="0"/>
      <w:marBottom w:val="0"/>
      <w:divBdr>
        <w:top w:val="none" w:sz="0" w:space="0" w:color="auto"/>
        <w:left w:val="none" w:sz="0" w:space="0" w:color="auto"/>
        <w:bottom w:val="none" w:sz="0" w:space="0" w:color="auto"/>
        <w:right w:val="none" w:sz="0" w:space="0" w:color="auto"/>
      </w:divBdr>
    </w:div>
    <w:div w:id="2030518584">
      <w:bodyDiv w:val="1"/>
      <w:marLeft w:val="0"/>
      <w:marRight w:val="0"/>
      <w:marTop w:val="0"/>
      <w:marBottom w:val="0"/>
      <w:divBdr>
        <w:top w:val="none" w:sz="0" w:space="0" w:color="auto"/>
        <w:left w:val="none" w:sz="0" w:space="0" w:color="auto"/>
        <w:bottom w:val="none" w:sz="0" w:space="0" w:color="auto"/>
        <w:right w:val="none" w:sz="0" w:space="0" w:color="auto"/>
      </w:divBdr>
    </w:div>
    <w:div w:id="2030793796">
      <w:bodyDiv w:val="1"/>
      <w:marLeft w:val="0"/>
      <w:marRight w:val="0"/>
      <w:marTop w:val="0"/>
      <w:marBottom w:val="0"/>
      <w:divBdr>
        <w:top w:val="none" w:sz="0" w:space="0" w:color="auto"/>
        <w:left w:val="none" w:sz="0" w:space="0" w:color="auto"/>
        <w:bottom w:val="none" w:sz="0" w:space="0" w:color="auto"/>
        <w:right w:val="none" w:sz="0" w:space="0" w:color="auto"/>
      </w:divBdr>
    </w:div>
    <w:div w:id="2030835816">
      <w:bodyDiv w:val="1"/>
      <w:marLeft w:val="0"/>
      <w:marRight w:val="0"/>
      <w:marTop w:val="0"/>
      <w:marBottom w:val="0"/>
      <w:divBdr>
        <w:top w:val="none" w:sz="0" w:space="0" w:color="auto"/>
        <w:left w:val="none" w:sz="0" w:space="0" w:color="auto"/>
        <w:bottom w:val="none" w:sz="0" w:space="0" w:color="auto"/>
        <w:right w:val="none" w:sz="0" w:space="0" w:color="auto"/>
      </w:divBdr>
    </w:div>
    <w:div w:id="2030983434">
      <w:bodyDiv w:val="1"/>
      <w:marLeft w:val="0"/>
      <w:marRight w:val="0"/>
      <w:marTop w:val="0"/>
      <w:marBottom w:val="0"/>
      <w:divBdr>
        <w:top w:val="none" w:sz="0" w:space="0" w:color="auto"/>
        <w:left w:val="none" w:sz="0" w:space="0" w:color="auto"/>
        <w:bottom w:val="none" w:sz="0" w:space="0" w:color="auto"/>
        <w:right w:val="none" w:sz="0" w:space="0" w:color="auto"/>
      </w:divBdr>
    </w:div>
    <w:div w:id="2030984648">
      <w:bodyDiv w:val="1"/>
      <w:marLeft w:val="0"/>
      <w:marRight w:val="0"/>
      <w:marTop w:val="0"/>
      <w:marBottom w:val="0"/>
      <w:divBdr>
        <w:top w:val="none" w:sz="0" w:space="0" w:color="auto"/>
        <w:left w:val="none" w:sz="0" w:space="0" w:color="auto"/>
        <w:bottom w:val="none" w:sz="0" w:space="0" w:color="auto"/>
        <w:right w:val="none" w:sz="0" w:space="0" w:color="auto"/>
      </w:divBdr>
    </w:div>
    <w:div w:id="2031175403">
      <w:bodyDiv w:val="1"/>
      <w:marLeft w:val="0"/>
      <w:marRight w:val="0"/>
      <w:marTop w:val="0"/>
      <w:marBottom w:val="0"/>
      <w:divBdr>
        <w:top w:val="none" w:sz="0" w:space="0" w:color="auto"/>
        <w:left w:val="none" w:sz="0" w:space="0" w:color="auto"/>
        <w:bottom w:val="none" w:sz="0" w:space="0" w:color="auto"/>
        <w:right w:val="none" w:sz="0" w:space="0" w:color="auto"/>
      </w:divBdr>
    </w:div>
    <w:div w:id="2031181263">
      <w:bodyDiv w:val="1"/>
      <w:marLeft w:val="0"/>
      <w:marRight w:val="0"/>
      <w:marTop w:val="0"/>
      <w:marBottom w:val="0"/>
      <w:divBdr>
        <w:top w:val="none" w:sz="0" w:space="0" w:color="auto"/>
        <w:left w:val="none" w:sz="0" w:space="0" w:color="auto"/>
        <w:bottom w:val="none" w:sz="0" w:space="0" w:color="auto"/>
        <w:right w:val="none" w:sz="0" w:space="0" w:color="auto"/>
      </w:divBdr>
    </w:div>
    <w:div w:id="2031369555">
      <w:bodyDiv w:val="1"/>
      <w:marLeft w:val="0"/>
      <w:marRight w:val="0"/>
      <w:marTop w:val="0"/>
      <w:marBottom w:val="0"/>
      <w:divBdr>
        <w:top w:val="none" w:sz="0" w:space="0" w:color="auto"/>
        <w:left w:val="none" w:sz="0" w:space="0" w:color="auto"/>
        <w:bottom w:val="none" w:sz="0" w:space="0" w:color="auto"/>
        <w:right w:val="none" w:sz="0" w:space="0" w:color="auto"/>
      </w:divBdr>
    </w:div>
    <w:div w:id="2031446643">
      <w:bodyDiv w:val="1"/>
      <w:marLeft w:val="0"/>
      <w:marRight w:val="0"/>
      <w:marTop w:val="0"/>
      <w:marBottom w:val="0"/>
      <w:divBdr>
        <w:top w:val="none" w:sz="0" w:space="0" w:color="auto"/>
        <w:left w:val="none" w:sz="0" w:space="0" w:color="auto"/>
        <w:bottom w:val="none" w:sz="0" w:space="0" w:color="auto"/>
        <w:right w:val="none" w:sz="0" w:space="0" w:color="auto"/>
      </w:divBdr>
    </w:div>
    <w:div w:id="2031448437">
      <w:bodyDiv w:val="1"/>
      <w:marLeft w:val="0"/>
      <w:marRight w:val="0"/>
      <w:marTop w:val="0"/>
      <w:marBottom w:val="0"/>
      <w:divBdr>
        <w:top w:val="none" w:sz="0" w:space="0" w:color="auto"/>
        <w:left w:val="none" w:sz="0" w:space="0" w:color="auto"/>
        <w:bottom w:val="none" w:sz="0" w:space="0" w:color="auto"/>
        <w:right w:val="none" w:sz="0" w:space="0" w:color="auto"/>
      </w:divBdr>
    </w:div>
    <w:div w:id="2031682578">
      <w:bodyDiv w:val="1"/>
      <w:marLeft w:val="0"/>
      <w:marRight w:val="0"/>
      <w:marTop w:val="0"/>
      <w:marBottom w:val="0"/>
      <w:divBdr>
        <w:top w:val="none" w:sz="0" w:space="0" w:color="auto"/>
        <w:left w:val="none" w:sz="0" w:space="0" w:color="auto"/>
        <w:bottom w:val="none" w:sz="0" w:space="0" w:color="auto"/>
        <w:right w:val="none" w:sz="0" w:space="0" w:color="auto"/>
      </w:divBdr>
    </w:div>
    <w:div w:id="2031831775">
      <w:bodyDiv w:val="1"/>
      <w:marLeft w:val="0"/>
      <w:marRight w:val="0"/>
      <w:marTop w:val="0"/>
      <w:marBottom w:val="0"/>
      <w:divBdr>
        <w:top w:val="none" w:sz="0" w:space="0" w:color="auto"/>
        <w:left w:val="none" w:sz="0" w:space="0" w:color="auto"/>
        <w:bottom w:val="none" w:sz="0" w:space="0" w:color="auto"/>
        <w:right w:val="none" w:sz="0" w:space="0" w:color="auto"/>
      </w:divBdr>
    </w:div>
    <w:div w:id="2032291969">
      <w:bodyDiv w:val="1"/>
      <w:marLeft w:val="0"/>
      <w:marRight w:val="0"/>
      <w:marTop w:val="0"/>
      <w:marBottom w:val="0"/>
      <w:divBdr>
        <w:top w:val="none" w:sz="0" w:space="0" w:color="auto"/>
        <w:left w:val="none" w:sz="0" w:space="0" w:color="auto"/>
        <w:bottom w:val="none" w:sz="0" w:space="0" w:color="auto"/>
        <w:right w:val="none" w:sz="0" w:space="0" w:color="auto"/>
      </w:divBdr>
    </w:div>
    <w:div w:id="2032339514">
      <w:bodyDiv w:val="1"/>
      <w:marLeft w:val="0"/>
      <w:marRight w:val="0"/>
      <w:marTop w:val="0"/>
      <w:marBottom w:val="0"/>
      <w:divBdr>
        <w:top w:val="none" w:sz="0" w:space="0" w:color="auto"/>
        <w:left w:val="none" w:sz="0" w:space="0" w:color="auto"/>
        <w:bottom w:val="none" w:sz="0" w:space="0" w:color="auto"/>
        <w:right w:val="none" w:sz="0" w:space="0" w:color="auto"/>
      </w:divBdr>
    </w:div>
    <w:div w:id="2032489582">
      <w:bodyDiv w:val="1"/>
      <w:marLeft w:val="0"/>
      <w:marRight w:val="0"/>
      <w:marTop w:val="0"/>
      <w:marBottom w:val="0"/>
      <w:divBdr>
        <w:top w:val="none" w:sz="0" w:space="0" w:color="auto"/>
        <w:left w:val="none" w:sz="0" w:space="0" w:color="auto"/>
        <w:bottom w:val="none" w:sz="0" w:space="0" w:color="auto"/>
        <w:right w:val="none" w:sz="0" w:space="0" w:color="auto"/>
      </w:divBdr>
    </w:div>
    <w:div w:id="2032604312">
      <w:bodyDiv w:val="1"/>
      <w:marLeft w:val="0"/>
      <w:marRight w:val="0"/>
      <w:marTop w:val="0"/>
      <w:marBottom w:val="0"/>
      <w:divBdr>
        <w:top w:val="none" w:sz="0" w:space="0" w:color="auto"/>
        <w:left w:val="none" w:sz="0" w:space="0" w:color="auto"/>
        <w:bottom w:val="none" w:sz="0" w:space="0" w:color="auto"/>
        <w:right w:val="none" w:sz="0" w:space="0" w:color="auto"/>
      </w:divBdr>
    </w:div>
    <w:div w:id="2032801209">
      <w:bodyDiv w:val="1"/>
      <w:marLeft w:val="0"/>
      <w:marRight w:val="0"/>
      <w:marTop w:val="0"/>
      <w:marBottom w:val="0"/>
      <w:divBdr>
        <w:top w:val="none" w:sz="0" w:space="0" w:color="auto"/>
        <w:left w:val="none" w:sz="0" w:space="0" w:color="auto"/>
        <w:bottom w:val="none" w:sz="0" w:space="0" w:color="auto"/>
        <w:right w:val="none" w:sz="0" w:space="0" w:color="auto"/>
      </w:divBdr>
    </w:div>
    <w:div w:id="2033338080">
      <w:bodyDiv w:val="1"/>
      <w:marLeft w:val="0"/>
      <w:marRight w:val="0"/>
      <w:marTop w:val="0"/>
      <w:marBottom w:val="0"/>
      <w:divBdr>
        <w:top w:val="none" w:sz="0" w:space="0" w:color="auto"/>
        <w:left w:val="none" w:sz="0" w:space="0" w:color="auto"/>
        <w:bottom w:val="none" w:sz="0" w:space="0" w:color="auto"/>
        <w:right w:val="none" w:sz="0" w:space="0" w:color="auto"/>
      </w:divBdr>
    </w:div>
    <w:div w:id="2033531446">
      <w:bodyDiv w:val="1"/>
      <w:marLeft w:val="0"/>
      <w:marRight w:val="0"/>
      <w:marTop w:val="0"/>
      <w:marBottom w:val="0"/>
      <w:divBdr>
        <w:top w:val="none" w:sz="0" w:space="0" w:color="auto"/>
        <w:left w:val="none" w:sz="0" w:space="0" w:color="auto"/>
        <w:bottom w:val="none" w:sz="0" w:space="0" w:color="auto"/>
        <w:right w:val="none" w:sz="0" w:space="0" w:color="auto"/>
      </w:divBdr>
    </w:div>
    <w:div w:id="2033797847">
      <w:bodyDiv w:val="1"/>
      <w:marLeft w:val="0"/>
      <w:marRight w:val="0"/>
      <w:marTop w:val="0"/>
      <w:marBottom w:val="0"/>
      <w:divBdr>
        <w:top w:val="none" w:sz="0" w:space="0" w:color="auto"/>
        <w:left w:val="none" w:sz="0" w:space="0" w:color="auto"/>
        <w:bottom w:val="none" w:sz="0" w:space="0" w:color="auto"/>
        <w:right w:val="none" w:sz="0" w:space="0" w:color="auto"/>
      </w:divBdr>
    </w:div>
    <w:div w:id="2034915135">
      <w:bodyDiv w:val="1"/>
      <w:marLeft w:val="0"/>
      <w:marRight w:val="0"/>
      <w:marTop w:val="0"/>
      <w:marBottom w:val="0"/>
      <w:divBdr>
        <w:top w:val="none" w:sz="0" w:space="0" w:color="auto"/>
        <w:left w:val="none" w:sz="0" w:space="0" w:color="auto"/>
        <w:bottom w:val="none" w:sz="0" w:space="0" w:color="auto"/>
        <w:right w:val="none" w:sz="0" w:space="0" w:color="auto"/>
      </w:divBdr>
    </w:div>
    <w:div w:id="2034916520">
      <w:bodyDiv w:val="1"/>
      <w:marLeft w:val="0"/>
      <w:marRight w:val="0"/>
      <w:marTop w:val="0"/>
      <w:marBottom w:val="0"/>
      <w:divBdr>
        <w:top w:val="none" w:sz="0" w:space="0" w:color="auto"/>
        <w:left w:val="none" w:sz="0" w:space="0" w:color="auto"/>
        <w:bottom w:val="none" w:sz="0" w:space="0" w:color="auto"/>
        <w:right w:val="none" w:sz="0" w:space="0" w:color="auto"/>
      </w:divBdr>
    </w:div>
    <w:div w:id="2035031767">
      <w:bodyDiv w:val="1"/>
      <w:marLeft w:val="0"/>
      <w:marRight w:val="0"/>
      <w:marTop w:val="0"/>
      <w:marBottom w:val="0"/>
      <w:divBdr>
        <w:top w:val="none" w:sz="0" w:space="0" w:color="auto"/>
        <w:left w:val="none" w:sz="0" w:space="0" w:color="auto"/>
        <w:bottom w:val="none" w:sz="0" w:space="0" w:color="auto"/>
        <w:right w:val="none" w:sz="0" w:space="0" w:color="auto"/>
      </w:divBdr>
    </w:div>
    <w:div w:id="2035037149">
      <w:bodyDiv w:val="1"/>
      <w:marLeft w:val="0"/>
      <w:marRight w:val="0"/>
      <w:marTop w:val="0"/>
      <w:marBottom w:val="0"/>
      <w:divBdr>
        <w:top w:val="none" w:sz="0" w:space="0" w:color="auto"/>
        <w:left w:val="none" w:sz="0" w:space="0" w:color="auto"/>
        <w:bottom w:val="none" w:sz="0" w:space="0" w:color="auto"/>
        <w:right w:val="none" w:sz="0" w:space="0" w:color="auto"/>
      </w:divBdr>
    </w:div>
    <w:div w:id="2035182648">
      <w:bodyDiv w:val="1"/>
      <w:marLeft w:val="0"/>
      <w:marRight w:val="0"/>
      <w:marTop w:val="0"/>
      <w:marBottom w:val="0"/>
      <w:divBdr>
        <w:top w:val="none" w:sz="0" w:space="0" w:color="auto"/>
        <w:left w:val="none" w:sz="0" w:space="0" w:color="auto"/>
        <w:bottom w:val="none" w:sz="0" w:space="0" w:color="auto"/>
        <w:right w:val="none" w:sz="0" w:space="0" w:color="auto"/>
      </w:divBdr>
    </w:div>
    <w:div w:id="2035645697">
      <w:bodyDiv w:val="1"/>
      <w:marLeft w:val="0"/>
      <w:marRight w:val="0"/>
      <w:marTop w:val="0"/>
      <w:marBottom w:val="0"/>
      <w:divBdr>
        <w:top w:val="none" w:sz="0" w:space="0" w:color="auto"/>
        <w:left w:val="none" w:sz="0" w:space="0" w:color="auto"/>
        <w:bottom w:val="none" w:sz="0" w:space="0" w:color="auto"/>
        <w:right w:val="none" w:sz="0" w:space="0" w:color="auto"/>
      </w:divBdr>
    </w:div>
    <w:div w:id="2036342439">
      <w:bodyDiv w:val="1"/>
      <w:marLeft w:val="0"/>
      <w:marRight w:val="0"/>
      <w:marTop w:val="0"/>
      <w:marBottom w:val="0"/>
      <w:divBdr>
        <w:top w:val="none" w:sz="0" w:space="0" w:color="auto"/>
        <w:left w:val="none" w:sz="0" w:space="0" w:color="auto"/>
        <w:bottom w:val="none" w:sz="0" w:space="0" w:color="auto"/>
        <w:right w:val="none" w:sz="0" w:space="0" w:color="auto"/>
      </w:divBdr>
    </w:div>
    <w:div w:id="2036805500">
      <w:bodyDiv w:val="1"/>
      <w:marLeft w:val="0"/>
      <w:marRight w:val="0"/>
      <w:marTop w:val="0"/>
      <w:marBottom w:val="0"/>
      <w:divBdr>
        <w:top w:val="none" w:sz="0" w:space="0" w:color="auto"/>
        <w:left w:val="none" w:sz="0" w:space="0" w:color="auto"/>
        <w:bottom w:val="none" w:sz="0" w:space="0" w:color="auto"/>
        <w:right w:val="none" w:sz="0" w:space="0" w:color="auto"/>
      </w:divBdr>
    </w:div>
    <w:div w:id="2037005396">
      <w:bodyDiv w:val="1"/>
      <w:marLeft w:val="0"/>
      <w:marRight w:val="0"/>
      <w:marTop w:val="0"/>
      <w:marBottom w:val="0"/>
      <w:divBdr>
        <w:top w:val="none" w:sz="0" w:space="0" w:color="auto"/>
        <w:left w:val="none" w:sz="0" w:space="0" w:color="auto"/>
        <w:bottom w:val="none" w:sz="0" w:space="0" w:color="auto"/>
        <w:right w:val="none" w:sz="0" w:space="0" w:color="auto"/>
      </w:divBdr>
    </w:div>
    <w:div w:id="2037848713">
      <w:bodyDiv w:val="1"/>
      <w:marLeft w:val="0"/>
      <w:marRight w:val="0"/>
      <w:marTop w:val="0"/>
      <w:marBottom w:val="0"/>
      <w:divBdr>
        <w:top w:val="none" w:sz="0" w:space="0" w:color="auto"/>
        <w:left w:val="none" w:sz="0" w:space="0" w:color="auto"/>
        <w:bottom w:val="none" w:sz="0" w:space="0" w:color="auto"/>
        <w:right w:val="none" w:sz="0" w:space="0" w:color="auto"/>
      </w:divBdr>
    </w:div>
    <w:div w:id="2037928612">
      <w:bodyDiv w:val="1"/>
      <w:marLeft w:val="0"/>
      <w:marRight w:val="0"/>
      <w:marTop w:val="0"/>
      <w:marBottom w:val="0"/>
      <w:divBdr>
        <w:top w:val="none" w:sz="0" w:space="0" w:color="auto"/>
        <w:left w:val="none" w:sz="0" w:space="0" w:color="auto"/>
        <w:bottom w:val="none" w:sz="0" w:space="0" w:color="auto"/>
        <w:right w:val="none" w:sz="0" w:space="0" w:color="auto"/>
      </w:divBdr>
    </w:div>
    <w:div w:id="2038387013">
      <w:bodyDiv w:val="1"/>
      <w:marLeft w:val="0"/>
      <w:marRight w:val="0"/>
      <w:marTop w:val="0"/>
      <w:marBottom w:val="0"/>
      <w:divBdr>
        <w:top w:val="none" w:sz="0" w:space="0" w:color="auto"/>
        <w:left w:val="none" w:sz="0" w:space="0" w:color="auto"/>
        <w:bottom w:val="none" w:sz="0" w:space="0" w:color="auto"/>
        <w:right w:val="none" w:sz="0" w:space="0" w:color="auto"/>
      </w:divBdr>
    </w:div>
    <w:div w:id="2038464507">
      <w:bodyDiv w:val="1"/>
      <w:marLeft w:val="0"/>
      <w:marRight w:val="0"/>
      <w:marTop w:val="0"/>
      <w:marBottom w:val="0"/>
      <w:divBdr>
        <w:top w:val="none" w:sz="0" w:space="0" w:color="auto"/>
        <w:left w:val="none" w:sz="0" w:space="0" w:color="auto"/>
        <w:bottom w:val="none" w:sz="0" w:space="0" w:color="auto"/>
        <w:right w:val="none" w:sz="0" w:space="0" w:color="auto"/>
      </w:divBdr>
    </w:div>
    <w:div w:id="2038694360">
      <w:bodyDiv w:val="1"/>
      <w:marLeft w:val="0"/>
      <w:marRight w:val="0"/>
      <w:marTop w:val="0"/>
      <w:marBottom w:val="0"/>
      <w:divBdr>
        <w:top w:val="none" w:sz="0" w:space="0" w:color="auto"/>
        <w:left w:val="none" w:sz="0" w:space="0" w:color="auto"/>
        <w:bottom w:val="none" w:sz="0" w:space="0" w:color="auto"/>
        <w:right w:val="none" w:sz="0" w:space="0" w:color="auto"/>
      </w:divBdr>
    </w:div>
    <w:div w:id="2039424745">
      <w:bodyDiv w:val="1"/>
      <w:marLeft w:val="0"/>
      <w:marRight w:val="0"/>
      <w:marTop w:val="0"/>
      <w:marBottom w:val="0"/>
      <w:divBdr>
        <w:top w:val="none" w:sz="0" w:space="0" w:color="auto"/>
        <w:left w:val="none" w:sz="0" w:space="0" w:color="auto"/>
        <w:bottom w:val="none" w:sz="0" w:space="0" w:color="auto"/>
        <w:right w:val="none" w:sz="0" w:space="0" w:color="auto"/>
      </w:divBdr>
    </w:div>
    <w:div w:id="2040012669">
      <w:bodyDiv w:val="1"/>
      <w:marLeft w:val="0"/>
      <w:marRight w:val="0"/>
      <w:marTop w:val="0"/>
      <w:marBottom w:val="0"/>
      <w:divBdr>
        <w:top w:val="none" w:sz="0" w:space="0" w:color="auto"/>
        <w:left w:val="none" w:sz="0" w:space="0" w:color="auto"/>
        <w:bottom w:val="none" w:sz="0" w:space="0" w:color="auto"/>
        <w:right w:val="none" w:sz="0" w:space="0" w:color="auto"/>
      </w:divBdr>
    </w:div>
    <w:div w:id="2040275608">
      <w:bodyDiv w:val="1"/>
      <w:marLeft w:val="0"/>
      <w:marRight w:val="0"/>
      <w:marTop w:val="0"/>
      <w:marBottom w:val="0"/>
      <w:divBdr>
        <w:top w:val="none" w:sz="0" w:space="0" w:color="auto"/>
        <w:left w:val="none" w:sz="0" w:space="0" w:color="auto"/>
        <w:bottom w:val="none" w:sz="0" w:space="0" w:color="auto"/>
        <w:right w:val="none" w:sz="0" w:space="0" w:color="auto"/>
      </w:divBdr>
    </w:div>
    <w:div w:id="2040932572">
      <w:bodyDiv w:val="1"/>
      <w:marLeft w:val="0"/>
      <w:marRight w:val="0"/>
      <w:marTop w:val="0"/>
      <w:marBottom w:val="0"/>
      <w:divBdr>
        <w:top w:val="none" w:sz="0" w:space="0" w:color="auto"/>
        <w:left w:val="none" w:sz="0" w:space="0" w:color="auto"/>
        <w:bottom w:val="none" w:sz="0" w:space="0" w:color="auto"/>
        <w:right w:val="none" w:sz="0" w:space="0" w:color="auto"/>
      </w:divBdr>
    </w:div>
    <w:div w:id="2041321870">
      <w:bodyDiv w:val="1"/>
      <w:marLeft w:val="0"/>
      <w:marRight w:val="0"/>
      <w:marTop w:val="0"/>
      <w:marBottom w:val="0"/>
      <w:divBdr>
        <w:top w:val="none" w:sz="0" w:space="0" w:color="auto"/>
        <w:left w:val="none" w:sz="0" w:space="0" w:color="auto"/>
        <w:bottom w:val="none" w:sz="0" w:space="0" w:color="auto"/>
        <w:right w:val="none" w:sz="0" w:space="0" w:color="auto"/>
      </w:divBdr>
    </w:div>
    <w:div w:id="2041391421">
      <w:bodyDiv w:val="1"/>
      <w:marLeft w:val="0"/>
      <w:marRight w:val="0"/>
      <w:marTop w:val="0"/>
      <w:marBottom w:val="0"/>
      <w:divBdr>
        <w:top w:val="none" w:sz="0" w:space="0" w:color="auto"/>
        <w:left w:val="none" w:sz="0" w:space="0" w:color="auto"/>
        <w:bottom w:val="none" w:sz="0" w:space="0" w:color="auto"/>
        <w:right w:val="none" w:sz="0" w:space="0" w:color="auto"/>
      </w:divBdr>
    </w:div>
    <w:div w:id="2042054243">
      <w:bodyDiv w:val="1"/>
      <w:marLeft w:val="0"/>
      <w:marRight w:val="0"/>
      <w:marTop w:val="0"/>
      <w:marBottom w:val="0"/>
      <w:divBdr>
        <w:top w:val="none" w:sz="0" w:space="0" w:color="auto"/>
        <w:left w:val="none" w:sz="0" w:space="0" w:color="auto"/>
        <w:bottom w:val="none" w:sz="0" w:space="0" w:color="auto"/>
        <w:right w:val="none" w:sz="0" w:space="0" w:color="auto"/>
      </w:divBdr>
    </w:div>
    <w:div w:id="2042196265">
      <w:bodyDiv w:val="1"/>
      <w:marLeft w:val="0"/>
      <w:marRight w:val="0"/>
      <w:marTop w:val="0"/>
      <w:marBottom w:val="0"/>
      <w:divBdr>
        <w:top w:val="none" w:sz="0" w:space="0" w:color="auto"/>
        <w:left w:val="none" w:sz="0" w:space="0" w:color="auto"/>
        <w:bottom w:val="none" w:sz="0" w:space="0" w:color="auto"/>
        <w:right w:val="none" w:sz="0" w:space="0" w:color="auto"/>
      </w:divBdr>
    </w:div>
    <w:div w:id="2042244446">
      <w:bodyDiv w:val="1"/>
      <w:marLeft w:val="0"/>
      <w:marRight w:val="0"/>
      <w:marTop w:val="0"/>
      <w:marBottom w:val="0"/>
      <w:divBdr>
        <w:top w:val="none" w:sz="0" w:space="0" w:color="auto"/>
        <w:left w:val="none" w:sz="0" w:space="0" w:color="auto"/>
        <w:bottom w:val="none" w:sz="0" w:space="0" w:color="auto"/>
        <w:right w:val="none" w:sz="0" w:space="0" w:color="auto"/>
      </w:divBdr>
    </w:div>
    <w:div w:id="2042395614">
      <w:bodyDiv w:val="1"/>
      <w:marLeft w:val="0"/>
      <w:marRight w:val="0"/>
      <w:marTop w:val="0"/>
      <w:marBottom w:val="0"/>
      <w:divBdr>
        <w:top w:val="none" w:sz="0" w:space="0" w:color="auto"/>
        <w:left w:val="none" w:sz="0" w:space="0" w:color="auto"/>
        <w:bottom w:val="none" w:sz="0" w:space="0" w:color="auto"/>
        <w:right w:val="none" w:sz="0" w:space="0" w:color="auto"/>
      </w:divBdr>
    </w:div>
    <w:div w:id="2042436032">
      <w:bodyDiv w:val="1"/>
      <w:marLeft w:val="0"/>
      <w:marRight w:val="0"/>
      <w:marTop w:val="0"/>
      <w:marBottom w:val="0"/>
      <w:divBdr>
        <w:top w:val="none" w:sz="0" w:space="0" w:color="auto"/>
        <w:left w:val="none" w:sz="0" w:space="0" w:color="auto"/>
        <w:bottom w:val="none" w:sz="0" w:space="0" w:color="auto"/>
        <w:right w:val="none" w:sz="0" w:space="0" w:color="auto"/>
      </w:divBdr>
    </w:div>
    <w:div w:id="2042513803">
      <w:bodyDiv w:val="1"/>
      <w:marLeft w:val="0"/>
      <w:marRight w:val="0"/>
      <w:marTop w:val="0"/>
      <w:marBottom w:val="0"/>
      <w:divBdr>
        <w:top w:val="none" w:sz="0" w:space="0" w:color="auto"/>
        <w:left w:val="none" w:sz="0" w:space="0" w:color="auto"/>
        <w:bottom w:val="none" w:sz="0" w:space="0" w:color="auto"/>
        <w:right w:val="none" w:sz="0" w:space="0" w:color="auto"/>
      </w:divBdr>
    </w:div>
    <w:div w:id="2042901054">
      <w:bodyDiv w:val="1"/>
      <w:marLeft w:val="0"/>
      <w:marRight w:val="0"/>
      <w:marTop w:val="0"/>
      <w:marBottom w:val="0"/>
      <w:divBdr>
        <w:top w:val="none" w:sz="0" w:space="0" w:color="auto"/>
        <w:left w:val="none" w:sz="0" w:space="0" w:color="auto"/>
        <w:bottom w:val="none" w:sz="0" w:space="0" w:color="auto"/>
        <w:right w:val="none" w:sz="0" w:space="0" w:color="auto"/>
      </w:divBdr>
    </w:div>
    <w:div w:id="2043171431">
      <w:bodyDiv w:val="1"/>
      <w:marLeft w:val="0"/>
      <w:marRight w:val="0"/>
      <w:marTop w:val="0"/>
      <w:marBottom w:val="0"/>
      <w:divBdr>
        <w:top w:val="none" w:sz="0" w:space="0" w:color="auto"/>
        <w:left w:val="none" w:sz="0" w:space="0" w:color="auto"/>
        <w:bottom w:val="none" w:sz="0" w:space="0" w:color="auto"/>
        <w:right w:val="none" w:sz="0" w:space="0" w:color="auto"/>
      </w:divBdr>
    </w:div>
    <w:div w:id="2043245673">
      <w:bodyDiv w:val="1"/>
      <w:marLeft w:val="0"/>
      <w:marRight w:val="0"/>
      <w:marTop w:val="0"/>
      <w:marBottom w:val="0"/>
      <w:divBdr>
        <w:top w:val="none" w:sz="0" w:space="0" w:color="auto"/>
        <w:left w:val="none" w:sz="0" w:space="0" w:color="auto"/>
        <w:bottom w:val="none" w:sz="0" w:space="0" w:color="auto"/>
        <w:right w:val="none" w:sz="0" w:space="0" w:color="auto"/>
      </w:divBdr>
    </w:div>
    <w:div w:id="2043550184">
      <w:bodyDiv w:val="1"/>
      <w:marLeft w:val="0"/>
      <w:marRight w:val="0"/>
      <w:marTop w:val="0"/>
      <w:marBottom w:val="0"/>
      <w:divBdr>
        <w:top w:val="none" w:sz="0" w:space="0" w:color="auto"/>
        <w:left w:val="none" w:sz="0" w:space="0" w:color="auto"/>
        <w:bottom w:val="none" w:sz="0" w:space="0" w:color="auto"/>
        <w:right w:val="none" w:sz="0" w:space="0" w:color="auto"/>
      </w:divBdr>
    </w:div>
    <w:div w:id="2043822462">
      <w:bodyDiv w:val="1"/>
      <w:marLeft w:val="0"/>
      <w:marRight w:val="0"/>
      <w:marTop w:val="0"/>
      <w:marBottom w:val="0"/>
      <w:divBdr>
        <w:top w:val="none" w:sz="0" w:space="0" w:color="auto"/>
        <w:left w:val="none" w:sz="0" w:space="0" w:color="auto"/>
        <w:bottom w:val="none" w:sz="0" w:space="0" w:color="auto"/>
        <w:right w:val="none" w:sz="0" w:space="0" w:color="auto"/>
      </w:divBdr>
    </w:div>
    <w:div w:id="2044549181">
      <w:bodyDiv w:val="1"/>
      <w:marLeft w:val="0"/>
      <w:marRight w:val="0"/>
      <w:marTop w:val="0"/>
      <w:marBottom w:val="0"/>
      <w:divBdr>
        <w:top w:val="none" w:sz="0" w:space="0" w:color="auto"/>
        <w:left w:val="none" w:sz="0" w:space="0" w:color="auto"/>
        <w:bottom w:val="none" w:sz="0" w:space="0" w:color="auto"/>
        <w:right w:val="none" w:sz="0" w:space="0" w:color="auto"/>
      </w:divBdr>
    </w:div>
    <w:div w:id="2044624832">
      <w:bodyDiv w:val="1"/>
      <w:marLeft w:val="0"/>
      <w:marRight w:val="0"/>
      <w:marTop w:val="0"/>
      <w:marBottom w:val="0"/>
      <w:divBdr>
        <w:top w:val="none" w:sz="0" w:space="0" w:color="auto"/>
        <w:left w:val="none" w:sz="0" w:space="0" w:color="auto"/>
        <w:bottom w:val="none" w:sz="0" w:space="0" w:color="auto"/>
        <w:right w:val="none" w:sz="0" w:space="0" w:color="auto"/>
      </w:divBdr>
    </w:div>
    <w:div w:id="2044868532">
      <w:bodyDiv w:val="1"/>
      <w:marLeft w:val="0"/>
      <w:marRight w:val="0"/>
      <w:marTop w:val="0"/>
      <w:marBottom w:val="0"/>
      <w:divBdr>
        <w:top w:val="none" w:sz="0" w:space="0" w:color="auto"/>
        <w:left w:val="none" w:sz="0" w:space="0" w:color="auto"/>
        <w:bottom w:val="none" w:sz="0" w:space="0" w:color="auto"/>
        <w:right w:val="none" w:sz="0" w:space="0" w:color="auto"/>
      </w:divBdr>
    </w:div>
    <w:div w:id="2045400828">
      <w:bodyDiv w:val="1"/>
      <w:marLeft w:val="0"/>
      <w:marRight w:val="0"/>
      <w:marTop w:val="0"/>
      <w:marBottom w:val="0"/>
      <w:divBdr>
        <w:top w:val="none" w:sz="0" w:space="0" w:color="auto"/>
        <w:left w:val="none" w:sz="0" w:space="0" w:color="auto"/>
        <w:bottom w:val="none" w:sz="0" w:space="0" w:color="auto"/>
        <w:right w:val="none" w:sz="0" w:space="0" w:color="auto"/>
      </w:divBdr>
    </w:div>
    <w:div w:id="2045515570">
      <w:bodyDiv w:val="1"/>
      <w:marLeft w:val="0"/>
      <w:marRight w:val="0"/>
      <w:marTop w:val="0"/>
      <w:marBottom w:val="0"/>
      <w:divBdr>
        <w:top w:val="none" w:sz="0" w:space="0" w:color="auto"/>
        <w:left w:val="none" w:sz="0" w:space="0" w:color="auto"/>
        <w:bottom w:val="none" w:sz="0" w:space="0" w:color="auto"/>
        <w:right w:val="none" w:sz="0" w:space="0" w:color="auto"/>
      </w:divBdr>
    </w:div>
    <w:div w:id="2045598194">
      <w:bodyDiv w:val="1"/>
      <w:marLeft w:val="0"/>
      <w:marRight w:val="0"/>
      <w:marTop w:val="0"/>
      <w:marBottom w:val="0"/>
      <w:divBdr>
        <w:top w:val="none" w:sz="0" w:space="0" w:color="auto"/>
        <w:left w:val="none" w:sz="0" w:space="0" w:color="auto"/>
        <w:bottom w:val="none" w:sz="0" w:space="0" w:color="auto"/>
        <w:right w:val="none" w:sz="0" w:space="0" w:color="auto"/>
      </w:divBdr>
    </w:div>
    <w:div w:id="2045710164">
      <w:bodyDiv w:val="1"/>
      <w:marLeft w:val="0"/>
      <w:marRight w:val="0"/>
      <w:marTop w:val="0"/>
      <w:marBottom w:val="0"/>
      <w:divBdr>
        <w:top w:val="none" w:sz="0" w:space="0" w:color="auto"/>
        <w:left w:val="none" w:sz="0" w:space="0" w:color="auto"/>
        <w:bottom w:val="none" w:sz="0" w:space="0" w:color="auto"/>
        <w:right w:val="none" w:sz="0" w:space="0" w:color="auto"/>
      </w:divBdr>
    </w:div>
    <w:div w:id="2046170743">
      <w:bodyDiv w:val="1"/>
      <w:marLeft w:val="0"/>
      <w:marRight w:val="0"/>
      <w:marTop w:val="0"/>
      <w:marBottom w:val="0"/>
      <w:divBdr>
        <w:top w:val="none" w:sz="0" w:space="0" w:color="auto"/>
        <w:left w:val="none" w:sz="0" w:space="0" w:color="auto"/>
        <w:bottom w:val="none" w:sz="0" w:space="0" w:color="auto"/>
        <w:right w:val="none" w:sz="0" w:space="0" w:color="auto"/>
      </w:divBdr>
    </w:div>
    <w:div w:id="2046172206">
      <w:bodyDiv w:val="1"/>
      <w:marLeft w:val="0"/>
      <w:marRight w:val="0"/>
      <w:marTop w:val="0"/>
      <w:marBottom w:val="0"/>
      <w:divBdr>
        <w:top w:val="none" w:sz="0" w:space="0" w:color="auto"/>
        <w:left w:val="none" w:sz="0" w:space="0" w:color="auto"/>
        <w:bottom w:val="none" w:sz="0" w:space="0" w:color="auto"/>
        <w:right w:val="none" w:sz="0" w:space="0" w:color="auto"/>
      </w:divBdr>
    </w:div>
    <w:div w:id="2046173946">
      <w:bodyDiv w:val="1"/>
      <w:marLeft w:val="0"/>
      <w:marRight w:val="0"/>
      <w:marTop w:val="0"/>
      <w:marBottom w:val="0"/>
      <w:divBdr>
        <w:top w:val="none" w:sz="0" w:space="0" w:color="auto"/>
        <w:left w:val="none" w:sz="0" w:space="0" w:color="auto"/>
        <w:bottom w:val="none" w:sz="0" w:space="0" w:color="auto"/>
        <w:right w:val="none" w:sz="0" w:space="0" w:color="auto"/>
      </w:divBdr>
    </w:div>
    <w:div w:id="2047102155">
      <w:bodyDiv w:val="1"/>
      <w:marLeft w:val="0"/>
      <w:marRight w:val="0"/>
      <w:marTop w:val="0"/>
      <w:marBottom w:val="0"/>
      <w:divBdr>
        <w:top w:val="none" w:sz="0" w:space="0" w:color="auto"/>
        <w:left w:val="none" w:sz="0" w:space="0" w:color="auto"/>
        <w:bottom w:val="none" w:sz="0" w:space="0" w:color="auto"/>
        <w:right w:val="none" w:sz="0" w:space="0" w:color="auto"/>
      </w:divBdr>
    </w:div>
    <w:div w:id="2047561370">
      <w:bodyDiv w:val="1"/>
      <w:marLeft w:val="0"/>
      <w:marRight w:val="0"/>
      <w:marTop w:val="0"/>
      <w:marBottom w:val="0"/>
      <w:divBdr>
        <w:top w:val="none" w:sz="0" w:space="0" w:color="auto"/>
        <w:left w:val="none" w:sz="0" w:space="0" w:color="auto"/>
        <w:bottom w:val="none" w:sz="0" w:space="0" w:color="auto"/>
        <w:right w:val="none" w:sz="0" w:space="0" w:color="auto"/>
      </w:divBdr>
      <w:divsChild>
        <w:div w:id="477069108">
          <w:marLeft w:val="0"/>
          <w:marRight w:val="0"/>
          <w:marTop w:val="0"/>
          <w:marBottom w:val="0"/>
          <w:divBdr>
            <w:top w:val="none" w:sz="0" w:space="0" w:color="auto"/>
            <w:left w:val="none" w:sz="0" w:space="0" w:color="auto"/>
            <w:bottom w:val="none" w:sz="0" w:space="0" w:color="auto"/>
            <w:right w:val="none" w:sz="0" w:space="0" w:color="auto"/>
          </w:divBdr>
          <w:divsChild>
            <w:div w:id="1061176526">
              <w:marLeft w:val="0"/>
              <w:marRight w:val="0"/>
              <w:marTop w:val="0"/>
              <w:marBottom w:val="0"/>
              <w:divBdr>
                <w:top w:val="none" w:sz="0" w:space="0" w:color="auto"/>
                <w:left w:val="none" w:sz="0" w:space="0" w:color="auto"/>
                <w:bottom w:val="none" w:sz="0" w:space="0" w:color="auto"/>
                <w:right w:val="none" w:sz="0" w:space="0" w:color="auto"/>
              </w:divBdr>
              <w:divsChild>
                <w:div w:id="1663704528">
                  <w:marLeft w:val="0"/>
                  <w:marRight w:val="0"/>
                  <w:marTop w:val="0"/>
                  <w:marBottom w:val="0"/>
                  <w:divBdr>
                    <w:top w:val="none" w:sz="0" w:space="0" w:color="auto"/>
                    <w:left w:val="none" w:sz="0" w:space="0" w:color="auto"/>
                    <w:bottom w:val="none" w:sz="0" w:space="0" w:color="auto"/>
                    <w:right w:val="none" w:sz="0" w:space="0" w:color="auto"/>
                  </w:divBdr>
                  <w:divsChild>
                    <w:div w:id="610161409">
                      <w:marLeft w:val="0"/>
                      <w:marRight w:val="0"/>
                      <w:marTop w:val="0"/>
                      <w:marBottom w:val="0"/>
                      <w:divBdr>
                        <w:top w:val="none" w:sz="0" w:space="0" w:color="auto"/>
                        <w:left w:val="none" w:sz="0" w:space="0" w:color="auto"/>
                        <w:bottom w:val="none" w:sz="0" w:space="0" w:color="auto"/>
                        <w:right w:val="none" w:sz="0" w:space="0" w:color="auto"/>
                      </w:divBdr>
                      <w:divsChild>
                        <w:div w:id="180438992">
                          <w:marLeft w:val="0"/>
                          <w:marRight w:val="0"/>
                          <w:marTop w:val="0"/>
                          <w:marBottom w:val="0"/>
                          <w:divBdr>
                            <w:top w:val="none" w:sz="0" w:space="0" w:color="auto"/>
                            <w:left w:val="none" w:sz="0" w:space="0" w:color="auto"/>
                            <w:bottom w:val="none" w:sz="0" w:space="0" w:color="auto"/>
                            <w:right w:val="none" w:sz="0" w:space="0" w:color="auto"/>
                          </w:divBdr>
                          <w:divsChild>
                            <w:div w:id="483739667">
                              <w:marLeft w:val="0"/>
                              <w:marRight w:val="120"/>
                              <w:marTop w:val="0"/>
                              <w:marBottom w:val="0"/>
                              <w:divBdr>
                                <w:top w:val="none" w:sz="0" w:space="0" w:color="auto"/>
                                <w:left w:val="none" w:sz="0" w:space="0" w:color="auto"/>
                                <w:bottom w:val="none" w:sz="0" w:space="0" w:color="auto"/>
                                <w:right w:val="none" w:sz="0" w:space="0" w:color="auto"/>
                              </w:divBdr>
                              <w:divsChild>
                                <w:div w:id="1352996463">
                                  <w:marLeft w:val="-300"/>
                                  <w:marRight w:val="0"/>
                                  <w:marTop w:val="0"/>
                                  <w:marBottom w:val="0"/>
                                  <w:divBdr>
                                    <w:top w:val="none" w:sz="0" w:space="0" w:color="auto"/>
                                    <w:left w:val="none" w:sz="0" w:space="0" w:color="auto"/>
                                    <w:bottom w:val="none" w:sz="0" w:space="0" w:color="auto"/>
                                    <w:right w:val="none" w:sz="0" w:space="0" w:color="auto"/>
                                  </w:divBdr>
                                </w:div>
                              </w:divsChild>
                            </w:div>
                            <w:div w:id="1122846722">
                              <w:marLeft w:val="-240"/>
                              <w:marRight w:val="-120"/>
                              <w:marTop w:val="0"/>
                              <w:marBottom w:val="0"/>
                              <w:divBdr>
                                <w:top w:val="none" w:sz="0" w:space="0" w:color="auto"/>
                                <w:left w:val="none" w:sz="0" w:space="0" w:color="auto"/>
                                <w:bottom w:val="none" w:sz="0" w:space="0" w:color="auto"/>
                                <w:right w:val="none" w:sz="0" w:space="0" w:color="auto"/>
                              </w:divBdr>
                              <w:divsChild>
                                <w:div w:id="1972661951">
                                  <w:marLeft w:val="0"/>
                                  <w:marRight w:val="0"/>
                                  <w:marTop w:val="0"/>
                                  <w:marBottom w:val="60"/>
                                  <w:divBdr>
                                    <w:top w:val="none" w:sz="0" w:space="0" w:color="auto"/>
                                    <w:left w:val="none" w:sz="0" w:space="0" w:color="auto"/>
                                    <w:bottom w:val="none" w:sz="0" w:space="0" w:color="auto"/>
                                    <w:right w:val="none" w:sz="0" w:space="0" w:color="auto"/>
                                  </w:divBdr>
                                  <w:divsChild>
                                    <w:div w:id="1971813581">
                                      <w:marLeft w:val="0"/>
                                      <w:marRight w:val="0"/>
                                      <w:marTop w:val="0"/>
                                      <w:marBottom w:val="0"/>
                                      <w:divBdr>
                                        <w:top w:val="none" w:sz="0" w:space="0" w:color="auto"/>
                                        <w:left w:val="none" w:sz="0" w:space="0" w:color="auto"/>
                                        <w:bottom w:val="none" w:sz="0" w:space="0" w:color="auto"/>
                                        <w:right w:val="none" w:sz="0" w:space="0" w:color="auto"/>
                                      </w:divBdr>
                                      <w:divsChild>
                                        <w:div w:id="239412199">
                                          <w:marLeft w:val="0"/>
                                          <w:marRight w:val="0"/>
                                          <w:marTop w:val="0"/>
                                          <w:marBottom w:val="0"/>
                                          <w:divBdr>
                                            <w:top w:val="none" w:sz="0" w:space="0" w:color="auto"/>
                                            <w:left w:val="none" w:sz="0" w:space="0" w:color="auto"/>
                                            <w:bottom w:val="none" w:sz="0" w:space="0" w:color="auto"/>
                                            <w:right w:val="none" w:sz="0" w:space="0" w:color="auto"/>
                                          </w:divBdr>
                                          <w:divsChild>
                                            <w:div w:id="1010985651">
                                              <w:marLeft w:val="0"/>
                                              <w:marRight w:val="0"/>
                                              <w:marTop w:val="0"/>
                                              <w:marBottom w:val="0"/>
                                              <w:divBdr>
                                                <w:top w:val="none" w:sz="0" w:space="0" w:color="auto"/>
                                                <w:left w:val="none" w:sz="0" w:space="0" w:color="auto"/>
                                                <w:bottom w:val="none" w:sz="0" w:space="0" w:color="auto"/>
                                                <w:right w:val="none" w:sz="0" w:space="0" w:color="auto"/>
                                              </w:divBdr>
                                              <w:divsChild>
                                                <w:div w:id="6758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457671">
          <w:marLeft w:val="0"/>
          <w:marRight w:val="0"/>
          <w:marTop w:val="0"/>
          <w:marBottom w:val="0"/>
          <w:divBdr>
            <w:top w:val="none" w:sz="0" w:space="0" w:color="auto"/>
            <w:left w:val="none" w:sz="0" w:space="0" w:color="auto"/>
            <w:bottom w:val="none" w:sz="0" w:space="0" w:color="auto"/>
            <w:right w:val="none" w:sz="0" w:space="0" w:color="auto"/>
          </w:divBdr>
          <w:divsChild>
            <w:div w:id="2046640751">
              <w:marLeft w:val="0"/>
              <w:marRight w:val="0"/>
              <w:marTop w:val="0"/>
              <w:marBottom w:val="0"/>
              <w:divBdr>
                <w:top w:val="none" w:sz="0" w:space="0" w:color="auto"/>
                <w:left w:val="none" w:sz="0" w:space="0" w:color="auto"/>
                <w:bottom w:val="none" w:sz="0" w:space="0" w:color="auto"/>
                <w:right w:val="none" w:sz="0" w:space="0" w:color="auto"/>
              </w:divBdr>
              <w:divsChild>
                <w:div w:id="1561869099">
                  <w:marLeft w:val="0"/>
                  <w:marRight w:val="0"/>
                  <w:marTop w:val="0"/>
                  <w:marBottom w:val="0"/>
                  <w:divBdr>
                    <w:top w:val="none" w:sz="0" w:space="0" w:color="auto"/>
                    <w:left w:val="none" w:sz="0" w:space="0" w:color="auto"/>
                    <w:bottom w:val="none" w:sz="0" w:space="0" w:color="auto"/>
                    <w:right w:val="none" w:sz="0" w:space="0" w:color="auto"/>
                  </w:divBdr>
                  <w:divsChild>
                    <w:div w:id="49236779">
                      <w:marLeft w:val="0"/>
                      <w:marRight w:val="0"/>
                      <w:marTop w:val="0"/>
                      <w:marBottom w:val="0"/>
                      <w:divBdr>
                        <w:top w:val="none" w:sz="0" w:space="0" w:color="auto"/>
                        <w:left w:val="none" w:sz="0" w:space="0" w:color="auto"/>
                        <w:bottom w:val="none" w:sz="0" w:space="0" w:color="auto"/>
                        <w:right w:val="none" w:sz="0" w:space="0" w:color="auto"/>
                      </w:divBdr>
                      <w:divsChild>
                        <w:div w:id="1617449810">
                          <w:marLeft w:val="0"/>
                          <w:marRight w:val="0"/>
                          <w:marTop w:val="0"/>
                          <w:marBottom w:val="0"/>
                          <w:divBdr>
                            <w:top w:val="none" w:sz="0" w:space="0" w:color="auto"/>
                            <w:left w:val="none" w:sz="0" w:space="0" w:color="auto"/>
                            <w:bottom w:val="none" w:sz="0" w:space="0" w:color="auto"/>
                            <w:right w:val="none" w:sz="0" w:space="0" w:color="auto"/>
                          </w:divBdr>
                          <w:divsChild>
                            <w:div w:id="431440339">
                              <w:marLeft w:val="0"/>
                              <w:marRight w:val="120"/>
                              <w:marTop w:val="0"/>
                              <w:marBottom w:val="0"/>
                              <w:divBdr>
                                <w:top w:val="none" w:sz="0" w:space="0" w:color="auto"/>
                                <w:left w:val="none" w:sz="0" w:space="0" w:color="auto"/>
                                <w:bottom w:val="none" w:sz="0" w:space="0" w:color="auto"/>
                                <w:right w:val="none" w:sz="0" w:space="0" w:color="auto"/>
                              </w:divBdr>
                              <w:divsChild>
                                <w:div w:id="1953587351">
                                  <w:marLeft w:val="-300"/>
                                  <w:marRight w:val="0"/>
                                  <w:marTop w:val="0"/>
                                  <w:marBottom w:val="0"/>
                                  <w:divBdr>
                                    <w:top w:val="none" w:sz="0" w:space="0" w:color="auto"/>
                                    <w:left w:val="none" w:sz="0" w:space="0" w:color="auto"/>
                                    <w:bottom w:val="none" w:sz="0" w:space="0" w:color="auto"/>
                                    <w:right w:val="none" w:sz="0" w:space="0" w:color="auto"/>
                                  </w:divBdr>
                                </w:div>
                              </w:divsChild>
                            </w:div>
                            <w:div w:id="1562525286">
                              <w:marLeft w:val="-240"/>
                              <w:marRight w:val="-120"/>
                              <w:marTop w:val="0"/>
                              <w:marBottom w:val="0"/>
                              <w:divBdr>
                                <w:top w:val="none" w:sz="0" w:space="0" w:color="auto"/>
                                <w:left w:val="none" w:sz="0" w:space="0" w:color="auto"/>
                                <w:bottom w:val="none" w:sz="0" w:space="0" w:color="auto"/>
                                <w:right w:val="none" w:sz="0" w:space="0" w:color="auto"/>
                              </w:divBdr>
                              <w:divsChild>
                                <w:div w:id="222641232">
                                  <w:marLeft w:val="0"/>
                                  <w:marRight w:val="0"/>
                                  <w:marTop w:val="0"/>
                                  <w:marBottom w:val="60"/>
                                  <w:divBdr>
                                    <w:top w:val="none" w:sz="0" w:space="0" w:color="auto"/>
                                    <w:left w:val="none" w:sz="0" w:space="0" w:color="auto"/>
                                    <w:bottom w:val="none" w:sz="0" w:space="0" w:color="auto"/>
                                    <w:right w:val="none" w:sz="0" w:space="0" w:color="auto"/>
                                  </w:divBdr>
                                  <w:divsChild>
                                    <w:div w:id="705180442">
                                      <w:marLeft w:val="0"/>
                                      <w:marRight w:val="0"/>
                                      <w:marTop w:val="0"/>
                                      <w:marBottom w:val="0"/>
                                      <w:divBdr>
                                        <w:top w:val="none" w:sz="0" w:space="0" w:color="auto"/>
                                        <w:left w:val="none" w:sz="0" w:space="0" w:color="auto"/>
                                        <w:bottom w:val="none" w:sz="0" w:space="0" w:color="auto"/>
                                        <w:right w:val="none" w:sz="0" w:space="0" w:color="auto"/>
                                      </w:divBdr>
                                      <w:divsChild>
                                        <w:div w:id="345594477">
                                          <w:marLeft w:val="0"/>
                                          <w:marRight w:val="0"/>
                                          <w:marTop w:val="0"/>
                                          <w:marBottom w:val="0"/>
                                          <w:divBdr>
                                            <w:top w:val="none" w:sz="0" w:space="0" w:color="auto"/>
                                            <w:left w:val="none" w:sz="0" w:space="0" w:color="auto"/>
                                            <w:bottom w:val="none" w:sz="0" w:space="0" w:color="auto"/>
                                            <w:right w:val="none" w:sz="0" w:space="0" w:color="auto"/>
                                          </w:divBdr>
                                          <w:divsChild>
                                            <w:div w:id="639842639">
                                              <w:marLeft w:val="0"/>
                                              <w:marRight w:val="0"/>
                                              <w:marTop w:val="0"/>
                                              <w:marBottom w:val="0"/>
                                              <w:divBdr>
                                                <w:top w:val="none" w:sz="0" w:space="0" w:color="auto"/>
                                                <w:left w:val="none" w:sz="0" w:space="0" w:color="auto"/>
                                                <w:bottom w:val="none" w:sz="0" w:space="0" w:color="auto"/>
                                                <w:right w:val="none" w:sz="0" w:space="0" w:color="auto"/>
                                              </w:divBdr>
                                              <w:divsChild>
                                                <w:div w:id="17559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316902">
          <w:marLeft w:val="0"/>
          <w:marRight w:val="0"/>
          <w:marTop w:val="0"/>
          <w:marBottom w:val="0"/>
          <w:divBdr>
            <w:top w:val="none" w:sz="0" w:space="0" w:color="auto"/>
            <w:left w:val="none" w:sz="0" w:space="0" w:color="auto"/>
            <w:bottom w:val="none" w:sz="0" w:space="0" w:color="auto"/>
            <w:right w:val="none" w:sz="0" w:space="0" w:color="auto"/>
          </w:divBdr>
          <w:divsChild>
            <w:div w:id="1798524081">
              <w:marLeft w:val="0"/>
              <w:marRight w:val="0"/>
              <w:marTop w:val="0"/>
              <w:marBottom w:val="0"/>
              <w:divBdr>
                <w:top w:val="none" w:sz="0" w:space="0" w:color="auto"/>
                <w:left w:val="none" w:sz="0" w:space="0" w:color="auto"/>
                <w:bottom w:val="none" w:sz="0" w:space="0" w:color="auto"/>
                <w:right w:val="none" w:sz="0" w:space="0" w:color="auto"/>
              </w:divBdr>
              <w:divsChild>
                <w:div w:id="681324567">
                  <w:marLeft w:val="0"/>
                  <w:marRight w:val="0"/>
                  <w:marTop w:val="0"/>
                  <w:marBottom w:val="0"/>
                  <w:divBdr>
                    <w:top w:val="none" w:sz="0" w:space="0" w:color="auto"/>
                    <w:left w:val="none" w:sz="0" w:space="0" w:color="auto"/>
                    <w:bottom w:val="none" w:sz="0" w:space="0" w:color="auto"/>
                    <w:right w:val="none" w:sz="0" w:space="0" w:color="auto"/>
                  </w:divBdr>
                  <w:divsChild>
                    <w:div w:id="488138040">
                      <w:marLeft w:val="0"/>
                      <w:marRight w:val="0"/>
                      <w:marTop w:val="0"/>
                      <w:marBottom w:val="0"/>
                      <w:divBdr>
                        <w:top w:val="none" w:sz="0" w:space="0" w:color="auto"/>
                        <w:left w:val="none" w:sz="0" w:space="0" w:color="auto"/>
                        <w:bottom w:val="none" w:sz="0" w:space="0" w:color="auto"/>
                        <w:right w:val="none" w:sz="0" w:space="0" w:color="auto"/>
                      </w:divBdr>
                      <w:divsChild>
                        <w:div w:id="611592235">
                          <w:marLeft w:val="0"/>
                          <w:marRight w:val="0"/>
                          <w:marTop w:val="0"/>
                          <w:marBottom w:val="0"/>
                          <w:divBdr>
                            <w:top w:val="none" w:sz="0" w:space="0" w:color="auto"/>
                            <w:left w:val="none" w:sz="0" w:space="0" w:color="auto"/>
                            <w:bottom w:val="none" w:sz="0" w:space="0" w:color="auto"/>
                            <w:right w:val="none" w:sz="0" w:space="0" w:color="auto"/>
                          </w:divBdr>
                          <w:divsChild>
                            <w:div w:id="593242856">
                              <w:marLeft w:val="0"/>
                              <w:marRight w:val="120"/>
                              <w:marTop w:val="0"/>
                              <w:marBottom w:val="0"/>
                              <w:divBdr>
                                <w:top w:val="none" w:sz="0" w:space="0" w:color="auto"/>
                                <w:left w:val="none" w:sz="0" w:space="0" w:color="auto"/>
                                <w:bottom w:val="none" w:sz="0" w:space="0" w:color="auto"/>
                                <w:right w:val="none" w:sz="0" w:space="0" w:color="auto"/>
                              </w:divBdr>
                              <w:divsChild>
                                <w:div w:id="151872974">
                                  <w:marLeft w:val="-300"/>
                                  <w:marRight w:val="0"/>
                                  <w:marTop w:val="0"/>
                                  <w:marBottom w:val="0"/>
                                  <w:divBdr>
                                    <w:top w:val="none" w:sz="0" w:space="0" w:color="auto"/>
                                    <w:left w:val="none" w:sz="0" w:space="0" w:color="auto"/>
                                    <w:bottom w:val="none" w:sz="0" w:space="0" w:color="auto"/>
                                    <w:right w:val="none" w:sz="0" w:space="0" w:color="auto"/>
                                  </w:divBdr>
                                </w:div>
                              </w:divsChild>
                            </w:div>
                            <w:div w:id="1980768656">
                              <w:marLeft w:val="-240"/>
                              <w:marRight w:val="-120"/>
                              <w:marTop w:val="0"/>
                              <w:marBottom w:val="0"/>
                              <w:divBdr>
                                <w:top w:val="none" w:sz="0" w:space="0" w:color="auto"/>
                                <w:left w:val="none" w:sz="0" w:space="0" w:color="auto"/>
                                <w:bottom w:val="none" w:sz="0" w:space="0" w:color="auto"/>
                                <w:right w:val="none" w:sz="0" w:space="0" w:color="auto"/>
                              </w:divBdr>
                              <w:divsChild>
                                <w:div w:id="913660984">
                                  <w:marLeft w:val="0"/>
                                  <w:marRight w:val="0"/>
                                  <w:marTop w:val="0"/>
                                  <w:marBottom w:val="60"/>
                                  <w:divBdr>
                                    <w:top w:val="none" w:sz="0" w:space="0" w:color="auto"/>
                                    <w:left w:val="none" w:sz="0" w:space="0" w:color="auto"/>
                                    <w:bottom w:val="none" w:sz="0" w:space="0" w:color="auto"/>
                                    <w:right w:val="none" w:sz="0" w:space="0" w:color="auto"/>
                                  </w:divBdr>
                                  <w:divsChild>
                                    <w:div w:id="404573141">
                                      <w:marLeft w:val="0"/>
                                      <w:marRight w:val="0"/>
                                      <w:marTop w:val="0"/>
                                      <w:marBottom w:val="0"/>
                                      <w:divBdr>
                                        <w:top w:val="none" w:sz="0" w:space="0" w:color="auto"/>
                                        <w:left w:val="none" w:sz="0" w:space="0" w:color="auto"/>
                                        <w:bottom w:val="none" w:sz="0" w:space="0" w:color="auto"/>
                                        <w:right w:val="none" w:sz="0" w:space="0" w:color="auto"/>
                                      </w:divBdr>
                                      <w:divsChild>
                                        <w:div w:id="2095541703">
                                          <w:marLeft w:val="0"/>
                                          <w:marRight w:val="0"/>
                                          <w:marTop w:val="0"/>
                                          <w:marBottom w:val="0"/>
                                          <w:divBdr>
                                            <w:top w:val="none" w:sz="0" w:space="0" w:color="auto"/>
                                            <w:left w:val="none" w:sz="0" w:space="0" w:color="auto"/>
                                            <w:bottom w:val="none" w:sz="0" w:space="0" w:color="auto"/>
                                            <w:right w:val="none" w:sz="0" w:space="0" w:color="auto"/>
                                          </w:divBdr>
                                          <w:divsChild>
                                            <w:div w:id="956447531">
                                              <w:marLeft w:val="0"/>
                                              <w:marRight w:val="0"/>
                                              <w:marTop w:val="0"/>
                                              <w:marBottom w:val="0"/>
                                              <w:divBdr>
                                                <w:top w:val="none" w:sz="0" w:space="0" w:color="auto"/>
                                                <w:left w:val="none" w:sz="0" w:space="0" w:color="auto"/>
                                                <w:bottom w:val="none" w:sz="0" w:space="0" w:color="auto"/>
                                                <w:right w:val="none" w:sz="0" w:space="0" w:color="auto"/>
                                              </w:divBdr>
                                              <w:divsChild>
                                                <w:div w:id="5826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778449">
          <w:marLeft w:val="0"/>
          <w:marRight w:val="0"/>
          <w:marTop w:val="0"/>
          <w:marBottom w:val="0"/>
          <w:divBdr>
            <w:top w:val="none" w:sz="0" w:space="0" w:color="auto"/>
            <w:left w:val="none" w:sz="0" w:space="0" w:color="auto"/>
            <w:bottom w:val="none" w:sz="0" w:space="0" w:color="auto"/>
            <w:right w:val="none" w:sz="0" w:space="0" w:color="auto"/>
          </w:divBdr>
          <w:divsChild>
            <w:div w:id="852109293">
              <w:marLeft w:val="0"/>
              <w:marRight w:val="0"/>
              <w:marTop w:val="0"/>
              <w:marBottom w:val="0"/>
              <w:divBdr>
                <w:top w:val="none" w:sz="0" w:space="0" w:color="auto"/>
                <w:left w:val="none" w:sz="0" w:space="0" w:color="auto"/>
                <w:bottom w:val="none" w:sz="0" w:space="0" w:color="auto"/>
                <w:right w:val="none" w:sz="0" w:space="0" w:color="auto"/>
              </w:divBdr>
              <w:divsChild>
                <w:div w:id="855580762">
                  <w:marLeft w:val="0"/>
                  <w:marRight w:val="0"/>
                  <w:marTop w:val="0"/>
                  <w:marBottom w:val="0"/>
                  <w:divBdr>
                    <w:top w:val="none" w:sz="0" w:space="0" w:color="auto"/>
                    <w:left w:val="none" w:sz="0" w:space="0" w:color="auto"/>
                    <w:bottom w:val="none" w:sz="0" w:space="0" w:color="auto"/>
                    <w:right w:val="none" w:sz="0" w:space="0" w:color="auto"/>
                  </w:divBdr>
                  <w:divsChild>
                    <w:div w:id="168562233">
                      <w:marLeft w:val="0"/>
                      <w:marRight w:val="0"/>
                      <w:marTop w:val="0"/>
                      <w:marBottom w:val="0"/>
                      <w:divBdr>
                        <w:top w:val="none" w:sz="0" w:space="0" w:color="auto"/>
                        <w:left w:val="none" w:sz="0" w:space="0" w:color="auto"/>
                        <w:bottom w:val="none" w:sz="0" w:space="0" w:color="auto"/>
                        <w:right w:val="none" w:sz="0" w:space="0" w:color="auto"/>
                      </w:divBdr>
                      <w:divsChild>
                        <w:div w:id="1123617623">
                          <w:marLeft w:val="0"/>
                          <w:marRight w:val="0"/>
                          <w:marTop w:val="0"/>
                          <w:marBottom w:val="0"/>
                          <w:divBdr>
                            <w:top w:val="none" w:sz="0" w:space="0" w:color="auto"/>
                            <w:left w:val="none" w:sz="0" w:space="0" w:color="auto"/>
                            <w:bottom w:val="none" w:sz="0" w:space="0" w:color="auto"/>
                            <w:right w:val="none" w:sz="0" w:space="0" w:color="auto"/>
                          </w:divBdr>
                          <w:divsChild>
                            <w:div w:id="779304853">
                              <w:marLeft w:val="0"/>
                              <w:marRight w:val="120"/>
                              <w:marTop w:val="0"/>
                              <w:marBottom w:val="0"/>
                              <w:divBdr>
                                <w:top w:val="none" w:sz="0" w:space="0" w:color="auto"/>
                                <w:left w:val="none" w:sz="0" w:space="0" w:color="auto"/>
                                <w:bottom w:val="none" w:sz="0" w:space="0" w:color="auto"/>
                                <w:right w:val="none" w:sz="0" w:space="0" w:color="auto"/>
                              </w:divBdr>
                              <w:divsChild>
                                <w:div w:id="1144545078">
                                  <w:marLeft w:val="-300"/>
                                  <w:marRight w:val="0"/>
                                  <w:marTop w:val="0"/>
                                  <w:marBottom w:val="0"/>
                                  <w:divBdr>
                                    <w:top w:val="none" w:sz="0" w:space="0" w:color="auto"/>
                                    <w:left w:val="none" w:sz="0" w:space="0" w:color="auto"/>
                                    <w:bottom w:val="none" w:sz="0" w:space="0" w:color="auto"/>
                                    <w:right w:val="none" w:sz="0" w:space="0" w:color="auto"/>
                                  </w:divBdr>
                                </w:div>
                              </w:divsChild>
                            </w:div>
                            <w:div w:id="1818306181">
                              <w:marLeft w:val="-240"/>
                              <w:marRight w:val="-120"/>
                              <w:marTop w:val="0"/>
                              <w:marBottom w:val="0"/>
                              <w:divBdr>
                                <w:top w:val="none" w:sz="0" w:space="0" w:color="auto"/>
                                <w:left w:val="none" w:sz="0" w:space="0" w:color="auto"/>
                                <w:bottom w:val="none" w:sz="0" w:space="0" w:color="auto"/>
                                <w:right w:val="none" w:sz="0" w:space="0" w:color="auto"/>
                              </w:divBdr>
                              <w:divsChild>
                                <w:div w:id="124543509">
                                  <w:marLeft w:val="0"/>
                                  <w:marRight w:val="0"/>
                                  <w:marTop w:val="0"/>
                                  <w:marBottom w:val="60"/>
                                  <w:divBdr>
                                    <w:top w:val="none" w:sz="0" w:space="0" w:color="auto"/>
                                    <w:left w:val="none" w:sz="0" w:space="0" w:color="auto"/>
                                    <w:bottom w:val="none" w:sz="0" w:space="0" w:color="auto"/>
                                    <w:right w:val="none" w:sz="0" w:space="0" w:color="auto"/>
                                  </w:divBdr>
                                  <w:divsChild>
                                    <w:div w:id="1194921071">
                                      <w:marLeft w:val="0"/>
                                      <w:marRight w:val="0"/>
                                      <w:marTop w:val="0"/>
                                      <w:marBottom w:val="0"/>
                                      <w:divBdr>
                                        <w:top w:val="none" w:sz="0" w:space="0" w:color="auto"/>
                                        <w:left w:val="none" w:sz="0" w:space="0" w:color="auto"/>
                                        <w:bottom w:val="none" w:sz="0" w:space="0" w:color="auto"/>
                                        <w:right w:val="none" w:sz="0" w:space="0" w:color="auto"/>
                                      </w:divBdr>
                                      <w:divsChild>
                                        <w:div w:id="1520435996">
                                          <w:marLeft w:val="0"/>
                                          <w:marRight w:val="0"/>
                                          <w:marTop w:val="0"/>
                                          <w:marBottom w:val="0"/>
                                          <w:divBdr>
                                            <w:top w:val="none" w:sz="0" w:space="0" w:color="auto"/>
                                            <w:left w:val="none" w:sz="0" w:space="0" w:color="auto"/>
                                            <w:bottom w:val="none" w:sz="0" w:space="0" w:color="auto"/>
                                            <w:right w:val="none" w:sz="0" w:space="0" w:color="auto"/>
                                          </w:divBdr>
                                          <w:divsChild>
                                            <w:div w:id="1782608189">
                                              <w:marLeft w:val="0"/>
                                              <w:marRight w:val="0"/>
                                              <w:marTop w:val="0"/>
                                              <w:marBottom w:val="0"/>
                                              <w:divBdr>
                                                <w:top w:val="none" w:sz="0" w:space="0" w:color="auto"/>
                                                <w:left w:val="none" w:sz="0" w:space="0" w:color="auto"/>
                                                <w:bottom w:val="none" w:sz="0" w:space="0" w:color="auto"/>
                                                <w:right w:val="none" w:sz="0" w:space="0" w:color="auto"/>
                                              </w:divBdr>
                                              <w:divsChild>
                                                <w:div w:id="13585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828414">
          <w:marLeft w:val="0"/>
          <w:marRight w:val="0"/>
          <w:marTop w:val="0"/>
          <w:marBottom w:val="0"/>
          <w:divBdr>
            <w:top w:val="none" w:sz="0" w:space="0" w:color="auto"/>
            <w:left w:val="none" w:sz="0" w:space="0" w:color="auto"/>
            <w:bottom w:val="none" w:sz="0" w:space="0" w:color="auto"/>
            <w:right w:val="none" w:sz="0" w:space="0" w:color="auto"/>
          </w:divBdr>
          <w:divsChild>
            <w:div w:id="1236822909">
              <w:marLeft w:val="0"/>
              <w:marRight w:val="0"/>
              <w:marTop w:val="0"/>
              <w:marBottom w:val="0"/>
              <w:divBdr>
                <w:top w:val="none" w:sz="0" w:space="0" w:color="auto"/>
                <w:left w:val="none" w:sz="0" w:space="0" w:color="auto"/>
                <w:bottom w:val="none" w:sz="0" w:space="0" w:color="auto"/>
                <w:right w:val="none" w:sz="0" w:space="0" w:color="auto"/>
              </w:divBdr>
              <w:divsChild>
                <w:div w:id="1362507925">
                  <w:marLeft w:val="0"/>
                  <w:marRight w:val="0"/>
                  <w:marTop w:val="0"/>
                  <w:marBottom w:val="0"/>
                  <w:divBdr>
                    <w:top w:val="none" w:sz="0" w:space="0" w:color="auto"/>
                    <w:left w:val="none" w:sz="0" w:space="0" w:color="auto"/>
                    <w:bottom w:val="none" w:sz="0" w:space="0" w:color="auto"/>
                    <w:right w:val="none" w:sz="0" w:space="0" w:color="auto"/>
                  </w:divBdr>
                  <w:divsChild>
                    <w:div w:id="1507015086">
                      <w:marLeft w:val="0"/>
                      <w:marRight w:val="0"/>
                      <w:marTop w:val="0"/>
                      <w:marBottom w:val="0"/>
                      <w:divBdr>
                        <w:top w:val="none" w:sz="0" w:space="0" w:color="auto"/>
                        <w:left w:val="none" w:sz="0" w:space="0" w:color="auto"/>
                        <w:bottom w:val="none" w:sz="0" w:space="0" w:color="auto"/>
                        <w:right w:val="none" w:sz="0" w:space="0" w:color="auto"/>
                      </w:divBdr>
                      <w:divsChild>
                        <w:div w:id="909384938">
                          <w:marLeft w:val="0"/>
                          <w:marRight w:val="0"/>
                          <w:marTop w:val="0"/>
                          <w:marBottom w:val="0"/>
                          <w:divBdr>
                            <w:top w:val="none" w:sz="0" w:space="0" w:color="auto"/>
                            <w:left w:val="none" w:sz="0" w:space="0" w:color="auto"/>
                            <w:bottom w:val="none" w:sz="0" w:space="0" w:color="auto"/>
                            <w:right w:val="none" w:sz="0" w:space="0" w:color="auto"/>
                          </w:divBdr>
                          <w:divsChild>
                            <w:div w:id="1156454351">
                              <w:marLeft w:val="0"/>
                              <w:marRight w:val="120"/>
                              <w:marTop w:val="0"/>
                              <w:marBottom w:val="0"/>
                              <w:divBdr>
                                <w:top w:val="none" w:sz="0" w:space="0" w:color="auto"/>
                                <w:left w:val="none" w:sz="0" w:space="0" w:color="auto"/>
                                <w:bottom w:val="none" w:sz="0" w:space="0" w:color="auto"/>
                                <w:right w:val="none" w:sz="0" w:space="0" w:color="auto"/>
                              </w:divBdr>
                              <w:divsChild>
                                <w:div w:id="120537788">
                                  <w:marLeft w:val="-300"/>
                                  <w:marRight w:val="0"/>
                                  <w:marTop w:val="0"/>
                                  <w:marBottom w:val="0"/>
                                  <w:divBdr>
                                    <w:top w:val="none" w:sz="0" w:space="0" w:color="auto"/>
                                    <w:left w:val="none" w:sz="0" w:space="0" w:color="auto"/>
                                    <w:bottom w:val="none" w:sz="0" w:space="0" w:color="auto"/>
                                    <w:right w:val="none" w:sz="0" w:space="0" w:color="auto"/>
                                  </w:divBdr>
                                </w:div>
                              </w:divsChild>
                            </w:div>
                            <w:div w:id="2037656504">
                              <w:marLeft w:val="-240"/>
                              <w:marRight w:val="-120"/>
                              <w:marTop w:val="0"/>
                              <w:marBottom w:val="0"/>
                              <w:divBdr>
                                <w:top w:val="none" w:sz="0" w:space="0" w:color="auto"/>
                                <w:left w:val="none" w:sz="0" w:space="0" w:color="auto"/>
                                <w:bottom w:val="none" w:sz="0" w:space="0" w:color="auto"/>
                                <w:right w:val="none" w:sz="0" w:space="0" w:color="auto"/>
                              </w:divBdr>
                              <w:divsChild>
                                <w:div w:id="1445269251">
                                  <w:marLeft w:val="0"/>
                                  <w:marRight w:val="0"/>
                                  <w:marTop w:val="0"/>
                                  <w:marBottom w:val="60"/>
                                  <w:divBdr>
                                    <w:top w:val="none" w:sz="0" w:space="0" w:color="auto"/>
                                    <w:left w:val="none" w:sz="0" w:space="0" w:color="auto"/>
                                    <w:bottom w:val="none" w:sz="0" w:space="0" w:color="auto"/>
                                    <w:right w:val="none" w:sz="0" w:space="0" w:color="auto"/>
                                  </w:divBdr>
                                  <w:divsChild>
                                    <w:div w:id="1558935980">
                                      <w:marLeft w:val="0"/>
                                      <w:marRight w:val="0"/>
                                      <w:marTop w:val="0"/>
                                      <w:marBottom w:val="0"/>
                                      <w:divBdr>
                                        <w:top w:val="none" w:sz="0" w:space="0" w:color="auto"/>
                                        <w:left w:val="none" w:sz="0" w:space="0" w:color="auto"/>
                                        <w:bottom w:val="none" w:sz="0" w:space="0" w:color="auto"/>
                                        <w:right w:val="none" w:sz="0" w:space="0" w:color="auto"/>
                                      </w:divBdr>
                                      <w:divsChild>
                                        <w:div w:id="591858508">
                                          <w:marLeft w:val="0"/>
                                          <w:marRight w:val="0"/>
                                          <w:marTop w:val="0"/>
                                          <w:marBottom w:val="0"/>
                                          <w:divBdr>
                                            <w:top w:val="none" w:sz="0" w:space="0" w:color="auto"/>
                                            <w:left w:val="none" w:sz="0" w:space="0" w:color="auto"/>
                                            <w:bottom w:val="none" w:sz="0" w:space="0" w:color="auto"/>
                                            <w:right w:val="none" w:sz="0" w:space="0" w:color="auto"/>
                                          </w:divBdr>
                                          <w:divsChild>
                                            <w:div w:id="2116169011">
                                              <w:marLeft w:val="0"/>
                                              <w:marRight w:val="0"/>
                                              <w:marTop w:val="0"/>
                                              <w:marBottom w:val="0"/>
                                              <w:divBdr>
                                                <w:top w:val="none" w:sz="0" w:space="0" w:color="auto"/>
                                                <w:left w:val="none" w:sz="0" w:space="0" w:color="auto"/>
                                                <w:bottom w:val="none" w:sz="0" w:space="0" w:color="auto"/>
                                                <w:right w:val="none" w:sz="0" w:space="0" w:color="auto"/>
                                              </w:divBdr>
                                              <w:divsChild>
                                                <w:div w:id="1914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774698">
          <w:marLeft w:val="0"/>
          <w:marRight w:val="0"/>
          <w:marTop w:val="0"/>
          <w:marBottom w:val="0"/>
          <w:divBdr>
            <w:top w:val="none" w:sz="0" w:space="0" w:color="auto"/>
            <w:left w:val="none" w:sz="0" w:space="0" w:color="auto"/>
            <w:bottom w:val="none" w:sz="0" w:space="0" w:color="auto"/>
            <w:right w:val="none" w:sz="0" w:space="0" w:color="auto"/>
          </w:divBdr>
          <w:divsChild>
            <w:div w:id="2123380162">
              <w:marLeft w:val="0"/>
              <w:marRight w:val="0"/>
              <w:marTop w:val="0"/>
              <w:marBottom w:val="0"/>
              <w:divBdr>
                <w:top w:val="none" w:sz="0" w:space="0" w:color="auto"/>
                <w:left w:val="none" w:sz="0" w:space="0" w:color="auto"/>
                <w:bottom w:val="none" w:sz="0" w:space="0" w:color="auto"/>
                <w:right w:val="none" w:sz="0" w:space="0" w:color="auto"/>
              </w:divBdr>
              <w:divsChild>
                <w:div w:id="2015256299">
                  <w:marLeft w:val="0"/>
                  <w:marRight w:val="0"/>
                  <w:marTop w:val="0"/>
                  <w:marBottom w:val="0"/>
                  <w:divBdr>
                    <w:top w:val="none" w:sz="0" w:space="0" w:color="auto"/>
                    <w:left w:val="none" w:sz="0" w:space="0" w:color="auto"/>
                    <w:bottom w:val="none" w:sz="0" w:space="0" w:color="auto"/>
                    <w:right w:val="none" w:sz="0" w:space="0" w:color="auto"/>
                  </w:divBdr>
                  <w:divsChild>
                    <w:div w:id="1582988330">
                      <w:marLeft w:val="0"/>
                      <w:marRight w:val="0"/>
                      <w:marTop w:val="0"/>
                      <w:marBottom w:val="0"/>
                      <w:divBdr>
                        <w:top w:val="none" w:sz="0" w:space="0" w:color="auto"/>
                        <w:left w:val="none" w:sz="0" w:space="0" w:color="auto"/>
                        <w:bottom w:val="none" w:sz="0" w:space="0" w:color="auto"/>
                        <w:right w:val="none" w:sz="0" w:space="0" w:color="auto"/>
                      </w:divBdr>
                      <w:divsChild>
                        <w:div w:id="139426900">
                          <w:marLeft w:val="0"/>
                          <w:marRight w:val="0"/>
                          <w:marTop w:val="0"/>
                          <w:marBottom w:val="0"/>
                          <w:divBdr>
                            <w:top w:val="none" w:sz="0" w:space="0" w:color="auto"/>
                            <w:left w:val="none" w:sz="0" w:space="0" w:color="auto"/>
                            <w:bottom w:val="none" w:sz="0" w:space="0" w:color="auto"/>
                            <w:right w:val="none" w:sz="0" w:space="0" w:color="auto"/>
                          </w:divBdr>
                          <w:divsChild>
                            <w:div w:id="1531142845">
                              <w:marLeft w:val="-240"/>
                              <w:marRight w:val="-120"/>
                              <w:marTop w:val="0"/>
                              <w:marBottom w:val="0"/>
                              <w:divBdr>
                                <w:top w:val="none" w:sz="0" w:space="0" w:color="auto"/>
                                <w:left w:val="none" w:sz="0" w:space="0" w:color="auto"/>
                                <w:bottom w:val="none" w:sz="0" w:space="0" w:color="auto"/>
                                <w:right w:val="none" w:sz="0" w:space="0" w:color="auto"/>
                              </w:divBdr>
                              <w:divsChild>
                                <w:div w:id="276329409">
                                  <w:marLeft w:val="0"/>
                                  <w:marRight w:val="0"/>
                                  <w:marTop w:val="0"/>
                                  <w:marBottom w:val="60"/>
                                  <w:divBdr>
                                    <w:top w:val="none" w:sz="0" w:space="0" w:color="auto"/>
                                    <w:left w:val="none" w:sz="0" w:space="0" w:color="auto"/>
                                    <w:bottom w:val="none" w:sz="0" w:space="0" w:color="auto"/>
                                    <w:right w:val="none" w:sz="0" w:space="0" w:color="auto"/>
                                  </w:divBdr>
                                  <w:divsChild>
                                    <w:div w:id="1825389512">
                                      <w:marLeft w:val="0"/>
                                      <w:marRight w:val="0"/>
                                      <w:marTop w:val="0"/>
                                      <w:marBottom w:val="0"/>
                                      <w:divBdr>
                                        <w:top w:val="none" w:sz="0" w:space="0" w:color="auto"/>
                                        <w:left w:val="none" w:sz="0" w:space="0" w:color="auto"/>
                                        <w:bottom w:val="none" w:sz="0" w:space="0" w:color="auto"/>
                                        <w:right w:val="none" w:sz="0" w:space="0" w:color="auto"/>
                                      </w:divBdr>
                                      <w:divsChild>
                                        <w:div w:id="1433475200">
                                          <w:marLeft w:val="0"/>
                                          <w:marRight w:val="0"/>
                                          <w:marTop w:val="0"/>
                                          <w:marBottom w:val="0"/>
                                          <w:divBdr>
                                            <w:top w:val="none" w:sz="0" w:space="0" w:color="auto"/>
                                            <w:left w:val="none" w:sz="0" w:space="0" w:color="auto"/>
                                            <w:bottom w:val="none" w:sz="0" w:space="0" w:color="auto"/>
                                            <w:right w:val="none" w:sz="0" w:space="0" w:color="auto"/>
                                          </w:divBdr>
                                          <w:divsChild>
                                            <w:div w:id="1860582169">
                                              <w:marLeft w:val="0"/>
                                              <w:marRight w:val="0"/>
                                              <w:marTop w:val="0"/>
                                              <w:marBottom w:val="0"/>
                                              <w:divBdr>
                                                <w:top w:val="none" w:sz="0" w:space="0" w:color="auto"/>
                                                <w:left w:val="none" w:sz="0" w:space="0" w:color="auto"/>
                                                <w:bottom w:val="none" w:sz="0" w:space="0" w:color="auto"/>
                                                <w:right w:val="none" w:sz="0" w:space="0" w:color="auto"/>
                                              </w:divBdr>
                                              <w:divsChild>
                                                <w:div w:id="5321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603109">
      <w:bodyDiv w:val="1"/>
      <w:marLeft w:val="0"/>
      <w:marRight w:val="0"/>
      <w:marTop w:val="0"/>
      <w:marBottom w:val="0"/>
      <w:divBdr>
        <w:top w:val="none" w:sz="0" w:space="0" w:color="auto"/>
        <w:left w:val="none" w:sz="0" w:space="0" w:color="auto"/>
        <w:bottom w:val="none" w:sz="0" w:space="0" w:color="auto"/>
        <w:right w:val="none" w:sz="0" w:space="0" w:color="auto"/>
      </w:divBdr>
    </w:div>
    <w:div w:id="2048792597">
      <w:bodyDiv w:val="1"/>
      <w:marLeft w:val="0"/>
      <w:marRight w:val="0"/>
      <w:marTop w:val="0"/>
      <w:marBottom w:val="0"/>
      <w:divBdr>
        <w:top w:val="none" w:sz="0" w:space="0" w:color="auto"/>
        <w:left w:val="none" w:sz="0" w:space="0" w:color="auto"/>
        <w:bottom w:val="none" w:sz="0" w:space="0" w:color="auto"/>
        <w:right w:val="none" w:sz="0" w:space="0" w:color="auto"/>
      </w:divBdr>
    </w:div>
    <w:div w:id="2048793434">
      <w:bodyDiv w:val="1"/>
      <w:marLeft w:val="0"/>
      <w:marRight w:val="0"/>
      <w:marTop w:val="0"/>
      <w:marBottom w:val="0"/>
      <w:divBdr>
        <w:top w:val="none" w:sz="0" w:space="0" w:color="auto"/>
        <w:left w:val="none" w:sz="0" w:space="0" w:color="auto"/>
        <w:bottom w:val="none" w:sz="0" w:space="0" w:color="auto"/>
        <w:right w:val="none" w:sz="0" w:space="0" w:color="auto"/>
      </w:divBdr>
    </w:div>
    <w:div w:id="2048867545">
      <w:bodyDiv w:val="1"/>
      <w:marLeft w:val="0"/>
      <w:marRight w:val="0"/>
      <w:marTop w:val="0"/>
      <w:marBottom w:val="0"/>
      <w:divBdr>
        <w:top w:val="none" w:sz="0" w:space="0" w:color="auto"/>
        <w:left w:val="none" w:sz="0" w:space="0" w:color="auto"/>
        <w:bottom w:val="none" w:sz="0" w:space="0" w:color="auto"/>
        <w:right w:val="none" w:sz="0" w:space="0" w:color="auto"/>
      </w:divBdr>
    </w:div>
    <w:div w:id="2049135674">
      <w:bodyDiv w:val="1"/>
      <w:marLeft w:val="0"/>
      <w:marRight w:val="0"/>
      <w:marTop w:val="0"/>
      <w:marBottom w:val="0"/>
      <w:divBdr>
        <w:top w:val="none" w:sz="0" w:space="0" w:color="auto"/>
        <w:left w:val="none" w:sz="0" w:space="0" w:color="auto"/>
        <w:bottom w:val="none" w:sz="0" w:space="0" w:color="auto"/>
        <w:right w:val="none" w:sz="0" w:space="0" w:color="auto"/>
      </w:divBdr>
    </w:div>
    <w:div w:id="2049405424">
      <w:bodyDiv w:val="1"/>
      <w:marLeft w:val="0"/>
      <w:marRight w:val="0"/>
      <w:marTop w:val="0"/>
      <w:marBottom w:val="0"/>
      <w:divBdr>
        <w:top w:val="none" w:sz="0" w:space="0" w:color="auto"/>
        <w:left w:val="none" w:sz="0" w:space="0" w:color="auto"/>
        <w:bottom w:val="none" w:sz="0" w:space="0" w:color="auto"/>
        <w:right w:val="none" w:sz="0" w:space="0" w:color="auto"/>
      </w:divBdr>
    </w:div>
    <w:div w:id="2049445995">
      <w:bodyDiv w:val="1"/>
      <w:marLeft w:val="0"/>
      <w:marRight w:val="0"/>
      <w:marTop w:val="0"/>
      <w:marBottom w:val="0"/>
      <w:divBdr>
        <w:top w:val="none" w:sz="0" w:space="0" w:color="auto"/>
        <w:left w:val="none" w:sz="0" w:space="0" w:color="auto"/>
        <w:bottom w:val="none" w:sz="0" w:space="0" w:color="auto"/>
        <w:right w:val="none" w:sz="0" w:space="0" w:color="auto"/>
      </w:divBdr>
    </w:div>
    <w:div w:id="2050302283">
      <w:bodyDiv w:val="1"/>
      <w:marLeft w:val="0"/>
      <w:marRight w:val="0"/>
      <w:marTop w:val="0"/>
      <w:marBottom w:val="0"/>
      <w:divBdr>
        <w:top w:val="none" w:sz="0" w:space="0" w:color="auto"/>
        <w:left w:val="none" w:sz="0" w:space="0" w:color="auto"/>
        <w:bottom w:val="none" w:sz="0" w:space="0" w:color="auto"/>
        <w:right w:val="none" w:sz="0" w:space="0" w:color="auto"/>
      </w:divBdr>
    </w:div>
    <w:div w:id="2050646864">
      <w:bodyDiv w:val="1"/>
      <w:marLeft w:val="0"/>
      <w:marRight w:val="0"/>
      <w:marTop w:val="0"/>
      <w:marBottom w:val="0"/>
      <w:divBdr>
        <w:top w:val="none" w:sz="0" w:space="0" w:color="auto"/>
        <w:left w:val="none" w:sz="0" w:space="0" w:color="auto"/>
        <w:bottom w:val="none" w:sz="0" w:space="0" w:color="auto"/>
        <w:right w:val="none" w:sz="0" w:space="0" w:color="auto"/>
      </w:divBdr>
    </w:div>
    <w:div w:id="2050716777">
      <w:bodyDiv w:val="1"/>
      <w:marLeft w:val="0"/>
      <w:marRight w:val="0"/>
      <w:marTop w:val="0"/>
      <w:marBottom w:val="0"/>
      <w:divBdr>
        <w:top w:val="none" w:sz="0" w:space="0" w:color="auto"/>
        <w:left w:val="none" w:sz="0" w:space="0" w:color="auto"/>
        <w:bottom w:val="none" w:sz="0" w:space="0" w:color="auto"/>
        <w:right w:val="none" w:sz="0" w:space="0" w:color="auto"/>
      </w:divBdr>
    </w:div>
    <w:div w:id="2051031115">
      <w:bodyDiv w:val="1"/>
      <w:marLeft w:val="0"/>
      <w:marRight w:val="0"/>
      <w:marTop w:val="0"/>
      <w:marBottom w:val="0"/>
      <w:divBdr>
        <w:top w:val="none" w:sz="0" w:space="0" w:color="auto"/>
        <w:left w:val="none" w:sz="0" w:space="0" w:color="auto"/>
        <w:bottom w:val="none" w:sz="0" w:space="0" w:color="auto"/>
        <w:right w:val="none" w:sz="0" w:space="0" w:color="auto"/>
      </w:divBdr>
    </w:div>
    <w:div w:id="2051412308">
      <w:bodyDiv w:val="1"/>
      <w:marLeft w:val="0"/>
      <w:marRight w:val="0"/>
      <w:marTop w:val="0"/>
      <w:marBottom w:val="0"/>
      <w:divBdr>
        <w:top w:val="none" w:sz="0" w:space="0" w:color="auto"/>
        <w:left w:val="none" w:sz="0" w:space="0" w:color="auto"/>
        <w:bottom w:val="none" w:sz="0" w:space="0" w:color="auto"/>
        <w:right w:val="none" w:sz="0" w:space="0" w:color="auto"/>
      </w:divBdr>
    </w:div>
    <w:div w:id="2051950982">
      <w:bodyDiv w:val="1"/>
      <w:marLeft w:val="0"/>
      <w:marRight w:val="0"/>
      <w:marTop w:val="0"/>
      <w:marBottom w:val="0"/>
      <w:divBdr>
        <w:top w:val="none" w:sz="0" w:space="0" w:color="auto"/>
        <w:left w:val="none" w:sz="0" w:space="0" w:color="auto"/>
        <w:bottom w:val="none" w:sz="0" w:space="0" w:color="auto"/>
        <w:right w:val="none" w:sz="0" w:space="0" w:color="auto"/>
      </w:divBdr>
    </w:div>
    <w:div w:id="2052226565">
      <w:bodyDiv w:val="1"/>
      <w:marLeft w:val="0"/>
      <w:marRight w:val="0"/>
      <w:marTop w:val="0"/>
      <w:marBottom w:val="0"/>
      <w:divBdr>
        <w:top w:val="none" w:sz="0" w:space="0" w:color="auto"/>
        <w:left w:val="none" w:sz="0" w:space="0" w:color="auto"/>
        <w:bottom w:val="none" w:sz="0" w:space="0" w:color="auto"/>
        <w:right w:val="none" w:sz="0" w:space="0" w:color="auto"/>
      </w:divBdr>
    </w:div>
    <w:div w:id="2052537102">
      <w:bodyDiv w:val="1"/>
      <w:marLeft w:val="0"/>
      <w:marRight w:val="0"/>
      <w:marTop w:val="0"/>
      <w:marBottom w:val="0"/>
      <w:divBdr>
        <w:top w:val="none" w:sz="0" w:space="0" w:color="auto"/>
        <w:left w:val="none" w:sz="0" w:space="0" w:color="auto"/>
        <w:bottom w:val="none" w:sz="0" w:space="0" w:color="auto"/>
        <w:right w:val="none" w:sz="0" w:space="0" w:color="auto"/>
      </w:divBdr>
    </w:div>
    <w:div w:id="2052656163">
      <w:bodyDiv w:val="1"/>
      <w:marLeft w:val="0"/>
      <w:marRight w:val="0"/>
      <w:marTop w:val="0"/>
      <w:marBottom w:val="0"/>
      <w:divBdr>
        <w:top w:val="none" w:sz="0" w:space="0" w:color="auto"/>
        <w:left w:val="none" w:sz="0" w:space="0" w:color="auto"/>
        <w:bottom w:val="none" w:sz="0" w:space="0" w:color="auto"/>
        <w:right w:val="none" w:sz="0" w:space="0" w:color="auto"/>
      </w:divBdr>
    </w:div>
    <w:div w:id="2052923213">
      <w:bodyDiv w:val="1"/>
      <w:marLeft w:val="0"/>
      <w:marRight w:val="0"/>
      <w:marTop w:val="0"/>
      <w:marBottom w:val="0"/>
      <w:divBdr>
        <w:top w:val="none" w:sz="0" w:space="0" w:color="auto"/>
        <w:left w:val="none" w:sz="0" w:space="0" w:color="auto"/>
        <w:bottom w:val="none" w:sz="0" w:space="0" w:color="auto"/>
        <w:right w:val="none" w:sz="0" w:space="0" w:color="auto"/>
      </w:divBdr>
    </w:div>
    <w:div w:id="2052998108">
      <w:bodyDiv w:val="1"/>
      <w:marLeft w:val="0"/>
      <w:marRight w:val="0"/>
      <w:marTop w:val="0"/>
      <w:marBottom w:val="0"/>
      <w:divBdr>
        <w:top w:val="none" w:sz="0" w:space="0" w:color="auto"/>
        <w:left w:val="none" w:sz="0" w:space="0" w:color="auto"/>
        <w:bottom w:val="none" w:sz="0" w:space="0" w:color="auto"/>
        <w:right w:val="none" w:sz="0" w:space="0" w:color="auto"/>
      </w:divBdr>
    </w:div>
    <w:div w:id="2053265342">
      <w:bodyDiv w:val="1"/>
      <w:marLeft w:val="0"/>
      <w:marRight w:val="0"/>
      <w:marTop w:val="0"/>
      <w:marBottom w:val="0"/>
      <w:divBdr>
        <w:top w:val="none" w:sz="0" w:space="0" w:color="auto"/>
        <w:left w:val="none" w:sz="0" w:space="0" w:color="auto"/>
        <w:bottom w:val="none" w:sz="0" w:space="0" w:color="auto"/>
        <w:right w:val="none" w:sz="0" w:space="0" w:color="auto"/>
      </w:divBdr>
    </w:div>
    <w:div w:id="2054192643">
      <w:bodyDiv w:val="1"/>
      <w:marLeft w:val="0"/>
      <w:marRight w:val="0"/>
      <w:marTop w:val="0"/>
      <w:marBottom w:val="0"/>
      <w:divBdr>
        <w:top w:val="none" w:sz="0" w:space="0" w:color="auto"/>
        <w:left w:val="none" w:sz="0" w:space="0" w:color="auto"/>
        <w:bottom w:val="none" w:sz="0" w:space="0" w:color="auto"/>
        <w:right w:val="none" w:sz="0" w:space="0" w:color="auto"/>
      </w:divBdr>
    </w:div>
    <w:div w:id="2054423689">
      <w:bodyDiv w:val="1"/>
      <w:marLeft w:val="0"/>
      <w:marRight w:val="0"/>
      <w:marTop w:val="0"/>
      <w:marBottom w:val="0"/>
      <w:divBdr>
        <w:top w:val="none" w:sz="0" w:space="0" w:color="auto"/>
        <w:left w:val="none" w:sz="0" w:space="0" w:color="auto"/>
        <w:bottom w:val="none" w:sz="0" w:space="0" w:color="auto"/>
        <w:right w:val="none" w:sz="0" w:space="0" w:color="auto"/>
      </w:divBdr>
    </w:div>
    <w:div w:id="2054576393">
      <w:bodyDiv w:val="1"/>
      <w:marLeft w:val="0"/>
      <w:marRight w:val="0"/>
      <w:marTop w:val="0"/>
      <w:marBottom w:val="0"/>
      <w:divBdr>
        <w:top w:val="none" w:sz="0" w:space="0" w:color="auto"/>
        <w:left w:val="none" w:sz="0" w:space="0" w:color="auto"/>
        <w:bottom w:val="none" w:sz="0" w:space="0" w:color="auto"/>
        <w:right w:val="none" w:sz="0" w:space="0" w:color="auto"/>
      </w:divBdr>
    </w:div>
    <w:div w:id="2054688879">
      <w:bodyDiv w:val="1"/>
      <w:marLeft w:val="0"/>
      <w:marRight w:val="0"/>
      <w:marTop w:val="0"/>
      <w:marBottom w:val="0"/>
      <w:divBdr>
        <w:top w:val="none" w:sz="0" w:space="0" w:color="auto"/>
        <w:left w:val="none" w:sz="0" w:space="0" w:color="auto"/>
        <w:bottom w:val="none" w:sz="0" w:space="0" w:color="auto"/>
        <w:right w:val="none" w:sz="0" w:space="0" w:color="auto"/>
      </w:divBdr>
    </w:div>
    <w:div w:id="2054769503">
      <w:bodyDiv w:val="1"/>
      <w:marLeft w:val="0"/>
      <w:marRight w:val="0"/>
      <w:marTop w:val="0"/>
      <w:marBottom w:val="0"/>
      <w:divBdr>
        <w:top w:val="none" w:sz="0" w:space="0" w:color="auto"/>
        <w:left w:val="none" w:sz="0" w:space="0" w:color="auto"/>
        <w:bottom w:val="none" w:sz="0" w:space="0" w:color="auto"/>
        <w:right w:val="none" w:sz="0" w:space="0" w:color="auto"/>
      </w:divBdr>
    </w:div>
    <w:div w:id="2055152784">
      <w:bodyDiv w:val="1"/>
      <w:marLeft w:val="0"/>
      <w:marRight w:val="0"/>
      <w:marTop w:val="0"/>
      <w:marBottom w:val="0"/>
      <w:divBdr>
        <w:top w:val="none" w:sz="0" w:space="0" w:color="auto"/>
        <w:left w:val="none" w:sz="0" w:space="0" w:color="auto"/>
        <w:bottom w:val="none" w:sz="0" w:space="0" w:color="auto"/>
        <w:right w:val="none" w:sz="0" w:space="0" w:color="auto"/>
      </w:divBdr>
    </w:div>
    <w:div w:id="2055615275">
      <w:bodyDiv w:val="1"/>
      <w:marLeft w:val="0"/>
      <w:marRight w:val="0"/>
      <w:marTop w:val="0"/>
      <w:marBottom w:val="0"/>
      <w:divBdr>
        <w:top w:val="none" w:sz="0" w:space="0" w:color="auto"/>
        <w:left w:val="none" w:sz="0" w:space="0" w:color="auto"/>
        <w:bottom w:val="none" w:sz="0" w:space="0" w:color="auto"/>
        <w:right w:val="none" w:sz="0" w:space="0" w:color="auto"/>
      </w:divBdr>
    </w:div>
    <w:div w:id="2055615447">
      <w:bodyDiv w:val="1"/>
      <w:marLeft w:val="0"/>
      <w:marRight w:val="0"/>
      <w:marTop w:val="0"/>
      <w:marBottom w:val="0"/>
      <w:divBdr>
        <w:top w:val="none" w:sz="0" w:space="0" w:color="auto"/>
        <w:left w:val="none" w:sz="0" w:space="0" w:color="auto"/>
        <w:bottom w:val="none" w:sz="0" w:space="0" w:color="auto"/>
        <w:right w:val="none" w:sz="0" w:space="0" w:color="auto"/>
      </w:divBdr>
    </w:div>
    <w:div w:id="2055693318">
      <w:bodyDiv w:val="1"/>
      <w:marLeft w:val="0"/>
      <w:marRight w:val="0"/>
      <w:marTop w:val="0"/>
      <w:marBottom w:val="0"/>
      <w:divBdr>
        <w:top w:val="none" w:sz="0" w:space="0" w:color="auto"/>
        <w:left w:val="none" w:sz="0" w:space="0" w:color="auto"/>
        <w:bottom w:val="none" w:sz="0" w:space="0" w:color="auto"/>
        <w:right w:val="none" w:sz="0" w:space="0" w:color="auto"/>
      </w:divBdr>
    </w:div>
    <w:div w:id="2056536563">
      <w:bodyDiv w:val="1"/>
      <w:marLeft w:val="0"/>
      <w:marRight w:val="0"/>
      <w:marTop w:val="0"/>
      <w:marBottom w:val="0"/>
      <w:divBdr>
        <w:top w:val="none" w:sz="0" w:space="0" w:color="auto"/>
        <w:left w:val="none" w:sz="0" w:space="0" w:color="auto"/>
        <w:bottom w:val="none" w:sz="0" w:space="0" w:color="auto"/>
        <w:right w:val="none" w:sz="0" w:space="0" w:color="auto"/>
      </w:divBdr>
    </w:div>
    <w:div w:id="2056654538">
      <w:bodyDiv w:val="1"/>
      <w:marLeft w:val="0"/>
      <w:marRight w:val="0"/>
      <w:marTop w:val="0"/>
      <w:marBottom w:val="0"/>
      <w:divBdr>
        <w:top w:val="none" w:sz="0" w:space="0" w:color="auto"/>
        <w:left w:val="none" w:sz="0" w:space="0" w:color="auto"/>
        <w:bottom w:val="none" w:sz="0" w:space="0" w:color="auto"/>
        <w:right w:val="none" w:sz="0" w:space="0" w:color="auto"/>
      </w:divBdr>
    </w:div>
    <w:div w:id="2057194384">
      <w:bodyDiv w:val="1"/>
      <w:marLeft w:val="0"/>
      <w:marRight w:val="0"/>
      <w:marTop w:val="0"/>
      <w:marBottom w:val="0"/>
      <w:divBdr>
        <w:top w:val="none" w:sz="0" w:space="0" w:color="auto"/>
        <w:left w:val="none" w:sz="0" w:space="0" w:color="auto"/>
        <w:bottom w:val="none" w:sz="0" w:space="0" w:color="auto"/>
        <w:right w:val="none" w:sz="0" w:space="0" w:color="auto"/>
      </w:divBdr>
    </w:div>
    <w:div w:id="2057503155">
      <w:bodyDiv w:val="1"/>
      <w:marLeft w:val="0"/>
      <w:marRight w:val="0"/>
      <w:marTop w:val="0"/>
      <w:marBottom w:val="0"/>
      <w:divBdr>
        <w:top w:val="none" w:sz="0" w:space="0" w:color="auto"/>
        <w:left w:val="none" w:sz="0" w:space="0" w:color="auto"/>
        <w:bottom w:val="none" w:sz="0" w:space="0" w:color="auto"/>
        <w:right w:val="none" w:sz="0" w:space="0" w:color="auto"/>
      </w:divBdr>
    </w:div>
    <w:div w:id="2057509662">
      <w:bodyDiv w:val="1"/>
      <w:marLeft w:val="0"/>
      <w:marRight w:val="0"/>
      <w:marTop w:val="0"/>
      <w:marBottom w:val="0"/>
      <w:divBdr>
        <w:top w:val="none" w:sz="0" w:space="0" w:color="auto"/>
        <w:left w:val="none" w:sz="0" w:space="0" w:color="auto"/>
        <w:bottom w:val="none" w:sz="0" w:space="0" w:color="auto"/>
        <w:right w:val="none" w:sz="0" w:space="0" w:color="auto"/>
      </w:divBdr>
    </w:div>
    <w:div w:id="2057847444">
      <w:bodyDiv w:val="1"/>
      <w:marLeft w:val="0"/>
      <w:marRight w:val="0"/>
      <w:marTop w:val="0"/>
      <w:marBottom w:val="0"/>
      <w:divBdr>
        <w:top w:val="none" w:sz="0" w:space="0" w:color="auto"/>
        <w:left w:val="none" w:sz="0" w:space="0" w:color="auto"/>
        <w:bottom w:val="none" w:sz="0" w:space="0" w:color="auto"/>
        <w:right w:val="none" w:sz="0" w:space="0" w:color="auto"/>
      </w:divBdr>
    </w:div>
    <w:div w:id="2057854948">
      <w:bodyDiv w:val="1"/>
      <w:marLeft w:val="0"/>
      <w:marRight w:val="0"/>
      <w:marTop w:val="0"/>
      <w:marBottom w:val="0"/>
      <w:divBdr>
        <w:top w:val="none" w:sz="0" w:space="0" w:color="auto"/>
        <w:left w:val="none" w:sz="0" w:space="0" w:color="auto"/>
        <w:bottom w:val="none" w:sz="0" w:space="0" w:color="auto"/>
        <w:right w:val="none" w:sz="0" w:space="0" w:color="auto"/>
      </w:divBdr>
    </w:div>
    <w:div w:id="2058124447">
      <w:bodyDiv w:val="1"/>
      <w:marLeft w:val="0"/>
      <w:marRight w:val="0"/>
      <w:marTop w:val="0"/>
      <w:marBottom w:val="0"/>
      <w:divBdr>
        <w:top w:val="none" w:sz="0" w:space="0" w:color="auto"/>
        <w:left w:val="none" w:sz="0" w:space="0" w:color="auto"/>
        <w:bottom w:val="none" w:sz="0" w:space="0" w:color="auto"/>
        <w:right w:val="none" w:sz="0" w:space="0" w:color="auto"/>
      </w:divBdr>
    </w:div>
    <w:div w:id="2058160375">
      <w:bodyDiv w:val="1"/>
      <w:marLeft w:val="0"/>
      <w:marRight w:val="0"/>
      <w:marTop w:val="0"/>
      <w:marBottom w:val="0"/>
      <w:divBdr>
        <w:top w:val="none" w:sz="0" w:space="0" w:color="auto"/>
        <w:left w:val="none" w:sz="0" w:space="0" w:color="auto"/>
        <w:bottom w:val="none" w:sz="0" w:space="0" w:color="auto"/>
        <w:right w:val="none" w:sz="0" w:space="0" w:color="auto"/>
      </w:divBdr>
    </w:div>
    <w:div w:id="2058309368">
      <w:bodyDiv w:val="1"/>
      <w:marLeft w:val="0"/>
      <w:marRight w:val="0"/>
      <w:marTop w:val="0"/>
      <w:marBottom w:val="0"/>
      <w:divBdr>
        <w:top w:val="none" w:sz="0" w:space="0" w:color="auto"/>
        <w:left w:val="none" w:sz="0" w:space="0" w:color="auto"/>
        <w:bottom w:val="none" w:sz="0" w:space="0" w:color="auto"/>
        <w:right w:val="none" w:sz="0" w:space="0" w:color="auto"/>
      </w:divBdr>
    </w:div>
    <w:div w:id="2058358870">
      <w:bodyDiv w:val="1"/>
      <w:marLeft w:val="0"/>
      <w:marRight w:val="0"/>
      <w:marTop w:val="0"/>
      <w:marBottom w:val="0"/>
      <w:divBdr>
        <w:top w:val="none" w:sz="0" w:space="0" w:color="auto"/>
        <w:left w:val="none" w:sz="0" w:space="0" w:color="auto"/>
        <w:bottom w:val="none" w:sz="0" w:space="0" w:color="auto"/>
        <w:right w:val="none" w:sz="0" w:space="0" w:color="auto"/>
      </w:divBdr>
    </w:div>
    <w:div w:id="2058770442">
      <w:bodyDiv w:val="1"/>
      <w:marLeft w:val="0"/>
      <w:marRight w:val="0"/>
      <w:marTop w:val="0"/>
      <w:marBottom w:val="0"/>
      <w:divBdr>
        <w:top w:val="none" w:sz="0" w:space="0" w:color="auto"/>
        <w:left w:val="none" w:sz="0" w:space="0" w:color="auto"/>
        <w:bottom w:val="none" w:sz="0" w:space="0" w:color="auto"/>
        <w:right w:val="none" w:sz="0" w:space="0" w:color="auto"/>
      </w:divBdr>
    </w:div>
    <w:div w:id="2059015161">
      <w:bodyDiv w:val="1"/>
      <w:marLeft w:val="0"/>
      <w:marRight w:val="0"/>
      <w:marTop w:val="0"/>
      <w:marBottom w:val="0"/>
      <w:divBdr>
        <w:top w:val="none" w:sz="0" w:space="0" w:color="auto"/>
        <w:left w:val="none" w:sz="0" w:space="0" w:color="auto"/>
        <w:bottom w:val="none" w:sz="0" w:space="0" w:color="auto"/>
        <w:right w:val="none" w:sz="0" w:space="0" w:color="auto"/>
      </w:divBdr>
    </w:div>
    <w:div w:id="2059427460">
      <w:bodyDiv w:val="1"/>
      <w:marLeft w:val="0"/>
      <w:marRight w:val="0"/>
      <w:marTop w:val="0"/>
      <w:marBottom w:val="0"/>
      <w:divBdr>
        <w:top w:val="none" w:sz="0" w:space="0" w:color="auto"/>
        <w:left w:val="none" w:sz="0" w:space="0" w:color="auto"/>
        <w:bottom w:val="none" w:sz="0" w:space="0" w:color="auto"/>
        <w:right w:val="none" w:sz="0" w:space="0" w:color="auto"/>
      </w:divBdr>
    </w:div>
    <w:div w:id="2059545367">
      <w:bodyDiv w:val="1"/>
      <w:marLeft w:val="0"/>
      <w:marRight w:val="0"/>
      <w:marTop w:val="0"/>
      <w:marBottom w:val="0"/>
      <w:divBdr>
        <w:top w:val="none" w:sz="0" w:space="0" w:color="auto"/>
        <w:left w:val="none" w:sz="0" w:space="0" w:color="auto"/>
        <w:bottom w:val="none" w:sz="0" w:space="0" w:color="auto"/>
        <w:right w:val="none" w:sz="0" w:space="0" w:color="auto"/>
      </w:divBdr>
    </w:div>
    <w:div w:id="2059546295">
      <w:bodyDiv w:val="1"/>
      <w:marLeft w:val="0"/>
      <w:marRight w:val="0"/>
      <w:marTop w:val="0"/>
      <w:marBottom w:val="0"/>
      <w:divBdr>
        <w:top w:val="none" w:sz="0" w:space="0" w:color="auto"/>
        <w:left w:val="none" w:sz="0" w:space="0" w:color="auto"/>
        <w:bottom w:val="none" w:sz="0" w:space="0" w:color="auto"/>
        <w:right w:val="none" w:sz="0" w:space="0" w:color="auto"/>
      </w:divBdr>
    </w:div>
    <w:div w:id="2059624381">
      <w:bodyDiv w:val="1"/>
      <w:marLeft w:val="0"/>
      <w:marRight w:val="0"/>
      <w:marTop w:val="0"/>
      <w:marBottom w:val="0"/>
      <w:divBdr>
        <w:top w:val="none" w:sz="0" w:space="0" w:color="auto"/>
        <w:left w:val="none" w:sz="0" w:space="0" w:color="auto"/>
        <w:bottom w:val="none" w:sz="0" w:space="0" w:color="auto"/>
        <w:right w:val="none" w:sz="0" w:space="0" w:color="auto"/>
      </w:divBdr>
    </w:div>
    <w:div w:id="2060594197">
      <w:bodyDiv w:val="1"/>
      <w:marLeft w:val="0"/>
      <w:marRight w:val="0"/>
      <w:marTop w:val="0"/>
      <w:marBottom w:val="0"/>
      <w:divBdr>
        <w:top w:val="none" w:sz="0" w:space="0" w:color="auto"/>
        <w:left w:val="none" w:sz="0" w:space="0" w:color="auto"/>
        <w:bottom w:val="none" w:sz="0" w:space="0" w:color="auto"/>
        <w:right w:val="none" w:sz="0" w:space="0" w:color="auto"/>
      </w:divBdr>
    </w:div>
    <w:div w:id="2060666493">
      <w:bodyDiv w:val="1"/>
      <w:marLeft w:val="0"/>
      <w:marRight w:val="0"/>
      <w:marTop w:val="0"/>
      <w:marBottom w:val="0"/>
      <w:divBdr>
        <w:top w:val="none" w:sz="0" w:space="0" w:color="auto"/>
        <w:left w:val="none" w:sz="0" w:space="0" w:color="auto"/>
        <w:bottom w:val="none" w:sz="0" w:space="0" w:color="auto"/>
        <w:right w:val="none" w:sz="0" w:space="0" w:color="auto"/>
      </w:divBdr>
    </w:div>
    <w:div w:id="2061052261">
      <w:bodyDiv w:val="1"/>
      <w:marLeft w:val="0"/>
      <w:marRight w:val="0"/>
      <w:marTop w:val="0"/>
      <w:marBottom w:val="0"/>
      <w:divBdr>
        <w:top w:val="none" w:sz="0" w:space="0" w:color="auto"/>
        <w:left w:val="none" w:sz="0" w:space="0" w:color="auto"/>
        <w:bottom w:val="none" w:sz="0" w:space="0" w:color="auto"/>
        <w:right w:val="none" w:sz="0" w:space="0" w:color="auto"/>
      </w:divBdr>
    </w:div>
    <w:div w:id="2062317006">
      <w:bodyDiv w:val="1"/>
      <w:marLeft w:val="0"/>
      <w:marRight w:val="0"/>
      <w:marTop w:val="0"/>
      <w:marBottom w:val="0"/>
      <w:divBdr>
        <w:top w:val="none" w:sz="0" w:space="0" w:color="auto"/>
        <w:left w:val="none" w:sz="0" w:space="0" w:color="auto"/>
        <w:bottom w:val="none" w:sz="0" w:space="0" w:color="auto"/>
        <w:right w:val="none" w:sz="0" w:space="0" w:color="auto"/>
      </w:divBdr>
    </w:div>
    <w:div w:id="2062557323">
      <w:bodyDiv w:val="1"/>
      <w:marLeft w:val="0"/>
      <w:marRight w:val="0"/>
      <w:marTop w:val="0"/>
      <w:marBottom w:val="0"/>
      <w:divBdr>
        <w:top w:val="none" w:sz="0" w:space="0" w:color="auto"/>
        <w:left w:val="none" w:sz="0" w:space="0" w:color="auto"/>
        <w:bottom w:val="none" w:sz="0" w:space="0" w:color="auto"/>
        <w:right w:val="none" w:sz="0" w:space="0" w:color="auto"/>
      </w:divBdr>
    </w:div>
    <w:div w:id="2062898338">
      <w:bodyDiv w:val="1"/>
      <w:marLeft w:val="0"/>
      <w:marRight w:val="0"/>
      <w:marTop w:val="0"/>
      <w:marBottom w:val="0"/>
      <w:divBdr>
        <w:top w:val="none" w:sz="0" w:space="0" w:color="auto"/>
        <w:left w:val="none" w:sz="0" w:space="0" w:color="auto"/>
        <w:bottom w:val="none" w:sz="0" w:space="0" w:color="auto"/>
        <w:right w:val="none" w:sz="0" w:space="0" w:color="auto"/>
      </w:divBdr>
    </w:div>
    <w:div w:id="2063864171">
      <w:bodyDiv w:val="1"/>
      <w:marLeft w:val="0"/>
      <w:marRight w:val="0"/>
      <w:marTop w:val="0"/>
      <w:marBottom w:val="0"/>
      <w:divBdr>
        <w:top w:val="none" w:sz="0" w:space="0" w:color="auto"/>
        <w:left w:val="none" w:sz="0" w:space="0" w:color="auto"/>
        <w:bottom w:val="none" w:sz="0" w:space="0" w:color="auto"/>
        <w:right w:val="none" w:sz="0" w:space="0" w:color="auto"/>
      </w:divBdr>
    </w:div>
    <w:div w:id="2064136549">
      <w:bodyDiv w:val="1"/>
      <w:marLeft w:val="0"/>
      <w:marRight w:val="0"/>
      <w:marTop w:val="0"/>
      <w:marBottom w:val="0"/>
      <w:divBdr>
        <w:top w:val="none" w:sz="0" w:space="0" w:color="auto"/>
        <w:left w:val="none" w:sz="0" w:space="0" w:color="auto"/>
        <w:bottom w:val="none" w:sz="0" w:space="0" w:color="auto"/>
        <w:right w:val="none" w:sz="0" w:space="0" w:color="auto"/>
      </w:divBdr>
    </w:div>
    <w:div w:id="2064407189">
      <w:bodyDiv w:val="1"/>
      <w:marLeft w:val="0"/>
      <w:marRight w:val="0"/>
      <w:marTop w:val="0"/>
      <w:marBottom w:val="0"/>
      <w:divBdr>
        <w:top w:val="none" w:sz="0" w:space="0" w:color="auto"/>
        <w:left w:val="none" w:sz="0" w:space="0" w:color="auto"/>
        <w:bottom w:val="none" w:sz="0" w:space="0" w:color="auto"/>
        <w:right w:val="none" w:sz="0" w:space="0" w:color="auto"/>
      </w:divBdr>
    </w:div>
    <w:div w:id="2064865860">
      <w:bodyDiv w:val="1"/>
      <w:marLeft w:val="0"/>
      <w:marRight w:val="0"/>
      <w:marTop w:val="0"/>
      <w:marBottom w:val="0"/>
      <w:divBdr>
        <w:top w:val="none" w:sz="0" w:space="0" w:color="auto"/>
        <w:left w:val="none" w:sz="0" w:space="0" w:color="auto"/>
        <w:bottom w:val="none" w:sz="0" w:space="0" w:color="auto"/>
        <w:right w:val="none" w:sz="0" w:space="0" w:color="auto"/>
      </w:divBdr>
    </w:div>
    <w:div w:id="2065059935">
      <w:bodyDiv w:val="1"/>
      <w:marLeft w:val="0"/>
      <w:marRight w:val="0"/>
      <w:marTop w:val="0"/>
      <w:marBottom w:val="0"/>
      <w:divBdr>
        <w:top w:val="none" w:sz="0" w:space="0" w:color="auto"/>
        <w:left w:val="none" w:sz="0" w:space="0" w:color="auto"/>
        <w:bottom w:val="none" w:sz="0" w:space="0" w:color="auto"/>
        <w:right w:val="none" w:sz="0" w:space="0" w:color="auto"/>
      </w:divBdr>
    </w:div>
    <w:div w:id="2065061398">
      <w:bodyDiv w:val="1"/>
      <w:marLeft w:val="0"/>
      <w:marRight w:val="0"/>
      <w:marTop w:val="0"/>
      <w:marBottom w:val="0"/>
      <w:divBdr>
        <w:top w:val="none" w:sz="0" w:space="0" w:color="auto"/>
        <w:left w:val="none" w:sz="0" w:space="0" w:color="auto"/>
        <w:bottom w:val="none" w:sz="0" w:space="0" w:color="auto"/>
        <w:right w:val="none" w:sz="0" w:space="0" w:color="auto"/>
      </w:divBdr>
    </w:div>
    <w:div w:id="2065329191">
      <w:bodyDiv w:val="1"/>
      <w:marLeft w:val="0"/>
      <w:marRight w:val="0"/>
      <w:marTop w:val="0"/>
      <w:marBottom w:val="0"/>
      <w:divBdr>
        <w:top w:val="none" w:sz="0" w:space="0" w:color="auto"/>
        <w:left w:val="none" w:sz="0" w:space="0" w:color="auto"/>
        <w:bottom w:val="none" w:sz="0" w:space="0" w:color="auto"/>
        <w:right w:val="none" w:sz="0" w:space="0" w:color="auto"/>
      </w:divBdr>
    </w:div>
    <w:div w:id="2065442587">
      <w:bodyDiv w:val="1"/>
      <w:marLeft w:val="0"/>
      <w:marRight w:val="0"/>
      <w:marTop w:val="0"/>
      <w:marBottom w:val="0"/>
      <w:divBdr>
        <w:top w:val="none" w:sz="0" w:space="0" w:color="auto"/>
        <w:left w:val="none" w:sz="0" w:space="0" w:color="auto"/>
        <w:bottom w:val="none" w:sz="0" w:space="0" w:color="auto"/>
        <w:right w:val="none" w:sz="0" w:space="0" w:color="auto"/>
      </w:divBdr>
    </w:div>
    <w:div w:id="2065519292">
      <w:bodyDiv w:val="1"/>
      <w:marLeft w:val="0"/>
      <w:marRight w:val="0"/>
      <w:marTop w:val="0"/>
      <w:marBottom w:val="0"/>
      <w:divBdr>
        <w:top w:val="none" w:sz="0" w:space="0" w:color="auto"/>
        <w:left w:val="none" w:sz="0" w:space="0" w:color="auto"/>
        <w:bottom w:val="none" w:sz="0" w:space="0" w:color="auto"/>
        <w:right w:val="none" w:sz="0" w:space="0" w:color="auto"/>
      </w:divBdr>
    </w:div>
    <w:div w:id="2065522239">
      <w:bodyDiv w:val="1"/>
      <w:marLeft w:val="0"/>
      <w:marRight w:val="0"/>
      <w:marTop w:val="0"/>
      <w:marBottom w:val="0"/>
      <w:divBdr>
        <w:top w:val="none" w:sz="0" w:space="0" w:color="auto"/>
        <w:left w:val="none" w:sz="0" w:space="0" w:color="auto"/>
        <w:bottom w:val="none" w:sz="0" w:space="0" w:color="auto"/>
        <w:right w:val="none" w:sz="0" w:space="0" w:color="auto"/>
      </w:divBdr>
    </w:div>
    <w:div w:id="2065760436">
      <w:bodyDiv w:val="1"/>
      <w:marLeft w:val="0"/>
      <w:marRight w:val="0"/>
      <w:marTop w:val="0"/>
      <w:marBottom w:val="0"/>
      <w:divBdr>
        <w:top w:val="none" w:sz="0" w:space="0" w:color="auto"/>
        <w:left w:val="none" w:sz="0" w:space="0" w:color="auto"/>
        <w:bottom w:val="none" w:sz="0" w:space="0" w:color="auto"/>
        <w:right w:val="none" w:sz="0" w:space="0" w:color="auto"/>
      </w:divBdr>
    </w:div>
    <w:div w:id="2066296610">
      <w:bodyDiv w:val="1"/>
      <w:marLeft w:val="0"/>
      <w:marRight w:val="0"/>
      <w:marTop w:val="0"/>
      <w:marBottom w:val="0"/>
      <w:divBdr>
        <w:top w:val="none" w:sz="0" w:space="0" w:color="auto"/>
        <w:left w:val="none" w:sz="0" w:space="0" w:color="auto"/>
        <w:bottom w:val="none" w:sz="0" w:space="0" w:color="auto"/>
        <w:right w:val="none" w:sz="0" w:space="0" w:color="auto"/>
      </w:divBdr>
    </w:div>
    <w:div w:id="2066566712">
      <w:bodyDiv w:val="1"/>
      <w:marLeft w:val="0"/>
      <w:marRight w:val="0"/>
      <w:marTop w:val="0"/>
      <w:marBottom w:val="0"/>
      <w:divBdr>
        <w:top w:val="none" w:sz="0" w:space="0" w:color="auto"/>
        <w:left w:val="none" w:sz="0" w:space="0" w:color="auto"/>
        <w:bottom w:val="none" w:sz="0" w:space="0" w:color="auto"/>
        <w:right w:val="none" w:sz="0" w:space="0" w:color="auto"/>
      </w:divBdr>
    </w:div>
    <w:div w:id="2066640693">
      <w:bodyDiv w:val="1"/>
      <w:marLeft w:val="0"/>
      <w:marRight w:val="0"/>
      <w:marTop w:val="0"/>
      <w:marBottom w:val="0"/>
      <w:divBdr>
        <w:top w:val="none" w:sz="0" w:space="0" w:color="auto"/>
        <w:left w:val="none" w:sz="0" w:space="0" w:color="auto"/>
        <w:bottom w:val="none" w:sz="0" w:space="0" w:color="auto"/>
        <w:right w:val="none" w:sz="0" w:space="0" w:color="auto"/>
      </w:divBdr>
    </w:div>
    <w:div w:id="2066948496">
      <w:bodyDiv w:val="1"/>
      <w:marLeft w:val="0"/>
      <w:marRight w:val="0"/>
      <w:marTop w:val="0"/>
      <w:marBottom w:val="0"/>
      <w:divBdr>
        <w:top w:val="none" w:sz="0" w:space="0" w:color="auto"/>
        <w:left w:val="none" w:sz="0" w:space="0" w:color="auto"/>
        <w:bottom w:val="none" w:sz="0" w:space="0" w:color="auto"/>
        <w:right w:val="none" w:sz="0" w:space="0" w:color="auto"/>
      </w:divBdr>
    </w:div>
    <w:div w:id="2067022261">
      <w:bodyDiv w:val="1"/>
      <w:marLeft w:val="0"/>
      <w:marRight w:val="0"/>
      <w:marTop w:val="0"/>
      <w:marBottom w:val="0"/>
      <w:divBdr>
        <w:top w:val="none" w:sz="0" w:space="0" w:color="auto"/>
        <w:left w:val="none" w:sz="0" w:space="0" w:color="auto"/>
        <w:bottom w:val="none" w:sz="0" w:space="0" w:color="auto"/>
        <w:right w:val="none" w:sz="0" w:space="0" w:color="auto"/>
      </w:divBdr>
    </w:div>
    <w:div w:id="2067411740">
      <w:bodyDiv w:val="1"/>
      <w:marLeft w:val="0"/>
      <w:marRight w:val="0"/>
      <w:marTop w:val="0"/>
      <w:marBottom w:val="0"/>
      <w:divBdr>
        <w:top w:val="none" w:sz="0" w:space="0" w:color="auto"/>
        <w:left w:val="none" w:sz="0" w:space="0" w:color="auto"/>
        <w:bottom w:val="none" w:sz="0" w:space="0" w:color="auto"/>
        <w:right w:val="none" w:sz="0" w:space="0" w:color="auto"/>
      </w:divBdr>
    </w:div>
    <w:div w:id="2068449940">
      <w:bodyDiv w:val="1"/>
      <w:marLeft w:val="0"/>
      <w:marRight w:val="0"/>
      <w:marTop w:val="0"/>
      <w:marBottom w:val="0"/>
      <w:divBdr>
        <w:top w:val="none" w:sz="0" w:space="0" w:color="auto"/>
        <w:left w:val="none" w:sz="0" w:space="0" w:color="auto"/>
        <w:bottom w:val="none" w:sz="0" w:space="0" w:color="auto"/>
        <w:right w:val="none" w:sz="0" w:space="0" w:color="auto"/>
      </w:divBdr>
    </w:div>
    <w:div w:id="2068718373">
      <w:bodyDiv w:val="1"/>
      <w:marLeft w:val="0"/>
      <w:marRight w:val="0"/>
      <w:marTop w:val="0"/>
      <w:marBottom w:val="0"/>
      <w:divBdr>
        <w:top w:val="none" w:sz="0" w:space="0" w:color="auto"/>
        <w:left w:val="none" w:sz="0" w:space="0" w:color="auto"/>
        <w:bottom w:val="none" w:sz="0" w:space="0" w:color="auto"/>
        <w:right w:val="none" w:sz="0" w:space="0" w:color="auto"/>
      </w:divBdr>
    </w:div>
    <w:div w:id="2068845138">
      <w:bodyDiv w:val="1"/>
      <w:marLeft w:val="0"/>
      <w:marRight w:val="0"/>
      <w:marTop w:val="0"/>
      <w:marBottom w:val="0"/>
      <w:divBdr>
        <w:top w:val="none" w:sz="0" w:space="0" w:color="auto"/>
        <w:left w:val="none" w:sz="0" w:space="0" w:color="auto"/>
        <w:bottom w:val="none" w:sz="0" w:space="0" w:color="auto"/>
        <w:right w:val="none" w:sz="0" w:space="0" w:color="auto"/>
      </w:divBdr>
    </w:div>
    <w:div w:id="2068911580">
      <w:bodyDiv w:val="1"/>
      <w:marLeft w:val="0"/>
      <w:marRight w:val="0"/>
      <w:marTop w:val="0"/>
      <w:marBottom w:val="0"/>
      <w:divBdr>
        <w:top w:val="none" w:sz="0" w:space="0" w:color="auto"/>
        <w:left w:val="none" w:sz="0" w:space="0" w:color="auto"/>
        <w:bottom w:val="none" w:sz="0" w:space="0" w:color="auto"/>
        <w:right w:val="none" w:sz="0" w:space="0" w:color="auto"/>
      </w:divBdr>
    </w:div>
    <w:div w:id="2069724971">
      <w:bodyDiv w:val="1"/>
      <w:marLeft w:val="0"/>
      <w:marRight w:val="0"/>
      <w:marTop w:val="0"/>
      <w:marBottom w:val="0"/>
      <w:divBdr>
        <w:top w:val="none" w:sz="0" w:space="0" w:color="auto"/>
        <w:left w:val="none" w:sz="0" w:space="0" w:color="auto"/>
        <w:bottom w:val="none" w:sz="0" w:space="0" w:color="auto"/>
        <w:right w:val="none" w:sz="0" w:space="0" w:color="auto"/>
      </w:divBdr>
    </w:div>
    <w:div w:id="2069768913">
      <w:bodyDiv w:val="1"/>
      <w:marLeft w:val="0"/>
      <w:marRight w:val="0"/>
      <w:marTop w:val="0"/>
      <w:marBottom w:val="0"/>
      <w:divBdr>
        <w:top w:val="none" w:sz="0" w:space="0" w:color="auto"/>
        <w:left w:val="none" w:sz="0" w:space="0" w:color="auto"/>
        <w:bottom w:val="none" w:sz="0" w:space="0" w:color="auto"/>
        <w:right w:val="none" w:sz="0" w:space="0" w:color="auto"/>
      </w:divBdr>
    </w:div>
    <w:div w:id="2069959311">
      <w:bodyDiv w:val="1"/>
      <w:marLeft w:val="0"/>
      <w:marRight w:val="0"/>
      <w:marTop w:val="0"/>
      <w:marBottom w:val="0"/>
      <w:divBdr>
        <w:top w:val="none" w:sz="0" w:space="0" w:color="auto"/>
        <w:left w:val="none" w:sz="0" w:space="0" w:color="auto"/>
        <w:bottom w:val="none" w:sz="0" w:space="0" w:color="auto"/>
        <w:right w:val="none" w:sz="0" w:space="0" w:color="auto"/>
      </w:divBdr>
    </w:div>
    <w:div w:id="2070032575">
      <w:bodyDiv w:val="1"/>
      <w:marLeft w:val="0"/>
      <w:marRight w:val="0"/>
      <w:marTop w:val="0"/>
      <w:marBottom w:val="0"/>
      <w:divBdr>
        <w:top w:val="none" w:sz="0" w:space="0" w:color="auto"/>
        <w:left w:val="none" w:sz="0" w:space="0" w:color="auto"/>
        <w:bottom w:val="none" w:sz="0" w:space="0" w:color="auto"/>
        <w:right w:val="none" w:sz="0" w:space="0" w:color="auto"/>
      </w:divBdr>
    </w:div>
    <w:div w:id="2070348134">
      <w:bodyDiv w:val="1"/>
      <w:marLeft w:val="0"/>
      <w:marRight w:val="0"/>
      <w:marTop w:val="0"/>
      <w:marBottom w:val="0"/>
      <w:divBdr>
        <w:top w:val="none" w:sz="0" w:space="0" w:color="auto"/>
        <w:left w:val="none" w:sz="0" w:space="0" w:color="auto"/>
        <w:bottom w:val="none" w:sz="0" w:space="0" w:color="auto"/>
        <w:right w:val="none" w:sz="0" w:space="0" w:color="auto"/>
      </w:divBdr>
    </w:div>
    <w:div w:id="2070617649">
      <w:bodyDiv w:val="1"/>
      <w:marLeft w:val="0"/>
      <w:marRight w:val="0"/>
      <w:marTop w:val="0"/>
      <w:marBottom w:val="0"/>
      <w:divBdr>
        <w:top w:val="none" w:sz="0" w:space="0" w:color="auto"/>
        <w:left w:val="none" w:sz="0" w:space="0" w:color="auto"/>
        <w:bottom w:val="none" w:sz="0" w:space="0" w:color="auto"/>
        <w:right w:val="none" w:sz="0" w:space="0" w:color="auto"/>
      </w:divBdr>
    </w:div>
    <w:div w:id="2070761001">
      <w:bodyDiv w:val="1"/>
      <w:marLeft w:val="0"/>
      <w:marRight w:val="0"/>
      <w:marTop w:val="0"/>
      <w:marBottom w:val="0"/>
      <w:divBdr>
        <w:top w:val="none" w:sz="0" w:space="0" w:color="auto"/>
        <w:left w:val="none" w:sz="0" w:space="0" w:color="auto"/>
        <w:bottom w:val="none" w:sz="0" w:space="0" w:color="auto"/>
        <w:right w:val="none" w:sz="0" w:space="0" w:color="auto"/>
      </w:divBdr>
    </w:div>
    <w:div w:id="2070808159">
      <w:bodyDiv w:val="1"/>
      <w:marLeft w:val="0"/>
      <w:marRight w:val="0"/>
      <w:marTop w:val="0"/>
      <w:marBottom w:val="0"/>
      <w:divBdr>
        <w:top w:val="none" w:sz="0" w:space="0" w:color="auto"/>
        <w:left w:val="none" w:sz="0" w:space="0" w:color="auto"/>
        <w:bottom w:val="none" w:sz="0" w:space="0" w:color="auto"/>
        <w:right w:val="none" w:sz="0" w:space="0" w:color="auto"/>
      </w:divBdr>
    </w:div>
    <w:div w:id="2070835018">
      <w:bodyDiv w:val="1"/>
      <w:marLeft w:val="0"/>
      <w:marRight w:val="0"/>
      <w:marTop w:val="0"/>
      <w:marBottom w:val="0"/>
      <w:divBdr>
        <w:top w:val="none" w:sz="0" w:space="0" w:color="auto"/>
        <w:left w:val="none" w:sz="0" w:space="0" w:color="auto"/>
        <w:bottom w:val="none" w:sz="0" w:space="0" w:color="auto"/>
        <w:right w:val="none" w:sz="0" w:space="0" w:color="auto"/>
      </w:divBdr>
    </w:div>
    <w:div w:id="2070885288">
      <w:bodyDiv w:val="1"/>
      <w:marLeft w:val="0"/>
      <w:marRight w:val="0"/>
      <w:marTop w:val="0"/>
      <w:marBottom w:val="0"/>
      <w:divBdr>
        <w:top w:val="none" w:sz="0" w:space="0" w:color="auto"/>
        <w:left w:val="none" w:sz="0" w:space="0" w:color="auto"/>
        <w:bottom w:val="none" w:sz="0" w:space="0" w:color="auto"/>
        <w:right w:val="none" w:sz="0" w:space="0" w:color="auto"/>
      </w:divBdr>
    </w:div>
    <w:div w:id="2070954612">
      <w:bodyDiv w:val="1"/>
      <w:marLeft w:val="0"/>
      <w:marRight w:val="0"/>
      <w:marTop w:val="0"/>
      <w:marBottom w:val="0"/>
      <w:divBdr>
        <w:top w:val="none" w:sz="0" w:space="0" w:color="auto"/>
        <w:left w:val="none" w:sz="0" w:space="0" w:color="auto"/>
        <w:bottom w:val="none" w:sz="0" w:space="0" w:color="auto"/>
        <w:right w:val="none" w:sz="0" w:space="0" w:color="auto"/>
      </w:divBdr>
    </w:div>
    <w:div w:id="2070961230">
      <w:bodyDiv w:val="1"/>
      <w:marLeft w:val="0"/>
      <w:marRight w:val="0"/>
      <w:marTop w:val="0"/>
      <w:marBottom w:val="0"/>
      <w:divBdr>
        <w:top w:val="none" w:sz="0" w:space="0" w:color="auto"/>
        <w:left w:val="none" w:sz="0" w:space="0" w:color="auto"/>
        <w:bottom w:val="none" w:sz="0" w:space="0" w:color="auto"/>
        <w:right w:val="none" w:sz="0" w:space="0" w:color="auto"/>
      </w:divBdr>
    </w:div>
    <w:div w:id="2071422695">
      <w:bodyDiv w:val="1"/>
      <w:marLeft w:val="0"/>
      <w:marRight w:val="0"/>
      <w:marTop w:val="0"/>
      <w:marBottom w:val="0"/>
      <w:divBdr>
        <w:top w:val="none" w:sz="0" w:space="0" w:color="auto"/>
        <w:left w:val="none" w:sz="0" w:space="0" w:color="auto"/>
        <w:bottom w:val="none" w:sz="0" w:space="0" w:color="auto"/>
        <w:right w:val="none" w:sz="0" w:space="0" w:color="auto"/>
      </w:divBdr>
    </w:div>
    <w:div w:id="2071464999">
      <w:bodyDiv w:val="1"/>
      <w:marLeft w:val="0"/>
      <w:marRight w:val="0"/>
      <w:marTop w:val="0"/>
      <w:marBottom w:val="0"/>
      <w:divBdr>
        <w:top w:val="none" w:sz="0" w:space="0" w:color="auto"/>
        <w:left w:val="none" w:sz="0" w:space="0" w:color="auto"/>
        <w:bottom w:val="none" w:sz="0" w:space="0" w:color="auto"/>
        <w:right w:val="none" w:sz="0" w:space="0" w:color="auto"/>
      </w:divBdr>
    </w:div>
    <w:div w:id="2071884575">
      <w:bodyDiv w:val="1"/>
      <w:marLeft w:val="0"/>
      <w:marRight w:val="0"/>
      <w:marTop w:val="0"/>
      <w:marBottom w:val="0"/>
      <w:divBdr>
        <w:top w:val="none" w:sz="0" w:space="0" w:color="auto"/>
        <w:left w:val="none" w:sz="0" w:space="0" w:color="auto"/>
        <w:bottom w:val="none" w:sz="0" w:space="0" w:color="auto"/>
        <w:right w:val="none" w:sz="0" w:space="0" w:color="auto"/>
      </w:divBdr>
    </w:div>
    <w:div w:id="2072148011">
      <w:bodyDiv w:val="1"/>
      <w:marLeft w:val="0"/>
      <w:marRight w:val="0"/>
      <w:marTop w:val="0"/>
      <w:marBottom w:val="0"/>
      <w:divBdr>
        <w:top w:val="none" w:sz="0" w:space="0" w:color="auto"/>
        <w:left w:val="none" w:sz="0" w:space="0" w:color="auto"/>
        <w:bottom w:val="none" w:sz="0" w:space="0" w:color="auto"/>
        <w:right w:val="none" w:sz="0" w:space="0" w:color="auto"/>
      </w:divBdr>
    </w:div>
    <w:div w:id="2072386038">
      <w:bodyDiv w:val="1"/>
      <w:marLeft w:val="0"/>
      <w:marRight w:val="0"/>
      <w:marTop w:val="0"/>
      <w:marBottom w:val="0"/>
      <w:divBdr>
        <w:top w:val="none" w:sz="0" w:space="0" w:color="auto"/>
        <w:left w:val="none" w:sz="0" w:space="0" w:color="auto"/>
        <w:bottom w:val="none" w:sz="0" w:space="0" w:color="auto"/>
        <w:right w:val="none" w:sz="0" w:space="0" w:color="auto"/>
      </w:divBdr>
    </w:div>
    <w:div w:id="2072925694">
      <w:bodyDiv w:val="1"/>
      <w:marLeft w:val="0"/>
      <w:marRight w:val="0"/>
      <w:marTop w:val="0"/>
      <w:marBottom w:val="0"/>
      <w:divBdr>
        <w:top w:val="none" w:sz="0" w:space="0" w:color="auto"/>
        <w:left w:val="none" w:sz="0" w:space="0" w:color="auto"/>
        <w:bottom w:val="none" w:sz="0" w:space="0" w:color="auto"/>
        <w:right w:val="none" w:sz="0" w:space="0" w:color="auto"/>
      </w:divBdr>
    </w:div>
    <w:div w:id="2073231942">
      <w:bodyDiv w:val="1"/>
      <w:marLeft w:val="0"/>
      <w:marRight w:val="0"/>
      <w:marTop w:val="0"/>
      <w:marBottom w:val="0"/>
      <w:divBdr>
        <w:top w:val="none" w:sz="0" w:space="0" w:color="auto"/>
        <w:left w:val="none" w:sz="0" w:space="0" w:color="auto"/>
        <w:bottom w:val="none" w:sz="0" w:space="0" w:color="auto"/>
        <w:right w:val="none" w:sz="0" w:space="0" w:color="auto"/>
      </w:divBdr>
    </w:div>
    <w:div w:id="2073310935">
      <w:bodyDiv w:val="1"/>
      <w:marLeft w:val="0"/>
      <w:marRight w:val="0"/>
      <w:marTop w:val="0"/>
      <w:marBottom w:val="0"/>
      <w:divBdr>
        <w:top w:val="none" w:sz="0" w:space="0" w:color="auto"/>
        <w:left w:val="none" w:sz="0" w:space="0" w:color="auto"/>
        <w:bottom w:val="none" w:sz="0" w:space="0" w:color="auto"/>
        <w:right w:val="none" w:sz="0" w:space="0" w:color="auto"/>
      </w:divBdr>
    </w:div>
    <w:div w:id="2073693388">
      <w:bodyDiv w:val="1"/>
      <w:marLeft w:val="0"/>
      <w:marRight w:val="0"/>
      <w:marTop w:val="0"/>
      <w:marBottom w:val="0"/>
      <w:divBdr>
        <w:top w:val="none" w:sz="0" w:space="0" w:color="auto"/>
        <w:left w:val="none" w:sz="0" w:space="0" w:color="auto"/>
        <w:bottom w:val="none" w:sz="0" w:space="0" w:color="auto"/>
        <w:right w:val="none" w:sz="0" w:space="0" w:color="auto"/>
      </w:divBdr>
    </w:div>
    <w:div w:id="2073841783">
      <w:bodyDiv w:val="1"/>
      <w:marLeft w:val="0"/>
      <w:marRight w:val="0"/>
      <w:marTop w:val="0"/>
      <w:marBottom w:val="0"/>
      <w:divBdr>
        <w:top w:val="none" w:sz="0" w:space="0" w:color="auto"/>
        <w:left w:val="none" w:sz="0" w:space="0" w:color="auto"/>
        <w:bottom w:val="none" w:sz="0" w:space="0" w:color="auto"/>
        <w:right w:val="none" w:sz="0" w:space="0" w:color="auto"/>
      </w:divBdr>
    </w:div>
    <w:div w:id="2074309506">
      <w:bodyDiv w:val="1"/>
      <w:marLeft w:val="0"/>
      <w:marRight w:val="0"/>
      <w:marTop w:val="0"/>
      <w:marBottom w:val="0"/>
      <w:divBdr>
        <w:top w:val="none" w:sz="0" w:space="0" w:color="auto"/>
        <w:left w:val="none" w:sz="0" w:space="0" w:color="auto"/>
        <w:bottom w:val="none" w:sz="0" w:space="0" w:color="auto"/>
        <w:right w:val="none" w:sz="0" w:space="0" w:color="auto"/>
      </w:divBdr>
    </w:div>
    <w:div w:id="2074428386">
      <w:bodyDiv w:val="1"/>
      <w:marLeft w:val="0"/>
      <w:marRight w:val="0"/>
      <w:marTop w:val="0"/>
      <w:marBottom w:val="0"/>
      <w:divBdr>
        <w:top w:val="none" w:sz="0" w:space="0" w:color="auto"/>
        <w:left w:val="none" w:sz="0" w:space="0" w:color="auto"/>
        <w:bottom w:val="none" w:sz="0" w:space="0" w:color="auto"/>
        <w:right w:val="none" w:sz="0" w:space="0" w:color="auto"/>
      </w:divBdr>
    </w:div>
    <w:div w:id="2074502265">
      <w:bodyDiv w:val="1"/>
      <w:marLeft w:val="0"/>
      <w:marRight w:val="0"/>
      <w:marTop w:val="0"/>
      <w:marBottom w:val="0"/>
      <w:divBdr>
        <w:top w:val="none" w:sz="0" w:space="0" w:color="auto"/>
        <w:left w:val="none" w:sz="0" w:space="0" w:color="auto"/>
        <w:bottom w:val="none" w:sz="0" w:space="0" w:color="auto"/>
        <w:right w:val="none" w:sz="0" w:space="0" w:color="auto"/>
      </w:divBdr>
    </w:div>
    <w:div w:id="2074742272">
      <w:bodyDiv w:val="1"/>
      <w:marLeft w:val="0"/>
      <w:marRight w:val="0"/>
      <w:marTop w:val="0"/>
      <w:marBottom w:val="0"/>
      <w:divBdr>
        <w:top w:val="none" w:sz="0" w:space="0" w:color="auto"/>
        <w:left w:val="none" w:sz="0" w:space="0" w:color="auto"/>
        <w:bottom w:val="none" w:sz="0" w:space="0" w:color="auto"/>
        <w:right w:val="none" w:sz="0" w:space="0" w:color="auto"/>
      </w:divBdr>
    </w:div>
    <w:div w:id="2075425328">
      <w:bodyDiv w:val="1"/>
      <w:marLeft w:val="0"/>
      <w:marRight w:val="0"/>
      <w:marTop w:val="0"/>
      <w:marBottom w:val="0"/>
      <w:divBdr>
        <w:top w:val="none" w:sz="0" w:space="0" w:color="auto"/>
        <w:left w:val="none" w:sz="0" w:space="0" w:color="auto"/>
        <w:bottom w:val="none" w:sz="0" w:space="0" w:color="auto"/>
        <w:right w:val="none" w:sz="0" w:space="0" w:color="auto"/>
      </w:divBdr>
    </w:div>
    <w:div w:id="2075466101">
      <w:bodyDiv w:val="1"/>
      <w:marLeft w:val="0"/>
      <w:marRight w:val="0"/>
      <w:marTop w:val="0"/>
      <w:marBottom w:val="0"/>
      <w:divBdr>
        <w:top w:val="none" w:sz="0" w:space="0" w:color="auto"/>
        <w:left w:val="none" w:sz="0" w:space="0" w:color="auto"/>
        <w:bottom w:val="none" w:sz="0" w:space="0" w:color="auto"/>
        <w:right w:val="none" w:sz="0" w:space="0" w:color="auto"/>
      </w:divBdr>
    </w:div>
    <w:div w:id="2075469031">
      <w:bodyDiv w:val="1"/>
      <w:marLeft w:val="0"/>
      <w:marRight w:val="0"/>
      <w:marTop w:val="0"/>
      <w:marBottom w:val="0"/>
      <w:divBdr>
        <w:top w:val="none" w:sz="0" w:space="0" w:color="auto"/>
        <w:left w:val="none" w:sz="0" w:space="0" w:color="auto"/>
        <w:bottom w:val="none" w:sz="0" w:space="0" w:color="auto"/>
        <w:right w:val="none" w:sz="0" w:space="0" w:color="auto"/>
      </w:divBdr>
    </w:div>
    <w:div w:id="2075660996">
      <w:bodyDiv w:val="1"/>
      <w:marLeft w:val="0"/>
      <w:marRight w:val="0"/>
      <w:marTop w:val="0"/>
      <w:marBottom w:val="0"/>
      <w:divBdr>
        <w:top w:val="none" w:sz="0" w:space="0" w:color="auto"/>
        <w:left w:val="none" w:sz="0" w:space="0" w:color="auto"/>
        <w:bottom w:val="none" w:sz="0" w:space="0" w:color="auto"/>
        <w:right w:val="none" w:sz="0" w:space="0" w:color="auto"/>
      </w:divBdr>
    </w:div>
    <w:div w:id="2076128449">
      <w:bodyDiv w:val="1"/>
      <w:marLeft w:val="0"/>
      <w:marRight w:val="0"/>
      <w:marTop w:val="0"/>
      <w:marBottom w:val="0"/>
      <w:divBdr>
        <w:top w:val="none" w:sz="0" w:space="0" w:color="auto"/>
        <w:left w:val="none" w:sz="0" w:space="0" w:color="auto"/>
        <w:bottom w:val="none" w:sz="0" w:space="0" w:color="auto"/>
        <w:right w:val="none" w:sz="0" w:space="0" w:color="auto"/>
      </w:divBdr>
    </w:div>
    <w:div w:id="2076194446">
      <w:bodyDiv w:val="1"/>
      <w:marLeft w:val="0"/>
      <w:marRight w:val="0"/>
      <w:marTop w:val="0"/>
      <w:marBottom w:val="0"/>
      <w:divBdr>
        <w:top w:val="none" w:sz="0" w:space="0" w:color="auto"/>
        <w:left w:val="none" w:sz="0" w:space="0" w:color="auto"/>
        <w:bottom w:val="none" w:sz="0" w:space="0" w:color="auto"/>
        <w:right w:val="none" w:sz="0" w:space="0" w:color="auto"/>
      </w:divBdr>
    </w:div>
    <w:div w:id="2076930221">
      <w:bodyDiv w:val="1"/>
      <w:marLeft w:val="0"/>
      <w:marRight w:val="0"/>
      <w:marTop w:val="0"/>
      <w:marBottom w:val="0"/>
      <w:divBdr>
        <w:top w:val="none" w:sz="0" w:space="0" w:color="auto"/>
        <w:left w:val="none" w:sz="0" w:space="0" w:color="auto"/>
        <w:bottom w:val="none" w:sz="0" w:space="0" w:color="auto"/>
        <w:right w:val="none" w:sz="0" w:space="0" w:color="auto"/>
      </w:divBdr>
    </w:div>
    <w:div w:id="2077236282">
      <w:bodyDiv w:val="1"/>
      <w:marLeft w:val="0"/>
      <w:marRight w:val="0"/>
      <w:marTop w:val="0"/>
      <w:marBottom w:val="0"/>
      <w:divBdr>
        <w:top w:val="none" w:sz="0" w:space="0" w:color="auto"/>
        <w:left w:val="none" w:sz="0" w:space="0" w:color="auto"/>
        <w:bottom w:val="none" w:sz="0" w:space="0" w:color="auto"/>
        <w:right w:val="none" w:sz="0" w:space="0" w:color="auto"/>
      </w:divBdr>
    </w:div>
    <w:div w:id="2077508499">
      <w:bodyDiv w:val="1"/>
      <w:marLeft w:val="0"/>
      <w:marRight w:val="0"/>
      <w:marTop w:val="0"/>
      <w:marBottom w:val="0"/>
      <w:divBdr>
        <w:top w:val="none" w:sz="0" w:space="0" w:color="auto"/>
        <w:left w:val="none" w:sz="0" w:space="0" w:color="auto"/>
        <w:bottom w:val="none" w:sz="0" w:space="0" w:color="auto"/>
        <w:right w:val="none" w:sz="0" w:space="0" w:color="auto"/>
      </w:divBdr>
    </w:div>
    <w:div w:id="2077849477">
      <w:bodyDiv w:val="1"/>
      <w:marLeft w:val="0"/>
      <w:marRight w:val="0"/>
      <w:marTop w:val="0"/>
      <w:marBottom w:val="0"/>
      <w:divBdr>
        <w:top w:val="none" w:sz="0" w:space="0" w:color="auto"/>
        <w:left w:val="none" w:sz="0" w:space="0" w:color="auto"/>
        <w:bottom w:val="none" w:sz="0" w:space="0" w:color="auto"/>
        <w:right w:val="none" w:sz="0" w:space="0" w:color="auto"/>
      </w:divBdr>
    </w:div>
    <w:div w:id="2078161404">
      <w:bodyDiv w:val="1"/>
      <w:marLeft w:val="0"/>
      <w:marRight w:val="0"/>
      <w:marTop w:val="0"/>
      <w:marBottom w:val="0"/>
      <w:divBdr>
        <w:top w:val="none" w:sz="0" w:space="0" w:color="auto"/>
        <w:left w:val="none" w:sz="0" w:space="0" w:color="auto"/>
        <w:bottom w:val="none" w:sz="0" w:space="0" w:color="auto"/>
        <w:right w:val="none" w:sz="0" w:space="0" w:color="auto"/>
      </w:divBdr>
    </w:div>
    <w:div w:id="2078168976">
      <w:bodyDiv w:val="1"/>
      <w:marLeft w:val="0"/>
      <w:marRight w:val="0"/>
      <w:marTop w:val="0"/>
      <w:marBottom w:val="0"/>
      <w:divBdr>
        <w:top w:val="none" w:sz="0" w:space="0" w:color="auto"/>
        <w:left w:val="none" w:sz="0" w:space="0" w:color="auto"/>
        <w:bottom w:val="none" w:sz="0" w:space="0" w:color="auto"/>
        <w:right w:val="none" w:sz="0" w:space="0" w:color="auto"/>
      </w:divBdr>
    </w:div>
    <w:div w:id="2078242020">
      <w:bodyDiv w:val="1"/>
      <w:marLeft w:val="0"/>
      <w:marRight w:val="0"/>
      <w:marTop w:val="0"/>
      <w:marBottom w:val="0"/>
      <w:divBdr>
        <w:top w:val="none" w:sz="0" w:space="0" w:color="auto"/>
        <w:left w:val="none" w:sz="0" w:space="0" w:color="auto"/>
        <w:bottom w:val="none" w:sz="0" w:space="0" w:color="auto"/>
        <w:right w:val="none" w:sz="0" w:space="0" w:color="auto"/>
      </w:divBdr>
    </w:div>
    <w:div w:id="2078546725">
      <w:bodyDiv w:val="1"/>
      <w:marLeft w:val="0"/>
      <w:marRight w:val="0"/>
      <w:marTop w:val="0"/>
      <w:marBottom w:val="0"/>
      <w:divBdr>
        <w:top w:val="none" w:sz="0" w:space="0" w:color="auto"/>
        <w:left w:val="none" w:sz="0" w:space="0" w:color="auto"/>
        <w:bottom w:val="none" w:sz="0" w:space="0" w:color="auto"/>
        <w:right w:val="none" w:sz="0" w:space="0" w:color="auto"/>
      </w:divBdr>
    </w:div>
    <w:div w:id="2078698530">
      <w:bodyDiv w:val="1"/>
      <w:marLeft w:val="0"/>
      <w:marRight w:val="0"/>
      <w:marTop w:val="0"/>
      <w:marBottom w:val="0"/>
      <w:divBdr>
        <w:top w:val="none" w:sz="0" w:space="0" w:color="auto"/>
        <w:left w:val="none" w:sz="0" w:space="0" w:color="auto"/>
        <w:bottom w:val="none" w:sz="0" w:space="0" w:color="auto"/>
        <w:right w:val="none" w:sz="0" w:space="0" w:color="auto"/>
      </w:divBdr>
    </w:div>
    <w:div w:id="2079983031">
      <w:bodyDiv w:val="1"/>
      <w:marLeft w:val="0"/>
      <w:marRight w:val="0"/>
      <w:marTop w:val="0"/>
      <w:marBottom w:val="0"/>
      <w:divBdr>
        <w:top w:val="none" w:sz="0" w:space="0" w:color="auto"/>
        <w:left w:val="none" w:sz="0" w:space="0" w:color="auto"/>
        <w:bottom w:val="none" w:sz="0" w:space="0" w:color="auto"/>
        <w:right w:val="none" w:sz="0" w:space="0" w:color="auto"/>
      </w:divBdr>
    </w:div>
    <w:div w:id="2080202007">
      <w:bodyDiv w:val="1"/>
      <w:marLeft w:val="0"/>
      <w:marRight w:val="0"/>
      <w:marTop w:val="0"/>
      <w:marBottom w:val="0"/>
      <w:divBdr>
        <w:top w:val="none" w:sz="0" w:space="0" w:color="auto"/>
        <w:left w:val="none" w:sz="0" w:space="0" w:color="auto"/>
        <w:bottom w:val="none" w:sz="0" w:space="0" w:color="auto"/>
        <w:right w:val="none" w:sz="0" w:space="0" w:color="auto"/>
      </w:divBdr>
    </w:div>
    <w:div w:id="2080401603">
      <w:bodyDiv w:val="1"/>
      <w:marLeft w:val="0"/>
      <w:marRight w:val="0"/>
      <w:marTop w:val="0"/>
      <w:marBottom w:val="0"/>
      <w:divBdr>
        <w:top w:val="none" w:sz="0" w:space="0" w:color="auto"/>
        <w:left w:val="none" w:sz="0" w:space="0" w:color="auto"/>
        <w:bottom w:val="none" w:sz="0" w:space="0" w:color="auto"/>
        <w:right w:val="none" w:sz="0" w:space="0" w:color="auto"/>
      </w:divBdr>
    </w:div>
    <w:div w:id="2080980805">
      <w:bodyDiv w:val="1"/>
      <w:marLeft w:val="0"/>
      <w:marRight w:val="0"/>
      <w:marTop w:val="0"/>
      <w:marBottom w:val="0"/>
      <w:divBdr>
        <w:top w:val="none" w:sz="0" w:space="0" w:color="auto"/>
        <w:left w:val="none" w:sz="0" w:space="0" w:color="auto"/>
        <w:bottom w:val="none" w:sz="0" w:space="0" w:color="auto"/>
        <w:right w:val="none" w:sz="0" w:space="0" w:color="auto"/>
      </w:divBdr>
    </w:div>
    <w:div w:id="2081125390">
      <w:bodyDiv w:val="1"/>
      <w:marLeft w:val="0"/>
      <w:marRight w:val="0"/>
      <w:marTop w:val="0"/>
      <w:marBottom w:val="0"/>
      <w:divBdr>
        <w:top w:val="none" w:sz="0" w:space="0" w:color="auto"/>
        <w:left w:val="none" w:sz="0" w:space="0" w:color="auto"/>
        <w:bottom w:val="none" w:sz="0" w:space="0" w:color="auto"/>
        <w:right w:val="none" w:sz="0" w:space="0" w:color="auto"/>
      </w:divBdr>
    </w:div>
    <w:div w:id="2081249158">
      <w:bodyDiv w:val="1"/>
      <w:marLeft w:val="0"/>
      <w:marRight w:val="0"/>
      <w:marTop w:val="0"/>
      <w:marBottom w:val="0"/>
      <w:divBdr>
        <w:top w:val="none" w:sz="0" w:space="0" w:color="auto"/>
        <w:left w:val="none" w:sz="0" w:space="0" w:color="auto"/>
        <w:bottom w:val="none" w:sz="0" w:space="0" w:color="auto"/>
        <w:right w:val="none" w:sz="0" w:space="0" w:color="auto"/>
      </w:divBdr>
    </w:div>
    <w:div w:id="2082630159">
      <w:bodyDiv w:val="1"/>
      <w:marLeft w:val="0"/>
      <w:marRight w:val="0"/>
      <w:marTop w:val="0"/>
      <w:marBottom w:val="0"/>
      <w:divBdr>
        <w:top w:val="none" w:sz="0" w:space="0" w:color="auto"/>
        <w:left w:val="none" w:sz="0" w:space="0" w:color="auto"/>
        <w:bottom w:val="none" w:sz="0" w:space="0" w:color="auto"/>
        <w:right w:val="none" w:sz="0" w:space="0" w:color="auto"/>
      </w:divBdr>
    </w:div>
    <w:div w:id="2083020233">
      <w:bodyDiv w:val="1"/>
      <w:marLeft w:val="0"/>
      <w:marRight w:val="0"/>
      <w:marTop w:val="0"/>
      <w:marBottom w:val="0"/>
      <w:divBdr>
        <w:top w:val="none" w:sz="0" w:space="0" w:color="auto"/>
        <w:left w:val="none" w:sz="0" w:space="0" w:color="auto"/>
        <w:bottom w:val="none" w:sz="0" w:space="0" w:color="auto"/>
        <w:right w:val="none" w:sz="0" w:space="0" w:color="auto"/>
      </w:divBdr>
    </w:div>
    <w:div w:id="2083331625">
      <w:bodyDiv w:val="1"/>
      <w:marLeft w:val="0"/>
      <w:marRight w:val="0"/>
      <w:marTop w:val="0"/>
      <w:marBottom w:val="0"/>
      <w:divBdr>
        <w:top w:val="none" w:sz="0" w:space="0" w:color="auto"/>
        <w:left w:val="none" w:sz="0" w:space="0" w:color="auto"/>
        <w:bottom w:val="none" w:sz="0" w:space="0" w:color="auto"/>
        <w:right w:val="none" w:sz="0" w:space="0" w:color="auto"/>
      </w:divBdr>
    </w:div>
    <w:div w:id="2083672006">
      <w:bodyDiv w:val="1"/>
      <w:marLeft w:val="0"/>
      <w:marRight w:val="0"/>
      <w:marTop w:val="0"/>
      <w:marBottom w:val="0"/>
      <w:divBdr>
        <w:top w:val="none" w:sz="0" w:space="0" w:color="auto"/>
        <w:left w:val="none" w:sz="0" w:space="0" w:color="auto"/>
        <w:bottom w:val="none" w:sz="0" w:space="0" w:color="auto"/>
        <w:right w:val="none" w:sz="0" w:space="0" w:color="auto"/>
      </w:divBdr>
    </w:div>
    <w:div w:id="2083720887">
      <w:bodyDiv w:val="1"/>
      <w:marLeft w:val="0"/>
      <w:marRight w:val="0"/>
      <w:marTop w:val="0"/>
      <w:marBottom w:val="0"/>
      <w:divBdr>
        <w:top w:val="none" w:sz="0" w:space="0" w:color="auto"/>
        <w:left w:val="none" w:sz="0" w:space="0" w:color="auto"/>
        <w:bottom w:val="none" w:sz="0" w:space="0" w:color="auto"/>
        <w:right w:val="none" w:sz="0" w:space="0" w:color="auto"/>
      </w:divBdr>
    </w:div>
    <w:div w:id="2083914972">
      <w:bodyDiv w:val="1"/>
      <w:marLeft w:val="0"/>
      <w:marRight w:val="0"/>
      <w:marTop w:val="0"/>
      <w:marBottom w:val="0"/>
      <w:divBdr>
        <w:top w:val="none" w:sz="0" w:space="0" w:color="auto"/>
        <w:left w:val="none" w:sz="0" w:space="0" w:color="auto"/>
        <w:bottom w:val="none" w:sz="0" w:space="0" w:color="auto"/>
        <w:right w:val="none" w:sz="0" w:space="0" w:color="auto"/>
      </w:divBdr>
    </w:div>
    <w:div w:id="2084595715">
      <w:bodyDiv w:val="1"/>
      <w:marLeft w:val="0"/>
      <w:marRight w:val="0"/>
      <w:marTop w:val="0"/>
      <w:marBottom w:val="0"/>
      <w:divBdr>
        <w:top w:val="none" w:sz="0" w:space="0" w:color="auto"/>
        <w:left w:val="none" w:sz="0" w:space="0" w:color="auto"/>
        <w:bottom w:val="none" w:sz="0" w:space="0" w:color="auto"/>
        <w:right w:val="none" w:sz="0" w:space="0" w:color="auto"/>
      </w:divBdr>
    </w:div>
    <w:div w:id="2084639798">
      <w:bodyDiv w:val="1"/>
      <w:marLeft w:val="0"/>
      <w:marRight w:val="0"/>
      <w:marTop w:val="0"/>
      <w:marBottom w:val="0"/>
      <w:divBdr>
        <w:top w:val="none" w:sz="0" w:space="0" w:color="auto"/>
        <w:left w:val="none" w:sz="0" w:space="0" w:color="auto"/>
        <w:bottom w:val="none" w:sz="0" w:space="0" w:color="auto"/>
        <w:right w:val="none" w:sz="0" w:space="0" w:color="auto"/>
      </w:divBdr>
    </w:div>
    <w:div w:id="2084790853">
      <w:bodyDiv w:val="1"/>
      <w:marLeft w:val="0"/>
      <w:marRight w:val="0"/>
      <w:marTop w:val="0"/>
      <w:marBottom w:val="0"/>
      <w:divBdr>
        <w:top w:val="none" w:sz="0" w:space="0" w:color="auto"/>
        <w:left w:val="none" w:sz="0" w:space="0" w:color="auto"/>
        <w:bottom w:val="none" w:sz="0" w:space="0" w:color="auto"/>
        <w:right w:val="none" w:sz="0" w:space="0" w:color="auto"/>
      </w:divBdr>
    </w:div>
    <w:div w:id="2084831783">
      <w:bodyDiv w:val="1"/>
      <w:marLeft w:val="0"/>
      <w:marRight w:val="0"/>
      <w:marTop w:val="0"/>
      <w:marBottom w:val="0"/>
      <w:divBdr>
        <w:top w:val="none" w:sz="0" w:space="0" w:color="auto"/>
        <w:left w:val="none" w:sz="0" w:space="0" w:color="auto"/>
        <w:bottom w:val="none" w:sz="0" w:space="0" w:color="auto"/>
        <w:right w:val="none" w:sz="0" w:space="0" w:color="auto"/>
      </w:divBdr>
    </w:div>
    <w:div w:id="2084908481">
      <w:bodyDiv w:val="1"/>
      <w:marLeft w:val="0"/>
      <w:marRight w:val="0"/>
      <w:marTop w:val="0"/>
      <w:marBottom w:val="0"/>
      <w:divBdr>
        <w:top w:val="none" w:sz="0" w:space="0" w:color="auto"/>
        <w:left w:val="none" w:sz="0" w:space="0" w:color="auto"/>
        <w:bottom w:val="none" w:sz="0" w:space="0" w:color="auto"/>
        <w:right w:val="none" w:sz="0" w:space="0" w:color="auto"/>
      </w:divBdr>
    </w:div>
    <w:div w:id="2085443873">
      <w:bodyDiv w:val="1"/>
      <w:marLeft w:val="0"/>
      <w:marRight w:val="0"/>
      <w:marTop w:val="0"/>
      <w:marBottom w:val="0"/>
      <w:divBdr>
        <w:top w:val="none" w:sz="0" w:space="0" w:color="auto"/>
        <w:left w:val="none" w:sz="0" w:space="0" w:color="auto"/>
        <w:bottom w:val="none" w:sz="0" w:space="0" w:color="auto"/>
        <w:right w:val="none" w:sz="0" w:space="0" w:color="auto"/>
      </w:divBdr>
    </w:div>
    <w:div w:id="2085956559">
      <w:bodyDiv w:val="1"/>
      <w:marLeft w:val="0"/>
      <w:marRight w:val="0"/>
      <w:marTop w:val="0"/>
      <w:marBottom w:val="0"/>
      <w:divBdr>
        <w:top w:val="none" w:sz="0" w:space="0" w:color="auto"/>
        <w:left w:val="none" w:sz="0" w:space="0" w:color="auto"/>
        <w:bottom w:val="none" w:sz="0" w:space="0" w:color="auto"/>
        <w:right w:val="none" w:sz="0" w:space="0" w:color="auto"/>
      </w:divBdr>
    </w:div>
    <w:div w:id="2086877323">
      <w:bodyDiv w:val="1"/>
      <w:marLeft w:val="0"/>
      <w:marRight w:val="0"/>
      <w:marTop w:val="0"/>
      <w:marBottom w:val="0"/>
      <w:divBdr>
        <w:top w:val="none" w:sz="0" w:space="0" w:color="auto"/>
        <w:left w:val="none" w:sz="0" w:space="0" w:color="auto"/>
        <w:bottom w:val="none" w:sz="0" w:space="0" w:color="auto"/>
        <w:right w:val="none" w:sz="0" w:space="0" w:color="auto"/>
      </w:divBdr>
    </w:div>
    <w:div w:id="2087192632">
      <w:bodyDiv w:val="1"/>
      <w:marLeft w:val="0"/>
      <w:marRight w:val="0"/>
      <w:marTop w:val="0"/>
      <w:marBottom w:val="0"/>
      <w:divBdr>
        <w:top w:val="none" w:sz="0" w:space="0" w:color="auto"/>
        <w:left w:val="none" w:sz="0" w:space="0" w:color="auto"/>
        <w:bottom w:val="none" w:sz="0" w:space="0" w:color="auto"/>
        <w:right w:val="none" w:sz="0" w:space="0" w:color="auto"/>
      </w:divBdr>
    </w:div>
    <w:div w:id="2087342328">
      <w:bodyDiv w:val="1"/>
      <w:marLeft w:val="0"/>
      <w:marRight w:val="0"/>
      <w:marTop w:val="0"/>
      <w:marBottom w:val="0"/>
      <w:divBdr>
        <w:top w:val="none" w:sz="0" w:space="0" w:color="auto"/>
        <w:left w:val="none" w:sz="0" w:space="0" w:color="auto"/>
        <w:bottom w:val="none" w:sz="0" w:space="0" w:color="auto"/>
        <w:right w:val="none" w:sz="0" w:space="0" w:color="auto"/>
      </w:divBdr>
    </w:div>
    <w:div w:id="2087802432">
      <w:bodyDiv w:val="1"/>
      <w:marLeft w:val="0"/>
      <w:marRight w:val="0"/>
      <w:marTop w:val="0"/>
      <w:marBottom w:val="0"/>
      <w:divBdr>
        <w:top w:val="none" w:sz="0" w:space="0" w:color="auto"/>
        <w:left w:val="none" w:sz="0" w:space="0" w:color="auto"/>
        <w:bottom w:val="none" w:sz="0" w:space="0" w:color="auto"/>
        <w:right w:val="none" w:sz="0" w:space="0" w:color="auto"/>
      </w:divBdr>
    </w:div>
    <w:div w:id="2087918817">
      <w:bodyDiv w:val="1"/>
      <w:marLeft w:val="0"/>
      <w:marRight w:val="0"/>
      <w:marTop w:val="0"/>
      <w:marBottom w:val="0"/>
      <w:divBdr>
        <w:top w:val="none" w:sz="0" w:space="0" w:color="auto"/>
        <w:left w:val="none" w:sz="0" w:space="0" w:color="auto"/>
        <w:bottom w:val="none" w:sz="0" w:space="0" w:color="auto"/>
        <w:right w:val="none" w:sz="0" w:space="0" w:color="auto"/>
      </w:divBdr>
    </w:div>
    <w:div w:id="2088067838">
      <w:bodyDiv w:val="1"/>
      <w:marLeft w:val="0"/>
      <w:marRight w:val="0"/>
      <w:marTop w:val="0"/>
      <w:marBottom w:val="0"/>
      <w:divBdr>
        <w:top w:val="none" w:sz="0" w:space="0" w:color="auto"/>
        <w:left w:val="none" w:sz="0" w:space="0" w:color="auto"/>
        <w:bottom w:val="none" w:sz="0" w:space="0" w:color="auto"/>
        <w:right w:val="none" w:sz="0" w:space="0" w:color="auto"/>
      </w:divBdr>
    </w:div>
    <w:div w:id="2088644941">
      <w:bodyDiv w:val="1"/>
      <w:marLeft w:val="0"/>
      <w:marRight w:val="0"/>
      <w:marTop w:val="0"/>
      <w:marBottom w:val="0"/>
      <w:divBdr>
        <w:top w:val="none" w:sz="0" w:space="0" w:color="auto"/>
        <w:left w:val="none" w:sz="0" w:space="0" w:color="auto"/>
        <w:bottom w:val="none" w:sz="0" w:space="0" w:color="auto"/>
        <w:right w:val="none" w:sz="0" w:space="0" w:color="auto"/>
      </w:divBdr>
    </w:div>
    <w:div w:id="2089109808">
      <w:bodyDiv w:val="1"/>
      <w:marLeft w:val="0"/>
      <w:marRight w:val="0"/>
      <w:marTop w:val="0"/>
      <w:marBottom w:val="0"/>
      <w:divBdr>
        <w:top w:val="none" w:sz="0" w:space="0" w:color="auto"/>
        <w:left w:val="none" w:sz="0" w:space="0" w:color="auto"/>
        <w:bottom w:val="none" w:sz="0" w:space="0" w:color="auto"/>
        <w:right w:val="none" w:sz="0" w:space="0" w:color="auto"/>
      </w:divBdr>
    </w:div>
    <w:div w:id="2089307604">
      <w:bodyDiv w:val="1"/>
      <w:marLeft w:val="0"/>
      <w:marRight w:val="0"/>
      <w:marTop w:val="0"/>
      <w:marBottom w:val="0"/>
      <w:divBdr>
        <w:top w:val="none" w:sz="0" w:space="0" w:color="auto"/>
        <w:left w:val="none" w:sz="0" w:space="0" w:color="auto"/>
        <w:bottom w:val="none" w:sz="0" w:space="0" w:color="auto"/>
        <w:right w:val="none" w:sz="0" w:space="0" w:color="auto"/>
      </w:divBdr>
    </w:div>
    <w:div w:id="2090271924">
      <w:bodyDiv w:val="1"/>
      <w:marLeft w:val="0"/>
      <w:marRight w:val="0"/>
      <w:marTop w:val="0"/>
      <w:marBottom w:val="0"/>
      <w:divBdr>
        <w:top w:val="none" w:sz="0" w:space="0" w:color="auto"/>
        <w:left w:val="none" w:sz="0" w:space="0" w:color="auto"/>
        <w:bottom w:val="none" w:sz="0" w:space="0" w:color="auto"/>
        <w:right w:val="none" w:sz="0" w:space="0" w:color="auto"/>
      </w:divBdr>
    </w:div>
    <w:div w:id="2090350606">
      <w:bodyDiv w:val="1"/>
      <w:marLeft w:val="0"/>
      <w:marRight w:val="0"/>
      <w:marTop w:val="0"/>
      <w:marBottom w:val="0"/>
      <w:divBdr>
        <w:top w:val="none" w:sz="0" w:space="0" w:color="auto"/>
        <w:left w:val="none" w:sz="0" w:space="0" w:color="auto"/>
        <w:bottom w:val="none" w:sz="0" w:space="0" w:color="auto"/>
        <w:right w:val="none" w:sz="0" w:space="0" w:color="auto"/>
      </w:divBdr>
    </w:div>
    <w:div w:id="2090540901">
      <w:bodyDiv w:val="1"/>
      <w:marLeft w:val="0"/>
      <w:marRight w:val="0"/>
      <w:marTop w:val="0"/>
      <w:marBottom w:val="0"/>
      <w:divBdr>
        <w:top w:val="none" w:sz="0" w:space="0" w:color="auto"/>
        <w:left w:val="none" w:sz="0" w:space="0" w:color="auto"/>
        <w:bottom w:val="none" w:sz="0" w:space="0" w:color="auto"/>
        <w:right w:val="none" w:sz="0" w:space="0" w:color="auto"/>
      </w:divBdr>
    </w:div>
    <w:div w:id="2090617007">
      <w:bodyDiv w:val="1"/>
      <w:marLeft w:val="0"/>
      <w:marRight w:val="0"/>
      <w:marTop w:val="0"/>
      <w:marBottom w:val="0"/>
      <w:divBdr>
        <w:top w:val="none" w:sz="0" w:space="0" w:color="auto"/>
        <w:left w:val="none" w:sz="0" w:space="0" w:color="auto"/>
        <w:bottom w:val="none" w:sz="0" w:space="0" w:color="auto"/>
        <w:right w:val="none" w:sz="0" w:space="0" w:color="auto"/>
      </w:divBdr>
    </w:div>
    <w:div w:id="2090958029">
      <w:bodyDiv w:val="1"/>
      <w:marLeft w:val="0"/>
      <w:marRight w:val="0"/>
      <w:marTop w:val="0"/>
      <w:marBottom w:val="0"/>
      <w:divBdr>
        <w:top w:val="none" w:sz="0" w:space="0" w:color="auto"/>
        <w:left w:val="none" w:sz="0" w:space="0" w:color="auto"/>
        <w:bottom w:val="none" w:sz="0" w:space="0" w:color="auto"/>
        <w:right w:val="none" w:sz="0" w:space="0" w:color="auto"/>
      </w:divBdr>
    </w:div>
    <w:div w:id="2091074166">
      <w:bodyDiv w:val="1"/>
      <w:marLeft w:val="0"/>
      <w:marRight w:val="0"/>
      <w:marTop w:val="0"/>
      <w:marBottom w:val="0"/>
      <w:divBdr>
        <w:top w:val="none" w:sz="0" w:space="0" w:color="auto"/>
        <w:left w:val="none" w:sz="0" w:space="0" w:color="auto"/>
        <w:bottom w:val="none" w:sz="0" w:space="0" w:color="auto"/>
        <w:right w:val="none" w:sz="0" w:space="0" w:color="auto"/>
      </w:divBdr>
    </w:div>
    <w:div w:id="2091078522">
      <w:bodyDiv w:val="1"/>
      <w:marLeft w:val="0"/>
      <w:marRight w:val="0"/>
      <w:marTop w:val="0"/>
      <w:marBottom w:val="0"/>
      <w:divBdr>
        <w:top w:val="none" w:sz="0" w:space="0" w:color="auto"/>
        <w:left w:val="none" w:sz="0" w:space="0" w:color="auto"/>
        <w:bottom w:val="none" w:sz="0" w:space="0" w:color="auto"/>
        <w:right w:val="none" w:sz="0" w:space="0" w:color="auto"/>
      </w:divBdr>
    </w:div>
    <w:div w:id="2091198165">
      <w:bodyDiv w:val="1"/>
      <w:marLeft w:val="0"/>
      <w:marRight w:val="0"/>
      <w:marTop w:val="0"/>
      <w:marBottom w:val="0"/>
      <w:divBdr>
        <w:top w:val="none" w:sz="0" w:space="0" w:color="auto"/>
        <w:left w:val="none" w:sz="0" w:space="0" w:color="auto"/>
        <w:bottom w:val="none" w:sz="0" w:space="0" w:color="auto"/>
        <w:right w:val="none" w:sz="0" w:space="0" w:color="auto"/>
      </w:divBdr>
    </w:div>
    <w:div w:id="2091341821">
      <w:bodyDiv w:val="1"/>
      <w:marLeft w:val="0"/>
      <w:marRight w:val="0"/>
      <w:marTop w:val="0"/>
      <w:marBottom w:val="0"/>
      <w:divBdr>
        <w:top w:val="none" w:sz="0" w:space="0" w:color="auto"/>
        <w:left w:val="none" w:sz="0" w:space="0" w:color="auto"/>
        <w:bottom w:val="none" w:sz="0" w:space="0" w:color="auto"/>
        <w:right w:val="none" w:sz="0" w:space="0" w:color="auto"/>
      </w:divBdr>
    </w:div>
    <w:div w:id="2091387260">
      <w:bodyDiv w:val="1"/>
      <w:marLeft w:val="0"/>
      <w:marRight w:val="0"/>
      <w:marTop w:val="0"/>
      <w:marBottom w:val="0"/>
      <w:divBdr>
        <w:top w:val="none" w:sz="0" w:space="0" w:color="auto"/>
        <w:left w:val="none" w:sz="0" w:space="0" w:color="auto"/>
        <w:bottom w:val="none" w:sz="0" w:space="0" w:color="auto"/>
        <w:right w:val="none" w:sz="0" w:space="0" w:color="auto"/>
      </w:divBdr>
    </w:div>
    <w:div w:id="2091658274">
      <w:bodyDiv w:val="1"/>
      <w:marLeft w:val="0"/>
      <w:marRight w:val="0"/>
      <w:marTop w:val="0"/>
      <w:marBottom w:val="0"/>
      <w:divBdr>
        <w:top w:val="none" w:sz="0" w:space="0" w:color="auto"/>
        <w:left w:val="none" w:sz="0" w:space="0" w:color="auto"/>
        <w:bottom w:val="none" w:sz="0" w:space="0" w:color="auto"/>
        <w:right w:val="none" w:sz="0" w:space="0" w:color="auto"/>
      </w:divBdr>
    </w:div>
    <w:div w:id="2091727242">
      <w:bodyDiv w:val="1"/>
      <w:marLeft w:val="0"/>
      <w:marRight w:val="0"/>
      <w:marTop w:val="0"/>
      <w:marBottom w:val="0"/>
      <w:divBdr>
        <w:top w:val="none" w:sz="0" w:space="0" w:color="auto"/>
        <w:left w:val="none" w:sz="0" w:space="0" w:color="auto"/>
        <w:bottom w:val="none" w:sz="0" w:space="0" w:color="auto"/>
        <w:right w:val="none" w:sz="0" w:space="0" w:color="auto"/>
      </w:divBdr>
    </w:div>
    <w:div w:id="2092042994">
      <w:bodyDiv w:val="1"/>
      <w:marLeft w:val="0"/>
      <w:marRight w:val="0"/>
      <w:marTop w:val="0"/>
      <w:marBottom w:val="0"/>
      <w:divBdr>
        <w:top w:val="none" w:sz="0" w:space="0" w:color="auto"/>
        <w:left w:val="none" w:sz="0" w:space="0" w:color="auto"/>
        <w:bottom w:val="none" w:sz="0" w:space="0" w:color="auto"/>
        <w:right w:val="none" w:sz="0" w:space="0" w:color="auto"/>
      </w:divBdr>
    </w:div>
    <w:div w:id="2092044316">
      <w:bodyDiv w:val="1"/>
      <w:marLeft w:val="0"/>
      <w:marRight w:val="0"/>
      <w:marTop w:val="0"/>
      <w:marBottom w:val="0"/>
      <w:divBdr>
        <w:top w:val="none" w:sz="0" w:space="0" w:color="auto"/>
        <w:left w:val="none" w:sz="0" w:space="0" w:color="auto"/>
        <w:bottom w:val="none" w:sz="0" w:space="0" w:color="auto"/>
        <w:right w:val="none" w:sz="0" w:space="0" w:color="auto"/>
      </w:divBdr>
    </w:div>
    <w:div w:id="2092119127">
      <w:bodyDiv w:val="1"/>
      <w:marLeft w:val="0"/>
      <w:marRight w:val="0"/>
      <w:marTop w:val="0"/>
      <w:marBottom w:val="0"/>
      <w:divBdr>
        <w:top w:val="none" w:sz="0" w:space="0" w:color="auto"/>
        <w:left w:val="none" w:sz="0" w:space="0" w:color="auto"/>
        <w:bottom w:val="none" w:sz="0" w:space="0" w:color="auto"/>
        <w:right w:val="none" w:sz="0" w:space="0" w:color="auto"/>
      </w:divBdr>
    </w:div>
    <w:div w:id="2092702276">
      <w:bodyDiv w:val="1"/>
      <w:marLeft w:val="0"/>
      <w:marRight w:val="0"/>
      <w:marTop w:val="0"/>
      <w:marBottom w:val="0"/>
      <w:divBdr>
        <w:top w:val="none" w:sz="0" w:space="0" w:color="auto"/>
        <w:left w:val="none" w:sz="0" w:space="0" w:color="auto"/>
        <w:bottom w:val="none" w:sz="0" w:space="0" w:color="auto"/>
        <w:right w:val="none" w:sz="0" w:space="0" w:color="auto"/>
      </w:divBdr>
    </w:div>
    <w:div w:id="2092895707">
      <w:bodyDiv w:val="1"/>
      <w:marLeft w:val="0"/>
      <w:marRight w:val="0"/>
      <w:marTop w:val="0"/>
      <w:marBottom w:val="0"/>
      <w:divBdr>
        <w:top w:val="none" w:sz="0" w:space="0" w:color="auto"/>
        <w:left w:val="none" w:sz="0" w:space="0" w:color="auto"/>
        <w:bottom w:val="none" w:sz="0" w:space="0" w:color="auto"/>
        <w:right w:val="none" w:sz="0" w:space="0" w:color="auto"/>
      </w:divBdr>
    </w:div>
    <w:div w:id="2092969524">
      <w:bodyDiv w:val="1"/>
      <w:marLeft w:val="0"/>
      <w:marRight w:val="0"/>
      <w:marTop w:val="0"/>
      <w:marBottom w:val="0"/>
      <w:divBdr>
        <w:top w:val="none" w:sz="0" w:space="0" w:color="auto"/>
        <w:left w:val="none" w:sz="0" w:space="0" w:color="auto"/>
        <w:bottom w:val="none" w:sz="0" w:space="0" w:color="auto"/>
        <w:right w:val="none" w:sz="0" w:space="0" w:color="auto"/>
      </w:divBdr>
    </w:div>
    <w:div w:id="2093163709">
      <w:bodyDiv w:val="1"/>
      <w:marLeft w:val="0"/>
      <w:marRight w:val="0"/>
      <w:marTop w:val="0"/>
      <w:marBottom w:val="0"/>
      <w:divBdr>
        <w:top w:val="none" w:sz="0" w:space="0" w:color="auto"/>
        <w:left w:val="none" w:sz="0" w:space="0" w:color="auto"/>
        <w:bottom w:val="none" w:sz="0" w:space="0" w:color="auto"/>
        <w:right w:val="none" w:sz="0" w:space="0" w:color="auto"/>
      </w:divBdr>
    </w:div>
    <w:div w:id="2093351964">
      <w:bodyDiv w:val="1"/>
      <w:marLeft w:val="0"/>
      <w:marRight w:val="0"/>
      <w:marTop w:val="0"/>
      <w:marBottom w:val="0"/>
      <w:divBdr>
        <w:top w:val="none" w:sz="0" w:space="0" w:color="auto"/>
        <w:left w:val="none" w:sz="0" w:space="0" w:color="auto"/>
        <w:bottom w:val="none" w:sz="0" w:space="0" w:color="auto"/>
        <w:right w:val="none" w:sz="0" w:space="0" w:color="auto"/>
      </w:divBdr>
    </w:div>
    <w:div w:id="2093698165">
      <w:bodyDiv w:val="1"/>
      <w:marLeft w:val="0"/>
      <w:marRight w:val="0"/>
      <w:marTop w:val="0"/>
      <w:marBottom w:val="0"/>
      <w:divBdr>
        <w:top w:val="none" w:sz="0" w:space="0" w:color="auto"/>
        <w:left w:val="none" w:sz="0" w:space="0" w:color="auto"/>
        <w:bottom w:val="none" w:sz="0" w:space="0" w:color="auto"/>
        <w:right w:val="none" w:sz="0" w:space="0" w:color="auto"/>
      </w:divBdr>
    </w:div>
    <w:div w:id="2094038168">
      <w:bodyDiv w:val="1"/>
      <w:marLeft w:val="0"/>
      <w:marRight w:val="0"/>
      <w:marTop w:val="0"/>
      <w:marBottom w:val="0"/>
      <w:divBdr>
        <w:top w:val="none" w:sz="0" w:space="0" w:color="auto"/>
        <w:left w:val="none" w:sz="0" w:space="0" w:color="auto"/>
        <w:bottom w:val="none" w:sz="0" w:space="0" w:color="auto"/>
        <w:right w:val="none" w:sz="0" w:space="0" w:color="auto"/>
      </w:divBdr>
    </w:div>
    <w:div w:id="2094203597">
      <w:bodyDiv w:val="1"/>
      <w:marLeft w:val="0"/>
      <w:marRight w:val="0"/>
      <w:marTop w:val="0"/>
      <w:marBottom w:val="0"/>
      <w:divBdr>
        <w:top w:val="none" w:sz="0" w:space="0" w:color="auto"/>
        <w:left w:val="none" w:sz="0" w:space="0" w:color="auto"/>
        <w:bottom w:val="none" w:sz="0" w:space="0" w:color="auto"/>
        <w:right w:val="none" w:sz="0" w:space="0" w:color="auto"/>
      </w:divBdr>
    </w:div>
    <w:div w:id="2095279162">
      <w:bodyDiv w:val="1"/>
      <w:marLeft w:val="0"/>
      <w:marRight w:val="0"/>
      <w:marTop w:val="0"/>
      <w:marBottom w:val="0"/>
      <w:divBdr>
        <w:top w:val="none" w:sz="0" w:space="0" w:color="auto"/>
        <w:left w:val="none" w:sz="0" w:space="0" w:color="auto"/>
        <w:bottom w:val="none" w:sz="0" w:space="0" w:color="auto"/>
        <w:right w:val="none" w:sz="0" w:space="0" w:color="auto"/>
      </w:divBdr>
    </w:div>
    <w:div w:id="2095468552">
      <w:bodyDiv w:val="1"/>
      <w:marLeft w:val="0"/>
      <w:marRight w:val="0"/>
      <w:marTop w:val="0"/>
      <w:marBottom w:val="0"/>
      <w:divBdr>
        <w:top w:val="none" w:sz="0" w:space="0" w:color="auto"/>
        <w:left w:val="none" w:sz="0" w:space="0" w:color="auto"/>
        <w:bottom w:val="none" w:sz="0" w:space="0" w:color="auto"/>
        <w:right w:val="none" w:sz="0" w:space="0" w:color="auto"/>
      </w:divBdr>
    </w:div>
    <w:div w:id="2095585151">
      <w:bodyDiv w:val="1"/>
      <w:marLeft w:val="0"/>
      <w:marRight w:val="0"/>
      <w:marTop w:val="0"/>
      <w:marBottom w:val="0"/>
      <w:divBdr>
        <w:top w:val="none" w:sz="0" w:space="0" w:color="auto"/>
        <w:left w:val="none" w:sz="0" w:space="0" w:color="auto"/>
        <w:bottom w:val="none" w:sz="0" w:space="0" w:color="auto"/>
        <w:right w:val="none" w:sz="0" w:space="0" w:color="auto"/>
      </w:divBdr>
    </w:div>
    <w:div w:id="2095588418">
      <w:bodyDiv w:val="1"/>
      <w:marLeft w:val="0"/>
      <w:marRight w:val="0"/>
      <w:marTop w:val="0"/>
      <w:marBottom w:val="0"/>
      <w:divBdr>
        <w:top w:val="none" w:sz="0" w:space="0" w:color="auto"/>
        <w:left w:val="none" w:sz="0" w:space="0" w:color="auto"/>
        <w:bottom w:val="none" w:sz="0" w:space="0" w:color="auto"/>
        <w:right w:val="none" w:sz="0" w:space="0" w:color="auto"/>
      </w:divBdr>
    </w:div>
    <w:div w:id="2095931475">
      <w:bodyDiv w:val="1"/>
      <w:marLeft w:val="0"/>
      <w:marRight w:val="0"/>
      <w:marTop w:val="0"/>
      <w:marBottom w:val="0"/>
      <w:divBdr>
        <w:top w:val="none" w:sz="0" w:space="0" w:color="auto"/>
        <w:left w:val="none" w:sz="0" w:space="0" w:color="auto"/>
        <w:bottom w:val="none" w:sz="0" w:space="0" w:color="auto"/>
        <w:right w:val="none" w:sz="0" w:space="0" w:color="auto"/>
      </w:divBdr>
    </w:div>
    <w:div w:id="2095932323">
      <w:bodyDiv w:val="1"/>
      <w:marLeft w:val="0"/>
      <w:marRight w:val="0"/>
      <w:marTop w:val="0"/>
      <w:marBottom w:val="0"/>
      <w:divBdr>
        <w:top w:val="none" w:sz="0" w:space="0" w:color="auto"/>
        <w:left w:val="none" w:sz="0" w:space="0" w:color="auto"/>
        <w:bottom w:val="none" w:sz="0" w:space="0" w:color="auto"/>
        <w:right w:val="none" w:sz="0" w:space="0" w:color="auto"/>
      </w:divBdr>
    </w:div>
    <w:div w:id="2095935191">
      <w:bodyDiv w:val="1"/>
      <w:marLeft w:val="0"/>
      <w:marRight w:val="0"/>
      <w:marTop w:val="0"/>
      <w:marBottom w:val="0"/>
      <w:divBdr>
        <w:top w:val="none" w:sz="0" w:space="0" w:color="auto"/>
        <w:left w:val="none" w:sz="0" w:space="0" w:color="auto"/>
        <w:bottom w:val="none" w:sz="0" w:space="0" w:color="auto"/>
        <w:right w:val="none" w:sz="0" w:space="0" w:color="auto"/>
      </w:divBdr>
    </w:div>
    <w:div w:id="2096127300">
      <w:bodyDiv w:val="1"/>
      <w:marLeft w:val="0"/>
      <w:marRight w:val="0"/>
      <w:marTop w:val="0"/>
      <w:marBottom w:val="0"/>
      <w:divBdr>
        <w:top w:val="none" w:sz="0" w:space="0" w:color="auto"/>
        <w:left w:val="none" w:sz="0" w:space="0" w:color="auto"/>
        <w:bottom w:val="none" w:sz="0" w:space="0" w:color="auto"/>
        <w:right w:val="none" w:sz="0" w:space="0" w:color="auto"/>
      </w:divBdr>
    </w:div>
    <w:div w:id="2096242317">
      <w:bodyDiv w:val="1"/>
      <w:marLeft w:val="0"/>
      <w:marRight w:val="0"/>
      <w:marTop w:val="0"/>
      <w:marBottom w:val="0"/>
      <w:divBdr>
        <w:top w:val="none" w:sz="0" w:space="0" w:color="auto"/>
        <w:left w:val="none" w:sz="0" w:space="0" w:color="auto"/>
        <w:bottom w:val="none" w:sz="0" w:space="0" w:color="auto"/>
        <w:right w:val="none" w:sz="0" w:space="0" w:color="auto"/>
      </w:divBdr>
    </w:div>
    <w:div w:id="2096512093">
      <w:bodyDiv w:val="1"/>
      <w:marLeft w:val="0"/>
      <w:marRight w:val="0"/>
      <w:marTop w:val="0"/>
      <w:marBottom w:val="0"/>
      <w:divBdr>
        <w:top w:val="none" w:sz="0" w:space="0" w:color="auto"/>
        <w:left w:val="none" w:sz="0" w:space="0" w:color="auto"/>
        <w:bottom w:val="none" w:sz="0" w:space="0" w:color="auto"/>
        <w:right w:val="none" w:sz="0" w:space="0" w:color="auto"/>
      </w:divBdr>
    </w:div>
    <w:div w:id="2097702046">
      <w:bodyDiv w:val="1"/>
      <w:marLeft w:val="0"/>
      <w:marRight w:val="0"/>
      <w:marTop w:val="0"/>
      <w:marBottom w:val="0"/>
      <w:divBdr>
        <w:top w:val="none" w:sz="0" w:space="0" w:color="auto"/>
        <w:left w:val="none" w:sz="0" w:space="0" w:color="auto"/>
        <w:bottom w:val="none" w:sz="0" w:space="0" w:color="auto"/>
        <w:right w:val="none" w:sz="0" w:space="0" w:color="auto"/>
      </w:divBdr>
    </w:div>
    <w:div w:id="2098284085">
      <w:bodyDiv w:val="1"/>
      <w:marLeft w:val="0"/>
      <w:marRight w:val="0"/>
      <w:marTop w:val="0"/>
      <w:marBottom w:val="0"/>
      <w:divBdr>
        <w:top w:val="none" w:sz="0" w:space="0" w:color="auto"/>
        <w:left w:val="none" w:sz="0" w:space="0" w:color="auto"/>
        <w:bottom w:val="none" w:sz="0" w:space="0" w:color="auto"/>
        <w:right w:val="none" w:sz="0" w:space="0" w:color="auto"/>
      </w:divBdr>
    </w:div>
    <w:div w:id="2098942791">
      <w:bodyDiv w:val="1"/>
      <w:marLeft w:val="0"/>
      <w:marRight w:val="0"/>
      <w:marTop w:val="0"/>
      <w:marBottom w:val="0"/>
      <w:divBdr>
        <w:top w:val="none" w:sz="0" w:space="0" w:color="auto"/>
        <w:left w:val="none" w:sz="0" w:space="0" w:color="auto"/>
        <w:bottom w:val="none" w:sz="0" w:space="0" w:color="auto"/>
        <w:right w:val="none" w:sz="0" w:space="0" w:color="auto"/>
      </w:divBdr>
    </w:div>
    <w:div w:id="2099977540">
      <w:bodyDiv w:val="1"/>
      <w:marLeft w:val="0"/>
      <w:marRight w:val="0"/>
      <w:marTop w:val="0"/>
      <w:marBottom w:val="0"/>
      <w:divBdr>
        <w:top w:val="none" w:sz="0" w:space="0" w:color="auto"/>
        <w:left w:val="none" w:sz="0" w:space="0" w:color="auto"/>
        <w:bottom w:val="none" w:sz="0" w:space="0" w:color="auto"/>
        <w:right w:val="none" w:sz="0" w:space="0" w:color="auto"/>
      </w:divBdr>
    </w:div>
    <w:div w:id="2100062115">
      <w:bodyDiv w:val="1"/>
      <w:marLeft w:val="0"/>
      <w:marRight w:val="0"/>
      <w:marTop w:val="0"/>
      <w:marBottom w:val="0"/>
      <w:divBdr>
        <w:top w:val="none" w:sz="0" w:space="0" w:color="auto"/>
        <w:left w:val="none" w:sz="0" w:space="0" w:color="auto"/>
        <w:bottom w:val="none" w:sz="0" w:space="0" w:color="auto"/>
        <w:right w:val="none" w:sz="0" w:space="0" w:color="auto"/>
      </w:divBdr>
    </w:div>
    <w:div w:id="2100329140">
      <w:bodyDiv w:val="1"/>
      <w:marLeft w:val="0"/>
      <w:marRight w:val="0"/>
      <w:marTop w:val="0"/>
      <w:marBottom w:val="0"/>
      <w:divBdr>
        <w:top w:val="none" w:sz="0" w:space="0" w:color="auto"/>
        <w:left w:val="none" w:sz="0" w:space="0" w:color="auto"/>
        <w:bottom w:val="none" w:sz="0" w:space="0" w:color="auto"/>
        <w:right w:val="none" w:sz="0" w:space="0" w:color="auto"/>
      </w:divBdr>
    </w:div>
    <w:div w:id="2100901903">
      <w:bodyDiv w:val="1"/>
      <w:marLeft w:val="0"/>
      <w:marRight w:val="0"/>
      <w:marTop w:val="0"/>
      <w:marBottom w:val="0"/>
      <w:divBdr>
        <w:top w:val="none" w:sz="0" w:space="0" w:color="auto"/>
        <w:left w:val="none" w:sz="0" w:space="0" w:color="auto"/>
        <w:bottom w:val="none" w:sz="0" w:space="0" w:color="auto"/>
        <w:right w:val="none" w:sz="0" w:space="0" w:color="auto"/>
      </w:divBdr>
    </w:div>
    <w:div w:id="2100908910">
      <w:bodyDiv w:val="1"/>
      <w:marLeft w:val="0"/>
      <w:marRight w:val="0"/>
      <w:marTop w:val="0"/>
      <w:marBottom w:val="0"/>
      <w:divBdr>
        <w:top w:val="none" w:sz="0" w:space="0" w:color="auto"/>
        <w:left w:val="none" w:sz="0" w:space="0" w:color="auto"/>
        <w:bottom w:val="none" w:sz="0" w:space="0" w:color="auto"/>
        <w:right w:val="none" w:sz="0" w:space="0" w:color="auto"/>
      </w:divBdr>
    </w:div>
    <w:div w:id="2100983107">
      <w:bodyDiv w:val="1"/>
      <w:marLeft w:val="0"/>
      <w:marRight w:val="0"/>
      <w:marTop w:val="0"/>
      <w:marBottom w:val="0"/>
      <w:divBdr>
        <w:top w:val="none" w:sz="0" w:space="0" w:color="auto"/>
        <w:left w:val="none" w:sz="0" w:space="0" w:color="auto"/>
        <w:bottom w:val="none" w:sz="0" w:space="0" w:color="auto"/>
        <w:right w:val="none" w:sz="0" w:space="0" w:color="auto"/>
      </w:divBdr>
    </w:div>
    <w:div w:id="2101441365">
      <w:bodyDiv w:val="1"/>
      <w:marLeft w:val="0"/>
      <w:marRight w:val="0"/>
      <w:marTop w:val="0"/>
      <w:marBottom w:val="0"/>
      <w:divBdr>
        <w:top w:val="none" w:sz="0" w:space="0" w:color="auto"/>
        <w:left w:val="none" w:sz="0" w:space="0" w:color="auto"/>
        <w:bottom w:val="none" w:sz="0" w:space="0" w:color="auto"/>
        <w:right w:val="none" w:sz="0" w:space="0" w:color="auto"/>
      </w:divBdr>
    </w:div>
    <w:div w:id="2102410115">
      <w:bodyDiv w:val="1"/>
      <w:marLeft w:val="0"/>
      <w:marRight w:val="0"/>
      <w:marTop w:val="0"/>
      <w:marBottom w:val="0"/>
      <w:divBdr>
        <w:top w:val="none" w:sz="0" w:space="0" w:color="auto"/>
        <w:left w:val="none" w:sz="0" w:space="0" w:color="auto"/>
        <w:bottom w:val="none" w:sz="0" w:space="0" w:color="auto"/>
        <w:right w:val="none" w:sz="0" w:space="0" w:color="auto"/>
      </w:divBdr>
    </w:div>
    <w:div w:id="2102483479">
      <w:bodyDiv w:val="1"/>
      <w:marLeft w:val="0"/>
      <w:marRight w:val="0"/>
      <w:marTop w:val="0"/>
      <w:marBottom w:val="0"/>
      <w:divBdr>
        <w:top w:val="none" w:sz="0" w:space="0" w:color="auto"/>
        <w:left w:val="none" w:sz="0" w:space="0" w:color="auto"/>
        <w:bottom w:val="none" w:sz="0" w:space="0" w:color="auto"/>
        <w:right w:val="none" w:sz="0" w:space="0" w:color="auto"/>
      </w:divBdr>
    </w:div>
    <w:div w:id="2102678376">
      <w:bodyDiv w:val="1"/>
      <w:marLeft w:val="0"/>
      <w:marRight w:val="0"/>
      <w:marTop w:val="0"/>
      <w:marBottom w:val="0"/>
      <w:divBdr>
        <w:top w:val="none" w:sz="0" w:space="0" w:color="auto"/>
        <w:left w:val="none" w:sz="0" w:space="0" w:color="auto"/>
        <w:bottom w:val="none" w:sz="0" w:space="0" w:color="auto"/>
        <w:right w:val="none" w:sz="0" w:space="0" w:color="auto"/>
      </w:divBdr>
    </w:div>
    <w:div w:id="2102873068">
      <w:bodyDiv w:val="1"/>
      <w:marLeft w:val="0"/>
      <w:marRight w:val="0"/>
      <w:marTop w:val="0"/>
      <w:marBottom w:val="0"/>
      <w:divBdr>
        <w:top w:val="none" w:sz="0" w:space="0" w:color="auto"/>
        <w:left w:val="none" w:sz="0" w:space="0" w:color="auto"/>
        <w:bottom w:val="none" w:sz="0" w:space="0" w:color="auto"/>
        <w:right w:val="none" w:sz="0" w:space="0" w:color="auto"/>
      </w:divBdr>
    </w:div>
    <w:div w:id="2103061281">
      <w:bodyDiv w:val="1"/>
      <w:marLeft w:val="0"/>
      <w:marRight w:val="0"/>
      <w:marTop w:val="0"/>
      <w:marBottom w:val="0"/>
      <w:divBdr>
        <w:top w:val="none" w:sz="0" w:space="0" w:color="auto"/>
        <w:left w:val="none" w:sz="0" w:space="0" w:color="auto"/>
        <w:bottom w:val="none" w:sz="0" w:space="0" w:color="auto"/>
        <w:right w:val="none" w:sz="0" w:space="0" w:color="auto"/>
      </w:divBdr>
    </w:div>
    <w:div w:id="2103181762">
      <w:bodyDiv w:val="1"/>
      <w:marLeft w:val="0"/>
      <w:marRight w:val="0"/>
      <w:marTop w:val="0"/>
      <w:marBottom w:val="0"/>
      <w:divBdr>
        <w:top w:val="none" w:sz="0" w:space="0" w:color="auto"/>
        <w:left w:val="none" w:sz="0" w:space="0" w:color="auto"/>
        <w:bottom w:val="none" w:sz="0" w:space="0" w:color="auto"/>
        <w:right w:val="none" w:sz="0" w:space="0" w:color="auto"/>
      </w:divBdr>
    </w:div>
    <w:div w:id="2103253994">
      <w:bodyDiv w:val="1"/>
      <w:marLeft w:val="0"/>
      <w:marRight w:val="0"/>
      <w:marTop w:val="0"/>
      <w:marBottom w:val="0"/>
      <w:divBdr>
        <w:top w:val="none" w:sz="0" w:space="0" w:color="auto"/>
        <w:left w:val="none" w:sz="0" w:space="0" w:color="auto"/>
        <w:bottom w:val="none" w:sz="0" w:space="0" w:color="auto"/>
        <w:right w:val="none" w:sz="0" w:space="0" w:color="auto"/>
      </w:divBdr>
    </w:div>
    <w:div w:id="2103261537">
      <w:bodyDiv w:val="1"/>
      <w:marLeft w:val="0"/>
      <w:marRight w:val="0"/>
      <w:marTop w:val="0"/>
      <w:marBottom w:val="0"/>
      <w:divBdr>
        <w:top w:val="none" w:sz="0" w:space="0" w:color="auto"/>
        <w:left w:val="none" w:sz="0" w:space="0" w:color="auto"/>
        <w:bottom w:val="none" w:sz="0" w:space="0" w:color="auto"/>
        <w:right w:val="none" w:sz="0" w:space="0" w:color="auto"/>
      </w:divBdr>
    </w:div>
    <w:div w:id="2103333292">
      <w:bodyDiv w:val="1"/>
      <w:marLeft w:val="0"/>
      <w:marRight w:val="0"/>
      <w:marTop w:val="0"/>
      <w:marBottom w:val="0"/>
      <w:divBdr>
        <w:top w:val="none" w:sz="0" w:space="0" w:color="auto"/>
        <w:left w:val="none" w:sz="0" w:space="0" w:color="auto"/>
        <w:bottom w:val="none" w:sz="0" w:space="0" w:color="auto"/>
        <w:right w:val="none" w:sz="0" w:space="0" w:color="auto"/>
      </w:divBdr>
    </w:div>
    <w:div w:id="2103641121">
      <w:bodyDiv w:val="1"/>
      <w:marLeft w:val="0"/>
      <w:marRight w:val="0"/>
      <w:marTop w:val="0"/>
      <w:marBottom w:val="0"/>
      <w:divBdr>
        <w:top w:val="none" w:sz="0" w:space="0" w:color="auto"/>
        <w:left w:val="none" w:sz="0" w:space="0" w:color="auto"/>
        <w:bottom w:val="none" w:sz="0" w:space="0" w:color="auto"/>
        <w:right w:val="none" w:sz="0" w:space="0" w:color="auto"/>
      </w:divBdr>
    </w:div>
    <w:div w:id="2103913004">
      <w:bodyDiv w:val="1"/>
      <w:marLeft w:val="0"/>
      <w:marRight w:val="0"/>
      <w:marTop w:val="0"/>
      <w:marBottom w:val="0"/>
      <w:divBdr>
        <w:top w:val="none" w:sz="0" w:space="0" w:color="auto"/>
        <w:left w:val="none" w:sz="0" w:space="0" w:color="auto"/>
        <w:bottom w:val="none" w:sz="0" w:space="0" w:color="auto"/>
        <w:right w:val="none" w:sz="0" w:space="0" w:color="auto"/>
      </w:divBdr>
    </w:div>
    <w:div w:id="2104180957">
      <w:bodyDiv w:val="1"/>
      <w:marLeft w:val="0"/>
      <w:marRight w:val="0"/>
      <w:marTop w:val="0"/>
      <w:marBottom w:val="0"/>
      <w:divBdr>
        <w:top w:val="none" w:sz="0" w:space="0" w:color="auto"/>
        <w:left w:val="none" w:sz="0" w:space="0" w:color="auto"/>
        <w:bottom w:val="none" w:sz="0" w:space="0" w:color="auto"/>
        <w:right w:val="none" w:sz="0" w:space="0" w:color="auto"/>
      </w:divBdr>
    </w:div>
    <w:div w:id="2104256621">
      <w:bodyDiv w:val="1"/>
      <w:marLeft w:val="0"/>
      <w:marRight w:val="0"/>
      <w:marTop w:val="0"/>
      <w:marBottom w:val="0"/>
      <w:divBdr>
        <w:top w:val="none" w:sz="0" w:space="0" w:color="auto"/>
        <w:left w:val="none" w:sz="0" w:space="0" w:color="auto"/>
        <w:bottom w:val="none" w:sz="0" w:space="0" w:color="auto"/>
        <w:right w:val="none" w:sz="0" w:space="0" w:color="auto"/>
      </w:divBdr>
    </w:div>
    <w:div w:id="2104494540">
      <w:bodyDiv w:val="1"/>
      <w:marLeft w:val="0"/>
      <w:marRight w:val="0"/>
      <w:marTop w:val="0"/>
      <w:marBottom w:val="0"/>
      <w:divBdr>
        <w:top w:val="none" w:sz="0" w:space="0" w:color="auto"/>
        <w:left w:val="none" w:sz="0" w:space="0" w:color="auto"/>
        <w:bottom w:val="none" w:sz="0" w:space="0" w:color="auto"/>
        <w:right w:val="none" w:sz="0" w:space="0" w:color="auto"/>
      </w:divBdr>
    </w:div>
    <w:div w:id="2104691538">
      <w:bodyDiv w:val="1"/>
      <w:marLeft w:val="0"/>
      <w:marRight w:val="0"/>
      <w:marTop w:val="0"/>
      <w:marBottom w:val="0"/>
      <w:divBdr>
        <w:top w:val="none" w:sz="0" w:space="0" w:color="auto"/>
        <w:left w:val="none" w:sz="0" w:space="0" w:color="auto"/>
        <w:bottom w:val="none" w:sz="0" w:space="0" w:color="auto"/>
        <w:right w:val="none" w:sz="0" w:space="0" w:color="auto"/>
      </w:divBdr>
    </w:div>
    <w:div w:id="2104838605">
      <w:bodyDiv w:val="1"/>
      <w:marLeft w:val="0"/>
      <w:marRight w:val="0"/>
      <w:marTop w:val="0"/>
      <w:marBottom w:val="0"/>
      <w:divBdr>
        <w:top w:val="none" w:sz="0" w:space="0" w:color="auto"/>
        <w:left w:val="none" w:sz="0" w:space="0" w:color="auto"/>
        <w:bottom w:val="none" w:sz="0" w:space="0" w:color="auto"/>
        <w:right w:val="none" w:sz="0" w:space="0" w:color="auto"/>
      </w:divBdr>
    </w:div>
    <w:div w:id="2104957468">
      <w:bodyDiv w:val="1"/>
      <w:marLeft w:val="0"/>
      <w:marRight w:val="0"/>
      <w:marTop w:val="0"/>
      <w:marBottom w:val="0"/>
      <w:divBdr>
        <w:top w:val="none" w:sz="0" w:space="0" w:color="auto"/>
        <w:left w:val="none" w:sz="0" w:space="0" w:color="auto"/>
        <w:bottom w:val="none" w:sz="0" w:space="0" w:color="auto"/>
        <w:right w:val="none" w:sz="0" w:space="0" w:color="auto"/>
      </w:divBdr>
    </w:div>
    <w:div w:id="2106145973">
      <w:bodyDiv w:val="1"/>
      <w:marLeft w:val="0"/>
      <w:marRight w:val="0"/>
      <w:marTop w:val="0"/>
      <w:marBottom w:val="0"/>
      <w:divBdr>
        <w:top w:val="none" w:sz="0" w:space="0" w:color="auto"/>
        <w:left w:val="none" w:sz="0" w:space="0" w:color="auto"/>
        <w:bottom w:val="none" w:sz="0" w:space="0" w:color="auto"/>
        <w:right w:val="none" w:sz="0" w:space="0" w:color="auto"/>
      </w:divBdr>
    </w:div>
    <w:div w:id="2106531616">
      <w:bodyDiv w:val="1"/>
      <w:marLeft w:val="0"/>
      <w:marRight w:val="0"/>
      <w:marTop w:val="0"/>
      <w:marBottom w:val="0"/>
      <w:divBdr>
        <w:top w:val="none" w:sz="0" w:space="0" w:color="auto"/>
        <w:left w:val="none" w:sz="0" w:space="0" w:color="auto"/>
        <w:bottom w:val="none" w:sz="0" w:space="0" w:color="auto"/>
        <w:right w:val="none" w:sz="0" w:space="0" w:color="auto"/>
      </w:divBdr>
    </w:div>
    <w:div w:id="2107340470">
      <w:bodyDiv w:val="1"/>
      <w:marLeft w:val="0"/>
      <w:marRight w:val="0"/>
      <w:marTop w:val="0"/>
      <w:marBottom w:val="0"/>
      <w:divBdr>
        <w:top w:val="none" w:sz="0" w:space="0" w:color="auto"/>
        <w:left w:val="none" w:sz="0" w:space="0" w:color="auto"/>
        <w:bottom w:val="none" w:sz="0" w:space="0" w:color="auto"/>
        <w:right w:val="none" w:sz="0" w:space="0" w:color="auto"/>
      </w:divBdr>
    </w:div>
    <w:div w:id="2107460949">
      <w:bodyDiv w:val="1"/>
      <w:marLeft w:val="0"/>
      <w:marRight w:val="0"/>
      <w:marTop w:val="0"/>
      <w:marBottom w:val="0"/>
      <w:divBdr>
        <w:top w:val="none" w:sz="0" w:space="0" w:color="auto"/>
        <w:left w:val="none" w:sz="0" w:space="0" w:color="auto"/>
        <w:bottom w:val="none" w:sz="0" w:space="0" w:color="auto"/>
        <w:right w:val="none" w:sz="0" w:space="0" w:color="auto"/>
      </w:divBdr>
    </w:div>
    <w:div w:id="2107580959">
      <w:bodyDiv w:val="1"/>
      <w:marLeft w:val="0"/>
      <w:marRight w:val="0"/>
      <w:marTop w:val="0"/>
      <w:marBottom w:val="0"/>
      <w:divBdr>
        <w:top w:val="none" w:sz="0" w:space="0" w:color="auto"/>
        <w:left w:val="none" w:sz="0" w:space="0" w:color="auto"/>
        <w:bottom w:val="none" w:sz="0" w:space="0" w:color="auto"/>
        <w:right w:val="none" w:sz="0" w:space="0" w:color="auto"/>
      </w:divBdr>
    </w:div>
    <w:div w:id="2107996067">
      <w:bodyDiv w:val="1"/>
      <w:marLeft w:val="0"/>
      <w:marRight w:val="0"/>
      <w:marTop w:val="0"/>
      <w:marBottom w:val="0"/>
      <w:divBdr>
        <w:top w:val="none" w:sz="0" w:space="0" w:color="auto"/>
        <w:left w:val="none" w:sz="0" w:space="0" w:color="auto"/>
        <w:bottom w:val="none" w:sz="0" w:space="0" w:color="auto"/>
        <w:right w:val="none" w:sz="0" w:space="0" w:color="auto"/>
      </w:divBdr>
    </w:div>
    <w:div w:id="2108691716">
      <w:bodyDiv w:val="1"/>
      <w:marLeft w:val="0"/>
      <w:marRight w:val="0"/>
      <w:marTop w:val="0"/>
      <w:marBottom w:val="0"/>
      <w:divBdr>
        <w:top w:val="none" w:sz="0" w:space="0" w:color="auto"/>
        <w:left w:val="none" w:sz="0" w:space="0" w:color="auto"/>
        <w:bottom w:val="none" w:sz="0" w:space="0" w:color="auto"/>
        <w:right w:val="none" w:sz="0" w:space="0" w:color="auto"/>
      </w:divBdr>
    </w:div>
    <w:div w:id="2109303709">
      <w:bodyDiv w:val="1"/>
      <w:marLeft w:val="0"/>
      <w:marRight w:val="0"/>
      <w:marTop w:val="0"/>
      <w:marBottom w:val="0"/>
      <w:divBdr>
        <w:top w:val="none" w:sz="0" w:space="0" w:color="auto"/>
        <w:left w:val="none" w:sz="0" w:space="0" w:color="auto"/>
        <w:bottom w:val="none" w:sz="0" w:space="0" w:color="auto"/>
        <w:right w:val="none" w:sz="0" w:space="0" w:color="auto"/>
      </w:divBdr>
    </w:div>
    <w:div w:id="2109304628">
      <w:bodyDiv w:val="1"/>
      <w:marLeft w:val="0"/>
      <w:marRight w:val="0"/>
      <w:marTop w:val="0"/>
      <w:marBottom w:val="0"/>
      <w:divBdr>
        <w:top w:val="none" w:sz="0" w:space="0" w:color="auto"/>
        <w:left w:val="none" w:sz="0" w:space="0" w:color="auto"/>
        <w:bottom w:val="none" w:sz="0" w:space="0" w:color="auto"/>
        <w:right w:val="none" w:sz="0" w:space="0" w:color="auto"/>
      </w:divBdr>
    </w:div>
    <w:div w:id="2109621260">
      <w:bodyDiv w:val="1"/>
      <w:marLeft w:val="0"/>
      <w:marRight w:val="0"/>
      <w:marTop w:val="0"/>
      <w:marBottom w:val="0"/>
      <w:divBdr>
        <w:top w:val="none" w:sz="0" w:space="0" w:color="auto"/>
        <w:left w:val="none" w:sz="0" w:space="0" w:color="auto"/>
        <w:bottom w:val="none" w:sz="0" w:space="0" w:color="auto"/>
        <w:right w:val="none" w:sz="0" w:space="0" w:color="auto"/>
      </w:divBdr>
    </w:div>
    <w:div w:id="2109738897">
      <w:bodyDiv w:val="1"/>
      <w:marLeft w:val="0"/>
      <w:marRight w:val="0"/>
      <w:marTop w:val="0"/>
      <w:marBottom w:val="0"/>
      <w:divBdr>
        <w:top w:val="none" w:sz="0" w:space="0" w:color="auto"/>
        <w:left w:val="none" w:sz="0" w:space="0" w:color="auto"/>
        <w:bottom w:val="none" w:sz="0" w:space="0" w:color="auto"/>
        <w:right w:val="none" w:sz="0" w:space="0" w:color="auto"/>
      </w:divBdr>
    </w:div>
    <w:div w:id="2110927298">
      <w:bodyDiv w:val="1"/>
      <w:marLeft w:val="0"/>
      <w:marRight w:val="0"/>
      <w:marTop w:val="0"/>
      <w:marBottom w:val="0"/>
      <w:divBdr>
        <w:top w:val="none" w:sz="0" w:space="0" w:color="auto"/>
        <w:left w:val="none" w:sz="0" w:space="0" w:color="auto"/>
        <w:bottom w:val="none" w:sz="0" w:space="0" w:color="auto"/>
        <w:right w:val="none" w:sz="0" w:space="0" w:color="auto"/>
      </w:divBdr>
    </w:div>
    <w:div w:id="2111536736">
      <w:bodyDiv w:val="1"/>
      <w:marLeft w:val="0"/>
      <w:marRight w:val="0"/>
      <w:marTop w:val="0"/>
      <w:marBottom w:val="0"/>
      <w:divBdr>
        <w:top w:val="none" w:sz="0" w:space="0" w:color="auto"/>
        <w:left w:val="none" w:sz="0" w:space="0" w:color="auto"/>
        <w:bottom w:val="none" w:sz="0" w:space="0" w:color="auto"/>
        <w:right w:val="none" w:sz="0" w:space="0" w:color="auto"/>
      </w:divBdr>
    </w:div>
    <w:div w:id="2112166315">
      <w:bodyDiv w:val="1"/>
      <w:marLeft w:val="0"/>
      <w:marRight w:val="0"/>
      <w:marTop w:val="0"/>
      <w:marBottom w:val="0"/>
      <w:divBdr>
        <w:top w:val="none" w:sz="0" w:space="0" w:color="auto"/>
        <w:left w:val="none" w:sz="0" w:space="0" w:color="auto"/>
        <w:bottom w:val="none" w:sz="0" w:space="0" w:color="auto"/>
        <w:right w:val="none" w:sz="0" w:space="0" w:color="auto"/>
      </w:divBdr>
    </w:div>
    <w:div w:id="2112359308">
      <w:bodyDiv w:val="1"/>
      <w:marLeft w:val="0"/>
      <w:marRight w:val="0"/>
      <w:marTop w:val="0"/>
      <w:marBottom w:val="0"/>
      <w:divBdr>
        <w:top w:val="none" w:sz="0" w:space="0" w:color="auto"/>
        <w:left w:val="none" w:sz="0" w:space="0" w:color="auto"/>
        <w:bottom w:val="none" w:sz="0" w:space="0" w:color="auto"/>
        <w:right w:val="none" w:sz="0" w:space="0" w:color="auto"/>
      </w:divBdr>
    </w:div>
    <w:div w:id="2112584925">
      <w:bodyDiv w:val="1"/>
      <w:marLeft w:val="0"/>
      <w:marRight w:val="0"/>
      <w:marTop w:val="0"/>
      <w:marBottom w:val="0"/>
      <w:divBdr>
        <w:top w:val="none" w:sz="0" w:space="0" w:color="auto"/>
        <w:left w:val="none" w:sz="0" w:space="0" w:color="auto"/>
        <w:bottom w:val="none" w:sz="0" w:space="0" w:color="auto"/>
        <w:right w:val="none" w:sz="0" w:space="0" w:color="auto"/>
      </w:divBdr>
    </w:div>
    <w:div w:id="2113894740">
      <w:bodyDiv w:val="1"/>
      <w:marLeft w:val="0"/>
      <w:marRight w:val="0"/>
      <w:marTop w:val="0"/>
      <w:marBottom w:val="0"/>
      <w:divBdr>
        <w:top w:val="none" w:sz="0" w:space="0" w:color="auto"/>
        <w:left w:val="none" w:sz="0" w:space="0" w:color="auto"/>
        <w:bottom w:val="none" w:sz="0" w:space="0" w:color="auto"/>
        <w:right w:val="none" w:sz="0" w:space="0" w:color="auto"/>
      </w:divBdr>
    </w:div>
    <w:div w:id="2114471429">
      <w:bodyDiv w:val="1"/>
      <w:marLeft w:val="0"/>
      <w:marRight w:val="0"/>
      <w:marTop w:val="0"/>
      <w:marBottom w:val="0"/>
      <w:divBdr>
        <w:top w:val="none" w:sz="0" w:space="0" w:color="auto"/>
        <w:left w:val="none" w:sz="0" w:space="0" w:color="auto"/>
        <w:bottom w:val="none" w:sz="0" w:space="0" w:color="auto"/>
        <w:right w:val="none" w:sz="0" w:space="0" w:color="auto"/>
      </w:divBdr>
    </w:div>
    <w:div w:id="2114586415">
      <w:bodyDiv w:val="1"/>
      <w:marLeft w:val="0"/>
      <w:marRight w:val="0"/>
      <w:marTop w:val="0"/>
      <w:marBottom w:val="0"/>
      <w:divBdr>
        <w:top w:val="none" w:sz="0" w:space="0" w:color="auto"/>
        <w:left w:val="none" w:sz="0" w:space="0" w:color="auto"/>
        <w:bottom w:val="none" w:sz="0" w:space="0" w:color="auto"/>
        <w:right w:val="none" w:sz="0" w:space="0" w:color="auto"/>
      </w:divBdr>
    </w:div>
    <w:div w:id="2114666852">
      <w:bodyDiv w:val="1"/>
      <w:marLeft w:val="0"/>
      <w:marRight w:val="0"/>
      <w:marTop w:val="0"/>
      <w:marBottom w:val="0"/>
      <w:divBdr>
        <w:top w:val="none" w:sz="0" w:space="0" w:color="auto"/>
        <w:left w:val="none" w:sz="0" w:space="0" w:color="auto"/>
        <w:bottom w:val="none" w:sz="0" w:space="0" w:color="auto"/>
        <w:right w:val="none" w:sz="0" w:space="0" w:color="auto"/>
      </w:divBdr>
    </w:div>
    <w:div w:id="2114742247">
      <w:bodyDiv w:val="1"/>
      <w:marLeft w:val="0"/>
      <w:marRight w:val="0"/>
      <w:marTop w:val="0"/>
      <w:marBottom w:val="0"/>
      <w:divBdr>
        <w:top w:val="none" w:sz="0" w:space="0" w:color="auto"/>
        <w:left w:val="none" w:sz="0" w:space="0" w:color="auto"/>
        <w:bottom w:val="none" w:sz="0" w:space="0" w:color="auto"/>
        <w:right w:val="none" w:sz="0" w:space="0" w:color="auto"/>
      </w:divBdr>
    </w:div>
    <w:div w:id="2115052517">
      <w:bodyDiv w:val="1"/>
      <w:marLeft w:val="0"/>
      <w:marRight w:val="0"/>
      <w:marTop w:val="0"/>
      <w:marBottom w:val="0"/>
      <w:divBdr>
        <w:top w:val="none" w:sz="0" w:space="0" w:color="auto"/>
        <w:left w:val="none" w:sz="0" w:space="0" w:color="auto"/>
        <w:bottom w:val="none" w:sz="0" w:space="0" w:color="auto"/>
        <w:right w:val="none" w:sz="0" w:space="0" w:color="auto"/>
      </w:divBdr>
    </w:div>
    <w:div w:id="2115830569">
      <w:bodyDiv w:val="1"/>
      <w:marLeft w:val="0"/>
      <w:marRight w:val="0"/>
      <w:marTop w:val="0"/>
      <w:marBottom w:val="0"/>
      <w:divBdr>
        <w:top w:val="none" w:sz="0" w:space="0" w:color="auto"/>
        <w:left w:val="none" w:sz="0" w:space="0" w:color="auto"/>
        <w:bottom w:val="none" w:sz="0" w:space="0" w:color="auto"/>
        <w:right w:val="none" w:sz="0" w:space="0" w:color="auto"/>
      </w:divBdr>
    </w:div>
    <w:div w:id="2115900932">
      <w:bodyDiv w:val="1"/>
      <w:marLeft w:val="0"/>
      <w:marRight w:val="0"/>
      <w:marTop w:val="0"/>
      <w:marBottom w:val="0"/>
      <w:divBdr>
        <w:top w:val="none" w:sz="0" w:space="0" w:color="auto"/>
        <w:left w:val="none" w:sz="0" w:space="0" w:color="auto"/>
        <w:bottom w:val="none" w:sz="0" w:space="0" w:color="auto"/>
        <w:right w:val="none" w:sz="0" w:space="0" w:color="auto"/>
      </w:divBdr>
    </w:div>
    <w:div w:id="2116097264">
      <w:bodyDiv w:val="1"/>
      <w:marLeft w:val="0"/>
      <w:marRight w:val="0"/>
      <w:marTop w:val="0"/>
      <w:marBottom w:val="0"/>
      <w:divBdr>
        <w:top w:val="none" w:sz="0" w:space="0" w:color="auto"/>
        <w:left w:val="none" w:sz="0" w:space="0" w:color="auto"/>
        <w:bottom w:val="none" w:sz="0" w:space="0" w:color="auto"/>
        <w:right w:val="none" w:sz="0" w:space="0" w:color="auto"/>
      </w:divBdr>
    </w:div>
    <w:div w:id="2116098575">
      <w:bodyDiv w:val="1"/>
      <w:marLeft w:val="0"/>
      <w:marRight w:val="0"/>
      <w:marTop w:val="0"/>
      <w:marBottom w:val="0"/>
      <w:divBdr>
        <w:top w:val="none" w:sz="0" w:space="0" w:color="auto"/>
        <w:left w:val="none" w:sz="0" w:space="0" w:color="auto"/>
        <w:bottom w:val="none" w:sz="0" w:space="0" w:color="auto"/>
        <w:right w:val="none" w:sz="0" w:space="0" w:color="auto"/>
      </w:divBdr>
    </w:div>
    <w:div w:id="2116321061">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 w:id="2116636110">
      <w:bodyDiv w:val="1"/>
      <w:marLeft w:val="0"/>
      <w:marRight w:val="0"/>
      <w:marTop w:val="0"/>
      <w:marBottom w:val="0"/>
      <w:divBdr>
        <w:top w:val="none" w:sz="0" w:space="0" w:color="auto"/>
        <w:left w:val="none" w:sz="0" w:space="0" w:color="auto"/>
        <w:bottom w:val="none" w:sz="0" w:space="0" w:color="auto"/>
        <w:right w:val="none" w:sz="0" w:space="0" w:color="auto"/>
      </w:divBdr>
    </w:div>
    <w:div w:id="2116705051">
      <w:bodyDiv w:val="1"/>
      <w:marLeft w:val="0"/>
      <w:marRight w:val="0"/>
      <w:marTop w:val="0"/>
      <w:marBottom w:val="0"/>
      <w:divBdr>
        <w:top w:val="none" w:sz="0" w:space="0" w:color="auto"/>
        <w:left w:val="none" w:sz="0" w:space="0" w:color="auto"/>
        <w:bottom w:val="none" w:sz="0" w:space="0" w:color="auto"/>
        <w:right w:val="none" w:sz="0" w:space="0" w:color="auto"/>
      </w:divBdr>
    </w:div>
    <w:div w:id="2117023279">
      <w:bodyDiv w:val="1"/>
      <w:marLeft w:val="0"/>
      <w:marRight w:val="0"/>
      <w:marTop w:val="0"/>
      <w:marBottom w:val="0"/>
      <w:divBdr>
        <w:top w:val="none" w:sz="0" w:space="0" w:color="auto"/>
        <w:left w:val="none" w:sz="0" w:space="0" w:color="auto"/>
        <w:bottom w:val="none" w:sz="0" w:space="0" w:color="auto"/>
        <w:right w:val="none" w:sz="0" w:space="0" w:color="auto"/>
      </w:divBdr>
    </w:div>
    <w:div w:id="2117555252">
      <w:bodyDiv w:val="1"/>
      <w:marLeft w:val="0"/>
      <w:marRight w:val="0"/>
      <w:marTop w:val="0"/>
      <w:marBottom w:val="0"/>
      <w:divBdr>
        <w:top w:val="none" w:sz="0" w:space="0" w:color="auto"/>
        <w:left w:val="none" w:sz="0" w:space="0" w:color="auto"/>
        <w:bottom w:val="none" w:sz="0" w:space="0" w:color="auto"/>
        <w:right w:val="none" w:sz="0" w:space="0" w:color="auto"/>
      </w:divBdr>
    </w:div>
    <w:div w:id="2117827136">
      <w:bodyDiv w:val="1"/>
      <w:marLeft w:val="0"/>
      <w:marRight w:val="0"/>
      <w:marTop w:val="0"/>
      <w:marBottom w:val="0"/>
      <w:divBdr>
        <w:top w:val="none" w:sz="0" w:space="0" w:color="auto"/>
        <w:left w:val="none" w:sz="0" w:space="0" w:color="auto"/>
        <w:bottom w:val="none" w:sz="0" w:space="0" w:color="auto"/>
        <w:right w:val="none" w:sz="0" w:space="0" w:color="auto"/>
      </w:divBdr>
    </w:div>
    <w:div w:id="2118017779">
      <w:bodyDiv w:val="1"/>
      <w:marLeft w:val="0"/>
      <w:marRight w:val="0"/>
      <w:marTop w:val="0"/>
      <w:marBottom w:val="0"/>
      <w:divBdr>
        <w:top w:val="none" w:sz="0" w:space="0" w:color="auto"/>
        <w:left w:val="none" w:sz="0" w:space="0" w:color="auto"/>
        <w:bottom w:val="none" w:sz="0" w:space="0" w:color="auto"/>
        <w:right w:val="none" w:sz="0" w:space="0" w:color="auto"/>
      </w:divBdr>
    </w:div>
    <w:div w:id="2118525165">
      <w:bodyDiv w:val="1"/>
      <w:marLeft w:val="0"/>
      <w:marRight w:val="0"/>
      <w:marTop w:val="0"/>
      <w:marBottom w:val="0"/>
      <w:divBdr>
        <w:top w:val="none" w:sz="0" w:space="0" w:color="auto"/>
        <w:left w:val="none" w:sz="0" w:space="0" w:color="auto"/>
        <w:bottom w:val="none" w:sz="0" w:space="0" w:color="auto"/>
        <w:right w:val="none" w:sz="0" w:space="0" w:color="auto"/>
      </w:divBdr>
    </w:div>
    <w:div w:id="2118912424">
      <w:bodyDiv w:val="1"/>
      <w:marLeft w:val="0"/>
      <w:marRight w:val="0"/>
      <w:marTop w:val="0"/>
      <w:marBottom w:val="0"/>
      <w:divBdr>
        <w:top w:val="none" w:sz="0" w:space="0" w:color="auto"/>
        <w:left w:val="none" w:sz="0" w:space="0" w:color="auto"/>
        <w:bottom w:val="none" w:sz="0" w:space="0" w:color="auto"/>
        <w:right w:val="none" w:sz="0" w:space="0" w:color="auto"/>
      </w:divBdr>
    </w:div>
    <w:div w:id="2118912435">
      <w:bodyDiv w:val="1"/>
      <w:marLeft w:val="0"/>
      <w:marRight w:val="0"/>
      <w:marTop w:val="0"/>
      <w:marBottom w:val="0"/>
      <w:divBdr>
        <w:top w:val="none" w:sz="0" w:space="0" w:color="auto"/>
        <w:left w:val="none" w:sz="0" w:space="0" w:color="auto"/>
        <w:bottom w:val="none" w:sz="0" w:space="0" w:color="auto"/>
        <w:right w:val="none" w:sz="0" w:space="0" w:color="auto"/>
      </w:divBdr>
    </w:div>
    <w:div w:id="2119327836">
      <w:bodyDiv w:val="1"/>
      <w:marLeft w:val="0"/>
      <w:marRight w:val="0"/>
      <w:marTop w:val="0"/>
      <w:marBottom w:val="0"/>
      <w:divBdr>
        <w:top w:val="none" w:sz="0" w:space="0" w:color="auto"/>
        <w:left w:val="none" w:sz="0" w:space="0" w:color="auto"/>
        <w:bottom w:val="none" w:sz="0" w:space="0" w:color="auto"/>
        <w:right w:val="none" w:sz="0" w:space="0" w:color="auto"/>
      </w:divBdr>
    </w:div>
    <w:div w:id="2119331507">
      <w:bodyDiv w:val="1"/>
      <w:marLeft w:val="0"/>
      <w:marRight w:val="0"/>
      <w:marTop w:val="0"/>
      <w:marBottom w:val="0"/>
      <w:divBdr>
        <w:top w:val="none" w:sz="0" w:space="0" w:color="auto"/>
        <w:left w:val="none" w:sz="0" w:space="0" w:color="auto"/>
        <w:bottom w:val="none" w:sz="0" w:space="0" w:color="auto"/>
        <w:right w:val="none" w:sz="0" w:space="0" w:color="auto"/>
      </w:divBdr>
    </w:div>
    <w:div w:id="2119450920">
      <w:bodyDiv w:val="1"/>
      <w:marLeft w:val="0"/>
      <w:marRight w:val="0"/>
      <w:marTop w:val="0"/>
      <w:marBottom w:val="0"/>
      <w:divBdr>
        <w:top w:val="none" w:sz="0" w:space="0" w:color="auto"/>
        <w:left w:val="none" w:sz="0" w:space="0" w:color="auto"/>
        <w:bottom w:val="none" w:sz="0" w:space="0" w:color="auto"/>
        <w:right w:val="none" w:sz="0" w:space="0" w:color="auto"/>
      </w:divBdr>
    </w:div>
    <w:div w:id="2120027314">
      <w:bodyDiv w:val="1"/>
      <w:marLeft w:val="0"/>
      <w:marRight w:val="0"/>
      <w:marTop w:val="0"/>
      <w:marBottom w:val="0"/>
      <w:divBdr>
        <w:top w:val="none" w:sz="0" w:space="0" w:color="auto"/>
        <w:left w:val="none" w:sz="0" w:space="0" w:color="auto"/>
        <w:bottom w:val="none" w:sz="0" w:space="0" w:color="auto"/>
        <w:right w:val="none" w:sz="0" w:space="0" w:color="auto"/>
      </w:divBdr>
    </w:div>
    <w:div w:id="2120102222">
      <w:bodyDiv w:val="1"/>
      <w:marLeft w:val="0"/>
      <w:marRight w:val="0"/>
      <w:marTop w:val="0"/>
      <w:marBottom w:val="0"/>
      <w:divBdr>
        <w:top w:val="none" w:sz="0" w:space="0" w:color="auto"/>
        <w:left w:val="none" w:sz="0" w:space="0" w:color="auto"/>
        <w:bottom w:val="none" w:sz="0" w:space="0" w:color="auto"/>
        <w:right w:val="none" w:sz="0" w:space="0" w:color="auto"/>
      </w:divBdr>
    </w:div>
    <w:div w:id="2121142429">
      <w:bodyDiv w:val="1"/>
      <w:marLeft w:val="0"/>
      <w:marRight w:val="0"/>
      <w:marTop w:val="0"/>
      <w:marBottom w:val="0"/>
      <w:divBdr>
        <w:top w:val="none" w:sz="0" w:space="0" w:color="auto"/>
        <w:left w:val="none" w:sz="0" w:space="0" w:color="auto"/>
        <w:bottom w:val="none" w:sz="0" w:space="0" w:color="auto"/>
        <w:right w:val="none" w:sz="0" w:space="0" w:color="auto"/>
      </w:divBdr>
    </w:div>
    <w:div w:id="2121217681">
      <w:bodyDiv w:val="1"/>
      <w:marLeft w:val="0"/>
      <w:marRight w:val="0"/>
      <w:marTop w:val="0"/>
      <w:marBottom w:val="0"/>
      <w:divBdr>
        <w:top w:val="none" w:sz="0" w:space="0" w:color="auto"/>
        <w:left w:val="none" w:sz="0" w:space="0" w:color="auto"/>
        <w:bottom w:val="none" w:sz="0" w:space="0" w:color="auto"/>
        <w:right w:val="none" w:sz="0" w:space="0" w:color="auto"/>
      </w:divBdr>
    </w:div>
    <w:div w:id="2121291582">
      <w:bodyDiv w:val="1"/>
      <w:marLeft w:val="0"/>
      <w:marRight w:val="0"/>
      <w:marTop w:val="0"/>
      <w:marBottom w:val="0"/>
      <w:divBdr>
        <w:top w:val="none" w:sz="0" w:space="0" w:color="auto"/>
        <w:left w:val="none" w:sz="0" w:space="0" w:color="auto"/>
        <w:bottom w:val="none" w:sz="0" w:space="0" w:color="auto"/>
        <w:right w:val="none" w:sz="0" w:space="0" w:color="auto"/>
      </w:divBdr>
    </w:div>
    <w:div w:id="2121291824">
      <w:bodyDiv w:val="1"/>
      <w:marLeft w:val="0"/>
      <w:marRight w:val="0"/>
      <w:marTop w:val="0"/>
      <w:marBottom w:val="0"/>
      <w:divBdr>
        <w:top w:val="none" w:sz="0" w:space="0" w:color="auto"/>
        <w:left w:val="none" w:sz="0" w:space="0" w:color="auto"/>
        <w:bottom w:val="none" w:sz="0" w:space="0" w:color="auto"/>
        <w:right w:val="none" w:sz="0" w:space="0" w:color="auto"/>
      </w:divBdr>
    </w:div>
    <w:div w:id="2121803537">
      <w:bodyDiv w:val="1"/>
      <w:marLeft w:val="0"/>
      <w:marRight w:val="0"/>
      <w:marTop w:val="0"/>
      <w:marBottom w:val="0"/>
      <w:divBdr>
        <w:top w:val="none" w:sz="0" w:space="0" w:color="auto"/>
        <w:left w:val="none" w:sz="0" w:space="0" w:color="auto"/>
        <w:bottom w:val="none" w:sz="0" w:space="0" w:color="auto"/>
        <w:right w:val="none" w:sz="0" w:space="0" w:color="auto"/>
      </w:divBdr>
    </w:div>
    <w:div w:id="2122070314">
      <w:bodyDiv w:val="1"/>
      <w:marLeft w:val="0"/>
      <w:marRight w:val="0"/>
      <w:marTop w:val="0"/>
      <w:marBottom w:val="0"/>
      <w:divBdr>
        <w:top w:val="none" w:sz="0" w:space="0" w:color="auto"/>
        <w:left w:val="none" w:sz="0" w:space="0" w:color="auto"/>
        <w:bottom w:val="none" w:sz="0" w:space="0" w:color="auto"/>
        <w:right w:val="none" w:sz="0" w:space="0" w:color="auto"/>
      </w:divBdr>
    </w:div>
    <w:div w:id="2122341081">
      <w:bodyDiv w:val="1"/>
      <w:marLeft w:val="0"/>
      <w:marRight w:val="0"/>
      <w:marTop w:val="0"/>
      <w:marBottom w:val="0"/>
      <w:divBdr>
        <w:top w:val="none" w:sz="0" w:space="0" w:color="auto"/>
        <w:left w:val="none" w:sz="0" w:space="0" w:color="auto"/>
        <w:bottom w:val="none" w:sz="0" w:space="0" w:color="auto"/>
        <w:right w:val="none" w:sz="0" w:space="0" w:color="auto"/>
      </w:divBdr>
    </w:div>
    <w:div w:id="2122608914">
      <w:bodyDiv w:val="1"/>
      <w:marLeft w:val="0"/>
      <w:marRight w:val="0"/>
      <w:marTop w:val="0"/>
      <w:marBottom w:val="0"/>
      <w:divBdr>
        <w:top w:val="none" w:sz="0" w:space="0" w:color="auto"/>
        <w:left w:val="none" w:sz="0" w:space="0" w:color="auto"/>
        <w:bottom w:val="none" w:sz="0" w:space="0" w:color="auto"/>
        <w:right w:val="none" w:sz="0" w:space="0" w:color="auto"/>
      </w:divBdr>
    </w:div>
    <w:div w:id="2123108889">
      <w:bodyDiv w:val="1"/>
      <w:marLeft w:val="0"/>
      <w:marRight w:val="0"/>
      <w:marTop w:val="0"/>
      <w:marBottom w:val="0"/>
      <w:divBdr>
        <w:top w:val="none" w:sz="0" w:space="0" w:color="auto"/>
        <w:left w:val="none" w:sz="0" w:space="0" w:color="auto"/>
        <w:bottom w:val="none" w:sz="0" w:space="0" w:color="auto"/>
        <w:right w:val="none" w:sz="0" w:space="0" w:color="auto"/>
      </w:divBdr>
    </w:div>
    <w:div w:id="2123255808">
      <w:bodyDiv w:val="1"/>
      <w:marLeft w:val="0"/>
      <w:marRight w:val="0"/>
      <w:marTop w:val="0"/>
      <w:marBottom w:val="0"/>
      <w:divBdr>
        <w:top w:val="none" w:sz="0" w:space="0" w:color="auto"/>
        <w:left w:val="none" w:sz="0" w:space="0" w:color="auto"/>
        <w:bottom w:val="none" w:sz="0" w:space="0" w:color="auto"/>
        <w:right w:val="none" w:sz="0" w:space="0" w:color="auto"/>
      </w:divBdr>
    </w:div>
    <w:div w:id="2123694098">
      <w:bodyDiv w:val="1"/>
      <w:marLeft w:val="0"/>
      <w:marRight w:val="0"/>
      <w:marTop w:val="0"/>
      <w:marBottom w:val="0"/>
      <w:divBdr>
        <w:top w:val="none" w:sz="0" w:space="0" w:color="auto"/>
        <w:left w:val="none" w:sz="0" w:space="0" w:color="auto"/>
        <w:bottom w:val="none" w:sz="0" w:space="0" w:color="auto"/>
        <w:right w:val="none" w:sz="0" w:space="0" w:color="auto"/>
      </w:divBdr>
    </w:div>
    <w:div w:id="2123768290">
      <w:bodyDiv w:val="1"/>
      <w:marLeft w:val="0"/>
      <w:marRight w:val="0"/>
      <w:marTop w:val="0"/>
      <w:marBottom w:val="0"/>
      <w:divBdr>
        <w:top w:val="none" w:sz="0" w:space="0" w:color="auto"/>
        <w:left w:val="none" w:sz="0" w:space="0" w:color="auto"/>
        <w:bottom w:val="none" w:sz="0" w:space="0" w:color="auto"/>
        <w:right w:val="none" w:sz="0" w:space="0" w:color="auto"/>
      </w:divBdr>
    </w:div>
    <w:div w:id="2123769738">
      <w:bodyDiv w:val="1"/>
      <w:marLeft w:val="0"/>
      <w:marRight w:val="0"/>
      <w:marTop w:val="0"/>
      <w:marBottom w:val="0"/>
      <w:divBdr>
        <w:top w:val="none" w:sz="0" w:space="0" w:color="auto"/>
        <w:left w:val="none" w:sz="0" w:space="0" w:color="auto"/>
        <w:bottom w:val="none" w:sz="0" w:space="0" w:color="auto"/>
        <w:right w:val="none" w:sz="0" w:space="0" w:color="auto"/>
      </w:divBdr>
    </w:div>
    <w:div w:id="2124029394">
      <w:bodyDiv w:val="1"/>
      <w:marLeft w:val="0"/>
      <w:marRight w:val="0"/>
      <w:marTop w:val="0"/>
      <w:marBottom w:val="0"/>
      <w:divBdr>
        <w:top w:val="none" w:sz="0" w:space="0" w:color="auto"/>
        <w:left w:val="none" w:sz="0" w:space="0" w:color="auto"/>
        <w:bottom w:val="none" w:sz="0" w:space="0" w:color="auto"/>
        <w:right w:val="none" w:sz="0" w:space="0" w:color="auto"/>
      </w:divBdr>
    </w:div>
    <w:div w:id="2124228235">
      <w:bodyDiv w:val="1"/>
      <w:marLeft w:val="0"/>
      <w:marRight w:val="0"/>
      <w:marTop w:val="0"/>
      <w:marBottom w:val="0"/>
      <w:divBdr>
        <w:top w:val="none" w:sz="0" w:space="0" w:color="auto"/>
        <w:left w:val="none" w:sz="0" w:space="0" w:color="auto"/>
        <w:bottom w:val="none" w:sz="0" w:space="0" w:color="auto"/>
        <w:right w:val="none" w:sz="0" w:space="0" w:color="auto"/>
      </w:divBdr>
    </w:div>
    <w:div w:id="2124377110">
      <w:bodyDiv w:val="1"/>
      <w:marLeft w:val="0"/>
      <w:marRight w:val="0"/>
      <w:marTop w:val="0"/>
      <w:marBottom w:val="0"/>
      <w:divBdr>
        <w:top w:val="none" w:sz="0" w:space="0" w:color="auto"/>
        <w:left w:val="none" w:sz="0" w:space="0" w:color="auto"/>
        <w:bottom w:val="none" w:sz="0" w:space="0" w:color="auto"/>
        <w:right w:val="none" w:sz="0" w:space="0" w:color="auto"/>
      </w:divBdr>
    </w:div>
    <w:div w:id="2124684745">
      <w:bodyDiv w:val="1"/>
      <w:marLeft w:val="0"/>
      <w:marRight w:val="0"/>
      <w:marTop w:val="0"/>
      <w:marBottom w:val="0"/>
      <w:divBdr>
        <w:top w:val="none" w:sz="0" w:space="0" w:color="auto"/>
        <w:left w:val="none" w:sz="0" w:space="0" w:color="auto"/>
        <w:bottom w:val="none" w:sz="0" w:space="0" w:color="auto"/>
        <w:right w:val="none" w:sz="0" w:space="0" w:color="auto"/>
      </w:divBdr>
    </w:div>
    <w:div w:id="2124880817">
      <w:bodyDiv w:val="1"/>
      <w:marLeft w:val="0"/>
      <w:marRight w:val="0"/>
      <w:marTop w:val="0"/>
      <w:marBottom w:val="0"/>
      <w:divBdr>
        <w:top w:val="none" w:sz="0" w:space="0" w:color="auto"/>
        <w:left w:val="none" w:sz="0" w:space="0" w:color="auto"/>
        <w:bottom w:val="none" w:sz="0" w:space="0" w:color="auto"/>
        <w:right w:val="none" w:sz="0" w:space="0" w:color="auto"/>
      </w:divBdr>
    </w:div>
    <w:div w:id="2124880989">
      <w:bodyDiv w:val="1"/>
      <w:marLeft w:val="0"/>
      <w:marRight w:val="0"/>
      <w:marTop w:val="0"/>
      <w:marBottom w:val="0"/>
      <w:divBdr>
        <w:top w:val="none" w:sz="0" w:space="0" w:color="auto"/>
        <w:left w:val="none" w:sz="0" w:space="0" w:color="auto"/>
        <w:bottom w:val="none" w:sz="0" w:space="0" w:color="auto"/>
        <w:right w:val="none" w:sz="0" w:space="0" w:color="auto"/>
      </w:divBdr>
    </w:div>
    <w:div w:id="2124960996">
      <w:bodyDiv w:val="1"/>
      <w:marLeft w:val="0"/>
      <w:marRight w:val="0"/>
      <w:marTop w:val="0"/>
      <w:marBottom w:val="0"/>
      <w:divBdr>
        <w:top w:val="none" w:sz="0" w:space="0" w:color="auto"/>
        <w:left w:val="none" w:sz="0" w:space="0" w:color="auto"/>
        <w:bottom w:val="none" w:sz="0" w:space="0" w:color="auto"/>
        <w:right w:val="none" w:sz="0" w:space="0" w:color="auto"/>
      </w:divBdr>
    </w:div>
    <w:div w:id="2125033415">
      <w:bodyDiv w:val="1"/>
      <w:marLeft w:val="0"/>
      <w:marRight w:val="0"/>
      <w:marTop w:val="0"/>
      <w:marBottom w:val="0"/>
      <w:divBdr>
        <w:top w:val="none" w:sz="0" w:space="0" w:color="auto"/>
        <w:left w:val="none" w:sz="0" w:space="0" w:color="auto"/>
        <w:bottom w:val="none" w:sz="0" w:space="0" w:color="auto"/>
        <w:right w:val="none" w:sz="0" w:space="0" w:color="auto"/>
      </w:divBdr>
    </w:div>
    <w:div w:id="2125416634">
      <w:bodyDiv w:val="1"/>
      <w:marLeft w:val="0"/>
      <w:marRight w:val="0"/>
      <w:marTop w:val="0"/>
      <w:marBottom w:val="0"/>
      <w:divBdr>
        <w:top w:val="none" w:sz="0" w:space="0" w:color="auto"/>
        <w:left w:val="none" w:sz="0" w:space="0" w:color="auto"/>
        <w:bottom w:val="none" w:sz="0" w:space="0" w:color="auto"/>
        <w:right w:val="none" w:sz="0" w:space="0" w:color="auto"/>
      </w:divBdr>
    </w:div>
    <w:div w:id="2125536030">
      <w:bodyDiv w:val="1"/>
      <w:marLeft w:val="0"/>
      <w:marRight w:val="0"/>
      <w:marTop w:val="0"/>
      <w:marBottom w:val="0"/>
      <w:divBdr>
        <w:top w:val="none" w:sz="0" w:space="0" w:color="auto"/>
        <w:left w:val="none" w:sz="0" w:space="0" w:color="auto"/>
        <w:bottom w:val="none" w:sz="0" w:space="0" w:color="auto"/>
        <w:right w:val="none" w:sz="0" w:space="0" w:color="auto"/>
      </w:divBdr>
    </w:div>
    <w:div w:id="2126654410">
      <w:bodyDiv w:val="1"/>
      <w:marLeft w:val="0"/>
      <w:marRight w:val="0"/>
      <w:marTop w:val="0"/>
      <w:marBottom w:val="0"/>
      <w:divBdr>
        <w:top w:val="none" w:sz="0" w:space="0" w:color="auto"/>
        <w:left w:val="none" w:sz="0" w:space="0" w:color="auto"/>
        <w:bottom w:val="none" w:sz="0" w:space="0" w:color="auto"/>
        <w:right w:val="none" w:sz="0" w:space="0" w:color="auto"/>
      </w:divBdr>
    </w:div>
    <w:div w:id="2126843700">
      <w:bodyDiv w:val="1"/>
      <w:marLeft w:val="0"/>
      <w:marRight w:val="0"/>
      <w:marTop w:val="0"/>
      <w:marBottom w:val="0"/>
      <w:divBdr>
        <w:top w:val="none" w:sz="0" w:space="0" w:color="auto"/>
        <w:left w:val="none" w:sz="0" w:space="0" w:color="auto"/>
        <w:bottom w:val="none" w:sz="0" w:space="0" w:color="auto"/>
        <w:right w:val="none" w:sz="0" w:space="0" w:color="auto"/>
      </w:divBdr>
    </w:div>
    <w:div w:id="2127310970">
      <w:bodyDiv w:val="1"/>
      <w:marLeft w:val="0"/>
      <w:marRight w:val="0"/>
      <w:marTop w:val="0"/>
      <w:marBottom w:val="0"/>
      <w:divBdr>
        <w:top w:val="none" w:sz="0" w:space="0" w:color="auto"/>
        <w:left w:val="none" w:sz="0" w:space="0" w:color="auto"/>
        <w:bottom w:val="none" w:sz="0" w:space="0" w:color="auto"/>
        <w:right w:val="none" w:sz="0" w:space="0" w:color="auto"/>
      </w:divBdr>
    </w:div>
    <w:div w:id="2127578665">
      <w:bodyDiv w:val="1"/>
      <w:marLeft w:val="0"/>
      <w:marRight w:val="0"/>
      <w:marTop w:val="0"/>
      <w:marBottom w:val="0"/>
      <w:divBdr>
        <w:top w:val="none" w:sz="0" w:space="0" w:color="auto"/>
        <w:left w:val="none" w:sz="0" w:space="0" w:color="auto"/>
        <w:bottom w:val="none" w:sz="0" w:space="0" w:color="auto"/>
        <w:right w:val="none" w:sz="0" w:space="0" w:color="auto"/>
      </w:divBdr>
    </w:div>
    <w:div w:id="2128547238">
      <w:bodyDiv w:val="1"/>
      <w:marLeft w:val="0"/>
      <w:marRight w:val="0"/>
      <w:marTop w:val="0"/>
      <w:marBottom w:val="0"/>
      <w:divBdr>
        <w:top w:val="none" w:sz="0" w:space="0" w:color="auto"/>
        <w:left w:val="none" w:sz="0" w:space="0" w:color="auto"/>
        <w:bottom w:val="none" w:sz="0" w:space="0" w:color="auto"/>
        <w:right w:val="none" w:sz="0" w:space="0" w:color="auto"/>
      </w:divBdr>
    </w:div>
    <w:div w:id="2129078071">
      <w:bodyDiv w:val="1"/>
      <w:marLeft w:val="0"/>
      <w:marRight w:val="0"/>
      <w:marTop w:val="0"/>
      <w:marBottom w:val="0"/>
      <w:divBdr>
        <w:top w:val="none" w:sz="0" w:space="0" w:color="auto"/>
        <w:left w:val="none" w:sz="0" w:space="0" w:color="auto"/>
        <w:bottom w:val="none" w:sz="0" w:space="0" w:color="auto"/>
        <w:right w:val="none" w:sz="0" w:space="0" w:color="auto"/>
      </w:divBdr>
    </w:div>
    <w:div w:id="2129398482">
      <w:bodyDiv w:val="1"/>
      <w:marLeft w:val="0"/>
      <w:marRight w:val="0"/>
      <w:marTop w:val="0"/>
      <w:marBottom w:val="0"/>
      <w:divBdr>
        <w:top w:val="none" w:sz="0" w:space="0" w:color="auto"/>
        <w:left w:val="none" w:sz="0" w:space="0" w:color="auto"/>
        <w:bottom w:val="none" w:sz="0" w:space="0" w:color="auto"/>
        <w:right w:val="none" w:sz="0" w:space="0" w:color="auto"/>
      </w:divBdr>
    </w:div>
    <w:div w:id="2129661529">
      <w:bodyDiv w:val="1"/>
      <w:marLeft w:val="0"/>
      <w:marRight w:val="0"/>
      <w:marTop w:val="0"/>
      <w:marBottom w:val="0"/>
      <w:divBdr>
        <w:top w:val="none" w:sz="0" w:space="0" w:color="auto"/>
        <w:left w:val="none" w:sz="0" w:space="0" w:color="auto"/>
        <w:bottom w:val="none" w:sz="0" w:space="0" w:color="auto"/>
        <w:right w:val="none" w:sz="0" w:space="0" w:color="auto"/>
      </w:divBdr>
    </w:div>
    <w:div w:id="2129663963">
      <w:bodyDiv w:val="1"/>
      <w:marLeft w:val="0"/>
      <w:marRight w:val="0"/>
      <w:marTop w:val="0"/>
      <w:marBottom w:val="0"/>
      <w:divBdr>
        <w:top w:val="none" w:sz="0" w:space="0" w:color="auto"/>
        <w:left w:val="none" w:sz="0" w:space="0" w:color="auto"/>
        <w:bottom w:val="none" w:sz="0" w:space="0" w:color="auto"/>
        <w:right w:val="none" w:sz="0" w:space="0" w:color="auto"/>
      </w:divBdr>
    </w:div>
    <w:div w:id="2130003920">
      <w:bodyDiv w:val="1"/>
      <w:marLeft w:val="0"/>
      <w:marRight w:val="0"/>
      <w:marTop w:val="0"/>
      <w:marBottom w:val="0"/>
      <w:divBdr>
        <w:top w:val="none" w:sz="0" w:space="0" w:color="auto"/>
        <w:left w:val="none" w:sz="0" w:space="0" w:color="auto"/>
        <w:bottom w:val="none" w:sz="0" w:space="0" w:color="auto"/>
        <w:right w:val="none" w:sz="0" w:space="0" w:color="auto"/>
      </w:divBdr>
    </w:div>
    <w:div w:id="2130855506">
      <w:bodyDiv w:val="1"/>
      <w:marLeft w:val="0"/>
      <w:marRight w:val="0"/>
      <w:marTop w:val="0"/>
      <w:marBottom w:val="0"/>
      <w:divBdr>
        <w:top w:val="none" w:sz="0" w:space="0" w:color="auto"/>
        <w:left w:val="none" w:sz="0" w:space="0" w:color="auto"/>
        <w:bottom w:val="none" w:sz="0" w:space="0" w:color="auto"/>
        <w:right w:val="none" w:sz="0" w:space="0" w:color="auto"/>
      </w:divBdr>
    </w:div>
    <w:div w:id="2131236727">
      <w:bodyDiv w:val="1"/>
      <w:marLeft w:val="0"/>
      <w:marRight w:val="0"/>
      <w:marTop w:val="0"/>
      <w:marBottom w:val="0"/>
      <w:divBdr>
        <w:top w:val="none" w:sz="0" w:space="0" w:color="auto"/>
        <w:left w:val="none" w:sz="0" w:space="0" w:color="auto"/>
        <w:bottom w:val="none" w:sz="0" w:space="0" w:color="auto"/>
        <w:right w:val="none" w:sz="0" w:space="0" w:color="auto"/>
      </w:divBdr>
    </w:div>
    <w:div w:id="2131627757">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31969502">
      <w:bodyDiv w:val="1"/>
      <w:marLeft w:val="0"/>
      <w:marRight w:val="0"/>
      <w:marTop w:val="0"/>
      <w:marBottom w:val="0"/>
      <w:divBdr>
        <w:top w:val="none" w:sz="0" w:space="0" w:color="auto"/>
        <w:left w:val="none" w:sz="0" w:space="0" w:color="auto"/>
        <w:bottom w:val="none" w:sz="0" w:space="0" w:color="auto"/>
        <w:right w:val="none" w:sz="0" w:space="0" w:color="auto"/>
      </w:divBdr>
    </w:div>
    <w:div w:id="2132088905">
      <w:bodyDiv w:val="1"/>
      <w:marLeft w:val="0"/>
      <w:marRight w:val="0"/>
      <w:marTop w:val="0"/>
      <w:marBottom w:val="0"/>
      <w:divBdr>
        <w:top w:val="none" w:sz="0" w:space="0" w:color="auto"/>
        <w:left w:val="none" w:sz="0" w:space="0" w:color="auto"/>
        <w:bottom w:val="none" w:sz="0" w:space="0" w:color="auto"/>
        <w:right w:val="none" w:sz="0" w:space="0" w:color="auto"/>
      </w:divBdr>
    </w:div>
    <w:div w:id="2132431107">
      <w:bodyDiv w:val="1"/>
      <w:marLeft w:val="0"/>
      <w:marRight w:val="0"/>
      <w:marTop w:val="0"/>
      <w:marBottom w:val="0"/>
      <w:divBdr>
        <w:top w:val="none" w:sz="0" w:space="0" w:color="auto"/>
        <w:left w:val="none" w:sz="0" w:space="0" w:color="auto"/>
        <w:bottom w:val="none" w:sz="0" w:space="0" w:color="auto"/>
        <w:right w:val="none" w:sz="0" w:space="0" w:color="auto"/>
      </w:divBdr>
    </w:div>
    <w:div w:id="2132891921">
      <w:bodyDiv w:val="1"/>
      <w:marLeft w:val="0"/>
      <w:marRight w:val="0"/>
      <w:marTop w:val="0"/>
      <w:marBottom w:val="0"/>
      <w:divBdr>
        <w:top w:val="none" w:sz="0" w:space="0" w:color="auto"/>
        <w:left w:val="none" w:sz="0" w:space="0" w:color="auto"/>
        <w:bottom w:val="none" w:sz="0" w:space="0" w:color="auto"/>
        <w:right w:val="none" w:sz="0" w:space="0" w:color="auto"/>
      </w:divBdr>
    </w:div>
    <w:div w:id="2133086742">
      <w:bodyDiv w:val="1"/>
      <w:marLeft w:val="0"/>
      <w:marRight w:val="0"/>
      <w:marTop w:val="0"/>
      <w:marBottom w:val="0"/>
      <w:divBdr>
        <w:top w:val="none" w:sz="0" w:space="0" w:color="auto"/>
        <w:left w:val="none" w:sz="0" w:space="0" w:color="auto"/>
        <w:bottom w:val="none" w:sz="0" w:space="0" w:color="auto"/>
        <w:right w:val="none" w:sz="0" w:space="0" w:color="auto"/>
      </w:divBdr>
    </w:div>
    <w:div w:id="2133204449">
      <w:bodyDiv w:val="1"/>
      <w:marLeft w:val="0"/>
      <w:marRight w:val="0"/>
      <w:marTop w:val="0"/>
      <w:marBottom w:val="0"/>
      <w:divBdr>
        <w:top w:val="none" w:sz="0" w:space="0" w:color="auto"/>
        <w:left w:val="none" w:sz="0" w:space="0" w:color="auto"/>
        <w:bottom w:val="none" w:sz="0" w:space="0" w:color="auto"/>
        <w:right w:val="none" w:sz="0" w:space="0" w:color="auto"/>
      </w:divBdr>
    </w:div>
    <w:div w:id="2133596152">
      <w:bodyDiv w:val="1"/>
      <w:marLeft w:val="0"/>
      <w:marRight w:val="0"/>
      <w:marTop w:val="0"/>
      <w:marBottom w:val="0"/>
      <w:divBdr>
        <w:top w:val="none" w:sz="0" w:space="0" w:color="auto"/>
        <w:left w:val="none" w:sz="0" w:space="0" w:color="auto"/>
        <w:bottom w:val="none" w:sz="0" w:space="0" w:color="auto"/>
        <w:right w:val="none" w:sz="0" w:space="0" w:color="auto"/>
      </w:divBdr>
    </w:div>
    <w:div w:id="2133791911">
      <w:bodyDiv w:val="1"/>
      <w:marLeft w:val="0"/>
      <w:marRight w:val="0"/>
      <w:marTop w:val="0"/>
      <w:marBottom w:val="0"/>
      <w:divBdr>
        <w:top w:val="none" w:sz="0" w:space="0" w:color="auto"/>
        <w:left w:val="none" w:sz="0" w:space="0" w:color="auto"/>
        <w:bottom w:val="none" w:sz="0" w:space="0" w:color="auto"/>
        <w:right w:val="none" w:sz="0" w:space="0" w:color="auto"/>
      </w:divBdr>
    </w:div>
    <w:div w:id="2134788058">
      <w:bodyDiv w:val="1"/>
      <w:marLeft w:val="0"/>
      <w:marRight w:val="0"/>
      <w:marTop w:val="0"/>
      <w:marBottom w:val="0"/>
      <w:divBdr>
        <w:top w:val="none" w:sz="0" w:space="0" w:color="auto"/>
        <w:left w:val="none" w:sz="0" w:space="0" w:color="auto"/>
        <w:bottom w:val="none" w:sz="0" w:space="0" w:color="auto"/>
        <w:right w:val="none" w:sz="0" w:space="0" w:color="auto"/>
      </w:divBdr>
    </w:div>
    <w:div w:id="2135830028">
      <w:bodyDiv w:val="1"/>
      <w:marLeft w:val="0"/>
      <w:marRight w:val="0"/>
      <w:marTop w:val="0"/>
      <w:marBottom w:val="0"/>
      <w:divBdr>
        <w:top w:val="none" w:sz="0" w:space="0" w:color="auto"/>
        <w:left w:val="none" w:sz="0" w:space="0" w:color="auto"/>
        <w:bottom w:val="none" w:sz="0" w:space="0" w:color="auto"/>
        <w:right w:val="none" w:sz="0" w:space="0" w:color="auto"/>
      </w:divBdr>
    </w:div>
    <w:div w:id="2136021754">
      <w:bodyDiv w:val="1"/>
      <w:marLeft w:val="0"/>
      <w:marRight w:val="0"/>
      <w:marTop w:val="0"/>
      <w:marBottom w:val="0"/>
      <w:divBdr>
        <w:top w:val="none" w:sz="0" w:space="0" w:color="auto"/>
        <w:left w:val="none" w:sz="0" w:space="0" w:color="auto"/>
        <w:bottom w:val="none" w:sz="0" w:space="0" w:color="auto"/>
        <w:right w:val="none" w:sz="0" w:space="0" w:color="auto"/>
      </w:divBdr>
    </w:div>
    <w:div w:id="2136174625">
      <w:bodyDiv w:val="1"/>
      <w:marLeft w:val="0"/>
      <w:marRight w:val="0"/>
      <w:marTop w:val="0"/>
      <w:marBottom w:val="0"/>
      <w:divBdr>
        <w:top w:val="none" w:sz="0" w:space="0" w:color="auto"/>
        <w:left w:val="none" w:sz="0" w:space="0" w:color="auto"/>
        <w:bottom w:val="none" w:sz="0" w:space="0" w:color="auto"/>
        <w:right w:val="none" w:sz="0" w:space="0" w:color="auto"/>
      </w:divBdr>
    </w:div>
    <w:div w:id="2136945861">
      <w:bodyDiv w:val="1"/>
      <w:marLeft w:val="0"/>
      <w:marRight w:val="0"/>
      <w:marTop w:val="0"/>
      <w:marBottom w:val="0"/>
      <w:divBdr>
        <w:top w:val="none" w:sz="0" w:space="0" w:color="auto"/>
        <w:left w:val="none" w:sz="0" w:space="0" w:color="auto"/>
        <w:bottom w:val="none" w:sz="0" w:space="0" w:color="auto"/>
        <w:right w:val="none" w:sz="0" w:space="0" w:color="auto"/>
      </w:divBdr>
    </w:div>
    <w:div w:id="2137019151">
      <w:bodyDiv w:val="1"/>
      <w:marLeft w:val="0"/>
      <w:marRight w:val="0"/>
      <w:marTop w:val="0"/>
      <w:marBottom w:val="0"/>
      <w:divBdr>
        <w:top w:val="none" w:sz="0" w:space="0" w:color="auto"/>
        <w:left w:val="none" w:sz="0" w:space="0" w:color="auto"/>
        <w:bottom w:val="none" w:sz="0" w:space="0" w:color="auto"/>
        <w:right w:val="none" w:sz="0" w:space="0" w:color="auto"/>
      </w:divBdr>
    </w:div>
    <w:div w:id="2137215308">
      <w:bodyDiv w:val="1"/>
      <w:marLeft w:val="0"/>
      <w:marRight w:val="0"/>
      <w:marTop w:val="0"/>
      <w:marBottom w:val="0"/>
      <w:divBdr>
        <w:top w:val="none" w:sz="0" w:space="0" w:color="auto"/>
        <w:left w:val="none" w:sz="0" w:space="0" w:color="auto"/>
        <w:bottom w:val="none" w:sz="0" w:space="0" w:color="auto"/>
        <w:right w:val="none" w:sz="0" w:space="0" w:color="auto"/>
      </w:divBdr>
    </w:div>
    <w:div w:id="2137723057">
      <w:bodyDiv w:val="1"/>
      <w:marLeft w:val="0"/>
      <w:marRight w:val="0"/>
      <w:marTop w:val="0"/>
      <w:marBottom w:val="0"/>
      <w:divBdr>
        <w:top w:val="none" w:sz="0" w:space="0" w:color="auto"/>
        <w:left w:val="none" w:sz="0" w:space="0" w:color="auto"/>
        <w:bottom w:val="none" w:sz="0" w:space="0" w:color="auto"/>
        <w:right w:val="none" w:sz="0" w:space="0" w:color="auto"/>
      </w:divBdr>
    </w:div>
    <w:div w:id="2137868589">
      <w:bodyDiv w:val="1"/>
      <w:marLeft w:val="0"/>
      <w:marRight w:val="0"/>
      <w:marTop w:val="0"/>
      <w:marBottom w:val="0"/>
      <w:divBdr>
        <w:top w:val="none" w:sz="0" w:space="0" w:color="auto"/>
        <w:left w:val="none" w:sz="0" w:space="0" w:color="auto"/>
        <w:bottom w:val="none" w:sz="0" w:space="0" w:color="auto"/>
        <w:right w:val="none" w:sz="0" w:space="0" w:color="auto"/>
      </w:divBdr>
    </w:div>
    <w:div w:id="2138134629">
      <w:bodyDiv w:val="1"/>
      <w:marLeft w:val="0"/>
      <w:marRight w:val="0"/>
      <w:marTop w:val="0"/>
      <w:marBottom w:val="0"/>
      <w:divBdr>
        <w:top w:val="none" w:sz="0" w:space="0" w:color="auto"/>
        <w:left w:val="none" w:sz="0" w:space="0" w:color="auto"/>
        <w:bottom w:val="none" w:sz="0" w:space="0" w:color="auto"/>
        <w:right w:val="none" w:sz="0" w:space="0" w:color="auto"/>
      </w:divBdr>
    </w:div>
    <w:div w:id="2138837822">
      <w:bodyDiv w:val="1"/>
      <w:marLeft w:val="0"/>
      <w:marRight w:val="0"/>
      <w:marTop w:val="0"/>
      <w:marBottom w:val="0"/>
      <w:divBdr>
        <w:top w:val="none" w:sz="0" w:space="0" w:color="auto"/>
        <w:left w:val="none" w:sz="0" w:space="0" w:color="auto"/>
        <w:bottom w:val="none" w:sz="0" w:space="0" w:color="auto"/>
        <w:right w:val="none" w:sz="0" w:space="0" w:color="auto"/>
      </w:divBdr>
    </w:div>
    <w:div w:id="2138989272">
      <w:bodyDiv w:val="1"/>
      <w:marLeft w:val="0"/>
      <w:marRight w:val="0"/>
      <w:marTop w:val="0"/>
      <w:marBottom w:val="0"/>
      <w:divBdr>
        <w:top w:val="none" w:sz="0" w:space="0" w:color="auto"/>
        <w:left w:val="none" w:sz="0" w:space="0" w:color="auto"/>
        <w:bottom w:val="none" w:sz="0" w:space="0" w:color="auto"/>
        <w:right w:val="none" w:sz="0" w:space="0" w:color="auto"/>
      </w:divBdr>
    </w:div>
    <w:div w:id="2139907939">
      <w:bodyDiv w:val="1"/>
      <w:marLeft w:val="0"/>
      <w:marRight w:val="0"/>
      <w:marTop w:val="0"/>
      <w:marBottom w:val="0"/>
      <w:divBdr>
        <w:top w:val="none" w:sz="0" w:space="0" w:color="auto"/>
        <w:left w:val="none" w:sz="0" w:space="0" w:color="auto"/>
        <w:bottom w:val="none" w:sz="0" w:space="0" w:color="auto"/>
        <w:right w:val="none" w:sz="0" w:space="0" w:color="auto"/>
      </w:divBdr>
    </w:div>
    <w:div w:id="2140372175">
      <w:bodyDiv w:val="1"/>
      <w:marLeft w:val="0"/>
      <w:marRight w:val="0"/>
      <w:marTop w:val="0"/>
      <w:marBottom w:val="0"/>
      <w:divBdr>
        <w:top w:val="none" w:sz="0" w:space="0" w:color="auto"/>
        <w:left w:val="none" w:sz="0" w:space="0" w:color="auto"/>
        <w:bottom w:val="none" w:sz="0" w:space="0" w:color="auto"/>
        <w:right w:val="none" w:sz="0" w:space="0" w:color="auto"/>
      </w:divBdr>
    </w:div>
    <w:div w:id="2140567757">
      <w:bodyDiv w:val="1"/>
      <w:marLeft w:val="0"/>
      <w:marRight w:val="0"/>
      <w:marTop w:val="0"/>
      <w:marBottom w:val="0"/>
      <w:divBdr>
        <w:top w:val="none" w:sz="0" w:space="0" w:color="auto"/>
        <w:left w:val="none" w:sz="0" w:space="0" w:color="auto"/>
        <w:bottom w:val="none" w:sz="0" w:space="0" w:color="auto"/>
        <w:right w:val="none" w:sz="0" w:space="0" w:color="auto"/>
      </w:divBdr>
    </w:div>
    <w:div w:id="2141142852">
      <w:bodyDiv w:val="1"/>
      <w:marLeft w:val="0"/>
      <w:marRight w:val="0"/>
      <w:marTop w:val="0"/>
      <w:marBottom w:val="0"/>
      <w:divBdr>
        <w:top w:val="none" w:sz="0" w:space="0" w:color="auto"/>
        <w:left w:val="none" w:sz="0" w:space="0" w:color="auto"/>
        <w:bottom w:val="none" w:sz="0" w:space="0" w:color="auto"/>
        <w:right w:val="none" w:sz="0" w:space="0" w:color="auto"/>
      </w:divBdr>
    </w:div>
    <w:div w:id="2141150206">
      <w:bodyDiv w:val="1"/>
      <w:marLeft w:val="0"/>
      <w:marRight w:val="0"/>
      <w:marTop w:val="0"/>
      <w:marBottom w:val="0"/>
      <w:divBdr>
        <w:top w:val="none" w:sz="0" w:space="0" w:color="auto"/>
        <w:left w:val="none" w:sz="0" w:space="0" w:color="auto"/>
        <w:bottom w:val="none" w:sz="0" w:space="0" w:color="auto"/>
        <w:right w:val="none" w:sz="0" w:space="0" w:color="auto"/>
      </w:divBdr>
    </w:div>
    <w:div w:id="2141603320">
      <w:bodyDiv w:val="1"/>
      <w:marLeft w:val="0"/>
      <w:marRight w:val="0"/>
      <w:marTop w:val="0"/>
      <w:marBottom w:val="0"/>
      <w:divBdr>
        <w:top w:val="none" w:sz="0" w:space="0" w:color="auto"/>
        <w:left w:val="none" w:sz="0" w:space="0" w:color="auto"/>
        <w:bottom w:val="none" w:sz="0" w:space="0" w:color="auto"/>
        <w:right w:val="none" w:sz="0" w:space="0" w:color="auto"/>
      </w:divBdr>
    </w:div>
    <w:div w:id="2141806043">
      <w:bodyDiv w:val="1"/>
      <w:marLeft w:val="0"/>
      <w:marRight w:val="0"/>
      <w:marTop w:val="0"/>
      <w:marBottom w:val="0"/>
      <w:divBdr>
        <w:top w:val="none" w:sz="0" w:space="0" w:color="auto"/>
        <w:left w:val="none" w:sz="0" w:space="0" w:color="auto"/>
        <w:bottom w:val="none" w:sz="0" w:space="0" w:color="auto"/>
        <w:right w:val="none" w:sz="0" w:space="0" w:color="auto"/>
      </w:divBdr>
    </w:div>
    <w:div w:id="2142188686">
      <w:bodyDiv w:val="1"/>
      <w:marLeft w:val="0"/>
      <w:marRight w:val="0"/>
      <w:marTop w:val="0"/>
      <w:marBottom w:val="0"/>
      <w:divBdr>
        <w:top w:val="none" w:sz="0" w:space="0" w:color="auto"/>
        <w:left w:val="none" w:sz="0" w:space="0" w:color="auto"/>
        <w:bottom w:val="none" w:sz="0" w:space="0" w:color="auto"/>
        <w:right w:val="none" w:sz="0" w:space="0" w:color="auto"/>
      </w:divBdr>
    </w:div>
    <w:div w:id="2143384953">
      <w:bodyDiv w:val="1"/>
      <w:marLeft w:val="0"/>
      <w:marRight w:val="0"/>
      <w:marTop w:val="0"/>
      <w:marBottom w:val="0"/>
      <w:divBdr>
        <w:top w:val="none" w:sz="0" w:space="0" w:color="auto"/>
        <w:left w:val="none" w:sz="0" w:space="0" w:color="auto"/>
        <w:bottom w:val="none" w:sz="0" w:space="0" w:color="auto"/>
        <w:right w:val="none" w:sz="0" w:space="0" w:color="auto"/>
      </w:divBdr>
    </w:div>
    <w:div w:id="2143422292">
      <w:bodyDiv w:val="1"/>
      <w:marLeft w:val="0"/>
      <w:marRight w:val="0"/>
      <w:marTop w:val="0"/>
      <w:marBottom w:val="0"/>
      <w:divBdr>
        <w:top w:val="none" w:sz="0" w:space="0" w:color="auto"/>
        <w:left w:val="none" w:sz="0" w:space="0" w:color="auto"/>
        <w:bottom w:val="none" w:sz="0" w:space="0" w:color="auto"/>
        <w:right w:val="none" w:sz="0" w:space="0" w:color="auto"/>
      </w:divBdr>
    </w:div>
    <w:div w:id="2143962662">
      <w:bodyDiv w:val="1"/>
      <w:marLeft w:val="0"/>
      <w:marRight w:val="0"/>
      <w:marTop w:val="0"/>
      <w:marBottom w:val="0"/>
      <w:divBdr>
        <w:top w:val="none" w:sz="0" w:space="0" w:color="auto"/>
        <w:left w:val="none" w:sz="0" w:space="0" w:color="auto"/>
        <w:bottom w:val="none" w:sz="0" w:space="0" w:color="auto"/>
        <w:right w:val="none" w:sz="0" w:space="0" w:color="auto"/>
      </w:divBdr>
    </w:div>
    <w:div w:id="2144301804">
      <w:bodyDiv w:val="1"/>
      <w:marLeft w:val="0"/>
      <w:marRight w:val="0"/>
      <w:marTop w:val="0"/>
      <w:marBottom w:val="0"/>
      <w:divBdr>
        <w:top w:val="none" w:sz="0" w:space="0" w:color="auto"/>
        <w:left w:val="none" w:sz="0" w:space="0" w:color="auto"/>
        <w:bottom w:val="none" w:sz="0" w:space="0" w:color="auto"/>
        <w:right w:val="none" w:sz="0" w:space="0" w:color="auto"/>
      </w:divBdr>
    </w:div>
    <w:div w:id="2144807261">
      <w:bodyDiv w:val="1"/>
      <w:marLeft w:val="0"/>
      <w:marRight w:val="0"/>
      <w:marTop w:val="0"/>
      <w:marBottom w:val="0"/>
      <w:divBdr>
        <w:top w:val="none" w:sz="0" w:space="0" w:color="auto"/>
        <w:left w:val="none" w:sz="0" w:space="0" w:color="auto"/>
        <w:bottom w:val="none" w:sz="0" w:space="0" w:color="auto"/>
        <w:right w:val="none" w:sz="0" w:space="0" w:color="auto"/>
      </w:divBdr>
    </w:div>
    <w:div w:id="2144930261">
      <w:bodyDiv w:val="1"/>
      <w:marLeft w:val="0"/>
      <w:marRight w:val="0"/>
      <w:marTop w:val="0"/>
      <w:marBottom w:val="0"/>
      <w:divBdr>
        <w:top w:val="none" w:sz="0" w:space="0" w:color="auto"/>
        <w:left w:val="none" w:sz="0" w:space="0" w:color="auto"/>
        <w:bottom w:val="none" w:sz="0" w:space="0" w:color="auto"/>
        <w:right w:val="none" w:sz="0" w:space="0" w:color="auto"/>
      </w:divBdr>
    </w:div>
    <w:div w:id="2144956425">
      <w:bodyDiv w:val="1"/>
      <w:marLeft w:val="0"/>
      <w:marRight w:val="0"/>
      <w:marTop w:val="0"/>
      <w:marBottom w:val="0"/>
      <w:divBdr>
        <w:top w:val="none" w:sz="0" w:space="0" w:color="auto"/>
        <w:left w:val="none" w:sz="0" w:space="0" w:color="auto"/>
        <w:bottom w:val="none" w:sz="0" w:space="0" w:color="auto"/>
        <w:right w:val="none" w:sz="0" w:space="0" w:color="auto"/>
      </w:divBdr>
    </w:div>
    <w:div w:id="2145154800">
      <w:bodyDiv w:val="1"/>
      <w:marLeft w:val="0"/>
      <w:marRight w:val="0"/>
      <w:marTop w:val="0"/>
      <w:marBottom w:val="0"/>
      <w:divBdr>
        <w:top w:val="none" w:sz="0" w:space="0" w:color="auto"/>
        <w:left w:val="none" w:sz="0" w:space="0" w:color="auto"/>
        <w:bottom w:val="none" w:sz="0" w:space="0" w:color="auto"/>
        <w:right w:val="none" w:sz="0" w:space="0" w:color="auto"/>
      </w:divBdr>
    </w:div>
    <w:div w:id="2145853834">
      <w:bodyDiv w:val="1"/>
      <w:marLeft w:val="0"/>
      <w:marRight w:val="0"/>
      <w:marTop w:val="0"/>
      <w:marBottom w:val="0"/>
      <w:divBdr>
        <w:top w:val="none" w:sz="0" w:space="0" w:color="auto"/>
        <w:left w:val="none" w:sz="0" w:space="0" w:color="auto"/>
        <w:bottom w:val="none" w:sz="0" w:space="0" w:color="auto"/>
        <w:right w:val="none" w:sz="0" w:space="0" w:color="auto"/>
      </w:divBdr>
    </w:div>
    <w:div w:id="214665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modelbank.openfinance.ge/latest/v2/savings/666c7a59-a1c2-4758-ab7d-459e849652f6"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6193559-efff-4a16-80b6-d8fc678aa4ce">
      <UserInfo>
        <DisplayName>Mikheil Kapanadze</DisplayName>
        <AccountId>10</AccountId>
        <AccountType/>
      </UserInfo>
    </SharedWithUsers>
    <lcf76f155ced4ddcb4097134ff3c332f xmlns="889d41f6-c691-42cb-8f40-7a62b460636c">
      <Terms xmlns="http://schemas.microsoft.com/office/infopath/2007/PartnerControls"/>
    </lcf76f155ced4ddcb4097134ff3c332f>
    <TaxCatchAll xmlns="96193559-efff-4a16-80b6-d8fc678aa4c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F27F0A31FD1D4C8AFEA0403AF02899" ma:contentTypeVersion="16" ma:contentTypeDescription="Create a new document." ma:contentTypeScope="" ma:versionID="75d2548b100c97057f08e9a3a5b38e08">
  <xsd:schema xmlns:xsd="http://www.w3.org/2001/XMLSchema" xmlns:xs="http://www.w3.org/2001/XMLSchema" xmlns:p="http://schemas.microsoft.com/office/2006/metadata/properties" xmlns:ns2="889d41f6-c691-42cb-8f40-7a62b460636c" xmlns:ns3="96193559-efff-4a16-80b6-d8fc678aa4ce" targetNamespace="http://schemas.microsoft.com/office/2006/metadata/properties" ma:root="true" ma:fieldsID="b423f0961ad35428741b9fbc3262a578" ns2:_="" ns3:_="">
    <xsd:import namespace="889d41f6-c691-42cb-8f40-7a62b460636c"/>
    <xsd:import namespace="96193559-efff-4a16-80b6-d8fc678aa4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d41f6-c691-42cb-8f40-7a62b4606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7af3646-fb1b-40ec-a24b-3e3c03ddcd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193559-efff-4a16-80b6-d8fc678aa4c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1d5f76d-3e95-49c3-83bf-03c614b9e525}" ma:internalName="TaxCatchAll" ma:showField="CatchAllData" ma:web="96193559-efff-4a16-80b6-d8fc678aa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RFC2119</b:Tag>
    <b:SourceType>ElectronicSource</b:SourceType>
    <b:Guid>{33A79547-3954-46C4-80A3-BF4A622A1F64}</b:Guid>
    <b:Title>RFC 2119 (Key words for use in RFCs to Indicate Requirement Levels)</b:Title>
    <b:Year>1997</b:Year>
    <b:Author>
      <b:Author>
        <b:NameList>
          <b:Person>
            <b:Last>Bradner</b:Last>
            <b:First>Scott</b:First>
          </b:Person>
        </b:NameList>
      </b:Author>
    </b:Author>
    <b:Month>March</b:Month>
    <b:ShortTitle>RFC 2119</b:ShortTitle>
    <b:RefOrder>3</b:RefOrder>
  </b:Source>
  <b:Source>
    <b:Tag>OFGEIAA</b:Tag>
    <b:SourceType>Book</b:SourceType>
    <b:Guid>{9930F1A7-D85C-42A9-AC08-F832838E82A7}</b:Guid>
    <b:Author>
      <b:Author>
        <b:Corporate>საქართველოს საბანკო ასოციაცია</b:Corporate>
      </b:Author>
    </b:Author>
    <b:Title>ღია ფინანსების სისტემაში იდენტიფიკაციის, ავთენტიფიკაციისა და ავტორიზაციის განხორციელების სახელმძღვანელო</b:Title>
    <b:ShortTitle>OFGE-IAA</b:ShortTitle>
    <b:Edition>ვერსია 0.8</b:Edition>
    <b:RefOrder>10</b:RefOrder>
  </b:Source>
  <b:Source>
    <b:Tag>GBAoFAProtSecIG</b:Tag>
    <b:SourceType>Misc</b:SourceType>
    <b:Guid>{C79E69FF-07CA-46B0-9A9A-BAB38E5BD978}</b:Guid>
    <b:Author>
      <b:Author>
        <b:Corporate>საქართველოს საბანკო ასოციაცია</b:Corporate>
      </b:Author>
    </b:Author>
    <b:Title>ღია ფინანსების სისტემაში The Berlin Group openFinance API Framework, Protocol Functions and Security Measures in Version 2.x დანერგვის სახელმძღვანელო</b:Title>
    <b:Year>2024</b:Year>
    <b:ShortTitle>GBA-oFA-ProtSec-IG</b:ShortTitle>
    <b:RefOrder>5</b:RefOrder>
  </b:Source>
  <b:Source>
    <b:Tag>ISO20022</b:Tag>
    <b:SourceType>Misc</b:SourceType>
    <b:Guid>{14874896-0CE1-4C0B-ACF8-A8063119330F}</b:Guid>
    <b:Author>
      <b:Author>
        <b:Corporate>ISO</b:Corporate>
      </b:Author>
    </b:Author>
    <b:Title>ISO 20022</b:Title>
    <b:StandardNumber>ISO 20022</b:StandardNumber>
    <b:RefOrder>11</b:RefOrder>
  </b:Source>
  <b:Source>
    <b:Tag>oFAIGEAIS</b:Tag>
    <b:SourceType>Misc</b:SourceType>
    <b:Guid>{3410E1A7-2C9E-40CD-B9CC-6AC971199FEB}</b:Guid>
    <b:Author>
      <b:Author>
        <b:Corporate>The Berlin Group</b:Corporate>
      </b:Author>
    </b:Author>
    <b:Title>openFinance API Framework; Implementation Guidelines for Extended Services; Extended Account Information Services</b:Title>
    <b:Year>2024</b:Year>
    <b:StandardNumber>oFA-IG-EAIS</b:StandardNumber>
    <b:Month>July</b:Month>
    <b:Day>31</b:Day>
    <b:Edition>Version 2.1</b:Edition>
    <b:RefOrder>2</b:RefOrder>
  </b:Source>
  <b:Source>
    <b:Tag>GBAoFACONS</b:Tag>
    <b:SourceType>Misc</b:SourceType>
    <b:Guid>{4EF54957-CFA2-4495-833E-168DF1DF0A7A}</b:Guid>
    <b:Author>
      <b:Author>
        <b:Corporate>საქართველოს საბანკო ასოციაცია</b:Corporate>
      </b:Author>
    </b:Author>
    <b:Title>ღია ფინანსების სისტემაში თანხმობების მართვის სახელმძღვანელო</b:Title>
    <b:RefOrder>6</b:RefOrder>
  </b:Source>
  <b:Source>
    <b:Tag>GBAoFADOM</b:Tag>
    <b:SourceType>Book</b:SourceType>
    <b:Guid>{8BE8FA14-6DD2-4547-BEDB-622850899B95}</b:Guid>
    <b:Title>ღია ფინანსების სისტემაში საერთო განსაზღვრებების ცნობარი</b:Title>
    <b:Author>
      <b:Author>
        <b:Corporate>საქართველოს საბანკო ასოციაცია</b:Corporate>
      </b:Author>
    </b:Author>
    <b:RefOrder>8</b:RefOrder>
  </b:Source>
  <b:Source>
    <b:Tag>RFC4122</b:Tag>
    <b:SourceType>Book</b:SourceType>
    <b:Guid>{E409274F-6CE7-4500-9B38-16C34E2A70F1}</b:Guid>
    <b:Title>RFC 4122 (A Universally Unique Identifier (UUID) URN Namespace)</b:Title>
    <b:ShortTitle>RFC 4122</b:ShortTitle>
    <b:RefOrder>7</b:RefOrder>
  </b:Source>
  <b:Source>
    <b:Tag>oFACO</b:Tag>
    <b:SourceType>Misc</b:SourceType>
    <b:Guid>{011F70E9-7A10-4689-A853-451905F3E614}</b:Guid>
    <b:Title>openFinance API Framework; Implementation Guidelines; Consent API for V2.x</b:Title>
    <b:Year>2024</b:Year>
    <b:StandardNumber>oFA-CO</b:StandardNumber>
    <b:Author>
      <b:Author>
        <b:Corporate>The Berlin Group</b:Corporate>
      </b:Author>
    </b:Author>
    <b:ShortTitle>oFA-CO</b:ShortTitle>
    <b:Month>July</b:Month>
    <b:Day>31</b:Day>
    <b:RefOrder>12</b:RefOrder>
  </b:Source>
  <b:Source>
    <b:Tag>oFADaD</b:Tag>
    <b:SourceType>Misc</b:SourceType>
    <b:Guid>{D0B37607-045B-40E8-A684-B5D57C6AC9BC}</b:Guid>
    <b:Author>
      <b:Author>
        <b:Corporate>The Berlin Group</b:Corporate>
      </b:Author>
    </b:Author>
    <b:Title>openFinance API Framewok; Data Dictionary</b:Title>
    <b:Year>2024</b:Year>
    <b:StandardNumber>oFA DaD</b:StandardNumber>
    <b:Edition>Version 2.2</b:Edition>
    <b:Month>July</b:Month>
    <b:Day>31</b:Day>
    <b:RefOrder>9</b:RefOrder>
  </b:Source>
  <b:Source>
    <b:Tag>oFAIGCom</b:Tag>
    <b:SourceType>Misc</b:SourceType>
    <b:Guid>{05BD6ADF-2763-4381-91DE-7D018310650B}</b:Guid>
    <b:Author>
      <b:Author>
        <b:Corporate>The Berlin Group</b:Corporate>
      </b:Author>
    </b:Author>
    <b:Title>openFinance API Framework, XS2A API as PSD2 Interface Implementation Guidelines</b:Title>
    <b:Year>2024</b:Year>
    <b:ShortTitle>oFA-IG-Com</b:ShortTitle>
    <b:Edition>Version 2.1</b:Edition>
    <b:Month>July</b:Month>
    <b:Day>31</b:Day>
    <b:StandardNumber>oFA-IG-Com</b:StandardNumber>
    <b:RefOrder>1</b:RefOrder>
  </b:Source>
  <b:Source>
    <b:Tag>oFAPFSM</b:Tag>
    <b:SourceType>Misc</b:SourceType>
    <b:Guid>{E82F4049-1147-48E4-83CC-887534433F25}</b:Guid>
    <b:Author>
      <b:Author>
        <b:Corporate>The Berlin Group</b:Corporate>
      </b:Author>
    </b:Author>
    <b:Title>openFinance API Framework, Protocol Functions and Security Measures</b:Title>
    <b:Year>2023</b:Year>
    <b:Month>July</b:Month>
    <b:Day>31</b:Day>
    <b:ShortTitle>oFA-PFSM</b:ShortTitle>
    <b:StandardNumber>oFA-PFSM</b:StandardNumber>
    <b:Edition>Version 2.1</b:Edition>
    <b:RefOrder>4</b:RefOrder>
  </b:Source>
</b:Sources>
</file>

<file path=customXml/itemProps1.xml><?xml version="1.0" encoding="utf-8"?>
<ds:datastoreItem xmlns:ds="http://schemas.openxmlformats.org/officeDocument/2006/customXml" ds:itemID="{54C4175B-338B-4748-A9BB-7C25DAF15885}">
  <ds:schemaRefs>
    <ds:schemaRef ds:uri="http://schemas.microsoft.com/office/2006/metadata/properties"/>
    <ds:schemaRef ds:uri="http://schemas.microsoft.com/office/infopath/2007/PartnerControls"/>
    <ds:schemaRef ds:uri="96193559-efff-4a16-80b6-d8fc678aa4ce"/>
  </ds:schemaRefs>
</ds:datastoreItem>
</file>

<file path=customXml/itemProps2.xml><?xml version="1.0" encoding="utf-8"?>
<ds:datastoreItem xmlns:ds="http://schemas.openxmlformats.org/officeDocument/2006/customXml" ds:itemID="{1D738C15-EBBE-43E9-B407-2AEBC1A03E53}">
  <ds:schemaRefs>
    <ds:schemaRef ds:uri="http://schemas.microsoft.com/sharepoint/v3/contenttype/forms"/>
  </ds:schemaRefs>
</ds:datastoreItem>
</file>

<file path=customXml/itemProps3.xml><?xml version="1.0" encoding="utf-8"?>
<ds:datastoreItem xmlns:ds="http://schemas.openxmlformats.org/officeDocument/2006/customXml" ds:itemID="{DB329280-F7D4-4EFF-8C39-4C3FC758CC90}"/>
</file>

<file path=customXml/itemProps4.xml><?xml version="1.0" encoding="utf-8"?>
<ds:datastoreItem xmlns:ds="http://schemas.openxmlformats.org/officeDocument/2006/customXml" ds:itemID="{67C93BBE-F76A-48B3-B2E4-69E358AA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18</Pages>
  <Words>4299</Words>
  <Characters>24506</Characters>
  <Application>Microsoft Office Word</Application>
  <DocSecurity>0</DocSecurity>
  <Lines>204</Lines>
  <Paragraphs>57</Paragraphs>
  <ScaleCrop>false</ScaleCrop>
  <Company/>
  <LinksUpToDate>false</LinksUpToDate>
  <CharactersWithSpaces>28748</CharactersWithSpaces>
  <SharedDoc>false</SharedDoc>
  <HLinks>
    <vt:vector size="252" baseType="variant">
      <vt:variant>
        <vt:i4>3145777</vt:i4>
      </vt:variant>
      <vt:variant>
        <vt:i4>285</vt:i4>
      </vt:variant>
      <vt:variant>
        <vt:i4>0</vt:i4>
      </vt:variant>
      <vt:variant>
        <vt:i4>5</vt:i4>
      </vt:variant>
      <vt:variant>
        <vt:lpwstr>https://modelbank.openfinance.ge/latest/v2/savings/666c7a59-a1c2-4758-ab7d-459e849652f6</vt:lpwstr>
      </vt:variant>
      <vt:variant>
        <vt:lpwstr/>
      </vt:variant>
      <vt:variant>
        <vt:i4>1900606</vt:i4>
      </vt:variant>
      <vt:variant>
        <vt:i4>242</vt:i4>
      </vt:variant>
      <vt:variant>
        <vt:i4>0</vt:i4>
      </vt:variant>
      <vt:variant>
        <vt:i4>5</vt:i4>
      </vt:variant>
      <vt:variant>
        <vt:lpwstr/>
      </vt:variant>
      <vt:variant>
        <vt:lpwstr>_Toc153553991</vt:lpwstr>
      </vt:variant>
      <vt:variant>
        <vt:i4>1900606</vt:i4>
      </vt:variant>
      <vt:variant>
        <vt:i4>236</vt:i4>
      </vt:variant>
      <vt:variant>
        <vt:i4>0</vt:i4>
      </vt:variant>
      <vt:variant>
        <vt:i4>5</vt:i4>
      </vt:variant>
      <vt:variant>
        <vt:lpwstr/>
      </vt:variant>
      <vt:variant>
        <vt:lpwstr>_Toc153553990</vt:lpwstr>
      </vt:variant>
      <vt:variant>
        <vt:i4>1835070</vt:i4>
      </vt:variant>
      <vt:variant>
        <vt:i4>230</vt:i4>
      </vt:variant>
      <vt:variant>
        <vt:i4>0</vt:i4>
      </vt:variant>
      <vt:variant>
        <vt:i4>5</vt:i4>
      </vt:variant>
      <vt:variant>
        <vt:lpwstr/>
      </vt:variant>
      <vt:variant>
        <vt:lpwstr>_Toc153553989</vt:lpwstr>
      </vt:variant>
      <vt:variant>
        <vt:i4>1835070</vt:i4>
      </vt:variant>
      <vt:variant>
        <vt:i4>224</vt:i4>
      </vt:variant>
      <vt:variant>
        <vt:i4>0</vt:i4>
      </vt:variant>
      <vt:variant>
        <vt:i4>5</vt:i4>
      </vt:variant>
      <vt:variant>
        <vt:lpwstr/>
      </vt:variant>
      <vt:variant>
        <vt:lpwstr>_Toc153553988</vt:lpwstr>
      </vt:variant>
      <vt:variant>
        <vt:i4>1835070</vt:i4>
      </vt:variant>
      <vt:variant>
        <vt:i4>218</vt:i4>
      </vt:variant>
      <vt:variant>
        <vt:i4>0</vt:i4>
      </vt:variant>
      <vt:variant>
        <vt:i4>5</vt:i4>
      </vt:variant>
      <vt:variant>
        <vt:lpwstr/>
      </vt:variant>
      <vt:variant>
        <vt:lpwstr>_Toc153553987</vt:lpwstr>
      </vt:variant>
      <vt:variant>
        <vt:i4>1835070</vt:i4>
      </vt:variant>
      <vt:variant>
        <vt:i4>212</vt:i4>
      </vt:variant>
      <vt:variant>
        <vt:i4>0</vt:i4>
      </vt:variant>
      <vt:variant>
        <vt:i4>5</vt:i4>
      </vt:variant>
      <vt:variant>
        <vt:lpwstr/>
      </vt:variant>
      <vt:variant>
        <vt:lpwstr>_Toc153553986</vt:lpwstr>
      </vt:variant>
      <vt:variant>
        <vt:i4>1835070</vt:i4>
      </vt:variant>
      <vt:variant>
        <vt:i4>206</vt:i4>
      </vt:variant>
      <vt:variant>
        <vt:i4>0</vt:i4>
      </vt:variant>
      <vt:variant>
        <vt:i4>5</vt:i4>
      </vt:variant>
      <vt:variant>
        <vt:lpwstr/>
      </vt:variant>
      <vt:variant>
        <vt:lpwstr>_Toc153553985</vt:lpwstr>
      </vt:variant>
      <vt:variant>
        <vt:i4>1835070</vt:i4>
      </vt:variant>
      <vt:variant>
        <vt:i4>200</vt:i4>
      </vt:variant>
      <vt:variant>
        <vt:i4>0</vt:i4>
      </vt:variant>
      <vt:variant>
        <vt:i4>5</vt:i4>
      </vt:variant>
      <vt:variant>
        <vt:lpwstr/>
      </vt:variant>
      <vt:variant>
        <vt:lpwstr>_Toc153553984</vt:lpwstr>
      </vt:variant>
      <vt:variant>
        <vt:i4>1835070</vt:i4>
      </vt:variant>
      <vt:variant>
        <vt:i4>194</vt:i4>
      </vt:variant>
      <vt:variant>
        <vt:i4>0</vt:i4>
      </vt:variant>
      <vt:variant>
        <vt:i4>5</vt:i4>
      </vt:variant>
      <vt:variant>
        <vt:lpwstr/>
      </vt:variant>
      <vt:variant>
        <vt:lpwstr>_Toc153553983</vt:lpwstr>
      </vt:variant>
      <vt:variant>
        <vt:i4>1835070</vt:i4>
      </vt:variant>
      <vt:variant>
        <vt:i4>188</vt:i4>
      </vt:variant>
      <vt:variant>
        <vt:i4>0</vt:i4>
      </vt:variant>
      <vt:variant>
        <vt:i4>5</vt:i4>
      </vt:variant>
      <vt:variant>
        <vt:lpwstr/>
      </vt:variant>
      <vt:variant>
        <vt:lpwstr>_Toc153553982</vt:lpwstr>
      </vt:variant>
      <vt:variant>
        <vt:i4>1835070</vt:i4>
      </vt:variant>
      <vt:variant>
        <vt:i4>182</vt:i4>
      </vt:variant>
      <vt:variant>
        <vt:i4>0</vt:i4>
      </vt:variant>
      <vt:variant>
        <vt:i4>5</vt:i4>
      </vt:variant>
      <vt:variant>
        <vt:lpwstr/>
      </vt:variant>
      <vt:variant>
        <vt:lpwstr>_Toc153553981</vt:lpwstr>
      </vt:variant>
      <vt:variant>
        <vt:i4>1835070</vt:i4>
      </vt:variant>
      <vt:variant>
        <vt:i4>176</vt:i4>
      </vt:variant>
      <vt:variant>
        <vt:i4>0</vt:i4>
      </vt:variant>
      <vt:variant>
        <vt:i4>5</vt:i4>
      </vt:variant>
      <vt:variant>
        <vt:lpwstr/>
      </vt:variant>
      <vt:variant>
        <vt:lpwstr>_Toc153553980</vt:lpwstr>
      </vt:variant>
      <vt:variant>
        <vt:i4>1245246</vt:i4>
      </vt:variant>
      <vt:variant>
        <vt:i4>170</vt:i4>
      </vt:variant>
      <vt:variant>
        <vt:i4>0</vt:i4>
      </vt:variant>
      <vt:variant>
        <vt:i4>5</vt:i4>
      </vt:variant>
      <vt:variant>
        <vt:lpwstr/>
      </vt:variant>
      <vt:variant>
        <vt:lpwstr>_Toc153553979</vt:lpwstr>
      </vt:variant>
      <vt:variant>
        <vt:i4>1245246</vt:i4>
      </vt:variant>
      <vt:variant>
        <vt:i4>164</vt:i4>
      </vt:variant>
      <vt:variant>
        <vt:i4>0</vt:i4>
      </vt:variant>
      <vt:variant>
        <vt:i4>5</vt:i4>
      </vt:variant>
      <vt:variant>
        <vt:lpwstr/>
      </vt:variant>
      <vt:variant>
        <vt:lpwstr>_Toc153553978</vt:lpwstr>
      </vt:variant>
      <vt:variant>
        <vt:i4>1245246</vt:i4>
      </vt:variant>
      <vt:variant>
        <vt:i4>158</vt:i4>
      </vt:variant>
      <vt:variant>
        <vt:i4>0</vt:i4>
      </vt:variant>
      <vt:variant>
        <vt:i4>5</vt:i4>
      </vt:variant>
      <vt:variant>
        <vt:lpwstr/>
      </vt:variant>
      <vt:variant>
        <vt:lpwstr>_Toc153553977</vt:lpwstr>
      </vt:variant>
      <vt:variant>
        <vt:i4>1245246</vt:i4>
      </vt:variant>
      <vt:variant>
        <vt:i4>152</vt:i4>
      </vt:variant>
      <vt:variant>
        <vt:i4>0</vt:i4>
      </vt:variant>
      <vt:variant>
        <vt:i4>5</vt:i4>
      </vt:variant>
      <vt:variant>
        <vt:lpwstr/>
      </vt:variant>
      <vt:variant>
        <vt:lpwstr>_Toc153553976</vt:lpwstr>
      </vt:variant>
      <vt:variant>
        <vt:i4>1245246</vt:i4>
      </vt:variant>
      <vt:variant>
        <vt:i4>146</vt:i4>
      </vt:variant>
      <vt:variant>
        <vt:i4>0</vt:i4>
      </vt:variant>
      <vt:variant>
        <vt:i4>5</vt:i4>
      </vt:variant>
      <vt:variant>
        <vt:lpwstr/>
      </vt:variant>
      <vt:variant>
        <vt:lpwstr>_Toc153553975</vt:lpwstr>
      </vt:variant>
      <vt:variant>
        <vt:i4>1245246</vt:i4>
      </vt:variant>
      <vt:variant>
        <vt:i4>140</vt:i4>
      </vt:variant>
      <vt:variant>
        <vt:i4>0</vt:i4>
      </vt:variant>
      <vt:variant>
        <vt:i4>5</vt:i4>
      </vt:variant>
      <vt:variant>
        <vt:lpwstr/>
      </vt:variant>
      <vt:variant>
        <vt:lpwstr>_Toc153553974</vt:lpwstr>
      </vt:variant>
      <vt:variant>
        <vt:i4>1245246</vt:i4>
      </vt:variant>
      <vt:variant>
        <vt:i4>134</vt:i4>
      </vt:variant>
      <vt:variant>
        <vt:i4>0</vt:i4>
      </vt:variant>
      <vt:variant>
        <vt:i4>5</vt:i4>
      </vt:variant>
      <vt:variant>
        <vt:lpwstr/>
      </vt:variant>
      <vt:variant>
        <vt:lpwstr>_Toc153553973</vt:lpwstr>
      </vt:variant>
      <vt:variant>
        <vt:i4>1245246</vt:i4>
      </vt:variant>
      <vt:variant>
        <vt:i4>128</vt:i4>
      </vt:variant>
      <vt:variant>
        <vt:i4>0</vt:i4>
      </vt:variant>
      <vt:variant>
        <vt:i4>5</vt:i4>
      </vt:variant>
      <vt:variant>
        <vt:lpwstr/>
      </vt:variant>
      <vt:variant>
        <vt:lpwstr>_Toc153553972</vt:lpwstr>
      </vt:variant>
      <vt:variant>
        <vt:i4>1245246</vt:i4>
      </vt:variant>
      <vt:variant>
        <vt:i4>122</vt:i4>
      </vt:variant>
      <vt:variant>
        <vt:i4>0</vt:i4>
      </vt:variant>
      <vt:variant>
        <vt:i4>5</vt:i4>
      </vt:variant>
      <vt:variant>
        <vt:lpwstr/>
      </vt:variant>
      <vt:variant>
        <vt:lpwstr>_Toc153553971</vt:lpwstr>
      </vt:variant>
      <vt:variant>
        <vt:i4>1245246</vt:i4>
      </vt:variant>
      <vt:variant>
        <vt:i4>116</vt:i4>
      </vt:variant>
      <vt:variant>
        <vt:i4>0</vt:i4>
      </vt:variant>
      <vt:variant>
        <vt:i4>5</vt:i4>
      </vt:variant>
      <vt:variant>
        <vt:lpwstr/>
      </vt:variant>
      <vt:variant>
        <vt:lpwstr>_Toc153553970</vt:lpwstr>
      </vt:variant>
      <vt:variant>
        <vt:i4>1179710</vt:i4>
      </vt:variant>
      <vt:variant>
        <vt:i4>110</vt:i4>
      </vt:variant>
      <vt:variant>
        <vt:i4>0</vt:i4>
      </vt:variant>
      <vt:variant>
        <vt:i4>5</vt:i4>
      </vt:variant>
      <vt:variant>
        <vt:lpwstr/>
      </vt:variant>
      <vt:variant>
        <vt:lpwstr>_Toc153553969</vt:lpwstr>
      </vt:variant>
      <vt:variant>
        <vt:i4>1179710</vt:i4>
      </vt:variant>
      <vt:variant>
        <vt:i4>104</vt:i4>
      </vt:variant>
      <vt:variant>
        <vt:i4>0</vt:i4>
      </vt:variant>
      <vt:variant>
        <vt:i4>5</vt:i4>
      </vt:variant>
      <vt:variant>
        <vt:lpwstr/>
      </vt:variant>
      <vt:variant>
        <vt:lpwstr>_Toc153553968</vt:lpwstr>
      </vt:variant>
      <vt:variant>
        <vt:i4>1179710</vt:i4>
      </vt:variant>
      <vt:variant>
        <vt:i4>98</vt:i4>
      </vt:variant>
      <vt:variant>
        <vt:i4>0</vt:i4>
      </vt:variant>
      <vt:variant>
        <vt:i4>5</vt:i4>
      </vt:variant>
      <vt:variant>
        <vt:lpwstr/>
      </vt:variant>
      <vt:variant>
        <vt:lpwstr>_Toc153553967</vt:lpwstr>
      </vt:variant>
      <vt:variant>
        <vt:i4>1179710</vt:i4>
      </vt:variant>
      <vt:variant>
        <vt:i4>92</vt:i4>
      </vt:variant>
      <vt:variant>
        <vt:i4>0</vt:i4>
      </vt:variant>
      <vt:variant>
        <vt:i4>5</vt:i4>
      </vt:variant>
      <vt:variant>
        <vt:lpwstr/>
      </vt:variant>
      <vt:variant>
        <vt:lpwstr>_Toc153553966</vt:lpwstr>
      </vt:variant>
      <vt:variant>
        <vt:i4>1179710</vt:i4>
      </vt:variant>
      <vt:variant>
        <vt:i4>86</vt:i4>
      </vt:variant>
      <vt:variant>
        <vt:i4>0</vt:i4>
      </vt:variant>
      <vt:variant>
        <vt:i4>5</vt:i4>
      </vt:variant>
      <vt:variant>
        <vt:lpwstr/>
      </vt:variant>
      <vt:variant>
        <vt:lpwstr>_Toc153553965</vt:lpwstr>
      </vt:variant>
      <vt:variant>
        <vt:i4>1179710</vt:i4>
      </vt:variant>
      <vt:variant>
        <vt:i4>80</vt:i4>
      </vt:variant>
      <vt:variant>
        <vt:i4>0</vt:i4>
      </vt:variant>
      <vt:variant>
        <vt:i4>5</vt:i4>
      </vt:variant>
      <vt:variant>
        <vt:lpwstr/>
      </vt:variant>
      <vt:variant>
        <vt:lpwstr>_Toc153553964</vt:lpwstr>
      </vt:variant>
      <vt:variant>
        <vt:i4>1179710</vt:i4>
      </vt:variant>
      <vt:variant>
        <vt:i4>74</vt:i4>
      </vt:variant>
      <vt:variant>
        <vt:i4>0</vt:i4>
      </vt:variant>
      <vt:variant>
        <vt:i4>5</vt:i4>
      </vt:variant>
      <vt:variant>
        <vt:lpwstr/>
      </vt:variant>
      <vt:variant>
        <vt:lpwstr>_Toc153553963</vt:lpwstr>
      </vt:variant>
      <vt:variant>
        <vt:i4>1179710</vt:i4>
      </vt:variant>
      <vt:variant>
        <vt:i4>68</vt:i4>
      </vt:variant>
      <vt:variant>
        <vt:i4>0</vt:i4>
      </vt:variant>
      <vt:variant>
        <vt:i4>5</vt:i4>
      </vt:variant>
      <vt:variant>
        <vt:lpwstr/>
      </vt:variant>
      <vt:variant>
        <vt:lpwstr>_Toc153553962</vt:lpwstr>
      </vt:variant>
      <vt:variant>
        <vt:i4>1179710</vt:i4>
      </vt:variant>
      <vt:variant>
        <vt:i4>62</vt:i4>
      </vt:variant>
      <vt:variant>
        <vt:i4>0</vt:i4>
      </vt:variant>
      <vt:variant>
        <vt:i4>5</vt:i4>
      </vt:variant>
      <vt:variant>
        <vt:lpwstr/>
      </vt:variant>
      <vt:variant>
        <vt:lpwstr>_Toc153553961</vt:lpwstr>
      </vt:variant>
      <vt:variant>
        <vt:i4>1179710</vt:i4>
      </vt:variant>
      <vt:variant>
        <vt:i4>56</vt:i4>
      </vt:variant>
      <vt:variant>
        <vt:i4>0</vt:i4>
      </vt:variant>
      <vt:variant>
        <vt:i4>5</vt:i4>
      </vt:variant>
      <vt:variant>
        <vt:lpwstr/>
      </vt:variant>
      <vt:variant>
        <vt:lpwstr>_Toc153553960</vt:lpwstr>
      </vt:variant>
      <vt:variant>
        <vt:i4>1114174</vt:i4>
      </vt:variant>
      <vt:variant>
        <vt:i4>50</vt:i4>
      </vt:variant>
      <vt:variant>
        <vt:i4>0</vt:i4>
      </vt:variant>
      <vt:variant>
        <vt:i4>5</vt:i4>
      </vt:variant>
      <vt:variant>
        <vt:lpwstr/>
      </vt:variant>
      <vt:variant>
        <vt:lpwstr>_Toc153553959</vt:lpwstr>
      </vt:variant>
      <vt:variant>
        <vt:i4>1114174</vt:i4>
      </vt:variant>
      <vt:variant>
        <vt:i4>44</vt:i4>
      </vt:variant>
      <vt:variant>
        <vt:i4>0</vt:i4>
      </vt:variant>
      <vt:variant>
        <vt:i4>5</vt:i4>
      </vt:variant>
      <vt:variant>
        <vt:lpwstr/>
      </vt:variant>
      <vt:variant>
        <vt:lpwstr>_Toc153553958</vt:lpwstr>
      </vt:variant>
      <vt:variant>
        <vt:i4>1114174</vt:i4>
      </vt:variant>
      <vt:variant>
        <vt:i4>38</vt:i4>
      </vt:variant>
      <vt:variant>
        <vt:i4>0</vt:i4>
      </vt:variant>
      <vt:variant>
        <vt:i4>5</vt:i4>
      </vt:variant>
      <vt:variant>
        <vt:lpwstr/>
      </vt:variant>
      <vt:variant>
        <vt:lpwstr>_Toc153553957</vt:lpwstr>
      </vt:variant>
      <vt:variant>
        <vt:i4>1114174</vt:i4>
      </vt:variant>
      <vt:variant>
        <vt:i4>32</vt:i4>
      </vt:variant>
      <vt:variant>
        <vt:i4>0</vt:i4>
      </vt:variant>
      <vt:variant>
        <vt:i4>5</vt:i4>
      </vt:variant>
      <vt:variant>
        <vt:lpwstr/>
      </vt:variant>
      <vt:variant>
        <vt:lpwstr>_Toc153553956</vt:lpwstr>
      </vt:variant>
      <vt:variant>
        <vt:i4>1114174</vt:i4>
      </vt:variant>
      <vt:variant>
        <vt:i4>26</vt:i4>
      </vt:variant>
      <vt:variant>
        <vt:i4>0</vt:i4>
      </vt:variant>
      <vt:variant>
        <vt:i4>5</vt:i4>
      </vt:variant>
      <vt:variant>
        <vt:lpwstr/>
      </vt:variant>
      <vt:variant>
        <vt:lpwstr>_Toc153553955</vt:lpwstr>
      </vt:variant>
      <vt:variant>
        <vt:i4>1114174</vt:i4>
      </vt:variant>
      <vt:variant>
        <vt:i4>20</vt:i4>
      </vt:variant>
      <vt:variant>
        <vt:i4>0</vt:i4>
      </vt:variant>
      <vt:variant>
        <vt:i4>5</vt:i4>
      </vt:variant>
      <vt:variant>
        <vt:lpwstr/>
      </vt:variant>
      <vt:variant>
        <vt:lpwstr>_Toc153553954</vt:lpwstr>
      </vt:variant>
      <vt:variant>
        <vt:i4>1114174</vt:i4>
      </vt:variant>
      <vt:variant>
        <vt:i4>14</vt:i4>
      </vt:variant>
      <vt:variant>
        <vt:i4>0</vt:i4>
      </vt:variant>
      <vt:variant>
        <vt:i4>5</vt:i4>
      </vt:variant>
      <vt:variant>
        <vt:lpwstr/>
      </vt:variant>
      <vt:variant>
        <vt:lpwstr>_Toc153553953</vt:lpwstr>
      </vt:variant>
      <vt:variant>
        <vt:i4>1114174</vt:i4>
      </vt:variant>
      <vt:variant>
        <vt:i4>8</vt:i4>
      </vt:variant>
      <vt:variant>
        <vt:i4>0</vt:i4>
      </vt:variant>
      <vt:variant>
        <vt:i4>5</vt:i4>
      </vt:variant>
      <vt:variant>
        <vt:lpwstr/>
      </vt:variant>
      <vt:variant>
        <vt:lpwstr>_Toc153553952</vt:lpwstr>
      </vt:variant>
      <vt:variant>
        <vt:i4>1114174</vt:i4>
      </vt:variant>
      <vt:variant>
        <vt:i4>2</vt:i4>
      </vt:variant>
      <vt:variant>
        <vt:i4>0</vt:i4>
      </vt:variant>
      <vt:variant>
        <vt:i4>5</vt:i4>
      </vt:variant>
      <vt:variant>
        <vt:lpwstr/>
      </vt:variant>
      <vt:variant>
        <vt:lpwstr>_Toc153553951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Kapanadze</dc:creator>
  <cp:keywords/>
  <dc:description/>
  <cp:lastModifiedBy>Mikheil Kapanadze</cp:lastModifiedBy>
  <cp:revision>744</cp:revision>
  <dcterms:created xsi:type="dcterms:W3CDTF">2024-04-11T11:20:00Z</dcterms:created>
  <dcterms:modified xsi:type="dcterms:W3CDTF">2024-08-08T14:46:00Z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0x01010000F27F0A31FD1D4C8AFEA0403AF02899</vt:lpwstr>
  </property>
</Properties>
</file>